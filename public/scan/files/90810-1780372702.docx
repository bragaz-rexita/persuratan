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CF94B" w14:textId="78186152" w:rsidR="00CE60C2" w:rsidRPr="00774E7C" w:rsidRDefault="00CE60C2" w:rsidP="005905AF">
      <w:pPr>
        <w:pStyle w:val="Title"/>
        <w:tabs>
          <w:tab w:val="clear" w:pos="576"/>
          <w:tab w:val="clear" w:pos="1296"/>
          <w:tab w:val="clear" w:pos="2160"/>
          <w:tab w:val="clear" w:pos="4320"/>
          <w:tab w:val="clear" w:pos="4896"/>
        </w:tabs>
        <w:ind w:right="36"/>
        <w:rPr>
          <w:rFonts w:ascii="Arial" w:hAnsi="Arial" w:cs="Arial"/>
          <w:color w:val="000000"/>
          <w:sz w:val="22"/>
          <w:szCs w:val="22"/>
          <w:u w:val="none"/>
          <w:lang w:val="es-ES_tradnl"/>
        </w:rPr>
      </w:pPr>
      <w:r w:rsidRPr="00774E7C">
        <w:rPr>
          <w:rFonts w:ascii="Arial" w:hAnsi="Arial" w:cs="Arial"/>
          <w:color w:val="000000"/>
          <w:sz w:val="22"/>
          <w:szCs w:val="22"/>
          <w:u w:val="none"/>
          <w:lang w:val="es-ES_tradnl"/>
        </w:rPr>
        <w:t>PERJANJIAN KERJA</w:t>
      </w:r>
      <w:r w:rsidR="0003231D" w:rsidRPr="00774E7C">
        <w:rPr>
          <w:rFonts w:ascii="Arial" w:hAnsi="Arial" w:cs="Arial"/>
          <w:color w:val="000000"/>
          <w:sz w:val="22"/>
          <w:szCs w:val="22"/>
          <w:u w:val="none"/>
          <w:lang w:val="es-ES_tradnl"/>
        </w:rPr>
        <w:t xml:space="preserve"> </w:t>
      </w:r>
      <w:r w:rsidRPr="00774E7C">
        <w:rPr>
          <w:rFonts w:ascii="Arial" w:hAnsi="Arial" w:cs="Arial"/>
          <w:color w:val="000000"/>
          <w:sz w:val="22"/>
          <w:szCs w:val="22"/>
          <w:u w:val="none"/>
          <w:lang w:val="es-ES_tradnl"/>
        </w:rPr>
        <w:t>SAMA</w:t>
      </w:r>
      <w:r w:rsidR="00942A6A" w:rsidRPr="00774E7C">
        <w:rPr>
          <w:rFonts w:ascii="Arial" w:hAnsi="Arial" w:cs="Arial"/>
          <w:color w:val="000000"/>
          <w:sz w:val="22"/>
          <w:szCs w:val="22"/>
          <w:u w:val="none"/>
          <w:lang w:val="es-ES_tradnl"/>
        </w:rPr>
        <w:br/>
      </w:r>
      <w:r w:rsidR="00942A6A" w:rsidRPr="00774E7C">
        <w:rPr>
          <w:rFonts w:ascii="Arial" w:eastAsia="Arial" w:hAnsi="Arial" w:cs="Arial"/>
          <w:color w:val="000000"/>
          <w:sz w:val="22"/>
          <w:szCs w:val="22"/>
          <w:u w:val="none"/>
          <w:lang w:val="da-DK"/>
        </w:rPr>
        <w:t>PELAYANAN MEDIS</w:t>
      </w:r>
    </w:p>
    <w:p w14:paraId="4654A629" w14:textId="77777777" w:rsidR="00CE60C2" w:rsidRPr="00774E7C" w:rsidRDefault="00CE60C2" w:rsidP="00CE60C2">
      <w:pPr>
        <w:pStyle w:val="Title"/>
        <w:tabs>
          <w:tab w:val="clear" w:pos="576"/>
          <w:tab w:val="clear" w:pos="1296"/>
          <w:tab w:val="clear" w:pos="2160"/>
          <w:tab w:val="clear" w:pos="4320"/>
          <w:tab w:val="clear" w:pos="4896"/>
        </w:tabs>
        <w:ind w:right="36"/>
        <w:rPr>
          <w:rFonts w:ascii="Arial" w:hAnsi="Arial" w:cs="Arial"/>
          <w:color w:val="000000"/>
          <w:sz w:val="22"/>
          <w:szCs w:val="22"/>
          <w:u w:val="none"/>
          <w:lang w:val="es-ES_tradnl"/>
        </w:rPr>
      </w:pPr>
      <w:r w:rsidRPr="00774E7C">
        <w:rPr>
          <w:rFonts w:ascii="Arial" w:hAnsi="Arial" w:cs="Arial"/>
          <w:color w:val="000000"/>
          <w:sz w:val="22"/>
          <w:szCs w:val="22"/>
          <w:u w:val="none"/>
          <w:lang w:val="es-ES_tradnl"/>
        </w:rPr>
        <w:t>ANTARA</w:t>
      </w:r>
    </w:p>
    <w:p w14:paraId="38774CA9" w14:textId="704E3621" w:rsidR="00CE60C2" w:rsidRPr="00774E7C" w:rsidRDefault="00CE60C2" w:rsidP="00CE60C2">
      <w:pPr>
        <w:pStyle w:val="Title"/>
        <w:tabs>
          <w:tab w:val="clear" w:pos="576"/>
          <w:tab w:val="clear" w:pos="1296"/>
          <w:tab w:val="clear" w:pos="2160"/>
          <w:tab w:val="clear" w:pos="4320"/>
          <w:tab w:val="clear" w:pos="4896"/>
        </w:tabs>
        <w:rPr>
          <w:rFonts w:ascii="Arial" w:hAnsi="Arial" w:cs="Arial"/>
          <w:color w:val="000000"/>
          <w:sz w:val="22"/>
          <w:szCs w:val="22"/>
          <w:u w:val="none"/>
          <w:lang w:val="es-ES_tradnl"/>
        </w:rPr>
      </w:pPr>
      <w:r w:rsidRPr="00774E7C">
        <w:rPr>
          <w:rFonts w:ascii="Arial" w:hAnsi="Arial" w:cs="Arial"/>
          <w:color w:val="000000"/>
          <w:sz w:val="22"/>
          <w:szCs w:val="22"/>
          <w:u w:val="none"/>
          <w:lang w:val="es-ES_tradnl"/>
        </w:rPr>
        <w:t xml:space="preserve">PT LIPPO GENERAL INSURANCE </w:t>
      </w:r>
      <w:r w:rsidR="00ED6112" w:rsidRPr="00774E7C">
        <w:rPr>
          <w:rFonts w:ascii="Arial" w:hAnsi="Arial" w:cs="Arial"/>
          <w:color w:val="000000"/>
          <w:sz w:val="22"/>
          <w:szCs w:val="22"/>
          <w:u w:val="none"/>
          <w:lang w:val="es-ES_tradnl"/>
        </w:rPr>
        <w:t>T</w:t>
      </w:r>
      <w:r w:rsidR="00B3712D" w:rsidRPr="00774E7C">
        <w:rPr>
          <w:rFonts w:ascii="Arial" w:hAnsi="Arial" w:cs="Arial"/>
          <w:color w:val="000000"/>
          <w:sz w:val="22"/>
          <w:szCs w:val="22"/>
          <w:u w:val="none"/>
          <w:lang w:val="es-ES_tradnl"/>
        </w:rPr>
        <w:t>bk</w:t>
      </w:r>
    </w:p>
    <w:p w14:paraId="53C4BA19" w14:textId="77777777" w:rsidR="00CE60C2" w:rsidRPr="00774E7C" w:rsidRDefault="00CE60C2" w:rsidP="00CE60C2">
      <w:pPr>
        <w:pStyle w:val="Title"/>
        <w:tabs>
          <w:tab w:val="clear" w:pos="576"/>
          <w:tab w:val="clear" w:pos="1296"/>
          <w:tab w:val="clear" w:pos="2160"/>
          <w:tab w:val="clear" w:pos="4320"/>
          <w:tab w:val="clear" w:pos="4896"/>
        </w:tabs>
        <w:rPr>
          <w:rFonts w:ascii="Arial" w:hAnsi="Arial" w:cs="Arial"/>
          <w:color w:val="000000"/>
          <w:sz w:val="22"/>
          <w:szCs w:val="22"/>
          <w:u w:val="none"/>
          <w:lang w:val="es-ES_tradnl"/>
        </w:rPr>
      </w:pPr>
      <w:r w:rsidRPr="00774E7C">
        <w:rPr>
          <w:rFonts w:ascii="Arial" w:hAnsi="Arial" w:cs="Arial"/>
          <w:color w:val="000000"/>
          <w:sz w:val="22"/>
          <w:szCs w:val="22"/>
          <w:u w:val="none"/>
          <w:lang w:val="es-ES_tradnl"/>
        </w:rPr>
        <w:t>DENGAN</w:t>
      </w:r>
    </w:p>
    <w:p w14:paraId="3D242E98" w14:textId="4AFD7648" w:rsidR="00CE60C2" w:rsidRPr="00774E7C" w:rsidRDefault="00113AB4" w:rsidP="00113AB4">
      <w:pPr>
        <w:pStyle w:val="Subtitle"/>
        <w:spacing w:before="0" w:after="0"/>
        <w:rPr>
          <w:rFonts w:cs="Arial"/>
          <w:b/>
          <w:i w:val="0"/>
          <w:sz w:val="22"/>
          <w:szCs w:val="22"/>
          <w:lang w:val="es-ES_tradnl"/>
        </w:rPr>
      </w:pPr>
      <w:r w:rsidRPr="00774E7C">
        <w:rPr>
          <w:rFonts w:cs="Arial"/>
          <w:b/>
          <w:i w:val="0"/>
          <w:sz w:val="22"/>
          <w:szCs w:val="22"/>
          <w:lang w:val="es-ES_tradnl"/>
        </w:rPr>
        <w:t>PT</w:t>
      </w:r>
      <w:ins w:id="0" w:author="User" w:date="2025-10-22T16:33:00Z">
        <w:r w:rsidR="00FE08DE">
          <w:rPr>
            <w:rFonts w:cs="Arial"/>
            <w:b/>
            <w:i w:val="0"/>
            <w:sz w:val="22"/>
            <w:szCs w:val="22"/>
            <w:lang w:val="es-ES_tradnl"/>
          </w:rPr>
          <w:t xml:space="preserve"> DISA PRIMA PRIMA</w:t>
        </w:r>
      </w:ins>
      <w:del w:id="1" w:author="User" w:date="2025-10-22T16:33:00Z">
        <w:r w:rsidR="00E30B69" w:rsidRPr="00774E7C" w:rsidDel="00FE08DE">
          <w:rPr>
            <w:rFonts w:cs="Arial"/>
            <w:b/>
            <w:i w:val="0"/>
            <w:sz w:val="22"/>
            <w:szCs w:val="22"/>
            <w:lang w:val="es-ES_tradnl"/>
          </w:rPr>
          <w:delText>/YAYASAN</w:delText>
        </w:r>
      </w:del>
      <w:del w:id="2" w:author="User" w:date="2025-10-22T16:14:00Z">
        <w:r w:rsidR="00E30B69" w:rsidRPr="00774E7C" w:rsidDel="00AE5C85">
          <w:rPr>
            <w:rFonts w:cs="Arial"/>
            <w:b/>
            <w:i w:val="0"/>
            <w:sz w:val="22"/>
            <w:szCs w:val="22"/>
            <w:lang w:val="es-ES_tradnl"/>
          </w:rPr>
          <w:delText xml:space="preserve"> </w:delText>
        </w:r>
        <w:r w:rsidR="00E30B69" w:rsidRPr="008413C1" w:rsidDel="00AE5C85">
          <w:rPr>
            <w:rFonts w:cs="Arial"/>
            <w:b/>
            <w:i w:val="0"/>
            <w:sz w:val="22"/>
            <w:szCs w:val="22"/>
            <w:highlight w:val="yellow"/>
            <w:lang w:val="es-ES_tradnl"/>
          </w:rPr>
          <w:delText>…………………</w:delText>
        </w:r>
      </w:del>
    </w:p>
    <w:p w14:paraId="301C4B12" w14:textId="0F31731A" w:rsidR="00CE60C2" w:rsidRPr="00774E7C" w:rsidRDefault="007338BE" w:rsidP="00BF632D">
      <w:pPr>
        <w:pStyle w:val="BodyText"/>
        <w:jc w:val="center"/>
        <w:rPr>
          <w:rFonts w:ascii="Arial" w:hAnsi="Arial" w:cs="Arial"/>
          <w:lang w:val="es-ES_tradnl" w:eastAsia="ar-SA"/>
        </w:rPr>
      </w:pPr>
      <w:r w:rsidRPr="00774E7C">
        <w:rPr>
          <w:rFonts w:ascii="Arial" w:hAnsi="Arial" w:cs="Arial"/>
          <w:lang w:val="es-ES_tradnl" w:eastAsia="ar-SA"/>
        </w:rPr>
        <w:t>(</w:t>
      </w:r>
      <w:r w:rsidR="00832160" w:rsidRPr="00774E7C">
        <w:rPr>
          <w:rFonts w:ascii="Arial" w:hAnsi="Arial" w:cs="Arial"/>
          <w:lang w:val="es-ES_tradnl" w:eastAsia="ar-SA"/>
        </w:rPr>
        <w:t>R</w:t>
      </w:r>
      <w:r w:rsidR="00833DC5" w:rsidRPr="00774E7C">
        <w:rPr>
          <w:rFonts w:ascii="Arial" w:hAnsi="Arial" w:cs="Arial"/>
          <w:lang w:val="es-ES_tradnl" w:eastAsia="ar-SA"/>
        </w:rPr>
        <w:t>S</w:t>
      </w:r>
      <w:ins w:id="3" w:author="User" w:date="2025-10-22T16:33:00Z">
        <w:r w:rsidR="00FE08DE">
          <w:rPr>
            <w:rFonts w:ascii="Arial" w:hAnsi="Arial" w:cs="Arial"/>
            <w:lang w:val="es-ES_tradnl" w:eastAsia="ar-SA"/>
          </w:rPr>
          <w:t xml:space="preserve"> DHARMA HUSADA</w:t>
        </w:r>
      </w:ins>
      <w:ins w:id="4" w:author="User" w:date="2026-05-08T10:28:00Z" w16du:dateUtc="2026-05-08T03:28:00Z">
        <w:r w:rsidR="00CE5365">
          <w:rPr>
            <w:rFonts w:ascii="Arial" w:hAnsi="Arial" w:cs="Arial"/>
            <w:lang w:val="es-ES_tradnl" w:eastAsia="ar-SA"/>
          </w:rPr>
          <w:t xml:space="preserve"> PROBOLINGGO</w:t>
        </w:r>
      </w:ins>
      <w:del w:id="5" w:author="User" w:date="2025-10-22T16:15:00Z">
        <w:r w:rsidR="00833DC5" w:rsidRPr="00774E7C" w:rsidDel="00AE5C85">
          <w:rPr>
            <w:rFonts w:ascii="Arial" w:hAnsi="Arial" w:cs="Arial"/>
            <w:lang w:val="es-ES_tradnl" w:eastAsia="ar-SA"/>
          </w:rPr>
          <w:delText xml:space="preserve"> </w:delText>
        </w:r>
        <w:r w:rsidR="00E30B69" w:rsidRPr="008413C1" w:rsidDel="00AE5C85">
          <w:rPr>
            <w:rFonts w:ascii="Arial" w:hAnsi="Arial" w:cs="Arial"/>
            <w:highlight w:val="yellow"/>
            <w:lang w:val="es-ES_tradnl" w:eastAsia="ar-SA"/>
          </w:rPr>
          <w:delText>…………………</w:delText>
        </w:r>
      </w:del>
      <w:r w:rsidRPr="00774E7C">
        <w:rPr>
          <w:rFonts w:ascii="Arial" w:hAnsi="Arial" w:cs="Arial"/>
          <w:lang w:val="es-ES_tradnl" w:eastAsia="ar-SA"/>
        </w:rPr>
        <w:t>)</w:t>
      </w:r>
      <w:r w:rsidR="00832160" w:rsidRPr="00774E7C">
        <w:rPr>
          <w:rFonts w:ascii="Arial" w:hAnsi="Arial" w:cs="Arial"/>
          <w:lang w:val="es-ES_tradnl" w:eastAsia="ar-SA"/>
        </w:rPr>
        <w:t xml:space="preserve"> </w:t>
      </w:r>
    </w:p>
    <w:p w14:paraId="4878C0D0" w14:textId="77777777" w:rsidR="00CE60C2" w:rsidRPr="00774E7C" w:rsidRDefault="00CE60C2" w:rsidP="00CE60C2">
      <w:pPr>
        <w:ind w:right="36"/>
        <w:jc w:val="center"/>
        <w:rPr>
          <w:rFonts w:ascii="Arial" w:hAnsi="Arial" w:cs="Arial"/>
          <w:b w:val="0"/>
          <w:color w:val="000000"/>
          <w:szCs w:val="22"/>
          <w:lang w:val="es-ES_tradnl"/>
        </w:rPr>
      </w:pPr>
    </w:p>
    <w:p w14:paraId="5B89CC25" w14:textId="160B8021" w:rsidR="00CE60C2" w:rsidRPr="00774E7C" w:rsidRDefault="00CE60C2" w:rsidP="00441FD8">
      <w:pPr>
        <w:ind w:left="1440" w:right="36" w:firstLine="720"/>
        <w:rPr>
          <w:rFonts w:ascii="Arial" w:hAnsi="Arial" w:cs="Arial"/>
          <w:color w:val="000000"/>
          <w:szCs w:val="22"/>
          <w:lang w:val="es-ES_tradnl"/>
        </w:rPr>
      </w:pPr>
      <w:r w:rsidRPr="00774E7C">
        <w:rPr>
          <w:rFonts w:ascii="Arial" w:hAnsi="Arial" w:cs="Arial"/>
          <w:color w:val="000000"/>
          <w:szCs w:val="22"/>
          <w:lang w:val="es-ES_tradnl"/>
        </w:rPr>
        <w:t>Nomor LGI</w:t>
      </w:r>
      <w:r w:rsidRPr="00774E7C">
        <w:rPr>
          <w:rFonts w:ascii="Arial" w:hAnsi="Arial" w:cs="Arial"/>
          <w:color w:val="000000"/>
          <w:szCs w:val="22"/>
          <w:lang w:val="es-ES_tradnl"/>
        </w:rPr>
        <w:tab/>
      </w:r>
      <w:ins w:id="6" w:author="User" w:date="2026-05-09T11:25:00Z" w16du:dateUtc="2026-05-09T04:25:00Z">
        <w:r w:rsidR="00BB3E28">
          <w:rPr>
            <w:rFonts w:ascii="Arial" w:hAnsi="Arial" w:cs="Arial"/>
            <w:color w:val="000000"/>
            <w:szCs w:val="22"/>
            <w:lang w:val="es-ES_tradnl"/>
          </w:rPr>
          <w:tab/>
        </w:r>
      </w:ins>
      <w:r w:rsidRPr="00774E7C">
        <w:rPr>
          <w:rFonts w:ascii="Arial" w:hAnsi="Arial" w:cs="Arial"/>
          <w:color w:val="000000"/>
          <w:szCs w:val="22"/>
          <w:lang w:val="es-ES_tradnl"/>
        </w:rPr>
        <w:t xml:space="preserve">: </w:t>
      </w:r>
      <w:r w:rsidR="000F160E" w:rsidRPr="008413C1">
        <w:rPr>
          <w:rFonts w:ascii="Arial" w:hAnsi="Arial" w:cs="Arial"/>
          <w:color w:val="000000"/>
          <w:szCs w:val="22"/>
          <w:highlight w:val="yellow"/>
          <w:lang w:val="es-ES_tradnl"/>
        </w:rPr>
        <w:t>……………………………….</w:t>
      </w:r>
    </w:p>
    <w:p w14:paraId="50698673" w14:textId="78363767" w:rsidR="00CE60C2" w:rsidRPr="00774E7C" w:rsidRDefault="00CE60C2" w:rsidP="00441FD8">
      <w:pPr>
        <w:ind w:left="1440" w:right="36" w:firstLine="720"/>
        <w:rPr>
          <w:rFonts w:ascii="Arial" w:hAnsi="Arial" w:cs="Arial"/>
          <w:color w:val="000000"/>
          <w:szCs w:val="22"/>
          <w:lang w:val="es-ES_tradnl"/>
        </w:rPr>
      </w:pPr>
      <w:r w:rsidRPr="00774E7C">
        <w:rPr>
          <w:rFonts w:ascii="Arial" w:hAnsi="Arial" w:cs="Arial"/>
          <w:color w:val="000000"/>
          <w:szCs w:val="22"/>
          <w:lang w:val="es-ES_tradnl"/>
        </w:rPr>
        <w:t xml:space="preserve">Nomor </w:t>
      </w:r>
      <w:ins w:id="7" w:author="User" w:date="2026-05-09T11:25:00Z" w16du:dateUtc="2026-05-09T04:25:00Z">
        <w:r w:rsidR="00BB3E28">
          <w:rPr>
            <w:rFonts w:ascii="Arial" w:hAnsi="Arial" w:cs="Arial"/>
            <w:color w:val="000000"/>
            <w:szCs w:val="22"/>
            <w:lang w:val="es-ES_tradnl"/>
          </w:rPr>
          <w:t>PT. DPP</w:t>
        </w:r>
      </w:ins>
      <w:del w:id="8" w:author="User" w:date="2026-05-09T11:25:00Z" w16du:dateUtc="2026-05-09T04:25:00Z">
        <w:r w:rsidRPr="00774E7C" w:rsidDel="00BB3E28">
          <w:rPr>
            <w:rFonts w:ascii="Arial" w:hAnsi="Arial" w:cs="Arial"/>
            <w:color w:val="000000"/>
            <w:szCs w:val="22"/>
            <w:lang w:val="es-ES_tradnl"/>
          </w:rPr>
          <w:delText>RS</w:delText>
        </w:r>
      </w:del>
      <w:r w:rsidRPr="00774E7C">
        <w:rPr>
          <w:rFonts w:ascii="Arial" w:hAnsi="Arial" w:cs="Arial"/>
          <w:color w:val="000000"/>
          <w:szCs w:val="22"/>
          <w:lang w:val="es-ES_tradnl"/>
        </w:rPr>
        <w:tab/>
        <w:t xml:space="preserve">: </w:t>
      </w:r>
      <w:commentRangeStart w:id="9"/>
      <w:r w:rsidR="00E30B69" w:rsidRPr="008413C1">
        <w:rPr>
          <w:rFonts w:ascii="Arial" w:hAnsi="Arial" w:cs="Arial"/>
          <w:color w:val="000000"/>
          <w:szCs w:val="22"/>
          <w:highlight w:val="yellow"/>
          <w:lang w:val="es-ES_tradnl"/>
        </w:rPr>
        <w:t>……………………………….</w:t>
      </w:r>
      <w:commentRangeEnd w:id="9"/>
      <w:r w:rsidR="009C2BF2" w:rsidRPr="00774E7C">
        <w:rPr>
          <w:rStyle w:val="CommentReference"/>
          <w:rFonts w:ascii="Arial" w:hAnsi="Arial" w:cs="Arial"/>
          <w:color w:val="000000"/>
          <w:sz w:val="22"/>
          <w:szCs w:val="22"/>
          <w:lang w:val="es-ES_tradnl"/>
        </w:rPr>
        <w:commentReference w:id="9"/>
      </w:r>
    </w:p>
    <w:p w14:paraId="7B57CFE7" w14:textId="77777777" w:rsidR="00CE60C2" w:rsidRPr="00774E7C" w:rsidRDefault="00492154" w:rsidP="00CE60C2">
      <w:pPr>
        <w:ind w:right="36"/>
        <w:jc w:val="both"/>
        <w:rPr>
          <w:rFonts w:ascii="Arial" w:hAnsi="Arial" w:cs="Arial"/>
          <w:color w:val="000000"/>
          <w:szCs w:val="22"/>
          <w:u w:val="thick"/>
          <w:lang w:val="es-ES_tradnl"/>
        </w:rPr>
      </w:pPr>
      <w:r w:rsidRPr="00774E7C">
        <w:rPr>
          <w:rFonts w:ascii="Arial" w:hAnsi="Arial" w:cs="Arial"/>
          <w:color w:val="000000"/>
          <w:szCs w:val="22"/>
          <w:u w:val="thick"/>
          <w:lang w:val="es-ES_tradnl"/>
        </w:rPr>
        <w:t>_______________________________________________________________________</w:t>
      </w:r>
    </w:p>
    <w:p w14:paraId="72CFC0DC" w14:textId="77777777" w:rsidR="00492154" w:rsidRPr="00774E7C" w:rsidRDefault="00492154" w:rsidP="00CE60C2">
      <w:pPr>
        <w:ind w:right="36"/>
        <w:jc w:val="both"/>
        <w:rPr>
          <w:rFonts w:ascii="Arial" w:hAnsi="Arial" w:cs="Arial"/>
          <w:color w:val="000000"/>
          <w:szCs w:val="22"/>
          <w:u w:val="thick"/>
          <w:lang w:val="es-ES_tradnl"/>
        </w:rPr>
      </w:pPr>
    </w:p>
    <w:p w14:paraId="37456751" w14:textId="3691F863" w:rsidR="00963DE7" w:rsidRPr="00690504" w:rsidRDefault="00CE60C2" w:rsidP="00963DE7">
      <w:pPr>
        <w:ind w:right="36"/>
        <w:jc w:val="both"/>
        <w:rPr>
          <w:rFonts w:ascii="Arial" w:hAnsi="Arial" w:cs="Arial"/>
          <w:b w:val="0"/>
          <w:color w:val="000000"/>
          <w:szCs w:val="22"/>
          <w:lang w:val="sq-AL"/>
        </w:rPr>
      </w:pPr>
      <w:commentRangeStart w:id="10"/>
      <w:r w:rsidRPr="00774E7C">
        <w:rPr>
          <w:rFonts w:ascii="Arial" w:hAnsi="Arial" w:cs="Arial"/>
          <w:b w:val="0"/>
          <w:color w:val="000000"/>
          <w:szCs w:val="22"/>
          <w:lang w:val="sq-AL"/>
        </w:rPr>
        <w:t>Perjanjian Kerja</w:t>
      </w:r>
      <w:r w:rsidR="0003231D" w:rsidRPr="00774E7C">
        <w:rPr>
          <w:rFonts w:ascii="Arial" w:hAnsi="Arial" w:cs="Arial"/>
          <w:b w:val="0"/>
          <w:color w:val="000000"/>
          <w:szCs w:val="22"/>
          <w:lang w:val="sq-AL"/>
        </w:rPr>
        <w:t xml:space="preserve"> S</w:t>
      </w:r>
      <w:r w:rsidRPr="00774E7C">
        <w:rPr>
          <w:rFonts w:ascii="Arial" w:hAnsi="Arial" w:cs="Arial"/>
          <w:b w:val="0"/>
          <w:color w:val="000000"/>
          <w:szCs w:val="22"/>
          <w:lang w:val="sq-AL"/>
        </w:rPr>
        <w:t xml:space="preserve">ama ini dibuat </w:t>
      </w:r>
      <w:r w:rsidR="00EA3849" w:rsidRPr="00774E7C">
        <w:rPr>
          <w:rFonts w:ascii="Arial" w:hAnsi="Arial" w:cs="Arial"/>
          <w:b w:val="0"/>
          <w:color w:val="000000"/>
          <w:szCs w:val="22"/>
          <w:lang w:val="sq-AL"/>
        </w:rPr>
        <w:t>dan</w:t>
      </w:r>
      <w:r w:rsidR="00832160" w:rsidRPr="00774E7C">
        <w:rPr>
          <w:rFonts w:ascii="Arial" w:hAnsi="Arial" w:cs="Arial"/>
          <w:b w:val="0"/>
          <w:color w:val="000000"/>
          <w:szCs w:val="22"/>
          <w:lang w:val="sq-AL"/>
        </w:rPr>
        <w:t xml:space="preserve"> ditandatangani pada </w:t>
      </w:r>
      <w:r w:rsidR="00963DE7" w:rsidRPr="00690504">
        <w:rPr>
          <w:rFonts w:ascii="Arial" w:hAnsi="Arial" w:cs="Arial"/>
          <w:b w:val="0"/>
          <w:color w:val="000000"/>
          <w:szCs w:val="22"/>
          <w:lang w:val="sq-AL"/>
        </w:rPr>
        <w:t xml:space="preserve">hari </w:t>
      </w:r>
      <w:ins w:id="11" w:author="User" w:date="2026-05-09T11:12:00Z" w16du:dateUtc="2026-05-09T04:12:00Z">
        <w:r w:rsidR="00FB570D">
          <w:rPr>
            <w:rFonts w:ascii="Arial" w:hAnsi="Arial" w:cs="Arial"/>
            <w:b w:val="0"/>
            <w:color w:val="000000"/>
            <w:szCs w:val="22"/>
            <w:lang w:val="sq-AL"/>
          </w:rPr>
          <w:t>Senin</w:t>
        </w:r>
      </w:ins>
      <w:ins w:id="12" w:author="Yosua Pratama Salikin" w:date="2026-04-22T10:58:00Z" w16du:dateUtc="2026-04-22T03:58:00Z">
        <w:del w:id="13" w:author="User" w:date="2026-05-09T11:12:00Z" w16du:dateUtc="2026-05-09T04:12:00Z">
          <w:r w:rsidR="0055745C" w:rsidDel="00FB570D">
            <w:rPr>
              <w:rFonts w:ascii="Arial" w:hAnsi="Arial" w:cs="Arial"/>
              <w:b w:val="0"/>
              <w:color w:val="000000"/>
              <w:szCs w:val="22"/>
              <w:lang w:val="sq-AL"/>
            </w:rPr>
            <w:delText>Rabu</w:delText>
          </w:r>
        </w:del>
      </w:ins>
      <w:del w:id="14" w:author="Yosua Pratama Salikin" w:date="2025-12-26T10:15:00Z" w16du:dateUtc="2025-12-26T03:15:00Z">
        <w:r w:rsidR="00963DE7" w:rsidDel="009E6634">
          <w:rPr>
            <w:rFonts w:ascii="Arial" w:hAnsi="Arial" w:cs="Arial"/>
            <w:b w:val="0"/>
            <w:color w:val="000000"/>
            <w:szCs w:val="22"/>
            <w:highlight w:val="yellow"/>
            <w:lang w:val="sq-AL"/>
          </w:rPr>
          <w:delText>.............</w:delText>
        </w:r>
      </w:del>
      <w:r w:rsidR="00963DE7" w:rsidRPr="00690504">
        <w:rPr>
          <w:rFonts w:ascii="Arial" w:hAnsi="Arial" w:cs="Arial"/>
          <w:b w:val="0"/>
          <w:color w:val="000000"/>
          <w:szCs w:val="22"/>
          <w:lang w:val="sq-AL"/>
        </w:rPr>
        <w:t xml:space="preserve"> tanggal </w:t>
      </w:r>
      <w:del w:id="15" w:author="Yosua Pratama Salikin" w:date="2025-12-26T10:15:00Z" w16du:dateUtc="2025-12-26T03:15:00Z">
        <w:r w:rsidR="00963DE7" w:rsidDel="009E6634">
          <w:rPr>
            <w:rFonts w:ascii="Arial" w:hAnsi="Arial" w:cs="Arial"/>
            <w:b w:val="0"/>
            <w:color w:val="000000"/>
            <w:szCs w:val="22"/>
            <w:highlight w:val="yellow"/>
            <w:lang w:val="sq-AL"/>
          </w:rPr>
          <w:delText>........</w:delText>
        </w:r>
        <w:r w:rsidR="00963DE7" w:rsidDel="009E6634">
          <w:rPr>
            <w:rFonts w:ascii="Arial" w:hAnsi="Arial" w:cs="Arial"/>
            <w:b w:val="0"/>
            <w:color w:val="000000"/>
            <w:szCs w:val="22"/>
            <w:lang w:val="sq-AL"/>
          </w:rPr>
          <w:delText xml:space="preserve"> </w:delText>
        </w:r>
      </w:del>
      <w:ins w:id="16" w:author="Yosua Pratama Salikin" w:date="2026-04-22T10:58:00Z" w16du:dateUtc="2026-04-22T03:58:00Z">
        <w:del w:id="17" w:author="User" w:date="2026-05-09T11:12:00Z" w16du:dateUtc="2026-05-09T04:12:00Z">
          <w:r w:rsidR="0055745C" w:rsidDel="00FB570D">
            <w:rPr>
              <w:rFonts w:ascii="Arial" w:hAnsi="Arial" w:cs="Arial"/>
              <w:b w:val="0"/>
              <w:color w:val="000000"/>
              <w:szCs w:val="22"/>
              <w:lang w:val="sq-AL"/>
            </w:rPr>
            <w:delText>Dua puluh sembilan</w:delText>
          </w:r>
        </w:del>
      </w:ins>
      <w:ins w:id="18" w:author="User" w:date="2026-05-09T11:12:00Z" w16du:dateUtc="2026-05-09T04:12:00Z">
        <w:r w:rsidR="00FB570D">
          <w:rPr>
            <w:rFonts w:ascii="Arial" w:hAnsi="Arial" w:cs="Arial"/>
            <w:b w:val="0"/>
            <w:color w:val="000000"/>
            <w:szCs w:val="22"/>
            <w:lang w:val="sq-AL"/>
          </w:rPr>
          <w:t>Enam</w:t>
        </w:r>
      </w:ins>
      <w:ins w:id="19" w:author="Yosua Pratama Salikin" w:date="2025-12-26T10:15:00Z" w16du:dateUtc="2025-12-26T03:15:00Z">
        <w:r w:rsidR="009E6634">
          <w:rPr>
            <w:rFonts w:ascii="Arial" w:hAnsi="Arial" w:cs="Arial"/>
            <w:b w:val="0"/>
            <w:color w:val="000000"/>
            <w:szCs w:val="22"/>
            <w:lang w:val="sq-AL"/>
          </w:rPr>
          <w:t xml:space="preserve"> </w:t>
        </w:r>
      </w:ins>
      <w:r w:rsidR="00963DE7" w:rsidRPr="00690504">
        <w:rPr>
          <w:rFonts w:ascii="Arial" w:hAnsi="Arial" w:cs="Arial"/>
          <w:b w:val="0"/>
          <w:color w:val="000000"/>
          <w:szCs w:val="22"/>
          <w:lang w:val="sq-AL"/>
        </w:rPr>
        <w:t xml:space="preserve">bulan </w:t>
      </w:r>
      <w:del w:id="20" w:author="Yosua Pratama Salikin" w:date="2025-12-26T10:15:00Z" w16du:dateUtc="2025-12-26T03:15:00Z">
        <w:r w:rsidR="00963DE7" w:rsidDel="009E6634">
          <w:rPr>
            <w:rFonts w:ascii="Arial" w:hAnsi="Arial" w:cs="Arial"/>
            <w:b w:val="0"/>
            <w:color w:val="000000"/>
            <w:szCs w:val="22"/>
            <w:highlight w:val="yellow"/>
            <w:lang w:val="sq-AL"/>
          </w:rPr>
          <w:delText>............</w:delText>
        </w:r>
        <w:r w:rsidR="00963DE7" w:rsidRPr="00690504" w:rsidDel="009E6634">
          <w:rPr>
            <w:rFonts w:ascii="Arial" w:hAnsi="Arial" w:cs="Arial"/>
            <w:b w:val="0"/>
            <w:color w:val="000000"/>
            <w:szCs w:val="22"/>
            <w:lang w:val="sq-AL"/>
          </w:rPr>
          <w:delText xml:space="preserve"> </w:delText>
        </w:r>
      </w:del>
      <w:ins w:id="21" w:author="User" w:date="2026-05-09T11:13:00Z" w16du:dateUtc="2026-05-09T04:13:00Z">
        <w:r w:rsidR="00FB570D">
          <w:rPr>
            <w:rFonts w:ascii="Arial" w:hAnsi="Arial" w:cs="Arial"/>
            <w:b w:val="0"/>
            <w:color w:val="000000"/>
            <w:szCs w:val="22"/>
            <w:lang w:val="sq-AL"/>
          </w:rPr>
          <w:t>Juli</w:t>
        </w:r>
      </w:ins>
      <w:ins w:id="22" w:author="Yosua Pratama Salikin" w:date="2026-04-22T10:58:00Z" w16du:dateUtc="2026-04-22T03:58:00Z">
        <w:del w:id="23" w:author="User" w:date="2026-05-09T11:13:00Z" w16du:dateUtc="2026-05-09T04:13:00Z">
          <w:r w:rsidR="0055745C" w:rsidDel="00FB570D">
            <w:rPr>
              <w:rFonts w:ascii="Arial" w:hAnsi="Arial" w:cs="Arial"/>
              <w:b w:val="0"/>
              <w:color w:val="000000"/>
              <w:szCs w:val="22"/>
              <w:lang w:val="sq-AL"/>
            </w:rPr>
            <w:delText>April</w:delText>
          </w:r>
        </w:del>
      </w:ins>
      <w:ins w:id="24" w:author="Yosua Pratama Salikin" w:date="2025-12-26T10:15:00Z" w16du:dateUtc="2025-12-26T03:15:00Z">
        <w:r w:rsidR="009E6634" w:rsidRPr="00690504">
          <w:rPr>
            <w:rFonts w:ascii="Arial" w:hAnsi="Arial" w:cs="Arial"/>
            <w:b w:val="0"/>
            <w:color w:val="000000"/>
            <w:szCs w:val="22"/>
            <w:lang w:val="sq-AL"/>
          </w:rPr>
          <w:t xml:space="preserve"> </w:t>
        </w:r>
      </w:ins>
      <w:r w:rsidR="00963DE7" w:rsidRPr="00690504">
        <w:rPr>
          <w:rFonts w:ascii="Arial" w:hAnsi="Arial" w:cs="Arial"/>
          <w:b w:val="0"/>
          <w:color w:val="000000"/>
          <w:szCs w:val="22"/>
          <w:lang w:val="sq-AL"/>
        </w:rPr>
        <w:t>tahun</w:t>
      </w:r>
      <w:ins w:id="25" w:author="Yosua Pratama Salikin" w:date="2025-12-26T10:16:00Z" w16du:dateUtc="2025-12-26T03:16:00Z">
        <w:r w:rsidR="009E6634">
          <w:rPr>
            <w:rFonts w:ascii="Arial" w:hAnsi="Arial" w:cs="Arial"/>
            <w:b w:val="0"/>
            <w:color w:val="000000"/>
            <w:szCs w:val="22"/>
            <w:lang w:val="sq-AL"/>
          </w:rPr>
          <w:t xml:space="preserve"> Dua </w:t>
        </w:r>
        <w:r w:rsidR="00FB570D">
          <w:rPr>
            <w:rFonts w:ascii="Arial" w:hAnsi="Arial" w:cs="Arial"/>
            <w:b w:val="0"/>
            <w:color w:val="000000"/>
            <w:szCs w:val="22"/>
            <w:lang w:val="sq-AL"/>
          </w:rPr>
          <w:t>Ribu Dua Puluh Enam</w:t>
        </w:r>
      </w:ins>
      <w:del w:id="26" w:author="Yosua Pratama Salikin" w:date="2025-12-26T10:16:00Z" w16du:dateUtc="2025-12-26T03:16:00Z">
        <w:r w:rsidR="00B95FD9" w:rsidDel="009E6634">
          <w:rPr>
            <w:rFonts w:ascii="Arial" w:hAnsi="Arial" w:cs="Arial"/>
            <w:b w:val="0"/>
            <w:color w:val="000000"/>
            <w:szCs w:val="22"/>
            <w:highlight w:val="yellow"/>
            <w:lang w:val="sq-AL"/>
          </w:rPr>
          <w:delText>............................</w:delText>
        </w:r>
      </w:del>
      <w:r w:rsidR="00FB570D" w:rsidRPr="00690504">
        <w:rPr>
          <w:rFonts w:ascii="Arial" w:hAnsi="Arial" w:cs="Arial"/>
          <w:b w:val="0"/>
          <w:color w:val="000000"/>
          <w:szCs w:val="22"/>
          <w:lang w:val="sq-AL"/>
        </w:rPr>
        <w:t xml:space="preserve"> </w:t>
      </w:r>
      <w:del w:id="27" w:author="Yosua Pratama Salikin" w:date="2025-12-26T10:16:00Z" w16du:dateUtc="2025-12-26T03:16:00Z">
        <w:r w:rsidR="00963DE7" w:rsidRPr="009C2BF2" w:rsidDel="009E6634">
          <w:rPr>
            <w:rFonts w:ascii="Arial" w:hAnsi="Arial" w:cs="Arial"/>
            <w:b w:val="0"/>
            <w:color w:val="000000"/>
            <w:szCs w:val="22"/>
            <w:lang w:val="sq-AL"/>
          </w:rPr>
          <w:delText>(</w:delText>
        </w:r>
        <w:r w:rsidR="00963DE7" w:rsidRPr="009C2BF2" w:rsidDel="009E6634">
          <w:rPr>
            <w:rFonts w:ascii="Arial" w:hAnsi="Arial" w:cs="Arial"/>
            <w:b w:val="0"/>
            <w:color w:val="000000"/>
            <w:szCs w:val="22"/>
            <w:lang w:val="sq-AL"/>
            <w:rPrChange w:id="28" w:author="Yosua Pratama Salikin" w:date="2026-04-22T11:12:00Z" w16du:dateUtc="2026-04-22T04:12:00Z">
              <w:rPr>
                <w:rFonts w:ascii="Arial" w:hAnsi="Arial" w:cs="Arial"/>
                <w:b w:val="0"/>
                <w:color w:val="000000"/>
                <w:szCs w:val="22"/>
                <w:highlight w:val="yellow"/>
                <w:lang w:val="sq-AL"/>
              </w:rPr>
            </w:rPrChange>
          </w:rPr>
          <w:delText>.........-.........-</w:delText>
        </w:r>
      </w:del>
      <w:ins w:id="29" w:author="Yosua Pratama Salikin" w:date="2025-12-26T10:16:00Z" w16du:dateUtc="2025-12-26T03:16:00Z">
        <w:r w:rsidR="009E6634" w:rsidRPr="009C2BF2">
          <w:rPr>
            <w:rFonts w:ascii="Arial" w:hAnsi="Arial" w:cs="Arial"/>
            <w:b w:val="0"/>
            <w:color w:val="000000"/>
            <w:szCs w:val="22"/>
            <w:lang w:val="sq-AL"/>
          </w:rPr>
          <w:t>(</w:t>
        </w:r>
      </w:ins>
      <w:ins w:id="30" w:author="User" w:date="2026-05-09T11:13:00Z" w16du:dateUtc="2026-05-09T04:13:00Z">
        <w:r w:rsidR="00FB570D">
          <w:rPr>
            <w:rFonts w:ascii="Arial" w:hAnsi="Arial" w:cs="Arial"/>
            <w:b w:val="0"/>
            <w:color w:val="000000"/>
            <w:szCs w:val="22"/>
            <w:lang w:val="sq-AL"/>
          </w:rPr>
          <w:t>06</w:t>
        </w:r>
      </w:ins>
      <w:ins w:id="31" w:author="Yosua Pratama Salikin" w:date="2026-04-22T10:58:00Z" w16du:dateUtc="2026-04-22T03:58:00Z">
        <w:del w:id="32" w:author="User" w:date="2026-05-09T11:13:00Z" w16du:dateUtc="2026-05-09T04:13:00Z">
          <w:r w:rsidR="0055745C" w:rsidRPr="009C2BF2" w:rsidDel="00FB570D">
            <w:rPr>
              <w:rFonts w:ascii="Arial" w:hAnsi="Arial" w:cs="Arial"/>
              <w:b w:val="0"/>
              <w:color w:val="000000"/>
              <w:szCs w:val="22"/>
              <w:lang w:val="sq-AL"/>
              <w:rPrChange w:id="33" w:author="Yosua Pratama Salikin" w:date="2026-04-22T11:12:00Z" w16du:dateUtc="2026-04-22T04:12:00Z">
                <w:rPr>
                  <w:rFonts w:ascii="Arial" w:hAnsi="Arial" w:cs="Arial"/>
                  <w:b w:val="0"/>
                  <w:color w:val="000000"/>
                  <w:szCs w:val="22"/>
                  <w:highlight w:val="yellow"/>
                  <w:lang w:val="sq-AL"/>
                </w:rPr>
              </w:rPrChange>
            </w:rPr>
            <w:delText>29</w:delText>
          </w:r>
        </w:del>
      </w:ins>
      <w:ins w:id="34" w:author="Yosua Pratama Salikin" w:date="2025-12-26T10:16:00Z" w16du:dateUtc="2025-12-26T03:16:00Z">
        <w:r w:rsidR="009E6634" w:rsidRPr="009C2BF2">
          <w:rPr>
            <w:rFonts w:ascii="Arial" w:hAnsi="Arial" w:cs="Arial"/>
            <w:b w:val="0"/>
            <w:color w:val="000000"/>
            <w:szCs w:val="22"/>
            <w:lang w:val="sq-AL"/>
            <w:rPrChange w:id="35" w:author="Yosua Pratama Salikin" w:date="2026-04-22T11:12:00Z" w16du:dateUtc="2026-04-22T04:12:00Z">
              <w:rPr>
                <w:rFonts w:ascii="Arial" w:hAnsi="Arial" w:cs="Arial"/>
                <w:b w:val="0"/>
                <w:color w:val="000000"/>
                <w:szCs w:val="22"/>
                <w:highlight w:val="yellow"/>
                <w:lang w:val="sq-AL"/>
              </w:rPr>
            </w:rPrChange>
          </w:rPr>
          <w:t>-0</w:t>
        </w:r>
      </w:ins>
      <w:ins w:id="36" w:author="User" w:date="2026-05-09T11:13:00Z" w16du:dateUtc="2026-05-09T04:13:00Z">
        <w:r w:rsidR="00FB570D">
          <w:rPr>
            <w:rFonts w:ascii="Arial" w:hAnsi="Arial" w:cs="Arial"/>
            <w:b w:val="0"/>
            <w:color w:val="000000"/>
            <w:szCs w:val="22"/>
            <w:lang w:val="sq-AL"/>
          </w:rPr>
          <w:t>7</w:t>
        </w:r>
      </w:ins>
      <w:ins w:id="37" w:author="Yosua Pratama Salikin" w:date="2026-04-22T10:58:00Z" w16du:dateUtc="2026-04-22T03:58:00Z">
        <w:del w:id="38" w:author="User" w:date="2026-05-09T11:13:00Z" w16du:dateUtc="2026-05-09T04:13:00Z">
          <w:r w:rsidR="0055745C" w:rsidRPr="009C2BF2" w:rsidDel="00FB570D">
            <w:rPr>
              <w:rFonts w:ascii="Arial" w:hAnsi="Arial" w:cs="Arial"/>
              <w:b w:val="0"/>
              <w:color w:val="000000"/>
              <w:szCs w:val="22"/>
              <w:lang w:val="sq-AL"/>
              <w:rPrChange w:id="39" w:author="Yosua Pratama Salikin" w:date="2026-04-22T11:12:00Z" w16du:dateUtc="2026-04-22T04:12:00Z">
                <w:rPr>
                  <w:rFonts w:ascii="Arial" w:hAnsi="Arial" w:cs="Arial"/>
                  <w:b w:val="0"/>
                  <w:color w:val="000000"/>
                  <w:szCs w:val="22"/>
                  <w:highlight w:val="yellow"/>
                  <w:lang w:val="sq-AL"/>
                </w:rPr>
              </w:rPrChange>
            </w:rPr>
            <w:delText>4</w:delText>
          </w:r>
        </w:del>
      </w:ins>
      <w:ins w:id="40" w:author="Yosua Pratama Salikin" w:date="2025-12-26T10:16:00Z" w16du:dateUtc="2025-12-26T03:16:00Z">
        <w:r w:rsidR="009E6634" w:rsidRPr="009C2BF2">
          <w:rPr>
            <w:rFonts w:ascii="Arial" w:hAnsi="Arial" w:cs="Arial"/>
            <w:b w:val="0"/>
            <w:color w:val="000000"/>
            <w:szCs w:val="22"/>
            <w:lang w:val="sq-AL"/>
            <w:rPrChange w:id="41" w:author="Yosua Pratama Salikin" w:date="2026-04-22T11:12:00Z" w16du:dateUtc="2026-04-22T04:12:00Z">
              <w:rPr>
                <w:rFonts w:ascii="Arial" w:hAnsi="Arial" w:cs="Arial"/>
                <w:b w:val="0"/>
                <w:color w:val="000000"/>
                <w:szCs w:val="22"/>
                <w:highlight w:val="yellow"/>
                <w:lang w:val="sq-AL"/>
              </w:rPr>
            </w:rPrChange>
          </w:rPr>
          <w:t>-</w:t>
        </w:r>
      </w:ins>
      <w:ins w:id="42" w:author="Yosua Pratama Salikin" w:date="2025-03-05T15:01:00Z">
        <w:r w:rsidR="00CC30EE" w:rsidRPr="009C2BF2">
          <w:rPr>
            <w:rFonts w:ascii="Arial" w:hAnsi="Arial" w:cs="Arial"/>
            <w:b w:val="0"/>
            <w:color w:val="000000"/>
            <w:szCs w:val="22"/>
            <w:lang w:val="sq-AL"/>
            <w:rPrChange w:id="43" w:author="Yosua Pratama Salikin" w:date="2026-04-22T11:12:00Z" w16du:dateUtc="2026-04-22T04:12:00Z">
              <w:rPr>
                <w:rFonts w:ascii="Arial" w:hAnsi="Arial" w:cs="Arial"/>
                <w:b w:val="0"/>
                <w:color w:val="000000"/>
                <w:szCs w:val="22"/>
                <w:highlight w:val="yellow"/>
                <w:lang w:val="sq-AL"/>
              </w:rPr>
            </w:rPrChange>
          </w:rPr>
          <w:t>202</w:t>
        </w:r>
      </w:ins>
      <w:ins w:id="44" w:author="Yosua Pratama Salikin" w:date="2025-12-26T10:16:00Z" w16du:dateUtc="2025-12-26T03:16:00Z">
        <w:r w:rsidR="009E6634" w:rsidRPr="009C2BF2">
          <w:rPr>
            <w:rFonts w:ascii="Arial" w:hAnsi="Arial" w:cs="Arial"/>
            <w:b w:val="0"/>
            <w:color w:val="000000"/>
            <w:szCs w:val="22"/>
            <w:lang w:val="sq-AL"/>
            <w:rPrChange w:id="45" w:author="Yosua Pratama Salikin" w:date="2026-04-22T11:12:00Z" w16du:dateUtc="2026-04-22T04:12:00Z">
              <w:rPr>
                <w:rFonts w:ascii="Arial" w:hAnsi="Arial" w:cs="Arial"/>
                <w:b w:val="0"/>
                <w:color w:val="000000"/>
                <w:szCs w:val="22"/>
                <w:highlight w:val="yellow"/>
                <w:lang w:val="sq-AL"/>
              </w:rPr>
            </w:rPrChange>
          </w:rPr>
          <w:t>6</w:t>
        </w:r>
      </w:ins>
      <w:del w:id="46" w:author="Yosua Pratama Salikin" w:date="2025-03-05T15:01:00Z">
        <w:r w:rsidR="00B95FD9" w:rsidRPr="009C2BF2" w:rsidDel="00CC30EE">
          <w:rPr>
            <w:rFonts w:ascii="Arial" w:hAnsi="Arial" w:cs="Arial"/>
            <w:b w:val="0"/>
            <w:color w:val="000000"/>
            <w:szCs w:val="22"/>
            <w:lang w:val="sq-AL"/>
            <w:rPrChange w:id="47" w:author="Yosua Pratama Salikin" w:date="2026-04-22T11:12:00Z" w16du:dateUtc="2026-04-22T04:12:00Z">
              <w:rPr>
                <w:rFonts w:ascii="Arial" w:hAnsi="Arial" w:cs="Arial"/>
                <w:b w:val="0"/>
                <w:color w:val="000000"/>
                <w:szCs w:val="22"/>
                <w:highlight w:val="yellow"/>
                <w:lang w:val="sq-AL"/>
              </w:rPr>
            </w:rPrChange>
          </w:rPr>
          <w:delText>......</w:delText>
        </w:r>
      </w:del>
      <w:r w:rsidR="00963DE7" w:rsidRPr="009C2BF2">
        <w:rPr>
          <w:rFonts w:ascii="Arial" w:hAnsi="Arial" w:cs="Arial"/>
          <w:b w:val="0"/>
          <w:color w:val="000000"/>
          <w:szCs w:val="22"/>
          <w:lang w:val="sq-AL"/>
        </w:rPr>
        <w:t>)</w:t>
      </w:r>
      <w:r w:rsidR="00963DE7" w:rsidRPr="00690504">
        <w:rPr>
          <w:rFonts w:ascii="Arial" w:hAnsi="Arial" w:cs="Arial"/>
          <w:b w:val="0"/>
          <w:color w:val="000000"/>
          <w:szCs w:val="22"/>
          <w:lang w:val="sq-AL"/>
        </w:rPr>
        <w:t xml:space="preserve"> di Jakarta, Indonesia oleh dan antara</w:t>
      </w:r>
      <w:r w:rsidR="00963DE7">
        <w:rPr>
          <w:rFonts w:ascii="Arial" w:hAnsi="Arial" w:cs="Arial"/>
          <w:b w:val="0"/>
          <w:color w:val="000000"/>
          <w:szCs w:val="22"/>
          <w:lang w:val="sq-AL"/>
        </w:rPr>
        <w:t xml:space="preserve"> </w:t>
      </w:r>
      <w:r w:rsidR="00963DE7" w:rsidRPr="00690504">
        <w:rPr>
          <w:rFonts w:ascii="Arial" w:hAnsi="Arial" w:cs="Arial"/>
          <w:b w:val="0"/>
          <w:color w:val="000000"/>
          <w:szCs w:val="22"/>
          <w:lang w:val="sq-AL"/>
        </w:rPr>
        <w:t>:</w:t>
      </w:r>
      <w:commentRangeEnd w:id="10"/>
      <w:r w:rsidR="00CC30EE" w:rsidRPr="00690504">
        <w:rPr>
          <w:rStyle w:val="CommentReference"/>
          <w:rFonts w:ascii="Arial" w:hAnsi="Arial" w:cs="Arial"/>
          <w:b w:val="0"/>
          <w:color w:val="000000"/>
          <w:sz w:val="22"/>
          <w:szCs w:val="22"/>
          <w:lang w:val="sq-AL"/>
        </w:rPr>
        <w:commentReference w:id="10"/>
      </w:r>
    </w:p>
    <w:p w14:paraId="0FDA9EC2" w14:textId="7C9965B7" w:rsidR="00CE60C2" w:rsidRPr="00774E7C" w:rsidRDefault="00CE60C2" w:rsidP="00CE60C2">
      <w:pPr>
        <w:ind w:right="36"/>
        <w:jc w:val="both"/>
        <w:rPr>
          <w:rFonts w:ascii="Arial" w:hAnsi="Arial" w:cs="Arial"/>
          <w:b w:val="0"/>
          <w:color w:val="000000"/>
          <w:szCs w:val="22"/>
          <w:lang w:val="sq-AL"/>
        </w:rPr>
      </w:pPr>
    </w:p>
    <w:p w14:paraId="510940DB" w14:textId="3310835C" w:rsidR="00CE60C2" w:rsidRPr="00774E7C" w:rsidRDefault="00CE60C2" w:rsidP="00CE60C2">
      <w:pPr>
        <w:pStyle w:val="Heading3"/>
        <w:numPr>
          <w:ilvl w:val="0"/>
          <w:numId w:val="12"/>
        </w:numPr>
        <w:tabs>
          <w:tab w:val="left" w:pos="0"/>
          <w:tab w:val="left" w:pos="567"/>
          <w:tab w:val="left" w:pos="1890"/>
          <w:tab w:val="left" w:pos="2268"/>
          <w:tab w:val="left" w:pos="5103"/>
          <w:tab w:val="left" w:pos="5812"/>
        </w:tabs>
        <w:ind w:left="360"/>
        <w:rPr>
          <w:sz w:val="22"/>
          <w:szCs w:val="22"/>
          <w:lang w:val="sq-AL"/>
        </w:rPr>
      </w:pPr>
      <w:r w:rsidRPr="00774E7C">
        <w:rPr>
          <w:b/>
          <w:sz w:val="22"/>
          <w:szCs w:val="22"/>
          <w:lang w:val="sq-AL"/>
        </w:rPr>
        <w:t xml:space="preserve">PT LIPPO GENERAL INSURANCE </w:t>
      </w:r>
      <w:r w:rsidR="00ED6112" w:rsidRPr="00774E7C">
        <w:rPr>
          <w:b/>
          <w:sz w:val="22"/>
          <w:szCs w:val="22"/>
          <w:lang w:val="sq-AL"/>
        </w:rPr>
        <w:t>T</w:t>
      </w:r>
      <w:r w:rsidR="00B3712D" w:rsidRPr="00774E7C">
        <w:rPr>
          <w:b/>
          <w:sz w:val="22"/>
          <w:szCs w:val="22"/>
          <w:lang w:val="sq-AL"/>
        </w:rPr>
        <w:t>bk</w:t>
      </w:r>
      <w:r w:rsidRPr="00774E7C">
        <w:rPr>
          <w:sz w:val="22"/>
          <w:szCs w:val="22"/>
          <w:lang w:val="sq-AL"/>
        </w:rPr>
        <w:t>,</w:t>
      </w:r>
      <w:r w:rsidR="0003231D" w:rsidRPr="00774E7C">
        <w:rPr>
          <w:sz w:val="22"/>
          <w:szCs w:val="22"/>
          <w:lang w:val="sq-AL"/>
        </w:rPr>
        <w:t xml:space="preserve"> adalah</w:t>
      </w:r>
      <w:r w:rsidRPr="00774E7C">
        <w:rPr>
          <w:sz w:val="22"/>
          <w:szCs w:val="22"/>
          <w:lang w:val="sq-AL"/>
        </w:rPr>
        <w:t xml:space="preserve"> </w:t>
      </w:r>
      <w:r w:rsidR="00ED6112" w:rsidRPr="00774E7C">
        <w:rPr>
          <w:sz w:val="22"/>
          <w:szCs w:val="22"/>
          <w:lang w:val="sq-AL"/>
        </w:rPr>
        <w:t xml:space="preserve">perusahaan asuransi umum </w:t>
      </w:r>
      <w:r w:rsidRPr="00774E7C">
        <w:rPr>
          <w:sz w:val="22"/>
          <w:szCs w:val="22"/>
          <w:lang w:val="sq-AL"/>
        </w:rPr>
        <w:t xml:space="preserve">yang didirikan berdasarkan peraturan perundang-undangan Republik Indonesia, berkedudukan di Jakarta Selatan, Gedung Lippo Kuningan Lantai 27 Unit A &amp; F, Jl. H.R Rasuna Said Kav. B-12 Jakarta 12940 – Indonesia, dalam hal ini diwakili oleh </w:t>
      </w:r>
      <w:r w:rsidRPr="00774E7C">
        <w:rPr>
          <w:b/>
          <w:sz w:val="22"/>
          <w:szCs w:val="22"/>
          <w:lang w:val="sq-AL"/>
        </w:rPr>
        <w:t xml:space="preserve">Agus Benjamin </w:t>
      </w:r>
      <w:r w:rsidRPr="00774E7C">
        <w:rPr>
          <w:sz w:val="22"/>
          <w:szCs w:val="22"/>
          <w:lang w:val="sq-AL"/>
        </w:rPr>
        <w:t xml:space="preserve">selaku </w:t>
      </w:r>
      <w:r w:rsidRPr="00774E7C">
        <w:rPr>
          <w:b/>
          <w:sz w:val="22"/>
          <w:szCs w:val="22"/>
          <w:lang w:val="sq-AL"/>
        </w:rPr>
        <w:t xml:space="preserve">Presiden Direktur </w:t>
      </w:r>
      <w:r w:rsidRPr="00774E7C">
        <w:rPr>
          <w:sz w:val="22"/>
          <w:szCs w:val="22"/>
          <w:lang w:val="sq-AL"/>
        </w:rPr>
        <w:t xml:space="preserve">dan </w:t>
      </w:r>
      <w:r w:rsidR="00931325" w:rsidRPr="00774E7C">
        <w:rPr>
          <w:b/>
          <w:sz w:val="22"/>
          <w:szCs w:val="22"/>
          <w:lang w:val="sq-AL"/>
        </w:rPr>
        <w:t>Gilbert D. Naibaho</w:t>
      </w:r>
      <w:r w:rsidRPr="00774E7C">
        <w:rPr>
          <w:b/>
          <w:sz w:val="22"/>
          <w:szCs w:val="22"/>
          <w:lang w:val="sq-AL"/>
        </w:rPr>
        <w:t xml:space="preserve"> </w:t>
      </w:r>
      <w:r w:rsidRPr="00774E7C">
        <w:rPr>
          <w:sz w:val="22"/>
          <w:szCs w:val="22"/>
          <w:lang w:val="sq-AL"/>
        </w:rPr>
        <w:t xml:space="preserve">selaku </w:t>
      </w:r>
      <w:r w:rsidRPr="00774E7C">
        <w:rPr>
          <w:b/>
          <w:sz w:val="22"/>
          <w:szCs w:val="22"/>
          <w:lang w:val="sq-AL"/>
        </w:rPr>
        <w:t>Direktur</w:t>
      </w:r>
      <w:r w:rsidRPr="00774E7C">
        <w:rPr>
          <w:sz w:val="22"/>
          <w:szCs w:val="22"/>
          <w:lang w:val="sq-AL"/>
        </w:rPr>
        <w:t xml:space="preserve">, sehingga sah dan berwenang bertindak untuk dan atas nama </w:t>
      </w:r>
      <w:r w:rsidR="008B6F89" w:rsidRPr="00774E7C">
        <w:rPr>
          <w:sz w:val="22"/>
          <w:szCs w:val="22"/>
          <w:lang w:val="sq-AL"/>
        </w:rPr>
        <w:t xml:space="preserve">PT Lippo General Insurance Tbk </w:t>
      </w:r>
      <w:r w:rsidRPr="00774E7C">
        <w:rPr>
          <w:sz w:val="22"/>
          <w:szCs w:val="22"/>
          <w:lang w:val="sq-AL"/>
        </w:rPr>
        <w:t>(selanjutnya disebut “</w:t>
      </w:r>
      <w:r w:rsidR="00DC2AD6">
        <w:rPr>
          <w:b/>
          <w:sz w:val="22"/>
          <w:szCs w:val="22"/>
          <w:lang w:val="sq-AL"/>
        </w:rPr>
        <w:t>LGI</w:t>
      </w:r>
      <w:r w:rsidRPr="00774E7C">
        <w:rPr>
          <w:sz w:val="22"/>
          <w:szCs w:val="22"/>
          <w:lang w:val="sq-AL"/>
        </w:rPr>
        <w:t>”)</w:t>
      </w:r>
      <w:r w:rsidR="00492154" w:rsidRPr="00774E7C">
        <w:rPr>
          <w:sz w:val="22"/>
          <w:szCs w:val="22"/>
          <w:lang w:val="sq-AL"/>
        </w:rPr>
        <w:t>;</w:t>
      </w:r>
      <w:r w:rsidRPr="00774E7C">
        <w:rPr>
          <w:sz w:val="22"/>
          <w:szCs w:val="22"/>
          <w:lang w:val="sq-AL"/>
        </w:rPr>
        <w:t xml:space="preserve"> dan</w:t>
      </w:r>
    </w:p>
    <w:p w14:paraId="6B09FD3A" w14:textId="77777777" w:rsidR="00492154" w:rsidRPr="00774E7C" w:rsidRDefault="00492154" w:rsidP="00492154">
      <w:pPr>
        <w:rPr>
          <w:lang w:val="sq-AL" w:eastAsia="ar-SA"/>
        </w:rPr>
      </w:pPr>
    </w:p>
    <w:p w14:paraId="30589A23" w14:textId="7009A19E" w:rsidR="00047EBC" w:rsidRPr="008043B3" w:rsidDel="009E6634" w:rsidRDefault="009E6634">
      <w:pPr>
        <w:widowControl w:val="0"/>
        <w:numPr>
          <w:ilvl w:val="0"/>
          <w:numId w:val="76"/>
        </w:numPr>
        <w:spacing w:line="276" w:lineRule="auto"/>
        <w:jc w:val="both"/>
        <w:rPr>
          <w:ins w:id="48" w:author="Andiyan rizaldi" w:date="2025-10-28T12:11:00Z"/>
          <w:del w:id="49" w:author="Yosua Pratama Salikin" w:date="2025-12-26T10:22:00Z" w16du:dateUtc="2025-12-26T03:22:00Z"/>
          <w:rFonts w:ascii="Arial" w:hAnsi="Arial" w:cs="Arial"/>
          <w:b w:val="0"/>
          <w:bCs/>
          <w:szCs w:val="22"/>
          <w:lang w:val="id-ID"/>
          <w:rPrChange w:id="50" w:author="Yosua Pratama Salikin" w:date="2025-12-26T10:30:00Z" w16du:dateUtc="2025-12-26T03:30:00Z">
            <w:rPr>
              <w:ins w:id="51" w:author="Andiyan rizaldi" w:date="2025-10-28T12:11:00Z"/>
              <w:del w:id="52" w:author="Yosua Pratama Salikin" w:date="2025-12-26T10:22:00Z" w16du:dateUtc="2025-12-26T03:22:00Z"/>
              <w:rFonts w:ascii="Arial" w:hAnsi="Arial" w:cs="Arial"/>
              <w:szCs w:val="22"/>
              <w:lang w:val="id-ID"/>
            </w:rPr>
          </w:rPrChange>
        </w:rPr>
      </w:pPr>
      <w:commentRangeStart w:id="53"/>
      <w:ins w:id="54" w:author="Yosua Pratama Salikin" w:date="2025-12-26T10:18:00Z" w16du:dateUtc="2025-12-26T03:18:00Z">
        <w:r>
          <w:rPr>
            <w:rFonts w:ascii="Arial" w:hAnsi="Arial" w:cs="Arial"/>
            <w:szCs w:val="22"/>
            <w:lang w:val="sq-AL"/>
          </w:rPr>
          <w:t>PT DISA PRIMA PRIMA</w:t>
        </w:r>
        <w:r w:rsidRPr="008043B3">
          <w:rPr>
            <w:rFonts w:ascii="Arial" w:hAnsi="Arial" w:cs="Arial"/>
            <w:b w:val="0"/>
            <w:bCs/>
            <w:szCs w:val="22"/>
            <w:lang w:val="sq-AL"/>
            <w:rPrChange w:id="55" w:author="Yosua Pratama Salikin" w:date="2025-12-26T10:30:00Z" w16du:dateUtc="2025-12-26T03:30:00Z">
              <w:rPr>
                <w:rFonts w:ascii="Arial" w:hAnsi="Arial" w:cs="Arial"/>
                <w:szCs w:val="22"/>
                <w:lang w:val="sq-AL"/>
              </w:rPr>
            </w:rPrChange>
          </w:rPr>
          <w:t xml:space="preserve">, adalah pemilik dari </w:t>
        </w:r>
      </w:ins>
      <w:ins w:id="56" w:author="Yosua Pratama Salikin" w:date="2025-12-26T10:19:00Z" w16du:dateUtc="2025-12-26T03:19:00Z">
        <w:r w:rsidRPr="008043B3">
          <w:rPr>
            <w:rFonts w:ascii="Arial" w:hAnsi="Arial" w:cs="Arial"/>
            <w:b w:val="0"/>
            <w:bCs/>
            <w:szCs w:val="22"/>
            <w:lang w:val="sq-AL"/>
            <w:rPrChange w:id="57" w:author="Yosua Pratama Salikin" w:date="2025-12-26T10:30:00Z" w16du:dateUtc="2025-12-26T03:30:00Z">
              <w:rPr>
                <w:rFonts w:ascii="Arial" w:hAnsi="Arial" w:cs="Arial"/>
                <w:szCs w:val="22"/>
                <w:lang w:val="sq-AL"/>
              </w:rPr>
            </w:rPrChange>
          </w:rPr>
          <w:t>Rumah Sakit Dharma Husada yang berkedudukan di Jl. Panjaitan No. 8 – 10</w:t>
        </w:r>
      </w:ins>
      <w:ins w:id="58" w:author="Yosua Pratama Salikin" w:date="2025-12-26T10:20:00Z" w16du:dateUtc="2025-12-26T03:20:00Z">
        <w:r w:rsidRPr="008043B3">
          <w:rPr>
            <w:rFonts w:ascii="Arial" w:hAnsi="Arial" w:cs="Arial"/>
            <w:b w:val="0"/>
            <w:bCs/>
            <w:szCs w:val="22"/>
            <w:lang w:val="sq-AL"/>
            <w:rPrChange w:id="59" w:author="Yosua Pratama Salikin" w:date="2025-12-26T10:30:00Z" w16du:dateUtc="2025-12-26T03:30:00Z">
              <w:rPr>
                <w:rFonts w:ascii="Arial" w:hAnsi="Arial" w:cs="Arial"/>
                <w:szCs w:val="22"/>
                <w:lang w:val="sq-AL"/>
              </w:rPr>
            </w:rPrChange>
          </w:rPr>
          <w:t>, Kelurahan Sukabumi, Kecamatan Mayangan, Kota Probolinggo, Jawa Timur 67218, dalam hal ini diwakili oleh</w:t>
        </w:r>
        <w:r>
          <w:rPr>
            <w:rFonts w:ascii="Arial" w:hAnsi="Arial" w:cs="Arial"/>
            <w:szCs w:val="22"/>
            <w:lang w:val="sq-AL"/>
          </w:rPr>
          <w:t xml:space="preserve"> </w:t>
        </w:r>
      </w:ins>
      <w:del w:id="60" w:author="Yosua Pratama Salikin" w:date="2025-12-26T10:17:00Z" w16du:dateUtc="2025-12-26T03:17:00Z">
        <w:r w:rsidR="00CE60C2" w:rsidRPr="00047EBC" w:rsidDel="009E6634">
          <w:rPr>
            <w:rFonts w:ascii="Arial" w:hAnsi="Arial" w:cs="Arial"/>
            <w:szCs w:val="22"/>
            <w:lang w:val="sq-AL"/>
            <w:rPrChange w:id="61" w:author="Andiyan rizaldi" w:date="2025-10-28T12:11:00Z">
              <w:rPr>
                <w:szCs w:val="22"/>
                <w:lang w:val="sq-AL"/>
              </w:rPr>
            </w:rPrChange>
          </w:rPr>
          <w:delText>PT</w:delText>
        </w:r>
      </w:del>
      <w:ins w:id="62" w:author="User" w:date="2025-10-22T16:36:00Z">
        <w:del w:id="63" w:author="Yosua Pratama Salikin" w:date="2025-12-26T10:17:00Z" w16du:dateUtc="2025-12-26T03:17:00Z">
          <w:r w:rsidR="008C24A7" w:rsidRPr="00047EBC" w:rsidDel="009E6634">
            <w:rPr>
              <w:rFonts w:ascii="Arial" w:hAnsi="Arial" w:cs="Arial"/>
              <w:szCs w:val="22"/>
              <w:lang w:val="sq-AL"/>
              <w:rPrChange w:id="64" w:author="Andiyan rizaldi" w:date="2025-10-28T12:11:00Z">
                <w:rPr>
                  <w:szCs w:val="22"/>
                  <w:lang w:val="sq-AL"/>
                </w:rPr>
              </w:rPrChange>
            </w:rPr>
            <w:delText xml:space="preserve"> </w:delText>
          </w:r>
        </w:del>
      </w:ins>
      <w:ins w:id="65" w:author="Andiyan rizaldi" w:date="2025-10-28T12:10:00Z">
        <w:del w:id="66" w:author="Yosua Pratama Salikin" w:date="2025-12-26T10:17:00Z" w16du:dateUtc="2025-12-26T03:17:00Z">
          <w:r w:rsidR="00047EBC" w:rsidRPr="00047EBC" w:rsidDel="009E6634">
            <w:rPr>
              <w:rFonts w:ascii="Arial" w:hAnsi="Arial" w:cs="Arial"/>
              <w:szCs w:val="22"/>
              <w:lang w:val="sq-AL"/>
              <w:rPrChange w:id="67" w:author="Andiyan rizaldi" w:date="2025-10-28T12:11:00Z">
                <w:rPr>
                  <w:szCs w:val="22"/>
                  <w:lang w:val="sq-AL"/>
                </w:rPr>
              </w:rPrChange>
            </w:rPr>
            <w:delText>DHARMA HUSADA HAF</w:delText>
          </w:r>
          <w:r w:rsidR="00047EBC" w:rsidRPr="00047EBC" w:rsidDel="009E6634">
            <w:rPr>
              <w:rFonts w:ascii="Arial" w:hAnsi="Arial" w:cs="Arial"/>
              <w:b w:val="0"/>
              <w:bCs/>
              <w:szCs w:val="22"/>
              <w:lang w:val="sq-AL"/>
              <w:rPrChange w:id="68" w:author="Andiyan rizaldi" w:date="2025-10-28T12:11:00Z">
                <w:rPr>
                  <w:szCs w:val="22"/>
                  <w:lang w:val="sq-AL"/>
                </w:rPr>
              </w:rPrChange>
            </w:rPr>
            <w:delText xml:space="preserve"> </w:delText>
          </w:r>
        </w:del>
      </w:ins>
      <w:ins w:id="69" w:author="Andiyan rizaldi" w:date="2025-10-28T12:11:00Z">
        <w:del w:id="70" w:author="Yosua Pratama Salikin" w:date="2025-12-26T10:20:00Z" w16du:dateUtc="2025-12-26T03:20:00Z">
          <w:r w:rsidR="00047EBC" w:rsidRPr="00047EBC" w:rsidDel="009E6634">
            <w:rPr>
              <w:rFonts w:ascii="Arial" w:hAnsi="Arial" w:cs="Arial"/>
              <w:b w:val="0"/>
              <w:bCs/>
              <w:szCs w:val="22"/>
              <w:lang w:val="sq-AL"/>
              <w:rPrChange w:id="71" w:author="Andiyan rizaldi" w:date="2025-10-28T12:11:00Z">
                <w:rPr>
                  <w:szCs w:val="22"/>
                  <w:lang w:val="sq-AL"/>
                </w:rPr>
              </w:rPrChange>
            </w:rPr>
            <w:delText xml:space="preserve">diwakili oleh </w:delText>
          </w:r>
        </w:del>
        <w:r w:rsidR="00047EBC" w:rsidRPr="00047EBC">
          <w:rPr>
            <w:rFonts w:ascii="Arial" w:hAnsi="Arial" w:cs="Arial"/>
            <w:b w:val="0"/>
            <w:bCs/>
            <w:szCs w:val="22"/>
            <w:rPrChange w:id="72" w:author="Andiyan rizaldi" w:date="2025-10-28T12:11:00Z">
              <w:rPr>
                <w:rFonts w:ascii="Arial" w:hAnsi="Arial" w:cs="Arial"/>
                <w:bCs/>
                <w:szCs w:val="22"/>
              </w:rPr>
            </w:rPrChange>
          </w:rPr>
          <w:t xml:space="preserve">dr. Sefrina Trisadi, Sp.DVE </w:t>
        </w:r>
      </w:ins>
      <w:ins w:id="73" w:author="Yosua Pratama Salikin" w:date="2025-12-26T10:21:00Z" w16du:dateUtc="2025-12-26T03:21:00Z">
        <w:r w:rsidRPr="00CE5365">
          <w:rPr>
            <w:rFonts w:ascii="Arial" w:hAnsi="Arial" w:cs="Arial"/>
            <w:b w:val="0"/>
            <w:bCs/>
            <w:szCs w:val="22"/>
          </w:rPr>
          <w:t>selaku Direktur</w:t>
        </w:r>
      </w:ins>
      <w:ins w:id="74" w:author="Yosua Pratama Salikin" w:date="2025-12-26T10:22:00Z" w16du:dateUtc="2025-12-26T03:22:00Z">
        <w:r w:rsidRPr="00CE5365">
          <w:rPr>
            <w:rFonts w:ascii="Arial" w:hAnsi="Arial" w:cs="Arial"/>
            <w:b w:val="0"/>
            <w:bCs/>
            <w:szCs w:val="22"/>
          </w:rPr>
          <w:t xml:space="preserve"> berdasarkan </w:t>
        </w:r>
      </w:ins>
      <w:ins w:id="75" w:author="Yosua Pratama Salikin" w:date="2025-12-26T10:28:00Z" w16du:dateUtc="2025-12-26T03:28:00Z">
        <w:del w:id="76" w:author="User" w:date="2026-05-08T10:31:00Z" w16du:dateUtc="2026-05-08T03:31:00Z">
          <w:r w:rsidR="008043B3" w:rsidRPr="00CE5365" w:rsidDel="00CE5365">
            <w:rPr>
              <w:rFonts w:ascii="Arial" w:hAnsi="Arial" w:cs="Arial"/>
              <w:b w:val="0"/>
              <w:bCs/>
              <w:szCs w:val="22"/>
            </w:rPr>
            <w:delText>Surat Keputusan No. 043/DH.HAF/I-KEP/DIR/VII/2025</w:delText>
          </w:r>
        </w:del>
      </w:ins>
      <w:ins w:id="77" w:author="Yosua Pratama Salikin" w:date="2025-12-26T10:29:00Z" w16du:dateUtc="2025-12-26T03:29:00Z">
        <w:del w:id="78" w:author="User" w:date="2026-05-08T10:31:00Z" w16du:dateUtc="2026-05-08T03:31:00Z">
          <w:r w:rsidR="008043B3" w:rsidRPr="00CE5365" w:rsidDel="00CE5365">
            <w:rPr>
              <w:rFonts w:ascii="Arial" w:hAnsi="Arial" w:cs="Arial"/>
              <w:b w:val="0"/>
              <w:bCs/>
              <w:szCs w:val="22"/>
            </w:rPr>
            <w:delText xml:space="preserve"> tanggal 29 Juli 2025</w:delText>
          </w:r>
        </w:del>
      </w:ins>
      <w:ins w:id="79" w:author="User" w:date="2026-05-08T10:31:00Z" w16du:dateUtc="2026-05-08T03:31:00Z">
        <w:r w:rsidR="00CE5365" w:rsidRPr="00CE5365">
          <w:rPr>
            <w:rFonts w:ascii="Arial" w:hAnsi="Arial" w:cs="Arial"/>
            <w:b w:val="0"/>
            <w:bCs/>
            <w:szCs w:val="22"/>
          </w:rPr>
          <w:t>izin operasional Rumah Sakit</w:t>
        </w:r>
      </w:ins>
      <w:ins w:id="80" w:author="User" w:date="2026-05-08T10:32:00Z" w16du:dateUtc="2026-05-08T03:32:00Z">
        <w:r w:rsidR="00CE5365" w:rsidRPr="00CE5365">
          <w:rPr>
            <w:rFonts w:ascii="Arial" w:hAnsi="Arial" w:cs="Arial"/>
            <w:b w:val="0"/>
            <w:bCs/>
            <w:szCs w:val="22"/>
          </w:rPr>
          <w:t xml:space="preserve"> Nomor Induk Berusaha </w:t>
        </w:r>
        <w:r w:rsidR="00CE5365" w:rsidRPr="00CE5365">
          <w:rPr>
            <w:rFonts w:ascii="Arial" w:hAnsi="Arial" w:cs="Arial"/>
            <w:b w:val="0"/>
            <w:bCs/>
            <w:rPrChange w:id="81" w:author="User" w:date="2026-05-08T10:32:00Z" w16du:dateUtc="2026-05-08T03:32:00Z">
              <w:rPr>
                <w:rFonts w:ascii="Aptos Narrow" w:hAnsi="Aptos Narrow"/>
              </w:rPr>
            </w:rPrChange>
          </w:rPr>
          <w:t>0206250019619</w:t>
        </w:r>
        <w:r w:rsidR="00CE5365">
          <w:rPr>
            <w:rFonts w:ascii="Arial" w:hAnsi="Arial" w:cs="Arial"/>
            <w:b w:val="0"/>
            <w:bCs/>
          </w:rPr>
          <w:t xml:space="preserve"> tertanggal 17 Maret 2026 yang diwakili oleh dr. Ifit Bagus Apriantono, M.MR</w:t>
        </w:r>
      </w:ins>
      <w:ins w:id="82" w:author="User" w:date="2026-05-08T10:33:00Z" w16du:dateUtc="2026-05-08T03:33:00Z">
        <w:r w:rsidR="00CE5365">
          <w:rPr>
            <w:rFonts w:ascii="Arial" w:hAnsi="Arial" w:cs="Arial"/>
            <w:b w:val="0"/>
            <w:bCs/>
          </w:rPr>
          <w:t>S sebagai Direktur Rumah Sakit Dharma Husada Probolinggo</w:t>
        </w:r>
      </w:ins>
      <w:ins w:id="83" w:author="Yosua Pratama Salikin" w:date="2025-12-26T10:29:00Z" w16du:dateUtc="2025-12-26T03:29:00Z">
        <w:r w:rsidR="008043B3">
          <w:rPr>
            <w:rFonts w:ascii="Arial" w:hAnsi="Arial" w:cs="Arial"/>
            <w:b w:val="0"/>
            <w:bCs/>
            <w:szCs w:val="22"/>
          </w:rPr>
          <w:t xml:space="preserve">, sehingga berwenang bertindak untuk dan atas nama </w:t>
        </w:r>
      </w:ins>
      <w:ins w:id="84" w:author="Yosua Pratama Salikin" w:date="2025-12-26T10:30:00Z" w16du:dateUtc="2025-12-26T03:30:00Z">
        <w:r w:rsidR="008043B3">
          <w:rPr>
            <w:rFonts w:ascii="Arial" w:hAnsi="Arial" w:cs="Arial"/>
            <w:b w:val="0"/>
            <w:bCs/>
            <w:szCs w:val="22"/>
          </w:rPr>
          <w:t>Rumah Sakit Dharma Husada</w:t>
        </w:r>
      </w:ins>
      <w:ins w:id="85" w:author="User" w:date="2026-05-08T10:33:00Z" w16du:dateUtc="2026-05-08T03:33:00Z">
        <w:r w:rsidR="00CE5365">
          <w:rPr>
            <w:rFonts w:ascii="Arial" w:hAnsi="Arial" w:cs="Arial"/>
            <w:b w:val="0"/>
            <w:bCs/>
            <w:szCs w:val="22"/>
          </w:rPr>
          <w:t xml:space="preserve"> Probolinggo</w:t>
        </w:r>
      </w:ins>
      <w:ins w:id="86" w:author="Yosua Pratama Salikin" w:date="2025-12-26T10:30:00Z" w16du:dateUtc="2025-12-26T03:30:00Z">
        <w:r w:rsidR="008043B3">
          <w:rPr>
            <w:rFonts w:ascii="Arial" w:hAnsi="Arial" w:cs="Arial"/>
            <w:b w:val="0"/>
            <w:bCs/>
            <w:szCs w:val="22"/>
          </w:rPr>
          <w:t xml:space="preserve"> </w:t>
        </w:r>
      </w:ins>
      <w:ins w:id="87" w:author="Andiyan rizaldi" w:date="2025-10-28T12:11:00Z">
        <w:del w:id="88" w:author="Yosua Pratama Salikin" w:date="2025-12-26T10:22:00Z" w16du:dateUtc="2025-12-26T03:22:00Z">
          <w:r w:rsidR="00047EBC" w:rsidRPr="008043B3" w:rsidDel="009E6634">
            <w:rPr>
              <w:rFonts w:ascii="Arial" w:hAnsi="Arial" w:cs="Arial"/>
              <w:b w:val="0"/>
              <w:bCs/>
              <w:szCs w:val="22"/>
              <w:rPrChange w:id="89" w:author="Yosua Pratama Salikin" w:date="2025-12-26T10:30:00Z" w16du:dateUtc="2025-12-26T03:30:00Z">
                <w:rPr>
                  <w:rFonts w:ascii="Arial" w:hAnsi="Arial" w:cs="Arial"/>
                  <w:bCs/>
                  <w:szCs w:val="22"/>
                </w:rPr>
              </w:rPrChange>
            </w:rPr>
            <w:delText xml:space="preserve"> </w:delText>
          </w:r>
          <w:r w:rsidR="00047EBC" w:rsidRPr="008043B3" w:rsidDel="009E6634">
            <w:rPr>
              <w:rFonts w:ascii="Arial" w:hAnsi="Arial" w:cs="Arial"/>
              <w:b w:val="0"/>
              <w:bCs/>
              <w:szCs w:val="22"/>
              <w:rPrChange w:id="90" w:author="Yosua Pratama Salikin" w:date="2025-12-26T10:30:00Z" w16du:dateUtc="2025-12-26T03:30:00Z">
                <w:rPr>
                  <w:rFonts w:ascii="Arial" w:hAnsi="Arial" w:cs="Arial"/>
                  <w:szCs w:val="22"/>
                </w:rPr>
              </w:rPrChange>
            </w:rPr>
            <w:delText xml:space="preserve">didirikan berdasarkan Akta nomor 05, tanggal 05 (Lima) 05 (Mei) 2025 (Dua Ribu Dua Puluh Lima), dibuat dihadapan Rita Sutandio, S.H , Sarjana Hukum, Notaris di Kota Probolinggo, yang telah mendapatkan pengesahan dari Menteri Hukum dan Hak Asasi Manusia Republik Indonesia dengan Surat Keputusannya Nomor AHU-AH.01.09-0235587. Tahun 2025 tertanggal 14 (Empat Belas) 05 (Mei) 2025 (Dua Ribu Dua Puluh Lima) </w:delText>
          </w:r>
          <w:r w:rsidR="00047EBC" w:rsidRPr="008043B3" w:rsidDel="009E6634">
            <w:rPr>
              <w:rFonts w:ascii="Arial" w:hAnsi="Arial" w:cs="Arial"/>
              <w:b w:val="0"/>
              <w:bCs/>
              <w:szCs w:val="22"/>
              <w:rPrChange w:id="91" w:author="Yosua Pratama Salikin" w:date="2025-12-26T10:30:00Z" w16du:dateUtc="2025-12-26T03:30:00Z">
                <w:rPr>
                  <w:rFonts w:ascii="Arial" w:hAnsi="Arial" w:cs="Arial"/>
                  <w:bCs/>
                  <w:szCs w:val="22"/>
                </w:rPr>
              </w:rPrChange>
            </w:rPr>
            <w:delText xml:space="preserve">selaku Badan Usaha pengelola Rumah Sakit </w:delText>
          </w:r>
          <w:r w:rsidR="00047EBC" w:rsidRPr="008043B3" w:rsidDel="009E6634">
            <w:rPr>
              <w:rFonts w:ascii="Arial" w:hAnsi="Arial" w:cs="Arial"/>
              <w:b w:val="0"/>
              <w:bCs/>
              <w:szCs w:val="22"/>
              <w:rPrChange w:id="92" w:author="Yosua Pratama Salikin" w:date="2025-12-26T10:30:00Z" w16du:dateUtc="2025-12-26T03:30:00Z">
                <w:rPr>
                  <w:rFonts w:ascii="Arial" w:hAnsi="Arial" w:cs="Arial"/>
                  <w:szCs w:val="22"/>
                </w:rPr>
              </w:rPrChange>
            </w:rPr>
            <w:delText xml:space="preserve">: </w:delText>
          </w:r>
        </w:del>
      </w:ins>
    </w:p>
    <w:p w14:paraId="521E0E60" w14:textId="76CE90E4" w:rsidR="00047EBC" w:rsidRPr="008043B3" w:rsidDel="009E6634" w:rsidRDefault="00047EBC">
      <w:pPr>
        <w:widowControl w:val="0"/>
        <w:numPr>
          <w:ilvl w:val="0"/>
          <w:numId w:val="76"/>
        </w:numPr>
        <w:spacing w:line="276" w:lineRule="auto"/>
        <w:jc w:val="both"/>
        <w:rPr>
          <w:ins w:id="93" w:author="Andiyan rizaldi" w:date="2025-10-28T12:11:00Z"/>
          <w:del w:id="94" w:author="Yosua Pratama Salikin" w:date="2025-12-26T10:22:00Z" w16du:dateUtc="2025-12-26T03:22:00Z"/>
          <w:rFonts w:ascii="Arial" w:hAnsi="Arial" w:cs="Arial"/>
          <w:b w:val="0"/>
          <w:bCs/>
          <w:color w:val="000000"/>
          <w:lang w:val="it-IT"/>
          <w:rPrChange w:id="95" w:author="Yosua Pratama Salikin" w:date="2025-12-26T10:30:00Z" w16du:dateUtc="2025-12-26T03:30:00Z">
            <w:rPr>
              <w:ins w:id="96" w:author="Andiyan rizaldi" w:date="2025-10-28T12:11:00Z"/>
              <w:del w:id="97" w:author="Yosua Pratama Salikin" w:date="2025-12-26T10:22:00Z" w16du:dateUtc="2025-12-26T03:22:00Z"/>
              <w:rFonts w:ascii="Arial" w:hAnsi="Arial" w:cs="Arial"/>
              <w:color w:val="000000"/>
              <w:lang w:val="it-IT"/>
            </w:rPr>
          </w:rPrChange>
        </w:rPr>
        <w:pPrChange w:id="98" w:author="Yosua Pratama Salikin" w:date="2025-12-26T10:22:00Z" w16du:dateUtc="2025-12-26T03:22:00Z">
          <w:pPr>
            <w:pStyle w:val="ListParagraph"/>
            <w:numPr>
              <w:numId w:val="77"/>
            </w:numPr>
            <w:tabs>
              <w:tab w:val="left" w:pos="360"/>
            </w:tabs>
            <w:spacing w:line="276" w:lineRule="auto"/>
            <w:ind w:left="709" w:hanging="360"/>
            <w:jc w:val="both"/>
          </w:pPr>
        </w:pPrChange>
      </w:pPr>
      <w:ins w:id="99" w:author="Andiyan rizaldi" w:date="2025-10-28T12:11:00Z">
        <w:del w:id="100" w:author="Yosua Pratama Salikin" w:date="2025-12-26T10:22:00Z" w16du:dateUtc="2025-12-26T03:22:00Z">
          <w:r w:rsidRPr="008043B3" w:rsidDel="009E6634">
            <w:rPr>
              <w:rFonts w:ascii="Arial" w:hAnsi="Arial" w:cs="Arial"/>
              <w:b w:val="0"/>
              <w:bCs/>
              <w:rPrChange w:id="101" w:author="Yosua Pratama Salikin" w:date="2025-12-26T10:30:00Z" w16du:dateUtc="2025-12-26T03:30:00Z">
                <w:rPr>
                  <w:rFonts w:ascii="Arial" w:hAnsi="Arial" w:cs="Arial"/>
                  <w:bCs/>
                </w:rPr>
              </w:rPrChange>
            </w:rPr>
            <w:delText xml:space="preserve">Rumah Sakit Dharma Husada Probolinggo </w:delText>
          </w:r>
          <w:r w:rsidRPr="008043B3" w:rsidDel="009E6634">
            <w:rPr>
              <w:rFonts w:ascii="Arial" w:hAnsi="Arial" w:cs="Arial"/>
              <w:b w:val="0"/>
              <w:bCs/>
              <w:color w:val="000000"/>
              <w:lang w:val="it-IT"/>
              <w:rPrChange w:id="102" w:author="Yosua Pratama Salikin" w:date="2025-12-26T10:30:00Z" w16du:dateUtc="2025-12-26T03:30:00Z">
                <w:rPr>
                  <w:rFonts w:ascii="Arial" w:hAnsi="Arial" w:cs="Arial"/>
                  <w:color w:val="000000"/>
                  <w:lang w:val="it-IT"/>
                </w:rPr>
              </w:rPrChange>
            </w:rPr>
            <w:delText xml:space="preserve">dengan izin operasional Rumah Sakit Nomor 446/001/425/117/RS.KELAS D/2021 tertanggal 13 April 2021 diwakili oleh dr. </w:delText>
          </w:r>
          <w:r w:rsidRPr="008043B3" w:rsidDel="009E6634">
            <w:rPr>
              <w:rFonts w:ascii="Arial" w:hAnsi="Arial" w:cs="Arial"/>
              <w:b w:val="0"/>
              <w:bCs/>
              <w:color w:val="000000"/>
              <w:lang w:val="it-IT"/>
            </w:rPr>
            <w:delText xml:space="preserve">Ifit Bagus Apriantono, M.MRS </w:delText>
          </w:r>
          <w:r w:rsidRPr="008043B3" w:rsidDel="009E6634">
            <w:rPr>
              <w:rFonts w:ascii="Arial" w:hAnsi="Arial" w:cs="Arial"/>
              <w:b w:val="0"/>
              <w:bCs/>
              <w:color w:val="000000"/>
              <w:lang w:val="it-IT"/>
              <w:rPrChange w:id="103" w:author="Yosua Pratama Salikin" w:date="2025-12-26T10:30:00Z" w16du:dateUtc="2025-12-26T03:30:00Z">
                <w:rPr>
                  <w:rFonts w:ascii="Arial" w:hAnsi="Arial" w:cs="Arial"/>
                  <w:color w:val="000000"/>
                  <w:lang w:val="it-IT"/>
                </w:rPr>
              </w:rPrChange>
            </w:rPr>
            <w:delText xml:space="preserve">sebagai Direktur Rumah Sakit Dharma Husada yang beralamat di Jl. Soekarno Hatta No. 10 Kota Probolinggo </w:delText>
          </w:r>
        </w:del>
      </w:ins>
    </w:p>
    <w:p w14:paraId="79449AF2" w14:textId="661A54A9" w:rsidR="00CE60C2" w:rsidRPr="00774E7C" w:rsidRDefault="008C24A7">
      <w:pPr>
        <w:widowControl w:val="0"/>
        <w:numPr>
          <w:ilvl w:val="0"/>
          <w:numId w:val="76"/>
        </w:numPr>
        <w:spacing w:line="276" w:lineRule="auto"/>
        <w:jc w:val="both"/>
        <w:rPr>
          <w:szCs w:val="22"/>
        </w:rPr>
        <w:pPrChange w:id="104" w:author="Yosua Pratama Salikin" w:date="2025-12-26T10:22:00Z" w16du:dateUtc="2025-12-26T03:22:00Z">
          <w:pPr>
            <w:pStyle w:val="Heading3"/>
            <w:numPr>
              <w:ilvl w:val="0"/>
              <w:numId w:val="12"/>
            </w:numPr>
            <w:tabs>
              <w:tab w:val="left" w:pos="0"/>
              <w:tab w:val="left" w:pos="567"/>
              <w:tab w:val="left" w:pos="1890"/>
              <w:tab w:val="left" w:pos="2268"/>
              <w:tab w:val="left" w:pos="5103"/>
              <w:tab w:val="left" w:pos="5812"/>
            </w:tabs>
            <w:ind w:left="360" w:hanging="360"/>
          </w:pPr>
        </w:pPrChange>
      </w:pPr>
      <w:ins w:id="105" w:author="User" w:date="2025-10-22T16:36:00Z">
        <w:del w:id="106" w:author="Andiyan rizaldi" w:date="2025-10-28T12:10:00Z">
          <w:r w:rsidRPr="008043B3" w:rsidDel="00047EBC">
            <w:rPr>
              <w:rFonts w:ascii="Arial" w:hAnsi="Arial" w:cs="Arial"/>
              <w:b w:val="0"/>
              <w:bCs/>
              <w:szCs w:val="22"/>
              <w:lang w:val="sq-AL"/>
              <w:rPrChange w:id="107" w:author="Yosua Pratama Salikin" w:date="2025-12-26T10:30:00Z" w16du:dateUtc="2025-12-26T03:30:00Z">
                <w:rPr>
                  <w:szCs w:val="22"/>
                  <w:lang w:val="sq-AL"/>
                </w:rPr>
              </w:rPrChange>
            </w:rPr>
            <w:delText>DISA PRIMA PRIMA</w:delText>
          </w:r>
        </w:del>
      </w:ins>
      <w:del w:id="108" w:author="User" w:date="2025-10-22T16:36:00Z">
        <w:r w:rsidR="00CE60C2" w:rsidRPr="008043B3" w:rsidDel="008C24A7">
          <w:rPr>
            <w:rFonts w:ascii="Arial" w:hAnsi="Arial" w:cs="Arial"/>
            <w:b w:val="0"/>
            <w:bCs/>
            <w:szCs w:val="22"/>
            <w:lang w:val="sq-AL"/>
            <w:rPrChange w:id="109" w:author="Yosua Pratama Salikin" w:date="2025-12-26T10:30:00Z" w16du:dateUtc="2025-12-26T03:30:00Z">
              <w:rPr>
                <w:szCs w:val="22"/>
                <w:lang w:val="sq-AL"/>
              </w:rPr>
            </w:rPrChange>
          </w:rPr>
          <w:delText xml:space="preserve">/YAYASAN </w:delText>
        </w:r>
        <w:r w:rsidR="00CE60C2" w:rsidRPr="008043B3" w:rsidDel="008C24A7">
          <w:rPr>
            <w:rFonts w:ascii="Arial" w:hAnsi="Arial" w:cs="Arial"/>
            <w:b w:val="0"/>
            <w:bCs/>
            <w:szCs w:val="22"/>
            <w:highlight w:val="yellow"/>
            <w:lang w:val="sq-AL"/>
            <w:rPrChange w:id="110" w:author="Yosua Pratama Salikin" w:date="2025-12-26T10:30:00Z" w16du:dateUtc="2025-12-26T03:30:00Z">
              <w:rPr>
                <w:szCs w:val="22"/>
                <w:highlight w:val="yellow"/>
                <w:lang w:val="sq-AL"/>
              </w:rPr>
            </w:rPrChange>
          </w:rPr>
          <w:delText>…</w:delText>
        </w:r>
      </w:del>
      <w:del w:id="111" w:author="Andiyan rizaldi" w:date="2025-10-28T12:10:00Z">
        <w:r w:rsidR="00CE60C2" w:rsidRPr="008043B3" w:rsidDel="00047EBC">
          <w:rPr>
            <w:rFonts w:ascii="Arial" w:hAnsi="Arial" w:cs="Arial"/>
            <w:b w:val="0"/>
            <w:bCs/>
            <w:szCs w:val="22"/>
            <w:lang w:val="sq-AL"/>
            <w:rPrChange w:id="112" w:author="Yosua Pratama Salikin" w:date="2025-12-26T10:30:00Z" w16du:dateUtc="2025-12-26T03:30:00Z">
              <w:rPr>
                <w:b/>
                <w:szCs w:val="22"/>
                <w:lang w:val="sq-AL"/>
              </w:rPr>
            </w:rPrChange>
          </w:rPr>
          <w:delText>, adalah pemilik dari Rumah Sakit</w:delText>
        </w:r>
      </w:del>
      <w:ins w:id="113" w:author="User" w:date="2025-10-22T16:36:00Z">
        <w:del w:id="114" w:author="Andiyan rizaldi" w:date="2025-10-28T12:10:00Z">
          <w:r w:rsidRPr="008043B3" w:rsidDel="00047EBC">
            <w:rPr>
              <w:rFonts w:ascii="Arial" w:hAnsi="Arial" w:cs="Arial"/>
              <w:b w:val="0"/>
              <w:bCs/>
              <w:szCs w:val="22"/>
              <w:lang w:val="sq-AL"/>
              <w:rPrChange w:id="115" w:author="Yosua Pratama Salikin" w:date="2025-12-26T10:30:00Z" w16du:dateUtc="2025-12-26T03:30:00Z">
                <w:rPr>
                  <w:b/>
                  <w:szCs w:val="22"/>
                  <w:lang w:val="sq-AL"/>
                </w:rPr>
              </w:rPrChange>
            </w:rPr>
            <w:delText xml:space="preserve"> Dharma Husada </w:delText>
          </w:r>
        </w:del>
      </w:ins>
      <w:del w:id="116" w:author="User" w:date="2025-10-22T16:36:00Z">
        <w:r w:rsidR="00CE60C2" w:rsidRPr="008043B3" w:rsidDel="008C24A7">
          <w:rPr>
            <w:rFonts w:ascii="Arial" w:hAnsi="Arial" w:cs="Arial"/>
            <w:b w:val="0"/>
            <w:bCs/>
            <w:szCs w:val="22"/>
            <w:lang w:val="sq-AL"/>
            <w:rPrChange w:id="117" w:author="Yosua Pratama Salikin" w:date="2025-12-26T10:30:00Z" w16du:dateUtc="2025-12-26T03:30:00Z">
              <w:rPr>
                <w:b/>
                <w:szCs w:val="22"/>
                <w:lang w:val="sq-AL"/>
              </w:rPr>
            </w:rPrChange>
          </w:rPr>
          <w:delText xml:space="preserve"> </w:delText>
        </w:r>
        <w:r w:rsidR="00CE60C2" w:rsidRPr="008043B3" w:rsidDel="008C24A7">
          <w:rPr>
            <w:rFonts w:ascii="Arial" w:hAnsi="Arial" w:cs="Arial"/>
            <w:b w:val="0"/>
            <w:bCs/>
            <w:szCs w:val="22"/>
            <w:highlight w:val="yellow"/>
            <w:lang w:val="sq-AL"/>
            <w:rPrChange w:id="118" w:author="Yosua Pratama Salikin" w:date="2025-12-26T10:30:00Z" w16du:dateUtc="2025-12-26T03:30:00Z">
              <w:rPr>
                <w:b/>
                <w:szCs w:val="22"/>
                <w:highlight w:val="yellow"/>
                <w:lang w:val="sq-AL"/>
              </w:rPr>
            </w:rPrChange>
          </w:rPr>
          <w:delText>…</w:delText>
        </w:r>
        <w:r w:rsidR="00CE60C2" w:rsidRPr="008043B3" w:rsidDel="008C24A7">
          <w:rPr>
            <w:rFonts w:ascii="Arial" w:hAnsi="Arial" w:cs="Arial"/>
            <w:b w:val="0"/>
            <w:bCs/>
            <w:szCs w:val="22"/>
            <w:lang w:val="sq-AL"/>
            <w:rPrChange w:id="119" w:author="Yosua Pratama Salikin" w:date="2025-12-26T10:30:00Z" w16du:dateUtc="2025-12-26T03:30:00Z">
              <w:rPr>
                <w:b/>
                <w:szCs w:val="22"/>
                <w:lang w:val="sq-AL"/>
              </w:rPr>
            </w:rPrChange>
          </w:rPr>
          <w:delText xml:space="preserve"> </w:delText>
        </w:r>
      </w:del>
      <w:del w:id="120" w:author="Andiyan rizaldi" w:date="2025-10-28T12:10:00Z">
        <w:r w:rsidR="00CE60C2" w:rsidRPr="008043B3" w:rsidDel="00047EBC">
          <w:rPr>
            <w:rFonts w:ascii="Arial" w:hAnsi="Arial" w:cs="Arial"/>
            <w:b w:val="0"/>
            <w:bCs/>
            <w:szCs w:val="22"/>
            <w:lang w:val="sq-AL"/>
            <w:rPrChange w:id="121" w:author="Yosua Pratama Salikin" w:date="2025-12-26T10:30:00Z" w16du:dateUtc="2025-12-26T03:30:00Z">
              <w:rPr>
                <w:b/>
                <w:szCs w:val="22"/>
                <w:lang w:val="sq-AL"/>
              </w:rPr>
            </w:rPrChange>
          </w:rPr>
          <w:delText xml:space="preserve">yang berkedudukan di </w:delText>
        </w:r>
      </w:del>
      <w:ins w:id="122" w:author="User" w:date="2025-10-23T15:21:00Z">
        <w:del w:id="123" w:author="Andiyan rizaldi" w:date="2025-10-28T12:10:00Z">
          <w:r w:rsidR="00E528E8" w:rsidRPr="008043B3" w:rsidDel="00047EBC">
            <w:rPr>
              <w:rFonts w:ascii="Arial" w:hAnsi="Arial" w:cs="Arial"/>
              <w:b w:val="0"/>
              <w:bCs/>
              <w:szCs w:val="22"/>
              <w:highlight w:val="yellow"/>
              <w:lang w:val="sq-AL"/>
              <w:rPrChange w:id="124" w:author="Yosua Pratama Salikin" w:date="2025-12-26T10:30:00Z" w16du:dateUtc="2025-12-26T03:30:00Z">
                <w:rPr>
                  <w:b/>
                  <w:szCs w:val="22"/>
                  <w:highlight w:val="yellow"/>
                  <w:lang w:val="sq-AL"/>
                </w:rPr>
              </w:rPrChange>
            </w:rPr>
            <w:delText>kota probolinggo- jawa timur</w:delText>
          </w:r>
        </w:del>
      </w:ins>
      <w:del w:id="125" w:author="Andiyan rizaldi" w:date="2025-10-28T12:10:00Z">
        <w:r w:rsidR="00CE60C2" w:rsidRPr="008043B3" w:rsidDel="00047EBC">
          <w:rPr>
            <w:rFonts w:ascii="Arial" w:hAnsi="Arial" w:cs="Arial"/>
            <w:b w:val="0"/>
            <w:bCs/>
            <w:szCs w:val="22"/>
            <w:highlight w:val="yellow"/>
            <w:lang w:val="sq-AL"/>
            <w:rPrChange w:id="126" w:author="Yosua Pratama Salikin" w:date="2025-12-26T10:30:00Z" w16du:dateUtc="2025-12-26T03:30:00Z">
              <w:rPr>
                <w:b/>
                <w:szCs w:val="22"/>
                <w:highlight w:val="yellow"/>
                <w:lang w:val="sq-AL"/>
              </w:rPr>
            </w:rPrChange>
          </w:rPr>
          <w:delText>…</w:delText>
        </w:r>
        <w:r w:rsidR="00CE60C2" w:rsidRPr="008043B3" w:rsidDel="00047EBC">
          <w:rPr>
            <w:rFonts w:ascii="Arial" w:hAnsi="Arial" w:cs="Arial"/>
            <w:b w:val="0"/>
            <w:bCs/>
            <w:szCs w:val="22"/>
            <w:lang w:val="sq-AL"/>
            <w:rPrChange w:id="127" w:author="Yosua Pratama Salikin" w:date="2025-12-26T10:30:00Z" w16du:dateUtc="2025-12-26T03:30:00Z">
              <w:rPr>
                <w:b/>
                <w:szCs w:val="22"/>
                <w:lang w:val="sq-AL"/>
              </w:rPr>
            </w:rPrChange>
          </w:rPr>
          <w:delText xml:space="preserve"> – Indonesia, dalam hal ini diwakili oleh </w:delText>
        </w:r>
        <w:r w:rsidR="00CE60C2" w:rsidRPr="008043B3" w:rsidDel="00047EBC">
          <w:rPr>
            <w:rFonts w:ascii="Arial" w:hAnsi="Arial" w:cs="Arial"/>
            <w:b w:val="0"/>
            <w:bCs/>
            <w:szCs w:val="22"/>
            <w:highlight w:val="yellow"/>
            <w:lang w:val="sq-AL"/>
            <w:rPrChange w:id="128" w:author="Yosua Pratama Salikin" w:date="2025-12-26T10:30:00Z" w16du:dateUtc="2025-12-26T03:30:00Z">
              <w:rPr>
                <w:b/>
                <w:szCs w:val="22"/>
                <w:highlight w:val="yellow"/>
                <w:lang w:val="sq-AL"/>
              </w:rPr>
            </w:rPrChange>
          </w:rPr>
          <w:delText>…</w:delText>
        </w:r>
      </w:del>
      <w:ins w:id="129" w:author="User" w:date="2025-10-23T16:08:00Z">
        <w:del w:id="130" w:author="Andiyan rizaldi" w:date="2025-10-28T12:10:00Z">
          <w:r w:rsidR="006F5F45" w:rsidRPr="008043B3" w:rsidDel="00047EBC">
            <w:rPr>
              <w:rFonts w:ascii="Arial" w:hAnsi="Arial" w:cs="Arial"/>
              <w:b w:val="0"/>
              <w:bCs/>
              <w:szCs w:val="22"/>
              <w:lang w:val="sq-AL"/>
              <w:rPrChange w:id="131" w:author="Yosua Pratama Salikin" w:date="2025-12-26T10:30:00Z" w16du:dateUtc="2025-12-26T03:30:00Z">
                <w:rPr>
                  <w:b/>
                  <w:szCs w:val="22"/>
                  <w:lang w:val="sq-AL"/>
                </w:rPr>
              </w:rPrChange>
            </w:rPr>
            <w:delText xml:space="preserve">dr. Ifit Bagus Apriantono, M.MRS </w:delText>
          </w:r>
        </w:del>
      </w:ins>
      <w:del w:id="132" w:author="Andiyan rizaldi" w:date="2025-10-28T12:10:00Z">
        <w:r w:rsidR="00CE60C2" w:rsidRPr="008043B3" w:rsidDel="00047EBC">
          <w:rPr>
            <w:rFonts w:ascii="Arial" w:hAnsi="Arial" w:cs="Arial"/>
            <w:b w:val="0"/>
            <w:bCs/>
            <w:szCs w:val="22"/>
            <w:lang w:val="sq-AL"/>
            <w:rPrChange w:id="133" w:author="Yosua Pratama Salikin" w:date="2025-12-26T10:30:00Z" w16du:dateUtc="2025-12-26T03:30:00Z">
              <w:rPr>
                <w:b/>
                <w:szCs w:val="22"/>
                <w:lang w:val="sq-AL"/>
              </w:rPr>
            </w:rPrChange>
          </w:rPr>
          <w:delText xml:space="preserve"> selaku </w:delText>
        </w:r>
      </w:del>
      <w:ins w:id="134" w:author="User" w:date="2025-10-23T16:08:00Z">
        <w:del w:id="135" w:author="Andiyan rizaldi" w:date="2025-10-28T12:10:00Z">
          <w:r w:rsidR="006F5F45" w:rsidRPr="008043B3" w:rsidDel="00047EBC">
            <w:rPr>
              <w:rFonts w:ascii="Arial" w:hAnsi="Arial" w:cs="Arial"/>
              <w:b w:val="0"/>
              <w:bCs/>
              <w:szCs w:val="22"/>
              <w:highlight w:val="yellow"/>
              <w:lang w:val="sq-AL"/>
              <w:rPrChange w:id="136" w:author="Yosua Pratama Salikin" w:date="2025-12-26T10:30:00Z" w16du:dateUtc="2025-12-26T03:30:00Z">
                <w:rPr>
                  <w:b/>
                  <w:bCs/>
                  <w:szCs w:val="22"/>
                  <w:highlight w:val="yellow"/>
                  <w:lang w:val="sq-AL"/>
                </w:rPr>
              </w:rPrChange>
            </w:rPr>
            <w:delText xml:space="preserve"> </w:delText>
          </w:r>
        </w:del>
      </w:ins>
      <w:ins w:id="137" w:author="User" w:date="2025-10-23T16:09:00Z">
        <w:del w:id="138" w:author="Andiyan rizaldi" w:date="2025-10-28T12:10:00Z">
          <w:r w:rsidR="006F5F45" w:rsidRPr="008043B3" w:rsidDel="00047EBC">
            <w:rPr>
              <w:rFonts w:ascii="Arial" w:hAnsi="Arial" w:cs="Arial"/>
              <w:b w:val="0"/>
              <w:bCs/>
              <w:szCs w:val="22"/>
              <w:lang w:val="sq-AL"/>
              <w:rPrChange w:id="139" w:author="Yosua Pratama Salikin" w:date="2025-12-26T10:30:00Z" w16du:dateUtc="2025-12-26T03:30:00Z">
                <w:rPr>
                  <w:b/>
                  <w:bCs/>
                  <w:szCs w:val="22"/>
                  <w:lang w:val="sq-AL"/>
                </w:rPr>
              </w:rPrChange>
            </w:rPr>
            <w:delText>Direktur Rumah Sakit Dharma Husada</w:delText>
          </w:r>
        </w:del>
      </w:ins>
      <w:del w:id="140" w:author="Andiyan rizaldi" w:date="2025-10-28T12:10:00Z">
        <w:r w:rsidR="008413C1" w:rsidRPr="008043B3" w:rsidDel="00047EBC">
          <w:rPr>
            <w:rFonts w:ascii="Arial" w:hAnsi="Arial" w:cs="Arial"/>
            <w:b w:val="0"/>
            <w:bCs/>
            <w:szCs w:val="22"/>
            <w:highlight w:val="yellow"/>
            <w:lang w:val="sq-AL"/>
            <w:rPrChange w:id="141" w:author="Yosua Pratama Salikin" w:date="2025-12-26T10:30:00Z" w16du:dateUtc="2025-12-26T03:30:00Z">
              <w:rPr>
                <w:b/>
                <w:bCs/>
                <w:szCs w:val="22"/>
                <w:highlight w:val="yellow"/>
                <w:lang w:val="sq-AL"/>
              </w:rPr>
            </w:rPrChange>
          </w:rPr>
          <w:delText>...</w:delText>
        </w:r>
        <w:r w:rsidR="00CE60C2" w:rsidRPr="008043B3" w:rsidDel="00047EBC">
          <w:rPr>
            <w:rFonts w:ascii="Arial" w:hAnsi="Arial" w:cs="Arial"/>
            <w:b w:val="0"/>
            <w:bCs/>
            <w:szCs w:val="22"/>
            <w:lang w:val="sq-AL"/>
            <w:rPrChange w:id="142" w:author="Yosua Pratama Salikin" w:date="2025-12-26T10:30:00Z" w16du:dateUtc="2025-12-26T03:30:00Z">
              <w:rPr>
                <w:b/>
                <w:szCs w:val="22"/>
                <w:lang w:val="sq-AL"/>
              </w:rPr>
            </w:rPrChange>
          </w:rPr>
          <w:delText xml:space="preserve"> berdasarkan </w:delText>
        </w:r>
      </w:del>
      <w:ins w:id="143" w:author="User" w:date="2025-10-23T16:09:00Z">
        <w:del w:id="144" w:author="Andiyan rizaldi" w:date="2025-10-28T12:10:00Z">
          <w:r w:rsidR="006F5F45" w:rsidRPr="008043B3" w:rsidDel="00047EBC">
            <w:rPr>
              <w:rFonts w:ascii="Arial" w:hAnsi="Arial" w:cs="Arial"/>
              <w:b w:val="0"/>
              <w:bCs/>
              <w:szCs w:val="22"/>
              <w:lang w:val="sq-AL"/>
              <w:rPrChange w:id="145" w:author="Yosua Pratama Salikin" w:date="2025-12-26T10:30:00Z" w16du:dateUtc="2025-12-26T03:30:00Z">
                <w:rPr>
                  <w:b/>
                  <w:szCs w:val="22"/>
                  <w:lang w:val="sq-AL"/>
                </w:rPr>
              </w:rPrChange>
            </w:rPr>
            <w:delText xml:space="preserve"> </w:delText>
          </w:r>
        </w:del>
      </w:ins>
      <w:del w:id="146" w:author="Andiyan rizaldi" w:date="2025-10-28T12:10:00Z">
        <w:r w:rsidR="008413C1" w:rsidRPr="008043B3" w:rsidDel="00047EBC">
          <w:rPr>
            <w:rFonts w:ascii="Arial" w:hAnsi="Arial" w:cs="Arial"/>
            <w:b w:val="0"/>
            <w:bCs/>
            <w:szCs w:val="22"/>
            <w:highlight w:val="yellow"/>
            <w:lang w:val="sq-AL"/>
            <w:rPrChange w:id="147" w:author="Yosua Pratama Salikin" w:date="2025-12-26T10:30:00Z" w16du:dateUtc="2025-12-26T03:30:00Z">
              <w:rPr>
                <w:b/>
                <w:szCs w:val="22"/>
                <w:highlight w:val="yellow"/>
                <w:lang w:val="sq-AL"/>
              </w:rPr>
            </w:rPrChange>
          </w:rPr>
          <w:delText>...</w:delText>
        </w:r>
        <w:r w:rsidR="00CE60C2" w:rsidRPr="008043B3" w:rsidDel="00047EBC">
          <w:rPr>
            <w:rFonts w:ascii="Arial" w:hAnsi="Arial" w:cs="Arial"/>
            <w:b w:val="0"/>
            <w:bCs/>
            <w:szCs w:val="22"/>
            <w:lang w:val="sq-AL"/>
            <w:rPrChange w:id="148" w:author="Yosua Pratama Salikin" w:date="2025-12-26T10:30:00Z" w16du:dateUtc="2025-12-26T03:30:00Z">
              <w:rPr>
                <w:b/>
                <w:szCs w:val="22"/>
                <w:lang w:val="sq-AL"/>
              </w:rPr>
            </w:rPrChange>
          </w:rPr>
          <w:delText xml:space="preserve"> No. </w:delText>
        </w:r>
      </w:del>
      <w:ins w:id="149" w:author="User" w:date="2025-10-23T16:12:00Z">
        <w:del w:id="150" w:author="Andiyan rizaldi" w:date="2025-10-28T12:10:00Z">
          <w:r w:rsidR="007113A6" w:rsidRPr="008043B3" w:rsidDel="00047EBC">
            <w:rPr>
              <w:rFonts w:ascii="Arial" w:hAnsi="Arial" w:cs="Arial"/>
              <w:b w:val="0"/>
              <w:bCs/>
              <w:szCs w:val="22"/>
              <w:lang w:val="sq-AL"/>
              <w:rPrChange w:id="151" w:author="Yosua Pratama Salikin" w:date="2025-12-26T10:30:00Z" w16du:dateUtc="2025-12-26T03:30:00Z">
                <w:rPr>
                  <w:b/>
                  <w:szCs w:val="22"/>
                  <w:lang w:val="sq-AL"/>
                </w:rPr>
              </w:rPrChange>
            </w:rPr>
            <w:delText>057/DPP/I-KEP/DIR/V</w:delText>
          </w:r>
        </w:del>
      </w:ins>
      <w:ins w:id="152" w:author="User" w:date="2025-10-23T16:13:00Z">
        <w:del w:id="153" w:author="Andiyan rizaldi" w:date="2025-10-28T12:10:00Z">
          <w:r w:rsidR="007113A6" w:rsidRPr="008043B3" w:rsidDel="00047EBC">
            <w:rPr>
              <w:rFonts w:ascii="Arial" w:hAnsi="Arial" w:cs="Arial"/>
              <w:b w:val="0"/>
              <w:bCs/>
              <w:szCs w:val="22"/>
              <w:lang w:val="sq-AL"/>
              <w:rPrChange w:id="154" w:author="Yosua Pratama Salikin" w:date="2025-12-26T10:30:00Z" w16du:dateUtc="2025-12-26T03:30:00Z">
                <w:rPr>
                  <w:b/>
                  <w:szCs w:val="22"/>
                  <w:lang w:val="sq-AL"/>
                </w:rPr>
              </w:rPrChange>
            </w:rPr>
            <w:delText xml:space="preserve">II/2025 </w:delText>
          </w:r>
        </w:del>
      </w:ins>
      <w:del w:id="155" w:author="Andiyan rizaldi" w:date="2025-10-28T12:10:00Z">
        <w:r w:rsidR="00CE60C2" w:rsidRPr="008043B3" w:rsidDel="00047EBC">
          <w:rPr>
            <w:rFonts w:ascii="Arial" w:hAnsi="Arial" w:cs="Arial"/>
            <w:b w:val="0"/>
            <w:bCs/>
            <w:szCs w:val="22"/>
            <w:highlight w:val="yellow"/>
            <w:lang w:val="sq-AL"/>
            <w:rPrChange w:id="156" w:author="Yosua Pratama Salikin" w:date="2025-12-26T10:30:00Z" w16du:dateUtc="2025-12-26T03:30:00Z">
              <w:rPr>
                <w:b/>
                <w:szCs w:val="22"/>
                <w:highlight w:val="yellow"/>
                <w:lang w:val="sq-AL"/>
              </w:rPr>
            </w:rPrChange>
          </w:rPr>
          <w:delText>…</w:delText>
        </w:r>
        <w:r w:rsidR="008413C1" w:rsidRPr="008043B3" w:rsidDel="00047EBC">
          <w:rPr>
            <w:rFonts w:ascii="Arial" w:hAnsi="Arial" w:cs="Arial"/>
            <w:b w:val="0"/>
            <w:bCs/>
            <w:szCs w:val="22"/>
            <w:lang w:val="sq-AL"/>
            <w:rPrChange w:id="157" w:author="Yosua Pratama Salikin" w:date="2025-12-26T10:30:00Z" w16du:dateUtc="2025-12-26T03:30:00Z">
              <w:rPr>
                <w:b/>
                <w:szCs w:val="22"/>
                <w:lang w:val="sq-AL"/>
              </w:rPr>
            </w:rPrChange>
          </w:rPr>
          <w:delText xml:space="preserve"> tanggal </w:delText>
        </w:r>
      </w:del>
      <w:ins w:id="158" w:author="User" w:date="2025-10-23T16:13:00Z">
        <w:del w:id="159" w:author="Andiyan rizaldi" w:date="2025-10-28T12:10:00Z">
          <w:r w:rsidR="007113A6" w:rsidRPr="008043B3" w:rsidDel="00047EBC">
            <w:rPr>
              <w:rFonts w:ascii="Arial" w:hAnsi="Arial" w:cs="Arial"/>
              <w:b w:val="0"/>
              <w:bCs/>
              <w:szCs w:val="22"/>
              <w:lang w:val="sq-AL"/>
              <w:rPrChange w:id="160" w:author="Yosua Pratama Salikin" w:date="2025-12-26T10:30:00Z" w16du:dateUtc="2025-12-26T03:30:00Z">
                <w:rPr>
                  <w:b/>
                  <w:szCs w:val="22"/>
                  <w:lang w:val="sq-AL"/>
                </w:rPr>
              </w:rPrChange>
            </w:rPr>
            <w:delText>01 Agustus</w:delText>
          </w:r>
        </w:del>
      </w:ins>
      <w:del w:id="161" w:author="Andiyan rizaldi" w:date="2025-10-28T12:10:00Z">
        <w:r w:rsidR="008413C1" w:rsidRPr="008043B3" w:rsidDel="00047EBC">
          <w:rPr>
            <w:rFonts w:ascii="Arial" w:hAnsi="Arial" w:cs="Arial"/>
            <w:b w:val="0"/>
            <w:bCs/>
            <w:szCs w:val="22"/>
            <w:highlight w:val="yellow"/>
            <w:lang w:val="sq-AL"/>
            <w:rPrChange w:id="162" w:author="Yosua Pratama Salikin" w:date="2025-12-26T10:30:00Z" w16du:dateUtc="2025-12-26T03:30:00Z">
              <w:rPr>
                <w:b/>
                <w:szCs w:val="22"/>
                <w:highlight w:val="yellow"/>
                <w:lang w:val="sq-AL"/>
              </w:rPr>
            </w:rPrChange>
          </w:rPr>
          <w:delText>...</w:delText>
        </w:r>
        <w:r w:rsidR="00CE60C2" w:rsidRPr="008043B3" w:rsidDel="00047EBC">
          <w:rPr>
            <w:rFonts w:ascii="Arial" w:hAnsi="Arial" w:cs="Arial"/>
            <w:b w:val="0"/>
            <w:bCs/>
            <w:szCs w:val="22"/>
            <w:lang w:val="sq-AL"/>
            <w:rPrChange w:id="163" w:author="Yosua Pratama Salikin" w:date="2025-12-26T10:30:00Z" w16du:dateUtc="2025-12-26T03:30:00Z">
              <w:rPr>
                <w:b/>
                <w:szCs w:val="22"/>
                <w:lang w:val="sq-AL"/>
              </w:rPr>
            </w:rPrChange>
          </w:rPr>
          <w:delText xml:space="preserve">, sehingga sah dan berwenang bertindak untuk dan atas nama Rumah Sakit </w:delText>
        </w:r>
      </w:del>
      <w:ins w:id="164" w:author="User" w:date="2025-10-23T16:10:00Z">
        <w:del w:id="165" w:author="Andiyan rizaldi" w:date="2025-10-28T12:10:00Z">
          <w:r w:rsidR="006F5F45" w:rsidRPr="008043B3" w:rsidDel="00047EBC">
            <w:rPr>
              <w:rFonts w:ascii="Arial" w:hAnsi="Arial" w:cs="Arial"/>
              <w:b w:val="0"/>
              <w:bCs/>
              <w:szCs w:val="22"/>
              <w:lang w:val="sq-AL"/>
              <w:rPrChange w:id="166" w:author="Yosua Pratama Salikin" w:date="2025-12-26T10:30:00Z" w16du:dateUtc="2025-12-26T03:30:00Z">
                <w:rPr>
                  <w:b/>
                  <w:szCs w:val="22"/>
                  <w:lang w:val="sq-AL"/>
                </w:rPr>
              </w:rPrChange>
            </w:rPr>
            <w:delText xml:space="preserve">Dharma Husada </w:delText>
          </w:r>
        </w:del>
      </w:ins>
      <w:del w:id="167" w:author="User" w:date="2025-10-23T16:10:00Z">
        <w:r w:rsidR="00CE60C2" w:rsidRPr="008043B3" w:rsidDel="006F5F45">
          <w:rPr>
            <w:rFonts w:ascii="Arial" w:hAnsi="Arial" w:cs="Arial"/>
            <w:b w:val="0"/>
            <w:bCs/>
            <w:szCs w:val="22"/>
            <w:highlight w:val="yellow"/>
            <w:lang w:val="sq-AL"/>
            <w:rPrChange w:id="168" w:author="Yosua Pratama Salikin" w:date="2025-12-26T10:30:00Z" w16du:dateUtc="2025-12-26T03:30:00Z">
              <w:rPr>
                <w:b/>
                <w:szCs w:val="22"/>
                <w:highlight w:val="yellow"/>
                <w:lang w:val="sq-AL"/>
              </w:rPr>
            </w:rPrChange>
          </w:rPr>
          <w:delText>…</w:delText>
        </w:r>
        <w:r w:rsidR="00CE60C2" w:rsidRPr="008043B3" w:rsidDel="006F5F45">
          <w:rPr>
            <w:rFonts w:ascii="Arial" w:hAnsi="Arial" w:cs="Arial"/>
            <w:b w:val="0"/>
            <w:bCs/>
            <w:szCs w:val="22"/>
            <w:lang w:val="sq-AL"/>
            <w:rPrChange w:id="169" w:author="Yosua Pratama Salikin" w:date="2025-12-26T10:30:00Z" w16du:dateUtc="2025-12-26T03:30:00Z">
              <w:rPr>
                <w:b/>
                <w:szCs w:val="22"/>
                <w:lang w:val="sq-AL"/>
              </w:rPr>
            </w:rPrChange>
          </w:rPr>
          <w:delText xml:space="preserve"> </w:delText>
        </w:r>
      </w:del>
      <w:r w:rsidR="00CE60C2" w:rsidRPr="008043B3">
        <w:rPr>
          <w:rFonts w:ascii="Arial" w:hAnsi="Arial" w:cs="Arial"/>
          <w:b w:val="0"/>
          <w:bCs/>
          <w:szCs w:val="22"/>
          <w:rPrChange w:id="170" w:author="Yosua Pratama Salikin" w:date="2025-12-26T10:30:00Z" w16du:dateUtc="2025-12-26T03:30:00Z">
            <w:rPr>
              <w:b/>
              <w:szCs w:val="22"/>
            </w:rPr>
          </w:rPrChange>
        </w:rPr>
        <w:t>(selanjutnya disebut</w:t>
      </w:r>
      <w:r w:rsidR="00CE60C2" w:rsidRPr="008043B3">
        <w:rPr>
          <w:rFonts w:ascii="Arial" w:hAnsi="Arial" w:cs="Arial"/>
          <w:szCs w:val="22"/>
          <w:rPrChange w:id="171" w:author="Yosua Pratama Salikin" w:date="2025-12-26T10:30:00Z" w16du:dateUtc="2025-12-26T03:30:00Z">
            <w:rPr>
              <w:b/>
              <w:szCs w:val="22"/>
            </w:rPr>
          </w:rPrChange>
        </w:rPr>
        <w:t xml:space="preserve"> “</w:t>
      </w:r>
      <w:r w:rsidR="00CE60C2" w:rsidRPr="008043B3">
        <w:rPr>
          <w:rFonts w:ascii="Arial" w:hAnsi="Arial" w:cs="Arial"/>
          <w:szCs w:val="22"/>
          <w:rPrChange w:id="172" w:author="Yosua Pratama Salikin" w:date="2025-12-26T10:30:00Z" w16du:dateUtc="2025-12-26T03:30:00Z">
            <w:rPr>
              <w:szCs w:val="22"/>
            </w:rPr>
          </w:rPrChange>
        </w:rPr>
        <w:t>Rumah Sakit</w:t>
      </w:r>
      <w:r w:rsidR="00CE60C2" w:rsidRPr="008043B3">
        <w:rPr>
          <w:rFonts w:ascii="Arial" w:hAnsi="Arial" w:cs="Arial"/>
          <w:szCs w:val="22"/>
          <w:rPrChange w:id="173" w:author="Yosua Pratama Salikin" w:date="2025-12-26T10:30:00Z" w16du:dateUtc="2025-12-26T03:30:00Z">
            <w:rPr>
              <w:b/>
              <w:szCs w:val="22"/>
            </w:rPr>
          </w:rPrChange>
        </w:rPr>
        <w:t>”</w:t>
      </w:r>
      <w:r w:rsidR="00CE60C2" w:rsidRPr="008043B3">
        <w:rPr>
          <w:rFonts w:ascii="Arial" w:hAnsi="Arial" w:cs="Arial"/>
          <w:b w:val="0"/>
          <w:bCs/>
          <w:szCs w:val="22"/>
          <w:rPrChange w:id="174" w:author="Yosua Pratama Salikin" w:date="2025-12-26T10:30:00Z" w16du:dateUtc="2025-12-26T03:30:00Z">
            <w:rPr>
              <w:b/>
              <w:szCs w:val="22"/>
            </w:rPr>
          </w:rPrChange>
        </w:rPr>
        <w:t>).</w:t>
      </w:r>
      <w:commentRangeEnd w:id="53"/>
      <w:r w:rsidR="008043B3" w:rsidRPr="00774E7C">
        <w:rPr>
          <w:rStyle w:val="CommentReference"/>
          <w:sz w:val="22"/>
          <w:szCs w:val="22"/>
        </w:rPr>
        <w:commentReference w:id="53"/>
      </w:r>
    </w:p>
    <w:p w14:paraId="57F91FF0" w14:textId="77777777" w:rsidR="00CE60C2" w:rsidRPr="00774E7C" w:rsidRDefault="00CE60C2" w:rsidP="00CE60C2">
      <w:pPr>
        <w:rPr>
          <w:rFonts w:ascii="Arial" w:hAnsi="Arial" w:cs="Arial"/>
          <w:b w:val="0"/>
          <w:color w:val="000000"/>
          <w:szCs w:val="22"/>
        </w:rPr>
      </w:pPr>
    </w:p>
    <w:p w14:paraId="0B4B14EE" w14:textId="5A6C7473" w:rsidR="00CE60C2" w:rsidRPr="003E7790" w:rsidRDefault="00DC2AD6" w:rsidP="00CE60C2">
      <w:pPr>
        <w:jc w:val="both"/>
        <w:rPr>
          <w:rFonts w:ascii="Arial" w:hAnsi="Arial" w:cs="Arial"/>
          <w:b w:val="0"/>
          <w:color w:val="000000"/>
          <w:szCs w:val="22"/>
          <w:lang w:val="sv-SE"/>
        </w:rPr>
      </w:pPr>
      <w:r w:rsidRPr="003E7790">
        <w:rPr>
          <w:rFonts w:ascii="Arial" w:hAnsi="Arial" w:cs="Arial"/>
          <w:color w:val="000000"/>
          <w:szCs w:val="22"/>
          <w:lang w:val="sv-SE"/>
        </w:rPr>
        <w:t>LGI</w:t>
      </w:r>
      <w:r w:rsidR="00CE60C2" w:rsidRPr="003E7790">
        <w:rPr>
          <w:rFonts w:ascii="Arial" w:hAnsi="Arial" w:cs="Arial"/>
          <w:color w:val="000000"/>
          <w:szCs w:val="22"/>
          <w:lang w:val="sv-SE"/>
        </w:rPr>
        <w:t xml:space="preserve"> </w:t>
      </w:r>
      <w:r w:rsidR="00CE60C2" w:rsidRPr="003E7790">
        <w:rPr>
          <w:rFonts w:ascii="Arial" w:hAnsi="Arial" w:cs="Arial"/>
          <w:b w:val="0"/>
          <w:color w:val="000000"/>
          <w:szCs w:val="22"/>
          <w:lang w:val="sv-SE"/>
        </w:rPr>
        <w:t xml:space="preserve">dan </w:t>
      </w:r>
      <w:r w:rsidR="00CE60C2" w:rsidRPr="003E7790">
        <w:rPr>
          <w:rFonts w:ascii="Arial" w:hAnsi="Arial" w:cs="Arial"/>
          <w:color w:val="000000"/>
          <w:szCs w:val="22"/>
          <w:lang w:val="sv-SE"/>
        </w:rPr>
        <w:t xml:space="preserve">Rumah Sakit </w:t>
      </w:r>
      <w:r w:rsidR="00CE60C2" w:rsidRPr="003E7790">
        <w:rPr>
          <w:rFonts w:ascii="Arial" w:hAnsi="Arial" w:cs="Arial"/>
          <w:b w:val="0"/>
          <w:color w:val="000000"/>
          <w:szCs w:val="22"/>
          <w:lang w:val="sv-SE"/>
        </w:rPr>
        <w:t>secara bersama-sama untuk selanjutnya disebut “</w:t>
      </w:r>
      <w:r w:rsidR="00CE60C2" w:rsidRPr="003E7790">
        <w:rPr>
          <w:rFonts w:ascii="Arial" w:hAnsi="Arial" w:cs="Arial"/>
          <w:color w:val="000000"/>
          <w:szCs w:val="22"/>
          <w:lang w:val="sv-SE"/>
        </w:rPr>
        <w:t>Para Pihak</w:t>
      </w:r>
      <w:r w:rsidR="00CE60C2" w:rsidRPr="003E7790">
        <w:rPr>
          <w:rFonts w:ascii="Arial" w:hAnsi="Arial" w:cs="Arial"/>
          <w:b w:val="0"/>
          <w:color w:val="000000"/>
          <w:szCs w:val="22"/>
          <w:lang w:val="sv-SE"/>
        </w:rPr>
        <w:t>” dan secara sendiri-sendiri disebut juga “</w:t>
      </w:r>
      <w:r w:rsidR="00CE60C2" w:rsidRPr="003E7790">
        <w:rPr>
          <w:rFonts w:ascii="Arial" w:hAnsi="Arial" w:cs="Arial"/>
          <w:color w:val="000000"/>
          <w:szCs w:val="22"/>
          <w:lang w:val="sv-SE"/>
        </w:rPr>
        <w:t>Pihak</w:t>
      </w:r>
      <w:r w:rsidR="00CE60C2" w:rsidRPr="003E7790">
        <w:rPr>
          <w:rFonts w:ascii="Arial" w:hAnsi="Arial" w:cs="Arial"/>
          <w:b w:val="0"/>
          <w:color w:val="000000"/>
          <w:szCs w:val="22"/>
          <w:lang w:val="sv-SE"/>
        </w:rPr>
        <w:t>”, Para Pihak menerangkan hal-hal sebagai berikut:</w:t>
      </w:r>
    </w:p>
    <w:p w14:paraId="5A6EA0A9" w14:textId="77777777" w:rsidR="00CE60C2" w:rsidRPr="00774E7C" w:rsidRDefault="00CE60C2" w:rsidP="00CE60C2">
      <w:pPr>
        <w:ind w:right="36"/>
        <w:jc w:val="both"/>
        <w:rPr>
          <w:rFonts w:ascii="Arial" w:hAnsi="Arial" w:cs="Arial"/>
          <w:b w:val="0"/>
          <w:color w:val="FF0000"/>
          <w:szCs w:val="22"/>
          <w:lang w:val="sv-SE"/>
        </w:rPr>
      </w:pPr>
    </w:p>
    <w:p w14:paraId="528C6E29" w14:textId="27F0B892" w:rsidR="00C46BDC" w:rsidRPr="00774E7C" w:rsidRDefault="00C46BDC" w:rsidP="00C46BDC">
      <w:pPr>
        <w:pStyle w:val="ListParagraph"/>
        <w:numPr>
          <w:ilvl w:val="0"/>
          <w:numId w:val="13"/>
        </w:numPr>
        <w:ind w:left="360" w:right="36"/>
        <w:jc w:val="both"/>
        <w:rPr>
          <w:rFonts w:ascii="Arial" w:hAnsi="Arial" w:cs="Arial"/>
          <w:b w:val="0"/>
          <w:szCs w:val="22"/>
          <w:lang w:val="sv-SE"/>
        </w:rPr>
      </w:pPr>
      <w:r w:rsidRPr="00774E7C">
        <w:rPr>
          <w:rFonts w:ascii="Arial" w:hAnsi="Arial" w:cs="Arial"/>
          <w:b w:val="0"/>
          <w:szCs w:val="22"/>
          <w:lang w:val="sv-SE"/>
        </w:rPr>
        <w:t xml:space="preserve">Bahwa </w:t>
      </w:r>
      <w:r w:rsidR="00DC2AD6">
        <w:rPr>
          <w:rFonts w:ascii="Arial" w:hAnsi="Arial" w:cs="Arial"/>
          <w:b w:val="0"/>
          <w:szCs w:val="22"/>
          <w:lang w:val="sv-SE"/>
        </w:rPr>
        <w:t>LGI</w:t>
      </w:r>
      <w:r w:rsidRPr="00774E7C">
        <w:rPr>
          <w:rFonts w:ascii="Arial" w:hAnsi="Arial" w:cs="Arial"/>
          <w:b w:val="0"/>
          <w:szCs w:val="22"/>
          <w:lang w:val="sv-SE"/>
        </w:rPr>
        <w:t xml:space="preserve"> telah membentuk sebuah program Asuransi Kesehatan yang menyediakan santunan medis tertentu termasuk di</w:t>
      </w:r>
      <w:r w:rsidR="004F533A" w:rsidRPr="00774E7C">
        <w:rPr>
          <w:rFonts w:ascii="Arial" w:hAnsi="Arial" w:cs="Arial"/>
          <w:b w:val="0"/>
          <w:szCs w:val="22"/>
          <w:lang w:val="sv-SE"/>
        </w:rPr>
        <w:t xml:space="preserve"> </w:t>
      </w:r>
      <w:r w:rsidRPr="00774E7C">
        <w:rPr>
          <w:rFonts w:ascii="Arial" w:hAnsi="Arial" w:cs="Arial"/>
          <w:b w:val="0"/>
          <w:szCs w:val="22"/>
          <w:lang w:val="sv-SE"/>
        </w:rPr>
        <w:t>dalamnya Santunan Rawat Inap &amp; Bedah (untuk selanjutnya disebut sebagai “</w:t>
      </w:r>
      <w:r w:rsidRPr="00493ABE">
        <w:rPr>
          <w:rFonts w:ascii="Arial" w:hAnsi="Arial" w:cs="Arial"/>
          <w:bCs/>
          <w:szCs w:val="22"/>
          <w:lang w:val="sv-SE"/>
        </w:rPr>
        <w:t>Rawat Inap</w:t>
      </w:r>
      <w:r w:rsidRPr="00774E7C">
        <w:rPr>
          <w:rFonts w:ascii="Arial" w:hAnsi="Arial" w:cs="Arial"/>
          <w:b w:val="0"/>
          <w:szCs w:val="22"/>
          <w:lang w:val="sv-SE"/>
        </w:rPr>
        <w:t>”), Santunan Rawat Jalan (untuk selanjutnya disebut sebagai “</w:t>
      </w:r>
      <w:r w:rsidRPr="00493ABE">
        <w:rPr>
          <w:rFonts w:ascii="Arial" w:hAnsi="Arial" w:cs="Arial"/>
          <w:bCs/>
          <w:szCs w:val="22"/>
          <w:lang w:val="sv-SE"/>
        </w:rPr>
        <w:t>Rawat Jalan</w:t>
      </w:r>
      <w:r w:rsidRPr="00774E7C">
        <w:rPr>
          <w:rFonts w:ascii="Arial" w:hAnsi="Arial" w:cs="Arial"/>
          <w:b w:val="0"/>
          <w:szCs w:val="22"/>
          <w:lang w:val="sv-SE"/>
        </w:rPr>
        <w:t xml:space="preserve">”), </w:t>
      </w:r>
      <w:r w:rsidR="00142D06" w:rsidRPr="00774E7C">
        <w:rPr>
          <w:rFonts w:ascii="Arial" w:hAnsi="Arial" w:cs="Arial"/>
          <w:b w:val="0"/>
          <w:szCs w:val="22"/>
          <w:lang w:val="sv-SE"/>
        </w:rPr>
        <w:t>Santunan Rawat Gigi (untuk selanjutnya disebut sebagai “</w:t>
      </w:r>
      <w:r w:rsidR="00142D06" w:rsidRPr="00493ABE">
        <w:rPr>
          <w:rFonts w:ascii="Arial" w:hAnsi="Arial" w:cs="Arial"/>
          <w:bCs/>
          <w:szCs w:val="22"/>
          <w:lang w:val="sv-SE"/>
        </w:rPr>
        <w:t>Rawat Gigi</w:t>
      </w:r>
      <w:r w:rsidR="00142D06" w:rsidRPr="00774E7C">
        <w:rPr>
          <w:rFonts w:ascii="Arial" w:hAnsi="Arial" w:cs="Arial"/>
          <w:b w:val="0"/>
          <w:szCs w:val="22"/>
          <w:lang w:val="sv-SE"/>
        </w:rPr>
        <w:t xml:space="preserve">”), </w:t>
      </w:r>
      <w:r w:rsidRPr="00774E7C">
        <w:rPr>
          <w:rFonts w:ascii="Arial" w:hAnsi="Arial" w:cs="Arial"/>
          <w:b w:val="0"/>
          <w:szCs w:val="22"/>
          <w:lang w:val="sv-SE"/>
        </w:rPr>
        <w:t xml:space="preserve">serta </w:t>
      </w:r>
      <w:r w:rsidRPr="00774E7C">
        <w:rPr>
          <w:rFonts w:ascii="Arial" w:hAnsi="Arial" w:cs="Arial"/>
          <w:b w:val="0"/>
          <w:i/>
          <w:szCs w:val="22"/>
          <w:lang w:val="sv-SE"/>
        </w:rPr>
        <w:t>One Day Care</w:t>
      </w:r>
      <w:r w:rsidRPr="00774E7C">
        <w:rPr>
          <w:rFonts w:ascii="Arial" w:hAnsi="Arial" w:cs="Arial"/>
          <w:b w:val="0"/>
          <w:szCs w:val="22"/>
          <w:lang w:val="sv-SE"/>
        </w:rPr>
        <w:t xml:space="preserve"> kepada pihak-pihak dan</w:t>
      </w:r>
      <w:r w:rsidR="00006AEF" w:rsidRPr="00774E7C">
        <w:rPr>
          <w:rFonts w:ascii="Arial" w:hAnsi="Arial" w:cs="Arial"/>
          <w:b w:val="0"/>
          <w:szCs w:val="22"/>
          <w:lang w:val="sv-SE"/>
        </w:rPr>
        <w:t>/</w:t>
      </w:r>
      <w:r w:rsidRPr="00774E7C">
        <w:rPr>
          <w:rFonts w:ascii="Arial" w:hAnsi="Arial" w:cs="Arial"/>
          <w:b w:val="0"/>
          <w:szCs w:val="22"/>
          <w:lang w:val="sv-SE"/>
        </w:rPr>
        <w:t>atau karyawan-karyawan beserta tanggungannya yang terdaftar sebagai peserta Asuransi Kesehatan tersebut (untuk selanjutnya disebut sebagai “</w:t>
      </w:r>
      <w:r w:rsidRPr="00C13065">
        <w:rPr>
          <w:rFonts w:ascii="Arial" w:hAnsi="Arial" w:cs="Arial"/>
          <w:bCs/>
          <w:szCs w:val="22"/>
          <w:lang w:val="sv-SE"/>
        </w:rPr>
        <w:t>Peserta</w:t>
      </w:r>
      <w:r w:rsidRPr="00774E7C">
        <w:rPr>
          <w:rFonts w:ascii="Arial" w:hAnsi="Arial" w:cs="Arial"/>
          <w:b w:val="0"/>
          <w:szCs w:val="22"/>
          <w:lang w:val="sv-SE"/>
        </w:rPr>
        <w:t xml:space="preserve"> ”).</w:t>
      </w:r>
    </w:p>
    <w:p w14:paraId="706AF422" w14:textId="77777777" w:rsidR="00C46BDC" w:rsidRPr="00774E7C" w:rsidRDefault="00C46BDC" w:rsidP="00C46BDC">
      <w:pPr>
        <w:ind w:right="36"/>
        <w:jc w:val="both"/>
        <w:rPr>
          <w:rFonts w:ascii="Arial" w:hAnsi="Arial" w:cs="Arial"/>
          <w:b w:val="0"/>
          <w:szCs w:val="22"/>
          <w:lang w:val="sv-SE"/>
        </w:rPr>
      </w:pPr>
    </w:p>
    <w:p w14:paraId="5224A301" w14:textId="77CB608A" w:rsidR="00C46BDC" w:rsidRPr="00774E7C" w:rsidRDefault="00C46BDC" w:rsidP="00C46BDC">
      <w:pPr>
        <w:pStyle w:val="ListParagraph"/>
        <w:numPr>
          <w:ilvl w:val="0"/>
          <w:numId w:val="13"/>
        </w:numPr>
        <w:ind w:left="360" w:right="36"/>
        <w:jc w:val="both"/>
        <w:rPr>
          <w:rFonts w:ascii="Arial" w:hAnsi="Arial" w:cs="Arial"/>
          <w:b w:val="0"/>
          <w:szCs w:val="22"/>
          <w:lang w:val="sv-SE"/>
        </w:rPr>
      </w:pPr>
      <w:r w:rsidRPr="00774E7C">
        <w:rPr>
          <w:rFonts w:ascii="Arial" w:hAnsi="Arial" w:cs="Arial"/>
          <w:b w:val="0"/>
          <w:szCs w:val="22"/>
          <w:lang w:val="sv-SE"/>
        </w:rPr>
        <w:t xml:space="preserve">Bahwa </w:t>
      </w:r>
      <w:r w:rsidR="00DC2AD6">
        <w:rPr>
          <w:rFonts w:ascii="Arial" w:hAnsi="Arial" w:cs="Arial"/>
          <w:b w:val="0"/>
          <w:szCs w:val="22"/>
          <w:lang w:val="sv-SE"/>
        </w:rPr>
        <w:t>LGI</w:t>
      </w:r>
      <w:r w:rsidRPr="00774E7C">
        <w:rPr>
          <w:rFonts w:ascii="Arial" w:hAnsi="Arial" w:cs="Arial"/>
          <w:b w:val="0"/>
          <w:szCs w:val="22"/>
          <w:lang w:val="sv-SE"/>
        </w:rPr>
        <w:t xml:space="preserve"> ingin memperoleh Fasilitas Kredit bagi Rawat Inap, Rawat Jalan, </w:t>
      </w:r>
      <w:r w:rsidR="003D195F" w:rsidRPr="00774E7C">
        <w:rPr>
          <w:rFonts w:ascii="Arial" w:hAnsi="Arial" w:cs="Arial"/>
          <w:b w:val="0"/>
          <w:szCs w:val="22"/>
          <w:lang w:val="sv-SE"/>
        </w:rPr>
        <w:t xml:space="preserve">Rawat Gigi </w:t>
      </w:r>
      <w:r w:rsidRPr="00774E7C">
        <w:rPr>
          <w:rFonts w:ascii="Arial" w:hAnsi="Arial" w:cs="Arial"/>
          <w:b w:val="0"/>
          <w:szCs w:val="22"/>
          <w:lang w:val="sv-SE"/>
        </w:rPr>
        <w:t xml:space="preserve">dan </w:t>
      </w:r>
      <w:r w:rsidRPr="00774E7C">
        <w:rPr>
          <w:rFonts w:ascii="Arial" w:hAnsi="Arial" w:cs="Arial"/>
          <w:b w:val="0"/>
          <w:i/>
          <w:szCs w:val="22"/>
          <w:lang w:val="sv-SE"/>
        </w:rPr>
        <w:t>One Day Care</w:t>
      </w:r>
      <w:r w:rsidRPr="00774E7C">
        <w:rPr>
          <w:rFonts w:ascii="Arial" w:hAnsi="Arial" w:cs="Arial"/>
          <w:b w:val="0"/>
          <w:szCs w:val="22"/>
          <w:lang w:val="sv-SE"/>
        </w:rPr>
        <w:t xml:space="preserve"> (untuk selanjutnya disebut sebagai “</w:t>
      </w:r>
      <w:r w:rsidRPr="00493ABE">
        <w:rPr>
          <w:rFonts w:ascii="Arial" w:hAnsi="Arial" w:cs="Arial"/>
          <w:bCs/>
          <w:szCs w:val="22"/>
          <w:lang w:val="sv-SE"/>
        </w:rPr>
        <w:t>Fasilitas Kredit</w:t>
      </w:r>
      <w:r w:rsidRPr="00774E7C">
        <w:rPr>
          <w:rFonts w:ascii="Arial" w:hAnsi="Arial" w:cs="Arial"/>
          <w:b w:val="0"/>
          <w:szCs w:val="22"/>
          <w:lang w:val="sv-SE"/>
        </w:rPr>
        <w:t>”) agar setiap Peserta dapat memperoleh Pelayanan Medis dari Rumah Sakit tanpa diminta pembayaran uang muka dan/atau tagihan lainnya (kecuali ditentukan lain dalam polis) oleh Rumah Sakit atas kuitansi-kuitansi Rawat Inap</w:t>
      </w:r>
      <w:r w:rsidR="003D195F" w:rsidRPr="00774E7C">
        <w:rPr>
          <w:rFonts w:ascii="Arial" w:hAnsi="Arial" w:cs="Arial"/>
          <w:b w:val="0"/>
          <w:szCs w:val="22"/>
          <w:lang w:val="sv-SE"/>
        </w:rPr>
        <w:t>,</w:t>
      </w:r>
      <w:r w:rsidR="00493ABE">
        <w:rPr>
          <w:rFonts w:ascii="Arial" w:hAnsi="Arial" w:cs="Arial"/>
          <w:b w:val="0"/>
          <w:szCs w:val="22"/>
          <w:lang w:val="sv-SE"/>
        </w:rPr>
        <w:t xml:space="preserve"> </w:t>
      </w:r>
      <w:r w:rsidRPr="00774E7C">
        <w:rPr>
          <w:rFonts w:ascii="Arial" w:hAnsi="Arial" w:cs="Arial"/>
          <w:b w:val="0"/>
          <w:szCs w:val="22"/>
          <w:lang w:val="sv-SE"/>
        </w:rPr>
        <w:t>Rawat Jalan</w:t>
      </w:r>
      <w:r w:rsidR="003D195F" w:rsidRPr="00774E7C">
        <w:rPr>
          <w:rFonts w:ascii="Arial" w:hAnsi="Arial" w:cs="Arial"/>
          <w:b w:val="0"/>
          <w:szCs w:val="22"/>
          <w:lang w:val="sv-SE"/>
        </w:rPr>
        <w:t>, atau Rawat Gigi</w:t>
      </w:r>
      <w:r w:rsidRPr="00774E7C">
        <w:rPr>
          <w:rFonts w:ascii="Arial" w:hAnsi="Arial" w:cs="Arial"/>
          <w:b w:val="0"/>
          <w:szCs w:val="22"/>
          <w:lang w:val="sv-SE"/>
        </w:rPr>
        <w:t xml:space="preserve"> serta Pelayanan Medis tersebut.</w:t>
      </w:r>
    </w:p>
    <w:p w14:paraId="628E3182" w14:textId="77777777" w:rsidR="00C46BDC" w:rsidRPr="00774E7C" w:rsidRDefault="00C46BDC" w:rsidP="00C46BDC">
      <w:pPr>
        <w:ind w:right="36"/>
        <w:jc w:val="both"/>
        <w:rPr>
          <w:rFonts w:ascii="Arial" w:hAnsi="Arial" w:cs="Arial"/>
          <w:b w:val="0"/>
          <w:szCs w:val="22"/>
          <w:lang w:val="sv-SE"/>
        </w:rPr>
      </w:pPr>
    </w:p>
    <w:p w14:paraId="040E2165" w14:textId="6C7187FB" w:rsidR="00C46BDC" w:rsidRPr="003E7790" w:rsidRDefault="00C46BDC" w:rsidP="00C46BDC">
      <w:pPr>
        <w:pStyle w:val="ListParagraph"/>
        <w:numPr>
          <w:ilvl w:val="0"/>
          <w:numId w:val="13"/>
        </w:numPr>
        <w:ind w:left="360" w:right="36"/>
        <w:jc w:val="both"/>
        <w:rPr>
          <w:rFonts w:ascii="Arial" w:hAnsi="Arial" w:cs="Arial"/>
          <w:b w:val="0"/>
          <w:color w:val="000000"/>
          <w:szCs w:val="22"/>
        </w:rPr>
      </w:pPr>
      <w:r w:rsidRPr="003E7790">
        <w:rPr>
          <w:rFonts w:ascii="Arial" w:hAnsi="Arial" w:cs="Arial"/>
          <w:b w:val="0"/>
          <w:color w:val="000000"/>
          <w:szCs w:val="22"/>
        </w:rPr>
        <w:t>Bahwa Rumah Sakit bersedia untuk memberikan Fasilitas Kredit Rawat Inap, Rawat Jalan</w:t>
      </w:r>
      <w:r w:rsidR="003D195F" w:rsidRPr="003E7790">
        <w:rPr>
          <w:rFonts w:ascii="Arial" w:hAnsi="Arial" w:cs="Arial"/>
          <w:b w:val="0"/>
          <w:color w:val="000000"/>
          <w:szCs w:val="22"/>
        </w:rPr>
        <w:t>, Rawat Gigi</w:t>
      </w:r>
      <w:r w:rsidRPr="003E7790">
        <w:rPr>
          <w:rFonts w:ascii="Arial" w:hAnsi="Arial" w:cs="Arial"/>
          <w:b w:val="0"/>
          <w:color w:val="000000"/>
          <w:szCs w:val="22"/>
        </w:rPr>
        <w:t xml:space="preserve"> dan </w:t>
      </w:r>
      <w:r w:rsidRPr="003E7790">
        <w:rPr>
          <w:rFonts w:ascii="Arial" w:hAnsi="Arial" w:cs="Arial"/>
          <w:b w:val="0"/>
          <w:i/>
          <w:color w:val="000000"/>
          <w:szCs w:val="22"/>
        </w:rPr>
        <w:t>One Day Care</w:t>
      </w:r>
      <w:r w:rsidRPr="003E7790">
        <w:rPr>
          <w:rFonts w:ascii="Arial" w:hAnsi="Arial" w:cs="Arial"/>
          <w:b w:val="0"/>
          <w:color w:val="000000"/>
          <w:szCs w:val="22"/>
        </w:rPr>
        <w:t xml:space="preserve"> kepada </w:t>
      </w:r>
      <w:r w:rsidR="00DC2AD6" w:rsidRPr="003E7790">
        <w:rPr>
          <w:rFonts w:ascii="Arial" w:hAnsi="Arial" w:cs="Arial"/>
          <w:b w:val="0"/>
          <w:color w:val="000000"/>
          <w:szCs w:val="22"/>
        </w:rPr>
        <w:t>LGI</w:t>
      </w:r>
      <w:r w:rsidRPr="003E7790">
        <w:rPr>
          <w:rFonts w:ascii="Arial" w:hAnsi="Arial" w:cs="Arial"/>
          <w:b w:val="0"/>
          <w:color w:val="000000"/>
          <w:szCs w:val="22"/>
        </w:rPr>
        <w:t>.</w:t>
      </w:r>
    </w:p>
    <w:p w14:paraId="2D23D903" w14:textId="77777777" w:rsidR="00C46BDC" w:rsidRPr="00774E7C" w:rsidRDefault="00C46BDC" w:rsidP="00C46BDC">
      <w:pPr>
        <w:jc w:val="both"/>
        <w:rPr>
          <w:rFonts w:ascii="Arial" w:hAnsi="Arial" w:cs="Arial"/>
          <w:b w:val="0"/>
          <w:color w:val="000000"/>
          <w:szCs w:val="22"/>
        </w:rPr>
      </w:pPr>
    </w:p>
    <w:p w14:paraId="63D094F4" w14:textId="08640BD7" w:rsidR="00AA5243" w:rsidRPr="00774E7C" w:rsidRDefault="00CE60C2" w:rsidP="000A2B16">
      <w:pPr>
        <w:jc w:val="both"/>
        <w:rPr>
          <w:rFonts w:ascii="Arial" w:hAnsi="Arial" w:cs="Arial"/>
          <w:b w:val="0"/>
          <w:color w:val="000000"/>
          <w:szCs w:val="22"/>
          <w:lang w:val="id-ID"/>
        </w:rPr>
      </w:pPr>
      <w:r w:rsidRPr="00774E7C">
        <w:rPr>
          <w:rFonts w:ascii="Arial" w:hAnsi="Arial" w:cs="Arial"/>
          <w:b w:val="0"/>
          <w:color w:val="000000"/>
          <w:szCs w:val="22"/>
          <w:lang w:val="id-ID"/>
        </w:rPr>
        <w:t xml:space="preserve">Sehubungan dengan hal-hal tersebut di atas, </w:t>
      </w:r>
      <w:r w:rsidRPr="003E7790">
        <w:rPr>
          <w:rFonts w:ascii="Arial" w:hAnsi="Arial" w:cs="Arial"/>
          <w:b w:val="0"/>
          <w:color w:val="000000"/>
          <w:szCs w:val="22"/>
          <w:lang w:val="sv-SE"/>
        </w:rPr>
        <w:t xml:space="preserve">Para </w:t>
      </w:r>
      <w:r w:rsidRPr="003E7790">
        <w:rPr>
          <w:rFonts w:ascii="Arial" w:hAnsi="Arial" w:cs="Arial"/>
          <w:b w:val="0"/>
          <w:szCs w:val="22"/>
          <w:lang w:val="sv-SE"/>
        </w:rPr>
        <w:t>P</w:t>
      </w:r>
      <w:r w:rsidRPr="00774E7C">
        <w:rPr>
          <w:rFonts w:ascii="Arial" w:hAnsi="Arial" w:cs="Arial"/>
          <w:b w:val="0"/>
          <w:szCs w:val="22"/>
          <w:lang w:val="id-ID"/>
        </w:rPr>
        <w:t>ihak</w:t>
      </w:r>
      <w:r w:rsidRPr="00774E7C">
        <w:rPr>
          <w:rFonts w:ascii="Arial" w:hAnsi="Arial" w:cs="Arial"/>
          <w:b w:val="0"/>
          <w:color w:val="000000"/>
          <w:szCs w:val="22"/>
          <w:lang w:val="id-ID"/>
        </w:rPr>
        <w:t xml:space="preserve"> dengan ini menyatakan sepakat dan setuju untuk mengadakan Perjanjian (selanjutnya disebut </w:t>
      </w:r>
      <w:r w:rsidRPr="00774E7C">
        <w:rPr>
          <w:rFonts w:ascii="Arial" w:hAnsi="Arial" w:cs="Arial"/>
          <w:color w:val="000000"/>
          <w:szCs w:val="22"/>
          <w:lang w:val="id-ID"/>
        </w:rPr>
        <w:t>“Perjanjian”</w:t>
      </w:r>
      <w:r w:rsidRPr="00774E7C">
        <w:rPr>
          <w:rFonts w:ascii="Arial" w:hAnsi="Arial" w:cs="Arial"/>
          <w:b w:val="0"/>
          <w:color w:val="000000"/>
          <w:szCs w:val="22"/>
          <w:lang w:val="id-ID"/>
        </w:rPr>
        <w:t xml:space="preserve">), dengan syarat-syarat dan ketentuan-ketentuan sebagai berikut: </w:t>
      </w:r>
    </w:p>
    <w:p w14:paraId="7E0152C7" w14:textId="77777777" w:rsidR="00CE60C2" w:rsidRPr="00774E7C" w:rsidRDefault="00CE60C2" w:rsidP="00D17E21">
      <w:pPr>
        <w:spacing w:before="100" w:beforeAutospacing="1"/>
        <w:ind w:right="36"/>
        <w:jc w:val="center"/>
        <w:rPr>
          <w:rFonts w:ascii="Arial" w:hAnsi="Arial" w:cs="Arial"/>
          <w:color w:val="000000"/>
          <w:szCs w:val="22"/>
          <w:lang w:val="sv-SE"/>
        </w:rPr>
      </w:pPr>
      <w:r w:rsidRPr="00774E7C">
        <w:rPr>
          <w:rFonts w:ascii="Arial" w:hAnsi="Arial" w:cs="Arial"/>
          <w:color w:val="000000"/>
          <w:szCs w:val="22"/>
          <w:lang w:val="sv-SE"/>
        </w:rPr>
        <w:t>PASAL 1</w:t>
      </w:r>
    </w:p>
    <w:p w14:paraId="13D19D2C" w14:textId="5182B4CA" w:rsidR="00CE60C2" w:rsidRPr="00774E7C" w:rsidRDefault="00E21E40" w:rsidP="00CE60C2">
      <w:pPr>
        <w:tabs>
          <w:tab w:val="left" w:pos="360"/>
        </w:tabs>
        <w:ind w:right="36"/>
        <w:jc w:val="center"/>
        <w:rPr>
          <w:rFonts w:ascii="Arial" w:hAnsi="Arial" w:cs="Arial"/>
          <w:caps/>
          <w:color w:val="000000"/>
          <w:szCs w:val="22"/>
          <w:lang w:val="id-ID"/>
        </w:rPr>
      </w:pPr>
      <w:r w:rsidRPr="00774E7C">
        <w:rPr>
          <w:rFonts w:ascii="Arial" w:hAnsi="Arial" w:cs="Arial"/>
          <w:caps/>
          <w:color w:val="000000"/>
          <w:szCs w:val="22"/>
          <w:lang w:val="id-ID"/>
        </w:rPr>
        <w:t>DEFINISI</w:t>
      </w:r>
    </w:p>
    <w:p w14:paraId="6B8764A4" w14:textId="77777777" w:rsidR="00CE60C2" w:rsidRPr="00774E7C" w:rsidRDefault="00CE60C2" w:rsidP="00CE60C2">
      <w:pPr>
        <w:ind w:right="36"/>
        <w:jc w:val="both"/>
        <w:rPr>
          <w:rFonts w:ascii="Arial" w:hAnsi="Arial" w:cs="Arial"/>
          <w:b w:val="0"/>
          <w:caps/>
          <w:color w:val="000000"/>
          <w:szCs w:val="22"/>
          <w:u w:val="single"/>
          <w:lang w:val="id-ID"/>
        </w:rPr>
      </w:pPr>
    </w:p>
    <w:p w14:paraId="442CE89B" w14:textId="77777777" w:rsidR="00CE60C2" w:rsidRPr="00774E7C" w:rsidRDefault="00CE60C2" w:rsidP="00CE60C2">
      <w:pPr>
        <w:pStyle w:val="BodyText2"/>
        <w:ind w:right="4"/>
        <w:rPr>
          <w:rFonts w:ascii="Arial" w:hAnsi="Arial" w:cs="Arial"/>
          <w:b w:val="0"/>
          <w:color w:val="000000"/>
          <w:szCs w:val="22"/>
          <w:lang w:val="id-ID"/>
        </w:rPr>
      </w:pPr>
      <w:r w:rsidRPr="00774E7C">
        <w:rPr>
          <w:rFonts w:ascii="Arial" w:hAnsi="Arial" w:cs="Arial"/>
          <w:b w:val="0"/>
          <w:color w:val="000000"/>
          <w:szCs w:val="22"/>
          <w:lang w:val="id-ID"/>
        </w:rPr>
        <w:t xml:space="preserve">Kecuali secara tegas ditentukan lain pada kalimat dalam Perjanjian ini, maka istilah-istilah di bawah memiliki arti sebagai berikut : </w:t>
      </w:r>
    </w:p>
    <w:p w14:paraId="0A1C93CF" w14:textId="2F24A981" w:rsidR="001D1740" w:rsidRPr="00774E7C" w:rsidRDefault="001D1740" w:rsidP="001D1740">
      <w:pPr>
        <w:pStyle w:val="BodyText2"/>
        <w:numPr>
          <w:ilvl w:val="1"/>
          <w:numId w:val="6"/>
        </w:numPr>
        <w:spacing w:before="120" w:after="120"/>
        <w:ind w:left="540" w:right="43" w:hanging="540"/>
        <w:rPr>
          <w:rFonts w:ascii="Arial" w:hAnsi="Arial" w:cs="Arial"/>
          <w:b w:val="0"/>
          <w:szCs w:val="22"/>
          <w:lang w:val="es-ES_tradnl"/>
        </w:rPr>
      </w:pPr>
      <w:r w:rsidRPr="00774E7C">
        <w:rPr>
          <w:rFonts w:ascii="Arial" w:hAnsi="Arial" w:cs="Arial"/>
          <w:szCs w:val="22"/>
          <w:lang w:val="es-ES_tradnl"/>
        </w:rPr>
        <w:t>Peserta</w:t>
      </w:r>
      <w:r w:rsidRPr="00774E7C">
        <w:rPr>
          <w:rFonts w:ascii="Arial" w:hAnsi="Arial" w:cs="Arial"/>
          <w:b w:val="0"/>
          <w:szCs w:val="22"/>
          <w:lang w:val="es-ES_tradnl"/>
        </w:rPr>
        <w:t xml:space="preserve"> adalah pihak-pihak dan/atau karyawan/karyawati dan/atau tanggungannya yang terdaftar sebagai Peserta Asuransi Kesehatan yang diadakan oleh </w:t>
      </w:r>
      <w:r w:rsidR="00DC2AD6">
        <w:rPr>
          <w:rFonts w:ascii="Arial" w:hAnsi="Arial" w:cs="Arial"/>
          <w:b w:val="0"/>
          <w:szCs w:val="22"/>
          <w:lang w:val="es-ES_tradnl"/>
        </w:rPr>
        <w:t>LGI</w:t>
      </w:r>
      <w:r w:rsidRPr="00774E7C">
        <w:rPr>
          <w:rFonts w:ascii="Arial" w:hAnsi="Arial" w:cs="Arial"/>
          <w:b w:val="0"/>
          <w:szCs w:val="22"/>
          <w:lang w:val="es-ES_tradnl"/>
        </w:rPr>
        <w:t>.</w:t>
      </w:r>
    </w:p>
    <w:p w14:paraId="09E4540F" w14:textId="3E473801" w:rsidR="00CE60C2" w:rsidRPr="00774E7C" w:rsidRDefault="00CE60C2" w:rsidP="001162D7">
      <w:pPr>
        <w:pStyle w:val="BodyText2"/>
        <w:numPr>
          <w:ilvl w:val="1"/>
          <w:numId w:val="6"/>
        </w:numPr>
        <w:spacing w:before="120" w:after="120"/>
        <w:ind w:left="540" w:right="43" w:hanging="540"/>
        <w:rPr>
          <w:rFonts w:ascii="Arial" w:hAnsi="Arial" w:cs="Arial"/>
          <w:b w:val="0"/>
          <w:szCs w:val="22"/>
          <w:lang w:val="es-ES_tradnl"/>
        </w:rPr>
      </w:pPr>
      <w:r w:rsidRPr="00774E7C">
        <w:rPr>
          <w:rFonts w:ascii="Arial" w:hAnsi="Arial" w:cs="Arial"/>
          <w:szCs w:val="22"/>
          <w:lang w:val="es-ES_tradnl"/>
        </w:rPr>
        <w:t>Pelayanan Medis</w:t>
      </w:r>
      <w:r w:rsidRPr="00774E7C">
        <w:rPr>
          <w:rFonts w:ascii="Arial" w:hAnsi="Arial" w:cs="Arial"/>
          <w:b w:val="0"/>
          <w:szCs w:val="22"/>
          <w:lang w:val="es-ES_tradnl"/>
        </w:rPr>
        <w:t xml:space="preserve"> adalah </w:t>
      </w:r>
      <w:r w:rsidR="001162D7" w:rsidRPr="00774E7C">
        <w:rPr>
          <w:rFonts w:ascii="Arial" w:hAnsi="Arial" w:cs="Arial"/>
          <w:b w:val="0"/>
          <w:szCs w:val="22"/>
          <w:lang w:val="es-ES_tradnl"/>
        </w:rPr>
        <w:t>jasa medis yang sejalan dengan diagnos</w:t>
      </w:r>
      <w:r w:rsidR="00104E6A" w:rsidRPr="00774E7C">
        <w:rPr>
          <w:rFonts w:ascii="Arial" w:hAnsi="Arial" w:cs="Arial"/>
          <w:b w:val="0"/>
          <w:szCs w:val="22"/>
          <w:lang w:val="es-ES_tradnl"/>
        </w:rPr>
        <w:t>is</w:t>
      </w:r>
      <w:r w:rsidR="001162D7" w:rsidRPr="00774E7C">
        <w:rPr>
          <w:rFonts w:ascii="Arial" w:hAnsi="Arial" w:cs="Arial"/>
          <w:b w:val="0"/>
          <w:szCs w:val="22"/>
          <w:lang w:val="es-ES_tradnl"/>
        </w:rPr>
        <w:t xml:space="preserve"> dan pe</w:t>
      </w:r>
      <w:r w:rsidR="00EE6479" w:rsidRPr="00774E7C">
        <w:rPr>
          <w:rFonts w:ascii="Arial" w:hAnsi="Arial" w:cs="Arial"/>
          <w:b w:val="0"/>
          <w:szCs w:val="22"/>
          <w:lang w:val="es-ES_tradnl"/>
        </w:rPr>
        <w:t>rawatan medis yang lazim untuk k</w:t>
      </w:r>
      <w:r w:rsidR="001162D7" w:rsidRPr="00774E7C">
        <w:rPr>
          <w:rFonts w:ascii="Arial" w:hAnsi="Arial" w:cs="Arial"/>
          <w:b w:val="0"/>
          <w:szCs w:val="22"/>
          <w:lang w:val="es-ES_tradnl"/>
        </w:rPr>
        <w:t xml:space="preserve">etidakmampuan yang </w:t>
      </w:r>
      <w:r w:rsidR="00EE6479" w:rsidRPr="00774E7C">
        <w:rPr>
          <w:rFonts w:ascii="Arial" w:hAnsi="Arial" w:cs="Arial"/>
          <w:b w:val="0"/>
          <w:szCs w:val="22"/>
          <w:lang w:val="es-ES_tradnl"/>
        </w:rPr>
        <w:t>ditanggung, sesuai dengan prakti</w:t>
      </w:r>
      <w:r w:rsidR="001162D7" w:rsidRPr="00774E7C">
        <w:rPr>
          <w:rFonts w:ascii="Arial" w:hAnsi="Arial" w:cs="Arial"/>
          <w:b w:val="0"/>
          <w:szCs w:val="22"/>
          <w:lang w:val="es-ES_tradnl"/>
        </w:rPr>
        <w:t>k kedokteran yang baik</w:t>
      </w:r>
      <w:r w:rsidR="00C8768B" w:rsidRPr="00774E7C">
        <w:rPr>
          <w:rFonts w:ascii="Arial" w:hAnsi="Arial" w:cs="Arial"/>
          <w:b w:val="0"/>
          <w:szCs w:val="22"/>
          <w:lang w:val="es-ES_tradnl"/>
        </w:rPr>
        <w:t xml:space="preserve"> d</w:t>
      </w:r>
      <w:r w:rsidR="001162D7" w:rsidRPr="00774E7C">
        <w:rPr>
          <w:rFonts w:ascii="Arial" w:hAnsi="Arial" w:cs="Arial"/>
          <w:b w:val="0"/>
          <w:szCs w:val="22"/>
          <w:lang w:val="es-ES_tradnl"/>
        </w:rPr>
        <w:t xml:space="preserve">an baku, bukan untuk kenyamanan Peserta atau </w:t>
      </w:r>
      <w:r w:rsidR="001D1740" w:rsidRPr="00774E7C">
        <w:rPr>
          <w:rFonts w:ascii="Arial" w:hAnsi="Arial" w:cs="Arial"/>
          <w:b w:val="0"/>
          <w:szCs w:val="22"/>
          <w:lang w:val="es-ES_tradnl"/>
        </w:rPr>
        <w:t>D</w:t>
      </w:r>
      <w:r w:rsidR="001162D7" w:rsidRPr="00774E7C">
        <w:rPr>
          <w:rFonts w:ascii="Arial" w:hAnsi="Arial" w:cs="Arial"/>
          <w:b w:val="0"/>
          <w:szCs w:val="22"/>
          <w:lang w:val="es-ES_tradnl"/>
        </w:rPr>
        <w:t>okter</w:t>
      </w:r>
      <w:r w:rsidR="0029518C" w:rsidRPr="00774E7C">
        <w:rPr>
          <w:rFonts w:ascii="Arial" w:hAnsi="Arial" w:cs="Arial"/>
          <w:b w:val="0"/>
          <w:szCs w:val="22"/>
          <w:lang w:val="es-ES_tradnl"/>
        </w:rPr>
        <w:t>,</w:t>
      </w:r>
      <w:r w:rsidR="001162D7" w:rsidRPr="00774E7C">
        <w:rPr>
          <w:rFonts w:ascii="Arial" w:hAnsi="Arial" w:cs="Arial"/>
          <w:b w:val="0"/>
          <w:szCs w:val="22"/>
          <w:lang w:val="es-ES_tradnl"/>
        </w:rPr>
        <w:t xml:space="preserve"> dan semua biaya yang dibebankan adalah wajar untuk penanganan suatu </w:t>
      </w:r>
      <w:r w:rsidR="00AC09EB" w:rsidRPr="00774E7C">
        <w:rPr>
          <w:rFonts w:ascii="Arial" w:hAnsi="Arial" w:cs="Arial"/>
          <w:b w:val="0"/>
          <w:szCs w:val="22"/>
          <w:lang w:val="es-ES_tradnl"/>
        </w:rPr>
        <w:t>k</w:t>
      </w:r>
      <w:r w:rsidR="001162D7" w:rsidRPr="00774E7C">
        <w:rPr>
          <w:rFonts w:ascii="Arial" w:hAnsi="Arial" w:cs="Arial"/>
          <w:b w:val="0"/>
          <w:szCs w:val="22"/>
          <w:lang w:val="es-ES_tradnl"/>
        </w:rPr>
        <w:t xml:space="preserve">etidakmampuan tersebut. </w:t>
      </w:r>
    </w:p>
    <w:p w14:paraId="7584A40F" w14:textId="54D11D2A" w:rsidR="00AE1907" w:rsidRPr="006808C4" w:rsidRDefault="00CE60C2" w:rsidP="00AE1907">
      <w:pPr>
        <w:pStyle w:val="BodyText2"/>
        <w:numPr>
          <w:ilvl w:val="1"/>
          <w:numId w:val="6"/>
        </w:numPr>
        <w:spacing w:before="120" w:after="120"/>
        <w:ind w:left="540" w:right="43" w:hanging="540"/>
        <w:rPr>
          <w:rFonts w:ascii="Arial" w:hAnsi="Arial" w:cs="Arial"/>
          <w:b w:val="0"/>
          <w:szCs w:val="22"/>
          <w:lang w:val="es-ES_tradnl"/>
        </w:rPr>
      </w:pPr>
      <w:r w:rsidRPr="00774E7C">
        <w:rPr>
          <w:rFonts w:ascii="Arial" w:hAnsi="Arial" w:cs="Arial"/>
          <w:bCs w:val="0"/>
          <w:szCs w:val="22"/>
          <w:lang w:val="es-ES_tradnl"/>
        </w:rPr>
        <w:t xml:space="preserve">Rawat Inap </w:t>
      </w:r>
      <w:r w:rsidR="00EE6479" w:rsidRPr="00774E7C">
        <w:rPr>
          <w:rFonts w:ascii="Arial" w:hAnsi="Arial" w:cs="Arial"/>
          <w:b w:val="0"/>
          <w:bCs w:val="0"/>
          <w:szCs w:val="22"/>
          <w:lang w:val="es-ES_tradnl"/>
        </w:rPr>
        <w:t xml:space="preserve">adalah </w:t>
      </w:r>
      <w:r w:rsidR="00E206EF" w:rsidRPr="00774E7C">
        <w:rPr>
          <w:rFonts w:ascii="Arial" w:hAnsi="Arial" w:cs="Arial"/>
          <w:b w:val="0"/>
          <w:bCs w:val="0"/>
          <w:szCs w:val="22"/>
          <w:lang w:val="es-ES_tradnl"/>
        </w:rPr>
        <w:t xml:space="preserve">Pelayanan Medis </w:t>
      </w:r>
      <w:r w:rsidRPr="00774E7C">
        <w:rPr>
          <w:rFonts w:ascii="Arial" w:hAnsi="Arial" w:cs="Arial"/>
          <w:b w:val="0"/>
          <w:bCs w:val="0"/>
          <w:szCs w:val="22"/>
          <w:lang w:val="es-ES_tradnl"/>
        </w:rPr>
        <w:t>yang diberikan</w:t>
      </w:r>
      <w:r w:rsidR="00E206EF" w:rsidRPr="00774E7C">
        <w:rPr>
          <w:rFonts w:ascii="Arial" w:hAnsi="Arial" w:cs="Arial"/>
          <w:b w:val="0"/>
          <w:bCs w:val="0"/>
          <w:szCs w:val="22"/>
          <w:lang w:val="es-ES_tradnl"/>
        </w:rPr>
        <w:t xml:space="preserve"> kepada Peserta</w:t>
      </w:r>
      <w:r w:rsidRPr="00774E7C">
        <w:rPr>
          <w:rFonts w:ascii="Arial" w:hAnsi="Arial" w:cs="Arial"/>
          <w:b w:val="0"/>
          <w:bCs w:val="0"/>
          <w:szCs w:val="22"/>
          <w:lang w:val="es-ES_tradnl"/>
        </w:rPr>
        <w:t xml:space="preserve"> minimum dalam waktu 6 (enam) jam berturut-turut, </w:t>
      </w:r>
      <w:r w:rsidR="00DB0146" w:rsidRPr="00774E7C">
        <w:rPr>
          <w:rFonts w:ascii="Arial" w:hAnsi="Arial" w:cs="Arial"/>
          <w:b w:val="0"/>
          <w:bCs w:val="0"/>
          <w:szCs w:val="22"/>
          <w:lang w:val="es-ES_tradnl"/>
        </w:rPr>
        <w:t xml:space="preserve">terdaftar sebagai pasien yang diharuskan untuk menginap karena tidak dapat dilakukan perawatan Rawat Jalan, atau terdapat tindakan pembedahan tanpa menginap, atau tindakan pertolongan pertama pada kasus </w:t>
      </w:r>
      <w:r w:rsidR="0029518C" w:rsidRPr="00774E7C">
        <w:rPr>
          <w:rFonts w:ascii="Arial" w:hAnsi="Arial" w:cs="Arial"/>
          <w:b w:val="0"/>
          <w:bCs w:val="0"/>
          <w:szCs w:val="22"/>
          <w:lang w:val="es-ES_tradnl"/>
        </w:rPr>
        <w:t>k</w:t>
      </w:r>
      <w:r w:rsidR="00DB0146" w:rsidRPr="00774E7C">
        <w:rPr>
          <w:rFonts w:ascii="Arial" w:hAnsi="Arial" w:cs="Arial"/>
          <w:b w:val="0"/>
          <w:bCs w:val="0"/>
          <w:szCs w:val="22"/>
          <w:lang w:val="es-ES_tradnl"/>
        </w:rPr>
        <w:t xml:space="preserve">ecelakaan sesuai dengan indikasi medis yang </w:t>
      </w:r>
      <w:r w:rsidR="00B3337E" w:rsidRPr="00774E7C">
        <w:rPr>
          <w:rFonts w:ascii="Arial" w:hAnsi="Arial" w:cs="Arial"/>
          <w:b w:val="0"/>
          <w:bCs w:val="0"/>
          <w:szCs w:val="22"/>
          <w:lang w:val="es-ES_tradnl"/>
        </w:rPr>
        <w:t>standar</w:t>
      </w:r>
      <w:r w:rsidR="004713A5" w:rsidRPr="00774E7C">
        <w:rPr>
          <w:rFonts w:ascii="Arial" w:hAnsi="Arial" w:cs="Arial"/>
          <w:b w:val="0"/>
          <w:bCs w:val="0"/>
          <w:szCs w:val="22"/>
          <w:lang w:val="es-ES_tradnl"/>
        </w:rPr>
        <w:t xml:space="preserve">. </w:t>
      </w:r>
    </w:p>
    <w:p w14:paraId="7558C7DF" w14:textId="51D91C8B" w:rsidR="006808C4" w:rsidRPr="006808C4" w:rsidRDefault="006808C4" w:rsidP="00AE1907">
      <w:pPr>
        <w:pStyle w:val="BodyText2"/>
        <w:numPr>
          <w:ilvl w:val="1"/>
          <w:numId w:val="6"/>
        </w:numPr>
        <w:spacing w:before="120" w:after="120"/>
        <w:ind w:left="540" w:right="43" w:hanging="540"/>
        <w:rPr>
          <w:rFonts w:ascii="Arial" w:hAnsi="Arial" w:cs="Arial"/>
          <w:b w:val="0"/>
          <w:szCs w:val="22"/>
          <w:lang w:val="es-ES_tradnl"/>
        </w:rPr>
      </w:pPr>
      <w:r>
        <w:rPr>
          <w:rFonts w:ascii="Arial" w:hAnsi="Arial" w:cs="Arial"/>
          <w:bCs w:val="0"/>
          <w:szCs w:val="22"/>
          <w:lang w:val="es-ES_tradnl"/>
        </w:rPr>
        <w:t xml:space="preserve">Rawat Jalan </w:t>
      </w:r>
      <w:r>
        <w:rPr>
          <w:rFonts w:ascii="Arial" w:hAnsi="Arial" w:cs="Arial"/>
          <w:b w:val="0"/>
          <w:bCs w:val="0"/>
          <w:szCs w:val="22"/>
          <w:lang w:val="es-ES_tradnl"/>
        </w:rPr>
        <w:t xml:space="preserve">adalah Pelayanan Medis yang diberikan untuk </w:t>
      </w:r>
      <w:r w:rsidRPr="003E7790">
        <w:rPr>
          <w:rFonts w:ascii="Arial" w:hAnsi="Arial" w:cs="Arial"/>
          <w:b w:val="0"/>
          <w:bCs w:val="0"/>
          <w:szCs w:val="22"/>
          <w:lang w:val="es-ES_tradnl"/>
        </w:rPr>
        <w:t>pemeriksaan kesehatan terhadap diri seseorang yang sakit dan/atau Pelayanan Medis yang kurang dari 6 (enam) jam berturut-turut sebagai akibat dari Penyakit/Luka yang diderita Peserta.</w:t>
      </w:r>
    </w:p>
    <w:p w14:paraId="5F6142A5" w14:textId="4F22A2D6" w:rsidR="00AE1907" w:rsidRPr="00774E7C" w:rsidRDefault="000E04D3" w:rsidP="00394C26">
      <w:pPr>
        <w:pStyle w:val="BodyText2"/>
        <w:numPr>
          <w:ilvl w:val="1"/>
          <w:numId w:val="6"/>
        </w:numPr>
        <w:spacing w:before="120" w:after="120"/>
        <w:ind w:left="540" w:right="43" w:hanging="540"/>
        <w:rPr>
          <w:rFonts w:ascii="Arial" w:hAnsi="Arial" w:cs="Arial"/>
          <w:b w:val="0"/>
          <w:szCs w:val="22"/>
          <w:lang w:val="es-ES_tradnl"/>
        </w:rPr>
      </w:pPr>
      <w:r w:rsidRPr="00774E7C">
        <w:rPr>
          <w:rFonts w:ascii="Arial" w:eastAsia="Arial" w:hAnsi="Arial" w:cs="Arial"/>
          <w:color w:val="000000"/>
          <w:lang w:val="es-ES_tradnl"/>
        </w:rPr>
        <w:t xml:space="preserve">Rawat Gigi </w:t>
      </w:r>
      <w:r w:rsidRPr="00774E7C">
        <w:rPr>
          <w:rFonts w:ascii="Arial" w:eastAsia="Arial" w:hAnsi="Arial" w:cs="Arial"/>
          <w:b w:val="0"/>
          <w:bCs w:val="0"/>
          <w:color w:val="000000"/>
          <w:lang w:val="es-ES_tradnl"/>
        </w:rPr>
        <w:t>adalah</w:t>
      </w:r>
      <w:r w:rsidR="00C00AC9" w:rsidRPr="00774E7C">
        <w:rPr>
          <w:rFonts w:ascii="Arial" w:eastAsia="Arial" w:hAnsi="Arial" w:cs="Arial"/>
          <w:b w:val="0"/>
          <w:bCs w:val="0"/>
          <w:color w:val="000000"/>
          <w:lang w:val="es-ES_tradnl"/>
        </w:rPr>
        <w:t xml:space="preserve"> </w:t>
      </w:r>
      <w:r w:rsidR="00AE1907" w:rsidRPr="00774E7C">
        <w:rPr>
          <w:rFonts w:ascii="Arial" w:eastAsia="Arial" w:hAnsi="Arial" w:cs="Arial"/>
          <w:b w:val="0"/>
          <w:bCs w:val="0"/>
          <w:color w:val="000000"/>
          <w:lang w:val="es-ES_tradnl"/>
        </w:rPr>
        <w:t>Pelayanan Medis yang diberikan kepada Peserta berupa tindakan Perawatan Umum, Perawatan Khusus, dan/atau Perawatan Pencegahan</w:t>
      </w:r>
      <w:r w:rsidR="00C00AC9" w:rsidRPr="00774E7C">
        <w:rPr>
          <w:rFonts w:ascii="Arial" w:eastAsia="Arial" w:hAnsi="Arial" w:cs="Arial"/>
          <w:b w:val="0"/>
          <w:bCs w:val="0"/>
          <w:color w:val="000000"/>
          <w:lang w:val="es-ES_tradnl"/>
        </w:rPr>
        <w:t xml:space="preserve"> yang </w:t>
      </w:r>
      <w:r w:rsidR="00AE1907" w:rsidRPr="00774E7C">
        <w:rPr>
          <w:rFonts w:ascii="Arial" w:eastAsia="Arial" w:hAnsi="Arial" w:cs="Arial"/>
          <w:b w:val="0"/>
          <w:bCs w:val="0"/>
          <w:color w:val="000000"/>
          <w:lang w:val="es-ES_tradnl"/>
        </w:rPr>
        <w:t>dilakukan oleh Dokter Gigi atau Spesialis Bedah Mulut.</w:t>
      </w:r>
    </w:p>
    <w:p w14:paraId="5E7EA511" w14:textId="77777777" w:rsidR="00AE1907" w:rsidRPr="00774E7C" w:rsidRDefault="00AE1907" w:rsidP="00AE1907">
      <w:pPr>
        <w:pStyle w:val="BodyText2"/>
        <w:numPr>
          <w:ilvl w:val="1"/>
          <w:numId w:val="6"/>
        </w:numPr>
        <w:spacing w:before="120" w:after="120"/>
        <w:ind w:left="540" w:right="43" w:hanging="540"/>
        <w:rPr>
          <w:rFonts w:ascii="Arial" w:eastAsia="Arial" w:hAnsi="Arial" w:cs="Arial"/>
          <w:b w:val="0"/>
          <w:bCs w:val="0"/>
          <w:strike/>
          <w:color w:val="000000"/>
          <w:lang w:val="es-ES_tradnl"/>
        </w:rPr>
      </w:pPr>
      <w:r w:rsidRPr="00774E7C">
        <w:rPr>
          <w:rFonts w:ascii="Arial" w:hAnsi="Arial" w:cs="Arial"/>
          <w:i/>
          <w:szCs w:val="22"/>
          <w:lang w:val="es-ES_tradnl"/>
        </w:rPr>
        <w:t xml:space="preserve">One Day Care </w:t>
      </w:r>
      <w:r w:rsidRPr="00774E7C">
        <w:rPr>
          <w:rFonts w:ascii="Arial" w:hAnsi="Arial" w:cs="Arial"/>
          <w:b w:val="0"/>
          <w:szCs w:val="22"/>
          <w:lang w:val="es-ES_tradnl"/>
        </w:rPr>
        <w:t>adalah</w:t>
      </w:r>
      <w:r w:rsidRPr="003E7790">
        <w:rPr>
          <w:rFonts w:ascii="Arial" w:hAnsi="Arial" w:cs="Arial"/>
          <w:b w:val="0"/>
          <w:szCs w:val="22"/>
          <w:lang w:val="sv-SE"/>
        </w:rPr>
        <w:t xml:space="preserve"> Pelayanan Medis yang diberikan kepada Peserta </w:t>
      </w:r>
      <w:r w:rsidRPr="00774E7C">
        <w:rPr>
          <w:rFonts w:ascii="Arial" w:hAnsi="Arial" w:cs="Arial"/>
          <w:b w:val="0"/>
          <w:szCs w:val="22"/>
          <w:lang w:val="es-ES_tradnl"/>
        </w:rPr>
        <w:t>berupa tindakan pembedahan tanpa menginap.</w:t>
      </w:r>
    </w:p>
    <w:p w14:paraId="13F78FD4" w14:textId="6AB13E45" w:rsidR="00AE1907" w:rsidRPr="00774E7C" w:rsidRDefault="00AE1907" w:rsidP="00AE1907">
      <w:pPr>
        <w:pStyle w:val="BodyText2"/>
        <w:numPr>
          <w:ilvl w:val="1"/>
          <w:numId w:val="6"/>
        </w:numPr>
        <w:spacing w:before="120" w:after="120"/>
        <w:ind w:left="540" w:right="43" w:hanging="540"/>
        <w:rPr>
          <w:rFonts w:ascii="Arial" w:eastAsia="Arial" w:hAnsi="Arial" w:cs="Arial"/>
          <w:b w:val="0"/>
          <w:bCs w:val="0"/>
          <w:strike/>
          <w:color w:val="000000"/>
          <w:lang w:val="es-ES_tradnl"/>
        </w:rPr>
      </w:pPr>
      <w:r w:rsidRPr="00774E7C">
        <w:rPr>
          <w:rFonts w:ascii="Arial" w:hAnsi="Arial" w:cs="Arial"/>
          <w:szCs w:val="22"/>
          <w:lang w:val="es-ES_tradnl"/>
        </w:rPr>
        <w:t>Persalinan</w:t>
      </w:r>
      <w:r w:rsidRPr="00774E7C">
        <w:rPr>
          <w:rFonts w:ascii="Arial" w:hAnsi="Arial" w:cs="Arial"/>
          <w:b w:val="0"/>
          <w:szCs w:val="22"/>
          <w:lang w:val="es-ES_tradnl"/>
        </w:rPr>
        <w:t xml:space="preserve"> adalah s</w:t>
      </w:r>
      <w:r w:rsidRPr="00774E7C">
        <w:rPr>
          <w:rFonts w:ascii="Arial" w:hAnsi="Arial" w:cs="Arial"/>
          <w:b w:val="0"/>
          <w:bCs w:val="0"/>
          <w:lang w:val="es-ES_tradnl"/>
        </w:rPr>
        <w:t>etiap sebab atau kondisi yang timbul dari atau selama satu masa</w:t>
      </w:r>
      <w:r w:rsidRPr="00774E7C">
        <w:rPr>
          <w:rFonts w:ascii="Arial" w:hAnsi="Arial" w:cs="Arial"/>
          <w:b w:val="0"/>
          <w:lang w:val="es-ES_tradnl"/>
        </w:rPr>
        <w:t xml:space="preserve"> </w:t>
      </w:r>
      <w:r w:rsidRPr="00774E7C">
        <w:rPr>
          <w:rFonts w:ascii="Arial" w:hAnsi="Arial" w:cs="Arial"/>
          <w:b w:val="0"/>
          <w:bCs w:val="0"/>
          <w:lang w:val="es-ES_tradnl"/>
        </w:rPr>
        <w:t>kehamilan, kelahiran, keguguran, aborsi untuk penyelamatan, atau komplikasi</w:t>
      </w:r>
      <w:r w:rsidRPr="00774E7C">
        <w:rPr>
          <w:rFonts w:ascii="Arial" w:hAnsi="Arial" w:cs="Arial"/>
          <w:b w:val="0"/>
          <w:lang w:val="es-ES_tradnl"/>
        </w:rPr>
        <w:t xml:space="preserve"> </w:t>
      </w:r>
      <w:r w:rsidRPr="00774E7C">
        <w:rPr>
          <w:rFonts w:ascii="Arial" w:hAnsi="Arial" w:cs="Arial"/>
          <w:b w:val="0"/>
          <w:bCs w:val="0"/>
          <w:lang w:val="es-ES_tradnl"/>
        </w:rPr>
        <w:t>yang timbul darinya.</w:t>
      </w:r>
      <w:r w:rsidRPr="00774E7C">
        <w:rPr>
          <w:rFonts w:ascii="Arial" w:hAnsi="Arial" w:cs="Arial"/>
          <w:b w:val="0"/>
          <w:szCs w:val="22"/>
          <w:lang w:val="es-ES_tradnl"/>
        </w:rPr>
        <w:t xml:space="preserve"> </w:t>
      </w:r>
    </w:p>
    <w:p w14:paraId="72690BCA" w14:textId="684E5128" w:rsidR="00AE1907" w:rsidRPr="00774E7C" w:rsidRDefault="00AE1907" w:rsidP="00AE1907">
      <w:pPr>
        <w:pStyle w:val="BodyText2"/>
        <w:numPr>
          <w:ilvl w:val="1"/>
          <w:numId w:val="6"/>
        </w:numPr>
        <w:spacing w:before="120" w:after="120"/>
        <w:ind w:left="540" w:right="43" w:hanging="540"/>
        <w:rPr>
          <w:rFonts w:ascii="Arial" w:eastAsia="Arial" w:hAnsi="Arial" w:cs="Arial"/>
          <w:b w:val="0"/>
          <w:bCs w:val="0"/>
          <w:strike/>
          <w:color w:val="000000"/>
          <w:lang w:val="es-ES_tradnl"/>
        </w:rPr>
      </w:pPr>
      <w:r w:rsidRPr="00774E7C">
        <w:rPr>
          <w:rFonts w:ascii="Arial" w:eastAsia="Arial" w:hAnsi="Arial" w:cs="Arial"/>
          <w:color w:val="000000"/>
          <w:lang w:val="es-ES_tradnl"/>
        </w:rPr>
        <w:t xml:space="preserve">Kartu Peserta </w:t>
      </w:r>
      <w:r w:rsidRPr="00774E7C">
        <w:rPr>
          <w:rFonts w:ascii="Arial" w:eastAsia="Arial" w:hAnsi="Arial" w:cs="Arial"/>
          <w:b w:val="0"/>
          <w:bCs w:val="0"/>
          <w:color w:val="000000"/>
          <w:lang w:val="es-ES_tradnl"/>
        </w:rPr>
        <w:t xml:space="preserve">adalah kartu identitas Peserta yang diterbitkan oleh </w:t>
      </w:r>
      <w:r w:rsidR="00DC2AD6">
        <w:rPr>
          <w:rFonts w:ascii="Arial" w:eastAsia="Arial" w:hAnsi="Arial" w:cs="Arial"/>
          <w:b w:val="0"/>
          <w:bCs w:val="0"/>
          <w:color w:val="000000"/>
          <w:lang w:val="es-ES_tradnl"/>
        </w:rPr>
        <w:t>LGI</w:t>
      </w:r>
      <w:r w:rsidRPr="00774E7C">
        <w:rPr>
          <w:rFonts w:ascii="Arial" w:eastAsia="Arial" w:hAnsi="Arial" w:cs="Arial"/>
          <w:b w:val="0"/>
          <w:bCs w:val="0"/>
          <w:color w:val="000000"/>
          <w:lang w:val="es-ES_tradnl"/>
        </w:rPr>
        <w:t xml:space="preserve"> sebagai alat bukti yang sah atas hak untuk memperoleh Pelayanan Medis di </w:t>
      </w:r>
      <w:r w:rsidR="00653808" w:rsidRPr="00774E7C">
        <w:rPr>
          <w:rFonts w:ascii="Arial" w:eastAsia="Arial" w:hAnsi="Arial" w:cs="Arial"/>
          <w:b w:val="0"/>
          <w:bCs w:val="0"/>
          <w:color w:val="000000"/>
          <w:lang w:val="es-ES_tradnl"/>
        </w:rPr>
        <w:t>Rumah Sakit</w:t>
      </w:r>
      <w:r w:rsidRPr="00774E7C">
        <w:rPr>
          <w:rFonts w:ascii="Arial" w:eastAsia="Arial" w:hAnsi="Arial" w:cs="Arial"/>
          <w:b w:val="0"/>
          <w:bCs w:val="0"/>
          <w:color w:val="000000"/>
          <w:lang w:val="es-ES_tradnl"/>
        </w:rPr>
        <w:t xml:space="preserve"> sesuai dengan manfaat Peserta.</w:t>
      </w:r>
    </w:p>
    <w:p w14:paraId="4CC71139" w14:textId="64A9EF89" w:rsidR="00AE1907" w:rsidRPr="00774E7C" w:rsidRDefault="00AE1907" w:rsidP="00446AC3">
      <w:pPr>
        <w:pStyle w:val="BodyText2"/>
        <w:numPr>
          <w:ilvl w:val="1"/>
          <w:numId w:val="6"/>
        </w:numPr>
        <w:spacing w:before="120" w:after="120"/>
        <w:ind w:left="540" w:right="43" w:hanging="540"/>
        <w:rPr>
          <w:rFonts w:ascii="Arial" w:eastAsia="Arial" w:hAnsi="Arial" w:cs="Arial"/>
          <w:b w:val="0"/>
          <w:bCs w:val="0"/>
          <w:strike/>
          <w:color w:val="000000"/>
          <w:lang w:val="es-ES_tradnl"/>
        </w:rPr>
      </w:pPr>
      <w:r w:rsidRPr="00774E7C">
        <w:rPr>
          <w:rFonts w:ascii="Arial" w:eastAsia="Arial" w:hAnsi="Arial" w:cs="Arial"/>
          <w:color w:val="000000"/>
          <w:lang w:val="es-ES_tradnl"/>
        </w:rPr>
        <w:t>e</w:t>
      </w:r>
      <w:r w:rsidR="00F95063" w:rsidRPr="00774E7C">
        <w:rPr>
          <w:rFonts w:ascii="Arial" w:eastAsia="Arial" w:hAnsi="Arial" w:cs="Arial"/>
          <w:color w:val="000000"/>
          <w:lang w:val="es-ES_tradnl"/>
        </w:rPr>
        <w:t>B</w:t>
      </w:r>
      <w:r w:rsidRPr="00774E7C">
        <w:rPr>
          <w:rFonts w:ascii="Arial" w:eastAsia="Arial" w:hAnsi="Arial" w:cs="Arial"/>
          <w:color w:val="000000"/>
          <w:lang w:val="es-ES_tradnl"/>
        </w:rPr>
        <w:t xml:space="preserve">enefit </w:t>
      </w:r>
      <w:r w:rsidRPr="00774E7C">
        <w:rPr>
          <w:rFonts w:ascii="Arial" w:eastAsia="Arial" w:hAnsi="Arial" w:cs="Arial"/>
          <w:b w:val="0"/>
          <w:bCs w:val="0"/>
          <w:color w:val="000000"/>
          <w:lang w:val="es-ES_tradnl"/>
        </w:rPr>
        <w:t xml:space="preserve">adalah </w:t>
      </w:r>
      <w:r w:rsidRPr="00774E7C">
        <w:rPr>
          <w:rFonts w:ascii="Arial" w:eastAsia="Arial" w:hAnsi="Arial" w:cs="Arial"/>
          <w:b w:val="0"/>
          <w:color w:val="000000"/>
          <w:szCs w:val="22"/>
          <w:lang w:val="es-ES_tradnl"/>
        </w:rPr>
        <w:t xml:space="preserve">aplikasi yang diterbitkan oleh </w:t>
      </w:r>
      <w:r w:rsidR="00DC2AD6">
        <w:rPr>
          <w:rFonts w:ascii="Arial" w:eastAsia="Arial" w:hAnsi="Arial" w:cs="Arial"/>
          <w:b w:val="0"/>
          <w:color w:val="000000"/>
          <w:szCs w:val="22"/>
          <w:lang w:val="es-ES_tradnl"/>
        </w:rPr>
        <w:t>LGI</w:t>
      </w:r>
      <w:r w:rsidRPr="00774E7C">
        <w:rPr>
          <w:rFonts w:ascii="Arial" w:eastAsia="Arial" w:hAnsi="Arial" w:cs="Arial"/>
          <w:b w:val="0"/>
          <w:color w:val="000000"/>
          <w:szCs w:val="22"/>
          <w:lang w:val="es-ES_tradnl"/>
        </w:rPr>
        <w:t xml:space="preserve"> yang dapat diunduh oleh Peserta pada sistem </w:t>
      </w:r>
      <w:r w:rsidRPr="00774E7C">
        <w:rPr>
          <w:rFonts w:ascii="Arial" w:eastAsia="Arial" w:hAnsi="Arial" w:cs="Arial"/>
          <w:b w:val="0"/>
          <w:i/>
          <w:color w:val="000000"/>
          <w:szCs w:val="22"/>
          <w:lang w:val="es-ES_tradnl"/>
        </w:rPr>
        <w:t xml:space="preserve">Android </w:t>
      </w:r>
      <w:r w:rsidRPr="00774E7C">
        <w:rPr>
          <w:rFonts w:ascii="Arial" w:eastAsia="Arial" w:hAnsi="Arial" w:cs="Arial"/>
          <w:b w:val="0"/>
          <w:color w:val="000000"/>
          <w:szCs w:val="22"/>
          <w:lang w:val="es-ES_tradnl"/>
        </w:rPr>
        <w:t>maupun</w:t>
      </w:r>
      <w:r w:rsidRPr="00774E7C">
        <w:rPr>
          <w:rFonts w:ascii="Arial" w:eastAsia="Arial" w:hAnsi="Arial" w:cs="Arial"/>
          <w:b w:val="0"/>
          <w:i/>
          <w:color w:val="000000"/>
          <w:szCs w:val="22"/>
          <w:lang w:val="es-ES_tradnl"/>
        </w:rPr>
        <w:t xml:space="preserve"> IOS </w:t>
      </w:r>
      <w:r w:rsidRPr="00774E7C">
        <w:rPr>
          <w:rFonts w:ascii="Arial" w:eastAsia="Arial" w:hAnsi="Arial" w:cs="Arial"/>
          <w:b w:val="0"/>
          <w:color w:val="000000"/>
          <w:szCs w:val="22"/>
          <w:lang w:val="es-ES_tradnl"/>
        </w:rPr>
        <w:t>sebagai salah satu cara untuk melakukan pendaftaran tanpa menggunakan kartu</w:t>
      </w:r>
      <w:r w:rsidR="0049171D" w:rsidRPr="00774E7C">
        <w:rPr>
          <w:rFonts w:ascii="Arial" w:eastAsia="Arial" w:hAnsi="Arial" w:cs="Arial"/>
          <w:b w:val="0"/>
          <w:color w:val="000000"/>
          <w:szCs w:val="22"/>
          <w:lang w:val="es-ES_tradnl"/>
        </w:rPr>
        <w:t xml:space="preserve"> </w:t>
      </w:r>
      <w:r w:rsidRPr="00774E7C">
        <w:rPr>
          <w:rFonts w:ascii="Arial" w:eastAsia="Arial" w:hAnsi="Arial" w:cs="Arial"/>
          <w:b w:val="0"/>
          <w:color w:val="000000"/>
          <w:szCs w:val="22"/>
          <w:lang w:val="es-ES_tradnl"/>
        </w:rPr>
        <w:t xml:space="preserve">melalui fitur </w:t>
      </w:r>
      <w:r w:rsidRPr="00774E7C">
        <w:rPr>
          <w:rFonts w:ascii="Arial" w:eastAsia="Arial" w:hAnsi="Arial" w:cs="Arial"/>
          <w:b w:val="0"/>
          <w:i/>
          <w:color w:val="000000"/>
          <w:szCs w:val="22"/>
          <w:lang w:val="es-ES_tradnl"/>
        </w:rPr>
        <w:t>Member Card</w:t>
      </w:r>
      <w:r w:rsidRPr="00774E7C">
        <w:rPr>
          <w:rFonts w:ascii="Arial" w:eastAsia="Arial" w:hAnsi="Arial" w:cs="Arial"/>
          <w:b w:val="0"/>
          <w:color w:val="000000"/>
          <w:szCs w:val="22"/>
          <w:lang w:val="es-ES_tradnl"/>
        </w:rPr>
        <w:t xml:space="preserve"> dan Scan QR.</w:t>
      </w:r>
    </w:p>
    <w:p w14:paraId="23616423" w14:textId="1AC283EC" w:rsidR="00AE1907" w:rsidRPr="00774E7C" w:rsidRDefault="00AE1907" w:rsidP="00AE1907">
      <w:pPr>
        <w:numPr>
          <w:ilvl w:val="1"/>
          <w:numId w:val="6"/>
        </w:numPr>
        <w:pBdr>
          <w:top w:val="nil"/>
          <w:left w:val="nil"/>
          <w:bottom w:val="nil"/>
          <w:right w:val="nil"/>
          <w:between w:val="nil"/>
        </w:pBdr>
        <w:spacing w:before="120" w:after="120"/>
        <w:ind w:left="540" w:right="43" w:hanging="540"/>
        <w:jc w:val="both"/>
        <w:rPr>
          <w:rFonts w:ascii="Tahoma" w:eastAsia="Tahoma" w:hAnsi="Tahoma" w:cs="Tahoma"/>
          <w:color w:val="000000"/>
          <w:szCs w:val="22"/>
          <w:lang w:val="es-ES_tradnl"/>
        </w:rPr>
      </w:pPr>
      <w:r w:rsidRPr="00774E7C">
        <w:rPr>
          <w:rFonts w:ascii="Arial" w:eastAsia="Arial" w:hAnsi="Arial" w:cs="Arial"/>
          <w:color w:val="000000"/>
          <w:szCs w:val="22"/>
          <w:lang w:val="es-ES_tradnl"/>
        </w:rPr>
        <w:t xml:space="preserve">Meditap </w:t>
      </w:r>
      <w:r w:rsidRPr="00774E7C">
        <w:rPr>
          <w:rFonts w:ascii="Arial" w:eastAsia="Arial" w:hAnsi="Arial" w:cs="Arial"/>
          <w:b w:val="0"/>
          <w:color w:val="000000"/>
          <w:szCs w:val="22"/>
          <w:lang w:val="es-ES_tradnl"/>
        </w:rPr>
        <w:t xml:space="preserve">adalah </w:t>
      </w:r>
      <w:r w:rsidRPr="00774E7C">
        <w:rPr>
          <w:rFonts w:ascii="Arial" w:eastAsia="Arial" w:hAnsi="Arial" w:cs="Arial"/>
          <w:b w:val="0"/>
          <w:i/>
          <w:color w:val="000000"/>
          <w:szCs w:val="22"/>
          <w:lang w:val="es-ES_tradnl"/>
        </w:rPr>
        <w:t>website</w:t>
      </w:r>
      <w:r w:rsidRPr="00774E7C">
        <w:rPr>
          <w:rFonts w:ascii="Arial" w:eastAsia="Arial" w:hAnsi="Arial" w:cs="Arial"/>
          <w:b w:val="0"/>
          <w:color w:val="000000"/>
          <w:szCs w:val="22"/>
          <w:lang w:val="es-ES_tradnl"/>
        </w:rPr>
        <w:t xml:space="preserve"> </w:t>
      </w:r>
      <w:r w:rsidR="00920E61">
        <w:rPr>
          <w:rFonts w:ascii="Arial" w:eastAsia="Arial" w:hAnsi="Arial" w:cs="Arial"/>
          <w:b w:val="0"/>
          <w:color w:val="000000"/>
          <w:szCs w:val="22"/>
          <w:lang w:val="es-ES_tradnl"/>
        </w:rPr>
        <w:t xml:space="preserve">yang </w:t>
      </w:r>
      <w:r w:rsidRPr="00774E7C">
        <w:rPr>
          <w:rFonts w:ascii="Arial" w:eastAsia="Arial" w:hAnsi="Arial" w:cs="Arial"/>
          <w:b w:val="0"/>
          <w:color w:val="000000"/>
          <w:szCs w:val="22"/>
          <w:lang w:val="es-ES_tradnl"/>
        </w:rPr>
        <w:t xml:space="preserve">dapat diakses </w:t>
      </w:r>
      <w:r w:rsidR="00653808" w:rsidRPr="00774E7C">
        <w:rPr>
          <w:rFonts w:ascii="Arial" w:eastAsia="Arial" w:hAnsi="Arial" w:cs="Arial"/>
          <w:b w:val="0"/>
          <w:bCs/>
          <w:color w:val="000000"/>
          <w:lang w:val="es-ES_tradnl"/>
        </w:rPr>
        <w:t>Rumah Sakit</w:t>
      </w:r>
      <w:r w:rsidR="00653808" w:rsidRPr="00774E7C">
        <w:rPr>
          <w:rFonts w:ascii="Arial" w:eastAsia="Arial" w:hAnsi="Arial" w:cs="Arial"/>
          <w:b w:val="0"/>
          <w:color w:val="000000"/>
          <w:szCs w:val="22"/>
          <w:lang w:val="es-ES_tradnl"/>
        </w:rPr>
        <w:t xml:space="preserve"> </w:t>
      </w:r>
      <w:r w:rsidRPr="00774E7C">
        <w:rPr>
          <w:rFonts w:ascii="Arial" w:eastAsia="Arial" w:hAnsi="Arial" w:cs="Arial"/>
          <w:b w:val="0"/>
          <w:color w:val="000000"/>
          <w:szCs w:val="22"/>
          <w:lang w:val="es-ES_tradnl"/>
        </w:rPr>
        <w:t>dalam melakukan pendaftaran Peserta sampai dengan pengesahan tagihan.</w:t>
      </w:r>
      <w:r w:rsidRPr="00774E7C">
        <w:rPr>
          <w:lang w:val="es-ES_tradnl"/>
        </w:rPr>
        <w:t xml:space="preserve"> </w:t>
      </w:r>
    </w:p>
    <w:p w14:paraId="139F3927" w14:textId="5482452E" w:rsidR="00AE1907" w:rsidRPr="00774E7C" w:rsidRDefault="00AE1907" w:rsidP="00AE1907">
      <w:pPr>
        <w:numPr>
          <w:ilvl w:val="1"/>
          <w:numId w:val="6"/>
        </w:numPr>
        <w:pBdr>
          <w:top w:val="nil"/>
          <w:left w:val="nil"/>
          <w:bottom w:val="nil"/>
          <w:right w:val="nil"/>
          <w:between w:val="nil"/>
        </w:pBdr>
        <w:spacing w:before="120" w:after="120"/>
        <w:ind w:left="540" w:right="43" w:hanging="540"/>
        <w:jc w:val="both"/>
        <w:rPr>
          <w:rFonts w:ascii="Tahoma" w:eastAsia="Tahoma" w:hAnsi="Tahoma" w:cs="Tahoma"/>
          <w:color w:val="000000"/>
          <w:szCs w:val="22"/>
          <w:lang w:val="es-ES_tradnl"/>
        </w:rPr>
      </w:pPr>
      <w:r w:rsidRPr="00774E7C">
        <w:rPr>
          <w:rFonts w:ascii="Arial" w:hAnsi="Arial" w:cs="Arial"/>
          <w:lang w:val="es-ES_tradnl"/>
        </w:rPr>
        <w:lastRenderedPageBreak/>
        <w:t xml:space="preserve">Biaya Administrasi </w:t>
      </w:r>
      <w:r w:rsidRPr="00774E7C">
        <w:rPr>
          <w:rFonts w:ascii="Arial" w:hAnsi="Arial" w:cs="Arial"/>
          <w:b w:val="0"/>
          <w:lang w:val="es-ES_tradnl"/>
        </w:rPr>
        <w:t xml:space="preserve">adalah biaya pendaftaran Peserta yang dibebankan </w:t>
      </w:r>
      <w:r w:rsidR="00653808" w:rsidRPr="00774E7C">
        <w:rPr>
          <w:rFonts w:ascii="Arial" w:eastAsia="Arial" w:hAnsi="Arial" w:cs="Arial"/>
          <w:b w:val="0"/>
          <w:bCs/>
          <w:color w:val="000000"/>
          <w:lang w:val="es-ES_tradnl"/>
        </w:rPr>
        <w:t>Rumah Sakit</w:t>
      </w:r>
      <w:r w:rsidR="00653808" w:rsidRPr="00774E7C">
        <w:rPr>
          <w:rFonts w:ascii="Arial" w:hAnsi="Arial" w:cs="Arial"/>
          <w:b w:val="0"/>
          <w:lang w:val="es-ES_tradnl"/>
        </w:rPr>
        <w:t xml:space="preserve"> </w:t>
      </w:r>
      <w:r w:rsidRPr="00774E7C">
        <w:rPr>
          <w:rFonts w:ascii="Arial" w:hAnsi="Arial" w:cs="Arial"/>
          <w:b w:val="0"/>
          <w:lang w:val="es-ES_tradnl"/>
        </w:rPr>
        <w:t>pada Peserta untuk memperoleh perawatan/Pelayanan Medis.</w:t>
      </w:r>
    </w:p>
    <w:p w14:paraId="540EBF71" w14:textId="16F83D1E" w:rsidR="00653808" w:rsidRPr="00774E7C" w:rsidRDefault="00653808" w:rsidP="00653808">
      <w:pPr>
        <w:numPr>
          <w:ilvl w:val="1"/>
          <w:numId w:val="6"/>
        </w:numPr>
        <w:pBdr>
          <w:top w:val="nil"/>
          <w:left w:val="nil"/>
          <w:bottom w:val="nil"/>
          <w:right w:val="nil"/>
          <w:between w:val="nil"/>
        </w:pBdr>
        <w:spacing w:before="120" w:after="120"/>
        <w:ind w:left="540" w:right="43" w:hanging="540"/>
        <w:jc w:val="both"/>
        <w:rPr>
          <w:rFonts w:ascii="Arial" w:eastAsia="Arial" w:hAnsi="Arial" w:cs="Arial"/>
          <w:b w:val="0"/>
          <w:color w:val="000000"/>
          <w:szCs w:val="22"/>
          <w:u w:val="single"/>
          <w:lang w:val="es-ES_tradnl"/>
        </w:rPr>
      </w:pPr>
      <w:r w:rsidRPr="00774E7C">
        <w:rPr>
          <w:rFonts w:ascii="Arial" w:eastAsia="Arial" w:hAnsi="Arial" w:cs="Arial"/>
          <w:color w:val="000000"/>
          <w:szCs w:val="22"/>
          <w:lang w:val="es-ES_tradnl"/>
        </w:rPr>
        <w:t>Tarif</w:t>
      </w:r>
      <w:r w:rsidRPr="00774E7C">
        <w:rPr>
          <w:rFonts w:ascii="Arial" w:eastAsia="Arial" w:hAnsi="Arial" w:cs="Arial"/>
          <w:b w:val="0"/>
          <w:smallCaps/>
          <w:color w:val="000000"/>
          <w:szCs w:val="22"/>
          <w:lang w:val="es-ES_tradnl"/>
        </w:rPr>
        <w:t xml:space="preserve"> </w:t>
      </w:r>
      <w:r w:rsidRPr="00774E7C">
        <w:rPr>
          <w:rFonts w:ascii="Arial" w:eastAsia="Arial" w:hAnsi="Arial" w:cs="Arial"/>
          <w:b w:val="0"/>
          <w:color w:val="000000"/>
          <w:szCs w:val="22"/>
          <w:lang w:val="es-ES_tradnl"/>
        </w:rPr>
        <w:t xml:space="preserve">adalah daftar biaya/harga yang ditetapkan oleh </w:t>
      </w:r>
      <w:r w:rsidRPr="00774E7C">
        <w:rPr>
          <w:rFonts w:ascii="Arial" w:eastAsia="Arial" w:hAnsi="Arial" w:cs="Arial"/>
          <w:b w:val="0"/>
          <w:bCs/>
          <w:color w:val="000000"/>
          <w:lang w:val="es-ES_tradnl"/>
        </w:rPr>
        <w:t>Rumah Sakit</w:t>
      </w:r>
      <w:r w:rsidRPr="00774E7C">
        <w:rPr>
          <w:rFonts w:ascii="Arial" w:eastAsia="Arial" w:hAnsi="Arial" w:cs="Arial"/>
          <w:b w:val="0"/>
          <w:color w:val="000000"/>
          <w:szCs w:val="22"/>
          <w:lang w:val="es-ES_tradnl"/>
        </w:rPr>
        <w:t xml:space="preserve"> dan telah disetujui Para Pihak</w:t>
      </w:r>
      <w:r w:rsidR="00F95063" w:rsidRPr="00774E7C">
        <w:rPr>
          <w:rFonts w:ascii="Arial" w:eastAsia="Arial" w:hAnsi="Arial" w:cs="Arial"/>
          <w:b w:val="0"/>
          <w:color w:val="000000"/>
          <w:szCs w:val="22"/>
          <w:lang w:val="es-ES_tradnl"/>
        </w:rPr>
        <w:t>.</w:t>
      </w:r>
    </w:p>
    <w:p w14:paraId="509FED90" w14:textId="3727F5E8" w:rsidR="00F95063" w:rsidRPr="00774E7C" w:rsidRDefault="00F95063" w:rsidP="00F95063">
      <w:pPr>
        <w:numPr>
          <w:ilvl w:val="1"/>
          <w:numId w:val="6"/>
        </w:numPr>
        <w:pBdr>
          <w:top w:val="nil"/>
          <w:left w:val="nil"/>
          <w:bottom w:val="nil"/>
          <w:right w:val="nil"/>
          <w:between w:val="nil"/>
        </w:pBdr>
        <w:spacing w:before="120" w:after="120"/>
        <w:ind w:left="540" w:right="43" w:hanging="540"/>
        <w:jc w:val="both"/>
        <w:rPr>
          <w:rFonts w:ascii="Arial" w:eastAsia="Tahoma" w:hAnsi="Arial" w:cs="Arial"/>
          <w:b w:val="0"/>
          <w:bCs/>
          <w:color w:val="000000"/>
          <w:szCs w:val="22"/>
          <w:lang w:val="es-ES_tradnl"/>
        </w:rPr>
      </w:pPr>
      <w:r w:rsidRPr="00774E7C">
        <w:rPr>
          <w:rFonts w:ascii="Arial" w:eastAsia="Arial" w:hAnsi="Arial" w:cs="Arial"/>
          <w:color w:val="000000"/>
          <w:szCs w:val="22"/>
          <w:lang w:val="es-ES_tradnl"/>
        </w:rPr>
        <w:t xml:space="preserve">Dokumen Tagihan </w:t>
      </w:r>
      <w:r w:rsidRPr="00774E7C">
        <w:rPr>
          <w:rFonts w:ascii="Arial" w:eastAsia="Arial" w:hAnsi="Arial" w:cs="Arial"/>
          <w:b w:val="0"/>
          <w:color w:val="000000"/>
          <w:szCs w:val="22"/>
          <w:lang w:val="es-ES_tradnl"/>
        </w:rPr>
        <w:t xml:space="preserve">adalah </w:t>
      </w:r>
      <w:r w:rsidRPr="00774E7C">
        <w:rPr>
          <w:rFonts w:ascii="Arial" w:hAnsi="Arial" w:cs="Arial"/>
          <w:b w:val="0"/>
          <w:bCs/>
          <w:lang w:val="es-ES_tradnl"/>
        </w:rPr>
        <w:t xml:space="preserve">dokumen yang wajib dikirimkan Rumah Sakit kepada </w:t>
      </w:r>
      <w:r w:rsidR="00DC2AD6">
        <w:rPr>
          <w:rFonts w:ascii="Arial" w:hAnsi="Arial" w:cs="Arial"/>
          <w:b w:val="0"/>
          <w:bCs/>
          <w:lang w:val="es-ES_tradnl"/>
        </w:rPr>
        <w:t>LGI</w:t>
      </w:r>
      <w:r w:rsidRPr="00774E7C">
        <w:rPr>
          <w:rFonts w:ascii="Arial" w:hAnsi="Arial" w:cs="Arial"/>
          <w:b w:val="0"/>
          <w:bCs/>
          <w:lang w:val="es-ES_tradnl"/>
        </w:rPr>
        <w:t xml:space="preserve"> sebagaimana tercantum dalam pasal 6 ayat (1</w:t>
      </w:r>
      <w:r w:rsidR="00130700" w:rsidRPr="00774E7C">
        <w:rPr>
          <w:rFonts w:ascii="Arial" w:hAnsi="Arial" w:cs="Arial"/>
          <w:b w:val="0"/>
          <w:bCs/>
          <w:lang w:val="es-ES_tradnl"/>
        </w:rPr>
        <w:t>5</w:t>
      </w:r>
      <w:r w:rsidRPr="00774E7C">
        <w:rPr>
          <w:rFonts w:ascii="Arial" w:hAnsi="Arial" w:cs="Arial"/>
          <w:b w:val="0"/>
          <w:bCs/>
          <w:lang w:val="es-ES_tradnl"/>
        </w:rPr>
        <w:t>) dengan maksud untuk melakukan penagihan.</w:t>
      </w:r>
    </w:p>
    <w:p w14:paraId="79281EE4" w14:textId="60FE2899" w:rsidR="00653808" w:rsidRPr="00774E7C" w:rsidRDefault="00653808" w:rsidP="00653808">
      <w:pPr>
        <w:numPr>
          <w:ilvl w:val="1"/>
          <w:numId w:val="6"/>
        </w:numPr>
        <w:pBdr>
          <w:top w:val="nil"/>
          <w:left w:val="nil"/>
          <w:bottom w:val="nil"/>
          <w:right w:val="nil"/>
          <w:between w:val="nil"/>
        </w:pBdr>
        <w:spacing w:before="120" w:after="120"/>
        <w:ind w:left="540" w:right="43" w:hanging="540"/>
        <w:jc w:val="both"/>
        <w:rPr>
          <w:rFonts w:ascii="Tahoma" w:eastAsia="Tahoma" w:hAnsi="Tahoma" w:cs="Tahoma"/>
          <w:color w:val="000000"/>
          <w:szCs w:val="22"/>
          <w:lang w:val="es-ES_tradnl"/>
        </w:rPr>
      </w:pPr>
      <w:r w:rsidRPr="00774E7C">
        <w:rPr>
          <w:rFonts w:ascii="Arial" w:eastAsia="Arial" w:hAnsi="Arial" w:cs="Arial"/>
          <w:color w:val="000000"/>
          <w:szCs w:val="22"/>
          <w:lang w:val="es-ES_tradnl"/>
        </w:rPr>
        <w:t xml:space="preserve">Laporan Medis Awal </w:t>
      </w:r>
      <w:r w:rsidRPr="00774E7C">
        <w:rPr>
          <w:rFonts w:ascii="Arial" w:eastAsia="Arial" w:hAnsi="Arial" w:cs="Arial"/>
          <w:b w:val="0"/>
          <w:color w:val="000000"/>
          <w:szCs w:val="22"/>
          <w:lang w:val="es-ES_tradnl"/>
        </w:rPr>
        <w:t xml:space="preserve">adalah formulir yang berisikan pertanyaan-pertanyaan terkait informasi medis Peserta saat awal rawat (keluhan, diagnosis, indikasi rawat, terapi dan sebagainya) dan pernyataan </w:t>
      </w:r>
      <w:r w:rsidRPr="00774E7C">
        <w:rPr>
          <w:rFonts w:ascii="Arial" w:eastAsia="Arial" w:hAnsi="Arial" w:cs="Arial"/>
          <w:b w:val="0"/>
          <w:i/>
          <w:color w:val="000000"/>
          <w:szCs w:val="22"/>
          <w:lang w:val="es-ES_tradnl"/>
        </w:rPr>
        <w:t>excess</w:t>
      </w:r>
      <w:r w:rsidRPr="00774E7C">
        <w:rPr>
          <w:rFonts w:ascii="Arial" w:eastAsia="Arial" w:hAnsi="Arial" w:cs="Arial"/>
          <w:b w:val="0"/>
          <w:color w:val="000000"/>
          <w:szCs w:val="22"/>
          <w:lang w:val="es-ES_tradnl"/>
        </w:rPr>
        <w:t xml:space="preserve">. </w:t>
      </w:r>
    </w:p>
    <w:p w14:paraId="4D028382" w14:textId="7AD5D1C6" w:rsidR="0029518C" w:rsidRPr="00774E7C" w:rsidRDefault="0029518C" w:rsidP="00CE60C2">
      <w:pPr>
        <w:pStyle w:val="BodyText2"/>
        <w:numPr>
          <w:ilvl w:val="1"/>
          <w:numId w:val="6"/>
        </w:numPr>
        <w:spacing w:before="120" w:after="120"/>
        <w:ind w:left="540" w:right="43" w:hanging="540"/>
        <w:rPr>
          <w:rFonts w:ascii="Arial" w:hAnsi="Arial" w:cs="Arial"/>
          <w:b w:val="0"/>
          <w:szCs w:val="22"/>
          <w:u w:val="single"/>
          <w:lang w:val="es-ES_tradnl"/>
        </w:rPr>
      </w:pPr>
      <w:r w:rsidRPr="00774E7C">
        <w:rPr>
          <w:rFonts w:ascii="Arial" w:hAnsi="Arial" w:cs="Arial"/>
          <w:szCs w:val="22"/>
          <w:lang w:val="es-ES_tradnl"/>
        </w:rPr>
        <w:t xml:space="preserve">Biaya Tindakan </w:t>
      </w:r>
      <w:r w:rsidRPr="00774E7C">
        <w:rPr>
          <w:rFonts w:ascii="Arial" w:hAnsi="Arial" w:cs="Arial"/>
          <w:b w:val="0"/>
          <w:szCs w:val="22"/>
          <w:lang w:val="es-ES_tradnl"/>
        </w:rPr>
        <w:t>adalah sejumlah biaya yang dibebankan oleh Rumah Sakit sehubungan dengan tindakan perawatan yang akan dilakukan kepada Peserta, antara lain biaya pemberian terapi, biaya operasi</w:t>
      </w:r>
      <w:r w:rsidR="008C002B" w:rsidRPr="00774E7C">
        <w:rPr>
          <w:rFonts w:ascii="Arial" w:hAnsi="Arial" w:cs="Arial"/>
          <w:b w:val="0"/>
          <w:szCs w:val="22"/>
          <w:lang w:val="es-ES_tradnl"/>
        </w:rPr>
        <w:t xml:space="preserve">, </w:t>
      </w:r>
      <w:r w:rsidRPr="00774E7C">
        <w:rPr>
          <w:rFonts w:ascii="Arial" w:hAnsi="Arial" w:cs="Arial"/>
          <w:b w:val="0"/>
          <w:szCs w:val="22"/>
          <w:lang w:val="es-ES_tradnl"/>
        </w:rPr>
        <w:t>biaya pemeriksaan penunjang dan sebagainya.</w:t>
      </w:r>
    </w:p>
    <w:p w14:paraId="4350B4B3" w14:textId="77DD8785" w:rsidR="00653808" w:rsidRPr="00774E7C" w:rsidRDefault="008C002B" w:rsidP="00CE60C2">
      <w:pPr>
        <w:pStyle w:val="BodyText2"/>
        <w:numPr>
          <w:ilvl w:val="1"/>
          <w:numId w:val="6"/>
        </w:numPr>
        <w:spacing w:before="120" w:after="120"/>
        <w:ind w:left="540" w:right="43" w:hanging="540"/>
        <w:rPr>
          <w:rFonts w:ascii="Arial" w:hAnsi="Arial" w:cs="Arial"/>
          <w:b w:val="0"/>
          <w:szCs w:val="22"/>
          <w:u w:val="single"/>
          <w:lang w:val="es-ES_tradnl"/>
        </w:rPr>
      </w:pPr>
      <w:r w:rsidRPr="00774E7C">
        <w:rPr>
          <w:rFonts w:ascii="Arial" w:hAnsi="Arial" w:cs="Arial"/>
          <w:szCs w:val="22"/>
          <w:lang w:val="es-ES_tradnl"/>
        </w:rPr>
        <w:t>Surat Jaminan</w:t>
      </w:r>
      <w:r w:rsidRPr="00774E7C">
        <w:rPr>
          <w:rFonts w:ascii="Arial" w:hAnsi="Arial" w:cs="Arial"/>
          <w:b w:val="0"/>
          <w:szCs w:val="22"/>
          <w:lang w:val="es-ES_tradnl"/>
        </w:rPr>
        <w:t xml:space="preserve"> adalah pernyataan pemberian jaminan pembayaran atas biaya perawatan yang akan dilakukan oleh Peserta di Rumah Sakit.</w:t>
      </w:r>
    </w:p>
    <w:p w14:paraId="3C8437B3" w14:textId="4BDFBA07" w:rsidR="00653808" w:rsidRPr="00774E7C" w:rsidRDefault="00653808" w:rsidP="00ED6112">
      <w:pPr>
        <w:pStyle w:val="BodyText2"/>
        <w:numPr>
          <w:ilvl w:val="1"/>
          <w:numId w:val="6"/>
        </w:numPr>
        <w:spacing w:before="120" w:after="120"/>
        <w:ind w:left="540" w:right="43" w:hanging="540"/>
        <w:rPr>
          <w:rFonts w:ascii="Arial" w:eastAsia="Tahoma" w:hAnsi="Arial" w:cs="Arial"/>
          <w:color w:val="000000"/>
          <w:lang w:val="es-ES_tradnl"/>
        </w:rPr>
      </w:pPr>
      <w:r w:rsidRPr="00774E7C">
        <w:rPr>
          <w:rFonts w:ascii="Arial" w:eastAsia="Arial" w:hAnsi="Arial" w:cs="Arial"/>
          <w:color w:val="000000"/>
          <w:lang w:val="es-ES_tradnl"/>
        </w:rPr>
        <w:t xml:space="preserve">Fasilitas Kredit </w:t>
      </w:r>
      <w:r w:rsidRPr="00774E7C">
        <w:rPr>
          <w:rFonts w:ascii="Arial" w:eastAsia="Arial" w:hAnsi="Arial" w:cs="Arial"/>
          <w:b w:val="0"/>
          <w:bCs w:val="0"/>
          <w:color w:val="000000"/>
          <w:lang w:val="es-ES_tradnl"/>
        </w:rPr>
        <w:t>adalah fasilitas pembayaran non tunai</w:t>
      </w:r>
      <w:r w:rsidR="00AC1D72" w:rsidRPr="00774E7C">
        <w:rPr>
          <w:rFonts w:ascii="Arial" w:eastAsia="Arial" w:hAnsi="Arial" w:cs="Arial"/>
          <w:b w:val="0"/>
          <w:bCs w:val="0"/>
          <w:color w:val="000000"/>
          <w:lang w:val="es-ES_tradnl"/>
        </w:rPr>
        <w:t xml:space="preserve"> </w:t>
      </w:r>
      <w:r w:rsidR="00893C46" w:rsidRPr="00774E7C">
        <w:rPr>
          <w:rFonts w:ascii="Arial" w:eastAsia="Arial" w:hAnsi="Arial" w:cs="Arial"/>
          <w:b w:val="0"/>
          <w:bCs w:val="0"/>
          <w:color w:val="000000"/>
          <w:lang w:val="es-ES_tradnl"/>
        </w:rPr>
        <w:t>(</w:t>
      </w:r>
      <w:del w:id="175" w:author="Joanna Grace" w:date="2025-06-17T09:37:00Z">
        <w:r w:rsidR="00893C46" w:rsidRPr="00D5457C" w:rsidDel="004F432A">
          <w:rPr>
            <w:rFonts w:ascii="Arial" w:eastAsia="Arial" w:hAnsi="Arial" w:cs="Arial"/>
            <w:b w:val="0"/>
            <w:bCs w:val="0"/>
            <w:i/>
            <w:color w:val="000000"/>
            <w:lang w:val="es-ES_tradnl"/>
          </w:rPr>
          <w:delText>cardless</w:delText>
        </w:r>
      </w:del>
      <w:ins w:id="176" w:author="Joanna Grace" w:date="2025-06-17T09:37:00Z">
        <w:r w:rsidR="004F432A" w:rsidRPr="00D5457C">
          <w:rPr>
            <w:rFonts w:ascii="Arial" w:eastAsia="Arial" w:hAnsi="Arial" w:cs="Arial"/>
            <w:b w:val="0"/>
            <w:bCs w:val="0"/>
            <w:i/>
            <w:color w:val="000000"/>
            <w:lang w:val="es-ES_tradnl"/>
          </w:rPr>
          <w:t>ca</w:t>
        </w:r>
        <w:r w:rsidR="004F432A">
          <w:rPr>
            <w:rFonts w:ascii="Arial" w:eastAsia="Arial" w:hAnsi="Arial" w:cs="Arial"/>
            <w:b w:val="0"/>
            <w:bCs w:val="0"/>
            <w:i/>
            <w:color w:val="000000"/>
            <w:lang w:val="es-ES_tradnl"/>
          </w:rPr>
          <w:t>sh</w:t>
        </w:r>
        <w:r w:rsidR="004F432A" w:rsidRPr="00D5457C">
          <w:rPr>
            <w:rFonts w:ascii="Arial" w:eastAsia="Arial" w:hAnsi="Arial" w:cs="Arial"/>
            <w:b w:val="0"/>
            <w:bCs w:val="0"/>
            <w:i/>
            <w:color w:val="000000"/>
            <w:lang w:val="es-ES_tradnl"/>
          </w:rPr>
          <w:t>less</w:t>
        </w:r>
      </w:ins>
      <w:r w:rsidR="00893C46" w:rsidRPr="00774E7C">
        <w:rPr>
          <w:rFonts w:ascii="Arial" w:eastAsia="Arial" w:hAnsi="Arial" w:cs="Arial"/>
          <w:b w:val="0"/>
          <w:bCs w:val="0"/>
          <w:color w:val="000000"/>
          <w:lang w:val="es-ES_tradnl"/>
        </w:rPr>
        <w:t xml:space="preserve">) </w:t>
      </w:r>
      <w:r w:rsidRPr="00774E7C">
        <w:rPr>
          <w:rFonts w:ascii="Arial" w:eastAsia="Arial" w:hAnsi="Arial" w:cs="Arial"/>
          <w:b w:val="0"/>
          <w:bCs w:val="0"/>
          <w:color w:val="000000"/>
          <w:lang w:val="es-ES_tradnl"/>
        </w:rPr>
        <w:t xml:space="preserve">kepada Peserta atas Pelayanan Medis yang diberikan oleh </w:t>
      </w:r>
      <w:r w:rsidR="00E43BC0" w:rsidRPr="00774E7C">
        <w:rPr>
          <w:rFonts w:ascii="Arial" w:eastAsia="Arial" w:hAnsi="Arial" w:cs="Arial"/>
          <w:b w:val="0"/>
          <w:bCs w:val="0"/>
          <w:color w:val="000000"/>
          <w:lang w:val="es-ES_tradnl"/>
        </w:rPr>
        <w:t>Rumah Sakit</w:t>
      </w:r>
      <w:r w:rsidRPr="00774E7C">
        <w:rPr>
          <w:rFonts w:ascii="Arial" w:eastAsia="Arial" w:hAnsi="Arial" w:cs="Arial"/>
          <w:b w:val="0"/>
          <w:bCs w:val="0"/>
          <w:color w:val="000000"/>
          <w:lang w:val="es-ES_tradnl"/>
        </w:rPr>
        <w:t xml:space="preserve"> dan akan ditagihkan kepada </w:t>
      </w:r>
      <w:r w:rsidR="00DC2AD6">
        <w:rPr>
          <w:rFonts w:ascii="Arial" w:eastAsia="Arial" w:hAnsi="Arial" w:cs="Arial"/>
          <w:b w:val="0"/>
          <w:bCs w:val="0"/>
          <w:color w:val="000000"/>
          <w:lang w:val="es-ES_tradnl"/>
        </w:rPr>
        <w:t>LGI</w:t>
      </w:r>
      <w:r w:rsidRPr="00774E7C">
        <w:rPr>
          <w:rFonts w:ascii="Arial" w:eastAsia="Arial" w:hAnsi="Arial" w:cs="Arial"/>
          <w:b w:val="0"/>
          <w:bCs w:val="0"/>
          <w:color w:val="000000"/>
          <w:lang w:val="es-ES_tradnl"/>
        </w:rPr>
        <w:t xml:space="preserve"> sesuai dengan batas waktu penagihan yang disepakati Para Pihak dalam Perjanjian ini. </w:t>
      </w:r>
    </w:p>
    <w:p w14:paraId="0F265F6A" w14:textId="6A7A6250" w:rsidR="00C772B0" w:rsidRPr="00D5457C" w:rsidRDefault="00C772B0" w:rsidP="00C00AC9">
      <w:pPr>
        <w:pStyle w:val="BodyText2"/>
        <w:numPr>
          <w:ilvl w:val="1"/>
          <w:numId w:val="6"/>
        </w:numPr>
        <w:spacing w:before="120" w:after="120"/>
        <w:ind w:left="540" w:right="43" w:hanging="540"/>
        <w:rPr>
          <w:rFonts w:ascii="Arial" w:hAnsi="Arial" w:cs="Arial"/>
          <w:b w:val="0"/>
          <w:szCs w:val="22"/>
          <w:lang w:val="es-ES_tradnl"/>
        </w:rPr>
      </w:pPr>
      <w:r w:rsidRPr="00774E7C">
        <w:rPr>
          <w:rFonts w:ascii="Arial" w:hAnsi="Arial" w:cs="Arial"/>
          <w:i/>
          <w:color w:val="000000"/>
          <w:szCs w:val="22"/>
          <w:lang w:val="es-ES_tradnl"/>
        </w:rPr>
        <w:t>Force Majeure</w:t>
      </w:r>
      <w:r w:rsidRPr="00774E7C">
        <w:rPr>
          <w:rFonts w:ascii="Arial" w:hAnsi="Arial" w:cs="Arial"/>
          <w:b w:val="0"/>
          <w:color w:val="000000"/>
          <w:szCs w:val="22"/>
          <w:lang w:val="es-ES_tradnl"/>
        </w:rPr>
        <w:t xml:space="preserve"> adalah suatu keadaan memaksa di luar kemampuan masing-masing Pihak seperti gempa bumi, banjir, kebakaran, perubahan peraturan perundang-undangan dan sebagainya yang menyebabkan Pihak yang mengalami</w:t>
      </w:r>
      <w:r w:rsidRPr="00774E7C">
        <w:rPr>
          <w:rFonts w:ascii="Arial" w:hAnsi="Arial" w:cs="Arial"/>
          <w:b w:val="0"/>
          <w:i/>
          <w:color w:val="000000"/>
          <w:szCs w:val="22"/>
          <w:lang w:val="es-ES_tradnl"/>
        </w:rPr>
        <w:t xml:space="preserve"> </w:t>
      </w:r>
      <w:r w:rsidRPr="00774E7C">
        <w:rPr>
          <w:rFonts w:ascii="Arial" w:hAnsi="Arial" w:cs="Arial"/>
          <w:b w:val="0"/>
          <w:color w:val="000000"/>
          <w:szCs w:val="22"/>
          <w:lang w:val="es-ES_tradnl"/>
        </w:rPr>
        <w:t>hal tersebut tidak dapat melaksanakan kewajibannya dalam Pe</w:t>
      </w:r>
      <w:r w:rsidR="00A6273B" w:rsidRPr="00774E7C">
        <w:rPr>
          <w:rFonts w:ascii="Arial" w:hAnsi="Arial" w:cs="Arial"/>
          <w:b w:val="0"/>
          <w:color w:val="000000"/>
          <w:szCs w:val="22"/>
          <w:lang w:val="es-ES_tradnl"/>
        </w:rPr>
        <w:t>r</w:t>
      </w:r>
      <w:r w:rsidRPr="00774E7C">
        <w:rPr>
          <w:rFonts w:ascii="Arial" w:hAnsi="Arial" w:cs="Arial"/>
          <w:b w:val="0"/>
          <w:color w:val="000000"/>
          <w:szCs w:val="22"/>
          <w:lang w:val="es-ES_tradnl"/>
        </w:rPr>
        <w:t>janjian ini dengan baik.</w:t>
      </w:r>
    </w:p>
    <w:p w14:paraId="741A8774" w14:textId="13B1FD8C" w:rsidR="006808C4" w:rsidRPr="00774E7C" w:rsidRDefault="006808C4" w:rsidP="00C00AC9">
      <w:pPr>
        <w:pStyle w:val="BodyText2"/>
        <w:numPr>
          <w:ilvl w:val="1"/>
          <w:numId w:val="6"/>
        </w:numPr>
        <w:spacing w:before="120" w:after="120"/>
        <w:ind w:left="540" w:right="43" w:hanging="540"/>
        <w:rPr>
          <w:rFonts w:ascii="Arial" w:hAnsi="Arial" w:cs="Arial"/>
          <w:b w:val="0"/>
          <w:szCs w:val="22"/>
          <w:lang w:val="es-ES_tradnl"/>
        </w:rPr>
      </w:pPr>
      <w:r w:rsidRPr="006808C4">
        <w:rPr>
          <w:rFonts w:ascii="Arial" w:hAnsi="Arial" w:cs="Arial"/>
          <w:szCs w:val="22"/>
          <w:lang w:val="es-ES_tradnl"/>
        </w:rPr>
        <w:t>TPA</w:t>
      </w:r>
      <w:r w:rsidRPr="006808C4">
        <w:rPr>
          <w:rFonts w:ascii="Arial" w:hAnsi="Arial" w:cs="Arial"/>
          <w:b w:val="0"/>
          <w:szCs w:val="22"/>
          <w:lang w:val="es-ES_tradnl"/>
        </w:rPr>
        <w:t xml:space="preserve"> adalah </w:t>
      </w:r>
      <w:r w:rsidRPr="006808C4">
        <w:rPr>
          <w:rFonts w:ascii="Arial" w:hAnsi="Arial" w:cs="Arial"/>
          <w:b w:val="0"/>
          <w:i/>
          <w:szCs w:val="22"/>
          <w:lang w:val="es-ES_tradnl"/>
        </w:rPr>
        <w:t>Third Party Administrator</w:t>
      </w:r>
      <w:r w:rsidRPr="006808C4">
        <w:rPr>
          <w:rFonts w:ascii="Arial" w:hAnsi="Arial" w:cs="Arial"/>
          <w:b w:val="0"/>
          <w:szCs w:val="22"/>
          <w:lang w:val="es-ES_tradnl"/>
        </w:rPr>
        <w:t xml:space="preserve"> yang ditunjuk oleh </w:t>
      </w:r>
      <w:r w:rsidR="00DC2AD6">
        <w:rPr>
          <w:rFonts w:ascii="Arial" w:hAnsi="Arial" w:cs="Arial"/>
          <w:b w:val="0"/>
          <w:szCs w:val="22"/>
          <w:lang w:val="es-ES_tradnl"/>
        </w:rPr>
        <w:t>LGI</w:t>
      </w:r>
      <w:r w:rsidRPr="006808C4">
        <w:rPr>
          <w:rFonts w:ascii="Arial" w:hAnsi="Arial" w:cs="Arial"/>
          <w:b w:val="0"/>
          <w:szCs w:val="22"/>
          <w:lang w:val="es-ES_tradnl"/>
        </w:rPr>
        <w:t xml:space="preserve"> dan sudah bekerja sama dengan </w:t>
      </w:r>
      <w:r>
        <w:rPr>
          <w:rFonts w:ascii="Arial" w:hAnsi="Arial" w:cs="Arial"/>
          <w:b w:val="0"/>
          <w:szCs w:val="22"/>
          <w:lang w:val="es-ES_tradnl"/>
        </w:rPr>
        <w:t>Rumah Sakit</w:t>
      </w:r>
      <w:r w:rsidRPr="006808C4">
        <w:rPr>
          <w:rFonts w:ascii="Arial" w:hAnsi="Arial" w:cs="Arial"/>
          <w:b w:val="0"/>
          <w:szCs w:val="22"/>
          <w:lang w:val="es-ES_tradnl"/>
        </w:rPr>
        <w:t xml:space="preserve"> untuk memproses Surat Jaminan kepada </w:t>
      </w:r>
      <w:r>
        <w:rPr>
          <w:rFonts w:ascii="Arial" w:hAnsi="Arial" w:cs="Arial"/>
          <w:b w:val="0"/>
          <w:szCs w:val="22"/>
          <w:lang w:val="es-ES_tradnl"/>
        </w:rPr>
        <w:t>Rumah Sakit</w:t>
      </w:r>
      <w:r w:rsidRPr="006808C4">
        <w:rPr>
          <w:rFonts w:ascii="Arial" w:hAnsi="Arial" w:cs="Arial"/>
          <w:b w:val="0"/>
          <w:szCs w:val="22"/>
          <w:lang w:val="es-ES_tradnl"/>
        </w:rPr>
        <w:t xml:space="preserve"> atas Peserta </w:t>
      </w:r>
      <w:r w:rsidR="00DC2AD6">
        <w:rPr>
          <w:rFonts w:ascii="Arial" w:hAnsi="Arial" w:cs="Arial"/>
          <w:b w:val="0"/>
          <w:szCs w:val="22"/>
          <w:lang w:val="es-ES_tradnl"/>
        </w:rPr>
        <w:t>LGI</w:t>
      </w:r>
      <w:r w:rsidRPr="006808C4">
        <w:rPr>
          <w:rFonts w:ascii="Arial" w:hAnsi="Arial" w:cs="Arial"/>
          <w:b w:val="0"/>
          <w:szCs w:val="22"/>
          <w:lang w:val="es-ES_tradnl"/>
        </w:rPr>
        <w:t xml:space="preserve"> yang sedang dirawat di </w:t>
      </w:r>
      <w:r>
        <w:rPr>
          <w:rFonts w:ascii="Arial" w:hAnsi="Arial" w:cs="Arial"/>
          <w:b w:val="0"/>
          <w:szCs w:val="22"/>
          <w:lang w:val="es-ES_tradnl"/>
        </w:rPr>
        <w:t>Rumah Sakit</w:t>
      </w:r>
      <w:r w:rsidRPr="006808C4">
        <w:rPr>
          <w:rFonts w:ascii="Arial" w:hAnsi="Arial" w:cs="Arial"/>
          <w:b w:val="0"/>
          <w:szCs w:val="22"/>
          <w:lang w:val="es-ES_tradnl"/>
        </w:rPr>
        <w:t>.</w:t>
      </w:r>
    </w:p>
    <w:p w14:paraId="3D13F06C" w14:textId="77777777" w:rsidR="00CE60C2" w:rsidRPr="00774E7C" w:rsidRDefault="00CE60C2" w:rsidP="00D17E21">
      <w:pPr>
        <w:spacing w:before="100" w:beforeAutospacing="1"/>
        <w:ind w:right="36"/>
        <w:jc w:val="center"/>
        <w:rPr>
          <w:rFonts w:ascii="Arial" w:hAnsi="Arial" w:cs="Arial"/>
          <w:color w:val="000000"/>
          <w:szCs w:val="22"/>
          <w:lang w:val="da-DK"/>
        </w:rPr>
      </w:pPr>
      <w:r w:rsidRPr="00774E7C">
        <w:rPr>
          <w:rFonts w:ascii="Arial" w:hAnsi="Arial" w:cs="Arial"/>
          <w:color w:val="000000"/>
          <w:szCs w:val="22"/>
          <w:lang w:val="da-DK"/>
        </w:rPr>
        <w:t>PASAL 2</w:t>
      </w:r>
    </w:p>
    <w:p w14:paraId="40FB3D1F" w14:textId="6705D134" w:rsidR="00CE60C2" w:rsidRPr="00774E7C" w:rsidRDefault="00CE60C2" w:rsidP="00CE60C2">
      <w:pPr>
        <w:tabs>
          <w:tab w:val="left" w:pos="360"/>
        </w:tabs>
        <w:ind w:right="36"/>
        <w:jc w:val="center"/>
        <w:rPr>
          <w:rFonts w:ascii="Arial" w:hAnsi="Arial" w:cs="Arial"/>
          <w:color w:val="000000"/>
          <w:szCs w:val="22"/>
          <w:lang w:val="da-DK"/>
        </w:rPr>
      </w:pPr>
      <w:r w:rsidRPr="00774E7C">
        <w:rPr>
          <w:rFonts w:ascii="Arial" w:hAnsi="Arial" w:cs="Arial"/>
          <w:color w:val="000000"/>
          <w:szCs w:val="22"/>
          <w:lang w:val="da-DK"/>
        </w:rPr>
        <w:t>MASA BERLAKU DAN TERMINASI</w:t>
      </w:r>
      <w:r w:rsidR="00F867C9" w:rsidRPr="00774E7C">
        <w:rPr>
          <w:rFonts w:ascii="Arial" w:hAnsi="Arial" w:cs="Arial"/>
          <w:color w:val="000000"/>
          <w:szCs w:val="22"/>
          <w:lang w:val="da-DK"/>
        </w:rPr>
        <w:t xml:space="preserve"> PERJANJIAN</w:t>
      </w:r>
    </w:p>
    <w:p w14:paraId="01649898" w14:textId="77777777" w:rsidR="00CE60C2" w:rsidRPr="00774E7C" w:rsidRDefault="00CE60C2" w:rsidP="00CE60C2">
      <w:pPr>
        <w:ind w:right="36"/>
        <w:jc w:val="both"/>
        <w:rPr>
          <w:rFonts w:ascii="Arial" w:hAnsi="Arial" w:cs="Arial"/>
          <w:b w:val="0"/>
          <w:color w:val="000000"/>
          <w:szCs w:val="22"/>
          <w:u w:val="single"/>
          <w:lang w:val="da-DK"/>
        </w:rPr>
      </w:pPr>
    </w:p>
    <w:p w14:paraId="58CE6F52" w14:textId="2A8907D1" w:rsidR="00CC30EE" w:rsidRPr="00774E7C" w:rsidRDefault="00653808" w:rsidP="00CC30EE">
      <w:pPr>
        <w:numPr>
          <w:ilvl w:val="1"/>
          <w:numId w:val="44"/>
        </w:numPr>
        <w:spacing w:after="120"/>
        <w:ind w:left="540" w:right="43" w:hanging="547"/>
        <w:jc w:val="both"/>
        <w:rPr>
          <w:ins w:id="177" w:author="Yosua Pratama Salikin" w:date="2025-03-05T15:02:00Z"/>
          <w:rFonts w:ascii="Arial" w:eastAsia="Arial" w:hAnsi="Arial" w:cs="Arial"/>
          <w:b w:val="0"/>
          <w:color w:val="000000"/>
          <w:u w:val="single"/>
          <w:lang w:val="da-DK"/>
        </w:rPr>
      </w:pPr>
      <w:r w:rsidRPr="00CC30EE">
        <w:rPr>
          <w:rFonts w:ascii="Arial" w:eastAsia="Arial" w:hAnsi="Arial" w:cs="Arial"/>
          <w:b w:val="0"/>
          <w:color w:val="000000"/>
          <w:lang w:val="da-DK"/>
        </w:rPr>
        <w:t xml:space="preserve">Perjanjian </w:t>
      </w:r>
      <w:ins w:id="178" w:author="Yosua Pratama Salikin" w:date="2025-03-05T15:02:00Z">
        <w:r w:rsidR="00CC30EE" w:rsidRPr="00EA5C7B">
          <w:rPr>
            <w:rFonts w:ascii="Arial" w:eastAsia="Arial" w:hAnsi="Arial" w:cs="Arial"/>
            <w:b w:val="0"/>
            <w:color w:val="000000"/>
            <w:lang w:val="da-DK"/>
          </w:rPr>
          <w:t>ini berlaku selama 1 (satu) tahun terhitung sejak tanggal</w:t>
        </w:r>
        <w:r w:rsidR="00CC30EE">
          <w:rPr>
            <w:rFonts w:ascii="Arial" w:eastAsia="Arial" w:hAnsi="Arial" w:cs="Arial"/>
            <w:b w:val="0"/>
            <w:color w:val="000000"/>
            <w:lang w:val="da-DK"/>
          </w:rPr>
          <w:t xml:space="preserve"> </w:t>
        </w:r>
        <w:del w:id="179" w:author="Andiyan rizaldi" w:date="2025-10-28T12:12:00Z">
          <w:r w:rsidR="00CC30EE" w:rsidRPr="008A3617" w:rsidDel="00047EBC">
            <w:rPr>
              <w:rFonts w:ascii="Arial" w:eastAsia="Arial" w:hAnsi="Arial" w:cs="Arial"/>
              <w:b w:val="0"/>
              <w:color w:val="000000"/>
              <w:highlight w:val="yellow"/>
              <w:lang w:val="da-DK"/>
            </w:rPr>
            <w:delText>..........</w:delText>
          </w:r>
        </w:del>
      </w:ins>
      <w:ins w:id="180" w:author="Yosua Pratama Salikin" w:date="2026-04-22T10:58:00Z" w16du:dateUtc="2026-04-22T03:58:00Z">
        <w:r w:rsidR="0055745C">
          <w:rPr>
            <w:rFonts w:ascii="Arial" w:eastAsia="Arial" w:hAnsi="Arial" w:cs="Arial"/>
            <w:b w:val="0"/>
            <w:color w:val="000000"/>
            <w:lang w:val="da-DK"/>
          </w:rPr>
          <w:t>6</w:t>
        </w:r>
      </w:ins>
      <w:ins w:id="181" w:author="Andiyan rizaldi" w:date="2025-10-28T12:12:00Z">
        <w:del w:id="182" w:author="Yosua Pratama Salikin" w:date="2025-12-26T10:31:00Z" w16du:dateUtc="2025-12-26T03:31:00Z">
          <w:r w:rsidR="00047EBC" w:rsidDel="008043B3">
            <w:rPr>
              <w:rFonts w:ascii="Arial" w:eastAsia="Arial" w:hAnsi="Arial" w:cs="Arial"/>
              <w:b w:val="0"/>
              <w:color w:val="000000"/>
              <w:lang w:val="da-DK"/>
            </w:rPr>
            <w:delText>1</w:delText>
          </w:r>
        </w:del>
        <w:r w:rsidR="00047EBC">
          <w:rPr>
            <w:rFonts w:ascii="Arial" w:eastAsia="Arial" w:hAnsi="Arial" w:cs="Arial"/>
            <w:b w:val="0"/>
            <w:color w:val="000000"/>
            <w:lang w:val="da-DK"/>
          </w:rPr>
          <w:t xml:space="preserve"> </w:t>
        </w:r>
        <w:del w:id="183" w:author="Yosua Pratama Salikin" w:date="2025-12-26T10:31:00Z" w16du:dateUtc="2025-12-26T03:31:00Z">
          <w:r w:rsidR="00047EBC" w:rsidDel="008043B3">
            <w:rPr>
              <w:rFonts w:ascii="Arial" w:eastAsia="Arial" w:hAnsi="Arial" w:cs="Arial"/>
              <w:b w:val="0"/>
              <w:color w:val="000000"/>
              <w:lang w:val="da-DK"/>
            </w:rPr>
            <w:delText>Agustus</w:delText>
          </w:r>
        </w:del>
      </w:ins>
      <w:ins w:id="184" w:author="Yosua Pratama Salikin" w:date="2026-04-22T10:58:00Z" w16du:dateUtc="2026-04-22T03:58:00Z">
        <w:r w:rsidR="0055745C">
          <w:rPr>
            <w:rFonts w:ascii="Arial" w:eastAsia="Arial" w:hAnsi="Arial" w:cs="Arial"/>
            <w:b w:val="0"/>
            <w:color w:val="000000"/>
            <w:lang w:val="da-DK"/>
          </w:rPr>
          <w:t>Juli</w:t>
        </w:r>
      </w:ins>
      <w:ins w:id="185" w:author="Yosua Pratama Salikin" w:date="2025-03-05T15:02:00Z">
        <w:r w:rsidR="00CC30EE">
          <w:rPr>
            <w:rFonts w:ascii="Arial" w:eastAsia="Arial" w:hAnsi="Arial" w:cs="Arial"/>
            <w:b w:val="0"/>
            <w:color w:val="000000"/>
            <w:lang w:val="da-DK"/>
          </w:rPr>
          <w:t xml:space="preserve"> </w:t>
        </w:r>
        <w:r w:rsidR="00CC30EE" w:rsidRPr="00EA5C7B">
          <w:rPr>
            <w:rFonts w:ascii="Arial" w:eastAsia="Arial" w:hAnsi="Arial" w:cs="Arial"/>
            <w:b w:val="0"/>
            <w:color w:val="000000"/>
            <w:lang w:val="da-DK"/>
          </w:rPr>
          <w:t>202</w:t>
        </w:r>
      </w:ins>
      <w:ins w:id="186" w:author="Yosua Pratama Salikin" w:date="2026-04-22T10:58:00Z" w16du:dateUtc="2026-04-22T03:58:00Z">
        <w:r w:rsidR="0055745C">
          <w:rPr>
            <w:rFonts w:ascii="Arial" w:eastAsia="Arial" w:hAnsi="Arial" w:cs="Arial"/>
            <w:b w:val="0"/>
            <w:color w:val="000000"/>
            <w:lang w:val="da-DK"/>
          </w:rPr>
          <w:t>6</w:t>
        </w:r>
      </w:ins>
      <w:ins w:id="187" w:author="User" w:date="2026-05-09T09:25:00Z" w16du:dateUtc="2026-05-09T02:25:00Z">
        <w:r w:rsidR="0075706A">
          <w:rPr>
            <w:rFonts w:ascii="Arial" w:eastAsia="Arial" w:hAnsi="Arial" w:cs="Arial"/>
            <w:b w:val="0"/>
            <w:color w:val="000000"/>
            <w:lang w:val="da-DK"/>
          </w:rPr>
          <w:t xml:space="preserve"> sampai dengan 6 Juli 2027</w:t>
        </w:r>
      </w:ins>
      <w:ins w:id="188" w:author="Yosua Pratama Salikin" w:date="2025-03-05T15:02:00Z">
        <w:r w:rsidR="00CC30EE" w:rsidRPr="00EA5C7B">
          <w:rPr>
            <w:rFonts w:ascii="Arial" w:eastAsia="Arial" w:hAnsi="Arial" w:cs="Arial"/>
            <w:b w:val="0"/>
            <w:color w:val="000000"/>
            <w:lang w:val="da-DK"/>
          </w:rPr>
          <w:t xml:space="preserve"> </w:t>
        </w:r>
      </w:ins>
      <w:ins w:id="189" w:author="Andiyan rizaldi" w:date="2025-10-28T12:12:00Z">
        <w:del w:id="190" w:author="Yosua Pratama Salikin" w:date="2025-12-26T10:31:00Z" w16du:dateUtc="2025-12-26T03:31:00Z">
          <w:r w:rsidR="00047EBC" w:rsidDel="008043B3">
            <w:rPr>
              <w:rFonts w:ascii="Arial" w:eastAsia="Arial" w:hAnsi="Arial" w:cs="Arial"/>
              <w:b w:val="0"/>
              <w:color w:val="000000"/>
              <w:lang w:val="da-DK"/>
            </w:rPr>
            <w:delText xml:space="preserve">31 Juli </w:delText>
          </w:r>
        </w:del>
      </w:ins>
      <w:ins w:id="191" w:author="Yosua Pratama Salikin" w:date="2025-03-05T15:02:00Z">
        <w:r w:rsidR="00CC30EE" w:rsidRPr="00EA5C7B">
          <w:rPr>
            <w:rFonts w:ascii="Arial" w:eastAsia="Arial" w:hAnsi="Arial" w:cs="Arial"/>
            <w:b w:val="0"/>
            <w:color w:val="000000"/>
            <w:lang w:val="da-DK"/>
          </w:rPr>
          <w:t>dan akan diperpanjang otomatis untuk 1 (satu) tahun berikutnya secara terus menerus.</w:t>
        </w:r>
        <w:commentRangeStart w:id="192"/>
        <w:commentRangeEnd w:id="192"/>
        <w:r w:rsidR="00CC30EE" w:rsidRPr="00774E7C">
          <w:rPr>
            <w:rStyle w:val="CommentReference"/>
            <w:rFonts w:ascii="Arial" w:eastAsia="Arial" w:hAnsi="Arial" w:cs="Arial"/>
            <w:b w:val="0"/>
            <w:color w:val="000000"/>
            <w:sz w:val="22"/>
            <w:szCs w:val="24"/>
            <w:u w:val="single"/>
            <w:lang w:val="da-DK"/>
          </w:rPr>
          <w:commentReference w:id="192"/>
        </w:r>
      </w:ins>
    </w:p>
    <w:p w14:paraId="4E136ECF" w14:textId="02917F40" w:rsidR="00653808" w:rsidRPr="00774E7C" w:rsidDel="00CC30EE" w:rsidRDefault="00653808" w:rsidP="007855E5">
      <w:pPr>
        <w:numPr>
          <w:ilvl w:val="1"/>
          <w:numId w:val="44"/>
        </w:numPr>
        <w:spacing w:after="120"/>
        <w:ind w:left="540" w:right="43" w:hanging="547"/>
        <w:jc w:val="both"/>
        <w:rPr>
          <w:del w:id="193" w:author="Yosua Pratama Salikin" w:date="2025-03-05T15:02:00Z"/>
          <w:rFonts w:ascii="Arial" w:eastAsia="Arial" w:hAnsi="Arial" w:cs="Arial"/>
          <w:b w:val="0"/>
          <w:color w:val="000000"/>
          <w:u w:val="single"/>
          <w:lang w:val="da-DK"/>
        </w:rPr>
      </w:pPr>
      <w:del w:id="194" w:author="Yosua Pratama Salikin" w:date="2025-03-05T15:02:00Z">
        <w:r w:rsidRPr="00774E7C" w:rsidDel="00CC30EE">
          <w:rPr>
            <w:rFonts w:ascii="Arial" w:eastAsia="Arial" w:hAnsi="Arial" w:cs="Arial"/>
            <w:b w:val="0"/>
            <w:color w:val="000000"/>
            <w:lang w:val="da-DK"/>
          </w:rPr>
          <w:delText>ini berlaku selama</w:delText>
        </w:r>
        <w:r w:rsidRPr="00774E7C" w:rsidDel="00CC30EE">
          <w:rPr>
            <w:rFonts w:ascii="Arial" w:eastAsia="Arial" w:hAnsi="Arial" w:cs="Arial"/>
            <w:color w:val="FF0000"/>
            <w:lang w:val="da-DK"/>
          </w:rPr>
          <w:delText xml:space="preserve"> </w:delText>
        </w:r>
        <w:r w:rsidR="00B02F20" w:rsidRPr="00CE3F2B" w:rsidDel="00CC30EE">
          <w:rPr>
            <w:rFonts w:ascii="Arial" w:eastAsia="Arial" w:hAnsi="Arial" w:cs="Arial"/>
            <w:shd w:val="clear" w:color="auto" w:fill="FFFF00"/>
            <w:lang w:val="da-DK"/>
          </w:rPr>
          <w:delText>....</w:delText>
        </w:r>
        <w:r w:rsidRPr="00774E7C" w:rsidDel="00CC30EE">
          <w:rPr>
            <w:rFonts w:ascii="Arial" w:eastAsia="Arial" w:hAnsi="Arial" w:cs="Arial"/>
            <w:b w:val="0"/>
            <w:lang w:val="da-DK"/>
          </w:rPr>
          <w:delText xml:space="preserve"> (</w:delText>
        </w:r>
        <w:r w:rsidR="00B02F20" w:rsidDel="00CC30EE">
          <w:rPr>
            <w:rFonts w:ascii="Arial" w:eastAsia="Arial" w:hAnsi="Arial" w:cs="Arial"/>
            <w:b w:val="0"/>
            <w:highlight w:val="yellow"/>
            <w:lang w:val="da-DK"/>
          </w:rPr>
          <w:delText>......</w:delText>
        </w:r>
        <w:r w:rsidRPr="00774E7C" w:rsidDel="00CC30EE">
          <w:rPr>
            <w:rFonts w:ascii="Arial" w:eastAsia="Arial" w:hAnsi="Arial" w:cs="Arial"/>
            <w:b w:val="0"/>
            <w:lang w:val="da-DK"/>
          </w:rPr>
          <w:delText>)</w:delText>
        </w:r>
        <w:r w:rsidRPr="00774E7C" w:rsidDel="00CC30EE">
          <w:rPr>
            <w:rFonts w:ascii="Arial" w:eastAsia="Arial" w:hAnsi="Arial" w:cs="Arial"/>
            <w:lang w:val="da-DK"/>
          </w:rPr>
          <w:delText xml:space="preserve"> </w:delText>
        </w:r>
        <w:r w:rsidRPr="00774E7C" w:rsidDel="00CC30EE">
          <w:rPr>
            <w:rFonts w:ascii="Arial" w:eastAsia="Arial" w:hAnsi="Arial" w:cs="Arial"/>
            <w:b w:val="0"/>
            <w:color w:val="000000"/>
            <w:lang w:val="da-DK"/>
          </w:rPr>
          <w:delText>tahun terhitung sejak tanggal</w:delText>
        </w:r>
        <w:r w:rsidR="00B02F20" w:rsidDel="00CC30EE">
          <w:rPr>
            <w:rFonts w:ascii="Arial" w:eastAsia="Arial" w:hAnsi="Arial" w:cs="Arial"/>
            <w:b w:val="0"/>
            <w:color w:val="000000"/>
            <w:lang w:val="da-DK"/>
          </w:rPr>
          <w:delText xml:space="preserve"> </w:delText>
        </w:r>
        <w:r w:rsidR="00963DE7" w:rsidRPr="00B02F20" w:rsidDel="00CC30EE">
          <w:rPr>
            <w:rFonts w:ascii="Arial" w:eastAsia="Arial" w:hAnsi="Arial" w:cs="Arial"/>
            <w:b w:val="0"/>
            <w:color w:val="000000"/>
            <w:highlight w:val="yellow"/>
            <w:lang w:val="da-DK"/>
          </w:rPr>
          <w:delText>................</w:delText>
        </w:r>
        <w:r w:rsidR="00B02F20" w:rsidRPr="00CE3F2B" w:rsidDel="00CC30EE">
          <w:rPr>
            <w:rFonts w:ascii="Arial" w:eastAsia="Arial" w:hAnsi="Arial" w:cs="Arial"/>
            <w:b w:val="0"/>
            <w:color w:val="000000"/>
            <w:highlight w:val="yellow"/>
            <w:lang w:val="da-DK"/>
          </w:rPr>
          <w:delText>.....</w:delText>
        </w:r>
        <w:r w:rsidR="00B02F20" w:rsidDel="00CC30EE">
          <w:rPr>
            <w:rFonts w:ascii="Arial" w:eastAsia="Arial" w:hAnsi="Arial" w:cs="Arial"/>
            <w:b w:val="0"/>
            <w:color w:val="000000"/>
            <w:lang w:val="da-DK"/>
          </w:rPr>
          <w:delText xml:space="preserve"> </w:delText>
        </w:r>
        <w:r w:rsidRPr="00774E7C" w:rsidDel="00CC30EE">
          <w:rPr>
            <w:rFonts w:ascii="Arial" w:eastAsia="Arial" w:hAnsi="Arial" w:cs="Arial"/>
            <w:b w:val="0"/>
            <w:color w:val="000000"/>
            <w:lang w:val="da-DK"/>
          </w:rPr>
          <w:delText xml:space="preserve">sampai dengan tanggal </w:delText>
        </w:r>
        <w:r w:rsidR="00963DE7" w:rsidDel="00CC30EE">
          <w:rPr>
            <w:rFonts w:ascii="Arial" w:eastAsia="Arial" w:hAnsi="Arial" w:cs="Arial"/>
            <w:b w:val="0"/>
            <w:color w:val="000000"/>
            <w:highlight w:val="yellow"/>
            <w:lang w:val="da-DK"/>
          </w:rPr>
          <w:delText>...................</w:delText>
        </w:r>
        <w:r w:rsidR="00B02F20" w:rsidDel="00CC30EE">
          <w:rPr>
            <w:rFonts w:ascii="Arial" w:eastAsia="Arial" w:hAnsi="Arial" w:cs="Arial"/>
            <w:b w:val="0"/>
            <w:color w:val="000000"/>
            <w:lang w:val="da-DK"/>
          </w:rPr>
          <w:delText>.</w:delText>
        </w:r>
        <w:r w:rsidRPr="00774E7C" w:rsidDel="00CC30EE">
          <w:rPr>
            <w:rFonts w:ascii="Arial" w:eastAsia="Arial" w:hAnsi="Arial" w:cs="Arial"/>
            <w:b w:val="0"/>
            <w:color w:val="000000"/>
            <w:lang w:val="da-DK"/>
          </w:rPr>
          <w:delText xml:space="preserve"> dan dapat diperpanjang berdasarkan kesepakatan Para Pihak, dengan salah satu pihak mengajukan perpanjangan sekurang-kurangnya 30 (tiga puluh) hari kalender sebelum perjanjian ini berakhir.</w:delText>
        </w:r>
      </w:del>
    </w:p>
    <w:p w14:paraId="5A8EC78D" w14:textId="0739A926" w:rsidR="00653808" w:rsidRPr="00CC30EE" w:rsidRDefault="00653808" w:rsidP="007855E5">
      <w:pPr>
        <w:numPr>
          <w:ilvl w:val="1"/>
          <w:numId w:val="44"/>
        </w:numPr>
        <w:spacing w:after="120"/>
        <w:ind w:left="540" w:right="43" w:hanging="547"/>
        <w:jc w:val="both"/>
        <w:rPr>
          <w:rFonts w:ascii="Arial" w:eastAsia="Arial" w:hAnsi="Arial" w:cs="Arial"/>
          <w:b w:val="0"/>
          <w:color w:val="000000"/>
          <w:u w:val="single"/>
          <w:lang w:val="da-DK"/>
        </w:rPr>
      </w:pPr>
      <w:r w:rsidRPr="00CC30EE">
        <w:rPr>
          <w:rFonts w:ascii="Arial" w:eastAsia="Arial" w:hAnsi="Arial" w:cs="Arial"/>
          <w:b w:val="0"/>
          <w:color w:val="000000"/>
          <w:lang w:val="da-DK"/>
        </w:rPr>
        <w:t>Selama masa proses pembaruan Perjanjian, Para Pihak sepakat pelayanan kesehatan tetap berjalan sesuai ketentuan dalam Perjanjian ini, kecuali jika salah satu Pihak bermaksud akan mengakhiri Perjanjian ini maka harus memberitahukan kepada Pihak lainnya secara tertulis selambat-lambatnya 30 (tiga puluh) hari kalender sebelum tanggal pengakhiran dimaksud atau selambat-lambatnya sesuai kesepakatan Para Pihak.</w:t>
      </w:r>
    </w:p>
    <w:p w14:paraId="328A4996" w14:textId="77777777" w:rsidR="00653808" w:rsidRPr="00774E7C" w:rsidRDefault="00653808" w:rsidP="00653808">
      <w:pPr>
        <w:numPr>
          <w:ilvl w:val="1"/>
          <w:numId w:val="44"/>
        </w:numPr>
        <w:spacing w:before="120" w:after="120"/>
        <w:ind w:left="540" w:right="43" w:hanging="547"/>
        <w:jc w:val="both"/>
        <w:rPr>
          <w:rFonts w:ascii="Arial" w:eastAsia="Arial" w:hAnsi="Arial" w:cs="Arial"/>
          <w:b w:val="0"/>
          <w:color w:val="000000"/>
          <w:u w:val="single"/>
          <w:lang w:val="da-DK"/>
        </w:rPr>
      </w:pPr>
      <w:r w:rsidRPr="00774E7C">
        <w:rPr>
          <w:rFonts w:ascii="Arial" w:eastAsia="Arial" w:hAnsi="Arial" w:cs="Arial"/>
          <w:b w:val="0"/>
          <w:color w:val="000000"/>
          <w:lang w:val="da-DK"/>
        </w:rPr>
        <w:t>Para Pihak sepakat untuk mengesampingkan Pasal 1266 dan Pasal 1267 Kitab Undang-Undang Hukum Perdata yang berlaku di Indonesia mengenai pengakhiran Perjanjian harus berdasarkan Putusan Pengadilan.</w:t>
      </w:r>
    </w:p>
    <w:p w14:paraId="7E35BF67" w14:textId="77777777" w:rsidR="00653808" w:rsidRPr="00CE3F2B" w:rsidRDefault="00653808" w:rsidP="00653808">
      <w:pPr>
        <w:numPr>
          <w:ilvl w:val="1"/>
          <w:numId w:val="44"/>
        </w:numPr>
        <w:spacing w:before="120" w:after="120"/>
        <w:ind w:left="540" w:right="43" w:hanging="547"/>
        <w:jc w:val="both"/>
        <w:rPr>
          <w:rFonts w:ascii="Arial" w:eastAsia="Arial" w:hAnsi="Arial" w:cs="Arial"/>
          <w:b w:val="0"/>
          <w:color w:val="000000"/>
          <w:u w:val="single"/>
          <w:lang w:val="da-DK"/>
        </w:rPr>
      </w:pPr>
      <w:r w:rsidRPr="00774E7C">
        <w:rPr>
          <w:rFonts w:ascii="Arial" w:eastAsia="Arial" w:hAnsi="Arial" w:cs="Arial"/>
          <w:b w:val="0"/>
          <w:color w:val="000000"/>
          <w:lang w:val="da-DK"/>
        </w:rPr>
        <w:t>Bilamana karena satu dan lain hal Perjanjian ini diakhiri, maka Para Pihak harus menyelesaikan seluruh kewajiban-kewajibannya yang belum diselesaikan</w:t>
      </w:r>
    </w:p>
    <w:p w14:paraId="5F2546CF" w14:textId="3AEF2CA1" w:rsidR="00493ABE" w:rsidRPr="00774E7C" w:rsidRDefault="00BE51FC" w:rsidP="00CE3F2B">
      <w:pPr>
        <w:numPr>
          <w:ilvl w:val="1"/>
          <w:numId w:val="44"/>
        </w:numPr>
        <w:spacing w:before="120" w:after="120"/>
        <w:ind w:left="540" w:right="43" w:hanging="547"/>
        <w:jc w:val="both"/>
        <w:rPr>
          <w:rFonts w:ascii="Arial" w:eastAsia="Arial" w:hAnsi="Arial" w:cs="Arial"/>
          <w:b w:val="0"/>
          <w:color w:val="000000"/>
          <w:u w:val="single"/>
          <w:lang w:val="da-DK"/>
        </w:rPr>
      </w:pPr>
      <w:r>
        <w:rPr>
          <w:rFonts w:ascii="Arial" w:eastAsia="Arial" w:hAnsi="Arial" w:cs="Arial"/>
          <w:b w:val="0"/>
          <w:color w:val="000000"/>
          <w:lang w:val="da-DK"/>
        </w:rPr>
        <w:lastRenderedPageBreak/>
        <w:t xml:space="preserve">Dengan mengesampingkan ketentuan ayat (4) Pasal ini, </w:t>
      </w:r>
      <w:del w:id="195" w:author="Monica Asmitha Tampubolon" w:date="2025-10-15T14:43:00Z">
        <w:r w:rsidR="009C637A" w:rsidDel="00EE297A">
          <w:rPr>
            <w:rFonts w:ascii="Arial" w:eastAsia="Arial" w:hAnsi="Arial" w:cs="Arial"/>
            <w:b w:val="0"/>
            <w:color w:val="000000"/>
            <w:lang w:val="da-DK"/>
          </w:rPr>
          <w:delText xml:space="preserve">LGI </w:delText>
        </w:r>
      </w:del>
      <w:ins w:id="196" w:author="Monica Asmitha Tampubolon" w:date="2025-10-15T14:43:00Z">
        <w:r w:rsidR="00EE297A">
          <w:rPr>
            <w:rFonts w:ascii="Arial" w:eastAsia="Arial" w:hAnsi="Arial" w:cs="Arial"/>
            <w:b w:val="0"/>
            <w:color w:val="000000"/>
            <w:lang w:val="da-DK"/>
          </w:rPr>
          <w:t xml:space="preserve">Para Pihak </w:t>
        </w:r>
      </w:ins>
      <w:r w:rsidR="009C637A">
        <w:rPr>
          <w:rFonts w:ascii="Arial" w:eastAsia="Arial" w:hAnsi="Arial" w:cs="Arial"/>
          <w:b w:val="0"/>
          <w:color w:val="000000"/>
          <w:lang w:val="da-DK"/>
        </w:rPr>
        <w:t xml:space="preserve">berhak untuk secara sepihak mengakhiri Perjanjian, tanpa ada akibat apapun dan tanpa ada kewajiban untuk memberikan ganti rugi dalam bentuk apapun, kepada </w:t>
      </w:r>
      <w:del w:id="197" w:author="Monica Asmitha Tampubolon" w:date="2025-10-15T14:43:00Z">
        <w:r w:rsidR="009C637A" w:rsidDel="00EE297A">
          <w:rPr>
            <w:rFonts w:ascii="Arial" w:eastAsia="Arial" w:hAnsi="Arial" w:cs="Arial"/>
            <w:b w:val="0"/>
            <w:color w:val="000000"/>
            <w:lang w:val="da-DK"/>
          </w:rPr>
          <w:delText>Rumah Sakit dan/atau pihak lain</w:delText>
        </w:r>
      </w:del>
      <w:ins w:id="198" w:author="Monica Asmitha Tampubolon" w:date="2025-10-15T14:43:00Z">
        <w:r w:rsidR="00EE297A">
          <w:rPr>
            <w:rFonts w:ascii="Arial" w:eastAsia="Arial" w:hAnsi="Arial" w:cs="Arial"/>
            <w:b w:val="0"/>
            <w:color w:val="000000"/>
            <w:lang w:val="da-DK"/>
          </w:rPr>
          <w:t>Pihak lainnya</w:t>
        </w:r>
      </w:ins>
      <w:r w:rsidR="009C637A">
        <w:rPr>
          <w:rFonts w:ascii="Arial" w:eastAsia="Arial" w:hAnsi="Arial" w:cs="Arial"/>
          <w:b w:val="0"/>
          <w:color w:val="000000"/>
          <w:lang w:val="da-DK"/>
        </w:rPr>
        <w:t>, apabila tindakan pengakhiran sepihak tersebut dilakukan berdasarkan perintah pengadilan atau arbitrase yang berkekuatan hukum tetap, peraturan perundang-undangan yang berlaku tanpa mewajibkan terdapat peraturan pelaksanannya, dan perintah atau instruksi dari otoritas pemerintah terkait berdasarkan peraturan perundang-undangan yang berlaku sebagaimana diubah, dicabut, atau diperbaharui dari waktu ke waktu.</w:t>
      </w:r>
    </w:p>
    <w:p w14:paraId="03331D2A" w14:textId="77777777" w:rsidR="00CE60C2" w:rsidRPr="00774E7C" w:rsidRDefault="00CE60C2" w:rsidP="00D17E21">
      <w:pPr>
        <w:spacing w:before="100" w:beforeAutospacing="1"/>
        <w:ind w:right="36"/>
        <w:jc w:val="center"/>
        <w:rPr>
          <w:rFonts w:ascii="Arial" w:hAnsi="Arial" w:cs="Arial"/>
          <w:szCs w:val="22"/>
          <w:lang w:val="es-ES_tradnl"/>
        </w:rPr>
      </w:pPr>
      <w:r w:rsidRPr="00774E7C">
        <w:rPr>
          <w:rFonts w:ascii="Arial" w:hAnsi="Arial" w:cs="Arial"/>
          <w:szCs w:val="22"/>
          <w:lang w:val="es-ES_tradnl"/>
        </w:rPr>
        <w:t>PASAL 3</w:t>
      </w:r>
    </w:p>
    <w:p w14:paraId="250ECBD1" w14:textId="78B06D27" w:rsidR="00CE60C2" w:rsidRPr="00774E7C" w:rsidRDefault="00CE60C2" w:rsidP="00F95063">
      <w:pPr>
        <w:tabs>
          <w:tab w:val="left" w:pos="360"/>
        </w:tabs>
        <w:ind w:right="36"/>
        <w:jc w:val="center"/>
        <w:rPr>
          <w:rFonts w:ascii="Arial" w:hAnsi="Arial" w:cs="Arial"/>
          <w:color w:val="000000"/>
          <w:szCs w:val="22"/>
          <w:lang w:val="es-ES_tradnl"/>
        </w:rPr>
      </w:pPr>
      <w:r w:rsidRPr="00774E7C">
        <w:rPr>
          <w:rFonts w:ascii="Arial" w:hAnsi="Arial" w:cs="Arial"/>
          <w:color w:val="000000"/>
          <w:szCs w:val="22"/>
          <w:lang w:val="es-ES_tradnl"/>
        </w:rPr>
        <w:t>FASILITAS KREDIT</w:t>
      </w:r>
    </w:p>
    <w:p w14:paraId="25DD5FDB" w14:textId="19FCF589" w:rsidR="00B53979" w:rsidRPr="00774E7C" w:rsidRDefault="00B53979" w:rsidP="00ED6112">
      <w:pPr>
        <w:pStyle w:val="BlockText"/>
        <w:tabs>
          <w:tab w:val="left" w:pos="900"/>
        </w:tabs>
        <w:spacing w:before="120" w:after="120"/>
        <w:ind w:left="0" w:right="43" w:firstLine="0"/>
        <w:rPr>
          <w:rFonts w:ascii="Arial" w:hAnsi="Arial" w:cs="Arial"/>
          <w:color w:val="000000"/>
          <w:sz w:val="22"/>
          <w:szCs w:val="22"/>
          <w:lang w:val="es-ES_tradnl"/>
        </w:rPr>
      </w:pPr>
      <w:r w:rsidRPr="00774E7C">
        <w:rPr>
          <w:rFonts w:ascii="Arial" w:hAnsi="Arial" w:cs="Arial"/>
          <w:color w:val="000000"/>
          <w:sz w:val="22"/>
          <w:szCs w:val="22"/>
          <w:lang w:val="es-ES_tradnl"/>
        </w:rPr>
        <w:t xml:space="preserve">Rumah Sakit menyediakan Fasilitas Kredit bagi </w:t>
      </w:r>
      <w:r w:rsidR="00DC2AD6">
        <w:rPr>
          <w:rFonts w:ascii="Arial" w:hAnsi="Arial" w:cs="Arial"/>
          <w:color w:val="000000"/>
          <w:sz w:val="22"/>
          <w:szCs w:val="22"/>
          <w:lang w:val="es-ES_tradnl"/>
        </w:rPr>
        <w:t>LGI</w:t>
      </w:r>
      <w:r w:rsidRPr="00774E7C">
        <w:rPr>
          <w:rFonts w:ascii="Arial" w:hAnsi="Arial" w:cs="Arial"/>
          <w:color w:val="000000"/>
          <w:sz w:val="22"/>
          <w:szCs w:val="22"/>
          <w:lang w:val="es-ES_tradnl"/>
        </w:rPr>
        <w:t>, dimana setiap Peserta akan diterima oleh Rumah Sakit untuk memperoleh pelayanan Rawat Inap, Rawat Jalan</w:t>
      </w:r>
      <w:r w:rsidR="000E048A" w:rsidRPr="00774E7C">
        <w:rPr>
          <w:rFonts w:ascii="Arial" w:hAnsi="Arial" w:cs="Arial"/>
          <w:color w:val="000000"/>
          <w:sz w:val="22"/>
          <w:szCs w:val="22"/>
          <w:lang w:val="es-ES_tradnl"/>
        </w:rPr>
        <w:t>, Rawat Gigi</w:t>
      </w:r>
      <w:r w:rsidRPr="00774E7C">
        <w:rPr>
          <w:rFonts w:ascii="Arial" w:hAnsi="Arial" w:cs="Arial"/>
          <w:color w:val="000000"/>
          <w:sz w:val="22"/>
          <w:szCs w:val="22"/>
          <w:lang w:val="es-ES_tradnl"/>
        </w:rPr>
        <w:t xml:space="preserve"> dan/atau </w:t>
      </w:r>
      <w:r w:rsidRPr="00774E7C">
        <w:rPr>
          <w:rFonts w:ascii="Arial" w:hAnsi="Arial" w:cs="Arial"/>
          <w:i/>
          <w:color w:val="000000"/>
          <w:sz w:val="22"/>
          <w:szCs w:val="22"/>
          <w:lang w:val="es-ES_tradnl"/>
        </w:rPr>
        <w:t>One Day Care</w:t>
      </w:r>
      <w:r w:rsidRPr="00774E7C">
        <w:rPr>
          <w:rFonts w:ascii="Arial" w:hAnsi="Arial" w:cs="Arial"/>
          <w:color w:val="000000"/>
          <w:sz w:val="22"/>
          <w:szCs w:val="22"/>
          <w:lang w:val="es-ES_tradnl"/>
        </w:rPr>
        <w:t xml:space="preserve"> tanpa diharuskan membayar biaya Rumah Sakit dan/atau membayar deposit apapun kepada Rumah Sakit sesuai dengan syarat dan batasan yang telah ditetapkan dalam </w:t>
      </w:r>
      <w:r w:rsidR="002B2891" w:rsidRPr="00774E7C">
        <w:rPr>
          <w:rFonts w:ascii="Arial" w:hAnsi="Arial" w:cs="Arial"/>
          <w:color w:val="000000"/>
          <w:sz w:val="22"/>
          <w:szCs w:val="22"/>
          <w:lang w:val="es-ES_tradnl"/>
        </w:rPr>
        <w:t xml:space="preserve">Polis dan/atau </w:t>
      </w:r>
      <w:r w:rsidRPr="00774E7C">
        <w:rPr>
          <w:rFonts w:ascii="Arial" w:hAnsi="Arial" w:cs="Arial"/>
          <w:color w:val="000000"/>
          <w:sz w:val="22"/>
          <w:szCs w:val="22"/>
          <w:lang w:val="es-ES_tradnl"/>
        </w:rPr>
        <w:t>Perjanjian ini.</w:t>
      </w:r>
    </w:p>
    <w:p w14:paraId="78A336A7" w14:textId="77777777" w:rsidR="00CE60C2" w:rsidRPr="00774E7C" w:rsidRDefault="00CE60C2" w:rsidP="00D17E21">
      <w:pPr>
        <w:tabs>
          <w:tab w:val="left" w:pos="360"/>
        </w:tabs>
        <w:spacing w:before="100" w:beforeAutospacing="1"/>
        <w:ind w:right="36"/>
        <w:jc w:val="center"/>
        <w:rPr>
          <w:rFonts w:ascii="Arial" w:hAnsi="Arial" w:cs="Arial"/>
          <w:color w:val="000000"/>
          <w:szCs w:val="22"/>
          <w:lang w:val="es-ES_tradnl"/>
        </w:rPr>
      </w:pPr>
      <w:r w:rsidRPr="00774E7C">
        <w:rPr>
          <w:rFonts w:ascii="Arial" w:hAnsi="Arial" w:cs="Arial"/>
          <w:color w:val="000000"/>
          <w:szCs w:val="22"/>
          <w:lang w:val="es-ES_tradnl"/>
        </w:rPr>
        <w:t>PASAL 4</w:t>
      </w:r>
    </w:p>
    <w:p w14:paraId="1D0B5A97" w14:textId="5908377F" w:rsidR="00CE60C2" w:rsidRPr="00774E7C" w:rsidRDefault="00CE60C2" w:rsidP="00ED6112">
      <w:pPr>
        <w:tabs>
          <w:tab w:val="left" w:pos="360"/>
        </w:tabs>
        <w:ind w:right="36"/>
        <w:jc w:val="center"/>
        <w:rPr>
          <w:lang w:val="es-ES_tradnl"/>
        </w:rPr>
      </w:pPr>
      <w:r w:rsidRPr="00774E7C">
        <w:rPr>
          <w:rFonts w:ascii="Arial" w:hAnsi="Arial" w:cs="Arial"/>
          <w:color w:val="000000"/>
          <w:szCs w:val="22"/>
          <w:lang w:val="es-ES_tradnl"/>
        </w:rPr>
        <w:t>RUANG LINGKUP FASILITAS KREDIT</w:t>
      </w:r>
    </w:p>
    <w:p w14:paraId="579F1325" w14:textId="26147AAF" w:rsidR="00CE60C2" w:rsidRPr="00774E7C" w:rsidRDefault="00CE60C2" w:rsidP="00CE60C2">
      <w:pPr>
        <w:numPr>
          <w:ilvl w:val="1"/>
          <w:numId w:val="2"/>
        </w:numPr>
        <w:tabs>
          <w:tab w:val="clear" w:pos="720"/>
          <w:tab w:val="left" w:pos="540"/>
        </w:tabs>
        <w:spacing w:before="120" w:after="120"/>
        <w:ind w:left="540" w:right="43" w:hanging="522"/>
        <w:jc w:val="both"/>
        <w:rPr>
          <w:rFonts w:ascii="Arial" w:hAnsi="Arial" w:cs="Arial"/>
          <w:b w:val="0"/>
          <w:color w:val="000000"/>
          <w:szCs w:val="22"/>
          <w:lang w:val="es-ES_tradnl"/>
        </w:rPr>
      </w:pPr>
      <w:r w:rsidRPr="00774E7C">
        <w:rPr>
          <w:rFonts w:ascii="Arial" w:hAnsi="Arial" w:cs="Arial"/>
          <w:b w:val="0"/>
          <w:color w:val="000000"/>
          <w:szCs w:val="22"/>
          <w:lang w:val="es-ES_tradnl"/>
        </w:rPr>
        <w:t xml:space="preserve">Semua </w:t>
      </w:r>
      <w:r w:rsidR="00041392" w:rsidRPr="00774E7C">
        <w:rPr>
          <w:rFonts w:ascii="Arial" w:hAnsi="Arial" w:cs="Arial"/>
          <w:b w:val="0"/>
          <w:color w:val="000000"/>
          <w:szCs w:val="22"/>
          <w:lang w:val="es-ES_tradnl"/>
        </w:rPr>
        <w:t xml:space="preserve">ketentuan mengenai </w:t>
      </w:r>
      <w:r w:rsidRPr="00774E7C">
        <w:rPr>
          <w:rFonts w:ascii="Arial" w:hAnsi="Arial" w:cs="Arial"/>
          <w:b w:val="0"/>
          <w:color w:val="000000"/>
          <w:szCs w:val="22"/>
          <w:lang w:val="es-ES_tradnl"/>
        </w:rPr>
        <w:t>biaya Rawat Inap</w:t>
      </w:r>
      <w:r w:rsidR="00130972" w:rsidRPr="00774E7C">
        <w:rPr>
          <w:rFonts w:ascii="Arial" w:hAnsi="Arial" w:cs="Arial"/>
          <w:b w:val="0"/>
          <w:color w:val="000000"/>
          <w:szCs w:val="22"/>
          <w:lang w:val="es-ES_tradnl"/>
        </w:rPr>
        <w:t>,</w:t>
      </w:r>
      <w:r w:rsidR="001B7E03" w:rsidRPr="00774E7C">
        <w:rPr>
          <w:rFonts w:ascii="Arial" w:hAnsi="Arial" w:cs="Arial"/>
          <w:b w:val="0"/>
          <w:color w:val="000000"/>
          <w:szCs w:val="22"/>
          <w:lang w:val="es-ES_tradnl"/>
        </w:rPr>
        <w:t xml:space="preserve"> </w:t>
      </w:r>
      <w:r w:rsidRPr="00774E7C">
        <w:rPr>
          <w:rFonts w:ascii="Arial" w:hAnsi="Arial" w:cs="Arial"/>
          <w:b w:val="0"/>
          <w:color w:val="000000"/>
          <w:szCs w:val="22"/>
          <w:lang w:val="es-ES_tradnl"/>
        </w:rPr>
        <w:t xml:space="preserve">Rawat Jalan, </w:t>
      </w:r>
      <w:r w:rsidR="000E048A" w:rsidRPr="00774E7C">
        <w:rPr>
          <w:rFonts w:ascii="Arial" w:hAnsi="Arial" w:cs="Arial"/>
          <w:b w:val="0"/>
          <w:color w:val="000000"/>
          <w:szCs w:val="22"/>
          <w:lang w:val="es-ES_tradnl"/>
        </w:rPr>
        <w:t xml:space="preserve">Rawat Gigi </w:t>
      </w:r>
      <w:r w:rsidRPr="00774E7C">
        <w:rPr>
          <w:rFonts w:ascii="Arial" w:hAnsi="Arial" w:cs="Arial"/>
          <w:b w:val="0"/>
          <w:color w:val="000000"/>
          <w:szCs w:val="22"/>
          <w:lang w:val="es-ES_tradnl"/>
        </w:rPr>
        <w:t xml:space="preserve">dan/atau </w:t>
      </w:r>
      <w:r w:rsidRPr="00774E7C">
        <w:rPr>
          <w:rFonts w:ascii="Arial" w:hAnsi="Arial" w:cs="Arial"/>
          <w:b w:val="0"/>
          <w:i/>
          <w:color w:val="000000"/>
          <w:szCs w:val="22"/>
          <w:lang w:val="es-ES_tradnl"/>
        </w:rPr>
        <w:t>One Day Care</w:t>
      </w:r>
      <w:r w:rsidR="00130972" w:rsidRPr="00774E7C">
        <w:rPr>
          <w:rFonts w:ascii="Arial" w:hAnsi="Arial" w:cs="Arial"/>
          <w:b w:val="0"/>
          <w:color w:val="000000"/>
          <w:szCs w:val="22"/>
          <w:lang w:val="es-ES_tradnl"/>
        </w:rPr>
        <w:t xml:space="preserve"> </w:t>
      </w:r>
      <w:r w:rsidRPr="00774E7C">
        <w:rPr>
          <w:rFonts w:ascii="Arial" w:hAnsi="Arial" w:cs="Arial"/>
          <w:b w:val="0"/>
          <w:color w:val="000000"/>
          <w:szCs w:val="22"/>
          <w:lang w:val="es-ES_tradnl"/>
        </w:rPr>
        <w:t xml:space="preserve">yang </w:t>
      </w:r>
      <w:r w:rsidR="00041392" w:rsidRPr="00774E7C">
        <w:rPr>
          <w:rFonts w:ascii="Arial" w:hAnsi="Arial" w:cs="Arial"/>
          <w:b w:val="0"/>
          <w:color w:val="000000"/>
          <w:szCs w:val="22"/>
          <w:lang w:val="es-ES_tradnl"/>
        </w:rPr>
        <w:t xml:space="preserve">dikenakan kepada </w:t>
      </w:r>
      <w:r w:rsidRPr="00774E7C">
        <w:rPr>
          <w:rFonts w:ascii="Arial" w:hAnsi="Arial" w:cs="Arial"/>
          <w:b w:val="0"/>
          <w:color w:val="000000"/>
          <w:szCs w:val="22"/>
          <w:lang w:val="es-ES_tradnl"/>
        </w:rPr>
        <w:t xml:space="preserve">Peserta </w:t>
      </w:r>
      <w:r w:rsidR="00041392" w:rsidRPr="00774E7C">
        <w:rPr>
          <w:rFonts w:ascii="Arial" w:hAnsi="Arial" w:cs="Arial"/>
          <w:b w:val="0"/>
          <w:color w:val="000000"/>
          <w:szCs w:val="22"/>
          <w:lang w:val="es-ES_tradnl"/>
        </w:rPr>
        <w:t xml:space="preserve">adalah </w:t>
      </w:r>
      <w:r w:rsidRPr="00774E7C">
        <w:rPr>
          <w:rFonts w:ascii="Arial" w:hAnsi="Arial" w:cs="Arial"/>
          <w:b w:val="0"/>
          <w:color w:val="000000"/>
          <w:szCs w:val="22"/>
          <w:lang w:val="es-ES_tradnl"/>
        </w:rPr>
        <w:t xml:space="preserve">sesuai yang ditetapkan dalam </w:t>
      </w:r>
      <w:r w:rsidR="002B2891" w:rsidRPr="00774E7C">
        <w:rPr>
          <w:rFonts w:ascii="Arial" w:hAnsi="Arial" w:cs="Arial"/>
          <w:b w:val="0"/>
          <w:color w:val="000000"/>
          <w:szCs w:val="22"/>
          <w:lang w:val="es-ES_tradnl"/>
        </w:rPr>
        <w:t xml:space="preserve">Polis dan/atau </w:t>
      </w:r>
      <w:r w:rsidRPr="00774E7C">
        <w:rPr>
          <w:rFonts w:ascii="Arial" w:hAnsi="Arial" w:cs="Arial"/>
          <w:b w:val="0"/>
          <w:color w:val="000000"/>
          <w:szCs w:val="22"/>
          <w:lang w:val="es-ES_tradnl"/>
        </w:rPr>
        <w:t>Perjanjian ini.</w:t>
      </w:r>
    </w:p>
    <w:p w14:paraId="0CAE4671" w14:textId="4A839C03" w:rsidR="00CE60C2" w:rsidRPr="00774E7C" w:rsidRDefault="00E53EE9" w:rsidP="00CE60C2">
      <w:pPr>
        <w:numPr>
          <w:ilvl w:val="1"/>
          <w:numId w:val="2"/>
        </w:numPr>
        <w:tabs>
          <w:tab w:val="clear" w:pos="720"/>
        </w:tabs>
        <w:spacing w:before="120" w:after="120"/>
        <w:ind w:left="540" w:right="43" w:hanging="522"/>
        <w:jc w:val="both"/>
        <w:rPr>
          <w:rFonts w:ascii="Arial" w:hAnsi="Arial" w:cs="Arial"/>
          <w:b w:val="0"/>
          <w:color w:val="000000"/>
          <w:szCs w:val="22"/>
          <w:lang w:val="es-ES_tradnl"/>
        </w:rPr>
      </w:pPr>
      <w:r w:rsidRPr="00774E7C">
        <w:rPr>
          <w:rFonts w:ascii="Arial" w:hAnsi="Arial" w:cs="Arial"/>
          <w:b w:val="0"/>
          <w:color w:val="000000"/>
          <w:szCs w:val="22"/>
          <w:lang w:val="es-ES_tradnl"/>
        </w:rPr>
        <w:t>J</w:t>
      </w:r>
      <w:r w:rsidR="00CE60C2" w:rsidRPr="00774E7C">
        <w:rPr>
          <w:rFonts w:ascii="Arial" w:hAnsi="Arial" w:cs="Arial"/>
          <w:b w:val="0"/>
          <w:color w:val="000000"/>
          <w:szCs w:val="22"/>
          <w:lang w:val="es-ES_tradnl"/>
        </w:rPr>
        <w:t xml:space="preserve">umlah total pembayaran </w:t>
      </w:r>
      <w:r w:rsidRPr="00774E7C">
        <w:rPr>
          <w:rFonts w:ascii="Arial" w:hAnsi="Arial" w:cs="Arial"/>
          <w:b w:val="0"/>
          <w:color w:val="000000"/>
          <w:szCs w:val="22"/>
          <w:lang w:val="es-ES_tradnl"/>
        </w:rPr>
        <w:t xml:space="preserve">untuk Rawat Inap </w:t>
      </w:r>
      <w:r w:rsidRPr="00774E7C">
        <w:rPr>
          <w:rFonts w:ascii="Arial" w:hAnsi="Arial" w:cs="Arial"/>
          <w:b w:val="0"/>
          <w:szCs w:val="22"/>
        </w:rPr>
        <w:t xml:space="preserve">atau </w:t>
      </w:r>
      <w:r w:rsidRPr="00774E7C">
        <w:rPr>
          <w:rFonts w:ascii="Arial" w:hAnsi="Arial" w:cs="Arial"/>
          <w:b w:val="0"/>
          <w:i/>
          <w:szCs w:val="22"/>
        </w:rPr>
        <w:t xml:space="preserve">One Day Care </w:t>
      </w:r>
      <w:r w:rsidR="00CE60C2" w:rsidRPr="00774E7C">
        <w:rPr>
          <w:rFonts w:ascii="Arial" w:hAnsi="Arial" w:cs="Arial"/>
          <w:b w:val="0"/>
          <w:color w:val="000000"/>
          <w:szCs w:val="22"/>
          <w:lang w:val="es-ES_tradnl"/>
        </w:rPr>
        <w:t xml:space="preserve">tidak dapat melampaui batas kredit yang tercantum pada </w:t>
      </w:r>
      <w:r w:rsidR="000E048A" w:rsidRPr="00774E7C">
        <w:rPr>
          <w:rFonts w:ascii="Arial" w:hAnsi="Arial" w:cs="Arial"/>
          <w:b w:val="0"/>
          <w:color w:val="000000"/>
          <w:szCs w:val="22"/>
          <w:lang w:val="es-ES_tradnl"/>
        </w:rPr>
        <w:t>Surat Jaminan</w:t>
      </w:r>
      <w:r w:rsidR="00CE60C2" w:rsidRPr="00774E7C">
        <w:rPr>
          <w:rFonts w:ascii="Arial" w:hAnsi="Arial" w:cs="Arial"/>
          <w:b w:val="0"/>
          <w:color w:val="000000"/>
          <w:szCs w:val="22"/>
          <w:lang w:val="es-ES_tradnl"/>
        </w:rPr>
        <w:t xml:space="preserve">. Apabila biaya-biaya medis Rawat Inap </w:t>
      </w:r>
      <w:r w:rsidR="00CE60C2" w:rsidRPr="00774E7C">
        <w:rPr>
          <w:rFonts w:ascii="Arial" w:hAnsi="Arial" w:cs="Arial"/>
          <w:b w:val="0"/>
          <w:szCs w:val="22"/>
          <w:lang w:val="es-ES_tradnl"/>
        </w:rPr>
        <w:t xml:space="preserve">atau </w:t>
      </w:r>
      <w:r w:rsidR="00CE60C2" w:rsidRPr="00774E7C">
        <w:rPr>
          <w:rFonts w:ascii="Arial" w:hAnsi="Arial" w:cs="Arial"/>
          <w:b w:val="0"/>
          <w:i/>
          <w:szCs w:val="22"/>
          <w:lang w:val="es-ES_tradnl"/>
        </w:rPr>
        <w:t xml:space="preserve">One Day Care </w:t>
      </w:r>
      <w:r w:rsidR="00CE60C2" w:rsidRPr="00774E7C">
        <w:rPr>
          <w:rFonts w:ascii="Arial" w:hAnsi="Arial" w:cs="Arial"/>
          <w:b w:val="0"/>
          <w:color w:val="000000"/>
          <w:szCs w:val="22"/>
          <w:lang w:val="es-ES_tradnl"/>
        </w:rPr>
        <w:t xml:space="preserve">yang dikeluarkan untuk Peserta melebihi </w:t>
      </w:r>
      <w:r w:rsidR="002B2891" w:rsidRPr="00774E7C">
        <w:rPr>
          <w:rFonts w:ascii="Arial" w:hAnsi="Arial" w:cs="Arial"/>
          <w:b w:val="0"/>
          <w:color w:val="000000"/>
          <w:szCs w:val="22"/>
          <w:lang w:val="es-ES_tradnl"/>
        </w:rPr>
        <w:t>B</w:t>
      </w:r>
      <w:r w:rsidR="00CE60C2" w:rsidRPr="00774E7C">
        <w:rPr>
          <w:rFonts w:ascii="Arial" w:hAnsi="Arial" w:cs="Arial"/>
          <w:b w:val="0"/>
          <w:color w:val="000000"/>
          <w:szCs w:val="22"/>
          <w:lang w:val="es-ES_tradnl"/>
        </w:rPr>
        <w:t xml:space="preserve">atas </w:t>
      </w:r>
      <w:r w:rsidR="002B2891" w:rsidRPr="00774E7C">
        <w:rPr>
          <w:rFonts w:ascii="Arial" w:hAnsi="Arial" w:cs="Arial"/>
          <w:b w:val="0"/>
          <w:color w:val="000000"/>
          <w:szCs w:val="22"/>
          <w:lang w:val="es-ES_tradnl"/>
        </w:rPr>
        <w:t>K</w:t>
      </w:r>
      <w:r w:rsidR="00CE60C2" w:rsidRPr="00774E7C">
        <w:rPr>
          <w:rFonts w:ascii="Arial" w:hAnsi="Arial" w:cs="Arial"/>
          <w:b w:val="0"/>
          <w:color w:val="000000"/>
          <w:szCs w:val="22"/>
          <w:lang w:val="es-ES_tradnl"/>
        </w:rPr>
        <w:t xml:space="preserve">redit yang ditetapkan, maka selisih biaya tersebut harus dibebankan kepada Peserta yang bersangkutan kecuali </w:t>
      </w:r>
      <w:r w:rsidR="005F5DDD" w:rsidRPr="00774E7C">
        <w:rPr>
          <w:rFonts w:ascii="Arial" w:hAnsi="Arial" w:cs="Arial"/>
          <w:b w:val="0"/>
          <w:color w:val="000000"/>
          <w:szCs w:val="22"/>
          <w:lang w:val="es-ES_tradnl"/>
        </w:rPr>
        <w:t xml:space="preserve">ditentukan </w:t>
      </w:r>
      <w:r w:rsidR="00CE60C2" w:rsidRPr="00774E7C">
        <w:rPr>
          <w:rFonts w:ascii="Arial" w:hAnsi="Arial" w:cs="Arial"/>
          <w:b w:val="0"/>
          <w:color w:val="000000"/>
          <w:szCs w:val="22"/>
          <w:lang w:val="es-ES_tradnl"/>
        </w:rPr>
        <w:t xml:space="preserve">lain dalam </w:t>
      </w:r>
      <w:r w:rsidR="002B2891" w:rsidRPr="00774E7C">
        <w:rPr>
          <w:rFonts w:ascii="Arial" w:hAnsi="Arial" w:cs="Arial"/>
          <w:b w:val="0"/>
          <w:color w:val="000000"/>
          <w:szCs w:val="22"/>
          <w:lang w:val="es-ES_tradnl"/>
        </w:rPr>
        <w:t xml:space="preserve">Polis dan/atau </w:t>
      </w:r>
      <w:r w:rsidR="00CE60C2" w:rsidRPr="00774E7C">
        <w:rPr>
          <w:rFonts w:ascii="Arial" w:hAnsi="Arial" w:cs="Arial"/>
          <w:b w:val="0"/>
          <w:color w:val="000000"/>
          <w:szCs w:val="22"/>
          <w:lang w:val="es-ES_tradnl"/>
        </w:rPr>
        <w:t>Perjanjian ini.</w:t>
      </w:r>
    </w:p>
    <w:p w14:paraId="14D101EB" w14:textId="58D549A5" w:rsidR="00CE60C2" w:rsidRPr="00774E7C" w:rsidRDefault="00CE60C2" w:rsidP="00CE60C2">
      <w:pPr>
        <w:numPr>
          <w:ilvl w:val="1"/>
          <w:numId w:val="2"/>
        </w:numPr>
        <w:tabs>
          <w:tab w:val="clear" w:pos="720"/>
        </w:tabs>
        <w:spacing w:before="120" w:after="120"/>
        <w:ind w:left="540" w:right="43" w:hanging="522"/>
        <w:jc w:val="both"/>
        <w:rPr>
          <w:rFonts w:ascii="Arial" w:hAnsi="Arial" w:cs="Arial"/>
          <w:b w:val="0"/>
          <w:color w:val="000000"/>
          <w:szCs w:val="22"/>
          <w:lang w:val="es-ES_tradnl"/>
        </w:rPr>
      </w:pPr>
      <w:r w:rsidRPr="00774E7C">
        <w:rPr>
          <w:rFonts w:ascii="Arial" w:hAnsi="Arial" w:cs="Arial"/>
          <w:b w:val="0"/>
          <w:color w:val="000000"/>
          <w:szCs w:val="22"/>
          <w:lang w:val="es-ES_tradnl"/>
        </w:rPr>
        <w:t xml:space="preserve">Tarif yang berlaku di Rumah Sakit merupakan </w:t>
      </w:r>
      <w:r w:rsidR="00D13A41" w:rsidRPr="00774E7C">
        <w:rPr>
          <w:rFonts w:ascii="Arial" w:hAnsi="Arial" w:cs="Arial"/>
          <w:b w:val="0"/>
          <w:color w:val="000000"/>
          <w:szCs w:val="22"/>
          <w:lang w:val="es-ES_tradnl"/>
        </w:rPr>
        <w:t>T</w:t>
      </w:r>
      <w:r w:rsidRPr="00774E7C">
        <w:rPr>
          <w:rFonts w:ascii="Arial" w:hAnsi="Arial" w:cs="Arial"/>
          <w:b w:val="0"/>
          <w:color w:val="000000"/>
          <w:szCs w:val="22"/>
          <w:lang w:val="es-ES_tradnl"/>
        </w:rPr>
        <w:t>arif yang sama antara Peserta dengan Pasien Umum</w:t>
      </w:r>
      <w:r w:rsidR="00B53979" w:rsidRPr="00774E7C">
        <w:rPr>
          <w:rFonts w:ascii="Arial" w:hAnsi="Arial" w:cs="Arial"/>
          <w:b w:val="0"/>
          <w:color w:val="000000"/>
          <w:szCs w:val="22"/>
          <w:lang w:val="es-ES_tradnl"/>
        </w:rPr>
        <w:t>.</w:t>
      </w:r>
      <w:r w:rsidRPr="00774E7C">
        <w:rPr>
          <w:rFonts w:ascii="Arial" w:hAnsi="Arial" w:cs="Arial"/>
          <w:b w:val="0"/>
          <w:color w:val="000000"/>
          <w:szCs w:val="22"/>
          <w:lang w:val="es-ES_tradnl"/>
        </w:rPr>
        <w:t xml:space="preserve"> </w:t>
      </w:r>
      <w:r w:rsidR="00B53979" w:rsidRPr="00774E7C">
        <w:rPr>
          <w:rFonts w:ascii="Arial" w:hAnsi="Arial" w:cs="Arial"/>
          <w:b w:val="0"/>
          <w:color w:val="000000"/>
          <w:szCs w:val="22"/>
          <w:lang w:val="es-ES_tradnl"/>
        </w:rPr>
        <w:t>A</w:t>
      </w:r>
      <w:r w:rsidRPr="00774E7C">
        <w:rPr>
          <w:rFonts w:ascii="Arial" w:hAnsi="Arial" w:cs="Arial"/>
          <w:b w:val="0"/>
          <w:color w:val="000000"/>
          <w:szCs w:val="22"/>
          <w:lang w:val="es-ES_tradnl"/>
        </w:rPr>
        <w:t xml:space="preserve">pabila terdapat perbedaan, maka </w:t>
      </w:r>
      <w:r w:rsidR="00DC2AD6">
        <w:rPr>
          <w:rFonts w:ascii="Arial" w:hAnsi="Arial" w:cs="Arial"/>
          <w:b w:val="0"/>
          <w:color w:val="000000"/>
          <w:szCs w:val="22"/>
          <w:lang w:val="es-ES_tradnl"/>
        </w:rPr>
        <w:t>LGI</w:t>
      </w:r>
      <w:r w:rsidRPr="00774E7C">
        <w:rPr>
          <w:rFonts w:ascii="Arial" w:hAnsi="Arial" w:cs="Arial"/>
          <w:b w:val="0"/>
          <w:color w:val="000000"/>
          <w:szCs w:val="22"/>
          <w:lang w:val="es-ES_tradnl"/>
        </w:rPr>
        <w:t xml:space="preserve"> akan berpedoman pada </w:t>
      </w:r>
      <w:r w:rsidR="00D13A41" w:rsidRPr="00774E7C">
        <w:rPr>
          <w:rFonts w:ascii="Arial" w:hAnsi="Arial" w:cs="Arial"/>
          <w:b w:val="0"/>
          <w:color w:val="000000"/>
          <w:szCs w:val="22"/>
          <w:lang w:val="es-ES_tradnl"/>
        </w:rPr>
        <w:t>T</w:t>
      </w:r>
      <w:r w:rsidRPr="00774E7C">
        <w:rPr>
          <w:rFonts w:ascii="Arial" w:hAnsi="Arial" w:cs="Arial"/>
          <w:b w:val="0"/>
          <w:color w:val="000000"/>
          <w:szCs w:val="22"/>
          <w:lang w:val="es-ES_tradnl"/>
        </w:rPr>
        <w:t xml:space="preserve">arif yang lebih rendah. </w:t>
      </w:r>
    </w:p>
    <w:p w14:paraId="314355EF" w14:textId="45C33109" w:rsidR="00546BDF" w:rsidRPr="00774E7C" w:rsidRDefault="00546BDF" w:rsidP="00CE60C2">
      <w:pPr>
        <w:numPr>
          <w:ilvl w:val="1"/>
          <w:numId w:val="2"/>
        </w:numPr>
        <w:tabs>
          <w:tab w:val="clear" w:pos="720"/>
          <w:tab w:val="num" w:pos="540"/>
        </w:tabs>
        <w:suppressAutoHyphens/>
        <w:spacing w:before="120" w:after="120"/>
        <w:ind w:left="540" w:right="43" w:hanging="540"/>
        <w:jc w:val="both"/>
        <w:rPr>
          <w:rFonts w:ascii="Arial" w:hAnsi="Arial" w:cs="Arial"/>
          <w:b w:val="0"/>
          <w:szCs w:val="22"/>
          <w:lang w:val="es-ES_tradnl"/>
        </w:rPr>
      </w:pPr>
      <w:r w:rsidRPr="00774E7C">
        <w:rPr>
          <w:rFonts w:ascii="Arial" w:hAnsi="Arial" w:cs="Arial"/>
          <w:b w:val="0"/>
          <w:color w:val="000000"/>
          <w:lang w:val="es-ES_tradnl"/>
        </w:rPr>
        <w:t xml:space="preserve">Kondisi </w:t>
      </w:r>
      <w:r w:rsidR="0085247F" w:rsidRPr="00774E7C">
        <w:rPr>
          <w:rFonts w:ascii="Arial" w:hAnsi="Arial" w:cs="Arial"/>
          <w:b w:val="0"/>
          <w:color w:val="000000"/>
          <w:lang w:val="es-ES_tradnl"/>
        </w:rPr>
        <w:t xml:space="preserve">Batas Kredit </w:t>
      </w:r>
      <w:r w:rsidRPr="00774E7C">
        <w:rPr>
          <w:rFonts w:ascii="Arial" w:hAnsi="Arial" w:cs="Arial"/>
          <w:b w:val="0"/>
          <w:color w:val="000000"/>
          <w:lang w:val="es-ES_tradnl"/>
        </w:rPr>
        <w:t xml:space="preserve">sebagaimana </w:t>
      </w:r>
      <w:r w:rsidR="006C33CB" w:rsidRPr="00774E7C">
        <w:rPr>
          <w:rFonts w:ascii="Arial" w:hAnsi="Arial" w:cs="Arial"/>
          <w:b w:val="0"/>
          <w:color w:val="000000"/>
          <w:lang w:val="es-ES_tradnl"/>
        </w:rPr>
        <w:t>dimaksud</w:t>
      </w:r>
      <w:r w:rsidR="00F95063" w:rsidRPr="00774E7C">
        <w:rPr>
          <w:rFonts w:ascii="Arial" w:hAnsi="Arial" w:cs="Arial"/>
          <w:b w:val="0"/>
          <w:color w:val="000000"/>
          <w:lang w:val="es-ES_tradnl"/>
        </w:rPr>
        <w:t xml:space="preserve"> </w:t>
      </w:r>
      <w:r w:rsidRPr="00774E7C">
        <w:rPr>
          <w:rFonts w:ascii="Arial" w:hAnsi="Arial" w:cs="Arial"/>
          <w:b w:val="0"/>
          <w:color w:val="000000"/>
          <w:lang w:val="es-ES_tradnl"/>
        </w:rPr>
        <w:t>ayat (2) tidak berlaku untuk Rawat Jalan</w:t>
      </w:r>
      <w:r w:rsidR="005F5DDD" w:rsidRPr="00774E7C">
        <w:rPr>
          <w:rFonts w:ascii="Arial" w:hAnsi="Arial" w:cs="Arial"/>
          <w:b w:val="0"/>
          <w:color w:val="000000"/>
          <w:lang w:val="es-ES_tradnl"/>
        </w:rPr>
        <w:t xml:space="preserve"> dan Rawat Gigi</w:t>
      </w:r>
      <w:r w:rsidR="00BB28C9" w:rsidRPr="00774E7C">
        <w:rPr>
          <w:rFonts w:ascii="Arial" w:hAnsi="Arial" w:cs="Arial"/>
          <w:b w:val="0"/>
          <w:color w:val="000000"/>
          <w:lang w:val="es-ES_tradnl"/>
        </w:rPr>
        <w:t>,</w:t>
      </w:r>
      <w:r w:rsidRPr="00774E7C">
        <w:rPr>
          <w:rFonts w:ascii="Arial" w:hAnsi="Arial" w:cs="Arial"/>
          <w:b w:val="0"/>
          <w:color w:val="FF00FF"/>
          <w:lang w:val="es-ES_tradnl"/>
        </w:rPr>
        <w:t xml:space="preserve"> </w:t>
      </w:r>
      <w:r w:rsidRPr="00774E7C">
        <w:rPr>
          <w:rFonts w:ascii="Arial" w:hAnsi="Arial" w:cs="Arial"/>
          <w:b w:val="0"/>
          <w:lang w:val="es-ES_tradnl"/>
        </w:rPr>
        <w:t xml:space="preserve">kecuali untuk selisih biaya konsultasi </w:t>
      </w:r>
      <w:r w:rsidR="00181C8F" w:rsidRPr="00774E7C">
        <w:rPr>
          <w:rFonts w:ascii="Arial" w:hAnsi="Arial" w:cs="Arial"/>
          <w:b w:val="0"/>
          <w:lang w:val="es-ES_tradnl"/>
        </w:rPr>
        <w:t xml:space="preserve">Dokter </w:t>
      </w:r>
      <w:r w:rsidRPr="00774E7C">
        <w:rPr>
          <w:rFonts w:ascii="Arial" w:hAnsi="Arial" w:cs="Arial"/>
          <w:b w:val="0"/>
          <w:lang w:val="es-ES_tradnl"/>
        </w:rPr>
        <w:t xml:space="preserve">umum/spesialis yang melampaui </w:t>
      </w:r>
      <w:r w:rsidR="00C73025" w:rsidRPr="00774E7C">
        <w:rPr>
          <w:rFonts w:ascii="Arial" w:hAnsi="Arial" w:cs="Arial"/>
          <w:b w:val="0"/>
          <w:lang w:val="es-ES_tradnl"/>
        </w:rPr>
        <w:t xml:space="preserve">batas </w:t>
      </w:r>
      <w:r w:rsidRPr="00774E7C">
        <w:rPr>
          <w:rFonts w:ascii="Arial" w:hAnsi="Arial" w:cs="Arial"/>
          <w:b w:val="0"/>
          <w:lang w:val="es-ES_tradnl"/>
        </w:rPr>
        <w:t xml:space="preserve">sebagaimana tercantum pada Kartu Peserta atau dalam struk pengobatan, maka wajib dibebankan langsung kepada Peserta disesuaikan dengan </w:t>
      </w:r>
      <w:r w:rsidR="00511364" w:rsidRPr="00774E7C">
        <w:rPr>
          <w:rFonts w:ascii="Arial" w:hAnsi="Arial" w:cs="Arial"/>
          <w:b w:val="0"/>
          <w:lang w:val="es-ES_tradnl"/>
        </w:rPr>
        <w:t xml:space="preserve">manfaat </w:t>
      </w:r>
      <w:r w:rsidRPr="00774E7C">
        <w:rPr>
          <w:rFonts w:ascii="Arial" w:hAnsi="Arial" w:cs="Arial"/>
          <w:b w:val="0"/>
          <w:lang w:val="es-ES_tradnl"/>
        </w:rPr>
        <w:t>penjamin</w:t>
      </w:r>
      <w:r w:rsidR="00181C8F" w:rsidRPr="00774E7C">
        <w:rPr>
          <w:rFonts w:ascii="Arial" w:hAnsi="Arial" w:cs="Arial"/>
          <w:b w:val="0"/>
          <w:lang w:val="es-ES_tradnl"/>
        </w:rPr>
        <w:t>annya</w:t>
      </w:r>
      <w:r w:rsidRPr="00774E7C">
        <w:rPr>
          <w:rFonts w:ascii="Arial" w:hAnsi="Arial" w:cs="Arial"/>
          <w:b w:val="0"/>
          <w:lang w:val="es-ES_tradnl"/>
        </w:rPr>
        <w:t>.</w:t>
      </w:r>
    </w:p>
    <w:p w14:paraId="01301E68" w14:textId="16CDBACF" w:rsidR="00415726" w:rsidRPr="00773B52" w:rsidDel="008043B3" w:rsidRDefault="00CE60C2" w:rsidP="00D17E21">
      <w:pPr>
        <w:numPr>
          <w:ilvl w:val="1"/>
          <w:numId w:val="2"/>
        </w:numPr>
        <w:tabs>
          <w:tab w:val="clear" w:pos="720"/>
          <w:tab w:val="num" w:pos="540"/>
        </w:tabs>
        <w:suppressAutoHyphens/>
        <w:spacing w:before="120" w:after="120"/>
        <w:ind w:left="540" w:right="43" w:hanging="540"/>
        <w:jc w:val="both"/>
        <w:rPr>
          <w:del w:id="199" w:author="Andiyan rizaldi" w:date="2025-10-28T12:17:00Z"/>
          <w:rFonts w:ascii="Arial" w:hAnsi="Arial" w:cs="Arial"/>
          <w:b w:val="0"/>
          <w:szCs w:val="22"/>
          <w:lang w:val="es-ES_tradnl"/>
        </w:rPr>
      </w:pPr>
      <w:commentRangeStart w:id="200"/>
      <w:commentRangeStart w:id="201"/>
      <w:r w:rsidRPr="00774E7C">
        <w:rPr>
          <w:rFonts w:ascii="Arial" w:hAnsi="Arial" w:cs="Arial"/>
          <w:b w:val="0"/>
          <w:szCs w:val="22"/>
          <w:lang w:val="da-DK"/>
        </w:rPr>
        <w:t xml:space="preserve">Atas </w:t>
      </w:r>
      <w:r w:rsidRPr="00773B52">
        <w:rPr>
          <w:rFonts w:ascii="Arial" w:hAnsi="Arial" w:cs="Arial"/>
          <w:b w:val="0"/>
          <w:szCs w:val="22"/>
          <w:lang w:val="da-DK"/>
        </w:rPr>
        <w:t xml:space="preserve">Pelayanan Medis </w:t>
      </w:r>
      <w:r w:rsidR="00C40AB2" w:rsidRPr="00773B52">
        <w:rPr>
          <w:rFonts w:ascii="Arial" w:hAnsi="Arial" w:cs="Arial"/>
          <w:b w:val="0"/>
          <w:szCs w:val="22"/>
          <w:lang w:val="da-DK"/>
        </w:rPr>
        <w:t xml:space="preserve">dari </w:t>
      </w:r>
      <w:r w:rsidRPr="00773B52">
        <w:rPr>
          <w:rFonts w:ascii="Arial" w:hAnsi="Arial" w:cs="Arial"/>
          <w:b w:val="0"/>
          <w:szCs w:val="22"/>
          <w:lang w:val="da-DK"/>
        </w:rPr>
        <w:t>Rumah Sakit, Peserta dikenak</w:t>
      </w:r>
      <w:r w:rsidR="00EA3849" w:rsidRPr="00773B52">
        <w:rPr>
          <w:rFonts w:ascii="Arial" w:hAnsi="Arial" w:cs="Arial"/>
          <w:b w:val="0"/>
          <w:szCs w:val="22"/>
          <w:lang w:val="da-DK"/>
        </w:rPr>
        <w:t xml:space="preserve">an </w:t>
      </w:r>
      <w:r w:rsidR="00415726" w:rsidRPr="00773B52">
        <w:rPr>
          <w:rFonts w:ascii="Arial" w:hAnsi="Arial" w:cs="Arial"/>
          <w:b w:val="0"/>
          <w:szCs w:val="22"/>
          <w:lang w:val="da-DK"/>
        </w:rPr>
        <w:t xml:space="preserve">Biaya Administrasi </w:t>
      </w:r>
      <w:ins w:id="202" w:author="Andiyan rizaldi" w:date="2025-10-28T12:17:00Z">
        <w:r w:rsidR="00047EBC" w:rsidRPr="00773B52">
          <w:rPr>
            <w:rFonts w:ascii="Arial" w:hAnsi="Arial" w:cs="Arial"/>
            <w:b w:val="0"/>
            <w:szCs w:val="22"/>
            <w:lang w:val="es-ES_tradnl"/>
          </w:rPr>
          <w:t xml:space="preserve">sesuai dengan </w:t>
        </w:r>
      </w:ins>
      <w:ins w:id="203" w:author="Yosua Pratama Salikin" w:date="2025-12-26T10:32:00Z" w16du:dateUtc="2025-12-26T03:32:00Z">
        <w:r w:rsidR="008043B3" w:rsidRPr="00773B52">
          <w:rPr>
            <w:rFonts w:ascii="Arial" w:hAnsi="Arial" w:cs="Arial"/>
            <w:b w:val="0"/>
            <w:szCs w:val="22"/>
            <w:lang w:val="es-ES_tradnl"/>
          </w:rPr>
          <w:t>ketentuan sebagai berikut :</w:t>
        </w:r>
      </w:ins>
      <w:ins w:id="204" w:author="Andiyan rizaldi" w:date="2025-10-28T12:17:00Z">
        <w:del w:id="205" w:author="Yosua Pratama Salikin" w:date="2025-12-26T10:32:00Z" w16du:dateUtc="2025-12-26T03:32:00Z">
          <w:r w:rsidR="00047EBC" w:rsidRPr="00773B52" w:rsidDel="008043B3">
            <w:rPr>
              <w:rFonts w:ascii="Arial" w:hAnsi="Arial" w:cs="Arial"/>
              <w:b w:val="0"/>
              <w:szCs w:val="22"/>
              <w:lang w:val="es-ES_tradnl"/>
            </w:rPr>
            <w:delText xml:space="preserve">tarif yang berlaku di Rumah Sakit </w:delText>
          </w:r>
        </w:del>
      </w:ins>
      <w:commentRangeEnd w:id="200"/>
      <w:ins w:id="206" w:author="Andiyan rizaldi" w:date="2025-11-06T10:40:00Z">
        <w:del w:id="207" w:author="Yosua Pratama Salikin" w:date="2025-12-26T10:32:00Z" w16du:dateUtc="2025-12-26T03:32:00Z">
          <w:r w:rsidR="00C86E31" w:rsidRPr="00773B52" w:rsidDel="008043B3">
            <w:rPr>
              <w:rStyle w:val="CommentReference"/>
              <w:rFonts w:ascii="Arial" w:hAnsi="Arial" w:cs="Arial"/>
              <w:b w:val="0"/>
              <w:sz w:val="22"/>
              <w:szCs w:val="22"/>
              <w:lang w:val="da-DK"/>
            </w:rPr>
            <w:commentReference w:id="200"/>
          </w:r>
        </w:del>
      </w:ins>
      <w:commentRangeEnd w:id="201"/>
      <w:r w:rsidR="0055745C" w:rsidRPr="00773B52">
        <w:rPr>
          <w:rStyle w:val="CommentReference"/>
          <w:rFonts w:ascii="Arial" w:hAnsi="Arial" w:cs="Arial"/>
          <w:b w:val="0"/>
          <w:sz w:val="22"/>
          <w:szCs w:val="22"/>
          <w:lang w:val="da-DK"/>
        </w:rPr>
        <w:commentReference w:id="201"/>
      </w:r>
      <w:del w:id="208" w:author="Andiyan rizaldi" w:date="2025-10-28T12:17:00Z">
        <w:r w:rsidR="00415726" w:rsidRPr="00773B52" w:rsidDel="00047EBC">
          <w:rPr>
            <w:rFonts w:ascii="Arial" w:hAnsi="Arial" w:cs="Arial"/>
            <w:b w:val="0"/>
            <w:szCs w:val="22"/>
            <w:lang w:val="da-DK"/>
          </w:rPr>
          <w:delText>dengan ketentuan sebagai berikut :</w:delText>
        </w:r>
      </w:del>
    </w:p>
    <w:p w14:paraId="13069580" w14:textId="77777777" w:rsidR="008043B3" w:rsidRPr="00773B52" w:rsidRDefault="008043B3" w:rsidP="00047EBC">
      <w:pPr>
        <w:numPr>
          <w:ilvl w:val="1"/>
          <w:numId w:val="2"/>
        </w:numPr>
        <w:tabs>
          <w:tab w:val="clear" w:pos="720"/>
          <w:tab w:val="num" w:pos="540"/>
        </w:tabs>
        <w:suppressAutoHyphens/>
        <w:spacing w:before="120" w:after="120"/>
        <w:ind w:left="540" w:right="43" w:hanging="540"/>
        <w:jc w:val="both"/>
        <w:rPr>
          <w:ins w:id="209" w:author="Yosua Pratama Salikin" w:date="2025-12-26T10:32:00Z" w16du:dateUtc="2025-12-26T03:32:00Z"/>
          <w:rFonts w:ascii="Arial" w:hAnsi="Arial" w:cs="Arial"/>
          <w:b w:val="0"/>
          <w:szCs w:val="22"/>
          <w:lang w:val="es-ES_tradnl"/>
        </w:rPr>
      </w:pPr>
    </w:p>
    <w:p w14:paraId="325CEA7F" w14:textId="23E3BD96" w:rsidR="005F4F56" w:rsidRPr="005F4F56" w:rsidRDefault="005F4F56" w:rsidP="005F4F56">
      <w:pPr>
        <w:pStyle w:val="ListParagraph"/>
        <w:numPr>
          <w:ilvl w:val="0"/>
          <w:numId w:val="78"/>
        </w:numPr>
        <w:suppressAutoHyphens/>
        <w:spacing w:before="120" w:after="120"/>
        <w:ind w:right="43"/>
        <w:jc w:val="both"/>
        <w:rPr>
          <w:ins w:id="210" w:author="User" w:date="2026-05-26T14:21:00Z" w16du:dateUtc="2026-05-26T07:21:00Z"/>
          <w:rFonts w:ascii="Arial" w:hAnsi="Arial" w:cs="Arial"/>
          <w:b w:val="0"/>
          <w:szCs w:val="22"/>
          <w:lang w:val="es-ES_tradnl"/>
          <w:rPrChange w:id="211" w:author="User" w:date="2026-05-26T14:24:00Z" w16du:dateUtc="2026-05-26T07:24:00Z">
            <w:rPr>
              <w:ins w:id="212" w:author="User" w:date="2026-05-26T14:21:00Z" w16du:dateUtc="2026-05-26T07:21:00Z"/>
              <w:rFonts w:ascii="Arial" w:hAnsi="Arial" w:cs="Arial"/>
              <w:b w:val="0"/>
              <w:szCs w:val="22"/>
              <w:highlight w:val="yellow"/>
              <w:lang w:val="es-ES_tradnl"/>
            </w:rPr>
          </w:rPrChange>
        </w:rPr>
      </w:pPr>
      <w:ins w:id="213" w:author="User" w:date="2026-05-26T14:20:00Z" w16du:dateUtc="2026-05-26T07:20:00Z">
        <w:r w:rsidRPr="005F4F56">
          <w:rPr>
            <w:rFonts w:ascii="Arial" w:hAnsi="Arial" w:cs="Arial"/>
            <w:b w:val="0"/>
            <w:szCs w:val="22"/>
            <w:lang w:val="es-ES_tradnl"/>
            <w:rPrChange w:id="214" w:author="User" w:date="2026-05-26T14:24:00Z" w16du:dateUtc="2026-05-26T07:24:00Z">
              <w:rPr>
                <w:rFonts w:ascii="Arial" w:hAnsi="Arial" w:cs="Arial"/>
                <w:b w:val="0"/>
                <w:szCs w:val="22"/>
                <w:highlight w:val="yellow"/>
                <w:lang w:val="es-ES_tradnl"/>
              </w:rPr>
            </w:rPrChange>
          </w:rPr>
          <w:t xml:space="preserve">Sesuai Surat Keputusan tarif asuransi per kelas perawatan </w:t>
        </w:r>
      </w:ins>
      <w:ins w:id="215" w:author="User" w:date="2026-05-26T14:21:00Z" w16du:dateUtc="2026-05-26T07:21:00Z">
        <w:r w:rsidRPr="005F4F56">
          <w:rPr>
            <w:rFonts w:ascii="Arial" w:hAnsi="Arial" w:cs="Arial"/>
            <w:b w:val="0"/>
            <w:szCs w:val="22"/>
            <w:lang w:val="es-ES_tradnl"/>
            <w:rPrChange w:id="216" w:author="User" w:date="2026-05-26T14:24:00Z" w16du:dateUtc="2026-05-26T07:24:00Z">
              <w:rPr>
                <w:rFonts w:ascii="Arial" w:hAnsi="Arial" w:cs="Arial"/>
                <w:b w:val="0"/>
                <w:szCs w:val="22"/>
                <w:highlight w:val="yellow"/>
                <w:lang w:val="es-ES_tradnl"/>
              </w:rPr>
            </w:rPrChange>
          </w:rPr>
          <w:t>untuk</w:t>
        </w:r>
      </w:ins>
      <w:ins w:id="217" w:author="User" w:date="2026-05-26T14:35:00Z" w16du:dateUtc="2026-05-26T07:35:00Z">
        <w:r w:rsidR="00EA7FEC">
          <w:rPr>
            <w:rFonts w:ascii="Arial" w:hAnsi="Arial" w:cs="Arial"/>
            <w:b w:val="0"/>
            <w:szCs w:val="22"/>
            <w:lang w:val="es-ES_tradnl"/>
          </w:rPr>
          <w:t xml:space="preserve"> Admini</w:t>
        </w:r>
      </w:ins>
      <w:ins w:id="218" w:author="User" w:date="2026-05-26T14:36:00Z" w16du:dateUtc="2026-05-26T07:36:00Z">
        <w:r w:rsidR="00EA7FEC">
          <w:rPr>
            <w:rFonts w:ascii="Arial" w:hAnsi="Arial" w:cs="Arial"/>
            <w:b w:val="0"/>
            <w:szCs w:val="22"/>
            <w:lang w:val="es-ES_tradnl"/>
          </w:rPr>
          <w:t>strasi</w:t>
        </w:r>
      </w:ins>
      <w:ins w:id="219" w:author="User" w:date="2026-05-26T14:21:00Z" w16du:dateUtc="2026-05-26T07:21:00Z">
        <w:r w:rsidRPr="005F4F56">
          <w:rPr>
            <w:rFonts w:ascii="Arial" w:hAnsi="Arial" w:cs="Arial"/>
            <w:b w:val="0"/>
            <w:szCs w:val="22"/>
            <w:lang w:val="es-ES_tradnl"/>
            <w:rPrChange w:id="220" w:author="User" w:date="2026-05-26T14:24:00Z" w16du:dateUtc="2026-05-26T07:24:00Z">
              <w:rPr>
                <w:rFonts w:ascii="Arial" w:hAnsi="Arial" w:cs="Arial"/>
                <w:b w:val="0"/>
                <w:szCs w:val="22"/>
                <w:highlight w:val="yellow"/>
                <w:lang w:val="es-ES_tradnl"/>
              </w:rPr>
            </w:rPrChange>
          </w:rPr>
          <w:t xml:space="preserve"> Rawat Inap:</w:t>
        </w:r>
      </w:ins>
      <w:commentRangeStart w:id="221"/>
      <w:ins w:id="222" w:author="Yosua Pratama Salikin" w:date="2025-12-26T10:32:00Z" w16du:dateUtc="2025-12-26T03:32:00Z">
        <w:del w:id="223" w:author="User" w:date="2026-05-26T14:21:00Z" w16du:dateUtc="2026-05-26T07:21:00Z">
          <w:r w:rsidR="008043B3" w:rsidRPr="005F4F56" w:rsidDel="005F4F56">
            <w:rPr>
              <w:rFonts w:ascii="Arial" w:hAnsi="Arial" w:cs="Arial"/>
              <w:b w:val="0"/>
              <w:szCs w:val="22"/>
              <w:lang w:val="es-ES_tradnl"/>
            </w:rPr>
            <w:delText>…% maksimal R</w:delText>
          </w:r>
        </w:del>
      </w:ins>
      <w:ins w:id="224" w:author="Yosua Pratama Salikin" w:date="2025-12-26T10:33:00Z" w16du:dateUtc="2025-12-26T03:33:00Z">
        <w:del w:id="225" w:author="User" w:date="2026-05-26T14:21:00Z" w16du:dateUtc="2026-05-26T07:21:00Z">
          <w:r w:rsidR="008043B3" w:rsidRPr="005F4F56" w:rsidDel="005F4F56">
            <w:rPr>
              <w:rFonts w:ascii="Arial" w:hAnsi="Arial" w:cs="Arial"/>
              <w:b w:val="0"/>
              <w:szCs w:val="22"/>
              <w:lang w:val="es-ES_tradnl"/>
            </w:rPr>
            <w:delText>p… (jumlah terbilang) untuk Rawat Inap</w:delText>
          </w:r>
        </w:del>
      </w:ins>
    </w:p>
    <w:p w14:paraId="03B4DCC3" w14:textId="62966721" w:rsidR="005F4F56" w:rsidRPr="005F4F56" w:rsidRDefault="005F4F56" w:rsidP="005F4F56">
      <w:pPr>
        <w:pStyle w:val="ListParagraph"/>
        <w:numPr>
          <w:ilvl w:val="1"/>
          <w:numId w:val="76"/>
        </w:numPr>
        <w:suppressAutoHyphens/>
        <w:spacing w:before="120" w:after="120"/>
        <w:ind w:right="43"/>
        <w:jc w:val="both"/>
        <w:rPr>
          <w:ins w:id="226" w:author="User" w:date="2026-05-26T14:22:00Z" w16du:dateUtc="2026-05-26T07:22:00Z"/>
          <w:rFonts w:ascii="Arial" w:hAnsi="Arial" w:cs="Arial"/>
          <w:b w:val="0"/>
          <w:szCs w:val="22"/>
          <w:lang w:val="es-ES_tradnl"/>
          <w:rPrChange w:id="227" w:author="User" w:date="2026-05-26T14:24:00Z" w16du:dateUtc="2026-05-26T07:24:00Z">
            <w:rPr>
              <w:ins w:id="228" w:author="User" w:date="2026-05-26T14:22:00Z" w16du:dateUtc="2026-05-26T07:22:00Z"/>
              <w:rFonts w:ascii="Arial" w:hAnsi="Arial" w:cs="Arial"/>
              <w:b w:val="0"/>
              <w:szCs w:val="22"/>
              <w:highlight w:val="yellow"/>
              <w:lang w:val="es-ES_tradnl"/>
            </w:rPr>
          </w:rPrChange>
        </w:rPr>
      </w:pPr>
      <w:ins w:id="229" w:author="User" w:date="2026-05-26T14:21:00Z" w16du:dateUtc="2026-05-26T07:21:00Z">
        <w:r w:rsidRPr="005F4F56">
          <w:rPr>
            <w:rFonts w:ascii="Arial" w:hAnsi="Arial" w:cs="Arial"/>
            <w:b w:val="0"/>
            <w:szCs w:val="22"/>
            <w:lang w:val="es-ES_tradnl"/>
            <w:rPrChange w:id="230" w:author="User" w:date="2026-05-26T14:24:00Z" w16du:dateUtc="2026-05-26T07:24:00Z">
              <w:rPr>
                <w:rFonts w:ascii="Arial" w:hAnsi="Arial" w:cs="Arial"/>
                <w:b w:val="0"/>
                <w:szCs w:val="22"/>
                <w:highlight w:val="yellow"/>
                <w:lang w:val="es-ES_tradnl"/>
              </w:rPr>
            </w:rPrChange>
          </w:rPr>
          <w:t>VIP</w:t>
        </w:r>
      </w:ins>
      <w:ins w:id="231" w:author="User" w:date="2026-05-26T14:22:00Z" w16du:dateUtc="2026-05-26T07:22:00Z">
        <w:r w:rsidRPr="005F4F56">
          <w:rPr>
            <w:rFonts w:ascii="Arial" w:hAnsi="Arial" w:cs="Arial"/>
            <w:b w:val="0"/>
            <w:szCs w:val="22"/>
            <w:lang w:val="es-ES_tradnl"/>
            <w:rPrChange w:id="232" w:author="User" w:date="2026-05-26T14:24:00Z" w16du:dateUtc="2026-05-26T07:24:00Z">
              <w:rPr>
                <w:rFonts w:ascii="Arial" w:hAnsi="Arial" w:cs="Arial"/>
                <w:b w:val="0"/>
                <w:szCs w:val="22"/>
                <w:highlight w:val="yellow"/>
                <w:lang w:val="es-ES_tradnl"/>
              </w:rPr>
            </w:rPrChange>
          </w:rPr>
          <w:tab/>
        </w:r>
        <w:r w:rsidRPr="005F4F56">
          <w:rPr>
            <w:rFonts w:ascii="Arial" w:hAnsi="Arial" w:cs="Arial"/>
            <w:b w:val="0"/>
            <w:szCs w:val="22"/>
            <w:lang w:val="es-ES_tradnl"/>
            <w:rPrChange w:id="233" w:author="User" w:date="2026-05-26T14:24:00Z" w16du:dateUtc="2026-05-26T07:24:00Z">
              <w:rPr>
                <w:rFonts w:ascii="Arial" w:hAnsi="Arial" w:cs="Arial"/>
                <w:b w:val="0"/>
                <w:szCs w:val="22"/>
                <w:highlight w:val="yellow"/>
                <w:lang w:val="es-ES_tradnl"/>
              </w:rPr>
            </w:rPrChange>
          </w:rPr>
          <w:tab/>
        </w:r>
      </w:ins>
      <w:ins w:id="234" w:author="User" w:date="2026-05-26T14:21:00Z" w16du:dateUtc="2026-05-26T07:21:00Z">
        <w:r w:rsidRPr="005F4F56">
          <w:rPr>
            <w:rFonts w:ascii="Arial" w:hAnsi="Arial" w:cs="Arial"/>
            <w:b w:val="0"/>
            <w:szCs w:val="22"/>
            <w:lang w:val="es-ES_tradnl"/>
            <w:rPrChange w:id="235" w:author="User" w:date="2026-05-26T14:24:00Z" w16du:dateUtc="2026-05-26T07:24:00Z">
              <w:rPr>
                <w:rFonts w:ascii="Arial" w:hAnsi="Arial" w:cs="Arial"/>
                <w:b w:val="0"/>
                <w:szCs w:val="22"/>
                <w:highlight w:val="yellow"/>
                <w:lang w:val="es-ES_tradnl"/>
              </w:rPr>
            </w:rPrChange>
          </w:rPr>
          <w:t>= Rp. 400.000 (Empat Ratus Ribu</w:t>
        </w:r>
      </w:ins>
      <w:ins w:id="236" w:author="User" w:date="2026-05-26T14:22:00Z" w16du:dateUtc="2026-05-26T07:22:00Z">
        <w:r w:rsidRPr="005F4F56">
          <w:rPr>
            <w:rFonts w:ascii="Arial" w:hAnsi="Arial" w:cs="Arial"/>
            <w:b w:val="0"/>
            <w:szCs w:val="22"/>
            <w:lang w:val="es-ES_tradnl"/>
            <w:rPrChange w:id="237" w:author="User" w:date="2026-05-26T14:24:00Z" w16du:dateUtc="2026-05-26T07:24:00Z">
              <w:rPr>
                <w:rFonts w:ascii="Arial" w:hAnsi="Arial" w:cs="Arial"/>
                <w:b w:val="0"/>
                <w:szCs w:val="22"/>
                <w:highlight w:val="yellow"/>
                <w:lang w:val="es-ES_tradnl"/>
              </w:rPr>
            </w:rPrChange>
          </w:rPr>
          <w:t xml:space="preserve"> Rupiah)</w:t>
        </w:r>
      </w:ins>
    </w:p>
    <w:p w14:paraId="2CCFE702" w14:textId="55283233" w:rsidR="005F4F56" w:rsidRPr="005F4F56" w:rsidRDefault="005F4F56" w:rsidP="005F4F56">
      <w:pPr>
        <w:pStyle w:val="ListParagraph"/>
        <w:numPr>
          <w:ilvl w:val="1"/>
          <w:numId w:val="76"/>
        </w:numPr>
        <w:suppressAutoHyphens/>
        <w:spacing w:before="120" w:after="120"/>
        <w:ind w:right="43"/>
        <w:jc w:val="both"/>
        <w:rPr>
          <w:ins w:id="238" w:author="User" w:date="2026-05-26T14:23:00Z" w16du:dateUtc="2026-05-26T07:23:00Z"/>
          <w:rFonts w:ascii="Arial" w:hAnsi="Arial" w:cs="Arial"/>
          <w:b w:val="0"/>
          <w:szCs w:val="22"/>
          <w:lang w:val="es-ES_tradnl"/>
          <w:rPrChange w:id="239" w:author="User" w:date="2026-05-26T14:24:00Z" w16du:dateUtc="2026-05-26T07:24:00Z">
            <w:rPr>
              <w:ins w:id="240" w:author="User" w:date="2026-05-26T14:23:00Z" w16du:dateUtc="2026-05-26T07:23:00Z"/>
              <w:rFonts w:ascii="Arial" w:hAnsi="Arial" w:cs="Arial"/>
              <w:b w:val="0"/>
              <w:szCs w:val="22"/>
              <w:highlight w:val="yellow"/>
              <w:lang w:val="es-ES_tradnl"/>
            </w:rPr>
          </w:rPrChange>
        </w:rPr>
      </w:pPr>
      <w:ins w:id="241" w:author="User" w:date="2026-05-26T14:22:00Z" w16du:dateUtc="2026-05-26T07:22:00Z">
        <w:r w:rsidRPr="005F4F56">
          <w:rPr>
            <w:rFonts w:ascii="Arial" w:hAnsi="Arial" w:cs="Arial"/>
            <w:b w:val="0"/>
            <w:szCs w:val="22"/>
            <w:lang w:val="es-ES_tradnl"/>
            <w:rPrChange w:id="242" w:author="User" w:date="2026-05-26T14:24:00Z" w16du:dateUtc="2026-05-26T07:24:00Z">
              <w:rPr>
                <w:rFonts w:ascii="Arial" w:hAnsi="Arial" w:cs="Arial"/>
                <w:b w:val="0"/>
                <w:szCs w:val="22"/>
                <w:highlight w:val="yellow"/>
                <w:lang w:val="es-ES_tradnl"/>
              </w:rPr>
            </w:rPrChange>
          </w:rPr>
          <w:t>Kelas 1</w:t>
        </w:r>
        <w:r w:rsidRPr="005F4F56">
          <w:rPr>
            <w:rFonts w:ascii="Arial" w:hAnsi="Arial" w:cs="Arial"/>
            <w:b w:val="0"/>
            <w:szCs w:val="22"/>
            <w:lang w:val="es-ES_tradnl"/>
            <w:rPrChange w:id="243" w:author="User" w:date="2026-05-26T14:24:00Z" w16du:dateUtc="2026-05-26T07:24:00Z">
              <w:rPr>
                <w:rFonts w:ascii="Arial" w:hAnsi="Arial" w:cs="Arial"/>
                <w:b w:val="0"/>
                <w:szCs w:val="22"/>
                <w:highlight w:val="yellow"/>
                <w:lang w:val="es-ES_tradnl"/>
              </w:rPr>
            </w:rPrChange>
          </w:rPr>
          <w:tab/>
          <w:t>= Rp. 355.000 (Tiga Ratus Lima Puluh Lima Ribu Rupiah)</w:t>
        </w:r>
      </w:ins>
    </w:p>
    <w:p w14:paraId="4927A9A4" w14:textId="539D32E8" w:rsidR="005F4F56" w:rsidRPr="005F4F56" w:rsidRDefault="005F4F56" w:rsidP="005F4F56">
      <w:pPr>
        <w:pStyle w:val="ListParagraph"/>
        <w:numPr>
          <w:ilvl w:val="1"/>
          <w:numId w:val="76"/>
        </w:numPr>
        <w:suppressAutoHyphens/>
        <w:spacing w:before="120" w:after="120"/>
        <w:ind w:right="43"/>
        <w:jc w:val="both"/>
        <w:rPr>
          <w:ins w:id="244" w:author="User" w:date="2026-05-26T14:23:00Z" w16du:dateUtc="2026-05-26T07:23:00Z"/>
          <w:rFonts w:ascii="Arial" w:hAnsi="Arial" w:cs="Arial"/>
          <w:b w:val="0"/>
          <w:szCs w:val="22"/>
          <w:lang w:val="es-ES_tradnl"/>
          <w:rPrChange w:id="245" w:author="User" w:date="2026-05-26T14:24:00Z" w16du:dateUtc="2026-05-26T07:24:00Z">
            <w:rPr>
              <w:ins w:id="246" w:author="User" w:date="2026-05-26T14:23:00Z" w16du:dateUtc="2026-05-26T07:23:00Z"/>
              <w:rFonts w:ascii="Arial" w:hAnsi="Arial" w:cs="Arial"/>
              <w:b w:val="0"/>
              <w:szCs w:val="22"/>
              <w:highlight w:val="yellow"/>
              <w:lang w:val="es-ES_tradnl"/>
            </w:rPr>
          </w:rPrChange>
        </w:rPr>
      </w:pPr>
      <w:ins w:id="247" w:author="User" w:date="2026-05-26T14:23:00Z" w16du:dateUtc="2026-05-26T07:23:00Z">
        <w:r w:rsidRPr="005F4F56">
          <w:rPr>
            <w:rFonts w:ascii="Arial" w:hAnsi="Arial" w:cs="Arial"/>
            <w:b w:val="0"/>
            <w:szCs w:val="22"/>
            <w:lang w:val="es-ES_tradnl"/>
            <w:rPrChange w:id="248" w:author="User" w:date="2026-05-26T14:24:00Z" w16du:dateUtc="2026-05-26T07:24:00Z">
              <w:rPr>
                <w:rFonts w:ascii="Arial" w:hAnsi="Arial" w:cs="Arial"/>
                <w:b w:val="0"/>
                <w:szCs w:val="22"/>
                <w:highlight w:val="yellow"/>
                <w:lang w:val="es-ES_tradnl"/>
              </w:rPr>
            </w:rPrChange>
          </w:rPr>
          <w:t>Kelas 2</w:t>
        </w:r>
        <w:r w:rsidRPr="005F4F56">
          <w:rPr>
            <w:rFonts w:ascii="Arial" w:hAnsi="Arial" w:cs="Arial"/>
            <w:b w:val="0"/>
            <w:szCs w:val="22"/>
            <w:lang w:val="es-ES_tradnl"/>
            <w:rPrChange w:id="249" w:author="User" w:date="2026-05-26T14:24:00Z" w16du:dateUtc="2026-05-26T07:24:00Z">
              <w:rPr>
                <w:rFonts w:ascii="Arial" w:hAnsi="Arial" w:cs="Arial"/>
                <w:b w:val="0"/>
                <w:szCs w:val="22"/>
                <w:highlight w:val="yellow"/>
                <w:lang w:val="es-ES_tradnl"/>
              </w:rPr>
            </w:rPrChange>
          </w:rPr>
          <w:tab/>
          <w:t>= Rp. 335.000 (Tiga Ratus Tiga Puluh Lima  Ribu Rupiah)</w:t>
        </w:r>
      </w:ins>
    </w:p>
    <w:p w14:paraId="15A903D1" w14:textId="32E613DB" w:rsidR="005F4F56" w:rsidRPr="005F4F56" w:rsidRDefault="005F4F56">
      <w:pPr>
        <w:pStyle w:val="ListParagraph"/>
        <w:numPr>
          <w:ilvl w:val="1"/>
          <w:numId w:val="76"/>
        </w:numPr>
        <w:suppressAutoHyphens/>
        <w:spacing w:before="120" w:after="120"/>
        <w:ind w:right="43"/>
        <w:jc w:val="both"/>
        <w:rPr>
          <w:ins w:id="250" w:author="Yosua Pratama Salikin" w:date="2025-12-26T10:33:00Z" w16du:dateUtc="2025-12-26T03:33:00Z"/>
          <w:rFonts w:ascii="Arial" w:hAnsi="Arial" w:cs="Arial"/>
          <w:b w:val="0"/>
          <w:szCs w:val="22"/>
          <w:lang w:val="es-ES_tradnl"/>
        </w:rPr>
        <w:pPrChange w:id="251" w:author="User" w:date="2026-05-26T14:21:00Z" w16du:dateUtc="2026-05-26T07:21:00Z">
          <w:pPr>
            <w:pStyle w:val="ListParagraph"/>
            <w:numPr>
              <w:numId w:val="78"/>
            </w:numPr>
            <w:suppressAutoHyphens/>
            <w:spacing w:before="120" w:after="120"/>
            <w:ind w:left="900" w:right="43" w:hanging="360"/>
            <w:jc w:val="both"/>
          </w:pPr>
        </w:pPrChange>
      </w:pPr>
      <w:ins w:id="252" w:author="User" w:date="2026-05-26T14:23:00Z" w16du:dateUtc="2026-05-26T07:23:00Z">
        <w:r w:rsidRPr="005F4F56">
          <w:rPr>
            <w:rFonts w:ascii="Arial" w:hAnsi="Arial" w:cs="Arial"/>
            <w:b w:val="0"/>
            <w:szCs w:val="22"/>
            <w:lang w:val="es-ES_tradnl"/>
            <w:rPrChange w:id="253" w:author="User" w:date="2026-05-26T14:24:00Z" w16du:dateUtc="2026-05-26T07:24:00Z">
              <w:rPr>
                <w:rFonts w:ascii="Arial" w:hAnsi="Arial" w:cs="Arial"/>
                <w:b w:val="0"/>
                <w:szCs w:val="22"/>
                <w:highlight w:val="yellow"/>
                <w:lang w:val="es-ES_tradnl"/>
              </w:rPr>
            </w:rPrChange>
          </w:rPr>
          <w:t>Kelas 3</w:t>
        </w:r>
        <w:r w:rsidRPr="005F4F56">
          <w:rPr>
            <w:rFonts w:ascii="Arial" w:hAnsi="Arial" w:cs="Arial"/>
            <w:b w:val="0"/>
            <w:szCs w:val="22"/>
            <w:lang w:val="es-ES_tradnl"/>
            <w:rPrChange w:id="254" w:author="User" w:date="2026-05-26T14:24:00Z" w16du:dateUtc="2026-05-26T07:24:00Z">
              <w:rPr>
                <w:rFonts w:ascii="Arial" w:hAnsi="Arial" w:cs="Arial"/>
                <w:b w:val="0"/>
                <w:szCs w:val="22"/>
                <w:highlight w:val="yellow"/>
                <w:lang w:val="es-ES_tradnl"/>
              </w:rPr>
            </w:rPrChange>
          </w:rPr>
          <w:tab/>
          <w:t>= Rp. 300.000 (T</w:t>
        </w:r>
      </w:ins>
      <w:ins w:id="255" w:author="User" w:date="2026-05-26T14:24:00Z" w16du:dateUtc="2026-05-26T07:24:00Z">
        <w:r w:rsidRPr="005F4F56">
          <w:rPr>
            <w:rFonts w:ascii="Arial" w:hAnsi="Arial" w:cs="Arial"/>
            <w:b w:val="0"/>
            <w:szCs w:val="22"/>
            <w:lang w:val="es-ES_tradnl"/>
            <w:rPrChange w:id="256" w:author="User" w:date="2026-05-26T14:24:00Z" w16du:dateUtc="2026-05-26T07:24:00Z">
              <w:rPr>
                <w:rFonts w:ascii="Arial" w:hAnsi="Arial" w:cs="Arial"/>
                <w:b w:val="0"/>
                <w:szCs w:val="22"/>
                <w:highlight w:val="yellow"/>
                <w:lang w:val="es-ES_tradnl"/>
              </w:rPr>
            </w:rPrChange>
          </w:rPr>
          <w:t>iga Ratus Ribu Rupiah)</w:t>
        </w:r>
      </w:ins>
    </w:p>
    <w:p w14:paraId="43768032" w14:textId="7411B5EB" w:rsidR="008043B3" w:rsidRPr="00773B52" w:rsidRDefault="008043B3">
      <w:pPr>
        <w:pStyle w:val="ListParagraph"/>
        <w:numPr>
          <w:ilvl w:val="0"/>
          <w:numId w:val="78"/>
        </w:numPr>
        <w:suppressAutoHyphens/>
        <w:spacing w:before="120" w:after="120"/>
        <w:ind w:right="43"/>
        <w:jc w:val="both"/>
        <w:rPr>
          <w:ins w:id="257" w:author="Andiyan rizaldi" w:date="2025-10-28T12:17:00Z"/>
          <w:rFonts w:ascii="Arial" w:hAnsi="Arial" w:cs="Arial"/>
          <w:b w:val="0"/>
          <w:szCs w:val="22"/>
          <w:lang w:val="es-ES_tradnl"/>
          <w:rPrChange w:id="258" w:author="User" w:date="2026-05-26T10:54:00Z" w16du:dateUtc="2026-05-26T03:54:00Z">
            <w:rPr>
              <w:ins w:id="259" w:author="Andiyan rizaldi" w:date="2025-10-28T12:17:00Z"/>
              <w:lang w:val="es-ES_tradnl"/>
            </w:rPr>
          </w:rPrChange>
        </w:rPr>
        <w:pPrChange w:id="260" w:author="Yosua Pratama Salikin" w:date="2025-12-26T10:32:00Z" w16du:dateUtc="2025-12-26T03:32:00Z">
          <w:pPr>
            <w:numPr>
              <w:ilvl w:val="1"/>
              <w:numId w:val="2"/>
            </w:numPr>
            <w:tabs>
              <w:tab w:val="num" w:pos="540"/>
              <w:tab w:val="num" w:pos="720"/>
            </w:tabs>
            <w:suppressAutoHyphens/>
            <w:spacing w:before="120" w:after="120"/>
            <w:ind w:left="540" w:right="43" w:hanging="540"/>
            <w:jc w:val="both"/>
          </w:pPr>
        </w:pPrChange>
      </w:pPr>
      <w:ins w:id="261" w:author="Yosua Pratama Salikin" w:date="2025-12-26T10:33:00Z" w16du:dateUtc="2025-12-26T03:33:00Z">
        <w:r w:rsidRPr="00773B52">
          <w:rPr>
            <w:rFonts w:ascii="Arial" w:hAnsi="Arial" w:cs="Arial"/>
            <w:b w:val="0"/>
            <w:szCs w:val="22"/>
            <w:lang w:val="es-ES_tradnl"/>
          </w:rPr>
          <w:t>R</w:t>
        </w:r>
      </w:ins>
      <w:ins w:id="262" w:author="User" w:date="2026-05-26T10:53:00Z" w16du:dateUtc="2026-05-26T03:53:00Z">
        <w:r w:rsidR="00773B52" w:rsidRPr="00773B52">
          <w:rPr>
            <w:rFonts w:ascii="Arial" w:hAnsi="Arial" w:cs="Arial"/>
            <w:b w:val="0"/>
            <w:szCs w:val="22"/>
            <w:lang w:val="es-ES_tradnl"/>
            <w:rPrChange w:id="263" w:author="User" w:date="2026-05-26T10:54:00Z" w16du:dateUtc="2026-05-26T03:54:00Z">
              <w:rPr>
                <w:rFonts w:ascii="Arial" w:hAnsi="Arial" w:cs="Arial"/>
                <w:b w:val="0"/>
                <w:szCs w:val="22"/>
                <w:highlight w:val="yellow"/>
                <w:lang w:val="es-ES_tradnl"/>
              </w:rPr>
            </w:rPrChange>
          </w:rPr>
          <w:t xml:space="preserve">p 50.000 </w:t>
        </w:r>
      </w:ins>
      <w:ins w:id="264" w:author="Yosua Pratama Salikin" w:date="2025-12-26T10:33:00Z" w16du:dateUtc="2025-12-26T03:33:00Z">
        <w:del w:id="265" w:author="User" w:date="2026-05-26T10:53:00Z" w16du:dateUtc="2026-05-26T03:53:00Z">
          <w:r w:rsidRPr="00773B52" w:rsidDel="00773B52">
            <w:rPr>
              <w:rFonts w:ascii="Arial" w:hAnsi="Arial" w:cs="Arial"/>
              <w:b w:val="0"/>
              <w:szCs w:val="22"/>
              <w:lang w:val="es-ES_tradnl"/>
            </w:rPr>
            <w:delText xml:space="preserve">p… </w:delText>
          </w:r>
        </w:del>
        <w:r w:rsidRPr="00773B52">
          <w:rPr>
            <w:rFonts w:ascii="Arial" w:hAnsi="Arial" w:cs="Arial"/>
            <w:b w:val="0"/>
            <w:szCs w:val="22"/>
            <w:lang w:val="es-ES_tradnl"/>
          </w:rPr>
          <w:t>(</w:t>
        </w:r>
      </w:ins>
      <w:ins w:id="266" w:author="User" w:date="2026-05-26T10:53:00Z" w16du:dateUtc="2026-05-26T03:53:00Z">
        <w:r w:rsidR="00773B52" w:rsidRPr="00773B52">
          <w:rPr>
            <w:rFonts w:ascii="Arial" w:hAnsi="Arial" w:cs="Arial"/>
            <w:b w:val="0"/>
            <w:szCs w:val="22"/>
            <w:lang w:val="es-ES_tradnl"/>
            <w:rPrChange w:id="267" w:author="User" w:date="2026-05-26T10:54:00Z" w16du:dateUtc="2026-05-26T03:54:00Z">
              <w:rPr>
                <w:rFonts w:ascii="Arial" w:hAnsi="Arial" w:cs="Arial"/>
                <w:b w:val="0"/>
                <w:szCs w:val="22"/>
                <w:highlight w:val="yellow"/>
                <w:lang w:val="es-ES_tradnl"/>
              </w:rPr>
            </w:rPrChange>
          </w:rPr>
          <w:t>Lima Puluh Ribu Rupiah</w:t>
        </w:r>
      </w:ins>
      <w:ins w:id="268" w:author="Yosua Pratama Salikin" w:date="2025-12-26T10:33:00Z" w16du:dateUtc="2025-12-26T03:33:00Z">
        <w:del w:id="269" w:author="User" w:date="2026-05-26T10:53:00Z" w16du:dateUtc="2026-05-26T03:53:00Z">
          <w:r w:rsidRPr="00773B52" w:rsidDel="00773B52">
            <w:rPr>
              <w:rFonts w:ascii="Arial" w:hAnsi="Arial" w:cs="Arial"/>
              <w:b w:val="0"/>
              <w:szCs w:val="22"/>
              <w:lang w:val="es-ES_tradnl"/>
            </w:rPr>
            <w:delText>jumlah terbilang</w:delText>
          </w:r>
        </w:del>
        <w:r w:rsidRPr="00773B52">
          <w:rPr>
            <w:rFonts w:ascii="Arial" w:hAnsi="Arial" w:cs="Arial"/>
            <w:b w:val="0"/>
            <w:szCs w:val="22"/>
            <w:lang w:val="es-ES_tradnl"/>
          </w:rPr>
          <w:t>) untuk Rawat Jalan</w:t>
        </w:r>
      </w:ins>
      <w:commentRangeEnd w:id="221"/>
      <w:r w:rsidR="00D40E76" w:rsidRPr="00773B52">
        <w:rPr>
          <w:rStyle w:val="CommentReference"/>
          <w:rFonts w:ascii="Arial" w:hAnsi="Arial" w:cs="Arial"/>
          <w:b w:val="0"/>
          <w:sz w:val="22"/>
          <w:szCs w:val="22"/>
          <w:lang w:val="es-ES_tradnl"/>
          <w:rPrChange w:id="270" w:author="User" w:date="2026-05-26T10:54:00Z" w16du:dateUtc="2026-05-26T03:54:00Z">
            <w:rPr>
              <w:rStyle w:val="CommentReference"/>
              <w:sz w:val="22"/>
              <w:szCs w:val="24"/>
              <w:lang w:val="es-ES_tradnl"/>
            </w:rPr>
          </w:rPrChange>
        </w:rPr>
        <w:commentReference w:id="221"/>
      </w:r>
    </w:p>
    <w:p w14:paraId="3D2D7843" w14:textId="5D8AEED9" w:rsidR="00E53EE9" w:rsidRPr="00047EBC" w:rsidDel="00047EBC" w:rsidRDefault="00415726">
      <w:pPr>
        <w:pStyle w:val="ListParagraph"/>
        <w:suppressAutoHyphens/>
        <w:spacing w:before="120" w:after="120"/>
        <w:ind w:left="540" w:right="43"/>
        <w:jc w:val="both"/>
        <w:rPr>
          <w:del w:id="271" w:author="Andiyan rizaldi" w:date="2025-10-28T12:17:00Z"/>
          <w:rFonts w:ascii="Arial" w:hAnsi="Arial" w:cs="Arial"/>
          <w:b w:val="0"/>
          <w:szCs w:val="22"/>
          <w:lang w:val="es-ES_tradnl"/>
        </w:rPr>
        <w:pPrChange w:id="272" w:author="Yosua Pratama Salikin" w:date="2025-12-26T10:32:00Z" w16du:dateUtc="2025-12-26T03:32:00Z">
          <w:pPr>
            <w:pStyle w:val="ListParagraph"/>
            <w:numPr>
              <w:numId w:val="36"/>
            </w:numPr>
            <w:suppressAutoHyphens/>
            <w:spacing w:before="120" w:after="120"/>
            <w:ind w:left="900" w:right="43" w:hanging="360"/>
            <w:jc w:val="both"/>
          </w:pPr>
        </w:pPrChange>
      </w:pPr>
      <w:commentRangeStart w:id="273"/>
      <w:del w:id="274" w:author="Andiyan rizaldi" w:date="2025-10-28T12:13:00Z">
        <w:r w:rsidRPr="00047EBC" w:rsidDel="00047EBC">
          <w:rPr>
            <w:rFonts w:ascii="Arial" w:hAnsi="Arial" w:cs="Arial"/>
            <w:b w:val="0"/>
            <w:szCs w:val="22"/>
            <w:highlight w:val="yellow"/>
            <w:lang w:val="es-ES_tradnl"/>
          </w:rPr>
          <w:lastRenderedPageBreak/>
          <w:delText>…</w:delText>
        </w:r>
      </w:del>
      <w:del w:id="275" w:author="Andiyan rizaldi" w:date="2025-10-28T12:17:00Z">
        <w:r w:rsidRPr="00047EBC" w:rsidDel="00047EBC">
          <w:rPr>
            <w:rFonts w:ascii="Arial" w:hAnsi="Arial" w:cs="Arial"/>
            <w:b w:val="0"/>
            <w:szCs w:val="22"/>
            <w:lang w:val="es-ES_tradnl"/>
          </w:rPr>
          <w:delText>% maksimal Rp</w:delText>
        </w:r>
        <w:r w:rsidR="00781E9D" w:rsidRPr="00047EBC" w:rsidDel="00047EBC">
          <w:rPr>
            <w:rFonts w:ascii="Arial" w:hAnsi="Arial" w:cs="Arial"/>
            <w:b w:val="0"/>
            <w:szCs w:val="22"/>
            <w:highlight w:val="yellow"/>
            <w:lang w:val="es-ES_tradnl"/>
          </w:rPr>
          <w:delText>…</w:delText>
        </w:r>
        <w:r w:rsidRPr="00047EBC" w:rsidDel="00047EBC">
          <w:rPr>
            <w:rFonts w:ascii="Arial" w:hAnsi="Arial" w:cs="Arial"/>
            <w:b w:val="0"/>
            <w:szCs w:val="22"/>
            <w:lang w:val="es-ES_tradnl"/>
          </w:rPr>
          <w:delText>,- (</w:delText>
        </w:r>
        <w:r w:rsidR="00781E9D" w:rsidRPr="00047EBC" w:rsidDel="00047EBC">
          <w:rPr>
            <w:rFonts w:ascii="Arial" w:hAnsi="Arial" w:cs="Arial"/>
            <w:b w:val="0"/>
            <w:szCs w:val="22"/>
            <w:highlight w:val="yellow"/>
            <w:lang w:val="es-ES_tradnl"/>
          </w:rPr>
          <w:delText>…</w:delText>
        </w:r>
        <w:r w:rsidRPr="00047EBC" w:rsidDel="00047EBC">
          <w:rPr>
            <w:rFonts w:ascii="Arial" w:hAnsi="Arial" w:cs="Arial"/>
            <w:b w:val="0"/>
            <w:szCs w:val="22"/>
            <w:lang w:val="es-ES_tradnl"/>
          </w:rPr>
          <w:delText xml:space="preserve"> rupiah)</w:delText>
        </w:r>
        <w:r w:rsidR="00E53EE9" w:rsidRPr="00047EBC" w:rsidDel="00047EBC">
          <w:rPr>
            <w:rFonts w:ascii="Arial" w:hAnsi="Arial" w:cs="Arial"/>
            <w:b w:val="0"/>
            <w:szCs w:val="22"/>
            <w:lang w:val="es-ES_tradnl"/>
          </w:rPr>
          <w:delText xml:space="preserve"> untuk Rawat Inap</w:delText>
        </w:r>
      </w:del>
    </w:p>
    <w:p w14:paraId="6F5AE490" w14:textId="53A57CC6" w:rsidR="00E53EE9" w:rsidRPr="00774E7C" w:rsidDel="00047EBC" w:rsidRDefault="00415726">
      <w:pPr>
        <w:pStyle w:val="ListParagraph"/>
        <w:suppressAutoHyphens/>
        <w:spacing w:before="120" w:after="120"/>
        <w:ind w:left="540" w:right="43"/>
        <w:jc w:val="both"/>
        <w:rPr>
          <w:del w:id="276" w:author="Andiyan rizaldi" w:date="2025-10-28T12:17:00Z"/>
          <w:rFonts w:ascii="Arial" w:hAnsi="Arial" w:cs="Arial"/>
          <w:b w:val="0"/>
          <w:szCs w:val="22"/>
          <w:lang w:val="es-ES_tradnl"/>
        </w:rPr>
        <w:pPrChange w:id="277" w:author="Yosua Pratama Salikin" w:date="2025-12-26T10:32:00Z" w16du:dateUtc="2025-12-26T03:32:00Z">
          <w:pPr>
            <w:pStyle w:val="ListParagraph"/>
            <w:numPr>
              <w:numId w:val="36"/>
            </w:numPr>
            <w:suppressAutoHyphens/>
            <w:spacing w:before="120" w:after="120"/>
            <w:ind w:left="900" w:right="43" w:hanging="360"/>
            <w:jc w:val="both"/>
          </w:pPr>
        </w:pPrChange>
      </w:pPr>
      <w:del w:id="278" w:author="Andiyan rizaldi" w:date="2025-10-28T12:17:00Z">
        <w:r w:rsidRPr="00774E7C" w:rsidDel="00047EBC">
          <w:rPr>
            <w:rFonts w:ascii="Arial" w:hAnsi="Arial" w:cs="Arial"/>
            <w:b w:val="0"/>
            <w:szCs w:val="22"/>
            <w:lang w:val="es-ES_tradnl"/>
          </w:rPr>
          <w:delText>Rp</w:delText>
        </w:r>
        <w:r w:rsidRPr="00781E9D" w:rsidDel="00047EBC">
          <w:rPr>
            <w:rFonts w:ascii="Arial" w:hAnsi="Arial" w:cs="Arial"/>
            <w:b w:val="0"/>
            <w:szCs w:val="22"/>
            <w:highlight w:val="yellow"/>
            <w:lang w:val="es-ES_tradnl"/>
          </w:rPr>
          <w:delText>…..</w:delText>
        </w:r>
        <w:r w:rsidRPr="00774E7C" w:rsidDel="00047EBC">
          <w:rPr>
            <w:rFonts w:ascii="Arial" w:hAnsi="Arial" w:cs="Arial"/>
            <w:b w:val="0"/>
            <w:szCs w:val="22"/>
            <w:lang w:val="es-ES_tradnl"/>
          </w:rPr>
          <w:delText>,- (</w:delText>
        </w:r>
        <w:r w:rsidRPr="00781E9D" w:rsidDel="00047EBC">
          <w:rPr>
            <w:rFonts w:ascii="Arial" w:hAnsi="Arial" w:cs="Arial"/>
            <w:b w:val="0"/>
            <w:szCs w:val="22"/>
            <w:highlight w:val="yellow"/>
            <w:lang w:val="es-ES_tradnl"/>
          </w:rPr>
          <w:delText>…………</w:delText>
        </w:r>
        <w:r w:rsidRPr="00774E7C" w:rsidDel="00047EBC">
          <w:rPr>
            <w:rFonts w:ascii="Arial" w:hAnsi="Arial" w:cs="Arial"/>
            <w:b w:val="0"/>
            <w:szCs w:val="22"/>
            <w:lang w:val="es-ES_tradnl"/>
          </w:rPr>
          <w:delText xml:space="preserve"> rupiah) </w:delText>
        </w:r>
        <w:r w:rsidR="00F95063" w:rsidRPr="00774E7C" w:rsidDel="00047EBC">
          <w:rPr>
            <w:rFonts w:ascii="Arial" w:hAnsi="Arial" w:cs="Arial"/>
            <w:b w:val="0"/>
            <w:szCs w:val="22"/>
            <w:lang w:val="es-ES_tradnl"/>
          </w:rPr>
          <w:delText>u</w:delText>
        </w:r>
        <w:r w:rsidR="00E53EE9" w:rsidRPr="00774E7C" w:rsidDel="00047EBC">
          <w:rPr>
            <w:rFonts w:ascii="Arial" w:hAnsi="Arial" w:cs="Arial"/>
            <w:b w:val="0"/>
            <w:szCs w:val="22"/>
            <w:lang w:val="es-ES_tradnl"/>
          </w:rPr>
          <w:delText xml:space="preserve">ntuk Rawat Jalan </w:delText>
        </w:r>
        <w:commentRangeEnd w:id="273"/>
        <w:r w:rsidR="00CC30EE" w:rsidRPr="00774E7C" w:rsidDel="00047EBC">
          <w:rPr>
            <w:rStyle w:val="CommentReference"/>
            <w:rFonts w:ascii="Arial" w:hAnsi="Arial" w:cs="Arial"/>
            <w:b w:val="0"/>
            <w:sz w:val="22"/>
            <w:szCs w:val="22"/>
            <w:lang w:val="es-ES_tradnl"/>
          </w:rPr>
          <w:commentReference w:id="273"/>
        </w:r>
      </w:del>
    </w:p>
    <w:p w14:paraId="0A16A912" w14:textId="1FF255A3" w:rsidR="00F95063" w:rsidDel="005F4F56" w:rsidRDefault="00415726">
      <w:pPr>
        <w:suppressAutoHyphens/>
        <w:spacing w:before="120" w:after="120"/>
        <w:ind w:left="540" w:right="43"/>
        <w:jc w:val="both"/>
        <w:rPr>
          <w:ins w:id="279" w:author="Andiyan rizaldi" w:date="2025-10-28T12:17:00Z"/>
          <w:del w:id="280" w:author="User" w:date="2026-05-26T14:25:00Z" w16du:dateUtc="2026-05-26T07:25:00Z"/>
          <w:rFonts w:ascii="Arial" w:hAnsi="Arial" w:cs="Arial"/>
          <w:b w:val="0"/>
          <w:lang w:val="es-ES_tradnl"/>
        </w:rPr>
        <w:pPrChange w:id="281" w:author="Yosua Pratama Salikin" w:date="2025-12-26T10:32:00Z" w16du:dateUtc="2025-12-26T03:32:00Z">
          <w:pPr>
            <w:numPr>
              <w:ilvl w:val="1"/>
              <w:numId w:val="2"/>
            </w:numPr>
            <w:tabs>
              <w:tab w:val="num" w:pos="540"/>
              <w:tab w:val="num" w:pos="720"/>
            </w:tabs>
            <w:suppressAutoHyphens/>
            <w:spacing w:before="120" w:after="120"/>
            <w:ind w:left="540" w:right="43" w:hanging="540"/>
            <w:jc w:val="both"/>
          </w:pPr>
        </w:pPrChange>
      </w:pPr>
      <w:r w:rsidRPr="00774E7C">
        <w:rPr>
          <w:rFonts w:ascii="Arial" w:hAnsi="Arial" w:cs="Arial"/>
          <w:b w:val="0"/>
          <w:lang w:val="es-ES_tradnl"/>
        </w:rPr>
        <w:t xml:space="preserve">Biaya Administrasi akan dibayarkan </w:t>
      </w:r>
      <w:r w:rsidR="00DC2AD6">
        <w:rPr>
          <w:rFonts w:ascii="Arial" w:hAnsi="Arial" w:cs="Arial"/>
          <w:b w:val="0"/>
          <w:lang w:val="es-ES_tradnl"/>
        </w:rPr>
        <w:t>LGI</w:t>
      </w:r>
      <w:r w:rsidR="002F22E6" w:rsidRPr="00774E7C">
        <w:rPr>
          <w:rFonts w:ascii="Arial" w:hAnsi="Arial" w:cs="Arial"/>
          <w:b w:val="0"/>
          <w:lang w:val="es-ES_tradnl"/>
        </w:rPr>
        <w:t xml:space="preserve"> </w:t>
      </w:r>
      <w:r w:rsidRPr="00774E7C">
        <w:rPr>
          <w:rFonts w:ascii="Arial" w:hAnsi="Arial" w:cs="Arial"/>
          <w:b w:val="0"/>
          <w:lang w:val="es-ES_tradnl"/>
        </w:rPr>
        <w:t xml:space="preserve">kepada Rumah Sakit dengan cara pemotongan </w:t>
      </w:r>
      <w:r w:rsidR="002F22E6" w:rsidRPr="00774E7C">
        <w:rPr>
          <w:rFonts w:ascii="Arial" w:hAnsi="Arial" w:cs="Arial"/>
          <w:b w:val="0"/>
          <w:lang w:val="es-ES_tradnl"/>
        </w:rPr>
        <w:t>Batas Kredi</w:t>
      </w:r>
      <w:r w:rsidRPr="00774E7C">
        <w:rPr>
          <w:rFonts w:ascii="Arial" w:hAnsi="Arial" w:cs="Arial"/>
          <w:b w:val="0"/>
          <w:lang w:val="es-ES_tradnl"/>
        </w:rPr>
        <w:t>t Peserta</w:t>
      </w:r>
      <w:r w:rsidR="00F95063" w:rsidRPr="00774E7C">
        <w:rPr>
          <w:rFonts w:ascii="Arial" w:hAnsi="Arial" w:cs="Arial"/>
          <w:b w:val="0"/>
          <w:lang w:val="es-ES_tradnl"/>
        </w:rPr>
        <w:t>.</w:t>
      </w:r>
    </w:p>
    <w:p w14:paraId="2ECBFF38" w14:textId="37EF0068" w:rsidR="00047EBC" w:rsidDel="00FB570D" w:rsidRDefault="00047EBC" w:rsidP="006654FC">
      <w:pPr>
        <w:spacing w:before="100" w:beforeAutospacing="1"/>
        <w:ind w:right="36"/>
        <w:jc w:val="center"/>
        <w:rPr>
          <w:del w:id="282" w:author="Yosua Pratama Salikin" w:date="2025-12-26T10:33:00Z" w16du:dateUtc="2025-12-26T03:33:00Z"/>
          <w:rFonts w:ascii="Arial" w:hAnsi="Arial" w:cs="Arial"/>
          <w:b w:val="0"/>
          <w:lang w:val="es-ES_tradnl"/>
        </w:rPr>
      </w:pPr>
    </w:p>
    <w:p w14:paraId="5F548D69" w14:textId="643A26F0" w:rsidR="00047EBC" w:rsidDel="00FB570D" w:rsidRDefault="00047EBC" w:rsidP="006654FC">
      <w:pPr>
        <w:spacing w:before="100" w:beforeAutospacing="1"/>
        <w:ind w:right="36"/>
        <w:jc w:val="center"/>
        <w:rPr>
          <w:del w:id="283" w:author="Yosua Pratama Salikin" w:date="2025-12-26T10:33:00Z" w16du:dateUtc="2025-12-26T03:33:00Z"/>
          <w:rFonts w:ascii="Arial" w:hAnsi="Arial" w:cs="Arial"/>
          <w:b w:val="0"/>
          <w:lang w:val="es-ES_tradnl"/>
        </w:rPr>
      </w:pPr>
    </w:p>
    <w:p w14:paraId="69161ECA" w14:textId="77777777" w:rsidR="00FB570D" w:rsidRDefault="00FB570D" w:rsidP="005F4F56">
      <w:pPr>
        <w:suppressAutoHyphens/>
        <w:spacing w:before="120" w:after="120"/>
        <w:ind w:left="540" w:right="43"/>
        <w:jc w:val="both"/>
        <w:rPr>
          <w:ins w:id="284" w:author="User" w:date="2026-05-09T11:14:00Z" w16du:dateUtc="2026-05-09T04:14:00Z"/>
          <w:rFonts w:ascii="Arial" w:hAnsi="Arial" w:cs="Arial"/>
          <w:b w:val="0"/>
          <w:lang w:val="es-ES_tradnl"/>
        </w:rPr>
      </w:pPr>
    </w:p>
    <w:p w14:paraId="49A0C083" w14:textId="3DF2B25F" w:rsidR="00047EBC" w:rsidRPr="00774E7C" w:rsidDel="008043B3" w:rsidRDefault="00047EBC">
      <w:pPr>
        <w:suppressAutoHyphens/>
        <w:spacing w:before="120" w:after="120"/>
        <w:ind w:left="540" w:right="43"/>
        <w:jc w:val="center"/>
        <w:rPr>
          <w:del w:id="285" w:author="Yosua Pratama Salikin" w:date="2025-12-26T10:33:00Z" w16du:dateUtc="2025-12-26T03:33:00Z"/>
          <w:rFonts w:ascii="Arial" w:hAnsi="Arial" w:cs="Arial"/>
          <w:b w:val="0"/>
          <w:lang w:val="es-ES_tradnl"/>
        </w:rPr>
        <w:pPrChange w:id="286" w:author="User" w:date="2026-05-09T11:14:00Z" w16du:dateUtc="2026-05-09T04:14:00Z">
          <w:pPr>
            <w:ind w:left="540"/>
            <w:jc w:val="both"/>
          </w:pPr>
        </w:pPrChange>
      </w:pPr>
    </w:p>
    <w:p w14:paraId="36F86ADC" w14:textId="55C7B9EB" w:rsidR="006654FC" w:rsidRPr="00774E7C" w:rsidRDefault="006654FC" w:rsidP="00FB570D">
      <w:pPr>
        <w:spacing w:before="100" w:beforeAutospacing="1"/>
        <w:ind w:right="36"/>
        <w:jc w:val="center"/>
        <w:rPr>
          <w:rFonts w:ascii="Arial" w:hAnsi="Arial" w:cs="Arial"/>
          <w:color w:val="000000"/>
          <w:szCs w:val="22"/>
          <w:lang w:val="sv-SE"/>
        </w:rPr>
      </w:pPr>
      <w:bookmarkStart w:id="287" w:name="_Hlk75105253"/>
      <w:r w:rsidRPr="00774E7C">
        <w:rPr>
          <w:rFonts w:ascii="Arial" w:hAnsi="Arial" w:cs="Arial"/>
          <w:color w:val="000000"/>
          <w:szCs w:val="22"/>
          <w:lang w:val="sv-SE"/>
        </w:rPr>
        <w:t>PASAL 5</w:t>
      </w:r>
    </w:p>
    <w:p w14:paraId="6C505AF3" w14:textId="3F65EDC6" w:rsidR="006654FC" w:rsidRPr="00774E7C" w:rsidRDefault="006654FC">
      <w:pPr>
        <w:tabs>
          <w:tab w:val="left" w:pos="360"/>
        </w:tabs>
        <w:ind w:right="36"/>
        <w:jc w:val="center"/>
        <w:rPr>
          <w:rFonts w:ascii="Arial" w:hAnsi="Arial" w:cs="Arial"/>
          <w:color w:val="000000"/>
          <w:szCs w:val="22"/>
          <w:lang w:val="sv-SE"/>
        </w:rPr>
        <w:pPrChange w:id="288" w:author="User" w:date="2026-05-09T11:14:00Z" w16du:dateUtc="2026-05-09T04:14:00Z">
          <w:pPr>
            <w:tabs>
              <w:tab w:val="left" w:pos="360"/>
            </w:tabs>
            <w:ind w:left="360" w:right="36"/>
            <w:jc w:val="center"/>
          </w:pPr>
        </w:pPrChange>
      </w:pPr>
      <w:r w:rsidRPr="00774E7C">
        <w:rPr>
          <w:rFonts w:ascii="Arial" w:hAnsi="Arial" w:cs="Arial"/>
          <w:color w:val="000000"/>
          <w:szCs w:val="22"/>
          <w:lang w:val="sv-SE"/>
        </w:rPr>
        <w:t xml:space="preserve">HAK DAN KEWAJIBAN </w:t>
      </w:r>
      <w:r w:rsidR="00DC2AD6">
        <w:rPr>
          <w:rFonts w:ascii="Arial" w:hAnsi="Arial" w:cs="Arial"/>
          <w:color w:val="000000"/>
          <w:szCs w:val="22"/>
          <w:lang w:val="sv-SE"/>
        </w:rPr>
        <w:t>LGI</w:t>
      </w:r>
    </w:p>
    <w:p w14:paraId="61BE1609" w14:textId="795DD782" w:rsidR="006654FC" w:rsidRPr="00774E7C" w:rsidRDefault="00DC2AD6" w:rsidP="006654FC">
      <w:pPr>
        <w:pStyle w:val="BlockText"/>
        <w:numPr>
          <w:ilvl w:val="1"/>
          <w:numId w:val="9"/>
        </w:numPr>
        <w:spacing w:before="120" w:after="120"/>
        <w:ind w:left="540" w:right="43" w:hanging="540"/>
        <w:rPr>
          <w:rFonts w:ascii="Arial" w:hAnsi="Arial" w:cs="Arial"/>
          <w:sz w:val="22"/>
          <w:szCs w:val="22"/>
          <w:lang w:val="es-ES_tradnl"/>
        </w:rPr>
      </w:pPr>
      <w:r>
        <w:rPr>
          <w:rFonts w:ascii="Arial" w:hAnsi="Arial" w:cs="Arial"/>
          <w:sz w:val="22"/>
          <w:szCs w:val="22"/>
          <w:lang w:val="es-ES_tradnl"/>
        </w:rPr>
        <w:t>LGI</w:t>
      </w:r>
      <w:r w:rsidR="006654FC" w:rsidRPr="00774E7C">
        <w:rPr>
          <w:rFonts w:ascii="Arial" w:hAnsi="Arial" w:cs="Arial"/>
          <w:sz w:val="22"/>
          <w:szCs w:val="22"/>
          <w:lang w:val="es-ES_tradnl"/>
        </w:rPr>
        <w:t xml:space="preserve"> berhak melakukan</w:t>
      </w:r>
      <w:r w:rsidR="006654FC" w:rsidRPr="00774E7C">
        <w:rPr>
          <w:rFonts w:ascii="Arial" w:hAnsi="Arial" w:cs="Arial"/>
          <w:b/>
          <w:szCs w:val="22"/>
          <w:lang w:val="es-ES_tradnl"/>
        </w:rPr>
        <w:t xml:space="preserve"> </w:t>
      </w:r>
      <w:r w:rsidR="006654FC" w:rsidRPr="00774E7C">
        <w:rPr>
          <w:rFonts w:ascii="Arial" w:hAnsi="Arial" w:cs="Arial"/>
          <w:sz w:val="22"/>
          <w:szCs w:val="22"/>
          <w:lang w:val="es-ES_tradnl"/>
        </w:rPr>
        <w:t xml:space="preserve">pemeriksaan kembali atas klaim-klaim yang sudah dibayarkan </w:t>
      </w:r>
      <w:r>
        <w:rPr>
          <w:rFonts w:ascii="Arial" w:hAnsi="Arial" w:cs="Arial"/>
          <w:sz w:val="22"/>
          <w:szCs w:val="22"/>
          <w:lang w:val="es-ES_tradnl"/>
        </w:rPr>
        <w:t>LGI</w:t>
      </w:r>
      <w:r w:rsidR="006654FC" w:rsidRPr="00774E7C">
        <w:rPr>
          <w:rFonts w:ascii="Arial" w:hAnsi="Arial" w:cs="Arial"/>
          <w:sz w:val="22"/>
          <w:szCs w:val="22"/>
          <w:lang w:val="es-ES_tradnl"/>
        </w:rPr>
        <w:t xml:space="preserve"> kepada Rumah Sakit, dimana apabila di kemudian hari dapat dibuktikan ada rekayasa atas klaim yang sudah dibayarkan, maka Rumah Sakit berkewajiban mengembalikan dana atas klaim yang sudah dibayarkan tersebut</w:t>
      </w:r>
      <w:r w:rsidR="00C73025" w:rsidRPr="00774E7C">
        <w:rPr>
          <w:rFonts w:ascii="Arial" w:hAnsi="Arial" w:cs="Arial"/>
          <w:sz w:val="22"/>
          <w:szCs w:val="22"/>
          <w:lang w:val="es-ES_tradnl"/>
        </w:rPr>
        <w:t xml:space="preserve"> kepada </w:t>
      </w:r>
      <w:r>
        <w:rPr>
          <w:rFonts w:ascii="Arial" w:hAnsi="Arial" w:cs="Arial"/>
          <w:sz w:val="22"/>
          <w:szCs w:val="22"/>
          <w:lang w:val="es-ES_tradnl"/>
        </w:rPr>
        <w:t>LGI</w:t>
      </w:r>
      <w:r w:rsidR="006654FC" w:rsidRPr="00774E7C">
        <w:rPr>
          <w:rFonts w:ascii="Arial" w:hAnsi="Arial" w:cs="Arial"/>
          <w:sz w:val="22"/>
          <w:szCs w:val="22"/>
          <w:lang w:val="es-ES_tradnl"/>
        </w:rPr>
        <w:t>.</w:t>
      </w:r>
    </w:p>
    <w:p w14:paraId="42977D49" w14:textId="4480811A" w:rsidR="00F95063" w:rsidRPr="00774E7C" w:rsidRDefault="00DC2AD6" w:rsidP="00F95063">
      <w:pPr>
        <w:pStyle w:val="BlockText"/>
        <w:numPr>
          <w:ilvl w:val="1"/>
          <w:numId w:val="9"/>
        </w:numPr>
        <w:spacing w:before="120" w:after="120"/>
        <w:ind w:left="540" w:right="43" w:hanging="540"/>
        <w:rPr>
          <w:rFonts w:ascii="Arial" w:hAnsi="Arial" w:cs="Arial"/>
          <w:sz w:val="22"/>
          <w:szCs w:val="22"/>
          <w:lang w:val="es-ES_tradnl"/>
        </w:rPr>
      </w:pPr>
      <w:r>
        <w:rPr>
          <w:rFonts w:ascii="Arial" w:hAnsi="Arial" w:cs="Arial"/>
          <w:color w:val="000000"/>
          <w:sz w:val="22"/>
          <w:szCs w:val="22"/>
          <w:lang w:val="es-ES_tradnl"/>
        </w:rPr>
        <w:t>LGI</w:t>
      </w:r>
      <w:r w:rsidR="006654FC" w:rsidRPr="00774E7C">
        <w:rPr>
          <w:rFonts w:ascii="Arial" w:hAnsi="Arial" w:cs="Arial"/>
          <w:color w:val="000000"/>
          <w:sz w:val="22"/>
          <w:szCs w:val="22"/>
          <w:lang w:val="es-ES_tradnl"/>
        </w:rPr>
        <w:t xml:space="preserve"> berhak menentukan mekanisme yang digunakan dalam mela</w:t>
      </w:r>
      <w:r w:rsidR="00F95063" w:rsidRPr="00774E7C">
        <w:rPr>
          <w:rFonts w:ascii="Arial" w:hAnsi="Arial" w:cs="Arial"/>
          <w:color w:val="000000"/>
          <w:sz w:val="22"/>
          <w:szCs w:val="22"/>
          <w:lang w:val="es-ES_tradnl"/>
        </w:rPr>
        <w:t>k</w:t>
      </w:r>
      <w:r w:rsidR="006654FC" w:rsidRPr="00774E7C">
        <w:rPr>
          <w:rFonts w:ascii="Arial" w:hAnsi="Arial" w:cs="Arial"/>
          <w:color w:val="000000"/>
          <w:sz w:val="22"/>
          <w:szCs w:val="22"/>
          <w:lang w:val="es-ES_tradnl"/>
        </w:rPr>
        <w:t xml:space="preserve">ukan sosialisasi terkait alur dan ketentuan penjaminan kepada Rumah Sakit yang terdiri atas sosialisasi melalui </w:t>
      </w:r>
      <w:r w:rsidR="006654FC" w:rsidRPr="00493ABE">
        <w:rPr>
          <w:rFonts w:ascii="Arial" w:hAnsi="Arial" w:cs="Arial"/>
          <w:i/>
          <w:iCs/>
          <w:color w:val="000000"/>
          <w:sz w:val="22"/>
          <w:szCs w:val="22"/>
          <w:lang w:val="es-ES_tradnl"/>
        </w:rPr>
        <w:t>e-mail</w:t>
      </w:r>
      <w:r w:rsidR="006654FC" w:rsidRPr="00774E7C">
        <w:rPr>
          <w:rFonts w:ascii="Arial" w:hAnsi="Arial" w:cs="Arial"/>
          <w:color w:val="000000"/>
          <w:sz w:val="22"/>
          <w:szCs w:val="22"/>
          <w:lang w:val="es-ES_tradnl"/>
        </w:rPr>
        <w:t xml:space="preserve">, </w:t>
      </w:r>
      <w:r w:rsidR="006654FC" w:rsidRPr="00774E7C">
        <w:rPr>
          <w:rFonts w:ascii="Arial" w:hAnsi="Arial" w:cs="Arial"/>
          <w:i/>
          <w:color w:val="000000"/>
          <w:sz w:val="22"/>
          <w:szCs w:val="22"/>
          <w:lang w:val="es-ES_tradnl"/>
        </w:rPr>
        <w:t>video</w:t>
      </w:r>
      <w:r w:rsidR="006654FC" w:rsidRPr="00774E7C">
        <w:rPr>
          <w:rFonts w:ascii="Arial" w:hAnsi="Arial" w:cs="Arial"/>
          <w:color w:val="000000"/>
          <w:sz w:val="22"/>
          <w:szCs w:val="22"/>
          <w:lang w:val="es-ES_tradnl"/>
        </w:rPr>
        <w:t xml:space="preserve"> </w:t>
      </w:r>
      <w:r w:rsidR="006654FC" w:rsidRPr="00774E7C">
        <w:rPr>
          <w:rFonts w:ascii="Arial" w:hAnsi="Arial" w:cs="Arial"/>
          <w:i/>
          <w:color w:val="000000"/>
          <w:sz w:val="22"/>
          <w:szCs w:val="22"/>
          <w:lang w:val="es-ES_tradnl"/>
        </w:rPr>
        <w:t>conference</w:t>
      </w:r>
      <w:r w:rsidR="006654FC" w:rsidRPr="00774E7C">
        <w:rPr>
          <w:rFonts w:ascii="Arial" w:hAnsi="Arial" w:cs="Arial"/>
          <w:color w:val="000000"/>
          <w:sz w:val="22"/>
          <w:szCs w:val="22"/>
          <w:lang w:val="es-ES_tradnl"/>
        </w:rPr>
        <w:t xml:space="preserve">, telepon, dan/atau kunjungan secara langsung. </w:t>
      </w:r>
    </w:p>
    <w:p w14:paraId="219A5A4A" w14:textId="35379A47" w:rsidR="00F95063" w:rsidRPr="00774E7C" w:rsidRDefault="00DC2AD6" w:rsidP="00F95063">
      <w:pPr>
        <w:pStyle w:val="BlockText"/>
        <w:numPr>
          <w:ilvl w:val="1"/>
          <w:numId w:val="9"/>
        </w:numPr>
        <w:spacing w:before="120" w:after="120"/>
        <w:ind w:left="540" w:right="43" w:hanging="540"/>
        <w:rPr>
          <w:rFonts w:ascii="Arial" w:hAnsi="Arial" w:cs="Arial"/>
          <w:sz w:val="22"/>
          <w:szCs w:val="22"/>
          <w:lang w:val="es-ES_tradnl"/>
        </w:rPr>
      </w:pPr>
      <w:r>
        <w:rPr>
          <w:rFonts w:ascii="Arial" w:hAnsi="Arial" w:cs="Arial"/>
          <w:color w:val="000000"/>
          <w:sz w:val="22"/>
          <w:szCs w:val="22"/>
          <w:lang w:val="es-ES_tradnl"/>
        </w:rPr>
        <w:t>LGI</w:t>
      </w:r>
      <w:r w:rsidR="006808C4">
        <w:rPr>
          <w:rFonts w:ascii="Arial" w:hAnsi="Arial" w:cs="Arial"/>
          <w:color w:val="000000"/>
          <w:sz w:val="22"/>
          <w:szCs w:val="22"/>
          <w:lang w:val="es-ES_tradnl"/>
        </w:rPr>
        <w:t>/TPA</w:t>
      </w:r>
      <w:r w:rsidR="006654FC" w:rsidRPr="00774E7C">
        <w:rPr>
          <w:rFonts w:ascii="Arial" w:hAnsi="Arial" w:cs="Arial"/>
          <w:color w:val="000000"/>
          <w:sz w:val="22"/>
          <w:szCs w:val="22"/>
          <w:lang w:val="es-ES_tradnl"/>
        </w:rPr>
        <w:t xml:space="preserve"> wajib menerbitkan Surat Jaminan untuk Peserta yang memerlukan Rawat Inap, Persalinan atau </w:t>
      </w:r>
      <w:r w:rsidR="006654FC" w:rsidRPr="00774E7C">
        <w:rPr>
          <w:rFonts w:ascii="Arial" w:hAnsi="Arial" w:cs="Arial"/>
          <w:i/>
          <w:color w:val="000000"/>
          <w:sz w:val="22"/>
          <w:szCs w:val="22"/>
          <w:lang w:val="es-ES_tradnl"/>
        </w:rPr>
        <w:t>One Day Care</w:t>
      </w:r>
      <w:r w:rsidR="006654FC" w:rsidRPr="00774E7C">
        <w:rPr>
          <w:rFonts w:ascii="Arial" w:hAnsi="Arial" w:cs="Arial"/>
          <w:color w:val="000000"/>
          <w:sz w:val="22"/>
          <w:szCs w:val="22"/>
          <w:lang w:val="es-ES_tradnl"/>
        </w:rPr>
        <w:t xml:space="preserve">. Khusus untuk </w:t>
      </w:r>
      <w:r w:rsidR="006654FC" w:rsidRPr="00774E7C">
        <w:rPr>
          <w:rFonts w:ascii="Arial" w:hAnsi="Arial" w:cs="Arial"/>
          <w:i/>
          <w:color w:val="000000"/>
          <w:sz w:val="22"/>
          <w:szCs w:val="22"/>
          <w:lang w:val="es-ES_tradnl"/>
        </w:rPr>
        <w:t xml:space="preserve">One Day </w:t>
      </w:r>
      <w:r w:rsidR="006654FC" w:rsidRPr="00774E7C">
        <w:rPr>
          <w:rFonts w:ascii="Arial" w:hAnsi="Arial" w:cs="Arial"/>
          <w:color w:val="000000"/>
          <w:sz w:val="22"/>
          <w:szCs w:val="22"/>
          <w:lang w:val="es-ES_tradnl"/>
        </w:rPr>
        <w:t xml:space="preserve">Care, penerbitan surat jaminan untuk Peserta akan dilakukan setelah mendapatkan penilaian terlebih dahulu dari </w:t>
      </w:r>
      <w:r>
        <w:rPr>
          <w:rFonts w:ascii="Arial" w:hAnsi="Arial" w:cs="Arial"/>
          <w:color w:val="000000"/>
          <w:sz w:val="22"/>
          <w:szCs w:val="22"/>
          <w:lang w:val="es-ES_tradnl"/>
        </w:rPr>
        <w:t>LGI</w:t>
      </w:r>
      <w:r w:rsidR="006654FC" w:rsidRPr="00774E7C">
        <w:rPr>
          <w:rFonts w:ascii="Arial" w:hAnsi="Arial" w:cs="Arial"/>
          <w:color w:val="000000"/>
          <w:sz w:val="22"/>
          <w:szCs w:val="22"/>
          <w:lang w:val="es-ES_tradnl"/>
        </w:rPr>
        <w:t xml:space="preserve"> dengan mempertimbangkan besaran biaya dan jenis tindakan yang dilakukan oleh Dokter. </w:t>
      </w:r>
      <w:r w:rsidR="006654FC" w:rsidRPr="00774E7C">
        <w:rPr>
          <w:rFonts w:ascii="Arial" w:hAnsi="Arial" w:cs="Arial"/>
          <w:sz w:val="22"/>
          <w:szCs w:val="22"/>
          <w:lang w:val="es-ES_tradnl"/>
        </w:rPr>
        <w:t xml:space="preserve">Apabila ternyata </w:t>
      </w:r>
      <w:r w:rsidR="00A60153" w:rsidRPr="00774E7C">
        <w:rPr>
          <w:rFonts w:ascii="Arial" w:hAnsi="Arial" w:cs="Arial"/>
          <w:color w:val="000000"/>
          <w:sz w:val="22"/>
          <w:szCs w:val="22"/>
          <w:lang w:val="es-ES_tradnl"/>
        </w:rPr>
        <w:t xml:space="preserve">Surat Jaminan </w:t>
      </w:r>
      <w:r w:rsidR="006654FC" w:rsidRPr="00774E7C">
        <w:rPr>
          <w:rFonts w:ascii="Arial" w:hAnsi="Arial" w:cs="Arial"/>
          <w:sz w:val="22"/>
          <w:szCs w:val="22"/>
          <w:lang w:val="es-ES_tradnl"/>
        </w:rPr>
        <w:t xml:space="preserve">tidak dapat diterbitkan karena alasan diagnosis dan/atau limit dan/atau manfaat Peserta tidak termasuk dalam batas penjaminan, maka </w:t>
      </w:r>
      <w:r>
        <w:rPr>
          <w:rFonts w:ascii="Arial" w:hAnsi="Arial" w:cs="Arial"/>
          <w:color w:val="000000"/>
          <w:sz w:val="22"/>
          <w:szCs w:val="22"/>
          <w:lang w:val="es-ES_tradnl"/>
        </w:rPr>
        <w:t>LGI</w:t>
      </w:r>
      <w:r w:rsidR="006808C4">
        <w:rPr>
          <w:rFonts w:ascii="Arial" w:hAnsi="Arial" w:cs="Arial"/>
          <w:color w:val="000000"/>
          <w:sz w:val="22"/>
          <w:szCs w:val="22"/>
          <w:lang w:val="es-ES_tradnl"/>
        </w:rPr>
        <w:t>/TPA</w:t>
      </w:r>
      <w:r w:rsidR="006654FC" w:rsidRPr="00774E7C">
        <w:rPr>
          <w:rFonts w:ascii="Arial" w:hAnsi="Arial" w:cs="Arial"/>
          <w:sz w:val="22"/>
          <w:szCs w:val="22"/>
          <w:lang w:val="es-ES_tradnl"/>
        </w:rPr>
        <w:t xml:space="preserve"> akan segera memberitahukan Rumah Sakit sehingga Peserta </w:t>
      </w:r>
      <w:r w:rsidR="00684031" w:rsidRPr="00774E7C">
        <w:rPr>
          <w:rFonts w:ascii="Arial" w:hAnsi="Arial" w:cs="Arial"/>
          <w:sz w:val="22"/>
          <w:szCs w:val="22"/>
          <w:lang w:val="es-ES_tradnl"/>
        </w:rPr>
        <w:t xml:space="preserve">akan </w:t>
      </w:r>
      <w:r w:rsidR="006654FC" w:rsidRPr="00774E7C">
        <w:rPr>
          <w:rFonts w:ascii="Arial" w:hAnsi="Arial" w:cs="Arial"/>
          <w:sz w:val="22"/>
          <w:szCs w:val="22"/>
          <w:lang w:val="es-ES_tradnl"/>
        </w:rPr>
        <w:t>diberlakukan sebagai pasien umum.</w:t>
      </w:r>
      <w:bookmarkStart w:id="289" w:name="_Hlk75021141"/>
    </w:p>
    <w:p w14:paraId="6B51549F" w14:textId="1ACD7293" w:rsidR="009315DC" w:rsidRPr="00774E7C" w:rsidRDefault="00DC2AD6" w:rsidP="00F95063">
      <w:pPr>
        <w:pStyle w:val="BlockText"/>
        <w:numPr>
          <w:ilvl w:val="1"/>
          <w:numId w:val="9"/>
        </w:numPr>
        <w:tabs>
          <w:tab w:val="left" w:pos="540"/>
        </w:tabs>
        <w:ind w:left="540" w:right="36" w:hanging="540"/>
        <w:rPr>
          <w:rFonts w:ascii="Arial" w:hAnsi="Arial" w:cs="Arial"/>
          <w:sz w:val="22"/>
          <w:szCs w:val="22"/>
          <w:lang w:val="es-ES_tradnl"/>
        </w:rPr>
      </w:pPr>
      <w:r>
        <w:rPr>
          <w:rFonts w:ascii="Arial" w:eastAsia="Arial" w:hAnsi="Arial" w:cs="Arial"/>
          <w:color w:val="000000"/>
          <w:sz w:val="22"/>
          <w:szCs w:val="22"/>
          <w:lang w:val="es-ES_tradnl"/>
        </w:rPr>
        <w:t>LGI</w:t>
      </w:r>
      <w:r w:rsidR="009315DC" w:rsidRPr="00774E7C">
        <w:rPr>
          <w:rFonts w:ascii="Arial" w:eastAsia="Arial" w:hAnsi="Arial" w:cs="Arial"/>
          <w:color w:val="000000"/>
          <w:sz w:val="22"/>
          <w:szCs w:val="22"/>
          <w:lang w:val="es-ES_tradnl"/>
        </w:rPr>
        <w:t xml:space="preserve"> wajib melaksanakan pembayaran semua bon-bon/kuitansi yang sah dari Rumah Sakit untuk dan atas nama Peserta, dalam waktu </w:t>
      </w:r>
      <w:r w:rsidR="006D0696">
        <w:rPr>
          <w:rFonts w:ascii="Arial" w:eastAsia="Arial" w:hAnsi="Arial" w:cs="Arial"/>
          <w:color w:val="000000"/>
          <w:sz w:val="22"/>
          <w:szCs w:val="22"/>
          <w:highlight w:val="yellow"/>
          <w:lang w:val="es-ES_tradnl"/>
        </w:rPr>
        <w:t>30</w:t>
      </w:r>
      <w:r w:rsidR="006D0696">
        <w:rPr>
          <w:rFonts w:ascii="Arial" w:eastAsia="Arial" w:hAnsi="Arial" w:cs="Arial"/>
          <w:color w:val="000000"/>
          <w:sz w:val="22"/>
          <w:szCs w:val="22"/>
          <w:lang w:val="es-ES_tradnl"/>
        </w:rPr>
        <w:t xml:space="preserve"> </w:t>
      </w:r>
      <w:r w:rsidR="009315DC" w:rsidRPr="00774E7C">
        <w:rPr>
          <w:rFonts w:ascii="Arial" w:eastAsia="Arial" w:hAnsi="Arial" w:cs="Arial"/>
          <w:color w:val="000000"/>
          <w:sz w:val="22"/>
          <w:szCs w:val="22"/>
          <w:lang w:val="es-ES_tradnl"/>
        </w:rPr>
        <w:t>(</w:t>
      </w:r>
      <w:r w:rsidR="00C04F11">
        <w:rPr>
          <w:rFonts w:ascii="Arial" w:eastAsia="Arial" w:hAnsi="Arial" w:cs="Arial"/>
          <w:color w:val="000000"/>
          <w:sz w:val="22"/>
          <w:szCs w:val="22"/>
          <w:highlight w:val="yellow"/>
          <w:lang w:val="es-ES_tradnl"/>
        </w:rPr>
        <w:t>t</w:t>
      </w:r>
      <w:r w:rsidR="006D0696">
        <w:rPr>
          <w:rFonts w:ascii="Arial" w:eastAsia="Arial" w:hAnsi="Arial" w:cs="Arial"/>
          <w:color w:val="000000"/>
          <w:sz w:val="22"/>
          <w:szCs w:val="22"/>
          <w:highlight w:val="yellow"/>
          <w:lang w:val="es-ES_tradnl"/>
        </w:rPr>
        <w:t xml:space="preserve">iga </w:t>
      </w:r>
      <w:r w:rsidR="00C04F11">
        <w:rPr>
          <w:rFonts w:ascii="Arial" w:eastAsia="Arial" w:hAnsi="Arial" w:cs="Arial"/>
          <w:color w:val="000000"/>
          <w:sz w:val="22"/>
          <w:szCs w:val="22"/>
          <w:highlight w:val="yellow"/>
          <w:lang w:val="es-ES_tradnl"/>
        </w:rPr>
        <w:t>p</w:t>
      </w:r>
      <w:r w:rsidR="006D0696">
        <w:rPr>
          <w:rFonts w:ascii="Arial" w:eastAsia="Arial" w:hAnsi="Arial" w:cs="Arial"/>
          <w:color w:val="000000"/>
          <w:sz w:val="22"/>
          <w:szCs w:val="22"/>
          <w:highlight w:val="yellow"/>
          <w:lang w:val="es-ES_tradnl"/>
        </w:rPr>
        <w:t>uluh</w:t>
      </w:r>
      <w:r w:rsidR="009315DC" w:rsidRPr="00774E7C">
        <w:rPr>
          <w:rFonts w:ascii="Arial" w:eastAsia="Arial" w:hAnsi="Arial" w:cs="Arial"/>
          <w:color w:val="000000"/>
          <w:sz w:val="22"/>
          <w:szCs w:val="22"/>
          <w:lang w:val="es-ES_tradnl"/>
        </w:rPr>
        <w:t>) hari kalender terhitung sejak Dokumen Tagihan sebagaimana dimaksud Pasal 6 ayat (1</w:t>
      </w:r>
      <w:r w:rsidR="00130700" w:rsidRPr="00774E7C">
        <w:rPr>
          <w:rFonts w:ascii="Arial" w:eastAsia="Arial" w:hAnsi="Arial" w:cs="Arial"/>
          <w:color w:val="000000"/>
          <w:sz w:val="22"/>
          <w:szCs w:val="22"/>
          <w:lang w:val="es-ES_tradnl"/>
        </w:rPr>
        <w:t>5</w:t>
      </w:r>
      <w:r w:rsidR="009315DC" w:rsidRPr="00774E7C">
        <w:rPr>
          <w:rFonts w:ascii="Arial" w:eastAsia="Arial" w:hAnsi="Arial" w:cs="Arial"/>
          <w:color w:val="000000"/>
          <w:sz w:val="22"/>
          <w:szCs w:val="22"/>
          <w:lang w:val="es-ES_tradnl"/>
        </w:rPr>
        <w:t xml:space="preserve">) telah diterima oleh </w:t>
      </w:r>
      <w:r>
        <w:rPr>
          <w:rFonts w:ascii="Arial" w:eastAsia="Arial" w:hAnsi="Arial" w:cs="Arial"/>
          <w:color w:val="000000"/>
          <w:sz w:val="22"/>
          <w:szCs w:val="22"/>
          <w:lang w:val="es-ES_tradnl"/>
        </w:rPr>
        <w:t>LGI</w:t>
      </w:r>
      <w:r w:rsidR="009315DC" w:rsidRPr="00774E7C">
        <w:rPr>
          <w:rFonts w:ascii="Arial" w:eastAsia="Arial" w:hAnsi="Arial" w:cs="Arial"/>
          <w:color w:val="000000"/>
          <w:sz w:val="22"/>
          <w:szCs w:val="22"/>
          <w:lang w:val="es-ES_tradnl"/>
        </w:rPr>
        <w:t>.</w:t>
      </w:r>
    </w:p>
    <w:p w14:paraId="3DA32144" w14:textId="7E5F4898" w:rsidR="006654FC" w:rsidRPr="009A1FD6" w:rsidDel="009A1FD6" w:rsidRDefault="00DC2AD6" w:rsidP="006654FC">
      <w:pPr>
        <w:pStyle w:val="BlockText"/>
        <w:numPr>
          <w:ilvl w:val="1"/>
          <w:numId w:val="9"/>
        </w:numPr>
        <w:tabs>
          <w:tab w:val="left" w:pos="630"/>
        </w:tabs>
        <w:spacing w:before="120" w:after="120"/>
        <w:ind w:left="540" w:right="43" w:hanging="540"/>
        <w:rPr>
          <w:del w:id="290" w:author="User" w:date="2026-05-26T12:21:00Z" w16du:dateUtc="2026-05-26T05:21:00Z"/>
          <w:rFonts w:ascii="Arial" w:hAnsi="Arial" w:cs="Arial"/>
          <w:sz w:val="22"/>
          <w:szCs w:val="22"/>
          <w:lang w:val="es-ES_tradnl"/>
        </w:rPr>
      </w:pPr>
      <w:bookmarkStart w:id="291" w:name="_Hlk75021278"/>
      <w:bookmarkEnd w:id="289"/>
      <w:r>
        <w:rPr>
          <w:rFonts w:ascii="Arial" w:hAnsi="Arial" w:cs="Arial"/>
          <w:color w:val="000000"/>
          <w:sz w:val="22"/>
          <w:szCs w:val="22"/>
          <w:lang w:val="es-ES_tradnl"/>
        </w:rPr>
        <w:t>LGI</w:t>
      </w:r>
      <w:r w:rsidR="006654FC" w:rsidRPr="00774E7C">
        <w:rPr>
          <w:rFonts w:ascii="Arial" w:hAnsi="Arial" w:cs="Arial"/>
          <w:color w:val="000000"/>
          <w:sz w:val="22"/>
          <w:szCs w:val="22"/>
          <w:lang w:val="es-ES_tradnl"/>
        </w:rPr>
        <w:t xml:space="preserve"> wajib melaksanakan Pembayaran atas tagihan dari Rumah Sakit </w:t>
      </w:r>
      <w:r w:rsidR="006654FC" w:rsidRPr="00857130">
        <w:rPr>
          <w:rFonts w:ascii="Arial" w:hAnsi="Arial" w:cs="Arial"/>
          <w:color w:val="000000"/>
          <w:sz w:val="22"/>
          <w:szCs w:val="22"/>
          <w:lang w:val="es-ES_tradnl"/>
          <w:rPrChange w:id="292" w:author="User" w:date="2026-05-26T16:14:00Z" w16du:dateUtc="2026-05-26T09:14:00Z">
            <w:rPr>
              <w:rFonts w:ascii="Arial" w:hAnsi="Arial" w:cs="Arial"/>
              <w:color w:val="000000"/>
              <w:sz w:val="22"/>
              <w:szCs w:val="22"/>
              <w:lang w:val="es-ES_tradnl"/>
            </w:rPr>
          </w:rPrChange>
        </w:rPr>
        <w:t>dengan cara memindahbukukan</w:t>
      </w:r>
      <w:r w:rsidR="00F95063" w:rsidRPr="00857130">
        <w:rPr>
          <w:rFonts w:ascii="Arial" w:hAnsi="Arial" w:cs="Arial"/>
          <w:color w:val="000000"/>
          <w:sz w:val="22"/>
          <w:szCs w:val="22"/>
          <w:lang w:val="es-ES_tradnl"/>
          <w:rPrChange w:id="293" w:author="User" w:date="2026-05-26T16:14:00Z" w16du:dateUtc="2026-05-26T09:14:00Z">
            <w:rPr>
              <w:rFonts w:ascii="Arial" w:hAnsi="Arial" w:cs="Arial"/>
              <w:color w:val="000000"/>
              <w:sz w:val="22"/>
              <w:szCs w:val="22"/>
              <w:lang w:val="es-ES_tradnl"/>
            </w:rPr>
          </w:rPrChange>
        </w:rPr>
        <w:t xml:space="preserve"> </w:t>
      </w:r>
      <w:r w:rsidR="00F95063" w:rsidRPr="00857130">
        <w:rPr>
          <w:rFonts w:ascii="Arial" w:eastAsia="Arial" w:hAnsi="Arial" w:cs="Arial"/>
          <w:color w:val="000000"/>
          <w:sz w:val="22"/>
          <w:szCs w:val="22"/>
          <w:lang w:val="es-ES_tradnl"/>
          <w:rPrChange w:id="294" w:author="User" w:date="2026-05-26T16:14:00Z" w16du:dateUtc="2026-05-26T09:14:00Z">
            <w:rPr>
              <w:rFonts w:ascii="Arial" w:eastAsia="Arial" w:hAnsi="Arial" w:cs="Arial"/>
              <w:color w:val="000000"/>
              <w:szCs w:val="22"/>
              <w:lang w:val="es-ES_tradnl"/>
            </w:rPr>
          </w:rPrChange>
        </w:rPr>
        <w:t>(</w:t>
      </w:r>
      <w:r w:rsidR="00F95063" w:rsidRPr="00857130">
        <w:rPr>
          <w:rFonts w:ascii="Arial" w:eastAsia="Arial" w:hAnsi="Arial" w:cs="Arial"/>
          <w:bCs/>
          <w:i/>
          <w:color w:val="000000"/>
          <w:sz w:val="22"/>
          <w:szCs w:val="22"/>
          <w:lang w:val="es-ES_tradnl"/>
          <w:rPrChange w:id="295" w:author="User" w:date="2026-05-26T16:14:00Z" w16du:dateUtc="2026-05-26T09:14:00Z">
            <w:rPr>
              <w:rFonts w:ascii="Arial" w:eastAsia="Arial" w:hAnsi="Arial" w:cs="Arial"/>
              <w:bCs/>
              <w:i/>
              <w:color w:val="000000"/>
              <w:sz w:val="22"/>
              <w:szCs w:val="24"/>
              <w:lang w:val="es-ES_tradnl"/>
            </w:rPr>
          </w:rPrChange>
        </w:rPr>
        <w:t>bank transfer</w:t>
      </w:r>
      <w:r w:rsidR="00F95063" w:rsidRPr="00857130">
        <w:rPr>
          <w:rFonts w:ascii="Arial" w:eastAsia="Arial" w:hAnsi="Arial" w:cs="Arial"/>
          <w:bCs/>
          <w:color w:val="000000"/>
          <w:sz w:val="22"/>
          <w:szCs w:val="22"/>
          <w:lang w:val="es-ES_tradnl"/>
          <w:rPrChange w:id="296" w:author="User" w:date="2026-05-26T16:14:00Z" w16du:dateUtc="2026-05-26T09:14:00Z">
            <w:rPr>
              <w:rFonts w:ascii="Arial" w:eastAsia="Arial" w:hAnsi="Arial" w:cs="Arial"/>
              <w:bCs/>
              <w:color w:val="000000"/>
              <w:sz w:val="22"/>
              <w:szCs w:val="24"/>
              <w:lang w:val="es-ES_tradnl"/>
            </w:rPr>
          </w:rPrChange>
        </w:rPr>
        <w:t>)</w:t>
      </w:r>
      <w:r w:rsidR="00F95063" w:rsidRPr="00857130">
        <w:rPr>
          <w:rFonts w:ascii="Arial" w:eastAsia="Arial" w:hAnsi="Arial" w:cs="Arial"/>
          <w:color w:val="000000"/>
          <w:sz w:val="22"/>
          <w:szCs w:val="22"/>
          <w:lang w:val="es-ES_tradnl"/>
          <w:rPrChange w:id="297" w:author="User" w:date="2026-05-26T16:14:00Z" w16du:dateUtc="2026-05-26T09:14:00Z">
            <w:rPr>
              <w:rFonts w:ascii="Arial" w:eastAsia="Arial" w:hAnsi="Arial" w:cs="Arial"/>
              <w:color w:val="000000"/>
              <w:sz w:val="22"/>
              <w:szCs w:val="24"/>
              <w:lang w:val="es-ES_tradnl"/>
            </w:rPr>
          </w:rPrChange>
        </w:rPr>
        <w:t xml:space="preserve"> </w:t>
      </w:r>
      <w:r w:rsidR="00F95063" w:rsidRPr="00857130">
        <w:rPr>
          <w:rFonts w:ascii="Arial" w:hAnsi="Arial" w:cs="Arial"/>
          <w:color w:val="000000"/>
          <w:sz w:val="22"/>
          <w:szCs w:val="22"/>
          <w:lang w:val="es-ES_tradnl"/>
          <w:rPrChange w:id="298" w:author="User" w:date="2026-05-26T16:14:00Z" w16du:dateUtc="2026-05-26T09:14:00Z">
            <w:rPr>
              <w:rFonts w:ascii="Arial" w:hAnsi="Arial" w:cs="Arial"/>
              <w:color w:val="000000"/>
              <w:sz w:val="24"/>
              <w:szCs w:val="24"/>
              <w:lang w:val="es-ES_tradnl"/>
            </w:rPr>
          </w:rPrChange>
        </w:rPr>
        <w:t>melalui</w:t>
      </w:r>
      <w:r w:rsidR="006654FC" w:rsidRPr="00857130">
        <w:rPr>
          <w:rFonts w:ascii="Arial" w:hAnsi="Arial" w:cs="Arial"/>
          <w:color w:val="000000"/>
          <w:sz w:val="22"/>
          <w:szCs w:val="22"/>
          <w:lang w:val="es-ES_tradnl"/>
          <w:rPrChange w:id="299" w:author="User" w:date="2026-05-26T16:14:00Z" w16du:dateUtc="2026-05-26T09:14:00Z">
            <w:rPr>
              <w:rFonts w:ascii="Arial" w:hAnsi="Arial" w:cs="Arial"/>
              <w:color w:val="000000"/>
              <w:sz w:val="22"/>
              <w:szCs w:val="22"/>
              <w:lang w:val="es-ES_tradnl"/>
            </w:rPr>
          </w:rPrChange>
        </w:rPr>
        <w:t xml:space="preserve"> rekening yang ditunjuk Rumah </w:t>
      </w:r>
      <w:r w:rsidR="006654FC" w:rsidRPr="00857130">
        <w:rPr>
          <w:rFonts w:ascii="Arial" w:hAnsi="Arial" w:cs="Arial"/>
          <w:color w:val="000000"/>
          <w:sz w:val="22"/>
          <w:szCs w:val="22"/>
          <w:lang w:val="es-ES_tradnl"/>
          <w:rPrChange w:id="300" w:author="User" w:date="2026-05-26T16:14:00Z" w16du:dateUtc="2026-05-26T09:14:00Z">
            <w:rPr>
              <w:rFonts w:ascii="Arial" w:hAnsi="Arial" w:cs="Arial"/>
              <w:b/>
              <w:color w:val="000000"/>
              <w:szCs w:val="22"/>
              <w:lang w:val="es-ES_tradnl"/>
            </w:rPr>
          </w:rPrChange>
        </w:rPr>
        <w:t>Sakit yaitu</w:t>
      </w:r>
      <w:r w:rsidR="006654FC" w:rsidRPr="009A1FD6">
        <w:rPr>
          <w:rFonts w:ascii="Arial" w:hAnsi="Arial" w:cs="Arial"/>
          <w:b/>
          <w:color w:val="000000"/>
          <w:szCs w:val="22"/>
          <w:lang w:val="es-ES_tradnl"/>
        </w:rPr>
        <w:t xml:space="preserve"> :</w:t>
      </w:r>
    </w:p>
    <w:bookmarkEnd w:id="291"/>
    <w:p w14:paraId="43A91585" w14:textId="77777777" w:rsidR="009A1FD6" w:rsidRPr="009A1FD6" w:rsidRDefault="009A1FD6">
      <w:pPr>
        <w:pStyle w:val="BlockText"/>
        <w:numPr>
          <w:ilvl w:val="1"/>
          <w:numId w:val="9"/>
        </w:numPr>
        <w:tabs>
          <w:tab w:val="left" w:pos="630"/>
        </w:tabs>
        <w:spacing w:before="120" w:after="120"/>
        <w:ind w:left="540" w:right="43" w:hanging="540"/>
        <w:rPr>
          <w:ins w:id="301" w:author="User" w:date="2026-05-26T12:21:00Z" w16du:dateUtc="2026-05-26T05:21:00Z"/>
          <w:rFonts w:ascii="Arial" w:hAnsi="Arial" w:cs="Arial"/>
          <w:szCs w:val="22"/>
          <w:lang w:val="fi-FI"/>
          <w:rPrChange w:id="302" w:author="User" w:date="2026-05-26T12:22:00Z" w16du:dateUtc="2026-05-26T05:22:00Z">
            <w:rPr>
              <w:ins w:id="303" w:author="User" w:date="2026-05-26T12:21:00Z" w16du:dateUtc="2026-05-26T05:21:00Z"/>
              <w:szCs w:val="22"/>
              <w:lang w:val="fi-FI"/>
            </w:rPr>
          </w:rPrChange>
        </w:rPr>
        <w:pPrChange w:id="304" w:author="User" w:date="2026-05-26T12:21:00Z" w16du:dateUtc="2026-05-26T05:21:00Z">
          <w:pPr>
            <w:widowControl w:val="0"/>
            <w:numPr>
              <w:numId w:val="81"/>
            </w:numPr>
            <w:tabs>
              <w:tab w:val="left" w:pos="425"/>
            </w:tabs>
            <w:suppressAutoHyphens/>
            <w:ind w:left="425" w:hanging="425"/>
            <w:jc w:val="both"/>
          </w:pPr>
        </w:pPrChange>
      </w:pPr>
    </w:p>
    <w:p w14:paraId="0BC78D21" w14:textId="77777777" w:rsidR="009A1FD6" w:rsidRDefault="009A1FD6" w:rsidP="009A1FD6">
      <w:pPr>
        <w:widowControl w:val="0"/>
        <w:numPr>
          <w:ilvl w:val="0"/>
          <w:numId w:val="85"/>
        </w:numPr>
        <w:suppressAutoHyphens/>
        <w:ind w:left="851" w:hanging="284"/>
        <w:jc w:val="both"/>
        <w:rPr>
          <w:ins w:id="305" w:author="User" w:date="2026-05-26T12:22:00Z" w16du:dateUtc="2026-05-26T05:22:00Z"/>
          <w:rFonts w:ascii="Arial" w:hAnsi="Arial" w:cs="Arial"/>
          <w:b w:val="0"/>
          <w:bCs/>
          <w:szCs w:val="22"/>
          <w:lang w:val="fi-FI"/>
        </w:rPr>
      </w:pPr>
      <w:ins w:id="306" w:author="User" w:date="2026-05-26T12:21:00Z" w16du:dateUtc="2026-05-26T05:21:00Z">
        <w:r w:rsidRPr="009A1FD6">
          <w:rPr>
            <w:rFonts w:ascii="Arial" w:hAnsi="Arial" w:cs="Arial"/>
            <w:b w:val="0"/>
            <w:bCs/>
            <w:szCs w:val="22"/>
            <w:rPrChange w:id="307" w:author="User" w:date="2026-05-26T12:22:00Z" w16du:dateUtc="2026-05-26T05:22:00Z">
              <w:rPr>
                <w:rFonts w:ascii="Times New Roman" w:hAnsi="Times New Roman"/>
                <w:szCs w:val="22"/>
              </w:rPr>
            </w:rPrChange>
          </w:rPr>
          <w:t>Jangka waktu maksimal 30 hari setelah kwitansi terkirim.</w:t>
        </w:r>
      </w:ins>
    </w:p>
    <w:p w14:paraId="27DF5A8C" w14:textId="77777777" w:rsidR="009A1FD6" w:rsidRDefault="009A1FD6" w:rsidP="009A1FD6">
      <w:pPr>
        <w:widowControl w:val="0"/>
        <w:numPr>
          <w:ilvl w:val="0"/>
          <w:numId w:val="85"/>
        </w:numPr>
        <w:suppressAutoHyphens/>
        <w:ind w:left="851" w:hanging="284"/>
        <w:jc w:val="both"/>
        <w:rPr>
          <w:ins w:id="308" w:author="User" w:date="2026-05-26T12:22:00Z" w16du:dateUtc="2026-05-26T05:22:00Z"/>
          <w:rFonts w:ascii="Arial" w:hAnsi="Arial" w:cs="Arial"/>
          <w:b w:val="0"/>
          <w:bCs/>
          <w:szCs w:val="22"/>
          <w:lang w:val="fi-FI"/>
        </w:rPr>
      </w:pPr>
      <w:ins w:id="309" w:author="User" w:date="2026-05-26T12:21:00Z" w16du:dateUtc="2026-05-26T05:21:00Z">
        <w:r w:rsidRPr="009A1FD6">
          <w:rPr>
            <w:rFonts w:ascii="Arial" w:hAnsi="Arial" w:cs="Arial"/>
            <w:b w:val="0"/>
            <w:bCs/>
            <w:szCs w:val="22"/>
            <w:rPrChange w:id="310" w:author="User" w:date="2026-05-26T12:22:00Z" w16du:dateUtc="2026-05-26T05:22:00Z">
              <w:rPr>
                <w:rFonts w:ascii="Times New Roman" w:hAnsi="Times New Roman"/>
                <w:szCs w:val="22"/>
              </w:rPr>
            </w:rPrChange>
          </w:rPr>
          <w:t xml:space="preserve">Toleransi keterlambatan selama 7 hari selebihnya dikenakan denda 5% perhari. </w:t>
        </w:r>
      </w:ins>
    </w:p>
    <w:p w14:paraId="7E4D7209" w14:textId="694F7243" w:rsidR="009A1FD6" w:rsidRPr="009A1FD6" w:rsidRDefault="009A1FD6">
      <w:pPr>
        <w:widowControl w:val="0"/>
        <w:numPr>
          <w:ilvl w:val="0"/>
          <w:numId w:val="85"/>
        </w:numPr>
        <w:suppressAutoHyphens/>
        <w:ind w:left="851" w:hanging="284"/>
        <w:jc w:val="both"/>
        <w:rPr>
          <w:ins w:id="311" w:author="User" w:date="2026-05-26T12:21:00Z" w16du:dateUtc="2026-05-26T05:21:00Z"/>
          <w:rFonts w:ascii="Arial" w:hAnsi="Arial" w:cs="Arial"/>
          <w:b w:val="0"/>
          <w:bCs/>
          <w:szCs w:val="22"/>
          <w:lang w:val="fi-FI"/>
          <w:rPrChange w:id="312" w:author="User" w:date="2026-05-26T12:22:00Z" w16du:dateUtc="2026-05-26T05:22:00Z">
            <w:rPr>
              <w:ins w:id="313" w:author="User" w:date="2026-05-26T12:21:00Z" w16du:dateUtc="2026-05-26T05:21:00Z"/>
              <w:rFonts w:ascii="Times New Roman" w:hAnsi="Times New Roman"/>
              <w:szCs w:val="22"/>
              <w:lang w:val="fi-FI"/>
            </w:rPr>
          </w:rPrChange>
        </w:rPr>
        <w:pPrChange w:id="314" w:author="User" w:date="2026-05-26T12:22:00Z" w16du:dateUtc="2026-05-26T05:22:00Z">
          <w:pPr>
            <w:widowControl w:val="0"/>
            <w:numPr>
              <w:numId w:val="85"/>
            </w:numPr>
            <w:suppressAutoHyphens/>
            <w:ind w:left="709" w:hanging="283"/>
            <w:jc w:val="both"/>
          </w:pPr>
        </w:pPrChange>
      </w:pPr>
      <w:ins w:id="315" w:author="User" w:date="2026-05-26T12:21:00Z" w16du:dateUtc="2026-05-26T05:21:00Z">
        <w:r w:rsidRPr="009A1FD6">
          <w:rPr>
            <w:rFonts w:ascii="Arial" w:hAnsi="Arial" w:cs="Arial"/>
            <w:b w:val="0"/>
            <w:bCs/>
            <w:szCs w:val="22"/>
            <w:rPrChange w:id="316" w:author="User" w:date="2026-05-26T12:22:00Z" w16du:dateUtc="2026-05-26T05:22:00Z">
              <w:rPr>
                <w:rFonts w:ascii="Times New Roman" w:hAnsi="Times New Roman"/>
                <w:szCs w:val="22"/>
              </w:rPr>
            </w:rPrChange>
          </w:rPr>
          <w:t>Pembayaran:</w:t>
        </w:r>
        <w:bookmarkStart w:id="317" w:name="_Hlk188508177"/>
      </w:ins>
    </w:p>
    <w:tbl>
      <w:tblPr>
        <w:tblStyle w:val="TableGrid"/>
        <w:tblW w:w="8109" w:type="dxa"/>
        <w:tblInd w:w="817" w:type="dxa"/>
        <w:tblLook w:val="04A0" w:firstRow="1" w:lastRow="0" w:firstColumn="1" w:lastColumn="0" w:noHBand="0" w:noVBand="1"/>
        <w:tblPrChange w:id="318" w:author="User" w:date="2026-05-26T12:23:00Z" w16du:dateUtc="2026-05-26T05:23:00Z">
          <w:tblPr>
            <w:tblStyle w:val="TableGrid"/>
            <w:tblW w:w="8930" w:type="dxa"/>
            <w:tblInd w:w="817" w:type="dxa"/>
            <w:tblLook w:val="04A0" w:firstRow="1" w:lastRow="0" w:firstColumn="1" w:lastColumn="0" w:noHBand="0" w:noVBand="1"/>
          </w:tblPr>
        </w:tblPrChange>
      </w:tblPr>
      <w:tblGrid>
        <w:gridCol w:w="546"/>
        <w:gridCol w:w="1893"/>
        <w:gridCol w:w="5670"/>
        <w:tblGridChange w:id="319">
          <w:tblGrid>
            <w:gridCol w:w="546"/>
            <w:gridCol w:w="1893"/>
            <w:gridCol w:w="963"/>
            <w:gridCol w:w="4707"/>
            <w:gridCol w:w="821"/>
          </w:tblGrid>
        </w:tblGridChange>
      </w:tblGrid>
      <w:tr w:rsidR="009A1FD6" w:rsidRPr="009A1FD6" w14:paraId="1BA28261" w14:textId="77777777" w:rsidTr="009A1FD6">
        <w:trPr>
          <w:trHeight w:val="310"/>
          <w:ins w:id="320" w:author="User" w:date="2026-05-26T12:21:00Z"/>
          <w:trPrChange w:id="321" w:author="User" w:date="2026-05-26T12:23:00Z" w16du:dateUtc="2026-05-26T05:23:00Z">
            <w:trPr>
              <w:trHeight w:val="310"/>
            </w:trPr>
          </w:trPrChange>
        </w:trPr>
        <w:tc>
          <w:tcPr>
            <w:tcW w:w="546" w:type="dxa"/>
            <w:shd w:val="clear" w:color="auto" w:fill="9CC2E5"/>
            <w:tcPrChange w:id="322" w:author="User" w:date="2026-05-26T12:23:00Z" w16du:dateUtc="2026-05-26T05:23:00Z">
              <w:tcPr>
                <w:tcW w:w="546" w:type="dxa"/>
                <w:shd w:val="clear" w:color="auto" w:fill="9CC2E5"/>
              </w:tcPr>
            </w:tcPrChange>
          </w:tcPr>
          <w:p w14:paraId="7C1CAD24" w14:textId="77777777" w:rsidR="009A1FD6" w:rsidRPr="009A1FD6" w:rsidRDefault="009A1FD6" w:rsidP="0011166C">
            <w:pPr>
              <w:spacing w:line="276" w:lineRule="auto"/>
              <w:jc w:val="center"/>
              <w:rPr>
                <w:ins w:id="323" w:author="User" w:date="2026-05-26T12:21:00Z" w16du:dateUtc="2026-05-26T05:21:00Z"/>
                <w:rFonts w:ascii="Arial" w:hAnsi="Arial" w:cs="Arial"/>
                <w:b w:val="0"/>
                <w:bCs/>
                <w:szCs w:val="22"/>
                <w:rPrChange w:id="324" w:author="User" w:date="2026-05-26T12:22:00Z" w16du:dateUtc="2026-05-26T05:22:00Z">
                  <w:rPr>
                    <w:ins w:id="325" w:author="User" w:date="2026-05-26T12:21:00Z" w16du:dateUtc="2026-05-26T05:21:00Z"/>
                    <w:rFonts w:ascii="Times New Roman" w:hAnsi="Times New Roman"/>
                    <w:b w:val="0"/>
                    <w:bCs/>
                    <w:szCs w:val="22"/>
                  </w:rPr>
                </w:rPrChange>
              </w:rPr>
            </w:pPr>
            <w:ins w:id="326" w:author="User" w:date="2026-05-26T12:21:00Z" w16du:dateUtc="2026-05-26T05:21:00Z">
              <w:r w:rsidRPr="009A1FD6">
                <w:rPr>
                  <w:rFonts w:ascii="Arial" w:hAnsi="Arial" w:cs="Arial"/>
                  <w:b w:val="0"/>
                  <w:bCs/>
                  <w:szCs w:val="22"/>
                  <w:rPrChange w:id="327" w:author="User" w:date="2026-05-26T12:22:00Z" w16du:dateUtc="2026-05-26T05:22:00Z">
                    <w:rPr>
                      <w:rFonts w:ascii="Times New Roman" w:hAnsi="Times New Roman"/>
                      <w:bCs/>
                      <w:szCs w:val="22"/>
                    </w:rPr>
                  </w:rPrChange>
                </w:rPr>
                <w:t>NO</w:t>
              </w:r>
            </w:ins>
          </w:p>
        </w:tc>
        <w:tc>
          <w:tcPr>
            <w:tcW w:w="1893" w:type="dxa"/>
            <w:shd w:val="clear" w:color="auto" w:fill="9CC2E5"/>
            <w:tcPrChange w:id="328" w:author="User" w:date="2026-05-26T12:23:00Z" w16du:dateUtc="2026-05-26T05:23:00Z">
              <w:tcPr>
                <w:tcW w:w="2856" w:type="dxa"/>
                <w:gridSpan w:val="2"/>
                <w:shd w:val="clear" w:color="auto" w:fill="9CC2E5"/>
              </w:tcPr>
            </w:tcPrChange>
          </w:tcPr>
          <w:p w14:paraId="732B313D" w14:textId="77777777" w:rsidR="009A1FD6" w:rsidRPr="009A1FD6" w:rsidRDefault="009A1FD6" w:rsidP="0011166C">
            <w:pPr>
              <w:pStyle w:val="ListParagraph"/>
              <w:ind w:left="0"/>
              <w:jc w:val="center"/>
              <w:rPr>
                <w:ins w:id="329" w:author="User" w:date="2026-05-26T12:21:00Z" w16du:dateUtc="2026-05-26T05:21:00Z"/>
                <w:rFonts w:ascii="Arial" w:hAnsi="Arial" w:cs="Arial"/>
                <w:b w:val="0"/>
                <w:bCs/>
                <w:szCs w:val="22"/>
                <w:rPrChange w:id="330" w:author="User" w:date="2026-05-26T12:22:00Z" w16du:dateUtc="2026-05-26T05:22:00Z">
                  <w:rPr>
                    <w:ins w:id="331" w:author="User" w:date="2026-05-26T12:21:00Z" w16du:dateUtc="2026-05-26T05:21:00Z"/>
                    <w:rFonts w:ascii="Times New Roman" w:hAnsi="Times New Roman"/>
                    <w:b w:val="0"/>
                    <w:bCs/>
                    <w:szCs w:val="22"/>
                  </w:rPr>
                </w:rPrChange>
              </w:rPr>
            </w:pPr>
            <w:ins w:id="332" w:author="User" w:date="2026-05-26T12:21:00Z" w16du:dateUtc="2026-05-26T05:21:00Z">
              <w:r w:rsidRPr="009A1FD6">
                <w:rPr>
                  <w:rFonts w:ascii="Arial" w:hAnsi="Arial" w:cs="Arial"/>
                  <w:b w:val="0"/>
                  <w:bCs/>
                  <w:szCs w:val="22"/>
                  <w:rPrChange w:id="333" w:author="User" w:date="2026-05-26T12:22:00Z" w16du:dateUtc="2026-05-26T05:22:00Z">
                    <w:rPr>
                      <w:rFonts w:ascii="Times New Roman" w:hAnsi="Times New Roman"/>
                      <w:bCs/>
                      <w:szCs w:val="22"/>
                    </w:rPr>
                  </w:rPrChange>
                </w:rPr>
                <w:t>INSTANSI</w:t>
              </w:r>
            </w:ins>
          </w:p>
        </w:tc>
        <w:tc>
          <w:tcPr>
            <w:tcW w:w="5670" w:type="dxa"/>
            <w:shd w:val="clear" w:color="auto" w:fill="9CC2E5"/>
            <w:tcPrChange w:id="334" w:author="User" w:date="2026-05-26T12:23:00Z" w16du:dateUtc="2026-05-26T05:23:00Z">
              <w:tcPr>
                <w:tcW w:w="5528" w:type="dxa"/>
                <w:gridSpan w:val="2"/>
                <w:shd w:val="clear" w:color="auto" w:fill="9CC2E5"/>
              </w:tcPr>
            </w:tcPrChange>
          </w:tcPr>
          <w:p w14:paraId="5B0CF868" w14:textId="77777777" w:rsidR="009A1FD6" w:rsidRPr="009A1FD6" w:rsidRDefault="009A1FD6" w:rsidP="0011166C">
            <w:pPr>
              <w:spacing w:line="276" w:lineRule="auto"/>
              <w:jc w:val="center"/>
              <w:rPr>
                <w:ins w:id="335" w:author="User" w:date="2026-05-26T12:21:00Z" w16du:dateUtc="2026-05-26T05:21:00Z"/>
                <w:rFonts w:ascii="Arial" w:hAnsi="Arial" w:cs="Arial"/>
                <w:b w:val="0"/>
                <w:bCs/>
                <w:szCs w:val="22"/>
                <w:rPrChange w:id="336" w:author="User" w:date="2026-05-26T12:22:00Z" w16du:dateUtc="2026-05-26T05:22:00Z">
                  <w:rPr>
                    <w:ins w:id="337" w:author="User" w:date="2026-05-26T12:21:00Z" w16du:dateUtc="2026-05-26T05:21:00Z"/>
                    <w:rFonts w:ascii="Times New Roman" w:hAnsi="Times New Roman"/>
                    <w:b w:val="0"/>
                    <w:bCs/>
                    <w:szCs w:val="22"/>
                  </w:rPr>
                </w:rPrChange>
              </w:rPr>
            </w:pPr>
            <w:ins w:id="338" w:author="User" w:date="2026-05-26T12:21:00Z" w16du:dateUtc="2026-05-26T05:21:00Z">
              <w:r w:rsidRPr="009A1FD6">
                <w:rPr>
                  <w:rFonts w:ascii="Arial" w:hAnsi="Arial" w:cs="Arial"/>
                  <w:b w:val="0"/>
                  <w:bCs/>
                  <w:szCs w:val="22"/>
                  <w:rPrChange w:id="339" w:author="User" w:date="2026-05-26T12:22:00Z" w16du:dateUtc="2026-05-26T05:22:00Z">
                    <w:rPr>
                      <w:rFonts w:ascii="Times New Roman" w:hAnsi="Times New Roman"/>
                      <w:bCs/>
                      <w:szCs w:val="22"/>
                    </w:rPr>
                  </w:rPrChange>
                </w:rPr>
                <w:t>REKENING PEMBAYARAN</w:t>
              </w:r>
            </w:ins>
          </w:p>
        </w:tc>
      </w:tr>
      <w:tr w:rsidR="009A1FD6" w:rsidRPr="009A1FD6" w14:paraId="2F9061B9" w14:textId="77777777" w:rsidTr="009A1FD6">
        <w:trPr>
          <w:ins w:id="340" w:author="User" w:date="2026-05-26T12:21:00Z"/>
        </w:trPr>
        <w:tc>
          <w:tcPr>
            <w:tcW w:w="546" w:type="dxa"/>
            <w:tcPrChange w:id="341" w:author="User" w:date="2026-05-26T12:23:00Z" w16du:dateUtc="2026-05-26T05:23:00Z">
              <w:tcPr>
                <w:tcW w:w="546" w:type="dxa"/>
              </w:tcPr>
            </w:tcPrChange>
          </w:tcPr>
          <w:p w14:paraId="4470797D" w14:textId="77777777" w:rsidR="009A1FD6" w:rsidRPr="009A1FD6" w:rsidRDefault="009A1FD6" w:rsidP="009A1FD6">
            <w:pPr>
              <w:pStyle w:val="ListParagraph"/>
              <w:numPr>
                <w:ilvl w:val="0"/>
                <w:numId w:val="83"/>
              </w:numPr>
              <w:spacing w:after="20" w:line="276" w:lineRule="auto"/>
              <w:ind w:left="342"/>
              <w:jc w:val="both"/>
              <w:rPr>
                <w:ins w:id="342" w:author="User" w:date="2026-05-26T12:21:00Z" w16du:dateUtc="2026-05-26T05:21:00Z"/>
                <w:rFonts w:ascii="Arial" w:hAnsi="Arial" w:cs="Arial"/>
                <w:b w:val="0"/>
                <w:bCs/>
                <w:szCs w:val="22"/>
                <w:rPrChange w:id="343" w:author="User" w:date="2026-05-26T12:22:00Z" w16du:dateUtc="2026-05-26T05:22:00Z">
                  <w:rPr>
                    <w:ins w:id="344" w:author="User" w:date="2026-05-26T12:21:00Z" w16du:dateUtc="2026-05-26T05:21:00Z"/>
                    <w:rFonts w:ascii="Times New Roman" w:hAnsi="Times New Roman"/>
                    <w:szCs w:val="22"/>
                  </w:rPr>
                </w:rPrChange>
              </w:rPr>
            </w:pPr>
          </w:p>
        </w:tc>
        <w:tc>
          <w:tcPr>
            <w:tcW w:w="1893" w:type="dxa"/>
            <w:tcPrChange w:id="345" w:author="User" w:date="2026-05-26T12:23:00Z" w16du:dateUtc="2026-05-26T05:23:00Z">
              <w:tcPr>
                <w:tcW w:w="2856" w:type="dxa"/>
                <w:gridSpan w:val="2"/>
              </w:tcPr>
            </w:tcPrChange>
          </w:tcPr>
          <w:p w14:paraId="29F1775E" w14:textId="77777777" w:rsidR="009A1FD6" w:rsidRPr="009A1FD6" w:rsidRDefault="009A1FD6" w:rsidP="0011166C">
            <w:pPr>
              <w:pStyle w:val="ListParagraph"/>
              <w:ind w:left="0"/>
              <w:rPr>
                <w:ins w:id="346" w:author="User" w:date="2026-05-26T12:21:00Z" w16du:dateUtc="2026-05-26T05:21:00Z"/>
                <w:rFonts w:ascii="Arial" w:hAnsi="Arial" w:cs="Arial"/>
                <w:b w:val="0"/>
                <w:bCs/>
                <w:szCs w:val="22"/>
                <w:rPrChange w:id="347" w:author="User" w:date="2026-05-26T12:22:00Z" w16du:dateUtc="2026-05-26T05:22:00Z">
                  <w:rPr>
                    <w:ins w:id="348" w:author="User" w:date="2026-05-26T12:21:00Z" w16du:dateUtc="2026-05-26T05:21:00Z"/>
                    <w:rFonts w:ascii="Times New Roman" w:hAnsi="Times New Roman"/>
                    <w:szCs w:val="22"/>
                  </w:rPr>
                </w:rPrChange>
              </w:rPr>
            </w:pPr>
            <w:ins w:id="349" w:author="User" w:date="2026-05-26T12:21:00Z" w16du:dateUtc="2026-05-26T05:21:00Z">
              <w:r w:rsidRPr="009A1FD6">
                <w:rPr>
                  <w:rFonts w:ascii="Arial" w:hAnsi="Arial" w:cs="Arial"/>
                  <w:b w:val="0"/>
                  <w:bCs/>
                  <w:szCs w:val="22"/>
                  <w:rPrChange w:id="350" w:author="User" w:date="2026-05-26T12:22:00Z" w16du:dateUtc="2026-05-26T05:22:00Z">
                    <w:rPr>
                      <w:rFonts w:ascii="Times New Roman" w:hAnsi="Times New Roman"/>
                      <w:szCs w:val="22"/>
                    </w:rPr>
                  </w:rPrChange>
                </w:rPr>
                <w:t xml:space="preserve">Rumah Sakit Dharma Husada Probolinggo </w:t>
              </w:r>
            </w:ins>
          </w:p>
        </w:tc>
        <w:tc>
          <w:tcPr>
            <w:tcW w:w="5670" w:type="dxa"/>
            <w:tcPrChange w:id="351" w:author="User" w:date="2026-05-26T12:23:00Z" w16du:dateUtc="2026-05-26T05:23:00Z">
              <w:tcPr>
                <w:tcW w:w="5528" w:type="dxa"/>
                <w:gridSpan w:val="2"/>
              </w:tcPr>
            </w:tcPrChange>
          </w:tcPr>
          <w:p w14:paraId="2F7D2B83" w14:textId="77777777" w:rsidR="009A1FD6" w:rsidRPr="009A1FD6" w:rsidRDefault="009A1FD6" w:rsidP="0011166C">
            <w:pPr>
              <w:pStyle w:val="ListParagraph"/>
              <w:ind w:left="48"/>
              <w:rPr>
                <w:ins w:id="352" w:author="User" w:date="2026-05-26T12:21:00Z" w16du:dateUtc="2026-05-26T05:21:00Z"/>
                <w:rFonts w:ascii="Arial" w:hAnsi="Arial" w:cs="Arial"/>
                <w:b w:val="0"/>
                <w:bCs/>
                <w:szCs w:val="22"/>
                <w:rPrChange w:id="353" w:author="User" w:date="2026-05-26T12:22:00Z" w16du:dateUtc="2026-05-26T05:22:00Z">
                  <w:rPr>
                    <w:ins w:id="354" w:author="User" w:date="2026-05-26T12:21:00Z" w16du:dateUtc="2026-05-26T05:21:00Z"/>
                    <w:rFonts w:ascii="Times New Roman" w:hAnsi="Times New Roman"/>
                    <w:szCs w:val="22"/>
                  </w:rPr>
                </w:rPrChange>
              </w:rPr>
            </w:pPr>
            <w:ins w:id="355" w:author="User" w:date="2026-05-26T12:21:00Z" w16du:dateUtc="2026-05-26T05:21:00Z">
              <w:r w:rsidRPr="009A1FD6">
                <w:rPr>
                  <w:rFonts w:ascii="Arial" w:hAnsi="Arial" w:cs="Arial"/>
                  <w:b w:val="0"/>
                  <w:bCs/>
                  <w:szCs w:val="22"/>
                  <w:rPrChange w:id="356" w:author="User" w:date="2026-05-26T12:22:00Z" w16du:dateUtc="2026-05-26T05:22:00Z">
                    <w:rPr>
                      <w:rFonts w:ascii="Times New Roman" w:hAnsi="Times New Roman"/>
                      <w:szCs w:val="22"/>
                    </w:rPr>
                  </w:rPrChange>
                </w:rPr>
                <w:t>Nama Bank                : PT Bank Rakyat Indonesia, Tbk</w:t>
              </w:r>
            </w:ins>
          </w:p>
          <w:p w14:paraId="6FFB1CAD" w14:textId="77777777" w:rsidR="009A1FD6" w:rsidRPr="009A1FD6" w:rsidRDefault="009A1FD6" w:rsidP="0011166C">
            <w:pPr>
              <w:pStyle w:val="ListParagraph"/>
              <w:ind w:left="48"/>
              <w:rPr>
                <w:ins w:id="357" w:author="User" w:date="2026-05-26T12:21:00Z" w16du:dateUtc="2026-05-26T05:21:00Z"/>
                <w:rFonts w:ascii="Arial" w:hAnsi="Arial" w:cs="Arial"/>
                <w:b w:val="0"/>
                <w:bCs/>
                <w:szCs w:val="22"/>
                <w:rPrChange w:id="358" w:author="User" w:date="2026-05-26T12:22:00Z" w16du:dateUtc="2026-05-26T05:22:00Z">
                  <w:rPr>
                    <w:ins w:id="359" w:author="User" w:date="2026-05-26T12:21:00Z" w16du:dateUtc="2026-05-26T05:21:00Z"/>
                    <w:rFonts w:ascii="Times New Roman" w:hAnsi="Times New Roman"/>
                    <w:szCs w:val="22"/>
                  </w:rPr>
                </w:rPrChange>
              </w:rPr>
            </w:pPr>
            <w:ins w:id="360" w:author="User" w:date="2026-05-26T12:21:00Z" w16du:dateUtc="2026-05-26T05:21:00Z">
              <w:r w:rsidRPr="009A1FD6">
                <w:rPr>
                  <w:rFonts w:ascii="Arial" w:hAnsi="Arial" w:cs="Arial"/>
                  <w:b w:val="0"/>
                  <w:bCs/>
                  <w:szCs w:val="22"/>
                  <w:rPrChange w:id="361" w:author="User" w:date="2026-05-26T12:22:00Z" w16du:dateUtc="2026-05-26T05:22:00Z">
                    <w:rPr>
                      <w:rFonts w:ascii="Times New Roman" w:hAnsi="Times New Roman"/>
                      <w:szCs w:val="22"/>
                    </w:rPr>
                  </w:rPrChange>
                </w:rPr>
                <w:t>Atas Nama                 : PT. Disa Prima Prima</w:t>
              </w:r>
            </w:ins>
          </w:p>
          <w:p w14:paraId="0F87FBC2" w14:textId="299ABA5A" w:rsidR="009A1FD6" w:rsidRPr="009A1FD6" w:rsidRDefault="009A1FD6" w:rsidP="0011166C">
            <w:pPr>
              <w:pStyle w:val="ListParagraph"/>
              <w:ind w:left="48"/>
              <w:rPr>
                <w:ins w:id="362" w:author="User" w:date="2026-05-26T12:21:00Z" w16du:dateUtc="2026-05-26T05:21:00Z"/>
                <w:rFonts w:ascii="Arial" w:hAnsi="Arial" w:cs="Arial"/>
                <w:b w:val="0"/>
                <w:bCs/>
                <w:szCs w:val="22"/>
                <w:rPrChange w:id="363" w:author="User" w:date="2026-05-26T12:22:00Z" w16du:dateUtc="2026-05-26T05:22:00Z">
                  <w:rPr>
                    <w:ins w:id="364" w:author="User" w:date="2026-05-26T12:21:00Z" w16du:dateUtc="2026-05-26T05:21:00Z"/>
                    <w:rFonts w:ascii="Times New Roman" w:hAnsi="Times New Roman"/>
                    <w:szCs w:val="22"/>
                  </w:rPr>
                </w:rPrChange>
              </w:rPr>
            </w:pPr>
            <w:ins w:id="365" w:author="User" w:date="2026-05-26T12:21:00Z" w16du:dateUtc="2026-05-26T05:21:00Z">
              <w:r w:rsidRPr="009A1FD6">
                <w:rPr>
                  <w:rFonts w:ascii="Arial" w:hAnsi="Arial" w:cs="Arial"/>
                  <w:b w:val="0"/>
                  <w:bCs/>
                  <w:szCs w:val="22"/>
                  <w:rPrChange w:id="366" w:author="User" w:date="2026-05-26T12:22:00Z" w16du:dateUtc="2026-05-26T05:22:00Z">
                    <w:rPr>
                      <w:rFonts w:ascii="Times New Roman" w:hAnsi="Times New Roman"/>
                      <w:szCs w:val="22"/>
                    </w:rPr>
                  </w:rPrChange>
                </w:rPr>
                <w:t xml:space="preserve">Nomor Rekening      </w:t>
              </w:r>
            </w:ins>
            <w:ins w:id="367" w:author="User" w:date="2026-05-26T12:23:00Z" w16du:dateUtc="2026-05-26T05:23:00Z">
              <w:r>
                <w:rPr>
                  <w:rFonts w:ascii="Arial" w:hAnsi="Arial" w:cs="Arial"/>
                  <w:b w:val="0"/>
                  <w:bCs/>
                  <w:szCs w:val="22"/>
                </w:rPr>
                <w:t xml:space="preserve"> </w:t>
              </w:r>
            </w:ins>
            <w:ins w:id="368" w:author="User" w:date="2026-05-26T12:21:00Z" w16du:dateUtc="2026-05-26T05:21:00Z">
              <w:r w:rsidRPr="009A1FD6">
                <w:rPr>
                  <w:rFonts w:ascii="Arial" w:hAnsi="Arial" w:cs="Arial"/>
                  <w:b w:val="0"/>
                  <w:bCs/>
                  <w:szCs w:val="22"/>
                  <w:rPrChange w:id="369" w:author="User" w:date="2026-05-26T12:22:00Z" w16du:dateUtc="2026-05-26T05:22:00Z">
                    <w:rPr>
                      <w:rFonts w:ascii="Times New Roman" w:hAnsi="Times New Roman"/>
                      <w:szCs w:val="22"/>
                    </w:rPr>
                  </w:rPrChange>
                </w:rPr>
                <w:t xml:space="preserve"> : 042901001441306</w:t>
              </w:r>
            </w:ins>
          </w:p>
          <w:p w14:paraId="6ED1EBF5" w14:textId="078CE93A" w:rsidR="009A1FD6" w:rsidRPr="009A1FD6" w:rsidRDefault="009A1FD6" w:rsidP="0011166C">
            <w:pPr>
              <w:pStyle w:val="ListParagraph"/>
              <w:ind w:left="48" w:right="-246"/>
              <w:rPr>
                <w:ins w:id="370" w:author="User" w:date="2026-05-26T12:21:00Z" w16du:dateUtc="2026-05-26T05:21:00Z"/>
                <w:rFonts w:ascii="Arial" w:hAnsi="Arial" w:cs="Arial"/>
                <w:b w:val="0"/>
                <w:bCs/>
                <w:szCs w:val="22"/>
                <w:rPrChange w:id="371" w:author="User" w:date="2026-05-26T12:22:00Z" w16du:dateUtc="2026-05-26T05:22:00Z">
                  <w:rPr>
                    <w:ins w:id="372" w:author="User" w:date="2026-05-26T12:21:00Z" w16du:dateUtc="2026-05-26T05:21:00Z"/>
                    <w:rFonts w:ascii="Times New Roman" w:hAnsi="Times New Roman"/>
                    <w:szCs w:val="22"/>
                  </w:rPr>
                </w:rPrChange>
              </w:rPr>
            </w:pPr>
            <w:ins w:id="373" w:author="User" w:date="2026-05-26T12:21:00Z" w16du:dateUtc="2026-05-26T05:21:00Z">
              <w:r w:rsidRPr="009A1FD6">
                <w:rPr>
                  <w:rFonts w:ascii="Arial" w:hAnsi="Arial" w:cs="Arial"/>
                  <w:b w:val="0"/>
                  <w:bCs/>
                  <w:szCs w:val="22"/>
                  <w:rPrChange w:id="374" w:author="User" w:date="2026-05-26T12:22:00Z" w16du:dateUtc="2026-05-26T05:22:00Z">
                    <w:rPr>
                      <w:rFonts w:ascii="Times New Roman" w:hAnsi="Times New Roman"/>
                      <w:szCs w:val="22"/>
                    </w:rPr>
                  </w:rPrChange>
                </w:rPr>
                <w:t>Cabang</w:t>
              </w:r>
              <w:r w:rsidRPr="009A1FD6">
                <w:rPr>
                  <w:rFonts w:ascii="Arial" w:hAnsi="Arial" w:cs="Arial"/>
                  <w:b w:val="0"/>
                  <w:bCs/>
                  <w:szCs w:val="22"/>
                  <w:rPrChange w:id="375" w:author="User" w:date="2026-05-26T12:22:00Z" w16du:dateUtc="2026-05-26T05:22:00Z">
                    <w:rPr>
                      <w:rFonts w:ascii="Times New Roman" w:hAnsi="Times New Roman"/>
                      <w:szCs w:val="22"/>
                    </w:rPr>
                  </w:rPrChange>
                </w:rPr>
                <w:tab/>
              </w:r>
              <w:r w:rsidRPr="009A1FD6">
                <w:rPr>
                  <w:rFonts w:ascii="Arial" w:hAnsi="Arial" w:cs="Arial"/>
                  <w:b w:val="0"/>
                  <w:bCs/>
                  <w:szCs w:val="22"/>
                  <w:rPrChange w:id="376" w:author="User" w:date="2026-05-26T12:22:00Z" w16du:dateUtc="2026-05-26T05:22:00Z">
                    <w:rPr>
                      <w:szCs w:val="22"/>
                    </w:rPr>
                  </w:rPrChange>
                </w:rPr>
                <w:t xml:space="preserve">        </w:t>
              </w:r>
            </w:ins>
            <w:ins w:id="377" w:author="User" w:date="2026-05-26T12:23:00Z" w16du:dateUtc="2026-05-26T05:23:00Z">
              <w:r>
                <w:rPr>
                  <w:rFonts w:ascii="Arial" w:hAnsi="Arial" w:cs="Arial"/>
                  <w:b w:val="0"/>
                  <w:bCs/>
                  <w:szCs w:val="22"/>
                </w:rPr>
                <w:t xml:space="preserve">   </w:t>
              </w:r>
            </w:ins>
            <w:ins w:id="378" w:author="User" w:date="2026-05-26T12:21:00Z" w16du:dateUtc="2026-05-26T05:21:00Z">
              <w:r w:rsidRPr="009A1FD6">
                <w:rPr>
                  <w:rFonts w:ascii="Arial" w:hAnsi="Arial" w:cs="Arial"/>
                  <w:b w:val="0"/>
                  <w:bCs/>
                  <w:szCs w:val="22"/>
                  <w:rPrChange w:id="379" w:author="User" w:date="2026-05-26T12:22:00Z" w16du:dateUtc="2026-05-26T05:22:00Z">
                    <w:rPr>
                      <w:szCs w:val="22"/>
                    </w:rPr>
                  </w:rPrChange>
                </w:rPr>
                <w:t xml:space="preserve"> </w:t>
              </w:r>
              <w:r w:rsidRPr="009A1FD6">
                <w:rPr>
                  <w:rFonts w:ascii="Arial" w:hAnsi="Arial" w:cs="Arial"/>
                  <w:b w:val="0"/>
                  <w:bCs/>
                  <w:szCs w:val="22"/>
                  <w:rPrChange w:id="380" w:author="User" w:date="2026-05-26T12:22:00Z" w16du:dateUtc="2026-05-26T05:22:00Z">
                    <w:rPr>
                      <w:rFonts w:ascii="Times New Roman" w:hAnsi="Times New Roman"/>
                      <w:szCs w:val="22"/>
                    </w:rPr>
                  </w:rPrChange>
                </w:rPr>
                <w:t>: Malang Sutoyo</w:t>
              </w:r>
            </w:ins>
          </w:p>
          <w:p w14:paraId="065615D6" w14:textId="01C26981" w:rsidR="009A1FD6" w:rsidRPr="009A1FD6" w:rsidRDefault="009A1FD6" w:rsidP="0011166C">
            <w:pPr>
              <w:pStyle w:val="ListParagraph"/>
              <w:ind w:left="0"/>
              <w:rPr>
                <w:ins w:id="381" w:author="User" w:date="2026-05-26T12:21:00Z" w16du:dateUtc="2026-05-26T05:21:00Z"/>
                <w:rFonts w:ascii="Arial" w:hAnsi="Arial" w:cs="Arial"/>
                <w:b w:val="0"/>
                <w:bCs/>
                <w:szCs w:val="22"/>
                <w:rPrChange w:id="382" w:author="User" w:date="2026-05-26T12:22:00Z" w16du:dateUtc="2026-05-26T05:22:00Z">
                  <w:rPr>
                    <w:ins w:id="383" w:author="User" w:date="2026-05-26T12:21:00Z" w16du:dateUtc="2026-05-26T05:21:00Z"/>
                    <w:rFonts w:ascii="Times New Roman" w:hAnsi="Times New Roman"/>
                    <w:szCs w:val="22"/>
                  </w:rPr>
                </w:rPrChange>
              </w:rPr>
            </w:pPr>
            <w:ins w:id="384" w:author="User" w:date="2026-05-26T12:21:00Z" w16du:dateUtc="2026-05-26T05:21:00Z">
              <w:r w:rsidRPr="009A1FD6">
                <w:rPr>
                  <w:rFonts w:ascii="Arial" w:hAnsi="Arial" w:cs="Arial"/>
                  <w:b w:val="0"/>
                  <w:bCs/>
                  <w:szCs w:val="22"/>
                  <w:rPrChange w:id="385" w:author="User" w:date="2026-05-26T12:22:00Z" w16du:dateUtc="2026-05-26T05:22:00Z">
                    <w:rPr>
                      <w:rFonts w:ascii="Times New Roman" w:hAnsi="Times New Roman"/>
                      <w:szCs w:val="22"/>
                    </w:rPr>
                  </w:rPrChange>
                </w:rPr>
                <w:t xml:space="preserve"> Kode SWIFT/IBAN</w:t>
              </w:r>
              <w:r w:rsidRPr="009A1FD6">
                <w:rPr>
                  <w:rFonts w:ascii="Arial" w:hAnsi="Arial" w:cs="Arial"/>
                  <w:b w:val="0"/>
                  <w:bCs/>
                  <w:szCs w:val="22"/>
                  <w:rPrChange w:id="386" w:author="User" w:date="2026-05-26T12:22:00Z" w16du:dateUtc="2026-05-26T05:22:00Z">
                    <w:rPr>
                      <w:szCs w:val="22"/>
                    </w:rPr>
                  </w:rPrChange>
                </w:rPr>
                <w:t xml:space="preserve"> </w:t>
              </w:r>
            </w:ins>
            <w:ins w:id="387" w:author="User" w:date="2026-05-26T12:23:00Z" w16du:dateUtc="2026-05-26T05:23:00Z">
              <w:r>
                <w:rPr>
                  <w:rFonts w:ascii="Arial" w:hAnsi="Arial" w:cs="Arial"/>
                  <w:b w:val="0"/>
                  <w:bCs/>
                  <w:szCs w:val="22"/>
                </w:rPr>
                <w:t xml:space="preserve">   </w:t>
              </w:r>
            </w:ins>
            <w:ins w:id="388" w:author="User" w:date="2026-05-26T12:21:00Z" w16du:dateUtc="2026-05-26T05:21:00Z">
              <w:r w:rsidRPr="009A1FD6">
                <w:rPr>
                  <w:rFonts w:ascii="Arial" w:hAnsi="Arial" w:cs="Arial"/>
                  <w:b w:val="0"/>
                  <w:bCs/>
                  <w:szCs w:val="22"/>
                  <w:rPrChange w:id="389" w:author="User" w:date="2026-05-26T12:22:00Z" w16du:dateUtc="2026-05-26T05:22:00Z">
                    <w:rPr>
                      <w:szCs w:val="22"/>
                    </w:rPr>
                  </w:rPrChange>
                </w:rPr>
                <w:t xml:space="preserve"> </w:t>
              </w:r>
              <w:r w:rsidRPr="009A1FD6">
                <w:rPr>
                  <w:rFonts w:ascii="Arial" w:hAnsi="Arial" w:cs="Arial"/>
                  <w:b w:val="0"/>
                  <w:bCs/>
                  <w:szCs w:val="22"/>
                  <w:rPrChange w:id="390" w:author="User" w:date="2026-05-26T12:22:00Z" w16du:dateUtc="2026-05-26T05:22:00Z">
                    <w:rPr>
                      <w:rFonts w:ascii="Times New Roman" w:hAnsi="Times New Roman"/>
                      <w:szCs w:val="22"/>
                    </w:rPr>
                  </w:rPrChange>
                </w:rPr>
                <w:t>: BRINIDJA</w:t>
              </w:r>
            </w:ins>
          </w:p>
        </w:tc>
      </w:tr>
    </w:tbl>
    <w:p w14:paraId="5101CBC6" w14:textId="77A58AFB" w:rsidR="009A1FD6" w:rsidRPr="009A1FD6" w:rsidRDefault="00C9259C" w:rsidP="009A1FD6">
      <w:pPr>
        <w:pStyle w:val="ListParagraph"/>
        <w:numPr>
          <w:ilvl w:val="1"/>
          <w:numId w:val="82"/>
        </w:numPr>
        <w:spacing w:after="20" w:line="276" w:lineRule="auto"/>
        <w:ind w:left="1134" w:hanging="283"/>
        <w:jc w:val="both"/>
        <w:rPr>
          <w:ins w:id="391" w:author="User" w:date="2026-05-26T12:21:00Z" w16du:dateUtc="2026-05-26T05:21:00Z"/>
          <w:rFonts w:ascii="Arial" w:hAnsi="Arial" w:cs="Arial"/>
          <w:b w:val="0"/>
          <w:bCs/>
          <w:szCs w:val="22"/>
          <w:rPrChange w:id="392" w:author="User" w:date="2026-05-26T12:22:00Z" w16du:dateUtc="2026-05-26T05:22:00Z">
            <w:rPr>
              <w:ins w:id="393" w:author="User" w:date="2026-05-26T12:21:00Z" w16du:dateUtc="2026-05-26T05:21:00Z"/>
              <w:rFonts w:ascii="Times New Roman" w:hAnsi="Times New Roman"/>
              <w:szCs w:val="22"/>
            </w:rPr>
          </w:rPrChange>
        </w:rPr>
      </w:pPr>
      <w:ins w:id="394" w:author="User" w:date="2026-05-26T12:25:00Z" w16du:dateUtc="2026-05-26T05:25:00Z">
        <w:r>
          <w:rPr>
            <w:rFonts w:ascii="Arial" w:hAnsi="Arial" w:cs="Arial"/>
            <w:b w:val="0"/>
            <w:bCs/>
            <w:szCs w:val="22"/>
          </w:rPr>
          <w:t xml:space="preserve">LGI </w:t>
        </w:r>
      </w:ins>
      <w:ins w:id="395" w:author="User" w:date="2026-05-26T12:21:00Z" w16du:dateUtc="2026-05-26T05:21:00Z">
        <w:r w:rsidR="009A1FD6" w:rsidRPr="009A1FD6">
          <w:rPr>
            <w:rFonts w:ascii="Arial" w:hAnsi="Arial" w:cs="Arial"/>
            <w:b w:val="0"/>
            <w:bCs/>
            <w:szCs w:val="22"/>
            <w:rPrChange w:id="396" w:author="User" w:date="2026-05-26T12:22:00Z" w16du:dateUtc="2026-05-26T05:22:00Z">
              <w:rPr>
                <w:rFonts w:ascii="Times New Roman" w:hAnsi="Times New Roman"/>
                <w:szCs w:val="22"/>
              </w:rPr>
            </w:rPrChange>
          </w:rPr>
          <w:t xml:space="preserve">wajib mengirimkan bukti pembayaran melalui email: </w:t>
        </w:r>
      </w:ins>
    </w:p>
    <w:p w14:paraId="4CF35567" w14:textId="77777777" w:rsidR="009A1FD6" w:rsidRPr="009A1FD6" w:rsidRDefault="009A1FD6" w:rsidP="009A1FD6">
      <w:pPr>
        <w:pStyle w:val="ListParagraph"/>
        <w:numPr>
          <w:ilvl w:val="0"/>
          <w:numId w:val="84"/>
        </w:numPr>
        <w:spacing w:after="20" w:line="276" w:lineRule="auto"/>
        <w:ind w:left="1418" w:right="-663" w:hanging="284"/>
        <w:jc w:val="both"/>
        <w:rPr>
          <w:ins w:id="397" w:author="User" w:date="2026-05-26T12:21:00Z" w16du:dateUtc="2026-05-26T05:21:00Z"/>
          <w:rFonts w:ascii="Arial" w:hAnsi="Arial" w:cs="Arial"/>
          <w:b w:val="0"/>
          <w:bCs/>
          <w:szCs w:val="22"/>
          <w:u w:val="single"/>
          <w:rPrChange w:id="398" w:author="User" w:date="2026-05-26T12:22:00Z" w16du:dateUtc="2026-05-26T05:22:00Z">
            <w:rPr>
              <w:ins w:id="399" w:author="User" w:date="2026-05-26T12:21:00Z" w16du:dateUtc="2026-05-26T05:21:00Z"/>
              <w:rFonts w:ascii="Times New Roman" w:hAnsi="Times New Roman"/>
              <w:szCs w:val="22"/>
              <w:u w:val="single"/>
            </w:rPr>
          </w:rPrChange>
        </w:rPr>
      </w:pPr>
      <w:ins w:id="400" w:author="User" w:date="2026-05-26T12:21:00Z" w16du:dateUtc="2026-05-26T05:21:00Z">
        <w:r w:rsidRPr="009A1FD6">
          <w:rPr>
            <w:rFonts w:ascii="Arial" w:hAnsi="Arial" w:cs="Arial"/>
            <w:b w:val="0"/>
            <w:bCs/>
            <w:szCs w:val="22"/>
            <w:rPrChange w:id="401" w:author="User" w:date="2026-05-26T12:22:00Z" w16du:dateUtc="2026-05-26T05:22:00Z">
              <w:rPr>
                <w:rFonts w:ascii="Times New Roman" w:hAnsi="Times New Roman"/>
                <w:szCs w:val="22"/>
              </w:rPr>
            </w:rPrChange>
          </w:rPr>
          <w:t xml:space="preserve">RS Dharma Husada Probolinggo : </w:t>
        </w:r>
        <w:r w:rsidRPr="009A1FD6">
          <w:rPr>
            <w:rFonts w:ascii="Arial" w:hAnsi="Arial" w:cs="Arial"/>
            <w:b w:val="0"/>
            <w:bCs/>
            <w:szCs w:val="22"/>
            <w:rPrChange w:id="402" w:author="User" w:date="2026-05-26T12:22:00Z" w16du:dateUtc="2026-05-26T05:22:00Z">
              <w:rPr>
                <w:rFonts w:ascii="Times New Roman" w:hAnsi="Times New Roman"/>
                <w:szCs w:val="22"/>
              </w:rPr>
            </w:rPrChange>
          </w:rPr>
          <w:fldChar w:fldCharType="begin"/>
        </w:r>
        <w:r w:rsidRPr="009A1FD6">
          <w:rPr>
            <w:rFonts w:ascii="Arial" w:hAnsi="Arial" w:cs="Arial"/>
            <w:b w:val="0"/>
            <w:bCs/>
            <w:szCs w:val="22"/>
            <w:rPrChange w:id="403" w:author="User" w:date="2026-05-26T12:22:00Z" w16du:dateUtc="2026-05-26T05:22:00Z">
              <w:rPr>
                <w:rFonts w:ascii="Times New Roman" w:hAnsi="Times New Roman"/>
                <w:szCs w:val="22"/>
              </w:rPr>
            </w:rPrChange>
          </w:rPr>
          <w:instrText>HYPERLINK "mailto:rsdharmahusadaprob@gmail.com"</w:instrText>
        </w:r>
        <w:r w:rsidRPr="00857130">
          <w:rPr>
            <w:rFonts w:ascii="Arial" w:hAnsi="Arial" w:cs="Arial"/>
            <w:b w:val="0"/>
            <w:bCs/>
            <w:szCs w:val="22"/>
          </w:rPr>
        </w:r>
        <w:r w:rsidRPr="009A1FD6">
          <w:rPr>
            <w:rFonts w:ascii="Arial" w:hAnsi="Arial" w:cs="Arial"/>
            <w:b w:val="0"/>
            <w:bCs/>
            <w:szCs w:val="22"/>
            <w:rPrChange w:id="404" w:author="User" w:date="2026-05-26T12:22:00Z" w16du:dateUtc="2026-05-26T05:22:00Z">
              <w:rPr>
                <w:rFonts w:ascii="Times New Roman" w:hAnsi="Times New Roman"/>
                <w:szCs w:val="22"/>
              </w:rPr>
            </w:rPrChange>
          </w:rPr>
          <w:fldChar w:fldCharType="separate"/>
        </w:r>
        <w:r w:rsidRPr="009A1FD6">
          <w:rPr>
            <w:rStyle w:val="Hyperlink"/>
            <w:rFonts w:ascii="Arial" w:hAnsi="Arial" w:cs="Arial"/>
            <w:b w:val="0"/>
            <w:bCs/>
            <w:szCs w:val="22"/>
            <w:rPrChange w:id="405" w:author="User" w:date="2026-05-26T12:22:00Z" w16du:dateUtc="2026-05-26T05:22:00Z">
              <w:rPr>
                <w:rStyle w:val="Hyperlink"/>
                <w:rFonts w:ascii="Times New Roman" w:hAnsi="Times New Roman"/>
                <w:szCs w:val="22"/>
              </w:rPr>
            </w:rPrChange>
          </w:rPr>
          <w:t>rsdharmahusadaprob@gmail.com</w:t>
        </w:r>
        <w:r w:rsidRPr="009A1FD6">
          <w:rPr>
            <w:rFonts w:ascii="Arial" w:hAnsi="Arial" w:cs="Arial"/>
            <w:b w:val="0"/>
            <w:bCs/>
            <w:szCs w:val="22"/>
            <w:rPrChange w:id="406" w:author="User" w:date="2026-05-26T12:22:00Z" w16du:dateUtc="2026-05-26T05:22:00Z">
              <w:rPr>
                <w:rFonts w:ascii="Times New Roman" w:hAnsi="Times New Roman"/>
                <w:szCs w:val="22"/>
              </w:rPr>
            </w:rPrChange>
          </w:rPr>
          <w:fldChar w:fldCharType="end"/>
        </w:r>
        <w:r w:rsidRPr="009A1FD6">
          <w:rPr>
            <w:rFonts w:ascii="Arial" w:hAnsi="Arial" w:cs="Arial"/>
            <w:b w:val="0"/>
            <w:bCs/>
            <w:szCs w:val="22"/>
            <w:rPrChange w:id="407" w:author="User" w:date="2026-05-26T12:22:00Z" w16du:dateUtc="2026-05-26T05:22:00Z">
              <w:rPr>
                <w:rFonts w:ascii="Times New Roman" w:hAnsi="Times New Roman"/>
                <w:szCs w:val="22"/>
              </w:rPr>
            </w:rPrChange>
          </w:rPr>
          <w:t xml:space="preserve">  </w:t>
        </w:r>
      </w:ins>
    </w:p>
    <w:p w14:paraId="2E202E88" w14:textId="7EE4F364" w:rsidR="009A1FD6" w:rsidRPr="009A1FD6" w:rsidRDefault="009A1FD6" w:rsidP="009A1FD6">
      <w:pPr>
        <w:pStyle w:val="ListParagraph"/>
        <w:numPr>
          <w:ilvl w:val="0"/>
          <w:numId w:val="84"/>
        </w:numPr>
        <w:spacing w:after="20" w:line="276" w:lineRule="auto"/>
        <w:ind w:left="1418" w:right="-1134" w:hanging="284"/>
        <w:rPr>
          <w:ins w:id="408" w:author="User" w:date="2026-05-26T12:21:00Z" w16du:dateUtc="2026-05-26T05:21:00Z"/>
          <w:rFonts w:ascii="Arial" w:hAnsi="Arial" w:cs="Arial"/>
          <w:b w:val="0"/>
          <w:bCs/>
          <w:szCs w:val="22"/>
          <w:u w:val="single"/>
          <w:rPrChange w:id="409" w:author="User" w:date="2026-05-26T12:22:00Z" w16du:dateUtc="2026-05-26T05:22:00Z">
            <w:rPr>
              <w:ins w:id="410" w:author="User" w:date="2026-05-26T12:21:00Z" w16du:dateUtc="2026-05-26T05:21:00Z"/>
              <w:rFonts w:ascii="Times New Roman" w:hAnsi="Times New Roman"/>
              <w:szCs w:val="22"/>
              <w:u w:val="single"/>
            </w:rPr>
          </w:rPrChange>
        </w:rPr>
      </w:pPr>
      <w:ins w:id="411" w:author="User" w:date="2026-05-26T12:21:00Z" w16du:dateUtc="2026-05-26T05:21:00Z">
        <w:r w:rsidRPr="009A1FD6">
          <w:rPr>
            <w:rFonts w:ascii="Arial" w:hAnsi="Arial" w:cs="Arial"/>
            <w:b w:val="0"/>
            <w:bCs/>
            <w:szCs w:val="22"/>
            <w:rPrChange w:id="412" w:author="User" w:date="2026-05-26T12:22:00Z" w16du:dateUtc="2026-05-26T05:22:00Z">
              <w:rPr>
                <w:rFonts w:ascii="Times New Roman" w:hAnsi="Times New Roman"/>
                <w:szCs w:val="22"/>
              </w:rPr>
            </w:rPrChange>
          </w:rPr>
          <w:t>PT. Disa Prima Prima</w:t>
        </w:r>
        <w:r w:rsidRPr="009A1FD6">
          <w:rPr>
            <w:rFonts w:ascii="Arial" w:hAnsi="Arial" w:cs="Arial"/>
            <w:b w:val="0"/>
            <w:bCs/>
            <w:szCs w:val="22"/>
            <w:rPrChange w:id="413" w:author="User" w:date="2026-05-26T12:22:00Z" w16du:dateUtc="2026-05-26T05:22:00Z">
              <w:rPr>
                <w:rFonts w:ascii="Times New Roman" w:hAnsi="Times New Roman"/>
                <w:szCs w:val="22"/>
              </w:rPr>
            </w:rPrChange>
          </w:rPr>
          <w:tab/>
        </w:r>
        <w:r w:rsidRPr="009A1FD6">
          <w:rPr>
            <w:rFonts w:ascii="Arial" w:hAnsi="Arial" w:cs="Arial"/>
            <w:b w:val="0"/>
            <w:bCs/>
            <w:szCs w:val="22"/>
            <w:rPrChange w:id="414" w:author="User" w:date="2026-05-26T12:22:00Z" w16du:dateUtc="2026-05-26T05:22:00Z">
              <w:rPr>
                <w:rFonts w:ascii="Times New Roman" w:hAnsi="Times New Roman"/>
                <w:szCs w:val="22"/>
              </w:rPr>
            </w:rPrChange>
          </w:rPr>
          <w:tab/>
          <w:t xml:space="preserve"> </w:t>
        </w:r>
      </w:ins>
      <w:ins w:id="415" w:author="User" w:date="2026-05-26T12:23:00Z" w16du:dateUtc="2026-05-26T05:23:00Z">
        <w:r>
          <w:rPr>
            <w:rFonts w:ascii="Arial" w:hAnsi="Arial" w:cs="Arial"/>
            <w:b w:val="0"/>
            <w:bCs/>
            <w:szCs w:val="22"/>
          </w:rPr>
          <w:t xml:space="preserve">    </w:t>
        </w:r>
      </w:ins>
      <w:ins w:id="416" w:author="User" w:date="2026-05-26T12:24:00Z" w16du:dateUtc="2026-05-26T05:24:00Z">
        <w:r>
          <w:rPr>
            <w:rFonts w:ascii="Arial" w:hAnsi="Arial" w:cs="Arial"/>
            <w:b w:val="0"/>
            <w:bCs/>
            <w:szCs w:val="22"/>
          </w:rPr>
          <w:t xml:space="preserve"> </w:t>
        </w:r>
      </w:ins>
      <w:ins w:id="417" w:author="User" w:date="2026-05-26T12:21:00Z" w16du:dateUtc="2026-05-26T05:21:00Z">
        <w:r w:rsidRPr="009A1FD6">
          <w:rPr>
            <w:rFonts w:ascii="Arial" w:hAnsi="Arial" w:cs="Arial"/>
            <w:b w:val="0"/>
            <w:bCs/>
            <w:szCs w:val="22"/>
            <w:rPrChange w:id="418" w:author="User" w:date="2026-05-26T12:22:00Z" w16du:dateUtc="2026-05-26T05:22:00Z">
              <w:rPr>
                <w:rFonts w:ascii="Times New Roman" w:hAnsi="Times New Roman"/>
                <w:szCs w:val="22"/>
              </w:rPr>
            </w:rPrChange>
          </w:rPr>
          <w:t xml:space="preserve">: </w:t>
        </w:r>
        <w:r w:rsidRPr="009A1FD6">
          <w:rPr>
            <w:rFonts w:ascii="Arial" w:hAnsi="Arial" w:cs="Arial"/>
            <w:b w:val="0"/>
            <w:bCs/>
            <w:szCs w:val="22"/>
            <w:rPrChange w:id="419" w:author="User" w:date="2026-05-26T12:22:00Z" w16du:dateUtc="2026-05-26T05:22:00Z">
              <w:rPr>
                <w:rFonts w:ascii="Times New Roman" w:hAnsi="Times New Roman"/>
                <w:szCs w:val="22"/>
              </w:rPr>
            </w:rPrChange>
          </w:rPr>
          <w:fldChar w:fldCharType="begin"/>
        </w:r>
        <w:r w:rsidRPr="009A1FD6">
          <w:rPr>
            <w:rFonts w:ascii="Arial" w:hAnsi="Arial" w:cs="Arial"/>
            <w:b w:val="0"/>
            <w:bCs/>
            <w:szCs w:val="22"/>
            <w:rPrChange w:id="420" w:author="User" w:date="2026-05-26T12:22:00Z" w16du:dateUtc="2026-05-26T05:22:00Z">
              <w:rPr>
                <w:rFonts w:ascii="Times New Roman" w:hAnsi="Times New Roman"/>
                <w:szCs w:val="22"/>
              </w:rPr>
            </w:rPrChange>
          </w:rPr>
          <w:instrText>HYPERLINK "mailto:disaprimaprima@gmail.com"</w:instrText>
        </w:r>
        <w:r w:rsidRPr="00857130">
          <w:rPr>
            <w:rFonts w:ascii="Arial" w:hAnsi="Arial" w:cs="Arial"/>
            <w:b w:val="0"/>
            <w:bCs/>
            <w:szCs w:val="22"/>
          </w:rPr>
        </w:r>
        <w:r w:rsidRPr="009A1FD6">
          <w:rPr>
            <w:rFonts w:ascii="Arial" w:hAnsi="Arial" w:cs="Arial"/>
            <w:b w:val="0"/>
            <w:bCs/>
            <w:szCs w:val="22"/>
            <w:rPrChange w:id="421" w:author="User" w:date="2026-05-26T12:22:00Z" w16du:dateUtc="2026-05-26T05:22:00Z">
              <w:rPr>
                <w:rFonts w:ascii="Times New Roman" w:hAnsi="Times New Roman"/>
                <w:szCs w:val="22"/>
              </w:rPr>
            </w:rPrChange>
          </w:rPr>
          <w:fldChar w:fldCharType="separate"/>
        </w:r>
        <w:r w:rsidRPr="009A1FD6">
          <w:rPr>
            <w:rStyle w:val="Hyperlink"/>
            <w:rFonts w:ascii="Arial" w:hAnsi="Arial" w:cs="Arial"/>
            <w:b w:val="0"/>
            <w:bCs/>
            <w:szCs w:val="22"/>
            <w:rPrChange w:id="422" w:author="User" w:date="2026-05-26T12:22:00Z" w16du:dateUtc="2026-05-26T05:22:00Z">
              <w:rPr>
                <w:rStyle w:val="Hyperlink"/>
                <w:rFonts w:ascii="Times New Roman" w:hAnsi="Times New Roman"/>
                <w:szCs w:val="22"/>
              </w:rPr>
            </w:rPrChange>
          </w:rPr>
          <w:t>disaprimaprima@gmail.com</w:t>
        </w:r>
        <w:r w:rsidRPr="009A1FD6">
          <w:rPr>
            <w:rFonts w:ascii="Arial" w:hAnsi="Arial" w:cs="Arial"/>
            <w:b w:val="0"/>
            <w:bCs/>
            <w:szCs w:val="22"/>
            <w:rPrChange w:id="423" w:author="User" w:date="2026-05-26T12:22:00Z" w16du:dateUtc="2026-05-26T05:22:00Z">
              <w:rPr>
                <w:rFonts w:ascii="Times New Roman" w:hAnsi="Times New Roman"/>
                <w:szCs w:val="22"/>
              </w:rPr>
            </w:rPrChange>
          </w:rPr>
          <w:fldChar w:fldCharType="end"/>
        </w:r>
        <w:r w:rsidRPr="009A1FD6">
          <w:rPr>
            <w:rFonts w:ascii="Arial" w:hAnsi="Arial" w:cs="Arial"/>
            <w:b w:val="0"/>
            <w:bCs/>
            <w:szCs w:val="22"/>
            <w:rPrChange w:id="424" w:author="User" w:date="2026-05-26T12:22:00Z" w16du:dateUtc="2026-05-26T05:22:00Z">
              <w:rPr>
                <w:rFonts w:ascii="Times New Roman" w:hAnsi="Times New Roman"/>
                <w:szCs w:val="22"/>
              </w:rPr>
            </w:rPrChange>
          </w:rPr>
          <w:t xml:space="preserve"> </w:t>
        </w:r>
      </w:ins>
    </w:p>
    <w:p w14:paraId="23A5D047" w14:textId="2BCBCF7F" w:rsidR="009A1FD6" w:rsidRPr="009A1FD6" w:rsidRDefault="009A1FD6" w:rsidP="009A1FD6">
      <w:pPr>
        <w:pStyle w:val="ListParagraph"/>
        <w:ind w:left="4320" w:right="-1134"/>
        <w:rPr>
          <w:ins w:id="425" w:author="User" w:date="2026-05-26T12:21:00Z" w16du:dateUtc="2026-05-26T05:21:00Z"/>
          <w:rFonts w:ascii="Arial" w:hAnsi="Arial" w:cs="Arial"/>
          <w:b w:val="0"/>
          <w:bCs/>
          <w:szCs w:val="22"/>
          <w:u w:val="single"/>
          <w:rPrChange w:id="426" w:author="User" w:date="2026-05-26T12:22:00Z" w16du:dateUtc="2026-05-26T05:22:00Z">
            <w:rPr>
              <w:ins w:id="427" w:author="User" w:date="2026-05-26T12:21:00Z" w16du:dateUtc="2026-05-26T05:21:00Z"/>
              <w:b w:val="0"/>
              <w:bCs/>
              <w:szCs w:val="22"/>
              <w:u w:val="single"/>
            </w:rPr>
          </w:rPrChange>
        </w:rPr>
      </w:pPr>
      <w:ins w:id="428" w:author="User" w:date="2026-05-26T12:21:00Z" w16du:dateUtc="2026-05-26T05:21:00Z">
        <w:r w:rsidRPr="009A1FD6">
          <w:rPr>
            <w:rFonts w:ascii="Arial" w:hAnsi="Arial" w:cs="Arial"/>
            <w:b w:val="0"/>
            <w:bCs/>
            <w:szCs w:val="22"/>
            <w:rPrChange w:id="429" w:author="User" w:date="2026-05-26T12:22:00Z" w16du:dateUtc="2026-05-26T05:22:00Z">
              <w:rPr>
                <w:rFonts w:ascii="Times New Roman" w:hAnsi="Times New Roman"/>
                <w:szCs w:val="22"/>
              </w:rPr>
            </w:rPrChange>
          </w:rPr>
          <w:t xml:space="preserve">  </w:t>
        </w:r>
      </w:ins>
      <w:ins w:id="430" w:author="User" w:date="2026-05-26T12:24:00Z" w16du:dateUtc="2026-05-26T05:24:00Z">
        <w:r>
          <w:rPr>
            <w:rFonts w:ascii="Arial" w:hAnsi="Arial" w:cs="Arial"/>
            <w:b w:val="0"/>
            <w:bCs/>
            <w:szCs w:val="22"/>
          </w:rPr>
          <w:t xml:space="preserve">     </w:t>
        </w:r>
      </w:ins>
      <w:ins w:id="431" w:author="User" w:date="2026-05-26T12:21:00Z" w16du:dateUtc="2026-05-26T05:21:00Z">
        <w:r w:rsidRPr="009A1FD6">
          <w:rPr>
            <w:rFonts w:ascii="Arial" w:hAnsi="Arial" w:cs="Arial"/>
            <w:b w:val="0"/>
            <w:bCs/>
            <w:szCs w:val="22"/>
            <w:rPrChange w:id="432" w:author="User" w:date="2026-05-26T12:22:00Z" w16du:dateUtc="2026-05-26T05:22:00Z">
              <w:rPr>
                <w:rFonts w:ascii="Times New Roman" w:hAnsi="Times New Roman"/>
                <w:szCs w:val="22"/>
              </w:rPr>
            </w:rPrChange>
          </w:rPr>
          <w:t xml:space="preserve"> cc: </w:t>
        </w:r>
        <w:r w:rsidRPr="009A1FD6">
          <w:rPr>
            <w:rFonts w:ascii="Arial" w:hAnsi="Arial" w:cs="Arial"/>
            <w:b w:val="0"/>
            <w:bCs/>
            <w:szCs w:val="22"/>
            <w:rPrChange w:id="433" w:author="User" w:date="2026-05-26T12:22:00Z" w16du:dateUtc="2026-05-26T05:22:00Z">
              <w:rPr>
                <w:rFonts w:ascii="Times New Roman" w:hAnsi="Times New Roman"/>
                <w:szCs w:val="22"/>
              </w:rPr>
            </w:rPrChange>
          </w:rPr>
          <w:fldChar w:fldCharType="begin"/>
        </w:r>
        <w:r w:rsidRPr="009A1FD6">
          <w:rPr>
            <w:rFonts w:ascii="Arial" w:hAnsi="Arial" w:cs="Arial"/>
            <w:b w:val="0"/>
            <w:bCs/>
            <w:szCs w:val="22"/>
            <w:rPrChange w:id="434" w:author="User" w:date="2026-05-26T12:22:00Z" w16du:dateUtc="2026-05-26T05:22:00Z">
              <w:rPr>
                <w:rFonts w:ascii="Times New Roman" w:hAnsi="Times New Roman"/>
                <w:szCs w:val="22"/>
              </w:rPr>
            </w:rPrChange>
          </w:rPr>
          <w:instrText>HYPERLINK "mailto:keuangandpm165@gmail.com"</w:instrText>
        </w:r>
        <w:r w:rsidRPr="00857130">
          <w:rPr>
            <w:rFonts w:ascii="Arial" w:hAnsi="Arial" w:cs="Arial"/>
            <w:b w:val="0"/>
            <w:bCs/>
            <w:szCs w:val="22"/>
          </w:rPr>
        </w:r>
        <w:r w:rsidRPr="009A1FD6">
          <w:rPr>
            <w:rFonts w:ascii="Arial" w:hAnsi="Arial" w:cs="Arial"/>
            <w:b w:val="0"/>
            <w:bCs/>
            <w:szCs w:val="22"/>
            <w:rPrChange w:id="435" w:author="User" w:date="2026-05-26T12:22:00Z" w16du:dateUtc="2026-05-26T05:22:00Z">
              <w:rPr>
                <w:rFonts w:ascii="Times New Roman" w:hAnsi="Times New Roman"/>
                <w:szCs w:val="22"/>
              </w:rPr>
            </w:rPrChange>
          </w:rPr>
          <w:fldChar w:fldCharType="separate"/>
        </w:r>
        <w:r w:rsidRPr="009A1FD6">
          <w:rPr>
            <w:rStyle w:val="Hyperlink"/>
            <w:rFonts w:ascii="Arial" w:hAnsi="Arial" w:cs="Arial"/>
            <w:b w:val="0"/>
            <w:bCs/>
            <w:szCs w:val="22"/>
            <w:rPrChange w:id="436" w:author="User" w:date="2026-05-26T12:22:00Z" w16du:dateUtc="2026-05-26T05:22:00Z">
              <w:rPr>
                <w:rStyle w:val="Hyperlink"/>
                <w:rFonts w:ascii="Times New Roman" w:hAnsi="Times New Roman"/>
                <w:szCs w:val="22"/>
              </w:rPr>
            </w:rPrChange>
          </w:rPr>
          <w:t>keuangandpm165@gmail.com</w:t>
        </w:r>
        <w:r w:rsidRPr="009A1FD6">
          <w:rPr>
            <w:rFonts w:ascii="Arial" w:hAnsi="Arial" w:cs="Arial"/>
            <w:b w:val="0"/>
            <w:bCs/>
            <w:szCs w:val="22"/>
            <w:rPrChange w:id="437" w:author="User" w:date="2026-05-26T12:22:00Z" w16du:dateUtc="2026-05-26T05:22:00Z">
              <w:rPr>
                <w:rFonts w:ascii="Times New Roman" w:hAnsi="Times New Roman"/>
                <w:szCs w:val="22"/>
              </w:rPr>
            </w:rPrChange>
          </w:rPr>
          <w:fldChar w:fldCharType="end"/>
        </w:r>
        <w:r w:rsidRPr="009A1FD6">
          <w:rPr>
            <w:rFonts w:ascii="Arial" w:hAnsi="Arial" w:cs="Arial"/>
            <w:b w:val="0"/>
            <w:bCs/>
            <w:szCs w:val="22"/>
            <w:rPrChange w:id="438" w:author="User" w:date="2026-05-26T12:22:00Z" w16du:dateUtc="2026-05-26T05:22:00Z">
              <w:rPr>
                <w:rFonts w:ascii="Times New Roman" w:hAnsi="Times New Roman"/>
                <w:szCs w:val="22"/>
              </w:rPr>
            </w:rPrChange>
          </w:rPr>
          <w:t xml:space="preserve"> </w:t>
        </w:r>
        <w:bookmarkEnd w:id="317"/>
      </w:ins>
    </w:p>
    <w:p w14:paraId="363FF02A" w14:textId="41244D7E" w:rsidR="006654FC" w:rsidRPr="00C86E31" w:rsidDel="009A1FD6" w:rsidRDefault="006654FC" w:rsidP="006654FC">
      <w:pPr>
        <w:pStyle w:val="BlockText"/>
        <w:tabs>
          <w:tab w:val="left" w:pos="1800"/>
          <w:tab w:val="left" w:pos="3060"/>
          <w:tab w:val="left" w:pos="3150"/>
          <w:tab w:val="left" w:pos="3240"/>
        </w:tabs>
        <w:ind w:left="630" w:right="43" w:firstLine="0"/>
        <w:rPr>
          <w:del w:id="439" w:author="User" w:date="2026-05-26T12:21:00Z" w16du:dateUtc="2026-05-26T05:21:00Z"/>
          <w:rFonts w:ascii="Arial" w:hAnsi="Arial" w:cs="Arial"/>
          <w:color w:val="000000"/>
          <w:sz w:val="22"/>
          <w:szCs w:val="22"/>
          <w:lang w:val="id-ID"/>
        </w:rPr>
      </w:pPr>
      <w:del w:id="440" w:author="User" w:date="2026-05-26T12:21:00Z" w16du:dateUtc="2026-05-26T05:21:00Z">
        <w:r w:rsidRPr="00C86E31" w:rsidDel="009A1FD6">
          <w:rPr>
            <w:rFonts w:ascii="Arial" w:hAnsi="Arial" w:cs="Arial"/>
            <w:color w:val="000000"/>
            <w:sz w:val="22"/>
            <w:szCs w:val="22"/>
            <w:lang w:val="es-ES_tradnl"/>
          </w:rPr>
          <w:delText>Atas Nama</w:delText>
        </w:r>
        <w:r w:rsidRPr="00C86E31" w:rsidDel="009A1FD6">
          <w:rPr>
            <w:rFonts w:ascii="Arial" w:hAnsi="Arial" w:cs="Arial"/>
            <w:color w:val="000000"/>
            <w:sz w:val="22"/>
            <w:szCs w:val="22"/>
            <w:lang w:val="es-ES_tradnl"/>
          </w:rPr>
          <w:tab/>
        </w:r>
        <w:r w:rsidRPr="00C86E31" w:rsidDel="009A1FD6">
          <w:rPr>
            <w:rFonts w:ascii="Arial" w:hAnsi="Arial" w:cs="Arial"/>
            <w:color w:val="000000"/>
            <w:sz w:val="22"/>
            <w:szCs w:val="22"/>
            <w:lang w:val="es-ES_tradnl"/>
          </w:rPr>
          <w:tab/>
          <w:delText xml:space="preserve">: </w:delText>
        </w:r>
      </w:del>
      <w:ins w:id="441" w:author="Andiyan rizaldi" w:date="2025-10-28T12:18:00Z">
        <w:del w:id="442" w:author="User" w:date="2026-05-26T12:21:00Z" w16du:dateUtc="2026-05-26T05:21:00Z">
          <w:r w:rsidR="00047EBC" w:rsidRPr="00C86E31" w:rsidDel="009A1FD6">
            <w:rPr>
              <w:rFonts w:ascii="Arial" w:hAnsi="Arial" w:cs="Arial"/>
              <w:color w:val="000000"/>
              <w:sz w:val="22"/>
              <w:szCs w:val="22"/>
              <w:lang w:val="es-ES_tradnl"/>
            </w:rPr>
            <w:delText>Prima</w:delText>
          </w:r>
        </w:del>
      </w:ins>
      <w:del w:id="443" w:author="User" w:date="2025-10-23T15:39:00Z">
        <w:r w:rsidRPr="00C86E31" w:rsidDel="009D6167">
          <w:rPr>
            <w:rFonts w:ascii="Arial" w:hAnsi="Arial" w:cs="Arial"/>
            <w:color w:val="000000"/>
            <w:sz w:val="22"/>
            <w:szCs w:val="22"/>
            <w:highlight w:val="yellow"/>
            <w:lang w:val="es-ES_tradnl"/>
          </w:rPr>
          <w:delText>…</w:delText>
        </w:r>
      </w:del>
    </w:p>
    <w:p w14:paraId="4DED5984" w14:textId="405BD8F1" w:rsidR="006654FC" w:rsidRPr="00C86E31" w:rsidDel="009A1FD6" w:rsidRDefault="006654FC" w:rsidP="006654FC">
      <w:pPr>
        <w:pStyle w:val="BlockText"/>
        <w:tabs>
          <w:tab w:val="left" w:pos="1800"/>
          <w:tab w:val="left" w:pos="3060"/>
          <w:tab w:val="left" w:pos="3150"/>
        </w:tabs>
        <w:ind w:left="630" w:right="43" w:firstLine="0"/>
        <w:rPr>
          <w:del w:id="444" w:author="User" w:date="2026-05-26T12:21:00Z" w16du:dateUtc="2026-05-26T05:21:00Z"/>
          <w:rFonts w:ascii="Arial" w:hAnsi="Arial" w:cs="Arial"/>
          <w:color w:val="000000"/>
          <w:sz w:val="22"/>
          <w:szCs w:val="22"/>
          <w:lang w:val="es-ES_tradnl"/>
        </w:rPr>
      </w:pPr>
      <w:del w:id="445" w:author="User" w:date="2026-05-26T12:21:00Z" w16du:dateUtc="2026-05-26T05:21:00Z">
        <w:r w:rsidRPr="00C86E31" w:rsidDel="009A1FD6">
          <w:rPr>
            <w:rFonts w:ascii="Arial" w:hAnsi="Arial" w:cs="Arial"/>
            <w:color w:val="000000"/>
            <w:sz w:val="22"/>
            <w:szCs w:val="22"/>
            <w:lang w:val="es-ES_tradnl"/>
          </w:rPr>
          <w:delText>No. Rekening</w:delText>
        </w:r>
        <w:r w:rsidRPr="00C86E31" w:rsidDel="009A1FD6">
          <w:rPr>
            <w:rFonts w:ascii="Arial" w:hAnsi="Arial" w:cs="Arial"/>
            <w:color w:val="000000"/>
            <w:sz w:val="22"/>
            <w:szCs w:val="22"/>
            <w:lang w:val="es-ES_tradnl"/>
          </w:rPr>
          <w:tab/>
          <w:delText>:</w:delText>
        </w:r>
      </w:del>
      <w:ins w:id="446" w:author="Andiyan rizaldi" w:date="2025-10-28T12:20:00Z">
        <w:del w:id="447" w:author="User" w:date="2026-05-26T12:21:00Z" w16du:dateUtc="2026-05-26T05:21:00Z">
          <w:r w:rsidR="00334D3D" w:rsidRPr="00C86E31" w:rsidDel="009A1FD6">
            <w:rPr>
              <w:rFonts w:ascii="Arial" w:hAnsi="Arial" w:cs="Arial"/>
              <w:spacing w:val="-2"/>
              <w:sz w:val="22"/>
              <w:szCs w:val="22"/>
              <w:rPrChange w:id="448" w:author="Andiyan rizaldi" w:date="2025-11-06T10:45:00Z">
                <w:rPr>
                  <w:spacing w:val="-2"/>
                </w:rPr>
              </w:rPrChange>
            </w:rPr>
            <w:delText>042901001441306</w:delText>
          </w:r>
        </w:del>
      </w:ins>
      <w:del w:id="449" w:author="User" w:date="2025-10-23T15:39:00Z">
        <w:r w:rsidRPr="00C86E31" w:rsidDel="009D6167">
          <w:rPr>
            <w:rFonts w:ascii="Arial" w:hAnsi="Arial" w:cs="Arial"/>
            <w:color w:val="000000"/>
            <w:sz w:val="22"/>
            <w:szCs w:val="22"/>
            <w:lang w:val="es-ES_tradnl"/>
          </w:rPr>
          <w:delText xml:space="preserve"> </w:delText>
        </w:r>
        <w:r w:rsidRPr="00C86E31" w:rsidDel="009D6167">
          <w:rPr>
            <w:rFonts w:ascii="Arial" w:hAnsi="Arial" w:cs="Arial"/>
            <w:color w:val="000000"/>
            <w:sz w:val="22"/>
            <w:szCs w:val="22"/>
            <w:highlight w:val="yellow"/>
            <w:lang w:val="es-ES_tradnl"/>
          </w:rPr>
          <w:delText>…</w:delText>
        </w:r>
      </w:del>
    </w:p>
    <w:p w14:paraId="25900A20" w14:textId="271F645C" w:rsidR="006654FC" w:rsidRPr="00C86E31" w:rsidDel="009A1FD6" w:rsidRDefault="006654FC" w:rsidP="00334D3D">
      <w:pPr>
        <w:pStyle w:val="BlockText"/>
        <w:tabs>
          <w:tab w:val="left" w:pos="1800"/>
          <w:tab w:val="left" w:pos="3060"/>
          <w:tab w:val="left" w:pos="3150"/>
        </w:tabs>
        <w:ind w:left="630" w:right="43" w:firstLine="0"/>
        <w:rPr>
          <w:del w:id="450" w:author="User" w:date="2026-05-26T12:21:00Z" w16du:dateUtc="2026-05-26T05:21:00Z"/>
          <w:rFonts w:ascii="Arial" w:hAnsi="Arial" w:cs="Arial"/>
          <w:color w:val="000000"/>
          <w:sz w:val="22"/>
          <w:szCs w:val="22"/>
          <w:lang w:val="es-ES_tradnl"/>
        </w:rPr>
      </w:pPr>
      <w:del w:id="451" w:author="User" w:date="2026-05-26T12:21:00Z" w16du:dateUtc="2026-05-26T05:21:00Z">
        <w:r w:rsidRPr="00C86E31" w:rsidDel="009A1FD6">
          <w:rPr>
            <w:rFonts w:ascii="Arial" w:hAnsi="Arial" w:cs="Arial"/>
            <w:b/>
            <w:color w:val="000000"/>
            <w:sz w:val="22"/>
            <w:szCs w:val="22"/>
            <w:lang w:val="es-ES_tradnl"/>
            <w:rPrChange w:id="452" w:author="Andiyan rizaldi" w:date="2025-11-06T10:45:00Z">
              <w:rPr>
                <w:rFonts w:ascii="Arial" w:hAnsi="Arial" w:cs="Arial"/>
                <w:b/>
                <w:color w:val="000000"/>
                <w:szCs w:val="22"/>
                <w:lang w:val="es-ES_tradnl"/>
              </w:rPr>
            </w:rPrChange>
          </w:rPr>
          <w:delText>Bank</w:delText>
        </w:r>
        <w:r w:rsidRPr="00C86E31" w:rsidDel="009A1FD6">
          <w:rPr>
            <w:rFonts w:ascii="Arial" w:hAnsi="Arial" w:cs="Arial"/>
            <w:b/>
            <w:color w:val="000000"/>
            <w:sz w:val="22"/>
            <w:szCs w:val="22"/>
            <w:lang w:val="es-ES_tradnl"/>
            <w:rPrChange w:id="453" w:author="Andiyan rizaldi" w:date="2025-11-06T10:45:00Z">
              <w:rPr>
                <w:rFonts w:ascii="Arial" w:hAnsi="Arial" w:cs="Arial"/>
                <w:b/>
                <w:color w:val="000000"/>
                <w:szCs w:val="22"/>
                <w:lang w:val="es-ES_tradnl"/>
              </w:rPr>
            </w:rPrChange>
          </w:rPr>
          <w:tab/>
        </w:r>
        <w:r w:rsidRPr="00C86E31" w:rsidDel="009A1FD6">
          <w:rPr>
            <w:rFonts w:ascii="Arial" w:hAnsi="Arial" w:cs="Arial"/>
            <w:b/>
            <w:color w:val="000000"/>
            <w:sz w:val="22"/>
            <w:szCs w:val="22"/>
            <w:lang w:val="es-ES_tradnl"/>
            <w:rPrChange w:id="454" w:author="Andiyan rizaldi" w:date="2025-11-06T10:45:00Z">
              <w:rPr>
                <w:rFonts w:ascii="Arial" w:hAnsi="Arial" w:cs="Arial"/>
                <w:b/>
                <w:color w:val="000000"/>
                <w:szCs w:val="22"/>
                <w:lang w:val="es-ES_tradnl"/>
              </w:rPr>
            </w:rPrChange>
          </w:rPr>
          <w:tab/>
          <w:delText xml:space="preserve">: </w:delText>
        </w:r>
      </w:del>
      <w:del w:id="455" w:author="User" w:date="2025-10-23T15:39:00Z">
        <w:r w:rsidR="00781E9D" w:rsidRPr="00C86E31" w:rsidDel="009D6167">
          <w:rPr>
            <w:rFonts w:ascii="Arial" w:hAnsi="Arial" w:cs="Arial"/>
            <w:b/>
            <w:color w:val="000000"/>
            <w:sz w:val="22"/>
            <w:szCs w:val="22"/>
            <w:highlight w:val="yellow"/>
            <w:lang w:val="es-ES_tradnl"/>
            <w:rPrChange w:id="456" w:author="Andiyan rizaldi" w:date="2025-11-06T10:45:00Z">
              <w:rPr>
                <w:rFonts w:ascii="Arial" w:hAnsi="Arial" w:cs="Arial"/>
                <w:b/>
                <w:color w:val="000000"/>
                <w:szCs w:val="22"/>
                <w:highlight w:val="yellow"/>
                <w:lang w:val="es-ES_tradnl"/>
              </w:rPr>
            </w:rPrChange>
          </w:rPr>
          <w:delText>…</w:delText>
        </w:r>
      </w:del>
    </w:p>
    <w:p w14:paraId="2B65CD57" w14:textId="7A59E4E6" w:rsidR="00334D3D" w:rsidRPr="00C86E31" w:rsidDel="009A1FD6" w:rsidRDefault="00334D3D" w:rsidP="006654FC">
      <w:pPr>
        <w:pStyle w:val="BlockText"/>
        <w:tabs>
          <w:tab w:val="left" w:pos="1800"/>
          <w:tab w:val="left" w:pos="3060"/>
          <w:tab w:val="left" w:pos="3150"/>
        </w:tabs>
        <w:ind w:left="630" w:right="43" w:firstLine="0"/>
        <w:rPr>
          <w:ins w:id="457" w:author="Andiyan rizaldi" w:date="2025-10-28T12:27:00Z"/>
          <w:del w:id="458" w:author="User" w:date="2026-05-26T12:21:00Z" w16du:dateUtc="2026-05-26T05:21:00Z"/>
          <w:rFonts w:ascii="Arial" w:hAnsi="Arial" w:cs="Arial"/>
          <w:color w:val="000000"/>
          <w:sz w:val="22"/>
          <w:szCs w:val="22"/>
          <w:lang w:val="es-ES_tradnl"/>
        </w:rPr>
      </w:pPr>
    </w:p>
    <w:p w14:paraId="298DB6FE" w14:textId="129DD058" w:rsidR="00334D3D" w:rsidRPr="00C86E31" w:rsidDel="009A1FD6" w:rsidRDefault="00334D3D" w:rsidP="006654FC">
      <w:pPr>
        <w:pStyle w:val="BlockText"/>
        <w:tabs>
          <w:tab w:val="left" w:pos="1800"/>
          <w:tab w:val="left" w:pos="3060"/>
          <w:tab w:val="left" w:pos="3150"/>
        </w:tabs>
        <w:ind w:left="630" w:right="43" w:firstLine="0"/>
        <w:rPr>
          <w:ins w:id="459" w:author="Andiyan rizaldi" w:date="2025-10-28T12:27:00Z"/>
          <w:del w:id="460" w:author="User" w:date="2026-05-26T12:21:00Z" w16du:dateUtc="2026-05-26T05:21:00Z"/>
          <w:rFonts w:ascii="Arial" w:hAnsi="Arial" w:cs="Arial"/>
          <w:color w:val="000000"/>
          <w:sz w:val="22"/>
          <w:szCs w:val="22"/>
          <w:lang w:val="es-ES_tradnl"/>
        </w:rPr>
      </w:pPr>
      <w:ins w:id="461" w:author="Andiyan rizaldi" w:date="2025-10-28T12:27:00Z">
        <w:del w:id="462" w:author="User" w:date="2026-05-26T12:21:00Z" w16du:dateUtc="2026-05-26T05:21:00Z">
          <w:r w:rsidRPr="00C86E31" w:rsidDel="009A1FD6">
            <w:rPr>
              <w:rFonts w:ascii="Arial" w:hAnsi="Arial" w:cs="Arial"/>
              <w:color w:val="000000"/>
              <w:sz w:val="22"/>
              <w:szCs w:val="22"/>
              <w:lang w:val="es-ES_tradnl"/>
            </w:rPr>
            <w:delText>Cabang</w:delText>
          </w:r>
          <w:r w:rsidRPr="00C86E31" w:rsidDel="009A1FD6">
            <w:rPr>
              <w:rFonts w:ascii="Arial" w:hAnsi="Arial" w:cs="Arial"/>
              <w:color w:val="000000"/>
              <w:sz w:val="22"/>
              <w:szCs w:val="22"/>
              <w:lang w:val="es-ES_tradnl"/>
            </w:rPr>
            <w:tab/>
          </w:r>
          <w:r w:rsidRPr="00C86E31" w:rsidDel="009A1FD6">
            <w:rPr>
              <w:rFonts w:ascii="Arial" w:hAnsi="Arial" w:cs="Arial"/>
              <w:color w:val="000000"/>
              <w:sz w:val="22"/>
              <w:szCs w:val="22"/>
              <w:lang w:val="es-ES_tradnl"/>
            </w:rPr>
            <w:tab/>
            <w:delText>: Malang Sutoyo</w:delText>
          </w:r>
        </w:del>
      </w:ins>
    </w:p>
    <w:p w14:paraId="21E13A0E" w14:textId="7A55ABB4" w:rsidR="006654FC" w:rsidRPr="00334D3D" w:rsidRDefault="006654FC" w:rsidP="009D6167">
      <w:pPr>
        <w:pStyle w:val="BlockText"/>
        <w:tabs>
          <w:tab w:val="left" w:pos="1800"/>
          <w:tab w:val="left" w:pos="3060"/>
          <w:tab w:val="left" w:pos="3150"/>
        </w:tabs>
        <w:ind w:left="630" w:right="43" w:firstLine="0"/>
        <w:rPr>
          <w:rFonts w:ascii="Arial" w:hAnsi="Arial" w:cs="Arial"/>
          <w:color w:val="000000"/>
          <w:sz w:val="22"/>
          <w:szCs w:val="22"/>
          <w:lang w:val="es-ES_tradnl"/>
        </w:rPr>
      </w:pPr>
      <w:del w:id="463" w:author="User" w:date="2026-05-26T12:21:00Z" w16du:dateUtc="2026-05-26T05:21:00Z">
        <w:r w:rsidRPr="00C86E31" w:rsidDel="009A1FD6">
          <w:rPr>
            <w:rFonts w:ascii="Arial" w:hAnsi="Arial" w:cs="Arial"/>
            <w:b/>
            <w:color w:val="000000"/>
            <w:sz w:val="22"/>
            <w:szCs w:val="22"/>
            <w:lang w:val="es-ES_tradnl"/>
            <w:rPrChange w:id="464" w:author="Andiyan rizaldi" w:date="2025-11-06T10:45:00Z">
              <w:rPr>
                <w:rFonts w:ascii="Arial" w:hAnsi="Arial" w:cs="Arial"/>
                <w:b/>
                <w:color w:val="000000"/>
                <w:szCs w:val="22"/>
                <w:lang w:val="es-ES_tradnl"/>
              </w:rPr>
            </w:rPrChange>
          </w:rPr>
          <w:delText>Alamat</w:delText>
        </w:r>
        <w:r w:rsidRPr="00C86E31" w:rsidDel="009A1FD6">
          <w:rPr>
            <w:rFonts w:ascii="Arial" w:hAnsi="Arial" w:cs="Arial"/>
            <w:b/>
            <w:color w:val="000000"/>
            <w:sz w:val="22"/>
            <w:szCs w:val="22"/>
            <w:lang w:val="es-ES_tradnl"/>
            <w:rPrChange w:id="465" w:author="Andiyan rizaldi" w:date="2025-11-06T10:45:00Z">
              <w:rPr>
                <w:rFonts w:ascii="Arial" w:hAnsi="Arial" w:cs="Arial"/>
                <w:b/>
                <w:color w:val="000000"/>
                <w:szCs w:val="22"/>
                <w:lang w:val="es-ES_tradnl"/>
              </w:rPr>
            </w:rPrChange>
          </w:rPr>
          <w:tab/>
        </w:r>
        <w:r w:rsidRPr="00C86E31" w:rsidDel="009A1FD6">
          <w:rPr>
            <w:rFonts w:ascii="Arial" w:hAnsi="Arial" w:cs="Arial"/>
            <w:b/>
            <w:color w:val="000000"/>
            <w:sz w:val="22"/>
            <w:szCs w:val="22"/>
            <w:lang w:val="es-ES_tradnl"/>
            <w:rPrChange w:id="466" w:author="Andiyan rizaldi" w:date="2025-11-06T10:45:00Z">
              <w:rPr>
                <w:rFonts w:ascii="Arial" w:hAnsi="Arial" w:cs="Arial"/>
                <w:b/>
                <w:color w:val="000000"/>
                <w:szCs w:val="22"/>
                <w:lang w:val="es-ES_tradnl"/>
              </w:rPr>
            </w:rPrChange>
          </w:rPr>
          <w:tab/>
          <w:delText xml:space="preserve">: </w:delText>
        </w:r>
      </w:del>
      <w:del w:id="467" w:author="User" w:date="2025-10-23T15:40:00Z">
        <w:r w:rsidRPr="00334D3D" w:rsidDel="009D6167">
          <w:rPr>
            <w:rFonts w:ascii="Arial" w:hAnsi="Arial" w:cs="Arial"/>
            <w:color w:val="000000"/>
            <w:sz w:val="22"/>
            <w:szCs w:val="22"/>
            <w:highlight w:val="yellow"/>
            <w:lang w:val="es-ES_tradnl"/>
          </w:rPr>
          <w:delText>…</w:delText>
        </w:r>
      </w:del>
    </w:p>
    <w:p w14:paraId="587CE90D" w14:textId="77777777" w:rsidR="006654FC" w:rsidRPr="00774E7C" w:rsidRDefault="006654FC" w:rsidP="006654FC">
      <w:pPr>
        <w:pStyle w:val="BlockText"/>
        <w:spacing w:before="120" w:after="120"/>
        <w:ind w:left="540" w:right="43" w:firstLine="0"/>
        <w:rPr>
          <w:rFonts w:ascii="Arial" w:hAnsi="Arial" w:cs="Arial"/>
          <w:color w:val="000000"/>
          <w:sz w:val="22"/>
          <w:szCs w:val="22"/>
          <w:lang w:val="sq-AL"/>
        </w:rPr>
      </w:pPr>
      <w:r w:rsidRPr="00774E7C">
        <w:rPr>
          <w:rFonts w:ascii="Arial" w:hAnsi="Arial" w:cs="Arial"/>
          <w:color w:val="000000"/>
          <w:sz w:val="22"/>
          <w:szCs w:val="22"/>
          <w:lang w:val="sq-AL"/>
        </w:rPr>
        <w:t>Setiap biaya yang timbul sehubungan dengan pembayaran ke rekening tersebut di atas, menjadi tanggungan Rumah Sakit.</w:t>
      </w:r>
    </w:p>
    <w:p w14:paraId="6354F1D3" w14:textId="5460C001" w:rsidR="00BE51FC" w:rsidRDefault="00BE51FC" w:rsidP="00BE51FC">
      <w:pPr>
        <w:suppressAutoHyphens/>
        <w:ind w:left="567" w:right="43"/>
        <w:jc w:val="both"/>
        <w:rPr>
          <w:rFonts w:ascii="Arial" w:hAnsi="Arial" w:cs="Arial"/>
          <w:color w:val="000000"/>
          <w:szCs w:val="22"/>
          <w:lang w:val="es-ES_tradnl"/>
        </w:rPr>
      </w:pPr>
      <w:r w:rsidRPr="00616854">
        <w:rPr>
          <w:rFonts w:ascii="Arial" w:hAnsi="Arial" w:cs="Arial"/>
          <w:b w:val="0"/>
          <w:color w:val="000000"/>
          <w:szCs w:val="22"/>
          <w:lang w:val="es-ES_tradnl"/>
        </w:rPr>
        <w:t xml:space="preserve">Penambahan atau perubahan rekening bank hanya dapat dilakukan setelah LGI menerima pemberitahuan tertulis yang telah ditandatangani oleh Pejabat </w:t>
      </w:r>
      <w:r>
        <w:rPr>
          <w:rFonts w:ascii="Arial" w:hAnsi="Arial" w:cs="Arial"/>
          <w:b w:val="0"/>
          <w:color w:val="000000"/>
          <w:szCs w:val="22"/>
          <w:lang w:val="es-ES_tradnl"/>
        </w:rPr>
        <w:t xml:space="preserve">Rumah Sakit </w:t>
      </w:r>
      <w:r w:rsidRPr="00616854">
        <w:rPr>
          <w:rFonts w:ascii="Arial" w:hAnsi="Arial" w:cs="Arial"/>
          <w:b w:val="0"/>
          <w:color w:val="000000"/>
          <w:szCs w:val="22"/>
          <w:lang w:val="es-ES_tradnl"/>
        </w:rPr>
        <w:t xml:space="preserve">yang berwenang paling lambat 30 (tiga puluh) hari kalender sebelum Pembayaran </w:t>
      </w:r>
      <w:r w:rsidRPr="00616854">
        <w:rPr>
          <w:rFonts w:ascii="Arial" w:hAnsi="Arial" w:cs="Arial"/>
          <w:b w:val="0"/>
          <w:color w:val="000000"/>
          <w:szCs w:val="22"/>
          <w:lang w:val="es-ES_tradnl"/>
        </w:rPr>
        <w:lastRenderedPageBreak/>
        <w:t xml:space="preserve">ditagihkan ke LGI. Apabila </w:t>
      </w:r>
      <w:r>
        <w:rPr>
          <w:rFonts w:ascii="Arial" w:hAnsi="Arial" w:cs="Arial"/>
          <w:b w:val="0"/>
          <w:color w:val="000000"/>
          <w:szCs w:val="22"/>
          <w:lang w:val="es-ES_tradnl"/>
        </w:rPr>
        <w:t xml:space="preserve">Rumah Sakit </w:t>
      </w:r>
      <w:r w:rsidRPr="00616854">
        <w:rPr>
          <w:rFonts w:ascii="Arial" w:hAnsi="Arial" w:cs="Arial"/>
          <w:b w:val="0"/>
          <w:color w:val="000000"/>
          <w:szCs w:val="22"/>
          <w:lang w:val="es-ES_tradnl"/>
        </w:rPr>
        <w:t>terlambat untuk memberikan perubahan rekening tersebut, maka LGI dibebaskan dari tanggung jawab untuk membayar tagihan.</w:t>
      </w:r>
    </w:p>
    <w:p w14:paraId="034FEEB4" w14:textId="7F7F1733" w:rsidR="00CE60C2" w:rsidRPr="00774E7C" w:rsidRDefault="00AF737C" w:rsidP="00AF737C">
      <w:pPr>
        <w:tabs>
          <w:tab w:val="left" w:pos="900"/>
        </w:tabs>
        <w:suppressAutoHyphens/>
        <w:spacing w:before="100" w:beforeAutospacing="1"/>
        <w:ind w:left="907" w:right="43"/>
        <w:rPr>
          <w:rFonts w:ascii="Arial" w:hAnsi="Arial" w:cs="Arial"/>
          <w:b w:val="0"/>
          <w:szCs w:val="22"/>
          <w:lang w:val="es-ES_tradnl"/>
        </w:rPr>
      </w:pPr>
      <w:r w:rsidRPr="00774E7C">
        <w:rPr>
          <w:rFonts w:ascii="Arial" w:hAnsi="Arial" w:cs="Arial"/>
          <w:color w:val="000000"/>
          <w:szCs w:val="22"/>
          <w:lang w:val="es-ES_tradnl"/>
        </w:rPr>
        <w:t xml:space="preserve">                                                 </w:t>
      </w:r>
      <w:r w:rsidR="00CE60C2" w:rsidRPr="00774E7C">
        <w:rPr>
          <w:rFonts w:ascii="Arial" w:hAnsi="Arial" w:cs="Arial"/>
          <w:color w:val="000000"/>
          <w:szCs w:val="22"/>
          <w:lang w:val="es-ES_tradnl"/>
        </w:rPr>
        <w:t xml:space="preserve">PASAL </w:t>
      </w:r>
      <w:r w:rsidR="00462C84" w:rsidRPr="00774E7C">
        <w:rPr>
          <w:rFonts w:ascii="Arial" w:hAnsi="Arial" w:cs="Arial"/>
          <w:color w:val="000000"/>
          <w:szCs w:val="22"/>
          <w:lang w:val="es-ES_tradnl"/>
        </w:rPr>
        <w:t>6</w:t>
      </w:r>
    </w:p>
    <w:p w14:paraId="2C851109" w14:textId="64258F55" w:rsidR="00CE60C2" w:rsidRPr="00774E7C" w:rsidRDefault="00CE60C2" w:rsidP="00CE60C2">
      <w:pPr>
        <w:pStyle w:val="ListParagraph"/>
        <w:ind w:left="0" w:right="36"/>
        <w:rPr>
          <w:rFonts w:ascii="Arial" w:hAnsi="Arial" w:cs="Arial"/>
          <w:color w:val="000000"/>
          <w:szCs w:val="22"/>
          <w:lang w:val="es-ES_tradnl"/>
        </w:rPr>
      </w:pPr>
      <w:r w:rsidRPr="00774E7C">
        <w:rPr>
          <w:rFonts w:ascii="Arial" w:hAnsi="Arial" w:cs="Arial"/>
          <w:color w:val="000000"/>
          <w:szCs w:val="22"/>
          <w:lang w:val="es-ES_tradnl"/>
        </w:rPr>
        <w:t xml:space="preserve">                                       </w:t>
      </w:r>
      <w:r w:rsidR="00AF737C" w:rsidRPr="00774E7C">
        <w:rPr>
          <w:rFonts w:ascii="Arial" w:hAnsi="Arial" w:cs="Arial"/>
          <w:color w:val="000000"/>
          <w:szCs w:val="22"/>
          <w:lang w:val="es-ES_tradnl"/>
        </w:rPr>
        <w:t xml:space="preserve"> </w:t>
      </w:r>
      <w:r w:rsidR="00266141" w:rsidRPr="00774E7C">
        <w:rPr>
          <w:rFonts w:ascii="Arial" w:hAnsi="Arial" w:cs="Arial"/>
          <w:color w:val="000000"/>
          <w:szCs w:val="22"/>
          <w:lang w:val="es-ES_tradnl"/>
        </w:rPr>
        <w:t xml:space="preserve">HAK DAN </w:t>
      </w:r>
      <w:r w:rsidRPr="00774E7C">
        <w:rPr>
          <w:rFonts w:ascii="Arial" w:hAnsi="Arial" w:cs="Arial"/>
          <w:color w:val="000000"/>
          <w:szCs w:val="22"/>
          <w:lang w:val="es-ES_tradnl"/>
        </w:rPr>
        <w:t>KEWAJIBAN RUMAH SAKIT</w:t>
      </w:r>
    </w:p>
    <w:p w14:paraId="07EB4F1B" w14:textId="77777777" w:rsidR="00CE60C2" w:rsidRPr="00774E7C" w:rsidRDefault="00CE60C2" w:rsidP="00CE60C2">
      <w:pPr>
        <w:ind w:right="36"/>
        <w:jc w:val="both"/>
        <w:rPr>
          <w:rFonts w:ascii="Arial" w:hAnsi="Arial" w:cs="Arial"/>
          <w:b w:val="0"/>
          <w:color w:val="000000"/>
          <w:szCs w:val="22"/>
          <w:lang w:val="es-ES_tradnl"/>
        </w:rPr>
      </w:pPr>
      <w:r w:rsidRPr="00774E7C">
        <w:rPr>
          <w:rFonts w:ascii="Arial" w:hAnsi="Arial" w:cs="Arial"/>
          <w:b w:val="0"/>
          <w:color w:val="000000"/>
          <w:szCs w:val="22"/>
          <w:lang w:val="es-ES_tradnl"/>
        </w:rPr>
        <w:tab/>
      </w:r>
    </w:p>
    <w:p w14:paraId="4D9EEC09" w14:textId="01A80607" w:rsidR="009315DC" w:rsidRPr="00774E7C" w:rsidRDefault="009315DC" w:rsidP="00C00AC9">
      <w:pPr>
        <w:numPr>
          <w:ilvl w:val="0"/>
          <w:numId w:val="14"/>
        </w:numPr>
        <w:tabs>
          <w:tab w:val="left" w:pos="1080"/>
        </w:tabs>
        <w:spacing w:after="120"/>
        <w:ind w:right="43" w:hanging="540"/>
        <w:jc w:val="both"/>
        <w:rPr>
          <w:rFonts w:ascii="Arial" w:eastAsia="Arial" w:hAnsi="Arial" w:cs="Arial"/>
          <w:b w:val="0"/>
          <w:color w:val="000000"/>
          <w:szCs w:val="22"/>
          <w:lang w:val="es-ES_tradnl"/>
        </w:rPr>
      </w:pPr>
      <w:r w:rsidRPr="00774E7C">
        <w:rPr>
          <w:rFonts w:ascii="Arial" w:hAnsi="Arial" w:cs="Arial"/>
          <w:b w:val="0"/>
          <w:bCs/>
          <w:lang w:val="es-ES_tradnl"/>
        </w:rPr>
        <w:t xml:space="preserve">Rumah Sakit berhak mengajukan penagihan dan menerima pembayaran </w:t>
      </w:r>
      <w:r w:rsidR="0075243A" w:rsidRPr="00774E7C">
        <w:rPr>
          <w:rFonts w:ascii="Arial" w:hAnsi="Arial" w:cs="Arial"/>
          <w:b w:val="0"/>
          <w:bCs/>
          <w:lang w:val="es-ES_tradnl"/>
        </w:rPr>
        <w:t xml:space="preserve">dari </w:t>
      </w:r>
      <w:r w:rsidR="00DC2AD6">
        <w:rPr>
          <w:rFonts w:ascii="Arial" w:hAnsi="Arial" w:cs="Arial"/>
          <w:b w:val="0"/>
          <w:bCs/>
          <w:lang w:val="es-ES_tradnl"/>
        </w:rPr>
        <w:t>LGI</w:t>
      </w:r>
      <w:r w:rsidR="0075243A" w:rsidRPr="00774E7C">
        <w:rPr>
          <w:rFonts w:ascii="Arial" w:hAnsi="Arial" w:cs="Arial"/>
          <w:b w:val="0"/>
          <w:bCs/>
          <w:lang w:val="es-ES_tradnl"/>
        </w:rPr>
        <w:t xml:space="preserve"> </w:t>
      </w:r>
      <w:r w:rsidRPr="00774E7C">
        <w:rPr>
          <w:rFonts w:ascii="Arial" w:hAnsi="Arial" w:cs="Arial"/>
          <w:b w:val="0"/>
          <w:bCs/>
          <w:lang w:val="es-ES_tradnl"/>
        </w:rPr>
        <w:t>atas keseluruhan biaya Pelayanan Medis berdasarkan syarat-syarat dan ketentuan-ketentuan yang telah ditetapkan dalam Perjanjian ini.</w:t>
      </w:r>
    </w:p>
    <w:p w14:paraId="5BC54A6D" w14:textId="52DBFDAD" w:rsidR="009315DC" w:rsidRPr="003E7790" w:rsidRDefault="009315DC" w:rsidP="00ED6112">
      <w:pPr>
        <w:numPr>
          <w:ilvl w:val="0"/>
          <w:numId w:val="14"/>
        </w:numPr>
        <w:tabs>
          <w:tab w:val="left" w:pos="1080"/>
        </w:tabs>
        <w:spacing w:after="120"/>
        <w:ind w:right="43" w:hanging="540"/>
        <w:jc w:val="both"/>
        <w:rPr>
          <w:rFonts w:ascii="Arial" w:eastAsia="Arial" w:hAnsi="Arial" w:cs="Arial"/>
          <w:color w:val="000000"/>
          <w:szCs w:val="22"/>
          <w:lang w:val="sv-SE"/>
        </w:rPr>
      </w:pPr>
      <w:r w:rsidRPr="003E7790">
        <w:rPr>
          <w:rFonts w:ascii="Arial" w:hAnsi="Arial" w:cs="Arial"/>
          <w:b w:val="0"/>
          <w:bCs/>
          <w:lang w:val="sv-SE"/>
        </w:rPr>
        <w:t>Rumah Sakit berhak memberikan saran atau usulan untuk kepentingan Para Pihak.</w:t>
      </w:r>
    </w:p>
    <w:p w14:paraId="0510CC16" w14:textId="4F510BAF" w:rsidR="00913F80" w:rsidRPr="00774E7C" w:rsidRDefault="00913F80" w:rsidP="00ED6112">
      <w:pPr>
        <w:pStyle w:val="BlockText"/>
        <w:numPr>
          <w:ilvl w:val="0"/>
          <w:numId w:val="14"/>
        </w:numPr>
        <w:tabs>
          <w:tab w:val="left" w:pos="1080"/>
        </w:tabs>
        <w:spacing w:after="120"/>
        <w:ind w:right="43" w:hanging="540"/>
        <w:rPr>
          <w:rFonts w:ascii="Arial" w:hAnsi="Arial" w:cs="Arial"/>
          <w:color w:val="000000"/>
          <w:sz w:val="22"/>
          <w:szCs w:val="22"/>
          <w:lang w:val="es-ES_tradnl"/>
        </w:rPr>
      </w:pPr>
      <w:r w:rsidRPr="00774E7C">
        <w:rPr>
          <w:rFonts w:ascii="Arial" w:hAnsi="Arial" w:cs="Arial"/>
          <w:color w:val="000000"/>
          <w:sz w:val="22"/>
          <w:szCs w:val="22"/>
          <w:lang w:val="es-ES_tradnl"/>
        </w:rPr>
        <w:t xml:space="preserve">Rumah Sakit berhak mengajukan permohonan sosialiasi </w:t>
      </w:r>
      <w:r w:rsidR="001D1740" w:rsidRPr="00774E7C">
        <w:rPr>
          <w:rFonts w:ascii="Arial" w:hAnsi="Arial" w:cs="Arial"/>
          <w:color w:val="000000"/>
          <w:sz w:val="22"/>
          <w:szCs w:val="22"/>
          <w:lang w:val="es-ES_tradnl"/>
        </w:rPr>
        <w:t xml:space="preserve">terkait dengan </w:t>
      </w:r>
      <w:r w:rsidR="009F419A" w:rsidRPr="00774E7C">
        <w:rPr>
          <w:rFonts w:ascii="Arial" w:hAnsi="Arial" w:cs="Arial"/>
          <w:color w:val="000000"/>
          <w:sz w:val="22"/>
          <w:szCs w:val="22"/>
          <w:lang w:val="es-ES_tradnl"/>
        </w:rPr>
        <w:t xml:space="preserve">alur dan ketentuan penjaminan kepada </w:t>
      </w:r>
      <w:r w:rsidR="00DC2AD6">
        <w:rPr>
          <w:rFonts w:ascii="Arial" w:hAnsi="Arial" w:cs="Arial"/>
          <w:color w:val="000000"/>
          <w:sz w:val="22"/>
          <w:szCs w:val="22"/>
          <w:lang w:val="es-ES_tradnl"/>
        </w:rPr>
        <w:t>LGI</w:t>
      </w:r>
      <w:r w:rsidR="00B41D4E" w:rsidRPr="00774E7C">
        <w:rPr>
          <w:rFonts w:ascii="Arial" w:hAnsi="Arial" w:cs="Arial"/>
          <w:color w:val="000000"/>
          <w:sz w:val="22"/>
          <w:szCs w:val="22"/>
          <w:lang w:val="es-ES_tradnl"/>
        </w:rPr>
        <w:t>,</w:t>
      </w:r>
      <w:r w:rsidR="00D6258D" w:rsidRPr="00774E7C">
        <w:rPr>
          <w:rFonts w:ascii="Arial" w:hAnsi="Arial" w:cs="Arial"/>
          <w:color w:val="000000"/>
          <w:sz w:val="22"/>
          <w:szCs w:val="22"/>
          <w:lang w:val="es-ES_tradnl"/>
        </w:rPr>
        <w:t xml:space="preserve"> baik melalui </w:t>
      </w:r>
      <w:r w:rsidR="00D6258D" w:rsidRPr="00493ABE">
        <w:rPr>
          <w:rFonts w:ascii="Arial" w:hAnsi="Arial" w:cs="Arial"/>
          <w:i/>
          <w:iCs/>
          <w:color w:val="000000"/>
          <w:sz w:val="22"/>
          <w:szCs w:val="22"/>
          <w:lang w:val="es-ES_tradnl"/>
        </w:rPr>
        <w:t>e-mail</w:t>
      </w:r>
      <w:r w:rsidR="00D6258D" w:rsidRPr="00774E7C">
        <w:rPr>
          <w:rFonts w:ascii="Arial" w:hAnsi="Arial" w:cs="Arial"/>
          <w:color w:val="000000"/>
          <w:sz w:val="22"/>
          <w:szCs w:val="22"/>
          <w:lang w:val="es-ES_tradnl"/>
        </w:rPr>
        <w:t xml:space="preserve">, </w:t>
      </w:r>
      <w:r w:rsidR="00D6258D" w:rsidRPr="00774E7C">
        <w:rPr>
          <w:rFonts w:ascii="Arial" w:hAnsi="Arial" w:cs="Arial"/>
          <w:i/>
          <w:iCs/>
          <w:color w:val="000000"/>
          <w:sz w:val="22"/>
          <w:szCs w:val="22"/>
          <w:lang w:val="es-ES_tradnl"/>
        </w:rPr>
        <w:t>video conference</w:t>
      </w:r>
      <w:r w:rsidR="00D6258D" w:rsidRPr="00774E7C">
        <w:rPr>
          <w:rFonts w:ascii="Arial" w:hAnsi="Arial" w:cs="Arial"/>
          <w:color w:val="000000"/>
          <w:sz w:val="22"/>
          <w:szCs w:val="22"/>
          <w:lang w:val="es-ES_tradnl"/>
        </w:rPr>
        <w:t>, telepon, dan/atau kunjungan secara langsung.</w:t>
      </w:r>
    </w:p>
    <w:p w14:paraId="4219EAB1" w14:textId="1BECA7E3" w:rsidR="0075243A" w:rsidRPr="00774E7C" w:rsidRDefault="00616B0C" w:rsidP="0075243A">
      <w:pPr>
        <w:pStyle w:val="BlockText"/>
        <w:numPr>
          <w:ilvl w:val="0"/>
          <w:numId w:val="14"/>
        </w:numPr>
        <w:tabs>
          <w:tab w:val="left" w:pos="1080"/>
        </w:tabs>
        <w:spacing w:after="120"/>
        <w:ind w:right="43" w:hanging="540"/>
        <w:rPr>
          <w:rFonts w:ascii="Arial" w:hAnsi="Arial" w:cs="Arial"/>
          <w:color w:val="000000"/>
          <w:sz w:val="22"/>
          <w:szCs w:val="22"/>
          <w:lang w:val="es-ES_tradnl"/>
        </w:rPr>
      </w:pPr>
      <w:r w:rsidRPr="00774E7C">
        <w:rPr>
          <w:rFonts w:ascii="Arial" w:hAnsi="Arial" w:cs="Arial"/>
          <w:color w:val="000000"/>
          <w:sz w:val="22"/>
          <w:szCs w:val="22"/>
          <w:lang w:val="es-ES_tradnl"/>
        </w:rPr>
        <w:t xml:space="preserve">Rumah Sakit berhak menagih setiap jumlah uang yang melampaui </w:t>
      </w:r>
      <w:r w:rsidR="007453A8" w:rsidRPr="00774E7C">
        <w:rPr>
          <w:rFonts w:ascii="Arial" w:hAnsi="Arial" w:cs="Arial"/>
          <w:color w:val="000000"/>
          <w:sz w:val="22"/>
          <w:szCs w:val="22"/>
          <w:lang w:val="es-ES_tradnl"/>
        </w:rPr>
        <w:t xml:space="preserve">Batas Kredit </w:t>
      </w:r>
      <w:r w:rsidRPr="00774E7C">
        <w:rPr>
          <w:rFonts w:ascii="Arial" w:hAnsi="Arial" w:cs="Arial"/>
          <w:color w:val="000000"/>
          <w:sz w:val="22"/>
          <w:szCs w:val="22"/>
          <w:lang w:val="es-ES_tradnl"/>
        </w:rPr>
        <w:t xml:space="preserve">kepada Peserta untuk setiap </w:t>
      </w:r>
      <w:r w:rsidR="008F1006" w:rsidRPr="00774E7C">
        <w:rPr>
          <w:rFonts w:ascii="Arial" w:hAnsi="Arial" w:cs="Arial"/>
          <w:color w:val="000000"/>
          <w:sz w:val="22"/>
          <w:szCs w:val="22"/>
          <w:lang w:val="es-ES_tradnl"/>
        </w:rPr>
        <w:t xml:space="preserve">Rawat Inap, </w:t>
      </w:r>
      <w:r w:rsidRPr="00774E7C">
        <w:rPr>
          <w:rFonts w:ascii="Arial" w:hAnsi="Arial" w:cs="Arial"/>
          <w:color w:val="000000"/>
          <w:sz w:val="22"/>
          <w:szCs w:val="22"/>
          <w:lang w:val="es-ES_tradnl"/>
        </w:rPr>
        <w:t xml:space="preserve">Rawat Jalan, </w:t>
      </w:r>
      <w:r w:rsidR="008F1006" w:rsidRPr="00774E7C">
        <w:rPr>
          <w:rFonts w:ascii="Arial" w:hAnsi="Arial" w:cs="Arial"/>
          <w:color w:val="000000"/>
          <w:sz w:val="22"/>
          <w:szCs w:val="22"/>
          <w:lang w:val="es-ES_tradnl"/>
        </w:rPr>
        <w:t>Rawat Gigi</w:t>
      </w:r>
      <w:r w:rsidRPr="00774E7C">
        <w:rPr>
          <w:rFonts w:ascii="Arial" w:hAnsi="Arial" w:cs="Arial"/>
          <w:color w:val="000000"/>
          <w:sz w:val="22"/>
          <w:szCs w:val="22"/>
          <w:lang w:val="es-ES_tradnl"/>
        </w:rPr>
        <w:t xml:space="preserve">, </w:t>
      </w:r>
      <w:r w:rsidRPr="00774E7C">
        <w:rPr>
          <w:rFonts w:ascii="Arial" w:hAnsi="Arial" w:cs="Arial"/>
          <w:i/>
          <w:color w:val="000000"/>
          <w:sz w:val="22"/>
          <w:szCs w:val="22"/>
          <w:lang w:val="es-ES_tradnl"/>
        </w:rPr>
        <w:t>One Day Care</w:t>
      </w:r>
      <w:r w:rsidRPr="00774E7C">
        <w:rPr>
          <w:rFonts w:ascii="Arial" w:hAnsi="Arial" w:cs="Arial"/>
          <w:color w:val="000000"/>
          <w:sz w:val="22"/>
          <w:szCs w:val="22"/>
          <w:lang w:val="es-ES_tradnl"/>
        </w:rPr>
        <w:t xml:space="preserve"> </w:t>
      </w:r>
      <w:r w:rsidRPr="00774E7C">
        <w:rPr>
          <w:rFonts w:ascii="Arial" w:hAnsi="Arial" w:cs="Arial"/>
          <w:sz w:val="22"/>
          <w:szCs w:val="22"/>
          <w:lang w:val="es-ES_tradnl"/>
        </w:rPr>
        <w:t xml:space="preserve">atau </w:t>
      </w:r>
      <w:r w:rsidR="009315DC" w:rsidRPr="00774E7C">
        <w:rPr>
          <w:rFonts w:ascii="Arial" w:eastAsia="Arial" w:hAnsi="Arial" w:cs="Arial"/>
          <w:color w:val="000000"/>
          <w:sz w:val="22"/>
          <w:szCs w:val="22"/>
          <w:lang w:val="es-ES_tradnl"/>
        </w:rPr>
        <w:t xml:space="preserve">menyesuaikan ketentuan pada struk </w:t>
      </w:r>
      <w:del w:id="468" w:author="Joanna Grace" w:date="2025-06-17T09:37:00Z">
        <w:r w:rsidR="009315DC" w:rsidRPr="00774E7C" w:rsidDel="00361597">
          <w:rPr>
            <w:rFonts w:ascii="Arial" w:eastAsia="Arial" w:hAnsi="Arial" w:cs="Arial"/>
            <w:color w:val="000000"/>
            <w:sz w:val="22"/>
            <w:szCs w:val="22"/>
            <w:lang w:val="es-ES_tradnl"/>
          </w:rPr>
          <w:delText>Meditap</w:delText>
        </w:r>
      </w:del>
      <w:ins w:id="469" w:author="Joanna Grace" w:date="2025-06-17T09:37:00Z">
        <w:r w:rsidR="00361597">
          <w:rPr>
            <w:rFonts w:ascii="Arial" w:eastAsia="Arial" w:hAnsi="Arial" w:cs="Arial"/>
            <w:color w:val="000000"/>
            <w:sz w:val="22"/>
            <w:szCs w:val="22"/>
            <w:lang w:val="es-ES_tradnl"/>
          </w:rPr>
          <w:t>TPA</w:t>
        </w:r>
      </w:ins>
      <w:r w:rsidR="009315DC" w:rsidRPr="00774E7C">
        <w:rPr>
          <w:rFonts w:ascii="Arial" w:eastAsia="Arial" w:hAnsi="Arial" w:cs="Arial"/>
          <w:color w:val="000000"/>
          <w:sz w:val="22"/>
          <w:szCs w:val="22"/>
          <w:lang w:val="es-ES_tradnl"/>
        </w:rPr>
        <w:t>.</w:t>
      </w:r>
    </w:p>
    <w:p w14:paraId="0C375AF6" w14:textId="7B9C156E" w:rsidR="0075243A" w:rsidRPr="00774E7C" w:rsidRDefault="0075243A" w:rsidP="0075243A">
      <w:pPr>
        <w:pStyle w:val="BlockText"/>
        <w:numPr>
          <w:ilvl w:val="0"/>
          <w:numId w:val="14"/>
        </w:numPr>
        <w:tabs>
          <w:tab w:val="left" w:pos="1080"/>
        </w:tabs>
        <w:spacing w:after="120"/>
        <w:ind w:right="43" w:hanging="540"/>
        <w:rPr>
          <w:rFonts w:ascii="Arial" w:hAnsi="Arial" w:cs="Arial"/>
          <w:color w:val="000000"/>
          <w:sz w:val="24"/>
          <w:szCs w:val="24"/>
          <w:lang w:val="es-ES_tradnl"/>
        </w:rPr>
      </w:pPr>
      <w:r w:rsidRPr="00774E7C">
        <w:rPr>
          <w:rFonts w:ascii="Arial" w:eastAsia="Arial" w:hAnsi="Arial" w:cs="Arial"/>
          <w:color w:val="000000"/>
          <w:sz w:val="22"/>
          <w:szCs w:val="22"/>
          <w:lang w:val="es-ES_tradnl"/>
        </w:rPr>
        <w:t>Rumah Sakit</w:t>
      </w:r>
      <w:r w:rsidRPr="00774E7C">
        <w:rPr>
          <w:rFonts w:ascii="Arial" w:eastAsia="Arial" w:hAnsi="Arial" w:cs="Arial"/>
          <w:color w:val="000000"/>
          <w:sz w:val="22"/>
          <w:szCs w:val="24"/>
          <w:lang w:val="es-ES_tradnl"/>
        </w:rPr>
        <w:t xml:space="preserve"> berhak melakukan rekonsiliasi tagihan dengan mengakses </w:t>
      </w:r>
      <w:r w:rsidRPr="00774E7C">
        <w:rPr>
          <w:rFonts w:ascii="Arial" w:eastAsia="Arial" w:hAnsi="Arial" w:cs="Arial"/>
          <w:i/>
          <w:color w:val="000000"/>
          <w:sz w:val="22"/>
          <w:szCs w:val="24"/>
          <w:lang w:val="es-ES_tradnl"/>
        </w:rPr>
        <w:t>web</w:t>
      </w:r>
      <w:r w:rsidRPr="00774E7C">
        <w:rPr>
          <w:rFonts w:ascii="Arial" w:eastAsia="Arial" w:hAnsi="Arial" w:cs="Arial"/>
          <w:i/>
          <w:iCs/>
          <w:color w:val="000000"/>
          <w:sz w:val="22"/>
          <w:szCs w:val="24"/>
          <w:lang w:val="es-ES_tradnl"/>
        </w:rPr>
        <w:t>site</w:t>
      </w:r>
      <w:r w:rsidRPr="00774E7C">
        <w:rPr>
          <w:rFonts w:ascii="Arial" w:eastAsia="Arial" w:hAnsi="Arial" w:cs="Arial"/>
          <w:color w:val="000000"/>
          <w:sz w:val="22"/>
          <w:szCs w:val="24"/>
          <w:lang w:val="es-ES_tradnl"/>
        </w:rPr>
        <w:t xml:space="preserve"> ebenefit.id. Akses dan panduan penggunaan </w:t>
      </w:r>
      <w:r w:rsidRPr="00774E7C">
        <w:rPr>
          <w:rFonts w:ascii="Arial" w:eastAsia="Arial" w:hAnsi="Arial" w:cs="Arial"/>
          <w:iCs/>
          <w:color w:val="000000"/>
          <w:sz w:val="22"/>
          <w:szCs w:val="24"/>
          <w:lang w:val="es-ES_tradnl"/>
        </w:rPr>
        <w:t>ebenefit.id</w:t>
      </w:r>
      <w:r w:rsidRPr="00774E7C">
        <w:rPr>
          <w:rFonts w:ascii="Arial" w:eastAsia="Arial" w:hAnsi="Arial" w:cs="Arial"/>
          <w:color w:val="000000"/>
          <w:sz w:val="22"/>
          <w:szCs w:val="24"/>
          <w:lang w:val="es-ES_tradnl"/>
        </w:rPr>
        <w:t xml:space="preserve"> akan diinformasikan oleh </w:t>
      </w:r>
      <w:r w:rsidR="00DC2AD6">
        <w:rPr>
          <w:rFonts w:ascii="Arial" w:eastAsia="Arial" w:hAnsi="Arial" w:cs="Arial"/>
          <w:color w:val="000000"/>
          <w:sz w:val="22"/>
          <w:szCs w:val="24"/>
          <w:lang w:val="es-ES_tradnl"/>
        </w:rPr>
        <w:t>LGI</w:t>
      </w:r>
      <w:r w:rsidRPr="00774E7C">
        <w:rPr>
          <w:rFonts w:ascii="Arial" w:eastAsia="Arial" w:hAnsi="Arial" w:cs="Arial"/>
          <w:color w:val="000000"/>
          <w:sz w:val="22"/>
          <w:szCs w:val="24"/>
          <w:lang w:val="es-ES_tradnl"/>
        </w:rPr>
        <w:t xml:space="preserve"> melalui </w:t>
      </w:r>
      <w:r w:rsidRPr="00774E7C">
        <w:rPr>
          <w:rFonts w:ascii="Arial" w:eastAsia="Arial" w:hAnsi="Arial" w:cs="Arial"/>
          <w:i/>
          <w:color w:val="000000"/>
          <w:sz w:val="22"/>
          <w:szCs w:val="24"/>
          <w:lang w:val="es-ES_tradnl"/>
        </w:rPr>
        <w:t>e-mail</w:t>
      </w:r>
      <w:r w:rsidRPr="00774E7C">
        <w:rPr>
          <w:rFonts w:ascii="Arial" w:eastAsia="Arial" w:hAnsi="Arial" w:cs="Arial"/>
          <w:color w:val="000000"/>
          <w:sz w:val="22"/>
          <w:szCs w:val="24"/>
          <w:lang w:val="es-ES_tradnl"/>
        </w:rPr>
        <w:t xml:space="preserve"> marketing Rumah Sakit. Jika terdapat tagihan yang tidak ditemukan pada ebenefit.id, Rumah Saki</w:t>
      </w:r>
      <w:r w:rsidRPr="00981632">
        <w:rPr>
          <w:rFonts w:ascii="Arial" w:eastAsia="Arial" w:hAnsi="Arial" w:cs="Arial"/>
          <w:sz w:val="22"/>
          <w:szCs w:val="24"/>
          <w:lang w:val="es-ES_tradnl"/>
          <w:rPrChange w:id="470" w:author="Joanna Grace" w:date="2025-10-20T08:41:00Z">
            <w:rPr>
              <w:rFonts w:ascii="Arial" w:eastAsia="Arial" w:hAnsi="Arial" w:cs="Arial"/>
              <w:color w:val="000000"/>
              <w:sz w:val="22"/>
              <w:szCs w:val="24"/>
              <w:lang w:val="es-ES_tradnl"/>
            </w:rPr>
          </w:rPrChange>
        </w:rPr>
        <w:t xml:space="preserve">t dapat mengirimkan </w:t>
      </w:r>
      <w:ins w:id="471" w:author="Monica Asmitha Tampubolon" w:date="2025-10-15T14:51:00Z">
        <w:r w:rsidR="003D3EBC" w:rsidRPr="00981632">
          <w:rPr>
            <w:rFonts w:ascii="Arial" w:eastAsia="Arial" w:hAnsi="Arial" w:cs="Arial"/>
            <w:bCs/>
            <w:i/>
            <w:sz w:val="22"/>
            <w:szCs w:val="24"/>
            <w:lang w:val="es-ES_tradnl"/>
            <w:rPrChange w:id="472" w:author="Joanna Grace" w:date="2025-10-20T08:41:00Z">
              <w:rPr>
                <w:rFonts w:ascii="Arial" w:eastAsia="Arial" w:hAnsi="Arial" w:cs="Arial"/>
                <w:b/>
                <w:i/>
                <w:color w:val="000000"/>
                <w:sz w:val="22"/>
                <w:szCs w:val="24"/>
                <w:lang w:val="es-ES_tradnl"/>
              </w:rPr>
            </w:rPrChange>
          </w:rPr>
          <w:t>e-mail</w:t>
        </w:r>
        <w:r w:rsidR="003D3EBC" w:rsidRPr="00981632">
          <w:rPr>
            <w:rFonts w:ascii="Arial" w:eastAsia="Arial" w:hAnsi="Arial" w:cs="Arial"/>
            <w:bCs/>
            <w:sz w:val="22"/>
            <w:szCs w:val="24"/>
            <w:lang w:val="es-ES_tradnl"/>
            <w:rPrChange w:id="473" w:author="Joanna Grace" w:date="2025-10-20T08:41:00Z">
              <w:rPr>
                <w:rFonts w:ascii="Arial" w:eastAsia="Arial" w:hAnsi="Arial" w:cs="Arial"/>
                <w:b/>
                <w:color w:val="000000"/>
                <w:sz w:val="22"/>
                <w:szCs w:val="24"/>
                <w:lang w:val="es-ES_tradnl"/>
              </w:rPr>
            </w:rPrChange>
          </w:rPr>
          <w:t xml:space="preserve"> ke LGI </w:t>
        </w:r>
        <w:r w:rsidR="003D3EBC" w:rsidRPr="000173DB">
          <w:rPr>
            <w:rFonts w:ascii="Arial" w:eastAsia="Arial" w:hAnsi="Arial" w:cs="Arial"/>
            <w:bCs/>
            <w:sz w:val="22"/>
            <w:szCs w:val="22"/>
            <w:lang w:val="es-ES_tradnl"/>
            <w:rPrChange w:id="474" w:author="Joanna Grace" w:date="2025-10-21T16:20:00Z">
              <w:rPr>
                <w:rFonts w:ascii="Arial" w:eastAsia="Arial" w:hAnsi="Arial" w:cs="Arial"/>
                <w:b/>
                <w:color w:val="000000"/>
                <w:sz w:val="22"/>
                <w:szCs w:val="24"/>
                <w:lang w:val="es-ES_tradnl"/>
              </w:rPr>
            </w:rPrChange>
          </w:rPr>
          <w:t xml:space="preserve">melalui </w:t>
        </w:r>
        <w:del w:id="475" w:author="Joanna Grace" w:date="2025-10-20T08:40:00Z">
          <w:r w:rsidR="003D3EBC" w:rsidRPr="000173DB" w:rsidDel="00DC6771">
            <w:rPr>
              <w:rFonts w:ascii="Arial" w:eastAsia="Arial" w:hAnsi="Arial" w:cs="Arial"/>
              <w:bCs/>
              <w:sz w:val="22"/>
              <w:szCs w:val="22"/>
              <w:rPrChange w:id="476" w:author="Joanna Grace" w:date="2025-10-21T16:20:00Z">
                <w:rPr>
                  <w:rFonts w:ascii="Arial" w:eastAsia="Arial" w:hAnsi="Arial" w:cs="Arial"/>
                  <w:b/>
                  <w:color w:val="000000"/>
                  <w:sz w:val="22"/>
                  <w:szCs w:val="24"/>
                </w:rPr>
              </w:rPrChange>
            </w:rPr>
            <w:delText xml:space="preserve">melalui </w:delText>
          </w:r>
        </w:del>
        <w:del w:id="477" w:author="Joanna Grace" w:date="2025-10-20T08:43:00Z">
          <w:r w:rsidR="003D3EBC" w:rsidRPr="000173DB" w:rsidDel="00476215">
            <w:rPr>
              <w:rFonts w:ascii="Arial" w:eastAsia="Arial" w:hAnsi="Arial" w:cs="Arial"/>
              <w:bCs/>
              <w:sz w:val="22"/>
              <w:szCs w:val="22"/>
              <w:rPrChange w:id="478" w:author="Joanna Grace" w:date="2025-10-21T16:20:00Z">
                <w:rPr>
                  <w:rFonts w:ascii="Arial" w:eastAsia="Arial" w:hAnsi="Arial" w:cs="Arial"/>
                  <w:b/>
                  <w:i/>
                  <w:iCs/>
                  <w:color w:val="000000"/>
                  <w:sz w:val="22"/>
                  <w:szCs w:val="24"/>
                </w:rPr>
              </w:rPrChange>
            </w:rPr>
            <w:delText>e-mail</w:delText>
          </w:r>
        </w:del>
      </w:ins>
      <w:ins w:id="479" w:author="Joanna Grace" w:date="2025-10-20T08:43:00Z">
        <w:r w:rsidR="00476215" w:rsidRPr="000173DB">
          <w:rPr>
            <w:rFonts w:ascii="Arial" w:eastAsia="Arial" w:hAnsi="Arial" w:cs="Arial"/>
            <w:bCs/>
            <w:sz w:val="22"/>
            <w:szCs w:val="22"/>
          </w:rPr>
          <w:t>a</w:t>
        </w:r>
        <w:r w:rsidR="00476215" w:rsidRPr="000173DB">
          <w:rPr>
            <w:rFonts w:ascii="Arial" w:eastAsia="Arial" w:hAnsi="Arial" w:cs="Arial"/>
            <w:bCs/>
            <w:sz w:val="22"/>
            <w:szCs w:val="22"/>
            <w:rPrChange w:id="480" w:author="Joanna Grace" w:date="2025-10-21T16:20:00Z">
              <w:rPr>
                <w:rFonts w:ascii="Arial" w:eastAsia="Arial" w:hAnsi="Arial" w:cs="Arial"/>
                <w:bCs/>
                <w:i/>
                <w:iCs/>
                <w:sz w:val="22"/>
                <w:szCs w:val="24"/>
              </w:rPr>
            </w:rPrChange>
          </w:rPr>
          <w:t>lamat</w:t>
        </w:r>
        <w:r w:rsidR="00476215" w:rsidRPr="000173DB">
          <w:rPr>
            <w:rFonts w:ascii="Arial" w:eastAsia="Arial" w:hAnsi="Arial" w:cs="Arial"/>
            <w:bCs/>
            <w:i/>
            <w:iCs/>
            <w:sz w:val="22"/>
            <w:szCs w:val="22"/>
          </w:rPr>
          <w:t xml:space="preserve"> </w:t>
        </w:r>
      </w:ins>
      <w:ins w:id="481" w:author="Monica Asmitha Tampubolon" w:date="2025-10-15T14:51:00Z">
        <w:r w:rsidR="003D3EBC" w:rsidRPr="000173DB">
          <w:rPr>
            <w:rFonts w:ascii="Arial" w:eastAsia="Arial" w:hAnsi="Arial" w:cs="Arial"/>
            <w:bCs/>
            <w:sz w:val="22"/>
            <w:szCs w:val="22"/>
            <w:rPrChange w:id="482" w:author="Joanna Grace" w:date="2025-10-21T16:20:00Z">
              <w:rPr>
                <w:rFonts w:ascii="Arial" w:eastAsia="Arial" w:hAnsi="Arial" w:cs="Arial"/>
                <w:b/>
                <w:color w:val="000000"/>
                <w:sz w:val="22"/>
                <w:szCs w:val="24"/>
              </w:rPr>
            </w:rPrChange>
          </w:rPr>
          <w:t xml:space="preserve">: </w:t>
        </w:r>
      </w:ins>
      <w:ins w:id="483" w:author="Joanna Grace" w:date="2025-10-20T08:40:00Z">
        <w:r w:rsidR="00981632" w:rsidRPr="000173DB">
          <w:rPr>
            <w:rFonts w:ascii="Arial" w:eastAsia="Arial" w:hAnsi="Arial" w:cs="Arial"/>
            <w:bCs/>
            <w:sz w:val="22"/>
            <w:szCs w:val="22"/>
            <w:lang w:val="es-ES_tradnl"/>
            <w:rPrChange w:id="484" w:author="Joanna Grace" w:date="2025-10-21T16:20:00Z">
              <w:rPr>
                <w:rFonts w:ascii="Arial" w:eastAsia="Arial" w:hAnsi="Arial" w:cs="Arial"/>
                <w:bCs/>
                <w:color w:val="000000"/>
                <w:sz w:val="22"/>
                <w:szCs w:val="24"/>
                <w:lang w:val="es-ES_tradnl"/>
              </w:rPr>
            </w:rPrChange>
          </w:rPr>
          <w:fldChar w:fldCharType="begin"/>
        </w:r>
        <w:r w:rsidR="00981632" w:rsidRPr="000173DB">
          <w:rPr>
            <w:rFonts w:ascii="Arial" w:eastAsia="Arial" w:hAnsi="Arial" w:cs="Arial"/>
            <w:bCs/>
            <w:sz w:val="22"/>
            <w:szCs w:val="22"/>
            <w:lang w:val="es-ES_tradnl"/>
            <w:rPrChange w:id="485" w:author="Joanna Grace" w:date="2025-10-21T16:20:00Z">
              <w:rPr>
                <w:rFonts w:ascii="Arial" w:eastAsia="Arial" w:hAnsi="Arial" w:cs="Arial"/>
                <w:bCs/>
                <w:color w:val="000000"/>
                <w:sz w:val="22"/>
                <w:szCs w:val="24"/>
                <w:lang w:val="es-ES_tradnl"/>
              </w:rPr>
            </w:rPrChange>
          </w:rPr>
          <w:instrText>HYPERLINK "mailto:</w:instrText>
        </w:r>
      </w:ins>
      <w:ins w:id="486" w:author="Monica Asmitha Tampubolon" w:date="2025-10-15T14:51:00Z">
        <w:r w:rsidR="00981632" w:rsidRPr="000173DB">
          <w:rPr>
            <w:rFonts w:ascii="Arial" w:eastAsia="Arial" w:hAnsi="Arial" w:cs="Arial"/>
            <w:bCs/>
            <w:sz w:val="22"/>
            <w:szCs w:val="22"/>
            <w:lang w:val="es-ES_tradnl"/>
            <w:rPrChange w:id="487" w:author="Joanna Grace" w:date="2025-10-21T16:20:00Z">
              <w:rPr>
                <w:rFonts w:ascii="Arial" w:eastAsia="Arial" w:hAnsi="Arial" w:cs="Arial"/>
                <w:b/>
                <w:color w:val="000000"/>
                <w:sz w:val="22"/>
                <w:szCs w:val="24"/>
                <w:lang w:val="es-ES_tradnl"/>
              </w:rPr>
            </w:rPrChange>
          </w:rPr>
          <w:instrText>provider.tpa-management@lgi.co.id</w:instrText>
        </w:r>
      </w:ins>
      <w:ins w:id="488" w:author="Joanna Grace" w:date="2025-10-20T08:40:00Z">
        <w:r w:rsidR="00981632" w:rsidRPr="000173DB">
          <w:rPr>
            <w:rFonts w:ascii="Arial" w:eastAsia="Arial" w:hAnsi="Arial" w:cs="Arial"/>
            <w:bCs/>
            <w:sz w:val="22"/>
            <w:szCs w:val="22"/>
            <w:lang w:val="es-ES_tradnl"/>
            <w:rPrChange w:id="489" w:author="Joanna Grace" w:date="2025-10-21T16:20:00Z">
              <w:rPr>
                <w:rFonts w:ascii="Arial" w:eastAsia="Arial" w:hAnsi="Arial" w:cs="Arial"/>
                <w:bCs/>
                <w:color w:val="000000"/>
                <w:sz w:val="22"/>
                <w:szCs w:val="24"/>
                <w:lang w:val="es-ES_tradnl"/>
              </w:rPr>
            </w:rPrChange>
          </w:rPr>
          <w:instrText>"</w:instrText>
        </w:r>
        <w:r w:rsidR="00981632" w:rsidRPr="00857130">
          <w:rPr>
            <w:rFonts w:ascii="Arial" w:eastAsia="Arial" w:hAnsi="Arial" w:cs="Arial"/>
            <w:bCs/>
            <w:sz w:val="22"/>
            <w:szCs w:val="22"/>
            <w:lang w:val="es-ES_tradnl"/>
          </w:rPr>
        </w:r>
        <w:r w:rsidR="00981632" w:rsidRPr="000173DB">
          <w:rPr>
            <w:rFonts w:ascii="Arial" w:eastAsia="Arial" w:hAnsi="Arial" w:cs="Arial"/>
            <w:bCs/>
            <w:sz w:val="22"/>
            <w:szCs w:val="22"/>
            <w:lang w:val="es-ES_tradnl"/>
            <w:rPrChange w:id="490" w:author="Joanna Grace" w:date="2025-10-21T16:20:00Z">
              <w:rPr>
                <w:rFonts w:ascii="Arial" w:eastAsia="Arial" w:hAnsi="Arial" w:cs="Arial"/>
                <w:bCs/>
                <w:color w:val="000000"/>
                <w:sz w:val="22"/>
                <w:szCs w:val="24"/>
                <w:lang w:val="es-ES_tradnl"/>
              </w:rPr>
            </w:rPrChange>
          </w:rPr>
          <w:fldChar w:fldCharType="separate"/>
        </w:r>
      </w:ins>
      <w:ins w:id="491" w:author="Monica Asmitha Tampubolon" w:date="2025-10-15T14:51:00Z">
        <w:r w:rsidR="00981632" w:rsidRPr="000173DB">
          <w:rPr>
            <w:rStyle w:val="Hyperlink"/>
            <w:rFonts w:eastAsia="Arial"/>
            <w:bCs/>
            <w:color w:val="auto"/>
            <w:szCs w:val="22"/>
            <w:u w:val="none"/>
            <w:rPrChange w:id="492" w:author="Joanna Grace" w:date="2025-10-21T16:20:00Z">
              <w:rPr>
                <w:rFonts w:ascii="Arial" w:eastAsia="Arial" w:hAnsi="Arial" w:cs="Arial"/>
                <w:b/>
                <w:color w:val="000000"/>
                <w:sz w:val="22"/>
                <w:szCs w:val="24"/>
                <w:lang w:val="es-ES_tradnl"/>
              </w:rPr>
            </w:rPrChange>
          </w:rPr>
          <w:t>provider.tpa-management@lgi.co.id</w:t>
        </w:r>
      </w:ins>
      <w:ins w:id="493" w:author="Joanna Grace" w:date="2025-10-20T08:40:00Z">
        <w:r w:rsidR="00981632" w:rsidRPr="000173DB">
          <w:rPr>
            <w:rFonts w:ascii="Arial" w:eastAsia="Arial" w:hAnsi="Arial" w:cs="Arial"/>
            <w:bCs/>
            <w:sz w:val="22"/>
            <w:szCs w:val="22"/>
            <w:lang w:val="es-ES_tradnl"/>
            <w:rPrChange w:id="494" w:author="Joanna Grace" w:date="2025-10-21T16:20:00Z">
              <w:rPr>
                <w:rFonts w:ascii="Arial" w:eastAsia="Arial" w:hAnsi="Arial" w:cs="Arial"/>
                <w:bCs/>
                <w:color w:val="000000"/>
                <w:sz w:val="22"/>
                <w:szCs w:val="24"/>
                <w:lang w:val="es-ES_tradnl"/>
              </w:rPr>
            </w:rPrChange>
          </w:rPr>
          <w:fldChar w:fldCharType="end"/>
        </w:r>
        <w:r w:rsidR="00981632" w:rsidRPr="000173DB">
          <w:rPr>
            <w:rFonts w:ascii="Arial" w:eastAsia="Arial" w:hAnsi="Arial" w:cs="Arial"/>
            <w:bCs/>
            <w:sz w:val="22"/>
            <w:szCs w:val="22"/>
            <w:lang w:val="es-ES_tradnl"/>
            <w:rPrChange w:id="495" w:author="Joanna Grace" w:date="2025-10-21T16:20:00Z">
              <w:rPr>
                <w:rFonts w:ascii="Arial" w:eastAsia="Arial" w:hAnsi="Arial" w:cs="Arial"/>
                <w:bCs/>
                <w:color w:val="000000"/>
                <w:sz w:val="22"/>
                <w:szCs w:val="24"/>
                <w:lang w:val="es-ES_tradnl"/>
              </w:rPr>
            </w:rPrChange>
          </w:rPr>
          <w:t xml:space="preserve"> </w:t>
        </w:r>
      </w:ins>
      <w:ins w:id="496" w:author="Monica Asmitha Tampubolon" w:date="2025-10-15T14:51:00Z">
        <w:del w:id="497" w:author="Joanna Grace" w:date="2025-10-20T08:41:00Z">
          <w:r w:rsidR="003D3EBC" w:rsidRPr="000173DB" w:rsidDel="00981632">
            <w:rPr>
              <w:rFonts w:ascii="Arial" w:eastAsia="Arial" w:hAnsi="Arial" w:cs="Arial"/>
              <w:bCs/>
              <w:color w:val="000000"/>
              <w:sz w:val="22"/>
              <w:szCs w:val="22"/>
              <w:lang w:val="es-ES_tradnl"/>
              <w:rPrChange w:id="498" w:author="Joanna Grace" w:date="2025-10-21T16:20:00Z">
                <w:rPr>
                  <w:rFonts w:ascii="Arial" w:eastAsia="Arial" w:hAnsi="Arial" w:cs="Arial"/>
                  <w:b/>
                  <w:color w:val="000000"/>
                  <w:sz w:val="22"/>
                  <w:szCs w:val="24"/>
                  <w:lang w:val="es-ES_tradnl"/>
                </w:rPr>
              </w:rPrChange>
            </w:rPr>
            <w:delText xml:space="preserve"> </w:delText>
          </w:r>
        </w:del>
        <w:r w:rsidR="003D3EBC" w:rsidRPr="000173DB">
          <w:rPr>
            <w:rFonts w:ascii="Arial" w:eastAsia="Arial" w:hAnsi="Arial" w:cs="Arial"/>
            <w:bCs/>
            <w:color w:val="000000"/>
            <w:sz w:val="22"/>
            <w:szCs w:val="22"/>
            <w:lang w:val="es-ES_tradnl"/>
            <w:rPrChange w:id="499" w:author="Joanna Grace" w:date="2025-10-21T16:20:00Z">
              <w:rPr>
                <w:rFonts w:ascii="Arial" w:eastAsia="Arial" w:hAnsi="Arial" w:cs="Arial"/>
                <w:b/>
                <w:color w:val="000000"/>
                <w:sz w:val="22"/>
                <w:szCs w:val="24"/>
                <w:lang w:val="es-ES_tradnl"/>
              </w:rPr>
            </w:rPrChange>
          </w:rPr>
          <w:t>U.p Provider &amp; TPA Management paling lambat</w:t>
        </w:r>
        <w:r w:rsidR="003D3EBC" w:rsidRPr="003D3EBC">
          <w:rPr>
            <w:rFonts w:ascii="Arial" w:eastAsia="Arial" w:hAnsi="Arial" w:cs="Arial"/>
            <w:bCs/>
            <w:color w:val="000000"/>
            <w:sz w:val="22"/>
            <w:szCs w:val="24"/>
            <w:lang w:val="es-ES_tradnl"/>
            <w:rPrChange w:id="500" w:author="Monica Asmitha Tampubolon" w:date="2025-10-15T14:51:00Z">
              <w:rPr>
                <w:rFonts w:ascii="Arial" w:eastAsia="Arial" w:hAnsi="Arial" w:cs="Arial"/>
                <w:b/>
                <w:color w:val="000000"/>
                <w:sz w:val="22"/>
                <w:szCs w:val="24"/>
                <w:lang w:val="es-ES_tradnl"/>
              </w:rPr>
            </w:rPrChange>
          </w:rPr>
          <w:t xml:space="preserve"> 30 (tiga puluh)</w:t>
        </w:r>
        <w:r w:rsidR="003D3EBC" w:rsidRPr="003D3EBC">
          <w:rPr>
            <w:rFonts w:ascii="Arial" w:eastAsia="Arial" w:hAnsi="Arial" w:cs="Arial"/>
            <w:b/>
            <w:color w:val="000000"/>
            <w:sz w:val="22"/>
            <w:szCs w:val="24"/>
            <w:lang w:val="es-ES_tradnl"/>
          </w:rPr>
          <w:t xml:space="preserve"> </w:t>
        </w:r>
      </w:ins>
      <w:del w:id="501" w:author="Monica Asmitha Tampubolon" w:date="2025-10-15T14:51:00Z">
        <w:r w:rsidRPr="00774E7C" w:rsidDel="003D3EBC">
          <w:rPr>
            <w:rFonts w:ascii="Arial" w:eastAsia="Arial" w:hAnsi="Arial" w:cs="Arial"/>
            <w:i/>
            <w:color w:val="000000"/>
            <w:sz w:val="22"/>
            <w:szCs w:val="24"/>
            <w:lang w:val="es-ES_tradnl"/>
          </w:rPr>
          <w:delText>e-mail</w:delText>
        </w:r>
        <w:r w:rsidRPr="00774E7C" w:rsidDel="003D3EBC">
          <w:rPr>
            <w:rFonts w:ascii="Arial" w:eastAsia="Arial" w:hAnsi="Arial" w:cs="Arial"/>
            <w:color w:val="000000"/>
            <w:sz w:val="22"/>
            <w:szCs w:val="24"/>
            <w:lang w:val="es-ES_tradnl"/>
          </w:rPr>
          <w:delText xml:space="preserve"> ke Provider</w:delText>
        </w:r>
      </w:del>
      <w:ins w:id="502" w:author="Yosua Pratama Salikin" w:date="2025-06-25T15:19:00Z">
        <w:del w:id="503" w:author="Monica Asmitha Tampubolon" w:date="2025-10-15T14:51:00Z">
          <w:r w:rsidR="00A73AEC" w:rsidDel="003D3EBC">
            <w:rPr>
              <w:rFonts w:ascii="Arial" w:eastAsia="Arial" w:hAnsi="Arial" w:cs="Arial"/>
              <w:color w:val="000000"/>
              <w:sz w:val="22"/>
              <w:szCs w:val="24"/>
              <w:lang w:val="es-ES_tradnl"/>
            </w:rPr>
            <w:delText xml:space="preserve"> &amp; TPA</w:delText>
          </w:r>
        </w:del>
      </w:ins>
      <w:del w:id="504" w:author="Monica Asmitha Tampubolon" w:date="2025-10-15T14:51:00Z">
        <w:r w:rsidRPr="00774E7C" w:rsidDel="003D3EBC">
          <w:rPr>
            <w:rFonts w:ascii="Arial" w:eastAsia="Arial" w:hAnsi="Arial" w:cs="Arial"/>
            <w:color w:val="000000"/>
            <w:sz w:val="22"/>
            <w:szCs w:val="24"/>
            <w:lang w:val="es-ES_tradnl"/>
          </w:rPr>
          <w:delText xml:space="preserve"> </w:delText>
        </w:r>
        <w:r w:rsidR="00A97393" w:rsidDel="003D3EBC">
          <w:rPr>
            <w:rFonts w:ascii="Arial" w:eastAsia="Arial" w:hAnsi="Arial" w:cs="Arial"/>
            <w:color w:val="000000"/>
            <w:sz w:val="22"/>
            <w:szCs w:val="24"/>
            <w:lang w:val="es-ES_tradnl"/>
          </w:rPr>
          <w:delText>Management</w:delText>
        </w:r>
        <w:r w:rsidRPr="00774E7C" w:rsidDel="003D3EBC">
          <w:rPr>
            <w:rFonts w:ascii="Arial" w:eastAsia="Arial" w:hAnsi="Arial" w:cs="Arial"/>
            <w:color w:val="000000"/>
            <w:sz w:val="22"/>
            <w:szCs w:val="24"/>
            <w:lang w:val="es-ES_tradnl"/>
          </w:rPr>
          <w:delText xml:space="preserve"> paling lambat 30 (tiga puluh)</w:delText>
        </w:r>
      </w:del>
      <w:r w:rsidRPr="00774E7C">
        <w:rPr>
          <w:rFonts w:ascii="Arial" w:eastAsia="Arial" w:hAnsi="Arial" w:cs="Arial"/>
          <w:color w:val="000000"/>
          <w:sz w:val="22"/>
          <w:szCs w:val="24"/>
          <w:lang w:val="es-ES_tradnl"/>
        </w:rPr>
        <w:t xml:space="preserve"> hari kalender setelah tanggal jatuh tempo penagihan ke </w:t>
      </w:r>
      <w:r w:rsidR="00DC2AD6">
        <w:rPr>
          <w:rFonts w:ascii="Arial" w:eastAsia="Arial" w:hAnsi="Arial" w:cs="Arial"/>
          <w:color w:val="000000"/>
          <w:sz w:val="22"/>
          <w:szCs w:val="24"/>
          <w:lang w:val="es-ES_tradnl"/>
        </w:rPr>
        <w:t>LGI</w:t>
      </w:r>
      <w:r w:rsidRPr="00774E7C">
        <w:rPr>
          <w:rFonts w:ascii="Arial" w:eastAsia="Arial" w:hAnsi="Arial" w:cs="Arial"/>
          <w:color w:val="000000"/>
          <w:sz w:val="22"/>
          <w:szCs w:val="24"/>
          <w:lang w:val="es-ES_tradnl"/>
        </w:rPr>
        <w:t xml:space="preserve">. Apabila melebihi batas yang ditetapkan, maka </w:t>
      </w:r>
      <w:r w:rsidR="00DC2AD6">
        <w:rPr>
          <w:rFonts w:ascii="Arial" w:eastAsia="Arial" w:hAnsi="Arial" w:cs="Arial"/>
          <w:color w:val="000000"/>
          <w:sz w:val="22"/>
          <w:szCs w:val="24"/>
          <w:lang w:val="es-ES_tradnl"/>
        </w:rPr>
        <w:t>LGI</w:t>
      </w:r>
      <w:r w:rsidRPr="00774E7C">
        <w:rPr>
          <w:rFonts w:ascii="Arial" w:eastAsia="Arial" w:hAnsi="Arial" w:cs="Arial"/>
          <w:color w:val="000000"/>
          <w:sz w:val="22"/>
          <w:szCs w:val="24"/>
          <w:lang w:val="es-ES_tradnl"/>
        </w:rPr>
        <w:t xml:space="preserve"> berhak untuk tidak memberikan data rekonsiliasi yang diajukan oleh Rumah Sakit. </w:t>
      </w:r>
    </w:p>
    <w:p w14:paraId="3C97F73C" w14:textId="346D7627" w:rsidR="0075243A" w:rsidRPr="00774E7C" w:rsidRDefault="00470EFD" w:rsidP="0075243A">
      <w:pPr>
        <w:pStyle w:val="BlockText"/>
        <w:numPr>
          <w:ilvl w:val="0"/>
          <w:numId w:val="14"/>
        </w:numPr>
        <w:tabs>
          <w:tab w:val="left" w:pos="1080"/>
        </w:tabs>
        <w:spacing w:after="120"/>
        <w:ind w:right="43" w:hanging="540"/>
        <w:rPr>
          <w:rFonts w:ascii="Arial" w:hAnsi="Arial" w:cs="Arial"/>
          <w:color w:val="000000"/>
          <w:sz w:val="24"/>
          <w:szCs w:val="24"/>
          <w:lang w:val="es-ES_tradnl"/>
        </w:rPr>
      </w:pPr>
      <w:r w:rsidRPr="00774E7C">
        <w:rPr>
          <w:rFonts w:ascii="Arial" w:hAnsi="Arial" w:cs="Arial"/>
          <w:color w:val="000000"/>
          <w:sz w:val="22"/>
          <w:szCs w:val="22"/>
          <w:lang w:val="es-ES_tradnl"/>
        </w:rPr>
        <w:t xml:space="preserve">Rumah </w:t>
      </w:r>
      <w:r w:rsidR="003B6FAD" w:rsidRPr="00774E7C">
        <w:rPr>
          <w:rFonts w:ascii="Arial" w:hAnsi="Arial" w:cs="Arial"/>
          <w:color w:val="000000"/>
          <w:sz w:val="22"/>
          <w:szCs w:val="22"/>
          <w:lang w:val="es-ES_tradnl"/>
        </w:rPr>
        <w:t>S</w:t>
      </w:r>
      <w:r w:rsidRPr="00774E7C">
        <w:rPr>
          <w:rFonts w:ascii="Arial" w:hAnsi="Arial" w:cs="Arial"/>
          <w:color w:val="000000"/>
          <w:sz w:val="22"/>
          <w:szCs w:val="22"/>
          <w:lang w:val="es-ES_tradnl"/>
        </w:rPr>
        <w:t xml:space="preserve">akit </w:t>
      </w:r>
      <w:r w:rsidR="00257B81" w:rsidRPr="00774E7C">
        <w:rPr>
          <w:rFonts w:ascii="Arial" w:hAnsi="Arial" w:cs="Arial"/>
          <w:color w:val="000000"/>
          <w:sz w:val="22"/>
          <w:szCs w:val="22"/>
          <w:lang w:val="es-ES_tradnl"/>
        </w:rPr>
        <w:t xml:space="preserve">wajib </w:t>
      </w:r>
      <w:r w:rsidR="00DA6418" w:rsidRPr="00774E7C">
        <w:rPr>
          <w:rFonts w:ascii="Arial" w:hAnsi="Arial" w:cs="Arial"/>
          <w:color w:val="000000"/>
          <w:sz w:val="22"/>
          <w:szCs w:val="22"/>
          <w:lang w:val="es-ES_tradnl"/>
        </w:rPr>
        <w:t xml:space="preserve">menyediakan fasilitas </w:t>
      </w:r>
      <w:r w:rsidR="003B6FAD" w:rsidRPr="00774E7C">
        <w:rPr>
          <w:rFonts w:ascii="Arial" w:hAnsi="Arial" w:cs="Arial"/>
          <w:color w:val="000000"/>
          <w:sz w:val="22"/>
          <w:szCs w:val="22"/>
          <w:lang w:val="es-ES_tradnl"/>
        </w:rPr>
        <w:t xml:space="preserve">pelaporan </w:t>
      </w:r>
      <w:r w:rsidR="00CA7793" w:rsidRPr="00774E7C">
        <w:rPr>
          <w:rFonts w:ascii="Arial" w:hAnsi="Arial" w:cs="Arial"/>
          <w:color w:val="000000"/>
          <w:sz w:val="22"/>
          <w:szCs w:val="22"/>
          <w:lang w:val="es-ES_tradnl"/>
        </w:rPr>
        <w:t xml:space="preserve">terhadap </w:t>
      </w:r>
      <w:r w:rsidR="003B6FAD" w:rsidRPr="00774E7C">
        <w:rPr>
          <w:rFonts w:ascii="Arial" w:hAnsi="Arial" w:cs="Arial"/>
          <w:color w:val="000000"/>
          <w:sz w:val="22"/>
          <w:szCs w:val="22"/>
          <w:lang w:val="es-ES_tradnl"/>
        </w:rPr>
        <w:t>P</w:t>
      </w:r>
      <w:r w:rsidR="007259A7" w:rsidRPr="00774E7C">
        <w:rPr>
          <w:rFonts w:ascii="Arial" w:hAnsi="Arial" w:cs="Arial"/>
          <w:color w:val="000000"/>
          <w:sz w:val="22"/>
          <w:szCs w:val="22"/>
          <w:lang w:val="es-ES_tradnl"/>
        </w:rPr>
        <w:t>eserta</w:t>
      </w:r>
      <w:r w:rsidR="00CA7793" w:rsidRPr="00774E7C">
        <w:rPr>
          <w:rFonts w:ascii="Arial" w:hAnsi="Arial" w:cs="Arial"/>
          <w:color w:val="000000"/>
          <w:sz w:val="22"/>
          <w:szCs w:val="22"/>
          <w:lang w:val="es-ES_tradnl"/>
        </w:rPr>
        <w:t xml:space="preserve"> Rawat Inap</w:t>
      </w:r>
      <w:r w:rsidR="007259A7" w:rsidRPr="00774E7C">
        <w:rPr>
          <w:rFonts w:ascii="Arial" w:hAnsi="Arial" w:cs="Arial"/>
          <w:color w:val="000000"/>
          <w:sz w:val="22"/>
          <w:szCs w:val="22"/>
          <w:lang w:val="es-ES_tradnl"/>
        </w:rPr>
        <w:t xml:space="preserve"> </w:t>
      </w:r>
      <w:r w:rsidR="009F3950" w:rsidRPr="00774E7C">
        <w:rPr>
          <w:rFonts w:ascii="Arial" w:hAnsi="Arial" w:cs="Arial"/>
          <w:color w:val="000000"/>
          <w:sz w:val="22"/>
          <w:szCs w:val="22"/>
          <w:lang w:val="es-ES_tradnl"/>
        </w:rPr>
        <w:t xml:space="preserve">yang </w:t>
      </w:r>
      <w:r w:rsidR="007259A7" w:rsidRPr="00774E7C">
        <w:rPr>
          <w:rFonts w:ascii="Arial" w:hAnsi="Arial" w:cs="Arial"/>
          <w:color w:val="000000"/>
          <w:sz w:val="22"/>
          <w:szCs w:val="22"/>
          <w:lang w:val="es-ES_tradnl"/>
        </w:rPr>
        <w:t xml:space="preserve">masuk dan pulang </w:t>
      </w:r>
      <w:r w:rsidR="006D0696">
        <w:rPr>
          <w:rFonts w:ascii="Arial" w:hAnsi="Arial" w:cs="Arial"/>
          <w:color w:val="000000"/>
          <w:sz w:val="22"/>
          <w:szCs w:val="22"/>
          <w:highlight w:val="yellow"/>
          <w:lang w:val="es-ES_tradnl"/>
        </w:rPr>
        <w:t>7 x 24 Jam termasuk hari libur</w:t>
      </w:r>
      <w:r w:rsidR="0056199F">
        <w:rPr>
          <w:rFonts w:ascii="Arial" w:hAnsi="Arial" w:cs="Arial"/>
          <w:color w:val="000000"/>
          <w:sz w:val="22"/>
          <w:szCs w:val="22"/>
          <w:lang w:val="es-ES_tradnl"/>
        </w:rPr>
        <w:t xml:space="preserve"> </w:t>
      </w:r>
      <w:r w:rsidRPr="00774E7C">
        <w:rPr>
          <w:rFonts w:ascii="Arial" w:hAnsi="Arial" w:cs="Arial"/>
          <w:color w:val="000000"/>
          <w:sz w:val="22"/>
          <w:szCs w:val="22"/>
          <w:lang w:val="es-ES_tradnl"/>
        </w:rPr>
        <w:t xml:space="preserve">sehingga setiap proses penjaminan </w:t>
      </w:r>
      <w:r w:rsidR="00C16684" w:rsidRPr="00774E7C">
        <w:rPr>
          <w:rFonts w:ascii="Arial" w:hAnsi="Arial" w:cs="Arial"/>
          <w:color w:val="000000"/>
          <w:sz w:val="22"/>
          <w:szCs w:val="22"/>
          <w:lang w:val="es-ES_tradnl"/>
        </w:rPr>
        <w:t>dapat segera dilaporkan</w:t>
      </w:r>
      <w:r w:rsidR="003B6FAD" w:rsidRPr="00774E7C">
        <w:rPr>
          <w:rFonts w:ascii="Arial" w:hAnsi="Arial" w:cs="Arial"/>
          <w:color w:val="000000"/>
          <w:sz w:val="22"/>
          <w:szCs w:val="22"/>
          <w:lang w:val="es-ES_tradnl"/>
        </w:rPr>
        <w:t xml:space="preserve"> </w:t>
      </w:r>
      <w:r w:rsidR="000C3AA2" w:rsidRPr="00774E7C">
        <w:rPr>
          <w:rFonts w:ascii="Arial" w:hAnsi="Arial" w:cs="Arial"/>
          <w:color w:val="000000"/>
          <w:sz w:val="22"/>
          <w:szCs w:val="22"/>
          <w:lang w:val="es-ES_tradnl"/>
        </w:rPr>
        <w:t>(maksimal 1 X 24 jam</w:t>
      </w:r>
      <w:r w:rsidR="00790D69" w:rsidRPr="00774E7C">
        <w:rPr>
          <w:rFonts w:ascii="Arial" w:hAnsi="Arial" w:cs="Arial"/>
          <w:color w:val="000000"/>
          <w:sz w:val="22"/>
          <w:szCs w:val="22"/>
          <w:lang w:val="es-ES_tradnl"/>
        </w:rPr>
        <w:t xml:space="preserve">) </w:t>
      </w:r>
      <w:r w:rsidR="003B6FAD" w:rsidRPr="00774E7C">
        <w:rPr>
          <w:rFonts w:ascii="Arial" w:hAnsi="Arial" w:cs="Arial"/>
          <w:color w:val="000000"/>
          <w:sz w:val="22"/>
          <w:szCs w:val="22"/>
          <w:lang w:val="es-ES_tradnl"/>
        </w:rPr>
        <w:t>dan Rumah Sakit mendapatkan Surat Jaminan u</w:t>
      </w:r>
      <w:r w:rsidR="007259A7" w:rsidRPr="00774E7C">
        <w:rPr>
          <w:rFonts w:ascii="Arial" w:hAnsi="Arial" w:cs="Arial"/>
          <w:color w:val="000000"/>
          <w:sz w:val="22"/>
          <w:szCs w:val="22"/>
          <w:lang w:val="es-ES_tradnl"/>
        </w:rPr>
        <w:t>ntuk perawatan Peserta.</w:t>
      </w:r>
    </w:p>
    <w:p w14:paraId="50E8AA81" w14:textId="5E5147B5" w:rsidR="009E29BE" w:rsidRPr="00774E7C" w:rsidRDefault="00CE60C2" w:rsidP="009E29BE">
      <w:pPr>
        <w:pStyle w:val="BlockText"/>
        <w:numPr>
          <w:ilvl w:val="0"/>
          <w:numId w:val="14"/>
        </w:numPr>
        <w:tabs>
          <w:tab w:val="left" w:pos="1080"/>
        </w:tabs>
        <w:spacing w:after="120"/>
        <w:ind w:right="43" w:hanging="540"/>
        <w:rPr>
          <w:rFonts w:ascii="Arial" w:hAnsi="Arial" w:cs="Arial"/>
          <w:color w:val="000000"/>
          <w:sz w:val="24"/>
          <w:szCs w:val="24"/>
          <w:lang w:val="es-ES_tradnl"/>
        </w:rPr>
      </w:pPr>
      <w:r w:rsidRPr="00774E7C">
        <w:rPr>
          <w:rFonts w:ascii="Arial" w:hAnsi="Arial" w:cs="Arial"/>
          <w:color w:val="000000"/>
          <w:sz w:val="22"/>
          <w:szCs w:val="22"/>
          <w:lang w:val="es-ES_tradnl"/>
        </w:rPr>
        <w:t xml:space="preserve">Rumah Sakit </w:t>
      </w:r>
      <w:r w:rsidR="00257B81" w:rsidRPr="00774E7C">
        <w:rPr>
          <w:rFonts w:ascii="Arial" w:hAnsi="Arial" w:cs="Arial"/>
          <w:color w:val="000000"/>
          <w:sz w:val="22"/>
          <w:szCs w:val="22"/>
          <w:lang w:val="es-ES_tradnl"/>
        </w:rPr>
        <w:t xml:space="preserve">wajib </w:t>
      </w:r>
      <w:r w:rsidRPr="00774E7C">
        <w:rPr>
          <w:rFonts w:ascii="Arial" w:hAnsi="Arial" w:cs="Arial"/>
          <w:color w:val="000000"/>
          <w:sz w:val="22"/>
          <w:szCs w:val="22"/>
          <w:lang w:val="es-ES_tradnl"/>
        </w:rPr>
        <w:t xml:space="preserve">menerima dan memberikan Pelayanan Medis kepada Peserta yang membutuhkan </w:t>
      </w:r>
      <w:r w:rsidR="008F1006" w:rsidRPr="00774E7C">
        <w:rPr>
          <w:rFonts w:ascii="Arial" w:hAnsi="Arial" w:cs="Arial"/>
          <w:color w:val="000000"/>
          <w:sz w:val="22"/>
          <w:szCs w:val="22"/>
          <w:lang w:val="es-ES_tradnl"/>
        </w:rPr>
        <w:t xml:space="preserve">Rawat Inap, </w:t>
      </w:r>
      <w:r w:rsidR="00330095" w:rsidRPr="00774E7C">
        <w:rPr>
          <w:rFonts w:ascii="Arial" w:hAnsi="Arial" w:cs="Arial"/>
          <w:color w:val="000000"/>
          <w:sz w:val="22"/>
          <w:szCs w:val="22"/>
          <w:lang w:val="es-ES_tradnl"/>
        </w:rPr>
        <w:t xml:space="preserve">Rawat Jalan, </w:t>
      </w:r>
      <w:r w:rsidR="008F1006" w:rsidRPr="00774E7C">
        <w:rPr>
          <w:rFonts w:ascii="Arial" w:hAnsi="Arial" w:cs="Arial"/>
          <w:color w:val="000000"/>
          <w:sz w:val="22"/>
          <w:szCs w:val="22"/>
          <w:lang w:val="es-ES_tradnl"/>
        </w:rPr>
        <w:t xml:space="preserve">Rawat Gigi, </w:t>
      </w:r>
      <w:r w:rsidRPr="00774E7C">
        <w:rPr>
          <w:rFonts w:ascii="Arial" w:hAnsi="Arial" w:cs="Arial"/>
          <w:color w:val="000000"/>
          <w:sz w:val="22"/>
          <w:szCs w:val="22"/>
          <w:lang w:val="es-ES_tradnl"/>
        </w:rPr>
        <w:t xml:space="preserve">atau </w:t>
      </w:r>
      <w:r w:rsidRPr="00774E7C">
        <w:rPr>
          <w:rFonts w:ascii="Arial" w:hAnsi="Arial" w:cs="Arial"/>
          <w:i/>
          <w:color w:val="000000"/>
          <w:sz w:val="22"/>
          <w:szCs w:val="22"/>
          <w:lang w:val="es-ES_tradnl"/>
        </w:rPr>
        <w:t xml:space="preserve">One Day Care </w:t>
      </w:r>
      <w:r w:rsidRPr="00774E7C">
        <w:rPr>
          <w:rFonts w:ascii="Arial" w:hAnsi="Arial" w:cs="Arial"/>
          <w:color w:val="000000"/>
          <w:sz w:val="22"/>
          <w:szCs w:val="22"/>
          <w:lang w:val="es-ES_tradnl"/>
        </w:rPr>
        <w:t>di Rumah Sakit</w:t>
      </w:r>
      <w:r w:rsidR="00257B81" w:rsidRPr="00774E7C">
        <w:rPr>
          <w:rFonts w:ascii="Arial" w:hAnsi="Arial" w:cs="Arial"/>
          <w:color w:val="000000"/>
          <w:sz w:val="22"/>
          <w:szCs w:val="22"/>
          <w:lang w:val="es-ES_tradnl"/>
        </w:rPr>
        <w:t xml:space="preserve"> </w:t>
      </w:r>
      <w:r w:rsidR="009E29BE" w:rsidRPr="00774E7C">
        <w:rPr>
          <w:rFonts w:ascii="Arial" w:eastAsia="Arial" w:hAnsi="Arial" w:cs="Arial"/>
          <w:color w:val="000000"/>
          <w:sz w:val="22"/>
          <w:szCs w:val="24"/>
          <w:lang w:val="es-ES_tradnl"/>
        </w:rPr>
        <w:t>dengan memperlihatkan Kartu Peserta (Kartu Digital/</w:t>
      </w:r>
      <w:r w:rsidR="009E29BE" w:rsidRPr="00493ABE">
        <w:rPr>
          <w:rFonts w:ascii="Arial" w:eastAsia="Arial" w:hAnsi="Arial" w:cs="Arial"/>
          <w:i/>
          <w:iCs/>
          <w:color w:val="000000"/>
          <w:sz w:val="22"/>
          <w:szCs w:val="24"/>
          <w:lang w:val="es-ES_tradnl"/>
        </w:rPr>
        <w:t>Scan</w:t>
      </w:r>
      <w:r w:rsidR="009E29BE" w:rsidRPr="00774E7C">
        <w:rPr>
          <w:rFonts w:ascii="Arial" w:eastAsia="Arial" w:hAnsi="Arial" w:cs="Arial"/>
          <w:color w:val="000000"/>
          <w:sz w:val="22"/>
          <w:szCs w:val="24"/>
          <w:lang w:val="es-ES_tradnl"/>
        </w:rPr>
        <w:t xml:space="preserve"> </w:t>
      </w:r>
      <w:r w:rsidR="009E29BE" w:rsidRPr="00493ABE">
        <w:rPr>
          <w:rFonts w:ascii="Arial" w:eastAsia="Arial" w:hAnsi="Arial" w:cs="Arial"/>
          <w:i/>
          <w:iCs/>
          <w:color w:val="000000"/>
          <w:sz w:val="22"/>
          <w:szCs w:val="24"/>
          <w:lang w:val="es-ES_tradnl"/>
        </w:rPr>
        <w:t>QR</w:t>
      </w:r>
      <w:r w:rsidR="009E29BE" w:rsidRPr="00774E7C">
        <w:rPr>
          <w:rFonts w:ascii="Arial" w:eastAsia="Arial" w:hAnsi="Arial" w:cs="Arial"/>
          <w:color w:val="000000"/>
          <w:sz w:val="22"/>
          <w:szCs w:val="24"/>
          <w:lang w:val="es-ES_tradnl"/>
        </w:rPr>
        <w:t xml:space="preserve">) yang masih berlaku atas namanya sendiri dan </w:t>
      </w:r>
      <w:r w:rsidR="00493ABE">
        <w:rPr>
          <w:rFonts w:ascii="Arial" w:eastAsia="Arial" w:hAnsi="Arial" w:cs="Arial"/>
          <w:color w:val="000000"/>
          <w:sz w:val="22"/>
          <w:szCs w:val="24"/>
          <w:lang w:val="es-ES_tradnl"/>
        </w:rPr>
        <w:t>k</w:t>
      </w:r>
      <w:r w:rsidR="009E29BE" w:rsidRPr="00774E7C">
        <w:rPr>
          <w:rFonts w:ascii="Arial" w:eastAsia="Arial" w:hAnsi="Arial" w:cs="Arial"/>
          <w:color w:val="000000"/>
          <w:sz w:val="22"/>
          <w:szCs w:val="24"/>
          <w:lang w:val="es-ES_tradnl"/>
        </w:rPr>
        <w:t xml:space="preserve">artu </w:t>
      </w:r>
      <w:r w:rsidR="00493ABE">
        <w:rPr>
          <w:rFonts w:ascii="Arial" w:eastAsia="Arial" w:hAnsi="Arial" w:cs="Arial"/>
          <w:color w:val="000000"/>
          <w:sz w:val="22"/>
          <w:szCs w:val="24"/>
          <w:lang w:val="es-ES_tradnl"/>
        </w:rPr>
        <w:t>i</w:t>
      </w:r>
      <w:r w:rsidR="009E29BE" w:rsidRPr="00774E7C">
        <w:rPr>
          <w:rFonts w:ascii="Arial" w:eastAsia="Arial" w:hAnsi="Arial" w:cs="Arial"/>
          <w:color w:val="000000"/>
          <w:sz w:val="22"/>
          <w:szCs w:val="24"/>
          <w:lang w:val="es-ES_tradnl"/>
        </w:rPr>
        <w:t>dentitas Diri Resmi Peserta, tanpa sebelumnya harus memberikan uang muka atau pembayaran apapun bergantung kepada syarat-syarat dan batasan yang ditetapkan kemudian.</w:t>
      </w:r>
    </w:p>
    <w:p w14:paraId="1A82B071" w14:textId="77777777" w:rsidR="00F3496A" w:rsidRPr="00774E7C" w:rsidRDefault="009315DC" w:rsidP="00F3496A">
      <w:pPr>
        <w:pStyle w:val="BlockText"/>
        <w:numPr>
          <w:ilvl w:val="0"/>
          <w:numId w:val="32"/>
        </w:numPr>
        <w:tabs>
          <w:tab w:val="left" w:pos="1080"/>
        </w:tabs>
        <w:spacing w:after="120"/>
        <w:ind w:right="43" w:hanging="592"/>
        <w:rPr>
          <w:rFonts w:ascii="Arial" w:hAnsi="Arial" w:cs="Arial"/>
          <w:color w:val="000000"/>
          <w:sz w:val="22"/>
          <w:szCs w:val="22"/>
          <w:lang w:val="es-ES_tradnl"/>
        </w:rPr>
      </w:pPr>
      <w:r w:rsidRPr="00774E7C">
        <w:rPr>
          <w:rFonts w:ascii="Arial" w:hAnsi="Arial" w:cs="Arial"/>
          <w:bCs/>
          <w:sz w:val="22"/>
          <w:szCs w:val="22"/>
          <w:lang w:val="es-ES_tradnl"/>
        </w:rPr>
        <w:t xml:space="preserve">Rumah Sakit wajib memberikan Pelayanan Medis kepada Peserta sesuai dan berdasarkan dengan standar baku Rumah Sakit </w:t>
      </w:r>
      <w:r w:rsidR="00F3496A" w:rsidRPr="003E7790">
        <w:rPr>
          <w:rFonts w:ascii="Arial" w:hAnsi="Arial" w:cs="Arial"/>
          <w:color w:val="000000"/>
          <w:sz w:val="22"/>
          <w:szCs w:val="22"/>
          <w:lang w:val="es-ES_tradnl"/>
        </w:rPr>
        <w:t xml:space="preserve">dan </w:t>
      </w:r>
      <w:r w:rsidR="00F3496A" w:rsidRPr="00774E7C">
        <w:rPr>
          <w:rFonts w:ascii="Arial" w:hAnsi="Arial" w:cs="Arial"/>
          <w:color w:val="000000"/>
          <w:sz w:val="22"/>
          <w:szCs w:val="22"/>
          <w:lang w:val="es-ES_tradnl"/>
        </w:rPr>
        <w:t xml:space="preserve">menjamin bahwa pelayanan dan/atau perawatan medis yang diberikan kepada Peserta </w:t>
      </w:r>
      <w:r w:rsidR="00F3496A" w:rsidRPr="003E7790">
        <w:rPr>
          <w:rFonts w:ascii="Arial" w:hAnsi="Arial" w:cs="Arial"/>
          <w:color w:val="000000"/>
          <w:sz w:val="22"/>
          <w:szCs w:val="22"/>
          <w:lang w:val="es-ES_tradnl"/>
        </w:rPr>
        <w:t>tidak untuk disalahgunakan oleh Peserta atau Dokter</w:t>
      </w:r>
      <w:r w:rsidR="00F3496A" w:rsidRPr="00774E7C">
        <w:rPr>
          <w:rFonts w:ascii="Arial" w:hAnsi="Arial" w:cs="Arial"/>
          <w:color w:val="000000"/>
          <w:sz w:val="22"/>
          <w:szCs w:val="22"/>
          <w:lang w:val="es-ES_tradnl"/>
        </w:rPr>
        <w:t>.</w:t>
      </w:r>
    </w:p>
    <w:p w14:paraId="20D99542" w14:textId="5803D3D6" w:rsidR="00F3496A" w:rsidRPr="00774E7C" w:rsidRDefault="00F3496A" w:rsidP="00C00AC9">
      <w:pPr>
        <w:pStyle w:val="BlockText"/>
        <w:numPr>
          <w:ilvl w:val="0"/>
          <w:numId w:val="32"/>
        </w:numPr>
        <w:tabs>
          <w:tab w:val="left" w:pos="1080"/>
        </w:tabs>
        <w:spacing w:after="120"/>
        <w:ind w:right="43" w:hanging="592"/>
        <w:rPr>
          <w:rFonts w:ascii="Arial" w:hAnsi="Arial" w:cs="Arial"/>
          <w:color w:val="000000"/>
          <w:sz w:val="22"/>
          <w:szCs w:val="22"/>
          <w:lang w:val="es-ES_tradnl"/>
        </w:rPr>
      </w:pPr>
      <w:r w:rsidRPr="00774E7C">
        <w:rPr>
          <w:rFonts w:ascii="Arial" w:hAnsi="Arial" w:cs="Arial"/>
          <w:bCs/>
          <w:sz w:val="22"/>
          <w:szCs w:val="22"/>
          <w:lang w:val="es-ES_tradnl"/>
        </w:rPr>
        <w:t xml:space="preserve">Rumah Sakit wajib </w:t>
      </w:r>
      <w:r w:rsidR="009315DC" w:rsidRPr="00774E7C">
        <w:rPr>
          <w:rFonts w:ascii="Arial" w:hAnsi="Arial" w:cs="Arial"/>
          <w:bCs/>
          <w:sz w:val="22"/>
          <w:szCs w:val="22"/>
          <w:lang w:val="es-ES_tradnl"/>
        </w:rPr>
        <w:t xml:space="preserve">menjamin bahwa Pelayanan Medis yang diberikan kepada Peserta konsisten dengan diagnosa dan prosedur yang lazim </w:t>
      </w:r>
      <w:r w:rsidR="00254E7A" w:rsidRPr="003E7790">
        <w:rPr>
          <w:rFonts w:ascii="Arial" w:hAnsi="Arial" w:cs="Arial"/>
          <w:color w:val="000000"/>
          <w:sz w:val="22"/>
          <w:szCs w:val="22"/>
          <w:lang w:val="es-ES_tradnl"/>
        </w:rPr>
        <w:t xml:space="preserve">sesuai dengan standar praktisi medis menurut ketentuan Kementerian Kesehatan Republik Indonesia </w:t>
      </w:r>
      <w:r w:rsidR="00254E7A" w:rsidRPr="00774E7C">
        <w:rPr>
          <w:rFonts w:ascii="Arial" w:hAnsi="Arial" w:cs="Arial"/>
          <w:color w:val="000000"/>
          <w:sz w:val="22"/>
          <w:szCs w:val="22"/>
          <w:lang w:val="es-ES_tradnl"/>
        </w:rPr>
        <w:t>kecuali ditentukan lain dalam Kartu Peserta atau Surat Jaminan</w:t>
      </w:r>
      <w:r w:rsidRPr="00774E7C">
        <w:rPr>
          <w:rFonts w:ascii="Arial" w:hAnsi="Arial" w:cs="Arial"/>
          <w:color w:val="000000"/>
          <w:sz w:val="22"/>
          <w:szCs w:val="22"/>
          <w:lang w:val="es-ES_tradnl"/>
        </w:rPr>
        <w:t>.</w:t>
      </w:r>
    </w:p>
    <w:p w14:paraId="4CA502EC" w14:textId="46B00BE0" w:rsidR="004F533A" w:rsidRPr="00774E7C" w:rsidRDefault="009315DC" w:rsidP="00ED6112">
      <w:pPr>
        <w:pStyle w:val="BlockText"/>
        <w:numPr>
          <w:ilvl w:val="0"/>
          <w:numId w:val="32"/>
        </w:numPr>
        <w:tabs>
          <w:tab w:val="left" w:pos="1080"/>
        </w:tabs>
        <w:spacing w:after="120"/>
        <w:ind w:right="43" w:hanging="592"/>
        <w:rPr>
          <w:rFonts w:ascii="Arial" w:hAnsi="Arial" w:cs="Arial"/>
          <w:bCs/>
          <w:sz w:val="22"/>
          <w:szCs w:val="22"/>
          <w:lang w:val="es-ES_tradnl"/>
        </w:rPr>
      </w:pPr>
      <w:r w:rsidRPr="00D5457C">
        <w:rPr>
          <w:rFonts w:ascii="Arial" w:eastAsia="Arial" w:hAnsi="Arial" w:cs="Arial"/>
          <w:bCs/>
          <w:color w:val="000000"/>
          <w:sz w:val="22"/>
          <w:szCs w:val="22"/>
          <w:lang w:val="es-ES_tradnl"/>
        </w:rPr>
        <w:t>Rumah Sakit</w:t>
      </w:r>
      <w:r w:rsidRPr="00606DA0">
        <w:rPr>
          <w:rFonts w:ascii="Arial" w:eastAsia="Arial" w:hAnsi="Arial" w:cs="Arial"/>
          <w:bCs/>
          <w:color w:val="000000"/>
          <w:sz w:val="22"/>
          <w:szCs w:val="22"/>
          <w:lang w:val="es-ES_tradnl"/>
        </w:rPr>
        <w:t xml:space="preserve"> wajib</w:t>
      </w:r>
      <w:r w:rsidRPr="00774E7C">
        <w:rPr>
          <w:rFonts w:ascii="Arial" w:eastAsia="Arial" w:hAnsi="Arial" w:cs="Arial"/>
          <w:bCs/>
          <w:color w:val="000000"/>
          <w:sz w:val="22"/>
          <w:szCs w:val="22"/>
          <w:lang w:val="es-ES_tradnl"/>
        </w:rPr>
        <w:t xml:space="preserve"> membebankan biaya-biaya Pelayanan Medis kepada Peserta </w:t>
      </w:r>
      <w:r w:rsidRPr="00E472BE">
        <w:rPr>
          <w:rFonts w:ascii="Arial" w:eastAsia="Arial" w:hAnsi="Arial" w:cs="Arial"/>
          <w:bCs/>
          <w:color w:val="000000"/>
          <w:sz w:val="22"/>
          <w:szCs w:val="22"/>
          <w:lang w:val="es-ES_tradnl"/>
        </w:rPr>
        <w:t xml:space="preserve">berdasarkan daftar Tarif </w:t>
      </w:r>
      <w:r w:rsidRPr="00E472BE">
        <w:rPr>
          <w:rFonts w:ascii="Arial" w:eastAsia="Arial" w:hAnsi="Arial" w:cs="Arial"/>
          <w:bCs/>
          <w:color w:val="000000"/>
          <w:sz w:val="22"/>
          <w:szCs w:val="22"/>
          <w:lang w:val="es-ES_tradnl"/>
          <w:rPrChange w:id="505" w:author="User" w:date="2026-05-08T10:43:00Z" w16du:dateUtc="2026-05-08T03:43:00Z">
            <w:rPr>
              <w:rFonts w:ascii="Arial" w:eastAsia="Arial" w:hAnsi="Arial" w:cs="Arial"/>
              <w:bCs/>
              <w:color w:val="000000"/>
              <w:szCs w:val="22"/>
              <w:lang w:val="es-ES_tradnl"/>
            </w:rPr>
          </w:rPrChange>
        </w:rPr>
        <w:t>Rumah Sakit</w:t>
      </w:r>
      <w:r w:rsidRPr="00E472BE">
        <w:rPr>
          <w:rFonts w:ascii="Arial" w:eastAsia="Arial" w:hAnsi="Arial" w:cs="Arial"/>
          <w:bCs/>
          <w:color w:val="000000"/>
          <w:sz w:val="22"/>
          <w:szCs w:val="22"/>
          <w:lang w:val="es-ES_tradnl"/>
        </w:rPr>
        <w:t xml:space="preserve"> yang telah disepakati</w:t>
      </w:r>
      <w:r w:rsidRPr="00774E7C">
        <w:rPr>
          <w:rFonts w:ascii="Arial" w:eastAsia="Arial" w:hAnsi="Arial" w:cs="Arial"/>
          <w:bCs/>
          <w:color w:val="000000"/>
          <w:sz w:val="22"/>
          <w:szCs w:val="22"/>
          <w:lang w:val="es-ES_tradnl"/>
        </w:rPr>
        <w:t xml:space="preserve"> Para Pihak dan bersedia </w:t>
      </w:r>
      <w:r w:rsidRPr="00774E7C">
        <w:rPr>
          <w:rFonts w:ascii="Arial" w:eastAsia="Arial" w:hAnsi="Arial" w:cs="Arial"/>
          <w:bCs/>
          <w:color w:val="000000"/>
          <w:sz w:val="22"/>
          <w:szCs w:val="22"/>
          <w:lang w:val="es-ES_tradnl"/>
        </w:rPr>
        <w:lastRenderedPageBreak/>
        <w:t xml:space="preserve">memberikan diskon kepada </w:t>
      </w:r>
      <w:r w:rsidR="00DC2AD6">
        <w:rPr>
          <w:rFonts w:ascii="Arial" w:eastAsia="Arial" w:hAnsi="Arial" w:cs="Arial"/>
          <w:bCs/>
          <w:color w:val="000000"/>
          <w:sz w:val="22"/>
          <w:szCs w:val="22"/>
          <w:lang w:val="es-ES_tradnl"/>
        </w:rPr>
        <w:t>LGI</w:t>
      </w:r>
      <w:r w:rsidRPr="00774E7C">
        <w:rPr>
          <w:rFonts w:ascii="Arial" w:eastAsia="Arial" w:hAnsi="Arial" w:cs="Arial"/>
          <w:bCs/>
          <w:color w:val="000000"/>
          <w:sz w:val="22"/>
          <w:szCs w:val="22"/>
          <w:lang w:val="es-ES_tradnl"/>
        </w:rPr>
        <w:t xml:space="preserve"> sebesar </w:t>
      </w:r>
      <w:commentRangeStart w:id="506"/>
      <w:commentRangeStart w:id="507"/>
      <w:ins w:id="508" w:author="Andiyan rizaldi" w:date="2025-10-28T12:37:00Z">
        <w:r w:rsidR="00CF1A3C" w:rsidRPr="00FB570D">
          <w:rPr>
            <w:rFonts w:ascii="Arial" w:eastAsia="Arial" w:hAnsi="Arial" w:cs="Arial"/>
            <w:bCs/>
            <w:color w:val="000000"/>
            <w:sz w:val="22"/>
            <w:szCs w:val="22"/>
            <w:highlight w:val="yellow"/>
            <w:lang w:val="es-ES_tradnl"/>
          </w:rPr>
          <w:t>3</w:t>
        </w:r>
      </w:ins>
      <w:commentRangeEnd w:id="506"/>
      <w:ins w:id="509" w:author="Andiyan rizaldi" w:date="2025-11-06T10:43:00Z">
        <w:r w:rsidR="00C86E31" w:rsidRPr="00FB570D">
          <w:rPr>
            <w:rStyle w:val="CommentReference"/>
            <w:rFonts w:ascii="Arial" w:eastAsia="Arial" w:hAnsi="Arial" w:cs="Arial"/>
            <w:bCs/>
            <w:color w:val="000000"/>
            <w:sz w:val="22"/>
            <w:szCs w:val="22"/>
            <w:highlight w:val="yellow"/>
            <w:lang w:val="es-ES_tradnl"/>
          </w:rPr>
          <w:commentReference w:id="506"/>
        </w:r>
      </w:ins>
      <w:commentRangeEnd w:id="507"/>
      <w:r w:rsidR="00815767" w:rsidRPr="00FB570D">
        <w:rPr>
          <w:rStyle w:val="CommentReference"/>
          <w:rFonts w:ascii="Arial" w:eastAsia="Arial" w:hAnsi="Arial" w:cs="Arial"/>
          <w:bCs/>
          <w:color w:val="000000"/>
          <w:sz w:val="22"/>
          <w:szCs w:val="22"/>
          <w:highlight w:val="yellow"/>
          <w:lang w:val="es-ES_tradnl"/>
        </w:rPr>
        <w:commentReference w:id="507"/>
      </w:r>
      <w:ins w:id="510" w:author="User" w:date="2025-10-23T15:43:00Z">
        <w:del w:id="511" w:author="Andiyan rizaldi" w:date="2025-10-28T12:31:00Z">
          <w:r w:rsidR="00171D7D" w:rsidRPr="00FB570D" w:rsidDel="00CF1A3C">
            <w:rPr>
              <w:rFonts w:ascii="Arial" w:eastAsia="Arial" w:hAnsi="Arial" w:cs="Arial"/>
              <w:bCs/>
              <w:color w:val="000000"/>
              <w:sz w:val="22"/>
              <w:szCs w:val="22"/>
              <w:highlight w:val="yellow"/>
              <w:lang w:val="es-ES_tradnl"/>
            </w:rPr>
            <w:delText xml:space="preserve">5 </w:delText>
          </w:r>
        </w:del>
      </w:ins>
      <w:commentRangeStart w:id="512"/>
      <w:ins w:id="513" w:author="Yosua Pratama Salikin" w:date="2025-03-05T14:59:00Z">
        <w:del w:id="514" w:author="User" w:date="2025-10-23T15:42:00Z">
          <w:r w:rsidR="00CC30EE" w:rsidRPr="00FB570D" w:rsidDel="00171D7D">
            <w:rPr>
              <w:rFonts w:ascii="Arial" w:eastAsia="Arial" w:hAnsi="Arial" w:cs="Arial"/>
              <w:bCs/>
              <w:color w:val="000000"/>
              <w:sz w:val="22"/>
              <w:szCs w:val="22"/>
              <w:highlight w:val="yellow"/>
              <w:lang w:val="es-ES_tradnl"/>
            </w:rPr>
            <w:delText>10</w:delText>
          </w:r>
        </w:del>
      </w:ins>
      <w:del w:id="515" w:author="Yosua Pratama Salikin" w:date="2025-03-05T14:59:00Z">
        <w:r w:rsidR="00B95FD9" w:rsidRPr="00FB570D" w:rsidDel="00CC30EE">
          <w:rPr>
            <w:rFonts w:ascii="Arial" w:eastAsia="Arial" w:hAnsi="Arial" w:cs="Arial"/>
            <w:bCs/>
            <w:color w:val="000000"/>
            <w:sz w:val="22"/>
            <w:szCs w:val="22"/>
            <w:highlight w:val="yellow"/>
            <w:lang w:val="es-ES_tradnl"/>
          </w:rPr>
          <w:delText>..</w:delText>
        </w:r>
      </w:del>
      <w:r w:rsidRPr="00FB570D">
        <w:rPr>
          <w:rFonts w:ascii="Arial" w:eastAsia="Arial" w:hAnsi="Arial" w:cs="Arial"/>
          <w:bCs/>
          <w:color w:val="000000"/>
          <w:sz w:val="22"/>
          <w:szCs w:val="22"/>
          <w:highlight w:val="yellow"/>
          <w:lang w:val="es-ES_tradnl"/>
          <w:rPrChange w:id="516" w:author="User" w:date="2026-05-09T11:15:00Z" w16du:dateUtc="2026-05-09T04:15:00Z">
            <w:rPr>
              <w:rFonts w:ascii="Arial" w:eastAsia="Arial" w:hAnsi="Arial" w:cs="Arial"/>
              <w:bCs/>
              <w:color w:val="000000"/>
              <w:sz w:val="22"/>
              <w:szCs w:val="22"/>
              <w:lang w:val="es-ES_tradnl"/>
            </w:rPr>
          </w:rPrChange>
        </w:rPr>
        <w:t>%</w:t>
      </w:r>
      <w:ins w:id="517" w:author="Joanna Grace" w:date="2025-10-20T09:34:00Z">
        <w:r w:rsidR="00C8742C" w:rsidRPr="00FB570D">
          <w:rPr>
            <w:rFonts w:ascii="Arial" w:eastAsia="Arial" w:hAnsi="Arial" w:cs="Arial"/>
            <w:bCs/>
            <w:color w:val="000000"/>
            <w:sz w:val="22"/>
            <w:szCs w:val="22"/>
            <w:highlight w:val="yellow"/>
            <w:lang w:val="es-ES_tradnl"/>
          </w:rPr>
          <w:t xml:space="preserve"> </w:t>
        </w:r>
      </w:ins>
      <w:del w:id="518" w:author="Yosua Pratama Salikin" w:date="2025-03-05T14:59:00Z">
        <w:r w:rsidRPr="00FB570D" w:rsidDel="00CC30EE">
          <w:rPr>
            <w:rFonts w:ascii="Arial" w:eastAsia="Arial" w:hAnsi="Arial" w:cs="Arial"/>
            <w:bCs/>
            <w:color w:val="000000"/>
            <w:sz w:val="22"/>
            <w:szCs w:val="22"/>
            <w:highlight w:val="yellow"/>
            <w:lang w:val="es-ES_tradnl"/>
            <w:rPrChange w:id="519" w:author="User" w:date="2026-05-09T11:15:00Z" w16du:dateUtc="2026-05-09T04:15:00Z">
              <w:rPr>
                <w:rFonts w:ascii="Arial" w:eastAsia="Arial" w:hAnsi="Arial" w:cs="Arial"/>
                <w:bCs/>
                <w:color w:val="000000"/>
                <w:sz w:val="22"/>
                <w:szCs w:val="22"/>
                <w:lang w:val="es-ES_tradnl"/>
              </w:rPr>
            </w:rPrChange>
          </w:rPr>
          <w:delText xml:space="preserve"> </w:delText>
        </w:r>
      </w:del>
      <w:ins w:id="520" w:author="Yosua Pratama Salikin" w:date="2025-03-05T14:59:00Z">
        <w:r w:rsidR="00CC30EE" w:rsidRPr="00FB570D">
          <w:rPr>
            <w:rFonts w:ascii="Arial" w:eastAsia="Arial" w:hAnsi="Arial" w:cs="Arial"/>
            <w:bCs/>
            <w:color w:val="000000"/>
            <w:sz w:val="22"/>
            <w:szCs w:val="22"/>
            <w:highlight w:val="yellow"/>
            <w:lang w:val="es-ES_tradnl"/>
            <w:rPrChange w:id="521" w:author="User" w:date="2026-05-09T11:15:00Z" w16du:dateUtc="2026-05-09T04:15:00Z">
              <w:rPr>
                <w:rFonts w:ascii="Arial" w:eastAsia="Arial" w:hAnsi="Arial" w:cs="Arial"/>
                <w:bCs/>
                <w:color w:val="000000"/>
                <w:sz w:val="22"/>
                <w:szCs w:val="22"/>
                <w:lang w:val="es-ES_tradnl"/>
              </w:rPr>
            </w:rPrChange>
          </w:rPr>
          <w:t>(</w:t>
        </w:r>
      </w:ins>
      <w:ins w:id="522" w:author="Andiyan rizaldi" w:date="2025-10-28T12:37:00Z">
        <w:r w:rsidR="00CF1A3C" w:rsidRPr="00FB570D">
          <w:rPr>
            <w:rFonts w:ascii="Arial" w:eastAsia="Arial" w:hAnsi="Arial" w:cs="Arial"/>
            <w:bCs/>
            <w:color w:val="000000"/>
            <w:sz w:val="22"/>
            <w:szCs w:val="22"/>
            <w:highlight w:val="yellow"/>
            <w:lang w:val="es-ES_tradnl"/>
          </w:rPr>
          <w:t xml:space="preserve">Tiga </w:t>
        </w:r>
      </w:ins>
      <w:ins w:id="523" w:author="User" w:date="2025-10-23T15:43:00Z">
        <w:del w:id="524" w:author="Andiyan rizaldi" w:date="2025-10-28T12:31:00Z">
          <w:r w:rsidR="00171D7D" w:rsidRPr="00FB570D" w:rsidDel="00CF1A3C">
            <w:rPr>
              <w:rFonts w:ascii="Arial" w:eastAsia="Arial" w:hAnsi="Arial" w:cs="Arial"/>
              <w:bCs/>
              <w:color w:val="000000"/>
              <w:sz w:val="22"/>
              <w:szCs w:val="22"/>
              <w:highlight w:val="yellow"/>
              <w:lang w:val="es-ES_tradnl"/>
            </w:rPr>
            <w:delText>Tiga</w:delText>
          </w:r>
        </w:del>
      </w:ins>
      <w:ins w:id="525" w:author="Yosua Pratama Salikin" w:date="2025-03-05T14:59:00Z">
        <w:del w:id="526" w:author="User" w:date="2025-10-23T15:43:00Z">
          <w:r w:rsidR="00CC30EE" w:rsidRPr="00FB570D" w:rsidDel="00171D7D">
            <w:rPr>
              <w:rFonts w:ascii="Arial" w:eastAsia="Arial" w:hAnsi="Arial" w:cs="Arial"/>
              <w:bCs/>
              <w:color w:val="000000"/>
              <w:sz w:val="22"/>
              <w:szCs w:val="22"/>
              <w:highlight w:val="yellow"/>
              <w:lang w:val="es-ES_tradnl"/>
              <w:rPrChange w:id="527" w:author="User" w:date="2026-05-09T11:15:00Z" w16du:dateUtc="2026-05-09T04:15:00Z">
                <w:rPr>
                  <w:rFonts w:ascii="Arial" w:eastAsia="Arial" w:hAnsi="Arial" w:cs="Arial"/>
                  <w:bCs/>
                  <w:color w:val="000000"/>
                  <w:sz w:val="22"/>
                  <w:szCs w:val="22"/>
                  <w:lang w:val="es-ES_tradnl"/>
                </w:rPr>
              </w:rPrChange>
            </w:rPr>
            <w:delText>Sepuluh</w:delText>
          </w:r>
        </w:del>
        <w:del w:id="528" w:author="Andiyan rizaldi" w:date="2025-10-28T12:37:00Z">
          <w:r w:rsidR="00CC30EE" w:rsidRPr="00FB570D" w:rsidDel="00CF1A3C">
            <w:rPr>
              <w:rFonts w:ascii="Arial" w:eastAsia="Arial" w:hAnsi="Arial" w:cs="Arial"/>
              <w:bCs/>
              <w:color w:val="000000"/>
              <w:sz w:val="22"/>
              <w:szCs w:val="22"/>
              <w:highlight w:val="yellow"/>
              <w:lang w:val="es-ES_tradnl"/>
              <w:rPrChange w:id="529" w:author="User" w:date="2026-05-09T11:15:00Z" w16du:dateUtc="2026-05-09T04:15:00Z">
                <w:rPr>
                  <w:rFonts w:ascii="Arial" w:eastAsia="Arial" w:hAnsi="Arial" w:cs="Arial"/>
                  <w:bCs/>
                  <w:color w:val="000000"/>
                  <w:sz w:val="22"/>
                  <w:szCs w:val="22"/>
                  <w:lang w:val="es-ES_tradnl"/>
                </w:rPr>
              </w:rPrChange>
            </w:rPr>
            <w:delText xml:space="preserve"> </w:delText>
          </w:r>
        </w:del>
      </w:ins>
      <w:ins w:id="530" w:author="Yosua Pratama Salikin" w:date="2025-03-05T15:00:00Z">
        <w:r w:rsidR="00CC30EE" w:rsidRPr="00FB570D">
          <w:rPr>
            <w:rFonts w:ascii="Arial" w:eastAsia="Arial" w:hAnsi="Arial" w:cs="Arial"/>
            <w:bCs/>
            <w:color w:val="000000"/>
            <w:sz w:val="22"/>
            <w:szCs w:val="22"/>
            <w:highlight w:val="yellow"/>
            <w:lang w:val="es-ES_tradnl"/>
            <w:rPrChange w:id="531" w:author="User" w:date="2026-05-09T11:15:00Z" w16du:dateUtc="2026-05-09T04:15:00Z">
              <w:rPr>
                <w:rFonts w:ascii="Arial" w:eastAsia="Arial" w:hAnsi="Arial" w:cs="Arial"/>
                <w:bCs/>
                <w:color w:val="000000"/>
                <w:sz w:val="22"/>
                <w:szCs w:val="22"/>
                <w:lang w:val="es-ES_tradnl"/>
              </w:rPr>
            </w:rPrChange>
          </w:rPr>
          <w:t>persen</w:t>
        </w:r>
      </w:ins>
      <w:del w:id="532" w:author="Yosua Pratama Salikin" w:date="2025-03-05T14:59:00Z">
        <w:r w:rsidRPr="00FB570D" w:rsidDel="00CC30EE">
          <w:rPr>
            <w:rFonts w:ascii="Arial" w:eastAsia="Arial" w:hAnsi="Arial" w:cs="Arial"/>
            <w:bCs/>
            <w:color w:val="000000"/>
            <w:sz w:val="22"/>
            <w:szCs w:val="22"/>
            <w:highlight w:val="yellow"/>
            <w:lang w:val="es-ES_tradnl"/>
          </w:rPr>
          <w:delText>(</w:delText>
        </w:r>
        <w:r w:rsidR="00B95FD9" w:rsidRPr="00FB570D" w:rsidDel="00CC30EE">
          <w:rPr>
            <w:rFonts w:ascii="Arial" w:eastAsia="Arial" w:hAnsi="Arial" w:cs="Arial"/>
            <w:bCs/>
            <w:color w:val="000000"/>
            <w:sz w:val="22"/>
            <w:szCs w:val="22"/>
            <w:highlight w:val="yellow"/>
            <w:lang w:val="es-ES_tradnl"/>
          </w:rPr>
          <w:delText>…………….</w:delText>
        </w:r>
      </w:del>
      <w:r w:rsidRPr="00FB570D">
        <w:rPr>
          <w:rFonts w:ascii="Arial" w:eastAsia="Arial" w:hAnsi="Arial" w:cs="Arial"/>
          <w:bCs/>
          <w:color w:val="000000"/>
          <w:sz w:val="22"/>
          <w:szCs w:val="22"/>
          <w:highlight w:val="yellow"/>
          <w:lang w:val="es-ES_tradnl"/>
          <w:rPrChange w:id="533" w:author="User" w:date="2026-05-09T11:15:00Z" w16du:dateUtc="2026-05-09T04:15:00Z">
            <w:rPr>
              <w:rFonts w:ascii="Arial" w:eastAsia="Arial" w:hAnsi="Arial" w:cs="Arial"/>
              <w:bCs/>
              <w:color w:val="000000"/>
              <w:sz w:val="22"/>
              <w:szCs w:val="22"/>
              <w:lang w:val="es-ES_tradnl"/>
            </w:rPr>
          </w:rPrChange>
        </w:rPr>
        <w:t>)</w:t>
      </w:r>
      <w:r w:rsidRPr="00815767">
        <w:rPr>
          <w:rFonts w:ascii="Arial" w:eastAsia="Arial" w:hAnsi="Arial" w:cs="Arial"/>
          <w:bCs/>
          <w:color w:val="000000"/>
          <w:sz w:val="22"/>
          <w:szCs w:val="22"/>
          <w:lang w:val="es-ES_tradnl"/>
        </w:rPr>
        <w:t xml:space="preserve"> dari </w:t>
      </w:r>
      <w:r w:rsidR="006D0696" w:rsidRPr="00815767">
        <w:rPr>
          <w:rFonts w:ascii="Arial" w:eastAsia="Arial" w:hAnsi="Arial" w:cs="Arial"/>
          <w:bCs/>
          <w:color w:val="000000"/>
          <w:sz w:val="22"/>
          <w:szCs w:val="22"/>
          <w:lang w:val="es-ES_tradnl"/>
          <w:rPrChange w:id="534" w:author="Yosua Pratama Salikin" w:date="2026-04-22T11:12:00Z" w16du:dateUtc="2026-04-22T04:12:00Z">
            <w:rPr>
              <w:rFonts w:ascii="Arial" w:eastAsia="Arial" w:hAnsi="Arial" w:cs="Arial"/>
              <w:bCs/>
              <w:color w:val="000000"/>
              <w:sz w:val="22"/>
              <w:szCs w:val="22"/>
              <w:highlight w:val="yellow"/>
              <w:lang w:val="es-ES_tradnl"/>
            </w:rPr>
          </w:rPrChange>
        </w:rPr>
        <w:t xml:space="preserve">total </w:t>
      </w:r>
      <w:ins w:id="535" w:author="Yosua Pratama Salikin" w:date="2025-03-05T14:59:00Z">
        <w:r w:rsidR="00CC30EE" w:rsidRPr="00815767">
          <w:rPr>
            <w:rFonts w:ascii="Arial" w:eastAsia="Arial" w:hAnsi="Arial" w:cs="Arial"/>
            <w:bCs/>
            <w:color w:val="000000"/>
            <w:sz w:val="22"/>
            <w:szCs w:val="22"/>
            <w:lang w:val="es-ES_tradnl"/>
            <w:rPrChange w:id="536" w:author="Yosua Pratama Salikin" w:date="2026-04-22T11:12:00Z" w16du:dateUtc="2026-04-22T04:12:00Z">
              <w:rPr>
                <w:rFonts w:ascii="Arial" w:eastAsia="Arial" w:hAnsi="Arial" w:cs="Arial"/>
                <w:bCs/>
                <w:color w:val="000000"/>
                <w:sz w:val="22"/>
                <w:szCs w:val="22"/>
                <w:highlight w:val="yellow"/>
                <w:lang w:val="es-ES_tradnl"/>
              </w:rPr>
            </w:rPrChange>
          </w:rPr>
          <w:t>T</w:t>
        </w:r>
      </w:ins>
      <w:del w:id="537" w:author="Yosua Pratama Salikin" w:date="2025-03-05T14:59:00Z">
        <w:r w:rsidR="006D0696" w:rsidRPr="00815767" w:rsidDel="00CC30EE">
          <w:rPr>
            <w:rFonts w:ascii="Arial" w:eastAsia="Arial" w:hAnsi="Arial" w:cs="Arial"/>
            <w:bCs/>
            <w:color w:val="000000"/>
            <w:sz w:val="22"/>
            <w:szCs w:val="22"/>
            <w:lang w:val="es-ES_tradnl"/>
            <w:rPrChange w:id="538" w:author="Yosua Pratama Salikin" w:date="2026-04-22T11:12:00Z" w16du:dateUtc="2026-04-22T04:12:00Z">
              <w:rPr>
                <w:rFonts w:ascii="Arial" w:eastAsia="Arial" w:hAnsi="Arial" w:cs="Arial"/>
                <w:bCs/>
                <w:color w:val="000000"/>
                <w:sz w:val="22"/>
                <w:szCs w:val="22"/>
                <w:highlight w:val="yellow"/>
                <w:lang w:val="es-ES_tradnl"/>
              </w:rPr>
            </w:rPrChange>
          </w:rPr>
          <w:delText>t</w:delText>
        </w:r>
      </w:del>
      <w:r w:rsidR="006D0696" w:rsidRPr="00815767">
        <w:rPr>
          <w:rFonts w:ascii="Arial" w:eastAsia="Arial" w:hAnsi="Arial" w:cs="Arial"/>
          <w:bCs/>
          <w:color w:val="000000"/>
          <w:sz w:val="22"/>
          <w:szCs w:val="22"/>
          <w:lang w:val="es-ES_tradnl"/>
          <w:rPrChange w:id="539" w:author="Yosua Pratama Salikin" w:date="2026-04-22T11:12:00Z" w16du:dateUtc="2026-04-22T04:12:00Z">
            <w:rPr>
              <w:rFonts w:ascii="Arial" w:eastAsia="Arial" w:hAnsi="Arial" w:cs="Arial"/>
              <w:bCs/>
              <w:color w:val="000000"/>
              <w:sz w:val="22"/>
              <w:szCs w:val="22"/>
              <w:highlight w:val="yellow"/>
              <w:lang w:val="es-ES_tradnl"/>
            </w:rPr>
          </w:rPrChange>
        </w:rPr>
        <w:t xml:space="preserve">agihan </w:t>
      </w:r>
      <w:r w:rsidR="006004CD" w:rsidRPr="00815767">
        <w:rPr>
          <w:rFonts w:ascii="Arial" w:eastAsia="Arial" w:hAnsi="Arial" w:cs="Arial"/>
          <w:bCs/>
          <w:color w:val="000000"/>
          <w:sz w:val="22"/>
          <w:szCs w:val="22"/>
          <w:lang w:val="es-ES_tradnl"/>
          <w:rPrChange w:id="540" w:author="Yosua Pratama Salikin" w:date="2026-04-22T11:12:00Z" w16du:dateUtc="2026-04-22T04:12:00Z">
            <w:rPr>
              <w:rFonts w:ascii="Arial" w:eastAsia="Arial" w:hAnsi="Arial" w:cs="Arial"/>
              <w:bCs/>
              <w:color w:val="000000"/>
              <w:sz w:val="22"/>
              <w:szCs w:val="22"/>
              <w:highlight w:val="yellow"/>
              <w:lang w:val="es-ES_tradnl"/>
            </w:rPr>
          </w:rPrChange>
        </w:rPr>
        <w:t>Rumah Sa</w:t>
      </w:r>
      <w:r w:rsidR="006D0696" w:rsidRPr="00815767">
        <w:rPr>
          <w:rFonts w:ascii="Arial" w:eastAsia="Arial" w:hAnsi="Arial" w:cs="Arial"/>
          <w:bCs/>
          <w:color w:val="000000"/>
          <w:sz w:val="22"/>
          <w:szCs w:val="22"/>
          <w:lang w:val="es-ES_tradnl"/>
          <w:rPrChange w:id="541" w:author="Yosua Pratama Salikin" w:date="2026-04-22T11:12:00Z" w16du:dateUtc="2026-04-22T04:12:00Z">
            <w:rPr>
              <w:rFonts w:ascii="Arial" w:eastAsia="Arial" w:hAnsi="Arial" w:cs="Arial"/>
              <w:bCs/>
              <w:color w:val="000000"/>
              <w:sz w:val="22"/>
              <w:szCs w:val="22"/>
              <w:highlight w:val="yellow"/>
              <w:lang w:val="es-ES_tradnl"/>
            </w:rPr>
          </w:rPrChange>
        </w:rPr>
        <w:t>k</w:t>
      </w:r>
      <w:r w:rsidR="006004CD" w:rsidRPr="00815767">
        <w:rPr>
          <w:rFonts w:ascii="Arial" w:eastAsia="Arial" w:hAnsi="Arial" w:cs="Arial"/>
          <w:bCs/>
          <w:color w:val="000000"/>
          <w:sz w:val="22"/>
          <w:szCs w:val="22"/>
          <w:lang w:val="es-ES_tradnl"/>
          <w:rPrChange w:id="542" w:author="Yosua Pratama Salikin" w:date="2026-04-22T11:12:00Z" w16du:dateUtc="2026-04-22T04:12:00Z">
            <w:rPr>
              <w:rFonts w:ascii="Arial" w:eastAsia="Arial" w:hAnsi="Arial" w:cs="Arial"/>
              <w:bCs/>
              <w:color w:val="000000"/>
              <w:sz w:val="22"/>
              <w:szCs w:val="22"/>
              <w:highlight w:val="yellow"/>
              <w:lang w:val="es-ES_tradnl"/>
            </w:rPr>
          </w:rPrChange>
        </w:rPr>
        <w:t>it</w:t>
      </w:r>
      <w:commentRangeEnd w:id="512"/>
      <w:r w:rsidR="00CC30EE" w:rsidRPr="00815767">
        <w:rPr>
          <w:rStyle w:val="CommentReference"/>
          <w:rFonts w:ascii="Arial" w:eastAsia="Arial" w:hAnsi="Arial" w:cs="Arial"/>
          <w:bCs/>
          <w:color w:val="000000"/>
          <w:sz w:val="22"/>
          <w:szCs w:val="22"/>
          <w:lang w:val="es-ES_tradnl"/>
        </w:rPr>
        <w:commentReference w:id="512"/>
      </w:r>
      <w:r w:rsidRPr="00815767">
        <w:rPr>
          <w:rFonts w:ascii="Arial" w:eastAsia="Arial" w:hAnsi="Arial" w:cs="Arial"/>
          <w:bCs/>
          <w:color w:val="000000"/>
          <w:sz w:val="22"/>
          <w:szCs w:val="22"/>
          <w:lang w:val="es-ES_tradnl"/>
        </w:rPr>
        <w:t xml:space="preserve"> yang akan dipotong langsung pada saat pelunasan tagihan oleh </w:t>
      </w:r>
      <w:r w:rsidR="00DC2AD6" w:rsidRPr="00815767">
        <w:rPr>
          <w:rFonts w:ascii="Arial" w:eastAsia="Arial" w:hAnsi="Arial" w:cs="Arial"/>
          <w:bCs/>
          <w:color w:val="000000"/>
          <w:sz w:val="22"/>
          <w:szCs w:val="22"/>
          <w:lang w:val="es-ES_tradnl"/>
        </w:rPr>
        <w:t>LGI</w:t>
      </w:r>
      <w:r w:rsidRPr="00815767">
        <w:rPr>
          <w:rFonts w:ascii="Arial" w:eastAsia="Arial" w:hAnsi="Arial" w:cs="Arial"/>
          <w:bCs/>
          <w:color w:val="000000"/>
          <w:sz w:val="22"/>
          <w:szCs w:val="22"/>
          <w:lang w:val="es-ES_tradnl"/>
        </w:rPr>
        <w:t>.</w:t>
      </w:r>
      <w:r w:rsidRPr="00774E7C">
        <w:rPr>
          <w:rFonts w:ascii="Arial" w:eastAsia="Arial" w:hAnsi="Arial" w:cs="Arial"/>
          <w:bCs/>
          <w:color w:val="000000"/>
          <w:sz w:val="22"/>
          <w:szCs w:val="22"/>
          <w:lang w:val="es-ES_tradnl"/>
        </w:rPr>
        <w:t xml:space="preserve"> </w:t>
      </w:r>
    </w:p>
    <w:p w14:paraId="6D6F0A78" w14:textId="78D77206" w:rsidR="009E29BE" w:rsidRPr="00774E7C" w:rsidRDefault="00CE60C2" w:rsidP="009E29BE">
      <w:pPr>
        <w:pStyle w:val="BlockText"/>
        <w:numPr>
          <w:ilvl w:val="0"/>
          <w:numId w:val="32"/>
        </w:numPr>
        <w:tabs>
          <w:tab w:val="left" w:pos="1080"/>
        </w:tabs>
        <w:spacing w:after="120"/>
        <w:ind w:right="43" w:hanging="630"/>
        <w:rPr>
          <w:rFonts w:ascii="Arial" w:hAnsi="Arial" w:cs="Arial"/>
          <w:bCs/>
          <w:color w:val="000000"/>
          <w:sz w:val="22"/>
          <w:szCs w:val="22"/>
          <w:lang w:val="es-ES_tradnl"/>
        </w:rPr>
      </w:pPr>
      <w:r w:rsidRPr="00774E7C">
        <w:rPr>
          <w:rFonts w:ascii="Arial" w:hAnsi="Arial" w:cs="Arial"/>
          <w:bCs/>
          <w:color w:val="000000"/>
          <w:sz w:val="22"/>
          <w:szCs w:val="22"/>
          <w:lang w:val="es-ES_tradnl"/>
        </w:rPr>
        <w:t xml:space="preserve">Rumah Sakit </w:t>
      </w:r>
      <w:r w:rsidR="0050504B" w:rsidRPr="00774E7C">
        <w:rPr>
          <w:rFonts w:ascii="Arial" w:hAnsi="Arial" w:cs="Arial"/>
          <w:bCs/>
          <w:color w:val="000000"/>
          <w:sz w:val="22"/>
          <w:szCs w:val="22"/>
          <w:lang w:val="es-ES_tradnl"/>
        </w:rPr>
        <w:t xml:space="preserve">wajib </w:t>
      </w:r>
      <w:r w:rsidRPr="00774E7C">
        <w:rPr>
          <w:rFonts w:ascii="Arial" w:hAnsi="Arial" w:cs="Arial"/>
          <w:bCs/>
          <w:color w:val="000000"/>
          <w:sz w:val="22"/>
          <w:szCs w:val="22"/>
          <w:lang w:val="es-ES_tradnl"/>
        </w:rPr>
        <w:t xml:space="preserve">memberitahukan kepada </w:t>
      </w:r>
      <w:r w:rsidR="00DC2AD6">
        <w:rPr>
          <w:rFonts w:ascii="Arial" w:hAnsi="Arial" w:cs="Arial"/>
          <w:bCs/>
          <w:color w:val="000000"/>
          <w:sz w:val="22"/>
          <w:szCs w:val="22"/>
          <w:lang w:val="es-ES_tradnl"/>
        </w:rPr>
        <w:t>LGI</w:t>
      </w:r>
      <w:r w:rsidRPr="00774E7C">
        <w:rPr>
          <w:rFonts w:ascii="Arial" w:hAnsi="Arial" w:cs="Arial"/>
          <w:bCs/>
          <w:color w:val="000000"/>
          <w:sz w:val="22"/>
          <w:szCs w:val="22"/>
          <w:lang w:val="es-ES_tradnl"/>
        </w:rPr>
        <w:t xml:space="preserve"> setiap perubahan Tarif yang berlaku untuk pengobatan medis, jasa medis Rawat Inap</w:t>
      </w:r>
      <w:r w:rsidR="008F1006" w:rsidRPr="00774E7C">
        <w:rPr>
          <w:rFonts w:ascii="Arial" w:hAnsi="Arial" w:cs="Arial"/>
          <w:bCs/>
          <w:color w:val="000000"/>
          <w:szCs w:val="22"/>
          <w:lang w:val="es-ES_tradnl"/>
        </w:rPr>
        <w:t xml:space="preserve">, </w:t>
      </w:r>
      <w:r w:rsidRPr="00774E7C">
        <w:rPr>
          <w:rFonts w:ascii="Arial" w:hAnsi="Arial" w:cs="Arial"/>
          <w:bCs/>
          <w:color w:val="000000"/>
          <w:sz w:val="22"/>
          <w:szCs w:val="22"/>
          <w:lang w:val="es-ES_tradnl"/>
        </w:rPr>
        <w:t>Rawat Jalan</w:t>
      </w:r>
      <w:r w:rsidR="008F1006" w:rsidRPr="00774E7C">
        <w:rPr>
          <w:rFonts w:ascii="Arial" w:hAnsi="Arial" w:cs="Arial"/>
          <w:bCs/>
          <w:color w:val="000000"/>
          <w:sz w:val="22"/>
          <w:szCs w:val="22"/>
          <w:lang w:val="es-ES_tradnl"/>
        </w:rPr>
        <w:t>, dan</w:t>
      </w:r>
      <w:r w:rsidR="00D6374C" w:rsidRPr="00774E7C">
        <w:rPr>
          <w:rFonts w:ascii="Arial" w:hAnsi="Arial" w:cs="Arial"/>
          <w:bCs/>
          <w:color w:val="000000"/>
          <w:sz w:val="22"/>
          <w:szCs w:val="22"/>
          <w:lang w:val="es-ES_tradnl"/>
        </w:rPr>
        <w:t>/atau</w:t>
      </w:r>
      <w:r w:rsidR="008F1006" w:rsidRPr="00774E7C">
        <w:rPr>
          <w:rFonts w:ascii="Arial" w:hAnsi="Arial" w:cs="Arial"/>
          <w:bCs/>
          <w:color w:val="000000"/>
          <w:sz w:val="22"/>
          <w:szCs w:val="22"/>
          <w:lang w:val="es-ES_tradnl"/>
        </w:rPr>
        <w:t xml:space="preserve"> Rawat Gigi</w:t>
      </w:r>
      <w:r w:rsidRPr="00774E7C">
        <w:rPr>
          <w:rFonts w:ascii="Arial" w:hAnsi="Arial" w:cs="Arial"/>
          <w:bCs/>
          <w:color w:val="000000"/>
          <w:sz w:val="22"/>
          <w:szCs w:val="22"/>
          <w:lang w:val="es-ES_tradnl"/>
        </w:rPr>
        <w:t xml:space="preserve"> dalam waktu 30 (tiga puluh) hari </w:t>
      </w:r>
      <w:r w:rsidR="00B92839" w:rsidRPr="00774E7C">
        <w:rPr>
          <w:rFonts w:ascii="Arial" w:hAnsi="Arial" w:cs="Arial"/>
          <w:bCs/>
          <w:color w:val="000000"/>
          <w:sz w:val="22"/>
          <w:szCs w:val="22"/>
          <w:lang w:val="es-ES_tradnl"/>
        </w:rPr>
        <w:t xml:space="preserve">kalender </w:t>
      </w:r>
      <w:r w:rsidRPr="00774E7C">
        <w:rPr>
          <w:rFonts w:ascii="Arial" w:hAnsi="Arial" w:cs="Arial"/>
          <w:bCs/>
          <w:color w:val="000000"/>
          <w:sz w:val="22"/>
          <w:szCs w:val="22"/>
          <w:lang w:val="es-ES_tradnl"/>
        </w:rPr>
        <w:t xml:space="preserve">sebelum Tarif baru diberlakukan. Jika tidak ada pemberitahuan terlebih dahulu dari Rumah Sakit, maka </w:t>
      </w:r>
      <w:r w:rsidR="00DC2AD6">
        <w:rPr>
          <w:rFonts w:ascii="Arial" w:hAnsi="Arial" w:cs="Arial"/>
          <w:bCs/>
          <w:color w:val="000000"/>
          <w:sz w:val="22"/>
          <w:szCs w:val="22"/>
          <w:lang w:val="es-ES_tradnl"/>
        </w:rPr>
        <w:t>LGI</w:t>
      </w:r>
      <w:r w:rsidRPr="00774E7C">
        <w:rPr>
          <w:rFonts w:ascii="Arial" w:hAnsi="Arial" w:cs="Arial"/>
          <w:bCs/>
          <w:color w:val="000000"/>
          <w:sz w:val="22"/>
          <w:szCs w:val="22"/>
          <w:lang w:val="es-ES_tradnl"/>
        </w:rPr>
        <w:t xml:space="preserve"> hanya akan berpedoman pada Tarif terakhir yang diterima.</w:t>
      </w:r>
    </w:p>
    <w:p w14:paraId="2AD2265D" w14:textId="57F190D5" w:rsidR="00CE60C2" w:rsidRPr="00774E7C" w:rsidRDefault="00FB417C" w:rsidP="009E29BE">
      <w:pPr>
        <w:pStyle w:val="BlockText"/>
        <w:numPr>
          <w:ilvl w:val="0"/>
          <w:numId w:val="32"/>
        </w:numPr>
        <w:tabs>
          <w:tab w:val="left" w:pos="1080"/>
        </w:tabs>
        <w:spacing w:after="120"/>
        <w:ind w:right="43" w:hanging="630"/>
        <w:rPr>
          <w:rFonts w:ascii="Arial" w:hAnsi="Arial" w:cs="Arial"/>
          <w:bCs/>
          <w:color w:val="000000"/>
          <w:sz w:val="22"/>
          <w:szCs w:val="22"/>
          <w:lang w:val="es-ES_tradnl"/>
        </w:rPr>
      </w:pPr>
      <w:r w:rsidRPr="003E7790">
        <w:rPr>
          <w:rFonts w:ascii="Arial" w:hAnsi="Arial" w:cs="Arial"/>
          <w:color w:val="000000"/>
          <w:sz w:val="22"/>
          <w:szCs w:val="22"/>
          <w:lang w:val="es-ES_tradnl"/>
        </w:rPr>
        <w:t>Rumah Sakit wajib</w:t>
      </w:r>
      <w:r w:rsidR="00CE60C2" w:rsidRPr="003E7790">
        <w:rPr>
          <w:rFonts w:ascii="Arial" w:hAnsi="Arial" w:cs="Arial"/>
          <w:color w:val="000000"/>
          <w:sz w:val="22"/>
          <w:szCs w:val="22"/>
          <w:lang w:val="es-ES_tradnl"/>
        </w:rPr>
        <w:t xml:space="preserve"> mengambil semua tindakan yang sepantasnya guna mencegah penyalahgunaan batas kredit dan/atau Fasilitas Kredit, </w:t>
      </w:r>
      <w:r w:rsidR="00F6549F" w:rsidRPr="003E7790">
        <w:rPr>
          <w:rFonts w:ascii="Arial" w:hAnsi="Arial" w:cs="Arial"/>
          <w:color w:val="000000"/>
          <w:sz w:val="22"/>
          <w:szCs w:val="22"/>
          <w:lang w:val="es-ES_tradnl"/>
        </w:rPr>
        <w:t xml:space="preserve">termasuk </w:t>
      </w:r>
      <w:r w:rsidR="005D469E" w:rsidRPr="003E7790">
        <w:rPr>
          <w:rFonts w:ascii="Arial" w:hAnsi="Arial" w:cs="Arial"/>
          <w:color w:val="000000"/>
          <w:sz w:val="22"/>
          <w:szCs w:val="22"/>
          <w:lang w:val="es-ES_tradnl"/>
        </w:rPr>
        <w:t>tetapi tidak terbatas pada</w:t>
      </w:r>
      <w:r w:rsidR="00CE60C2" w:rsidRPr="003E7790">
        <w:rPr>
          <w:rFonts w:ascii="Arial" w:hAnsi="Arial" w:cs="Arial"/>
          <w:color w:val="000000"/>
          <w:sz w:val="22"/>
          <w:szCs w:val="22"/>
          <w:lang w:val="es-ES_tradnl"/>
        </w:rPr>
        <w:t>:</w:t>
      </w:r>
    </w:p>
    <w:p w14:paraId="6270BB26" w14:textId="5D29D893" w:rsidR="00E27D30" w:rsidRPr="003E7790" w:rsidRDefault="00CE60C2" w:rsidP="00E27D30">
      <w:pPr>
        <w:numPr>
          <w:ilvl w:val="2"/>
          <w:numId w:val="15"/>
        </w:numPr>
        <w:ind w:left="1440" w:right="36" w:hanging="450"/>
        <w:jc w:val="both"/>
        <w:rPr>
          <w:rFonts w:ascii="Arial" w:hAnsi="Arial" w:cs="Arial"/>
          <w:b w:val="0"/>
          <w:color w:val="000000"/>
          <w:szCs w:val="22"/>
          <w:lang w:val="es-ES_tradnl"/>
        </w:rPr>
      </w:pPr>
      <w:r w:rsidRPr="003E7790">
        <w:rPr>
          <w:rFonts w:ascii="Arial" w:hAnsi="Arial" w:cs="Arial"/>
          <w:b w:val="0"/>
          <w:color w:val="000000"/>
          <w:szCs w:val="22"/>
          <w:lang w:val="es-ES_tradnl"/>
        </w:rPr>
        <w:t xml:space="preserve">Permintaan Peserta untuk mengubah data dalam bentuk apapun </w:t>
      </w:r>
      <w:r w:rsidR="009E29BE" w:rsidRPr="003E7790">
        <w:rPr>
          <w:rFonts w:ascii="Arial" w:hAnsi="Arial" w:cs="Arial"/>
          <w:b w:val="0"/>
          <w:color w:val="000000"/>
          <w:szCs w:val="22"/>
          <w:lang w:val="es-ES_tradnl"/>
        </w:rPr>
        <w:t>yang meliputi</w:t>
      </w:r>
      <w:r w:rsidRPr="003E7790">
        <w:rPr>
          <w:rFonts w:ascii="Arial" w:hAnsi="Arial" w:cs="Arial"/>
          <w:b w:val="0"/>
          <w:color w:val="000000"/>
          <w:szCs w:val="22"/>
          <w:lang w:val="es-ES_tradnl"/>
        </w:rPr>
        <w:t xml:space="preserve"> nama Peserta, tanggal perawatan; diagnos</w:t>
      </w:r>
      <w:r w:rsidR="00104E6A" w:rsidRPr="003E7790">
        <w:rPr>
          <w:rFonts w:ascii="Arial" w:hAnsi="Arial" w:cs="Arial"/>
          <w:b w:val="0"/>
          <w:color w:val="000000"/>
          <w:szCs w:val="22"/>
          <w:lang w:val="es-ES_tradnl"/>
        </w:rPr>
        <w:t>is</w:t>
      </w:r>
      <w:r w:rsidRPr="003E7790">
        <w:rPr>
          <w:rFonts w:ascii="Arial" w:hAnsi="Arial" w:cs="Arial"/>
          <w:b w:val="0"/>
          <w:color w:val="000000"/>
          <w:szCs w:val="22"/>
          <w:lang w:val="es-ES_tradnl"/>
        </w:rPr>
        <w:t xml:space="preserve"> penyakit; menaik</w:t>
      </w:r>
      <w:r w:rsidR="004F0035" w:rsidRPr="003E7790">
        <w:rPr>
          <w:rFonts w:ascii="Arial" w:hAnsi="Arial" w:cs="Arial"/>
          <w:b w:val="0"/>
          <w:color w:val="000000"/>
          <w:szCs w:val="22"/>
          <w:lang w:val="es-ES_tradnl"/>
        </w:rPr>
        <w:t>k</w:t>
      </w:r>
      <w:r w:rsidRPr="003E7790">
        <w:rPr>
          <w:rFonts w:ascii="Arial" w:hAnsi="Arial" w:cs="Arial"/>
          <w:b w:val="0"/>
          <w:color w:val="000000"/>
          <w:szCs w:val="22"/>
          <w:lang w:val="es-ES_tradnl"/>
        </w:rPr>
        <w:t xml:space="preserve">an biaya-biaya layanan kesehatan yang melebihi </w:t>
      </w:r>
      <w:r w:rsidR="00486C63" w:rsidRPr="003E7790">
        <w:rPr>
          <w:rFonts w:ascii="Arial" w:hAnsi="Arial" w:cs="Arial"/>
          <w:b w:val="0"/>
          <w:color w:val="000000"/>
          <w:szCs w:val="22"/>
          <w:lang w:val="es-ES_tradnl"/>
        </w:rPr>
        <w:t>T</w:t>
      </w:r>
      <w:r w:rsidRPr="003E7790">
        <w:rPr>
          <w:rFonts w:ascii="Arial" w:hAnsi="Arial" w:cs="Arial"/>
          <w:b w:val="0"/>
          <w:color w:val="000000"/>
          <w:szCs w:val="22"/>
          <w:lang w:val="es-ES_tradnl"/>
        </w:rPr>
        <w:t>arif seharusnya.</w:t>
      </w:r>
    </w:p>
    <w:p w14:paraId="6F852B4E" w14:textId="6739886B" w:rsidR="00E27D30" w:rsidRPr="003E7790" w:rsidRDefault="00CE60C2" w:rsidP="00ED6112">
      <w:pPr>
        <w:numPr>
          <w:ilvl w:val="2"/>
          <w:numId w:val="15"/>
        </w:numPr>
        <w:ind w:left="1440" w:right="36" w:hanging="450"/>
        <w:jc w:val="both"/>
        <w:rPr>
          <w:rFonts w:ascii="Arial" w:hAnsi="Arial" w:cs="Arial"/>
          <w:b w:val="0"/>
          <w:color w:val="000000"/>
          <w:szCs w:val="22"/>
          <w:lang w:val="es-ES_tradnl"/>
        </w:rPr>
      </w:pPr>
      <w:r w:rsidRPr="003E7790">
        <w:rPr>
          <w:rFonts w:ascii="Arial" w:hAnsi="Arial" w:cs="Arial"/>
          <w:b w:val="0"/>
          <w:color w:val="000000"/>
          <w:szCs w:val="22"/>
          <w:lang w:val="es-ES_tradnl"/>
        </w:rPr>
        <w:t xml:space="preserve">Permintaan atas Pelayanan Medis seperti pemeriksaan laboratorium atau penunjang </w:t>
      </w:r>
      <w:r w:rsidR="00104E6A" w:rsidRPr="003E7790">
        <w:rPr>
          <w:rFonts w:ascii="Arial" w:hAnsi="Arial" w:cs="Arial"/>
          <w:b w:val="0"/>
          <w:color w:val="000000"/>
          <w:szCs w:val="22"/>
          <w:lang w:val="es-ES_tradnl"/>
        </w:rPr>
        <w:t xml:space="preserve">diagnosis </w:t>
      </w:r>
      <w:r w:rsidRPr="003E7790">
        <w:rPr>
          <w:rFonts w:ascii="Arial" w:hAnsi="Arial" w:cs="Arial"/>
          <w:b w:val="0"/>
          <w:color w:val="000000"/>
          <w:szCs w:val="22"/>
          <w:lang w:val="es-ES_tradnl"/>
        </w:rPr>
        <w:t>lainnya yang tidak diperlukan secara medis, hal ini tidak berlaku untuk pemeriksaan kesehatan bagi orang sehat (</w:t>
      </w:r>
      <w:r w:rsidRPr="003E7790">
        <w:rPr>
          <w:rFonts w:ascii="Arial" w:hAnsi="Arial" w:cs="Arial"/>
          <w:b w:val="0"/>
          <w:i/>
          <w:color w:val="000000"/>
          <w:szCs w:val="22"/>
          <w:lang w:val="es-ES_tradnl"/>
        </w:rPr>
        <w:t>medical check up</w:t>
      </w:r>
      <w:r w:rsidRPr="003E7790">
        <w:rPr>
          <w:rFonts w:ascii="Arial" w:hAnsi="Arial" w:cs="Arial"/>
          <w:b w:val="0"/>
          <w:color w:val="000000"/>
          <w:szCs w:val="22"/>
          <w:lang w:val="es-ES_tradnl"/>
        </w:rPr>
        <w:t>), kecuali ditentukan lain dalam Kartu Peserta atau Surat Jaminan.</w:t>
      </w:r>
    </w:p>
    <w:p w14:paraId="4E0B8FD3" w14:textId="25336131" w:rsidR="00E27D30" w:rsidRPr="003E7790" w:rsidRDefault="00CE60C2" w:rsidP="00ED6112">
      <w:pPr>
        <w:numPr>
          <w:ilvl w:val="2"/>
          <w:numId w:val="15"/>
        </w:numPr>
        <w:ind w:left="1440" w:right="36" w:hanging="450"/>
        <w:jc w:val="both"/>
        <w:rPr>
          <w:rFonts w:ascii="Arial" w:hAnsi="Arial" w:cs="Arial"/>
          <w:b w:val="0"/>
          <w:color w:val="000000"/>
          <w:szCs w:val="22"/>
          <w:lang w:val="es-ES_tradnl"/>
        </w:rPr>
      </w:pPr>
      <w:r w:rsidRPr="003E7790">
        <w:rPr>
          <w:rFonts w:ascii="Arial" w:hAnsi="Arial" w:cs="Arial"/>
          <w:b w:val="0"/>
          <w:color w:val="000000"/>
          <w:szCs w:val="22"/>
          <w:lang w:val="es-ES_tradnl"/>
        </w:rPr>
        <w:t xml:space="preserve">Permintaan untuk mengadakan tagihan sampai pada jumlah batas kredit untuk pelayanan yang diberikan kepada orang lain selain yang namanya tertera pada </w:t>
      </w:r>
      <w:r w:rsidRPr="00774E7C">
        <w:rPr>
          <w:rFonts w:ascii="Arial" w:hAnsi="Arial" w:cs="Arial"/>
          <w:b w:val="0"/>
          <w:szCs w:val="22"/>
          <w:lang w:val="es-ES_tradnl"/>
        </w:rPr>
        <w:t xml:space="preserve">Kartu </w:t>
      </w:r>
      <w:r w:rsidRPr="003E7790">
        <w:rPr>
          <w:rFonts w:ascii="Arial" w:hAnsi="Arial" w:cs="Arial"/>
          <w:b w:val="0"/>
          <w:color w:val="000000"/>
          <w:szCs w:val="22"/>
          <w:lang w:val="es-ES_tradnl"/>
        </w:rPr>
        <w:t>Peserta maupun pada Surat Jaminan.</w:t>
      </w:r>
    </w:p>
    <w:p w14:paraId="180B8797" w14:textId="7D28B6B9" w:rsidR="00CE60C2" w:rsidRPr="00774E7C" w:rsidRDefault="00CE60C2" w:rsidP="00ED6112">
      <w:pPr>
        <w:numPr>
          <w:ilvl w:val="2"/>
          <w:numId w:val="15"/>
        </w:numPr>
        <w:ind w:left="1440" w:right="36" w:hanging="450"/>
        <w:jc w:val="both"/>
        <w:rPr>
          <w:rFonts w:ascii="Arial" w:hAnsi="Arial" w:cs="Arial"/>
          <w:b w:val="0"/>
          <w:color w:val="000000"/>
          <w:szCs w:val="22"/>
          <w:lang w:val="sv-SE"/>
        </w:rPr>
      </w:pPr>
      <w:r w:rsidRPr="003E7790">
        <w:rPr>
          <w:rFonts w:ascii="Arial" w:hAnsi="Arial" w:cs="Arial"/>
          <w:b w:val="0"/>
          <w:color w:val="000000"/>
          <w:szCs w:val="22"/>
          <w:lang w:val="es-ES_tradnl"/>
        </w:rPr>
        <w:t>Permintaan untuk mengada</w:t>
      </w:r>
      <w:r w:rsidR="004F0035" w:rsidRPr="003E7790">
        <w:rPr>
          <w:rFonts w:ascii="Arial" w:hAnsi="Arial" w:cs="Arial"/>
          <w:b w:val="0"/>
          <w:color w:val="000000"/>
          <w:szCs w:val="22"/>
          <w:lang w:val="es-ES_tradnl"/>
        </w:rPr>
        <w:t>kan obat dari resep-resep untuk</w:t>
      </w:r>
      <w:r w:rsidRPr="003E7790">
        <w:rPr>
          <w:rFonts w:ascii="Arial" w:hAnsi="Arial" w:cs="Arial"/>
          <w:b w:val="0"/>
          <w:color w:val="000000"/>
          <w:szCs w:val="22"/>
          <w:lang w:val="es-ES_tradnl"/>
        </w:rPr>
        <w:t xml:space="preserve"> jumlah yang kurang/tidak wajar dan/atau resep obat yang tidak d</w:t>
      </w:r>
      <w:r w:rsidR="004F0035" w:rsidRPr="003E7790">
        <w:rPr>
          <w:rFonts w:ascii="Arial" w:hAnsi="Arial" w:cs="Arial"/>
          <w:b w:val="0"/>
          <w:color w:val="000000"/>
          <w:szCs w:val="22"/>
          <w:lang w:val="es-ES_tradnl"/>
        </w:rPr>
        <w:t>iperlukan/tidak di</w:t>
      </w:r>
      <w:r w:rsidR="000231A1" w:rsidRPr="003E7790">
        <w:rPr>
          <w:rFonts w:ascii="Arial" w:hAnsi="Arial" w:cs="Arial"/>
          <w:b w:val="0"/>
          <w:color w:val="000000"/>
          <w:szCs w:val="22"/>
          <w:lang w:val="es-ES_tradnl"/>
        </w:rPr>
        <w:t>jamin namun tidak terbatas pada</w:t>
      </w:r>
      <w:r w:rsidR="004F0035" w:rsidRPr="003E7790">
        <w:rPr>
          <w:rFonts w:ascii="Arial" w:hAnsi="Arial" w:cs="Arial"/>
          <w:b w:val="0"/>
          <w:color w:val="000000"/>
          <w:szCs w:val="22"/>
          <w:lang w:val="es-ES_tradnl"/>
        </w:rPr>
        <w:t xml:space="preserve">: </w:t>
      </w:r>
      <w:r w:rsidRPr="003E7790">
        <w:rPr>
          <w:rFonts w:ascii="Arial" w:hAnsi="Arial" w:cs="Arial"/>
          <w:b w:val="0"/>
          <w:color w:val="000000"/>
          <w:szCs w:val="22"/>
          <w:lang w:val="es-ES_tradnl"/>
        </w:rPr>
        <w:t xml:space="preserve">vitamin yang tidak berhubungan dengan penyembuhan dan/atau tidak sesuai dengan indikasi medis, supplemen dan lain-lain. </w:t>
      </w:r>
      <w:r w:rsidRPr="00774E7C">
        <w:rPr>
          <w:rFonts w:ascii="Arial" w:hAnsi="Arial" w:cs="Arial"/>
          <w:b w:val="0"/>
          <w:color w:val="000000"/>
          <w:szCs w:val="22"/>
          <w:lang w:val="sv-SE"/>
        </w:rPr>
        <w:t xml:space="preserve">Untuk hal-hal yang kurang jelas, Rumah Sakit dapat menghubungi </w:t>
      </w:r>
      <w:r w:rsidR="00DC2AD6">
        <w:rPr>
          <w:rFonts w:ascii="Arial" w:hAnsi="Arial" w:cs="Arial"/>
          <w:b w:val="0"/>
          <w:color w:val="000000"/>
          <w:szCs w:val="22"/>
          <w:lang w:val="sv-SE"/>
        </w:rPr>
        <w:t>LGI</w:t>
      </w:r>
      <w:r w:rsidRPr="00774E7C">
        <w:rPr>
          <w:rFonts w:ascii="Arial" w:hAnsi="Arial" w:cs="Arial"/>
          <w:b w:val="0"/>
          <w:color w:val="000000"/>
          <w:szCs w:val="22"/>
          <w:lang w:val="sv-SE"/>
        </w:rPr>
        <w:t>.</w:t>
      </w:r>
    </w:p>
    <w:p w14:paraId="1F4BBE6D" w14:textId="1FB32B93" w:rsidR="00413E59" w:rsidRPr="00774E7C" w:rsidRDefault="00CE60C2" w:rsidP="00BF3F53">
      <w:pPr>
        <w:numPr>
          <w:ilvl w:val="1"/>
          <w:numId w:val="58"/>
        </w:numPr>
        <w:tabs>
          <w:tab w:val="left" w:pos="450"/>
        </w:tabs>
        <w:autoSpaceDE w:val="0"/>
        <w:spacing w:before="120" w:after="120"/>
        <w:ind w:left="426" w:hanging="568"/>
        <w:jc w:val="both"/>
        <w:rPr>
          <w:rFonts w:ascii="Arial" w:hAnsi="Arial" w:cs="Arial"/>
          <w:b w:val="0"/>
          <w:szCs w:val="22"/>
          <w:lang w:val="sv-SE"/>
        </w:rPr>
      </w:pPr>
      <w:r w:rsidRPr="00774E7C">
        <w:rPr>
          <w:rFonts w:ascii="Arial" w:hAnsi="Arial" w:cs="Arial"/>
          <w:b w:val="0"/>
          <w:color w:val="000000"/>
          <w:szCs w:val="22"/>
          <w:lang w:val="sv-SE"/>
        </w:rPr>
        <w:t xml:space="preserve">Rumah Sakit wajib segera memberitahukan kepada </w:t>
      </w:r>
      <w:r w:rsidR="00DC2AD6">
        <w:rPr>
          <w:rFonts w:ascii="Arial" w:hAnsi="Arial" w:cs="Arial"/>
          <w:b w:val="0"/>
          <w:color w:val="000000"/>
          <w:szCs w:val="22"/>
          <w:lang w:val="sv-SE"/>
        </w:rPr>
        <w:t>LGI</w:t>
      </w:r>
      <w:r w:rsidRPr="00774E7C">
        <w:rPr>
          <w:rFonts w:ascii="Arial" w:hAnsi="Arial" w:cs="Arial"/>
          <w:b w:val="0"/>
          <w:color w:val="000000"/>
          <w:szCs w:val="22"/>
          <w:lang w:val="sv-SE"/>
        </w:rPr>
        <w:t xml:space="preserve"> setiap Rawat Inap yang dilakukan Peserta bilamana jumlah biaya</w:t>
      </w:r>
      <w:r w:rsidR="007C4586" w:rsidRPr="00774E7C">
        <w:rPr>
          <w:rFonts w:ascii="Arial" w:hAnsi="Arial" w:cs="Arial"/>
          <w:b w:val="0"/>
          <w:color w:val="000000"/>
          <w:szCs w:val="22"/>
          <w:lang w:val="sv-SE"/>
        </w:rPr>
        <w:t xml:space="preserve"> pelayanan medis telah</w:t>
      </w:r>
      <w:r w:rsidRPr="00774E7C">
        <w:rPr>
          <w:rFonts w:ascii="Arial" w:hAnsi="Arial" w:cs="Arial"/>
          <w:b w:val="0"/>
          <w:color w:val="000000"/>
          <w:szCs w:val="22"/>
          <w:lang w:val="sv-SE"/>
        </w:rPr>
        <w:t xml:space="preserve"> </w:t>
      </w:r>
      <w:r w:rsidR="008F32CE" w:rsidRPr="00774E7C">
        <w:rPr>
          <w:rFonts w:ascii="Arial" w:hAnsi="Arial" w:cs="Arial"/>
          <w:b w:val="0"/>
          <w:color w:val="000000"/>
          <w:szCs w:val="22"/>
          <w:lang w:val="sv-SE"/>
        </w:rPr>
        <w:t>mendekati</w:t>
      </w:r>
      <w:r w:rsidRPr="00774E7C">
        <w:rPr>
          <w:rFonts w:ascii="Arial" w:hAnsi="Arial" w:cs="Arial"/>
          <w:b w:val="0"/>
          <w:color w:val="000000"/>
          <w:szCs w:val="22"/>
          <w:lang w:val="sv-SE"/>
        </w:rPr>
        <w:t xml:space="preserve"> batas</w:t>
      </w:r>
      <w:r w:rsidR="007C4586" w:rsidRPr="00774E7C">
        <w:rPr>
          <w:rFonts w:ascii="Arial" w:hAnsi="Arial" w:cs="Arial"/>
          <w:b w:val="0"/>
          <w:color w:val="000000"/>
          <w:szCs w:val="22"/>
          <w:lang w:val="sv-SE"/>
        </w:rPr>
        <w:t xml:space="preserve"> </w:t>
      </w:r>
      <w:r w:rsidR="006615F0" w:rsidRPr="00774E7C">
        <w:rPr>
          <w:rFonts w:ascii="Arial" w:hAnsi="Arial" w:cs="Arial"/>
          <w:b w:val="0"/>
          <w:color w:val="000000"/>
          <w:szCs w:val="22"/>
          <w:lang w:val="sv-SE"/>
        </w:rPr>
        <w:t>Fasilitas Kredit</w:t>
      </w:r>
      <w:r w:rsidR="007C4586" w:rsidRPr="00774E7C">
        <w:rPr>
          <w:rFonts w:ascii="Arial" w:hAnsi="Arial" w:cs="Arial"/>
          <w:b w:val="0"/>
          <w:color w:val="000000"/>
          <w:szCs w:val="22"/>
          <w:lang w:val="sv-SE"/>
        </w:rPr>
        <w:t xml:space="preserve"> </w:t>
      </w:r>
      <w:r w:rsidRPr="00774E7C">
        <w:rPr>
          <w:rFonts w:ascii="Arial" w:hAnsi="Arial" w:cs="Arial"/>
          <w:b w:val="0"/>
          <w:color w:val="000000"/>
          <w:szCs w:val="22"/>
          <w:lang w:val="sv-SE"/>
        </w:rPr>
        <w:t xml:space="preserve">yang ditetapkan dalam </w:t>
      </w:r>
      <w:r w:rsidR="00486C63">
        <w:rPr>
          <w:rFonts w:ascii="Arial" w:hAnsi="Arial" w:cs="Arial"/>
          <w:b w:val="0"/>
          <w:color w:val="000000"/>
          <w:szCs w:val="22"/>
          <w:lang w:val="sv-SE"/>
        </w:rPr>
        <w:t>S</w:t>
      </w:r>
      <w:r w:rsidRPr="00774E7C">
        <w:rPr>
          <w:rFonts w:ascii="Arial" w:hAnsi="Arial" w:cs="Arial"/>
          <w:b w:val="0"/>
          <w:color w:val="000000"/>
          <w:szCs w:val="22"/>
          <w:lang w:val="sv-SE"/>
        </w:rPr>
        <w:t xml:space="preserve">urat </w:t>
      </w:r>
      <w:r w:rsidR="00486C63">
        <w:rPr>
          <w:rFonts w:ascii="Arial" w:hAnsi="Arial" w:cs="Arial"/>
          <w:b w:val="0"/>
          <w:color w:val="000000"/>
          <w:szCs w:val="22"/>
          <w:lang w:val="sv-SE"/>
        </w:rPr>
        <w:t>J</w:t>
      </w:r>
      <w:r w:rsidRPr="00774E7C">
        <w:rPr>
          <w:rFonts w:ascii="Arial" w:hAnsi="Arial" w:cs="Arial"/>
          <w:b w:val="0"/>
          <w:color w:val="000000"/>
          <w:szCs w:val="22"/>
          <w:lang w:val="sv-SE"/>
        </w:rPr>
        <w:t>aminan</w:t>
      </w:r>
      <w:r w:rsidR="008F32CE" w:rsidRPr="00774E7C">
        <w:rPr>
          <w:rFonts w:ascii="Arial" w:hAnsi="Arial" w:cs="Arial"/>
          <w:b w:val="0"/>
          <w:color w:val="000000"/>
          <w:szCs w:val="22"/>
          <w:lang w:val="sv-SE"/>
        </w:rPr>
        <w:t xml:space="preserve">, </w:t>
      </w:r>
      <w:r w:rsidR="007C4586" w:rsidRPr="00774E7C">
        <w:rPr>
          <w:rFonts w:ascii="Arial" w:hAnsi="Arial" w:cs="Arial"/>
          <w:b w:val="0"/>
          <w:color w:val="000000"/>
          <w:szCs w:val="22"/>
          <w:lang w:val="sv-SE"/>
        </w:rPr>
        <w:t>paling lambat</w:t>
      </w:r>
      <w:r w:rsidR="008F32CE" w:rsidRPr="00774E7C">
        <w:rPr>
          <w:rFonts w:ascii="Arial" w:hAnsi="Arial" w:cs="Arial"/>
          <w:b w:val="0"/>
          <w:color w:val="000000"/>
          <w:szCs w:val="22"/>
          <w:lang w:val="sv-SE"/>
        </w:rPr>
        <w:t xml:space="preserve"> </w:t>
      </w:r>
      <w:r w:rsidR="006615F0" w:rsidRPr="00774E7C">
        <w:rPr>
          <w:rFonts w:ascii="Arial" w:hAnsi="Arial" w:cs="Arial"/>
          <w:b w:val="0"/>
          <w:color w:val="000000"/>
          <w:szCs w:val="22"/>
          <w:lang w:val="sv-SE"/>
        </w:rPr>
        <w:t>pukul</w:t>
      </w:r>
      <w:r w:rsidR="000A64B5" w:rsidRPr="00774E7C">
        <w:rPr>
          <w:rFonts w:ascii="Arial" w:hAnsi="Arial" w:cs="Arial"/>
          <w:b w:val="0"/>
          <w:color w:val="000000"/>
          <w:szCs w:val="22"/>
          <w:lang w:val="sv-SE"/>
        </w:rPr>
        <w:t xml:space="preserve"> 23.59</w:t>
      </w:r>
      <w:r w:rsidR="008F32CE" w:rsidRPr="00774E7C">
        <w:rPr>
          <w:rFonts w:ascii="Arial" w:hAnsi="Arial" w:cs="Arial"/>
          <w:b w:val="0"/>
          <w:color w:val="000000"/>
          <w:szCs w:val="22"/>
          <w:lang w:val="sv-SE"/>
        </w:rPr>
        <w:t xml:space="preserve"> </w:t>
      </w:r>
      <w:r w:rsidR="006615F0" w:rsidRPr="00774E7C">
        <w:rPr>
          <w:rFonts w:ascii="Arial" w:hAnsi="Arial" w:cs="Arial"/>
          <w:b w:val="0"/>
          <w:color w:val="000000"/>
          <w:szCs w:val="22"/>
          <w:lang w:val="sv-SE"/>
        </w:rPr>
        <w:t>waktu setempat pada hari tersebut</w:t>
      </w:r>
      <w:r w:rsidRPr="00774E7C">
        <w:rPr>
          <w:rFonts w:ascii="Arial" w:hAnsi="Arial" w:cs="Arial"/>
          <w:b w:val="0"/>
          <w:color w:val="000000"/>
          <w:szCs w:val="22"/>
          <w:lang w:val="sv-SE"/>
        </w:rPr>
        <w:t xml:space="preserve">. </w:t>
      </w:r>
    </w:p>
    <w:p w14:paraId="6D032EE1" w14:textId="688BCC0D" w:rsidR="00F91D2E" w:rsidRPr="00774E7C" w:rsidRDefault="00CE60C2" w:rsidP="00BF3F53">
      <w:pPr>
        <w:numPr>
          <w:ilvl w:val="1"/>
          <w:numId w:val="58"/>
        </w:numPr>
        <w:tabs>
          <w:tab w:val="left" w:pos="450"/>
        </w:tabs>
        <w:autoSpaceDE w:val="0"/>
        <w:spacing w:before="120" w:after="120"/>
        <w:ind w:left="450" w:hanging="630"/>
        <w:jc w:val="both"/>
        <w:rPr>
          <w:rFonts w:ascii="Arial" w:hAnsi="Arial" w:cs="Arial"/>
          <w:b w:val="0"/>
          <w:szCs w:val="22"/>
          <w:lang w:val="sv-SE"/>
        </w:rPr>
      </w:pPr>
      <w:r w:rsidRPr="00774E7C">
        <w:rPr>
          <w:rFonts w:ascii="Arial" w:hAnsi="Arial" w:cs="Arial"/>
          <w:b w:val="0"/>
          <w:szCs w:val="22"/>
          <w:lang w:val="sv-SE"/>
        </w:rPr>
        <w:t xml:space="preserve">Rumah Sakit wajib memberikan informasi </w:t>
      </w:r>
      <w:r w:rsidR="009F3950" w:rsidRPr="00774E7C">
        <w:rPr>
          <w:rFonts w:ascii="Arial" w:hAnsi="Arial" w:cs="Arial"/>
          <w:b w:val="0"/>
          <w:szCs w:val="22"/>
          <w:lang w:val="sv-SE"/>
        </w:rPr>
        <w:t xml:space="preserve">dan dokumen </w:t>
      </w:r>
      <w:r w:rsidRPr="00774E7C">
        <w:rPr>
          <w:rFonts w:ascii="Arial" w:hAnsi="Arial" w:cs="Arial"/>
          <w:b w:val="0"/>
          <w:szCs w:val="22"/>
          <w:lang w:val="sv-SE"/>
        </w:rPr>
        <w:t xml:space="preserve">yang diperlukan oleh </w:t>
      </w:r>
      <w:r w:rsidR="00DC2AD6">
        <w:rPr>
          <w:rFonts w:ascii="Arial" w:hAnsi="Arial" w:cs="Arial"/>
          <w:b w:val="0"/>
          <w:szCs w:val="22"/>
          <w:lang w:val="sv-SE"/>
        </w:rPr>
        <w:t>LGI</w:t>
      </w:r>
      <w:r w:rsidRPr="00774E7C">
        <w:rPr>
          <w:rFonts w:ascii="Arial" w:hAnsi="Arial" w:cs="Arial"/>
          <w:b w:val="0"/>
          <w:szCs w:val="22"/>
          <w:lang w:val="sv-SE"/>
        </w:rPr>
        <w:t xml:space="preserve"> terkait </w:t>
      </w:r>
      <w:r w:rsidR="00C32278" w:rsidRPr="00774E7C">
        <w:rPr>
          <w:rFonts w:ascii="Arial" w:hAnsi="Arial" w:cs="Arial"/>
          <w:b w:val="0"/>
          <w:szCs w:val="22"/>
          <w:lang w:val="sv-SE"/>
        </w:rPr>
        <w:t xml:space="preserve">pemantauan </w:t>
      </w:r>
      <w:r w:rsidRPr="00774E7C">
        <w:rPr>
          <w:rFonts w:ascii="Arial" w:hAnsi="Arial" w:cs="Arial"/>
          <w:b w:val="0"/>
          <w:szCs w:val="22"/>
          <w:lang w:val="sv-SE"/>
        </w:rPr>
        <w:t>harian terhadap Peserta Rawat Inap</w:t>
      </w:r>
      <w:r w:rsidR="00B4466E" w:rsidRPr="00774E7C">
        <w:rPr>
          <w:rFonts w:ascii="Arial" w:hAnsi="Arial" w:cs="Arial"/>
          <w:b w:val="0"/>
          <w:szCs w:val="22"/>
          <w:lang w:val="sv-SE"/>
        </w:rPr>
        <w:t xml:space="preserve"> yang dilakukan oleh </w:t>
      </w:r>
      <w:r w:rsidR="00DC2AD6">
        <w:rPr>
          <w:rFonts w:ascii="Arial" w:hAnsi="Arial" w:cs="Arial"/>
          <w:b w:val="0"/>
          <w:szCs w:val="22"/>
          <w:lang w:val="sv-SE"/>
        </w:rPr>
        <w:t>LGI</w:t>
      </w:r>
      <w:r w:rsidRPr="00774E7C">
        <w:rPr>
          <w:rFonts w:ascii="Arial" w:hAnsi="Arial" w:cs="Arial"/>
          <w:b w:val="0"/>
          <w:szCs w:val="22"/>
          <w:lang w:val="sv-SE"/>
        </w:rPr>
        <w:t>.</w:t>
      </w:r>
    </w:p>
    <w:p w14:paraId="03D4F284" w14:textId="3651F990" w:rsidR="00A57600" w:rsidRPr="00774E7C" w:rsidRDefault="00A57600" w:rsidP="00A57600">
      <w:pPr>
        <w:numPr>
          <w:ilvl w:val="1"/>
          <w:numId w:val="58"/>
        </w:numPr>
        <w:tabs>
          <w:tab w:val="left" w:pos="450"/>
        </w:tabs>
        <w:autoSpaceDE w:val="0"/>
        <w:spacing w:before="120" w:after="120"/>
        <w:ind w:left="450" w:hanging="630"/>
        <w:jc w:val="both"/>
        <w:rPr>
          <w:rFonts w:ascii="Arial" w:eastAsia="Arial" w:hAnsi="Arial" w:cs="Arial"/>
          <w:b w:val="0"/>
          <w:color w:val="000000"/>
          <w:lang w:val="sv-SE"/>
        </w:rPr>
      </w:pPr>
      <w:r w:rsidRPr="00774E7C">
        <w:rPr>
          <w:rFonts w:ascii="Arial" w:hAnsi="Arial" w:cs="Arial"/>
          <w:b w:val="0"/>
          <w:color w:val="000000"/>
          <w:szCs w:val="22"/>
          <w:lang w:val="es-ES_tradnl"/>
        </w:rPr>
        <w:t xml:space="preserve">Rumah Sakit </w:t>
      </w:r>
      <w:r w:rsidRPr="00774E7C">
        <w:rPr>
          <w:rFonts w:ascii="Arial" w:eastAsia="Arial" w:hAnsi="Arial" w:cs="Arial"/>
          <w:b w:val="0"/>
          <w:color w:val="000000"/>
          <w:lang w:val="sv-SE"/>
        </w:rPr>
        <w:t xml:space="preserve">wajib mengajukan pembayaran atas klaim kepada </w:t>
      </w:r>
      <w:r w:rsidR="00DC2AD6">
        <w:rPr>
          <w:rFonts w:ascii="Arial" w:eastAsia="Arial" w:hAnsi="Arial" w:cs="Arial"/>
          <w:b w:val="0"/>
          <w:color w:val="000000"/>
          <w:lang w:val="sv-SE"/>
        </w:rPr>
        <w:t>LGI</w:t>
      </w:r>
      <w:r w:rsidRPr="00774E7C">
        <w:rPr>
          <w:rFonts w:ascii="Arial" w:eastAsia="Arial" w:hAnsi="Arial" w:cs="Arial"/>
          <w:b w:val="0"/>
          <w:color w:val="000000"/>
          <w:lang w:val="sv-SE"/>
        </w:rPr>
        <w:t xml:space="preserve"> paling lambat </w:t>
      </w:r>
      <w:r w:rsidRPr="00815767">
        <w:rPr>
          <w:rFonts w:ascii="Arial" w:eastAsia="Arial" w:hAnsi="Arial" w:cs="Arial"/>
          <w:b w:val="0"/>
          <w:color w:val="000000"/>
          <w:lang w:val="sv-SE"/>
          <w:rPrChange w:id="543" w:author="Yosua Pratama Salikin" w:date="2026-04-22T11:12:00Z" w16du:dateUtc="2026-04-22T04:12:00Z">
            <w:rPr>
              <w:rFonts w:ascii="Arial" w:eastAsia="Arial" w:hAnsi="Arial" w:cs="Arial"/>
              <w:b w:val="0"/>
              <w:color w:val="000000"/>
              <w:highlight w:val="yellow"/>
              <w:lang w:val="sv-SE"/>
            </w:rPr>
          </w:rPrChange>
        </w:rPr>
        <w:t>30</w:t>
      </w:r>
      <w:r w:rsidRPr="00815767">
        <w:rPr>
          <w:rFonts w:ascii="Arial" w:eastAsia="Arial" w:hAnsi="Arial" w:cs="Arial"/>
          <w:b w:val="0"/>
          <w:color w:val="000000"/>
          <w:lang w:val="sv-SE"/>
        </w:rPr>
        <w:t xml:space="preserve"> (</w:t>
      </w:r>
      <w:r w:rsidR="00C04F11" w:rsidRPr="00815767">
        <w:rPr>
          <w:rFonts w:ascii="Arial" w:eastAsia="Arial" w:hAnsi="Arial" w:cs="Arial"/>
          <w:b w:val="0"/>
          <w:color w:val="000000"/>
          <w:lang w:val="sv-SE"/>
          <w:rPrChange w:id="544" w:author="Yosua Pratama Salikin" w:date="2026-04-22T11:12:00Z" w16du:dateUtc="2026-04-22T04:12:00Z">
            <w:rPr>
              <w:rFonts w:ascii="Arial" w:eastAsia="Arial" w:hAnsi="Arial" w:cs="Arial"/>
              <w:b w:val="0"/>
              <w:color w:val="000000"/>
              <w:highlight w:val="yellow"/>
              <w:lang w:val="sv-SE"/>
            </w:rPr>
          </w:rPrChange>
        </w:rPr>
        <w:t>t</w:t>
      </w:r>
      <w:r w:rsidRPr="00815767">
        <w:rPr>
          <w:rFonts w:ascii="Arial" w:eastAsia="Arial" w:hAnsi="Arial" w:cs="Arial"/>
          <w:b w:val="0"/>
          <w:color w:val="000000"/>
          <w:lang w:val="sv-SE"/>
          <w:rPrChange w:id="545" w:author="Yosua Pratama Salikin" w:date="2026-04-22T11:12:00Z" w16du:dateUtc="2026-04-22T04:12:00Z">
            <w:rPr>
              <w:rFonts w:ascii="Arial" w:eastAsia="Arial" w:hAnsi="Arial" w:cs="Arial"/>
              <w:b w:val="0"/>
              <w:color w:val="000000"/>
              <w:highlight w:val="yellow"/>
              <w:lang w:val="sv-SE"/>
            </w:rPr>
          </w:rPrChange>
        </w:rPr>
        <w:t xml:space="preserve">iga </w:t>
      </w:r>
      <w:r w:rsidR="00C04F11" w:rsidRPr="00815767">
        <w:rPr>
          <w:rFonts w:ascii="Arial" w:eastAsia="Arial" w:hAnsi="Arial" w:cs="Arial"/>
          <w:b w:val="0"/>
          <w:color w:val="000000"/>
          <w:lang w:val="sv-SE"/>
          <w:rPrChange w:id="546" w:author="Yosua Pratama Salikin" w:date="2026-04-22T11:12:00Z" w16du:dateUtc="2026-04-22T04:12:00Z">
            <w:rPr>
              <w:rFonts w:ascii="Arial" w:eastAsia="Arial" w:hAnsi="Arial" w:cs="Arial"/>
              <w:b w:val="0"/>
              <w:color w:val="000000"/>
              <w:highlight w:val="yellow"/>
              <w:lang w:val="sv-SE"/>
            </w:rPr>
          </w:rPrChange>
        </w:rPr>
        <w:t>p</w:t>
      </w:r>
      <w:r w:rsidRPr="00815767">
        <w:rPr>
          <w:rFonts w:ascii="Arial" w:eastAsia="Arial" w:hAnsi="Arial" w:cs="Arial"/>
          <w:b w:val="0"/>
          <w:color w:val="000000"/>
          <w:lang w:val="sv-SE"/>
          <w:rPrChange w:id="547" w:author="Yosua Pratama Salikin" w:date="2026-04-22T11:12:00Z" w16du:dateUtc="2026-04-22T04:12:00Z">
            <w:rPr>
              <w:rFonts w:ascii="Arial" w:eastAsia="Arial" w:hAnsi="Arial" w:cs="Arial"/>
              <w:b w:val="0"/>
              <w:color w:val="000000"/>
              <w:highlight w:val="yellow"/>
              <w:lang w:val="sv-SE"/>
            </w:rPr>
          </w:rPrChange>
        </w:rPr>
        <w:t>uluh</w:t>
      </w:r>
      <w:r w:rsidRPr="00774E7C">
        <w:rPr>
          <w:rFonts w:ascii="Arial" w:eastAsia="Arial" w:hAnsi="Arial" w:cs="Arial"/>
          <w:b w:val="0"/>
          <w:color w:val="000000"/>
          <w:lang w:val="sv-SE"/>
        </w:rPr>
        <w:t xml:space="preserve">) hari kalender sejak Peserta pulang dengan melampirkan Dokumen Tagihan dalam bentuk </w:t>
      </w:r>
      <w:r w:rsidRPr="00774E7C">
        <w:rPr>
          <w:rFonts w:ascii="Arial" w:eastAsia="Arial" w:hAnsi="Arial" w:cs="Arial"/>
          <w:b w:val="0"/>
          <w:i/>
          <w:color w:val="000000"/>
          <w:lang w:val="sv-SE"/>
        </w:rPr>
        <w:t>soft copy</w:t>
      </w:r>
      <w:r w:rsidRPr="00774E7C">
        <w:rPr>
          <w:rFonts w:ascii="Arial" w:eastAsia="Arial" w:hAnsi="Arial" w:cs="Arial"/>
          <w:b w:val="0"/>
          <w:color w:val="000000"/>
          <w:lang w:val="sv-SE"/>
        </w:rPr>
        <w:t xml:space="preserve"> sekurang-kurangnya berupa:</w:t>
      </w:r>
    </w:p>
    <w:p w14:paraId="1B687744" w14:textId="77777777" w:rsidR="00A57600" w:rsidRPr="00511ABF" w:rsidRDefault="00A57600" w:rsidP="00A57600">
      <w:pPr>
        <w:numPr>
          <w:ilvl w:val="2"/>
          <w:numId w:val="58"/>
        </w:numPr>
        <w:pBdr>
          <w:top w:val="nil"/>
          <w:left w:val="nil"/>
          <w:bottom w:val="nil"/>
          <w:right w:val="nil"/>
          <w:between w:val="nil"/>
        </w:pBdr>
        <w:tabs>
          <w:tab w:val="left" w:pos="709"/>
        </w:tabs>
        <w:ind w:left="709" w:hanging="283"/>
        <w:jc w:val="both"/>
        <w:rPr>
          <w:rFonts w:ascii="Arial" w:eastAsia="Arial" w:hAnsi="Arial" w:cs="Arial"/>
          <w:b w:val="0"/>
          <w:color w:val="000000"/>
          <w:szCs w:val="22"/>
          <w:lang w:val="sv-SE"/>
        </w:rPr>
      </w:pPr>
      <w:r w:rsidRPr="00511ABF">
        <w:rPr>
          <w:rFonts w:ascii="Arial" w:eastAsia="Arial" w:hAnsi="Arial" w:cs="Arial"/>
          <w:b w:val="0"/>
          <w:i/>
          <w:color w:val="000000"/>
          <w:szCs w:val="22"/>
          <w:lang w:val="sv-SE"/>
        </w:rPr>
        <w:t>Invoice</w:t>
      </w:r>
      <w:r w:rsidRPr="00511ABF">
        <w:rPr>
          <w:rFonts w:ascii="Arial" w:eastAsia="Arial" w:hAnsi="Arial" w:cs="Arial"/>
          <w:b w:val="0"/>
          <w:color w:val="000000"/>
          <w:szCs w:val="22"/>
          <w:lang w:val="sv-SE"/>
        </w:rPr>
        <w:t xml:space="preserve"> tagihan per Peserta yang bermeterai dan di dalamnya terdapat rincian biaya;</w:t>
      </w:r>
    </w:p>
    <w:p w14:paraId="11B41FDB" w14:textId="07A7CC4E" w:rsidR="00A57600" w:rsidRPr="00774E7C" w:rsidRDefault="00A57600" w:rsidP="00A57600">
      <w:pPr>
        <w:numPr>
          <w:ilvl w:val="2"/>
          <w:numId w:val="58"/>
        </w:numPr>
        <w:pBdr>
          <w:top w:val="nil"/>
          <w:left w:val="nil"/>
          <w:bottom w:val="nil"/>
          <w:right w:val="nil"/>
          <w:between w:val="nil"/>
        </w:pBdr>
        <w:tabs>
          <w:tab w:val="left" w:pos="709"/>
        </w:tabs>
        <w:ind w:left="993" w:hanging="567"/>
        <w:jc w:val="both"/>
        <w:rPr>
          <w:rFonts w:ascii="Arial" w:eastAsia="Arial" w:hAnsi="Arial" w:cs="Arial"/>
          <w:b w:val="0"/>
          <w:color w:val="000000"/>
          <w:szCs w:val="22"/>
          <w:lang w:val="da-DK"/>
        </w:rPr>
      </w:pPr>
      <w:r w:rsidRPr="00774E7C">
        <w:rPr>
          <w:rFonts w:ascii="Arial" w:eastAsia="Arial" w:hAnsi="Arial" w:cs="Arial"/>
          <w:b w:val="0"/>
          <w:color w:val="000000"/>
          <w:szCs w:val="22"/>
          <w:lang w:val="da-DK"/>
        </w:rPr>
        <w:t xml:space="preserve">Struk </w:t>
      </w:r>
      <w:del w:id="548" w:author="Joanna Grace" w:date="2025-06-17T09:37:00Z">
        <w:r w:rsidRPr="00774E7C" w:rsidDel="00361597">
          <w:rPr>
            <w:rFonts w:ascii="Arial" w:eastAsia="Arial" w:hAnsi="Arial" w:cs="Arial"/>
            <w:b w:val="0"/>
            <w:color w:val="000000"/>
            <w:szCs w:val="22"/>
            <w:lang w:val="da-DK"/>
          </w:rPr>
          <w:delText xml:space="preserve">Meditap </w:delText>
        </w:r>
      </w:del>
      <w:ins w:id="549" w:author="Joanna Grace" w:date="2025-06-17T09:37:00Z">
        <w:r w:rsidR="00361597">
          <w:rPr>
            <w:rFonts w:ascii="Arial" w:eastAsia="Arial" w:hAnsi="Arial" w:cs="Arial"/>
            <w:b w:val="0"/>
            <w:color w:val="000000"/>
            <w:szCs w:val="22"/>
            <w:lang w:val="da-DK"/>
          </w:rPr>
          <w:t xml:space="preserve">TPA </w:t>
        </w:r>
      </w:ins>
      <w:r w:rsidRPr="00774E7C">
        <w:rPr>
          <w:rFonts w:ascii="Arial" w:hAnsi="Arial" w:cs="Arial"/>
          <w:b w:val="0"/>
          <w:color w:val="000000"/>
          <w:szCs w:val="22"/>
          <w:lang w:val="es-ES_tradnl"/>
        </w:rPr>
        <w:t>(untuk pelayanan Rawat Jalan atau Rawat Gigi);</w:t>
      </w:r>
    </w:p>
    <w:p w14:paraId="4636D838" w14:textId="77777777" w:rsidR="00A57600" w:rsidRPr="00774E7C" w:rsidRDefault="00A57600" w:rsidP="00A57600">
      <w:pPr>
        <w:numPr>
          <w:ilvl w:val="2"/>
          <w:numId w:val="58"/>
        </w:numPr>
        <w:pBdr>
          <w:top w:val="nil"/>
          <w:left w:val="nil"/>
          <w:bottom w:val="nil"/>
          <w:right w:val="nil"/>
          <w:between w:val="nil"/>
        </w:pBdr>
        <w:tabs>
          <w:tab w:val="left" w:pos="709"/>
        </w:tabs>
        <w:ind w:left="993" w:hanging="567"/>
        <w:jc w:val="both"/>
        <w:rPr>
          <w:rFonts w:ascii="Arial" w:eastAsia="Arial" w:hAnsi="Arial" w:cs="Arial"/>
          <w:b w:val="0"/>
          <w:color w:val="000000"/>
          <w:szCs w:val="22"/>
        </w:rPr>
      </w:pPr>
      <w:r w:rsidRPr="00774E7C">
        <w:rPr>
          <w:rFonts w:ascii="Arial" w:hAnsi="Arial" w:cs="Arial"/>
          <w:b w:val="0"/>
          <w:color w:val="000000"/>
          <w:szCs w:val="22"/>
          <w:lang w:val="es-ES_tradnl"/>
        </w:rPr>
        <w:t xml:space="preserve">Surat Jaminan Akhir (untuk pelayanan Rawat Inap); </w:t>
      </w:r>
    </w:p>
    <w:p w14:paraId="4111B702" w14:textId="418F9098" w:rsidR="00A57600" w:rsidRPr="003E7790" w:rsidRDefault="00A57600" w:rsidP="00A57600">
      <w:pPr>
        <w:numPr>
          <w:ilvl w:val="2"/>
          <w:numId w:val="58"/>
        </w:numPr>
        <w:pBdr>
          <w:top w:val="nil"/>
          <w:left w:val="nil"/>
          <w:bottom w:val="nil"/>
          <w:right w:val="nil"/>
          <w:between w:val="nil"/>
        </w:pBdr>
        <w:tabs>
          <w:tab w:val="left" w:pos="709"/>
        </w:tabs>
        <w:ind w:left="709" w:hanging="283"/>
        <w:jc w:val="both"/>
        <w:rPr>
          <w:rFonts w:ascii="Arial" w:eastAsia="Arial" w:hAnsi="Arial" w:cs="Arial"/>
          <w:b w:val="0"/>
          <w:color w:val="000000"/>
          <w:szCs w:val="22"/>
          <w:lang w:val="sv-SE"/>
        </w:rPr>
      </w:pPr>
      <w:r w:rsidRPr="003E7790">
        <w:rPr>
          <w:rFonts w:ascii="Arial" w:eastAsia="Arial" w:hAnsi="Arial" w:cs="Arial"/>
          <w:b w:val="0"/>
          <w:color w:val="000000"/>
          <w:szCs w:val="22"/>
          <w:lang w:val="sv-SE"/>
        </w:rPr>
        <w:t>Form Rawat Jalan</w:t>
      </w:r>
      <w:r w:rsidR="00866608" w:rsidRPr="003E7790">
        <w:rPr>
          <w:rFonts w:ascii="Arial" w:eastAsia="Arial" w:hAnsi="Arial" w:cs="Arial"/>
          <w:b w:val="0"/>
          <w:color w:val="000000"/>
          <w:szCs w:val="22"/>
          <w:lang w:val="sv-SE"/>
        </w:rPr>
        <w:t xml:space="preserve"> </w:t>
      </w:r>
      <w:r w:rsidRPr="003E7790">
        <w:rPr>
          <w:rFonts w:ascii="Arial" w:hAnsi="Arial" w:cs="Arial"/>
          <w:b w:val="0"/>
          <w:bCs/>
          <w:lang w:val="sv-SE"/>
        </w:rPr>
        <w:t>(resume medis lengkap yang mencakup tanggal, diagnosa, anamnesa dan riwa</w:t>
      </w:r>
      <w:ins w:id="550" w:author="Joanna Grace" w:date="2025-03-27T11:02:00Z">
        <w:r w:rsidR="00CD7313">
          <w:rPr>
            <w:rFonts w:ascii="Arial" w:hAnsi="Arial" w:cs="Arial"/>
            <w:b w:val="0"/>
            <w:bCs/>
            <w:lang w:val="sv-SE"/>
          </w:rPr>
          <w:t>ya</w:t>
        </w:r>
      </w:ins>
      <w:r w:rsidRPr="003E7790">
        <w:rPr>
          <w:rFonts w:ascii="Arial" w:hAnsi="Arial" w:cs="Arial"/>
          <w:b w:val="0"/>
          <w:bCs/>
          <w:lang w:val="sv-SE"/>
        </w:rPr>
        <w:t>t perjalan penyakit selama perawatan di Rumah Sakit)</w:t>
      </w:r>
    </w:p>
    <w:p w14:paraId="346256DB" w14:textId="6FFFAEEC" w:rsidR="00413E59" w:rsidRPr="003E7790" w:rsidRDefault="00A57600" w:rsidP="00B4466E">
      <w:pPr>
        <w:numPr>
          <w:ilvl w:val="2"/>
          <w:numId w:val="58"/>
        </w:numPr>
        <w:pBdr>
          <w:top w:val="nil"/>
          <w:left w:val="nil"/>
          <w:bottom w:val="nil"/>
          <w:right w:val="nil"/>
          <w:between w:val="nil"/>
        </w:pBdr>
        <w:tabs>
          <w:tab w:val="left" w:pos="709"/>
        </w:tabs>
        <w:ind w:left="709" w:hanging="283"/>
        <w:jc w:val="both"/>
        <w:rPr>
          <w:rFonts w:ascii="Arial" w:eastAsia="Arial" w:hAnsi="Arial" w:cs="Arial"/>
          <w:b w:val="0"/>
          <w:color w:val="000000"/>
          <w:szCs w:val="22"/>
          <w:lang w:val="sv-SE"/>
        </w:rPr>
      </w:pPr>
      <w:r w:rsidRPr="003E7790">
        <w:rPr>
          <w:rFonts w:ascii="Arial" w:eastAsia="Arial" w:hAnsi="Arial" w:cs="Arial"/>
          <w:b w:val="0"/>
          <w:color w:val="000000"/>
          <w:lang w:val="sv-SE"/>
        </w:rPr>
        <w:t>Perincian lengkap sehubungan dengan biaya pemakaian kamar/makan, biaya perawatan/tindakan medis, biaya konsultasi/pemeriksaan dokter, obat-obat yang diberikan (beserta salinan resep), pemeriksaan laboratorium dan pemeriksaan penunjang diagnostik lainnya (beserta salinan hasil pemeriksaan tersebut)</w:t>
      </w:r>
      <w:bookmarkStart w:id="551" w:name="_Hlk85379359"/>
    </w:p>
    <w:bookmarkEnd w:id="551"/>
    <w:p w14:paraId="1C5BB838" w14:textId="4D1670BB" w:rsidR="002237C1" w:rsidRPr="00C13065" w:rsidRDefault="002237C1" w:rsidP="002237C1">
      <w:pPr>
        <w:pStyle w:val="ListParagraph"/>
        <w:numPr>
          <w:ilvl w:val="1"/>
          <w:numId w:val="58"/>
        </w:numPr>
        <w:pBdr>
          <w:top w:val="nil"/>
          <w:left w:val="nil"/>
          <w:bottom w:val="nil"/>
          <w:right w:val="nil"/>
          <w:between w:val="nil"/>
        </w:pBdr>
        <w:tabs>
          <w:tab w:val="left" w:pos="1701"/>
        </w:tabs>
        <w:spacing w:before="120" w:after="120"/>
        <w:ind w:left="425" w:hanging="567"/>
        <w:jc w:val="both"/>
        <w:rPr>
          <w:rFonts w:ascii="Arial" w:eastAsia="Arial" w:hAnsi="Arial" w:cs="Arial"/>
          <w:b w:val="0"/>
          <w:color w:val="000000"/>
          <w:szCs w:val="22"/>
          <w:lang w:val="sv-SE"/>
        </w:rPr>
      </w:pPr>
      <w:r w:rsidRPr="00C13065">
        <w:rPr>
          <w:rFonts w:ascii="Arial" w:eastAsia="Arial" w:hAnsi="Arial" w:cs="Arial"/>
          <w:b w:val="0"/>
          <w:color w:val="000000"/>
          <w:lang w:val="sv-SE"/>
        </w:rPr>
        <w:t xml:space="preserve">Apabila Dokumen Tagihan dikirimkan Rumah Sakit melebihi batas waktu sebagaimana dimaksud pada ayat (15) Pasal ini, maka dokumen dianggap telah </w:t>
      </w:r>
      <w:r w:rsidRPr="00C13065">
        <w:rPr>
          <w:rFonts w:ascii="Arial" w:eastAsia="Arial" w:hAnsi="Arial" w:cs="Arial"/>
          <w:b w:val="0"/>
          <w:lang w:val="sv-SE"/>
        </w:rPr>
        <w:t>kedaluwarsa</w:t>
      </w:r>
      <w:r w:rsidRPr="00C13065">
        <w:rPr>
          <w:rFonts w:ascii="Arial" w:eastAsia="Arial" w:hAnsi="Arial" w:cs="Arial"/>
          <w:b w:val="0"/>
          <w:color w:val="000000"/>
          <w:lang w:val="sv-SE"/>
        </w:rPr>
        <w:t xml:space="preserve"> dan LGI </w:t>
      </w:r>
      <w:r w:rsidRPr="00C13065">
        <w:rPr>
          <w:rFonts w:ascii="Arial" w:eastAsia="Arial" w:hAnsi="Arial" w:cs="Arial"/>
          <w:b w:val="0"/>
          <w:color w:val="000000"/>
          <w:lang w:val="sv-SE"/>
        </w:rPr>
        <w:lastRenderedPageBreak/>
        <w:t>berhak untuk tidak membayarkan tagihan yang kedalu</w:t>
      </w:r>
      <w:ins w:id="552" w:author="Yosua Pratama Salikin" w:date="2025-06-20T14:33:00Z">
        <w:r w:rsidR="00E57CE3">
          <w:rPr>
            <w:rFonts w:ascii="Arial" w:eastAsia="Arial" w:hAnsi="Arial" w:cs="Arial"/>
            <w:b w:val="0"/>
            <w:color w:val="000000"/>
            <w:lang w:val="sv-SE"/>
          </w:rPr>
          <w:t>wars</w:t>
        </w:r>
      </w:ins>
      <w:del w:id="553" w:author="Yosua Pratama Salikin" w:date="2025-06-20T14:33:00Z">
        <w:r w:rsidRPr="00C13065" w:rsidDel="00E57CE3">
          <w:rPr>
            <w:rFonts w:ascii="Arial" w:eastAsia="Arial" w:hAnsi="Arial" w:cs="Arial"/>
            <w:b w:val="0"/>
            <w:color w:val="000000"/>
            <w:lang w:val="sv-SE"/>
          </w:rPr>
          <w:delText>arw</w:delText>
        </w:r>
      </w:del>
      <w:r w:rsidRPr="00C13065">
        <w:rPr>
          <w:rFonts w:ascii="Arial" w:eastAsia="Arial" w:hAnsi="Arial" w:cs="Arial"/>
          <w:b w:val="0"/>
          <w:color w:val="000000"/>
          <w:lang w:val="sv-SE"/>
        </w:rPr>
        <w:t>a tersebut serta Rumah Sakit tidak diperbolehkan menagihkan kepada Peserta.</w:t>
      </w:r>
    </w:p>
    <w:p w14:paraId="05B70447" w14:textId="77777777" w:rsidR="002237C1" w:rsidRPr="00C13065" w:rsidRDefault="002237C1" w:rsidP="002237C1">
      <w:pPr>
        <w:pStyle w:val="ListParagraph"/>
        <w:pBdr>
          <w:top w:val="nil"/>
          <w:left w:val="nil"/>
          <w:bottom w:val="nil"/>
          <w:right w:val="nil"/>
          <w:between w:val="nil"/>
        </w:pBdr>
        <w:tabs>
          <w:tab w:val="left" w:pos="1701"/>
        </w:tabs>
        <w:spacing w:before="120" w:after="120"/>
        <w:ind w:left="425"/>
        <w:jc w:val="both"/>
        <w:rPr>
          <w:rFonts w:ascii="Arial" w:eastAsia="Arial" w:hAnsi="Arial" w:cs="Arial"/>
          <w:b w:val="0"/>
          <w:color w:val="000000"/>
          <w:sz w:val="12"/>
          <w:szCs w:val="14"/>
          <w:lang w:val="sv-SE"/>
        </w:rPr>
      </w:pPr>
    </w:p>
    <w:p w14:paraId="592BD9A7" w14:textId="77777777" w:rsidR="002237C1" w:rsidRPr="00C13065" w:rsidRDefault="002237C1" w:rsidP="002237C1">
      <w:pPr>
        <w:pStyle w:val="ListParagraph"/>
        <w:numPr>
          <w:ilvl w:val="1"/>
          <w:numId w:val="58"/>
        </w:numPr>
        <w:pBdr>
          <w:top w:val="nil"/>
          <w:left w:val="nil"/>
          <w:bottom w:val="nil"/>
          <w:right w:val="nil"/>
          <w:between w:val="nil"/>
        </w:pBdr>
        <w:tabs>
          <w:tab w:val="left" w:pos="1701"/>
        </w:tabs>
        <w:spacing w:after="120"/>
        <w:ind w:left="425" w:hanging="567"/>
        <w:jc w:val="both"/>
        <w:rPr>
          <w:rFonts w:ascii="Arial" w:eastAsia="Arial" w:hAnsi="Arial" w:cs="Arial"/>
          <w:b w:val="0"/>
          <w:color w:val="000000"/>
          <w:szCs w:val="22"/>
          <w:lang w:val="sv-SE"/>
        </w:rPr>
      </w:pPr>
      <w:r w:rsidRPr="00C13065">
        <w:rPr>
          <w:rFonts w:ascii="Arial" w:eastAsia="Arial" w:hAnsi="Arial" w:cs="Arial"/>
          <w:b w:val="0"/>
          <w:color w:val="000000"/>
          <w:lang w:val="sv-SE"/>
        </w:rPr>
        <w:t>Ap</w:t>
      </w:r>
      <w:r w:rsidRPr="00C13065">
        <w:rPr>
          <w:rFonts w:ascii="Arial" w:eastAsia="Arial" w:hAnsi="Arial" w:cs="Arial"/>
          <w:b w:val="0"/>
          <w:color w:val="000000"/>
          <w:lang w:val="es-ES_tradnl"/>
        </w:rPr>
        <w:t xml:space="preserve">abila dokumen yang telah dikirimkan Rumah Sakit dan diterima oleh LGI dinyatakan tidak lengkap, maka </w:t>
      </w:r>
      <w:r w:rsidRPr="00C13065">
        <w:rPr>
          <w:rFonts w:ascii="Arial" w:eastAsia="Arial" w:hAnsi="Arial" w:cs="Arial"/>
          <w:b w:val="0"/>
          <w:color w:val="000000"/>
          <w:lang w:val="sv-SE"/>
        </w:rPr>
        <w:t>LGI</w:t>
      </w:r>
      <w:r w:rsidRPr="00C13065">
        <w:rPr>
          <w:rFonts w:ascii="Arial" w:eastAsia="Arial" w:hAnsi="Arial" w:cs="Arial"/>
          <w:b w:val="0"/>
          <w:color w:val="000000"/>
          <w:lang w:val="es-ES_tradnl"/>
        </w:rPr>
        <w:t xml:space="preserve"> wajib memberitahukan Rumah Sakit paling lambat 14 (empat belas) hari kerja </w:t>
      </w:r>
      <w:r w:rsidRPr="00C13065">
        <w:rPr>
          <w:rFonts w:ascii="Arial" w:eastAsia="Arial" w:hAnsi="Arial" w:cs="Arial"/>
          <w:b w:val="0"/>
          <w:color w:val="000000"/>
          <w:szCs w:val="22"/>
          <w:lang w:val="es-ES_tradnl"/>
        </w:rPr>
        <w:t xml:space="preserve">terhitung </w:t>
      </w:r>
      <w:r w:rsidRPr="00C13065">
        <w:rPr>
          <w:rFonts w:ascii="Arial" w:eastAsia="Arial" w:hAnsi="Arial" w:cs="Arial"/>
          <w:b w:val="0"/>
          <w:color w:val="000000"/>
          <w:lang w:val="es-ES_tradnl"/>
        </w:rPr>
        <w:t xml:space="preserve">sejak tanggal diterimanya Dokumen Tagihan </w:t>
      </w:r>
      <w:r w:rsidRPr="00C13065">
        <w:rPr>
          <w:rFonts w:ascii="Arial" w:hAnsi="Arial" w:cs="Arial"/>
          <w:b w:val="0"/>
          <w:bCs/>
          <w:color w:val="000000"/>
          <w:szCs w:val="22"/>
          <w:lang w:val="sq-AL"/>
        </w:rPr>
        <w:t>dari Rumah Sakit</w:t>
      </w:r>
      <w:r w:rsidRPr="00C13065">
        <w:rPr>
          <w:rFonts w:ascii="Arial" w:eastAsia="Arial" w:hAnsi="Arial" w:cs="Arial"/>
          <w:b w:val="0"/>
          <w:color w:val="000000"/>
          <w:lang w:val="es-ES_tradnl"/>
        </w:rPr>
        <w:t>.</w:t>
      </w:r>
    </w:p>
    <w:p w14:paraId="0249CEE9" w14:textId="77777777" w:rsidR="002237C1" w:rsidRPr="00C13065" w:rsidRDefault="002237C1" w:rsidP="002237C1">
      <w:pPr>
        <w:pStyle w:val="ListParagraph"/>
        <w:pBdr>
          <w:top w:val="nil"/>
          <w:left w:val="nil"/>
          <w:bottom w:val="nil"/>
          <w:right w:val="nil"/>
          <w:between w:val="nil"/>
        </w:pBdr>
        <w:tabs>
          <w:tab w:val="left" w:pos="1701"/>
        </w:tabs>
        <w:spacing w:after="120"/>
        <w:ind w:left="425"/>
        <w:jc w:val="both"/>
        <w:rPr>
          <w:rFonts w:ascii="Arial" w:eastAsia="Arial" w:hAnsi="Arial" w:cs="Arial"/>
          <w:b w:val="0"/>
          <w:color w:val="000000"/>
          <w:sz w:val="12"/>
          <w:szCs w:val="12"/>
          <w:lang w:val="sv-SE"/>
        </w:rPr>
      </w:pPr>
    </w:p>
    <w:p w14:paraId="09F142E3" w14:textId="59F6D07D" w:rsidR="002237C1" w:rsidRPr="00C13065" w:rsidRDefault="002237C1" w:rsidP="00C13065">
      <w:pPr>
        <w:pStyle w:val="ListParagraph"/>
        <w:numPr>
          <w:ilvl w:val="1"/>
          <w:numId w:val="58"/>
        </w:numPr>
        <w:pBdr>
          <w:top w:val="nil"/>
          <w:left w:val="nil"/>
          <w:bottom w:val="nil"/>
          <w:right w:val="nil"/>
          <w:between w:val="nil"/>
        </w:pBdr>
        <w:tabs>
          <w:tab w:val="left" w:pos="1701"/>
        </w:tabs>
        <w:spacing w:after="120"/>
        <w:ind w:left="425" w:hanging="567"/>
        <w:jc w:val="both"/>
        <w:rPr>
          <w:rFonts w:ascii="Arial" w:eastAsia="Arial" w:hAnsi="Arial" w:cs="Arial"/>
          <w:b w:val="0"/>
          <w:color w:val="000000"/>
          <w:szCs w:val="22"/>
          <w:lang w:val="es-ES_tradnl"/>
        </w:rPr>
      </w:pPr>
      <w:r w:rsidRPr="00C13065">
        <w:rPr>
          <w:rFonts w:ascii="Arial" w:eastAsia="Arial" w:hAnsi="Arial" w:cs="Arial"/>
          <w:b w:val="0"/>
          <w:color w:val="000000"/>
          <w:lang w:val="es-ES_tradnl"/>
        </w:rPr>
        <w:t xml:space="preserve">Rumah Sakit wajib mengirimkan kekurangan Dokumen Tagihan paling lambat 14 (empat belas) hari kerja terhitung sejak tanggal pemberitahuan LGI. </w:t>
      </w:r>
      <w:r w:rsidRPr="00C13065">
        <w:rPr>
          <w:rFonts w:ascii="Arial" w:hAnsi="Arial" w:cs="Arial"/>
          <w:b w:val="0"/>
          <w:bCs/>
          <w:color w:val="000000"/>
          <w:szCs w:val="22"/>
          <w:lang w:val="sq-AL"/>
        </w:rPr>
        <w:t xml:space="preserve">Apabila Rumah Sakit tidak melengkapi kekurangan Dokumen Tagihan dalam batas waktu tersebut, maka Dokumen Tagihan tersebut dianggap kedaluwarsa </w:t>
      </w:r>
      <w:r w:rsidRPr="00C13065">
        <w:rPr>
          <w:rFonts w:ascii="Arial" w:eastAsia="Arial" w:hAnsi="Arial" w:cs="Arial"/>
          <w:b w:val="0"/>
          <w:color w:val="000000"/>
          <w:lang w:val="es-ES_tradnl"/>
        </w:rPr>
        <w:t>dan Rumah Sakit tidak diperbolehkan menagihkannya kepada Peserta.</w:t>
      </w:r>
    </w:p>
    <w:p w14:paraId="079FA2E2" w14:textId="77777777" w:rsidR="002237C1" w:rsidRPr="00C13065" w:rsidRDefault="002237C1" w:rsidP="002237C1">
      <w:pPr>
        <w:pStyle w:val="ListParagraph"/>
        <w:pBdr>
          <w:top w:val="nil"/>
          <w:left w:val="nil"/>
          <w:bottom w:val="nil"/>
          <w:right w:val="nil"/>
          <w:between w:val="nil"/>
        </w:pBdr>
        <w:tabs>
          <w:tab w:val="left" w:pos="1701"/>
        </w:tabs>
        <w:spacing w:after="120"/>
        <w:ind w:left="425"/>
        <w:jc w:val="both"/>
        <w:rPr>
          <w:rFonts w:ascii="Arial" w:eastAsia="Arial" w:hAnsi="Arial" w:cs="Arial"/>
          <w:b w:val="0"/>
          <w:color w:val="000000"/>
          <w:sz w:val="12"/>
          <w:szCs w:val="12"/>
          <w:lang w:val="es-ES_tradnl"/>
        </w:rPr>
      </w:pPr>
    </w:p>
    <w:p w14:paraId="1E08048E" w14:textId="3EDEAA9C" w:rsidR="002237C1" w:rsidRPr="00C13065" w:rsidRDefault="002237C1" w:rsidP="00C13065">
      <w:pPr>
        <w:pStyle w:val="ListParagraph"/>
        <w:numPr>
          <w:ilvl w:val="1"/>
          <w:numId w:val="58"/>
        </w:numPr>
        <w:pBdr>
          <w:top w:val="nil"/>
          <w:left w:val="nil"/>
          <w:bottom w:val="nil"/>
          <w:right w:val="nil"/>
          <w:between w:val="nil"/>
        </w:pBdr>
        <w:tabs>
          <w:tab w:val="left" w:pos="1701"/>
        </w:tabs>
        <w:spacing w:after="120"/>
        <w:ind w:left="425" w:hanging="567"/>
        <w:jc w:val="both"/>
        <w:rPr>
          <w:rFonts w:ascii="Arial" w:eastAsia="Arial" w:hAnsi="Arial" w:cs="Arial"/>
          <w:b w:val="0"/>
          <w:color w:val="000000"/>
          <w:szCs w:val="22"/>
          <w:lang w:val="es-ES_tradnl"/>
        </w:rPr>
      </w:pPr>
      <w:r w:rsidRPr="00C13065">
        <w:rPr>
          <w:rFonts w:ascii="Arial" w:hAnsi="Arial" w:cs="Arial"/>
          <w:b w:val="0"/>
          <w:bCs/>
          <w:color w:val="000000"/>
          <w:szCs w:val="22"/>
          <w:lang w:val="sq-AL"/>
        </w:rPr>
        <w:t>Apabila dalam batas waktu 14 (empat belas) hari kerja sejak Dokumen Tagihan diterima oleh LGI dan LGI tidak melakukan pemberitahuan dan/atau konfirmasi kepada Rumah Sakit, maka Rumah Sakit berhak menganggap Dokumen Tagihan telah lengkap dan tagihan wajib dibayarkan oleh LGI.</w:t>
      </w:r>
    </w:p>
    <w:p w14:paraId="34A37249" w14:textId="77777777" w:rsidR="002237C1" w:rsidRPr="00C13065" w:rsidRDefault="002237C1" w:rsidP="002237C1">
      <w:pPr>
        <w:pStyle w:val="ListParagraph"/>
        <w:rPr>
          <w:rFonts w:ascii="Arial" w:eastAsia="Arial" w:hAnsi="Arial" w:cs="Arial"/>
          <w:b w:val="0"/>
          <w:color w:val="000000"/>
          <w:sz w:val="12"/>
          <w:szCs w:val="12"/>
          <w:lang w:val="es-ES_tradnl"/>
        </w:rPr>
      </w:pPr>
    </w:p>
    <w:p w14:paraId="7D6424EB" w14:textId="77777777" w:rsidR="002237C1" w:rsidDel="005F4F56" w:rsidRDefault="002237C1" w:rsidP="005F4F56">
      <w:pPr>
        <w:pStyle w:val="ListParagraph"/>
        <w:numPr>
          <w:ilvl w:val="1"/>
          <w:numId w:val="58"/>
        </w:numPr>
        <w:pBdr>
          <w:top w:val="nil"/>
          <w:left w:val="nil"/>
          <w:bottom w:val="nil"/>
          <w:right w:val="nil"/>
          <w:between w:val="nil"/>
        </w:pBdr>
        <w:tabs>
          <w:tab w:val="left" w:pos="1701"/>
        </w:tabs>
        <w:spacing w:after="120"/>
        <w:ind w:left="425" w:hanging="567"/>
        <w:jc w:val="both"/>
        <w:rPr>
          <w:del w:id="554" w:author="User" w:date="2026-05-26T14:27:00Z" w16du:dateUtc="2026-05-26T07:27:00Z"/>
          <w:rFonts w:ascii="Arial" w:eastAsia="Arial" w:hAnsi="Arial" w:cs="Arial"/>
          <w:b w:val="0"/>
          <w:color w:val="000000"/>
          <w:szCs w:val="22"/>
          <w:lang w:val="es-ES_tradnl"/>
        </w:rPr>
      </w:pPr>
      <w:r w:rsidRPr="00C13065">
        <w:rPr>
          <w:rFonts w:ascii="Arial" w:eastAsia="Arial" w:hAnsi="Arial" w:cs="Arial"/>
          <w:b w:val="0"/>
          <w:color w:val="000000"/>
          <w:szCs w:val="22"/>
          <w:lang w:val="es-ES_tradnl"/>
        </w:rPr>
        <w:t>Apabila Rumah Sakit tidak menjalankan kewajiban sebagaimana dimaksud ayat (6) sampai dengan ayat (18) Pasal ini, sehingga menimbulkan kerugian bagi LGI, maka LGI berhak menunda pembayaran tagihan hingga seluruh permasalahan dapat diselesaikan sesuai dengan Pasal 9 Perjanjian ini.</w:t>
      </w:r>
    </w:p>
    <w:p w14:paraId="7DAC6BA0" w14:textId="77777777" w:rsidR="005F4F56" w:rsidRPr="00C13065" w:rsidRDefault="005F4F56" w:rsidP="002237C1">
      <w:pPr>
        <w:pStyle w:val="ListParagraph"/>
        <w:numPr>
          <w:ilvl w:val="1"/>
          <w:numId w:val="58"/>
        </w:numPr>
        <w:pBdr>
          <w:top w:val="nil"/>
          <w:left w:val="nil"/>
          <w:bottom w:val="nil"/>
          <w:right w:val="nil"/>
          <w:between w:val="nil"/>
        </w:pBdr>
        <w:tabs>
          <w:tab w:val="left" w:pos="1701"/>
        </w:tabs>
        <w:spacing w:after="120"/>
        <w:ind w:left="425" w:hanging="567"/>
        <w:jc w:val="both"/>
        <w:rPr>
          <w:ins w:id="555" w:author="User" w:date="2026-05-26T14:27:00Z" w16du:dateUtc="2026-05-26T07:27:00Z"/>
          <w:rFonts w:ascii="Arial" w:eastAsia="Arial" w:hAnsi="Arial" w:cs="Arial"/>
          <w:b w:val="0"/>
          <w:color w:val="000000"/>
          <w:szCs w:val="22"/>
          <w:lang w:val="es-ES_tradnl"/>
        </w:rPr>
      </w:pPr>
    </w:p>
    <w:p w14:paraId="3A3D467B" w14:textId="651500F4" w:rsidR="00B93F58" w:rsidRPr="005F4F56" w:rsidDel="0055745C" w:rsidRDefault="00413E59">
      <w:pPr>
        <w:pStyle w:val="ListParagraph"/>
        <w:pBdr>
          <w:top w:val="nil"/>
          <w:left w:val="nil"/>
          <w:bottom w:val="nil"/>
          <w:right w:val="nil"/>
          <w:between w:val="nil"/>
        </w:pBdr>
        <w:tabs>
          <w:tab w:val="left" w:pos="450"/>
          <w:tab w:val="left" w:pos="1701"/>
        </w:tabs>
        <w:autoSpaceDE w:val="0"/>
        <w:spacing w:before="120" w:after="120"/>
        <w:ind w:left="425"/>
        <w:jc w:val="both"/>
        <w:rPr>
          <w:del w:id="556" w:author="Yosua Pratama Salikin" w:date="2026-04-22T10:59:00Z" w16du:dateUtc="2026-04-22T03:59:00Z"/>
          <w:rFonts w:ascii="Arial" w:hAnsi="Arial" w:cs="Arial"/>
          <w:color w:val="000000"/>
          <w:szCs w:val="22"/>
          <w:lang w:val="es-ES_tradnl"/>
          <w:rPrChange w:id="557" w:author="User" w:date="2026-05-26T14:27:00Z" w16du:dateUtc="2026-05-26T07:27:00Z">
            <w:rPr>
              <w:del w:id="558" w:author="Yosua Pratama Salikin" w:date="2026-04-22T10:59:00Z" w16du:dateUtc="2026-04-22T03:59:00Z"/>
              <w:lang w:val="es-ES_tradnl"/>
            </w:rPr>
          </w:rPrChange>
        </w:rPr>
        <w:pPrChange w:id="559" w:author="User" w:date="2026-05-26T14:27:00Z" w16du:dateUtc="2026-05-26T07:27:00Z">
          <w:pPr>
            <w:tabs>
              <w:tab w:val="left" w:pos="450"/>
            </w:tabs>
            <w:autoSpaceDE w:val="0"/>
            <w:spacing w:before="120" w:after="120"/>
            <w:ind w:left="450"/>
            <w:jc w:val="both"/>
          </w:pPr>
        </w:pPrChange>
      </w:pPr>
      <w:del w:id="560" w:author="Yosua Pratama Salikin" w:date="2026-04-22T10:59:00Z" w16du:dateUtc="2026-04-22T03:59:00Z">
        <w:r w:rsidRPr="005F4F56" w:rsidDel="0055745C">
          <w:rPr>
            <w:rFonts w:ascii="Arial" w:eastAsia="Arial" w:hAnsi="Arial" w:cs="Arial"/>
            <w:b w:val="0"/>
            <w:color w:val="000000"/>
            <w:szCs w:val="22"/>
            <w:lang w:val="es-ES_tradnl"/>
            <w:rPrChange w:id="561" w:author="User" w:date="2026-05-26T14:27:00Z" w16du:dateUtc="2026-05-26T07:27:00Z">
              <w:rPr>
                <w:rFonts w:eastAsia="Arial"/>
                <w:lang w:val="es-ES_tradnl"/>
              </w:rPr>
            </w:rPrChange>
          </w:rPr>
          <w:br/>
        </w:r>
        <w:bookmarkStart w:id="562" w:name="_Hlk75108664"/>
        <w:bookmarkEnd w:id="287"/>
      </w:del>
    </w:p>
    <w:p w14:paraId="0520B98A" w14:textId="77777777" w:rsidR="005D4589" w:rsidRDefault="005D4589">
      <w:pPr>
        <w:pStyle w:val="ListParagraph"/>
        <w:pBdr>
          <w:top w:val="nil"/>
          <w:left w:val="nil"/>
          <w:bottom w:val="nil"/>
          <w:right w:val="nil"/>
          <w:between w:val="nil"/>
        </w:pBdr>
        <w:tabs>
          <w:tab w:val="left" w:pos="1701"/>
        </w:tabs>
        <w:spacing w:after="120"/>
        <w:ind w:left="425"/>
        <w:jc w:val="both"/>
        <w:rPr>
          <w:lang w:val="es-ES_tradnl"/>
        </w:rPr>
        <w:pPrChange w:id="563" w:author="User" w:date="2026-05-26T14:27:00Z" w16du:dateUtc="2026-05-26T07:27:00Z">
          <w:pPr>
            <w:tabs>
              <w:tab w:val="left" w:pos="450"/>
            </w:tabs>
            <w:autoSpaceDE w:val="0"/>
            <w:spacing w:before="120" w:after="120"/>
            <w:ind w:left="450"/>
            <w:jc w:val="both"/>
          </w:pPr>
        </w:pPrChange>
      </w:pPr>
      <w:commentRangeStart w:id="564"/>
    </w:p>
    <w:p w14:paraId="5781FAE8" w14:textId="30B55DA9" w:rsidR="005D4589" w:rsidRPr="00A07EB7" w:rsidDel="00A07EB7" w:rsidRDefault="00A07EB7">
      <w:pPr>
        <w:tabs>
          <w:tab w:val="left" w:pos="450"/>
        </w:tabs>
        <w:autoSpaceDE w:val="0"/>
        <w:jc w:val="center"/>
        <w:rPr>
          <w:del w:id="565" w:author="Yosua Pratama Salikin" w:date="2026-04-22T10:59:00Z" w16du:dateUtc="2026-04-22T03:59:00Z"/>
          <w:rFonts w:ascii="Arial" w:hAnsi="Arial" w:cs="Arial"/>
          <w:color w:val="000000"/>
          <w:szCs w:val="22"/>
          <w:lang w:val="es-ES_tradnl"/>
        </w:rPr>
        <w:pPrChange w:id="566" w:author="User" w:date="2026-05-26T11:18:00Z" w16du:dateUtc="2026-05-26T04:18:00Z">
          <w:pPr>
            <w:tabs>
              <w:tab w:val="left" w:pos="450"/>
            </w:tabs>
            <w:autoSpaceDE w:val="0"/>
            <w:spacing w:before="120" w:after="120"/>
            <w:ind w:left="-180"/>
            <w:jc w:val="center"/>
          </w:pPr>
        </w:pPrChange>
      </w:pPr>
      <w:ins w:id="567" w:author="User" w:date="2026-05-09T09:34:00Z" w16du:dateUtc="2026-05-09T02:34:00Z">
        <w:r w:rsidRPr="00A07EB7">
          <w:rPr>
            <w:rFonts w:ascii="Arial" w:hAnsi="Arial" w:cs="Arial"/>
            <w:color w:val="000000"/>
            <w:szCs w:val="22"/>
            <w:lang w:val="es-ES_tradnl"/>
          </w:rPr>
          <w:t>PASAL 7</w:t>
        </w:r>
      </w:ins>
    </w:p>
    <w:p w14:paraId="4B35ACAF" w14:textId="77777777" w:rsidR="00A07EB7" w:rsidRPr="00A07EB7" w:rsidRDefault="00A07EB7">
      <w:pPr>
        <w:tabs>
          <w:tab w:val="left" w:pos="450"/>
        </w:tabs>
        <w:autoSpaceDE w:val="0"/>
        <w:jc w:val="center"/>
        <w:rPr>
          <w:ins w:id="568" w:author="User" w:date="2026-05-09T09:34:00Z" w16du:dateUtc="2026-05-09T02:34:00Z"/>
          <w:rFonts w:ascii="Arial" w:hAnsi="Arial" w:cs="Arial"/>
          <w:color w:val="000000"/>
          <w:szCs w:val="22"/>
          <w:lang w:val="es-ES_tradnl"/>
        </w:rPr>
        <w:pPrChange w:id="569" w:author="User" w:date="2026-05-26T11:18:00Z" w16du:dateUtc="2026-05-26T04:18:00Z">
          <w:pPr>
            <w:tabs>
              <w:tab w:val="left" w:pos="450"/>
            </w:tabs>
            <w:autoSpaceDE w:val="0"/>
            <w:spacing w:before="120" w:after="120"/>
            <w:ind w:left="450"/>
            <w:jc w:val="both"/>
          </w:pPr>
        </w:pPrChange>
      </w:pPr>
    </w:p>
    <w:p w14:paraId="56A5FF50" w14:textId="77777777" w:rsidR="00A07EB7" w:rsidRDefault="00A07EB7" w:rsidP="00B211AB">
      <w:pPr>
        <w:numPr>
          <w:ilvl w:val="0"/>
          <w:numId w:val="1"/>
        </w:numPr>
        <w:tabs>
          <w:tab w:val="left" w:pos="450"/>
        </w:tabs>
        <w:autoSpaceDE w:val="0"/>
        <w:jc w:val="center"/>
        <w:rPr>
          <w:ins w:id="570" w:author="User" w:date="2026-05-26T11:19:00Z" w16du:dateUtc="2026-05-26T04:19:00Z"/>
          <w:rFonts w:ascii="Arial" w:hAnsi="Arial" w:cs="Arial"/>
          <w:bCs/>
          <w:color w:val="000000"/>
          <w:szCs w:val="22"/>
        </w:rPr>
      </w:pPr>
      <w:ins w:id="571" w:author="User" w:date="2026-05-09T09:34:00Z">
        <w:r w:rsidRPr="00A07EB7">
          <w:rPr>
            <w:rFonts w:ascii="Arial" w:hAnsi="Arial" w:cs="Arial"/>
            <w:bCs/>
            <w:color w:val="000000"/>
            <w:szCs w:val="22"/>
          </w:rPr>
          <w:t>STANDAR MUTU PELAYANAN</w:t>
        </w:r>
      </w:ins>
      <w:commentRangeEnd w:id="564"/>
      <w:r w:rsidR="00095D29">
        <w:rPr>
          <w:rStyle w:val="CommentReference"/>
          <w:rFonts w:ascii="Arial" w:hAnsi="Arial" w:cs="Arial"/>
          <w:bCs/>
          <w:color w:val="000000"/>
          <w:sz w:val="22"/>
          <w:szCs w:val="22"/>
        </w:rPr>
        <w:commentReference w:id="564"/>
      </w:r>
    </w:p>
    <w:p w14:paraId="1742AA9A" w14:textId="77777777" w:rsidR="00B211AB" w:rsidRPr="00A07EB7" w:rsidRDefault="00B211AB">
      <w:pPr>
        <w:numPr>
          <w:ilvl w:val="0"/>
          <w:numId w:val="1"/>
        </w:numPr>
        <w:tabs>
          <w:tab w:val="left" w:pos="450"/>
        </w:tabs>
        <w:autoSpaceDE w:val="0"/>
        <w:jc w:val="center"/>
        <w:rPr>
          <w:ins w:id="572" w:author="User" w:date="2026-05-09T09:34:00Z"/>
          <w:rFonts w:ascii="Arial" w:hAnsi="Arial" w:cs="Arial"/>
          <w:bCs/>
          <w:color w:val="000000"/>
          <w:szCs w:val="22"/>
        </w:rPr>
        <w:pPrChange w:id="573" w:author="User" w:date="2026-05-26T11:18:00Z" w16du:dateUtc="2026-05-26T04:18:00Z">
          <w:pPr>
            <w:numPr>
              <w:numId w:val="1"/>
            </w:numPr>
            <w:tabs>
              <w:tab w:val="left" w:pos="450"/>
            </w:tabs>
            <w:autoSpaceDE w:val="0"/>
            <w:spacing w:before="120" w:after="120"/>
            <w:jc w:val="both"/>
          </w:pPr>
        </w:pPrChange>
      </w:pPr>
    </w:p>
    <w:p w14:paraId="0FD669A0" w14:textId="77777777" w:rsidR="00FB570D" w:rsidRDefault="00A07EB7" w:rsidP="00FB570D">
      <w:pPr>
        <w:pStyle w:val="ListParagraph"/>
        <w:numPr>
          <w:ilvl w:val="0"/>
          <w:numId w:val="79"/>
        </w:numPr>
        <w:autoSpaceDE w:val="0"/>
        <w:ind w:left="426" w:hanging="426"/>
        <w:jc w:val="both"/>
        <w:rPr>
          <w:ins w:id="574" w:author="User" w:date="2026-05-09T11:18:00Z" w16du:dateUtc="2026-05-09T04:18:00Z"/>
          <w:rFonts w:ascii="Arial" w:hAnsi="Arial" w:cs="Arial"/>
          <w:b w:val="0"/>
          <w:bCs/>
          <w:color w:val="000000"/>
          <w:szCs w:val="22"/>
        </w:rPr>
      </w:pPr>
      <w:ins w:id="575" w:author="User" w:date="2026-05-09T09:34:00Z">
        <w:r w:rsidRPr="00A07EB7">
          <w:rPr>
            <w:rFonts w:ascii="Arial" w:hAnsi="Arial" w:cs="Arial"/>
            <w:b w:val="0"/>
            <w:bCs/>
            <w:color w:val="000000"/>
            <w:szCs w:val="22"/>
            <w:rPrChange w:id="576" w:author="User" w:date="2026-05-09T09:38:00Z" w16du:dateUtc="2026-05-09T02:38:00Z">
              <w:rPr>
                <w:rFonts w:ascii="Arial" w:hAnsi="Arial" w:cs="Arial"/>
                <w:color w:val="000000"/>
                <w:szCs w:val="22"/>
              </w:rPr>
            </w:rPrChange>
          </w:rPr>
          <w:t>Para Pihak sepakat untuk menjaga dan melaksanakan standar mutu pelayanan</w:t>
        </w:r>
      </w:ins>
      <w:ins w:id="577" w:author="User" w:date="2026-05-09T09:36:00Z" w16du:dateUtc="2026-05-09T02:36:00Z">
        <w:r w:rsidRPr="00A07EB7">
          <w:rPr>
            <w:rFonts w:ascii="Arial" w:hAnsi="Arial" w:cs="Arial"/>
            <w:b w:val="0"/>
            <w:bCs/>
            <w:color w:val="000000"/>
            <w:szCs w:val="22"/>
            <w:rPrChange w:id="578" w:author="User" w:date="2026-05-09T09:38:00Z" w16du:dateUtc="2026-05-09T02:38:00Z">
              <w:rPr/>
            </w:rPrChange>
          </w:rPr>
          <w:t xml:space="preserve"> </w:t>
        </w:r>
      </w:ins>
      <w:ins w:id="579" w:author="User" w:date="2026-05-09T09:34:00Z">
        <w:r w:rsidRPr="00A07EB7">
          <w:rPr>
            <w:rFonts w:ascii="Arial" w:hAnsi="Arial" w:cs="Arial"/>
            <w:b w:val="0"/>
            <w:bCs/>
            <w:color w:val="000000"/>
            <w:szCs w:val="22"/>
            <w:rPrChange w:id="580" w:author="User" w:date="2026-05-09T09:38:00Z" w16du:dateUtc="2026-05-09T02:38:00Z">
              <w:rPr>
                <w:rFonts w:ascii="Arial" w:hAnsi="Arial" w:cs="Arial"/>
                <w:color w:val="000000"/>
                <w:szCs w:val="22"/>
              </w:rPr>
            </w:rPrChange>
          </w:rPr>
          <w:t>kesehatan dan administrasi penjaminan guna memastikan pelayanan yang optimal bagi Peserta.</w:t>
        </w:r>
      </w:ins>
    </w:p>
    <w:p w14:paraId="2BBD26C4" w14:textId="77777777" w:rsidR="00FB570D" w:rsidRDefault="00FB570D">
      <w:pPr>
        <w:pStyle w:val="ListParagraph"/>
        <w:autoSpaceDE w:val="0"/>
        <w:ind w:left="426"/>
        <w:jc w:val="both"/>
        <w:rPr>
          <w:ins w:id="581" w:author="User" w:date="2026-05-09T11:15:00Z" w16du:dateUtc="2026-05-09T04:15:00Z"/>
          <w:rFonts w:ascii="Arial" w:hAnsi="Arial" w:cs="Arial"/>
          <w:b w:val="0"/>
          <w:bCs/>
          <w:color w:val="000000"/>
          <w:szCs w:val="22"/>
        </w:rPr>
        <w:pPrChange w:id="582" w:author="User" w:date="2026-05-09T11:18:00Z" w16du:dateUtc="2026-05-09T04:18:00Z">
          <w:pPr>
            <w:pStyle w:val="ListParagraph"/>
            <w:numPr>
              <w:numId w:val="79"/>
            </w:numPr>
            <w:autoSpaceDE w:val="0"/>
            <w:spacing w:before="120" w:after="120"/>
            <w:ind w:left="426" w:hanging="426"/>
            <w:jc w:val="both"/>
          </w:pPr>
        </w:pPrChange>
      </w:pPr>
    </w:p>
    <w:p w14:paraId="7638BA4E" w14:textId="664C1534" w:rsidR="00A07EB7" w:rsidRPr="00FB570D" w:rsidRDefault="00A07EB7">
      <w:pPr>
        <w:pStyle w:val="ListParagraph"/>
        <w:numPr>
          <w:ilvl w:val="0"/>
          <w:numId w:val="79"/>
        </w:numPr>
        <w:autoSpaceDE w:val="0"/>
        <w:ind w:left="426" w:hanging="426"/>
        <w:jc w:val="both"/>
        <w:rPr>
          <w:ins w:id="583" w:author="User" w:date="2026-05-09T09:37:00Z" w16du:dateUtc="2026-05-09T02:37:00Z"/>
          <w:rFonts w:ascii="Arial" w:hAnsi="Arial" w:cs="Arial"/>
          <w:b w:val="0"/>
          <w:bCs/>
          <w:color w:val="000000"/>
          <w:szCs w:val="22"/>
          <w:rPrChange w:id="584" w:author="User" w:date="2026-05-09T11:15:00Z" w16du:dateUtc="2026-05-09T04:15:00Z">
            <w:rPr>
              <w:ins w:id="585" w:author="User" w:date="2026-05-09T09:37:00Z" w16du:dateUtc="2026-05-09T02:37:00Z"/>
            </w:rPr>
          </w:rPrChange>
        </w:rPr>
        <w:pPrChange w:id="586" w:author="User" w:date="2026-05-09T11:18:00Z" w16du:dateUtc="2026-05-09T04:18:00Z">
          <w:pPr>
            <w:tabs>
              <w:tab w:val="left" w:pos="450"/>
            </w:tabs>
            <w:autoSpaceDE w:val="0"/>
            <w:spacing w:before="120" w:after="120"/>
            <w:ind w:left="450"/>
            <w:jc w:val="both"/>
          </w:pPr>
        </w:pPrChange>
      </w:pPr>
      <w:ins w:id="587" w:author="User" w:date="2026-05-09T09:34:00Z">
        <w:r w:rsidRPr="00FB570D">
          <w:rPr>
            <w:rFonts w:ascii="Arial" w:hAnsi="Arial" w:cs="Arial"/>
            <w:b w:val="0"/>
            <w:bCs/>
            <w:color w:val="000000"/>
            <w:szCs w:val="22"/>
            <w:rPrChange w:id="588" w:author="User" w:date="2026-05-09T11:15:00Z" w16du:dateUtc="2026-05-09T04:15:00Z">
              <w:rPr>
                <w:rFonts w:ascii="Arial" w:hAnsi="Arial" w:cs="Arial"/>
                <w:color w:val="000000"/>
                <w:szCs w:val="22"/>
              </w:rPr>
            </w:rPrChange>
          </w:rPr>
          <w:t>Rumah Sakit wajib memberikan Pelayanan Medis kepada Peserta sesuai:</w:t>
        </w:r>
      </w:ins>
    </w:p>
    <w:p w14:paraId="24A427B4" w14:textId="77777777" w:rsidR="00A07EB7" w:rsidRDefault="00A07EB7">
      <w:pPr>
        <w:tabs>
          <w:tab w:val="left" w:pos="450"/>
        </w:tabs>
        <w:autoSpaceDE w:val="0"/>
        <w:ind w:left="450"/>
        <w:jc w:val="both"/>
        <w:rPr>
          <w:ins w:id="589" w:author="User" w:date="2026-05-09T09:38:00Z" w16du:dateUtc="2026-05-09T02:38:00Z"/>
          <w:rFonts w:ascii="Arial" w:hAnsi="Arial" w:cs="Arial"/>
          <w:b w:val="0"/>
          <w:bCs/>
          <w:color w:val="000000"/>
          <w:szCs w:val="22"/>
        </w:rPr>
        <w:pPrChange w:id="590" w:author="User" w:date="2026-05-09T11:18:00Z" w16du:dateUtc="2026-05-09T04:18:00Z">
          <w:pPr>
            <w:tabs>
              <w:tab w:val="left" w:pos="450"/>
            </w:tabs>
            <w:autoSpaceDE w:val="0"/>
            <w:spacing w:before="120" w:after="120"/>
            <w:ind w:left="450"/>
            <w:jc w:val="both"/>
          </w:pPr>
        </w:pPrChange>
      </w:pPr>
      <w:ins w:id="591" w:author="User" w:date="2026-05-09T09:37:00Z" w16du:dateUtc="2026-05-09T02:37:00Z">
        <w:r>
          <w:rPr>
            <w:rFonts w:ascii="Arial" w:hAnsi="Arial" w:cs="Arial"/>
            <w:b w:val="0"/>
            <w:bCs/>
            <w:color w:val="000000"/>
            <w:szCs w:val="22"/>
          </w:rPr>
          <w:t>a. S</w:t>
        </w:r>
      </w:ins>
      <w:ins w:id="592" w:author="User" w:date="2026-05-09T09:34:00Z">
        <w:r w:rsidRPr="00A07EB7">
          <w:rPr>
            <w:rFonts w:ascii="Arial" w:hAnsi="Arial" w:cs="Arial"/>
            <w:b w:val="0"/>
            <w:bCs/>
            <w:color w:val="000000"/>
            <w:szCs w:val="22"/>
            <w:rPrChange w:id="593" w:author="User" w:date="2026-05-09T09:37:00Z" w16du:dateUtc="2026-05-09T02:37:00Z">
              <w:rPr>
                <w:rFonts w:ascii="Arial" w:hAnsi="Arial" w:cs="Arial"/>
                <w:color w:val="000000"/>
                <w:szCs w:val="22"/>
              </w:rPr>
            </w:rPrChange>
          </w:rPr>
          <w:t>tandar profesi medis;</w:t>
        </w:r>
      </w:ins>
    </w:p>
    <w:p w14:paraId="63E1B8CD" w14:textId="1B66D3DC" w:rsidR="00A07EB7" w:rsidRDefault="00A07EB7">
      <w:pPr>
        <w:tabs>
          <w:tab w:val="left" w:pos="450"/>
        </w:tabs>
        <w:autoSpaceDE w:val="0"/>
        <w:ind w:left="450"/>
        <w:jc w:val="both"/>
        <w:rPr>
          <w:ins w:id="594" w:author="User" w:date="2026-05-09T09:38:00Z" w16du:dateUtc="2026-05-09T02:38:00Z"/>
          <w:rFonts w:ascii="Arial" w:hAnsi="Arial" w:cs="Arial"/>
          <w:b w:val="0"/>
          <w:bCs/>
          <w:color w:val="000000"/>
          <w:szCs w:val="22"/>
        </w:rPr>
        <w:pPrChange w:id="595" w:author="User" w:date="2026-05-09T11:18:00Z" w16du:dateUtc="2026-05-09T04:18:00Z">
          <w:pPr>
            <w:tabs>
              <w:tab w:val="left" w:pos="450"/>
            </w:tabs>
            <w:autoSpaceDE w:val="0"/>
            <w:spacing w:before="120" w:after="120"/>
            <w:ind w:left="450"/>
            <w:jc w:val="both"/>
          </w:pPr>
        </w:pPrChange>
      </w:pPr>
      <w:ins w:id="596" w:author="User" w:date="2026-05-09T09:38:00Z" w16du:dateUtc="2026-05-09T02:38:00Z">
        <w:r>
          <w:rPr>
            <w:rFonts w:ascii="Arial" w:hAnsi="Arial" w:cs="Arial"/>
            <w:b w:val="0"/>
            <w:bCs/>
            <w:color w:val="000000"/>
            <w:szCs w:val="22"/>
          </w:rPr>
          <w:t>b. S</w:t>
        </w:r>
      </w:ins>
      <w:ins w:id="597" w:author="User" w:date="2026-05-09T09:34:00Z">
        <w:r w:rsidRPr="00A07EB7">
          <w:rPr>
            <w:rFonts w:ascii="Arial" w:hAnsi="Arial" w:cs="Arial"/>
            <w:b w:val="0"/>
            <w:bCs/>
            <w:color w:val="000000"/>
            <w:szCs w:val="22"/>
            <w:rPrChange w:id="598" w:author="User" w:date="2026-05-09T09:37:00Z" w16du:dateUtc="2026-05-09T02:37:00Z">
              <w:rPr>
                <w:rFonts w:ascii="Arial" w:hAnsi="Arial" w:cs="Arial"/>
                <w:color w:val="000000"/>
                <w:szCs w:val="22"/>
              </w:rPr>
            </w:rPrChange>
          </w:rPr>
          <w:t>tandar prosedur operasional Rumah Sakit;</w:t>
        </w:r>
      </w:ins>
    </w:p>
    <w:p w14:paraId="67A385E6" w14:textId="77777777" w:rsidR="00A07EB7" w:rsidRDefault="00A07EB7">
      <w:pPr>
        <w:tabs>
          <w:tab w:val="left" w:pos="450"/>
        </w:tabs>
        <w:autoSpaceDE w:val="0"/>
        <w:ind w:left="450"/>
        <w:jc w:val="both"/>
        <w:rPr>
          <w:ins w:id="599" w:author="User" w:date="2026-05-09T09:38:00Z" w16du:dateUtc="2026-05-09T02:38:00Z"/>
          <w:rFonts w:ascii="Arial" w:hAnsi="Arial" w:cs="Arial"/>
          <w:b w:val="0"/>
          <w:bCs/>
          <w:color w:val="000000"/>
          <w:szCs w:val="22"/>
        </w:rPr>
        <w:pPrChange w:id="600" w:author="User" w:date="2026-05-09T11:18:00Z" w16du:dateUtc="2026-05-09T04:18:00Z">
          <w:pPr>
            <w:tabs>
              <w:tab w:val="left" w:pos="450"/>
            </w:tabs>
            <w:autoSpaceDE w:val="0"/>
            <w:spacing w:before="120" w:after="120"/>
            <w:ind w:left="450"/>
            <w:jc w:val="both"/>
          </w:pPr>
        </w:pPrChange>
      </w:pPr>
      <w:ins w:id="601" w:author="User" w:date="2026-05-09T09:38:00Z" w16du:dateUtc="2026-05-09T02:38:00Z">
        <w:r>
          <w:rPr>
            <w:rFonts w:ascii="Arial" w:hAnsi="Arial" w:cs="Arial"/>
            <w:b w:val="0"/>
            <w:bCs/>
            <w:color w:val="000000"/>
            <w:szCs w:val="22"/>
          </w:rPr>
          <w:t>c. K</w:t>
        </w:r>
      </w:ins>
      <w:ins w:id="602" w:author="User" w:date="2026-05-09T09:34:00Z">
        <w:r w:rsidRPr="00A07EB7">
          <w:rPr>
            <w:rFonts w:ascii="Arial" w:hAnsi="Arial" w:cs="Arial"/>
            <w:b w:val="0"/>
            <w:bCs/>
            <w:color w:val="000000"/>
            <w:szCs w:val="22"/>
            <w:rPrChange w:id="603" w:author="User" w:date="2026-05-09T09:37:00Z" w16du:dateUtc="2026-05-09T02:37:00Z">
              <w:rPr>
                <w:rFonts w:ascii="Arial" w:hAnsi="Arial" w:cs="Arial"/>
                <w:color w:val="000000"/>
                <w:szCs w:val="22"/>
              </w:rPr>
            </w:rPrChange>
          </w:rPr>
          <w:t>etentuan Kementerian Kesehatan Republik Indonesia; dan</w:t>
        </w:r>
      </w:ins>
    </w:p>
    <w:p w14:paraId="6808B7D5" w14:textId="77777777" w:rsidR="00F308B8" w:rsidRDefault="00A07EB7" w:rsidP="00FB570D">
      <w:pPr>
        <w:tabs>
          <w:tab w:val="left" w:pos="450"/>
        </w:tabs>
        <w:autoSpaceDE w:val="0"/>
        <w:ind w:left="450"/>
        <w:jc w:val="both"/>
        <w:rPr>
          <w:ins w:id="604" w:author="User" w:date="2026-05-09T11:18:00Z" w16du:dateUtc="2026-05-09T04:18:00Z"/>
          <w:rFonts w:ascii="Arial" w:hAnsi="Arial" w:cs="Arial"/>
          <w:b w:val="0"/>
          <w:bCs/>
          <w:color w:val="000000"/>
          <w:szCs w:val="22"/>
        </w:rPr>
      </w:pPr>
      <w:ins w:id="605" w:author="User" w:date="2026-05-09T09:38:00Z" w16du:dateUtc="2026-05-09T02:38:00Z">
        <w:r>
          <w:rPr>
            <w:rFonts w:ascii="Arial" w:hAnsi="Arial" w:cs="Arial"/>
            <w:b w:val="0"/>
            <w:bCs/>
            <w:color w:val="000000"/>
            <w:szCs w:val="22"/>
          </w:rPr>
          <w:t>d. S</w:t>
        </w:r>
      </w:ins>
      <w:ins w:id="606" w:author="User" w:date="2026-05-09T09:34:00Z">
        <w:r w:rsidRPr="00A07EB7">
          <w:rPr>
            <w:rFonts w:ascii="Arial" w:hAnsi="Arial" w:cs="Arial"/>
            <w:b w:val="0"/>
            <w:bCs/>
            <w:color w:val="000000"/>
            <w:szCs w:val="22"/>
            <w:rPrChange w:id="607" w:author="User" w:date="2026-05-09T09:37:00Z" w16du:dateUtc="2026-05-09T02:37:00Z">
              <w:rPr>
                <w:rFonts w:ascii="Arial" w:hAnsi="Arial" w:cs="Arial"/>
                <w:color w:val="000000"/>
                <w:szCs w:val="22"/>
              </w:rPr>
            </w:rPrChange>
          </w:rPr>
          <w:t>tandar akreditasi Rumah Sakit yang berlaku.</w:t>
        </w:r>
      </w:ins>
    </w:p>
    <w:p w14:paraId="1FA694A3" w14:textId="77777777" w:rsidR="00FB570D" w:rsidRDefault="00FB570D">
      <w:pPr>
        <w:tabs>
          <w:tab w:val="left" w:pos="450"/>
        </w:tabs>
        <w:autoSpaceDE w:val="0"/>
        <w:jc w:val="both"/>
        <w:rPr>
          <w:ins w:id="608" w:author="User" w:date="2026-05-09T09:43:00Z" w16du:dateUtc="2026-05-09T02:43:00Z"/>
          <w:rFonts w:ascii="Arial" w:hAnsi="Arial" w:cs="Arial"/>
          <w:b w:val="0"/>
          <w:bCs/>
          <w:color w:val="000000"/>
          <w:szCs w:val="22"/>
        </w:rPr>
        <w:pPrChange w:id="609" w:author="User" w:date="2026-05-09T11:18:00Z" w16du:dateUtc="2026-05-09T04:18:00Z">
          <w:pPr>
            <w:tabs>
              <w:tab w:val="left" w:pos="450"/>
            </w:tabs>
            <w:autoSpaceDE w:val="0"/>
            <w:spacing w:before="120" w:after="120"/>
            <w:ind w:left="450"/>
            <w:jc w:val="both"/>
          </w:pPr>
        </w:pPrChange>
      </w:pPr>
    </w:p>
    <w:p w14:paraId="23813A93" w14:textId="77777777" w:rsidR="00FB570D" w:rsidRDefault="00A07EB7" w:rsidP="00FB570D">
      <w:pPr>
        <w:pStyle w:val="ListParagraph"/>
        <w:numPr>
          <w:ilvl w:val="0"/>
          <w:numId w:val="79"/>
        </w:numPr>
        <w:autoSpaceDE w:val="0"/>
        <w:ind w:left="426" w:hanging="426"/>
        <w:jc w:val="both"/>
        <w:rPr>
          <w:ins w:id="610" w:author="User" w:date="2026-05-09T11:18:00Z" w16du:dateUtc="2026-05-09T04:18:00Z"/>
          <w:rFonts w:ascii="Arial" w:hAnsi="Arial" w:cs="Arial"/>
          <w:b w:val="0"/>
          <w:bCs/>
          <w:color w:val="000000"/>
          <w:szCs w:val="22"/>
        </w:rPr>
      </w:pPr>
      <w:ins w:id="611" w:author="User" w:date="2026-05-09T09:34:00Z">
        <w:r w:rsidRPr="00F308B8">
          <w:rPr>
            <w:rFonts w:ascii="Arial" w:hAnsi="Arial" w:cs="Arial"/>
            <w:b w:val="0"/>
            <w:bCs/>
            <w:color w:val="000000"/>
            <w:szCs w:val="22"/>
            <w:rPrChange w:id="612" w:author="User" w:date="2026-05-09T09:43:00Z" w16du:dateUtc="2026-05-09T02:43:00Z">
              <w:rPr>
                <w:rFonts w:ascii="Arial" w:hAnsi="Arial" w:cs="Arial"/>
                <w:color w:val="000000"/>
                <w:szCs w:val="22"/>
              </w:rPr>
            </w:rPrChange>
          </w:rPr>
          <w:t>Rumah Sakit wajib menjamin bahwa seluruh tenaga medis dan tenaga kesehatan yang memberikan pelayanan kepada Peserta memiliki izin praktik dan kompetensi yang masih berlaku sesuai ketentuan peraturan perundang-undangan.</w:t>
        </w:r>
      </w:ins>
    </w:p>
    <w:p w14:paraId="76034B75" w14:textId="77777777" w:rsidR="00FB570D" w:rsidRDefault="00FB570D">
      <w:pPr>
        <w:pStyle w:val="ListParagraph"/>
        <w:autoSpaceDE w:val="0"/>
        <w:ind w:left="426"/>
        <w:jc w:val="both"/>
        <w:rPr>
          <w:ins w:id="613" w:author="User" w:date="2026-05-09T11:16:00Z" w16du:dateUtc="2026-05-09T04:16:00Z"/>
          <w:rFonts w:ascii="Arial" w:hAnsi="Arial" w:cs="Arial"/>
          <w:b w:val="0"/>
          <w:bCs/>
          <w:color w:val="000000"/>
          <w:szCs w:val="22"/>
        </w:rPr>
        <w:pPrChange w:id="614" w:author="User" w:date="2026-05-09T11:18:00Z" w16du:dateUtc="2026-05-09T04:18:00Z">
          <w:pPr>
            <w:pStyle w:val="ListParagraph"/>
            <w:numPr>
              <w:numId w:val="79"/>
            </w:numPr>
            <w:autoSpaceDE w:val="0"/>
            <w:spacing w:before="120" w:after="120"/>
            <w:ind w:left="426" w:hanging="426"/>
            <w:jc w:val="both"/>
          </w:pPr>
        </w:pPrChange>
      </w:pPr>
    </w:p>
    <w:p w14:paraId="17696EB9" w14:textId="77777777" w:rsidR="00FB570D" w:rsidRDefault="00A07EB7" w:rsidP="00FB570D">
      <w:pPr>
        <w:pStyle w:val="ListParagraph"/>
        <w:numPr>
          <w:ilvl w:val="0"/>
          <w:numId w:val="79"/>
        </w:numPr>
        <w:autoSpaceDE w:val="0"/>
        <w:ind w:left="426" w:hanging="426"/>
        <w:jc w:val="both"/>
        <w:rPr>
          <w:ins w:id="615" w:author="User" w:date="2026-05-09T11:18:00Z" w16du:dateUtc="2026-05-09T04:18:00Z"/>
          <w:rFonts w:ascii="Arial" w:hAnsi="Arial" w:cs="Arial"/>
          <w:b w:val="0"/>
          <w:bCs/>
          <w:color w:val="000000"/>
          <w:szCs w:val="22"/>
        </w:rPr>
      </w:pPr>
      <w:ins w:id="616" w:author="User" w:date="2026-05-09T09:34:00Z">
        <w:r w:rsidRPr="00FB570D">
          <w:rPr>
            <w:rFonts w:ascii="Arial" w:hAnsi="Arial" w:cs="Arial"/>
            <w:b w:val="0"/>
            <w:bCs/>
            <w:color w:val="000000"/>
            <w:szCs w:val="22"/>
            <w:rPrChange w:id="617" w:author="User" w:date="2026-05-09T11:16:00Z" w16du:dateUtc="2026-05-09T04:16:00Z">
              <w:rPr>
                <w:rFonts w:ascii="Arial" w:hAnsi="Arial" w:cs="Arial"/>
                <w:color w:val="000000"/>
                <w:szCs w:val="22"/>
              </w:rPr>
            </w:rPrChange>
          </w:rPr>
          <w:t>Rumah Sakit wajib memastikan bahwa pelayanan, tindakan medis, penggunaan obat, pemeriksaan penunjang, dan penagihan dilakukan secara tepat, wajar, dan sesuai indikasi medis.</w:t>
        </w:r>
      </w:ins>
    </w:p>
    <w:p w14:paraId="21BB70EA" w14:textId="77777777" w:rsidR="00FB570D" w:rsidRPr="00FB570D" w:rsidRDefault="00FB570D">
      <w:pPr>
        <w:autoSpaceDE w:val="0"/>
        <w:jc w:val="both"/>
        <w:rPr>
          <w:ins w:id="618" w:author="User" w:date="2026-05-09T11:16:00Z" w16du:dateUtc="2026-05-09T04:16:00Z"/>
          <w:rFonts w:ascii="Arial" w:hAnsi="Arial" w:cs="Arial"/>
          <w:b w:val="0"/>
          <w:bCs/>
          <w:color w:val="000000"/>
          <w:szCs w:val="22"/>
          <w:rPrChange w:id="619" w:author="User" w:date="2026-05-09T11:18:00Z" w16du:dateUtc="2026-05-09T04:18:00Z">
            <w:rPr>
              <w:ins w:id="620" w:author="User" w:date="2026-05-09T11:16:00Z" w16du:dateUtc="2026-05-09T04:16:00Z"/>
            </w:rPr>
          </w:rPrChange>
        </w:rPr>
        <w:pPrChange w:id="621" w:author="User" w:date="2026-05-09T11:18:00Z" w16du:dateUtc="2026-05-09T04:18:00Z">
          <w:pPr>
            <w:pStyle w:val="ListParagraph"/>
            <w:numPr>
              <w:numId w:val="79"/>
            </w:numPr>
            <w:autoSpaceDE w:val="0"/>
            <w:spacing w:before="120" w:after="120"/>
            <w:ind w:left="426" w:hanging="426"/>
            <w:jc w:val="both"/>
          </w:pPr>
        </w:pPrChange>
      </w:pPr>
    </w:p>
    <w:p w14:paraId="618CDA62" w14:textId="77777777" w:rsidR="00FB570D" w:rsidRDefault="00A07EB7" w:rsidP="00FB570D">
      <w:pPr>
        <w:pStyle w:val="ListParagraph"/>
        <w:numPr>
          <w:ilvl w:val="0"/>
          <w:numId w:val="79"/>
        </w:numPr>
        <w:autoSpaceDE w:val="0"/>
        <w:ind w:left="426" w:hanging="426"/>
        <w:jc w:val="both"/>
        <w:rPr>
          <w:ins w:id="622" w:author="User" w:date="2026-05-09T11:18:00Z" w16du:dateUtc="2026-05-09T04:18:00Z"/>
          <w:rFonts w:ascii="Arial" w:hAnsi="Arial" w:cs="Arial"/>
          <w:b w:val="0"/>
          <w:bCs/>
          <w:color w:val="000000"/>
          <w:szCs w:val="22"/>
        </w:rPr>
      </w:pPr>
      <w:ins w:id="623" w:author="User" w:date="2026-05-09T09:34:00Z">
        <w:r w:rsidRPr="00FB570D">
          <w:rPr>
            <w:rFonts w:ascii="Arial" w:hAnsi="Arial" w:cs="Arial"/>
            <w:b w:val="0"/>
            <w:bCs/>
            <w:color w:val="000000"/>
            <w:szCs w:val="22"/>
            <w:rPrChange w:id="624" w:author="User" w:date="2026-05-09T11:16:00Z" w16du:dateUtc="2026-05-09T04:16:00Z">
              <w:rPr>
                <w:rFonts w:ascii="Arial" w:hAnsi="Arial" w:cs="Arial"/>
                <w:color w:val="000000"/>
                <w:szCs w:val="22"/>
              </w:rPr>
            </w:rPrChange>
          </w:rPr>
          <w:t>LGI wajib memberikan pelayanan administrasi penjaminan secara profesional, tepat waktu, transparan, dan sesuai ketentuan dalam Perjanjian ini.</w:t>
        </w:r>
      </w:ins>
    </w:p>
    <w:p w14:paraId="73F8D9EA" w14:textId="77777777" w:rsidR="00FB570D" w:rsidRPr="00FB570D" w:rsidRDefault="00FB570D">
      <w:pPr>
        <w:autoSpaceDE w:val="0"/>
        <w:jc w:val="both"/>
        <w:rPr>
          <w:ins w:id="625" w:author="User" w:date="2026-05-09T11:16:00Z" w16du:dateUtc="2026-05-09T04:16:00Z"/>
          <w:rFonts w:ascii="Arial" w:hAnsi="Arial" w:cs="Arial"/>
          <w:b w:val="0"/>
          <w:bCs/>
          <w:color w:val="000000"/>
          <w:szCs w:val="22"/>
          <w:rPrChange w:id="626" w:author="User" w:date="2026-05-09T11:18:00Z" w16du:dateUtc="2026-05-09T04:18:00Z">
            <w:rPr>
              <w:ins w:id="627" w:author="User" w:date="2026-05-09T11:16:00Z" w16du:dateUtc="2026-05-09T04:16:00Z"/>
            </w:rPr>
          </w:rPrChange>
        </w:rPr>
        <w:pPrChange w:id="628" w:author="User" w:date="2026-05-09T11:18:00Z" w16du:dateUtc="2026-05-09T04:18:00Z">
          <w:pPr>
            <w:pStyle w:val="ListParagraph"/>
            <w:numPr>
              <w:numId w:val="79"/>
            </w:numPr>
            <w:autoSpaceDE w:val="0"/>
            <w:spacing w:before="120" w:after="120"/>
            <w:ind w:left="426" w:hanging="426"/>
            <w:jc w:val="both"/>
          </w:pPr>
        </w:pPrChange>
      </w:pPr>
    </w:p>
    <w:p w14:paraId="14B9DA35" w14:textId="77777777" w:rsidR="00FB570D" w:rsidRDefault="00A07EB7" w:rsidP="00FB570D">
      <w:pPr>
        <w:pStyle w:val="ListParagraph"/>
        <w:numPr>
          <w:ilvl w:val="0"/>
          <w:numId w:val="79"/>
        </w:numPr>
        <w:autoSpaceDE w:val="0"/>
        <w:ind w:left="426" w:hanging="426"/>
        <w:jc w:val="both"/>
        <w:rPr>
          <w:ins w:id="629" w:author="User" w:date="2026-05-09T11:18:00Z" w16du:dateUtc="2026-05-09T04:18:00Z"/>
          <w:rFonts w:ascii="Arial" w:hAnsi="Arial" w:cs="Arial"/>
          <w:b w:val="0"/>
          <w:bCs/>
          <w:color w:val="000000"/>
          <w:szCs w:val="22"/>
        </w:rPr>
      </w:pPr>
      <w:ins w:id="630" w:author="User" w:date="2026-05-09T09:34:00Z">
        <w:r w:rsidRPr="00FB570D">
          <w:rPr>
            <w:rFonts w:ascii="Arial" w:hAnsi="Arial" w:cs="Arial"/>
            <w:b w:val="0"/>
            <w:bCs/>
            <w:color w:val="000000"/>
            <w:szCs w:val="22"/>
            <w:rPrChange w:id="631" w:author="User" w:date="2026-05-09T11:16:00Z" w16du:dateUtc="2026-05-09T04:16:00Z">
              <w:rPr>
                <w:rFonts w:ascii="Arial" w:hAnsi="Arial" w:cs="Arial"/>
                <w:color w:val="000000"/>
                <w:szCs w:val="22"/>
              </w:rPr>
            </w:rPrChange>
          </w:rPr>
          <w:t>Para Pihak sepakat untuk menjaga kerahasiaan data dan informasi medis Peserta sesuai ketentuan peraturan perundang-undangan yang berlaku.</w:t>
        </w:r>
      </w:ins>
    </w:p>
    <w:p w14:paraId="629B42C5" w14:textId="77777777" w:rsidR="00FB570D" w:rsidRPr="00FB570D" w:rsidRDefault="00FB570D">
      <w:pPr>
        <w:autoSpaceDE w:val="0"/>
        <w:jc w:val="both"/>
        <w:rPr>
          <w:ins w:id="632" w:author="User" w:date="2026-05-09T11:16:00Z" w16du:dateUtc="2026-05-09T04:16:00Z"/>
          <w:rFonts w:ascii="Arial" w:hAnsi="Arial" w:cs="Arial"/>
          <w:b w:val="0"/>
          <w:bCs/>
          <w:color w:val="000000"/>
          <w:szCs w:val="22"/>
          <w:rPrChange w:id="633" w:author="User" w:date="2026-05-09T11:18:00Z" w16du:dateUtc="2026-05-09T04:18:00Z">
            <w:rPr>
              <w:ins w:id="634" w:author="User" w:date="2026-05-09T11:16:00Z" w16du:dateUtc="2026-05-09T04:16:00Z"/>
            </w:rPr>
          </w:rPrChange>
        </w:rPr>
        <w:pPrChange w:id="635" w:author="User" w:date="2026-05-09T11:18:00Z" w16du:dateUtc="2026-05-09T04:18:00Z">
          <w:pPr>
            <w:pStyle w:val="ListParagraph"/>
            <w:numPr>
              <w:numId w:val="79"/>
            </w:numPr>
            <w:autoSpaceDE w:val="0"/>
            <w:spacing w:before="120" w:after="120"/>
            <w:ind w:left="426" w:hanging="426"/>
            <w:jc w:val="both"/>
          </w:pPr>
        </w:pPrChange>
      </w:pPr>
    </w:p>
    <w:p w14:paraId="13221BC7" w14:textId="3EBDDC51" w:rsidR="00F308B8" w:rsidRPr="00FB570D" w:rsidRDefault="00A07EB7">
      <w:pPr>
        <w:pStyle w:val="ListParagraph"/>
        <w:numPr>
          <w:ilvl w:val="0"/>
          <w:numId w:val="79"/>
        </w:numPr>
        <w:autoSpaceDE w:val="0"/>
        <w:ind w:left="426" w:hanging="426"/>
        <w:jc w:val="both"/>
        <w:rPr>
          <w:ins w:id="636" w:author="User" w:date="2026-05-09T09:45:00Z" w16du:dateUtc="2026-05-09T02:45:00Z"/>
          <w:rFonts w:ascii="Arial" w:hAnsi="Arial" w:cs="Arial"/>
          <w:b w:val="0"/>
          <w:bCs/>
          <w:color w:val="000000"/>
          <w:szCs w:val="22"/>
          <w:rPrChange w:id="637" w:author="User" w:date="2026-05-09T11:16:00Z" w16du:dateUtc="2026-05-09T04:16:00Z">
            <w:rPr>
              <w:ins w:id="638" w:author="User" w:date="2026-05-09T09:45:00Z" w16du:dateUtc="2026-05-09T02:45:00Z"/>
            </w:rPr>
          </w:rPrChange>
        </w:rPr>
        <w:pPrChange w:id="639" w:author="User" w:date="2026-05-09T11:18:00Z" w16du:dateUtc="2026-05-09T04:18:00Z">
          <w:pPr>
            <w:pStyle w:val="ListParagraph"/>
            <w:numPr>
              <w:numId w:val="79"/>
            </w:numPr>
            <w:tabs>
              <w:tab w:val="left" w:pos="450"/>
            </w:tabs>
            <w:autoSpaceDE w:val="0"/>
            <w:spacing w:before="120" w:after="120"/>
            <w:ind w:hanging="360"/>
            <w:jc w:val="both"/>
          </w:pPr>
        </w:pPrChange>
      </w:pPr>
      <w:ins w:id="640" w:author="User" w:date="2026-05-09T09:34:00Z">
        <w:r w:rsidRPr="00FB570D">
          <w:rPr>
            <w:rFonts w:ascii="Arial" w:hAnsi="Arial" w:cs="Arial"/>
            <w:b w:val="0"/>
            <w:bCs/>
            <w:color w:val="000000"/>
            <w:szCs w:val="22"/>
            <w:rPrChange w:id="641" w:author="User" w:date="2026-05-09T11:16:00Z" w16du:dateUtc="2026-05-09T04:16:00Z">
              <w:rPr>
                <w:rFonts w:ascii="Arial" w:hAnsi="Arial" w:cs="Arial"/>
                <w:color w:val="000000"/>
                <w:szCs w:val="22"/>
              </w:rPr>
            </w:rPrChange>
          </w:rPr>
          <w:lastRenderedPageBreak/>
          <w:t>Dalam rangka menjaga mutu pelayanan, Para Pihak dapat melakukan evaluasi dan koordinasi secara berkala terhadap:</w:t>
        </w:r>
      </w:ins>
    </w:p>
    <w:p w14:paraId="6EC39F2C" w14:textId="77777777" w:rsidR="00FB570D" w:rsidRDefault="00F308B8">
      <w:pPr>
        <w:pStyle w:val="ListParagraph"/>
        <w:numPr>
          <w:ilvl w:val="2"/>
          <w:numId w:val="58"/>
        </w:numPr>
        <w:autoSpaceDE w:val="0"/>
        <w:ind w:hanging="294"/>
        <w:jc w:val="both"/>
        <w:rPr>
          <w:ins w:id="642" w:author="User" w:date="2026-05-09T11:17:00Z" w16du:dateUtc="2026-05-09T04:17:00Z"/>
          <w:rFonts w:ascii="Arial" w:hAnsi="Arial" w:cs="Arial"/>
          <w:b w:val="0"/>
          <w:bCs/>
          <w:color w:val="000000"/>
          <w:szCs w:val="22"/>
        </w:rPr>
        <w:pPrChange w:id="643" w:author="User" w:date="2026-05-09T11:18:00Z" w16du:dateUtc="2026-05-09T04:18:00Z">
          <w:pPr>
            <w:pStyle w:val="ListParagraph"/>
            <w:numPr>
              <w:ilvl w:val="2"/>
              <w:numId w:val="58"/>
            </w:numPr>
            <w:autoSpaceDE w:val="0"/>
            <w:spacing w:before="120" w:after="120"/>
            <w:ind w:hanging="294"/>
            <w:jc w:val="both"/>
          </w:pPr>
        </w:pPrChange>
      </w:pPr>
      <w:ins w:id="644" w:author="User" w:date="2026-05-09T09:45:00Z" w16du:dateUtc="2026-05-09T02:45:00Z">
        <w:r w:rsidRPr="00F308B8">
          <w:rPr>
            <w:rFonts w:ascii="Arial" w:hAnsi="Arial" w:cs="Arial"/>
            <w:b w:val="0"/>
            <w:bCs/>
            <w:color w:val="000000"/>
            <w:szCs w:val="22"/>
            <w:rPrChange w:id="645" w:author="User" w:date="2026-05-09T09:45:00Z" w16du:dateUtc="2026-05-09T02:45:00Z">
              <w:rPr/>
            </w:rPrChange>
          </w:rPr>
          <w:t>K</w:t>
        </w:r>
      </w:ins>
      <w:ins w:id="646" w:author="User" w:date="2026-05-09T09:34:00Z">
        <w:r w:rsidR="00A07EB7" w:rsidRPr="00F308B8">
          <w:rPr>
            <w:rFonts w:ascii="Arial" w:hAnsi="Arial" w:cs="Arial"/>
            <w:b w:val="0"/>
            <w:bCs/>
            <w:color w:val="000000"/>
            <w:szCs w:val="22"/>
            <w:rPrChange w:id="647" w:author="User" w:date="2026-05-09T09:45:00Z" w16du:dateUtc="2026-05-09T02:45:00Z">
              <w:rPr>
                <w:rFonts w:ascii="Arial" w:hAnsi="Arial" w:cs="Arial"/>
                <w:color w:val="000000"/>
                <w:szCs w:val="22"/>
              </w:rPr>
            </w:rPrChange>
          </w:rPr>
          <w:t>ualitas pelayanan medis;</w:t>
        </w:r>
      </w:ins>
    </w:p>
    <w:p w14:paraId="795DC6AF" w14:textId="77777777" w:rsidR="00FB570D" w:rsidRDefault="00F308B8">
      <w:pPr>
        <w:pStyle w:val="ListParagraph"/>
        <w:numPr>
          <w:ilvl w:val="2"/>
          <w:numId w:val="58"/>
        </w:numPr>
        <w:autoSpaceDE w:val="0"/>
        <w:ind w:hanging="294"/>
        <w:jc w:val="both"/>
        <w:rPr>
          <w:ins w:id="648" w:author="User" w:date="2026-05-09T11:17:00Z" w16du:dateUtc="2026-05-09T04:17:00Z"/>
          <w:rFonts w:ascii="Arial" w:hAnsi="Arial" w:cs="Arial"/>
          <w:b w:val="0"/>
          <w:bCs/>
          <w:color w:val="000000"/>
          <w:szCs w:val="22"/>
        </w:rPr>
        <w:pPrChange w:id="649" w:author="User" w:date="2026-05-09T11:18:00Z" w16du:dateUtc="2026-05-09T04:18:00Z">
          <w:pPr>
            <w:pStyle w:val="ListParagraph"/>
            <w:numPr>
              <w:ilvl w:val="2"/>
              <w:numId w:val="58"/>
            </w:numPr>
            <w:autoSpaceDE w:val="0"/>
            <w:spacing w:before="120" w:after="120"/>
            <w:ind w:hanging="294"/>
            <w:jc w:val="both"/>
          </w:pPr>
        </w:pPrChange>
      </w:pPr>
      <w:ins w:id="650" w:author="User" w:date="2026-05-09T09:45:00Z" w16du:dateUtc="2026-05-09T02:45:00Z">
        <w:r w:rsidRPr="00FB570D">
          <w:rPr>
            <w:rFonts w:ascii="Arial" w:hAnsi="Arial" w:cs="Arial"/>
            <w:b w:val="0"/>
            <w:bCs/>
            <w:color w:val="000000"/>
            <w:szCs w:val="22"/>
            <w:rPrChange w:id="651" w:author="User" w:date="2026-05-09T11:17:00Z" w16du:dateUtc="2026-05-09T04:17:00Z">
              <w:rPr/>
            </w:rPrChange>
          </w:rPr>
          <w:t>K</w:t>
        </w:r>
      </w:ins>
      <w:ins w:id="652" w:author="User" w:date="2026-05-09T09:34:00Z">
        <w:r w:rsidR="00A07EB7" w:rsidRPr="00FB570D">
          <w:rPr>
            <w:rFonts w:ascii="Arial" w:hAnsi="Arial" w:cs="Arial"/>
            <w:b w:val="0"/>
            <w:bCs/>
            <w:color w:val="000000"/>
            <w:szCs w:val="22"/>
            <w:rPrChange w:id="653" w:author="User" w:date="2026-05-09T11:17:00Z" w16du:dateUtc="2026-05-09T04:17:00Z">
              <w:rPr>
                <w:rFonts w:ascii="Arial" w:hAnsi="Arial" w:cs="Arial"/>
                <w:color w:val="000000"/>
                <w:szCs w:val="22"/>
              </w:rPr>
            </w:rPrChange>
          </w:rPr>
          <w:t>etepatan administrasi dan penagihan;</w:t>
        </w:r>
      </w:ins>
    </w:p>
    <w:p w14:paraId="66D7F355" w14:textId="77777777" w:rsidR="00FB570D" w:rsidRDefault="00F308B8">
      <w:pPr>
        <w:pStyle w:val="ListParagraph"/>
        <w:numPr>
          <w:ilvl w:val="2"/>
          <w:numId w:val="58"/>
        </w:numPr>
        <w:autoSpaceDE w:val="0"/>
        <w:ind w:hanging="294"/>
        <w:jc w:val="both"/>
        <w:rPr>
          <w:ins w:id="654" w:author="User" w:date="2026-05-09T11:17:00Z" w16du:dateUtc="2026-05-09T04:17:00Z"/>
          <w:rFonts w:ascii="Arial" w:hAnsi="Arial" w:cs="Arial"/>
          <w:b w:val="0"/>
          <w:bCs/>
          <w:color w:val="000000"/>
          <w:szCs w:val="22"/>
        </w:rPr>
        <w:pPrChange w:id="655" w:author="User" w:date="2026-05-09T11:18:00Z" w16du:dateUtc="2026-05-09T04:18:00Z">
          <w:pPr>
            <w:pStyle w:val="ListParagraph"/>
            <w:numPr>
              <w:ilvl w:val="2"/>
              <w:numId w:val="58"/>
            </w:numPr>
            <w:autoSpaceDE w:val="0"/>
            <w:spacing w:before="120" w:after="120"/>
            <w:ind w:hanging="294"/>
            <w:jc w:val="both"/>
          </w:pPr>
        </w:pPrChange>
      </w:pPr>
      <w:ins w:id="656" w:author="User" w:date="2026-05-09T09:45:00Z" w16du:dateUtc="2026-05-09T02:45:00Z">
        <w:r w:rsidRPr="00FB570D">
          <w:rPr>
            <w:rFonts w:ascii="Arial" w:hAnsi="Arial" w:cs="Arial"/>
            <w:b w:val="0"/>
            <w:bCs/>
            <w:color w:val="000000"/>
            <w:szCs w:val="22"/>
            <w:rPrChange w:id="657" w:author="User" w:date="2026-05-09T11:17:00Z" w16du:dateUtc="2026-05-09T04:17:00Z">
              <w:rPr/>
            </w:rPrChange>
          </w:rPr>
          <w:t>K</w:t>
        </w:r>
      </w:ins>
      <w:ins w:id="658" w:author="User" w:date="2026-05-09T09:34:00Z">
        <w:r w:rsidR="00A07EB7" w:rsidRPr="00FB570D">
          <w:rPr>
            <w:rFonts w:ascii="Arial" w:hAnsi="Arial" w:cs="Arial"/>
            <w:b w:val="0"/>
            <w:bCs/>
            <w:color w:val="000000"/>
            <w:szCs w:val="22"/>
            <w:rPrChange w:id="659" w:author="User" w:date="2026-05-09T11:17:00Z" w16du:dateUtc="2026-05-09T04:17:00Z">
              <w:rPr>
                <w:rFonts w:ascii="Arial" w:hAnsi="Arial" w:cs="Arial"/>
                <w:color w:val="000000"/>
                <w:szCs w:val="22"/>
              </w:rPr>
            </w:rPrChange>
          </w:rPr>
          <w:t>epatuhan terhadap prosedur penjaminan; dan</w:t>
        </w:r>
      </w:ins>
    </w:p>
    <w:p w14:paraId="6AACB3FD" w14:textId="77777777" w:rsidR="00FB570D" w:rsidRDefault="00F308B8" w:rsidP="00FB570D">
      <w:pPr>
        <w:pStyle w:val="ListParagraph"/>
        <w:numPr>
          <w:ilvl w:val="2"/>
          <w:numId w:val="58"/>
        </w:numPr>
        <w:autoSpaceDE w:val="0"/>
        <w:ind w:hanging="294"/>
        <w:jc w:val="both"/>
        <w:rPr>
          <w:ins w:id="660" w:author="User" w:date="2026-05-09T11:18:00Z" w16du:dateUtc="2026-05-09T04:18:00Z"/>
          <w:rFonts w:ascii="Arial" w:hAnsi="Arial" w:cs="Arial"/>
          <w:b w:val="0"/>
          <w:bCs/>
          <w:color w:val="000000"/>
          <w:szCs w:val="22"/>
        </w:rPr>
      </w:pPr>
      <w:ins w:id="661" w:author="User" w:date="2026-05-09T09:45:00Z" w16du:dateUtc="2026-05-09T02:45:00Z">
        <w:r w:rsidRPr="00FB570D">
          <w:rPr>
            <w:rFonts w:ascii="Arial" w:hAnsi="Arial" w:cs="Arial"/>
            <w:b w:val="0"/>
            <w:bCs/>
            <w:color w:val="000000"/>
            <w:szCs w:val="22"/>
            <w:rPrChange w:id="662" w:author="User" w:date="2026-05-09T11:17:00Z" w16du:dateUtc="2026-05-09T04:17:00Z">
              <w:rPr/>
            </w:rPrChange>
          </w:rPr>
          <w:t>P</w:t>
        </w:r>
      </w:ins>
      <w:ins w:id="663" w:author="User" w:date="2026-05-09T09:34:00Z">
        <w:r w:rsidR="00A07EB7" w:rsidRPr="00FB570D">
          <w:rPr>
            <w:rFonts w:ascii="Arial" w:hAnsi="Arial" w:cs="Arial"/>
            <w:b w:val="0"/>
            <w:bCs/>
            <w:color w:val="000000"/>
            <w:szCs w:val="22"/>
            <w:rPrChange w:id="664" w:author="User" w:date="2026-05-09T11:17:00Z" w16du:dateUtc="2026-05-09T04:17:00Z">
              <w:rPr>
                <w:rFonts w:ascii="Arial" w:hAnsi="Arial" w:cs="Arial"/>
                <w:color w:val="000000"/>
                <w:szCs w:val="22"/>
              </w:rPr>
            </w:rPrChange>
          </w:rPr>
          <w:t>enanganan keluhan Peserta.</w:t>
        </w:r>
      </w:ins>
    </w:p>
    <w:p w14:paraId="48EDD690" w14:textId="77777777" w:rsidR="00FB570D" w:rsidRDefault="00FB570D">
      <w:pPr>
        <w:pStyle w:val="ListParagraph"/>
        <w:autoSpaceDE w:val="0"/>
        <w:jc w:val="both"/>
        <w:rPr>
          <w:ins w:id="665" w:author="User" w:date="2026-05-09T11:17:00Z" w16du:dateUtc="2026-05-09T04:17:00Z"/>
          <w:rFonts w:ascii="Arial" w:hAnsi="Arial" w:cs="Arial"/>
          <w:b w:val="0"/>
          <w:bCs/>
          <w:color w:val="000000"/>
          <w:szCs w:val="22"/>
        </w:rPr>
        <w:pPrChange w:id="666" w:author="User" w:date="2026-05-09T11:18:00Z" w16du:dateUtc="2026-05-09T04:18:00Z">
          <w:pPr>
            <w:pStyle w:val="ListParagraph"/>
            <w:numPr>
              <w:ilvl w:val="2"/>
              <w:numId w:val="58"/>
            </w:numPr>
            <w:autoSpaceDE w:val="0"/>
            <w:spacing w:before="120" w:after="120"/>
            <w:ind w:hanging="294"/>
            <w:jc w:val="both"/>
          </w:pPr>
        </w:pPrChange>
      </w:pPr>
    </w:p>
    <w:p w14:paraId="4C1BE7E3" w14:textId="1EBB4104" w:rsidR="00B452B3" w:rsidRDefault="00A07EB7" w:rsidP="005F4F56">
      <w:pPr>
        <w:pStyle w:val="ListParagraph"/>
        <w:numPr>
          <w:ilvl w:val="0"/>
          <w:numId w:val="79"/>
        </w:numPr>
        <w:autoSpaceDE w:val="0"/>
        <w:ind w:left="426" w:hanging="426"/>
        <w:jc w:val="both"/>
        <w:rPr>
          <w:ins w:id="667" w:author="User" w:date="2026-05-26T14:27:00Z" w16du:dateUtc="2026-05-26T07:27:00Z"/>
          <w:rFonts w:ascii="Arial" w:hAnsi="Arial" w:cs="Arial"/>
          <w:b w:val="0"/>
          <w:bCs/>
          <w:color w:val="000000"/>
          <w:szCs w:val="22"/>
        </w:rPr>
      </w:pPr>
      <w:ins w:id="668" w:author="User" w:date="2026-05-09T09:34:00Z">
        <w:r w:rsidRPr="00FB570D">
          <w:rPr>
            <w:rFonts w:ascii="Arial" w:hAnsi="Arial" w:cs="Arial"/>
            <w:b w:val="0"/>
            <w:bCs/>
            <w:color w:val="000000"/>
            <w:szCs w:val="22"/>
            <w:rPrChange w:id="669" w:author="User" w:date="2026-05-09T11:17:00Z" w16du:dateUtc="2026-05-09T04:17:00Z">
              <w:rPr>
                <w:rFonts w:ascii="Arial" w:hAnsi="Arial" w:cs="Arial"/>
                <w:color w:val="000000"/>
                <w:szCs w:val="22"/>
              </w:rPr>
            </w:rPrChange>
          </w:rPr>
          <w:t>Apabila ditemukan ketidaksesuaian terhadap standar mutu pelayanan, Para Pihak sepakat untuk melakukan perbaikan dan tindak lanjut sesuai ketentuan dalam Perjanjian ini.</w:t>
        </w:r>
      </w:ins>
    </w:p>
    <w:p w14:paraId="4A6B9B63" w14:textId="77777777" w:rsidR="005F4F56" w:rsidRPr="005F4F56" w:rsidRDefault="005F4F56">
      <w:pPr>
        <w:pStyle w:val="ListParagraph"/>
        <w:autoSpaceDE w:val="0"/>
        <w:ind w:left="426"/>
        <w:jc w:val="both"/>
        <w:rPr>
          <w:ins w:id="670" w:author="User" w:date="2026-05-09T09:46:00Z" w16du:dateUtc="2026-05-09T02:46:00Z"/>
          <w:rFonts w:ascii="Arial" w:hAnsi="Arial" w:cs="Arial"/>
          <w:b w:val="0"/>
          <w:bCs/>
          <w:color w:val="000000"/>
          <w:szCs w:val="22"/>
          <w:rPrChange w:id="671" w:author="User" w:date="2026-05-26T14:27:00Z" w16du:dateUtc="2026-05-26T07:27:00Z">
            <w:rPr>
              <w:ins w:id="672" w:author="User" w:date="2026-05-09T09:46:00Z" w16du:dateUtc="2026-05-09T02:46:00Z"/>
              <w:lang w:val="es-ES_tradnl"/>
            </w:rPr>
          </w:rPrChange>
        </w:rPr>
        <w:pPrChange w:id="673" w:author="User" w:date="2026-05-26T14:27:00Z" w16du:dateUtc="2026-05-26T07:27:00Z">
          <w:pPr>
            <w:tabs>
              <w:tab w:val="left" w:pos="450"/>
            </w:tabs>
            <w:autoSpaceDE w:val="0"/>
            <w:spacing w:before="120" w:after="120"/>
            <w:ind w:left="-180"/>
            <w:jc w:val="center"/>
          </w:pPr>
        </w:pPrChange>
      </w:pPr>
    </w:p>
    <w:p w14:paraId="38569449" w14:textId="2AC2C4C8" w:rsidR="007344A3" w:rsidRPr="00774E7C" w:rsidRDefault="00CE60C2">
      <w:pPr>
        <w:tabs>
          <w:tab w:val="left" w:pos="450"/>
        </w:tabs>
        <w:autoSpaceDE w:val="0"/>
        <w:ind w:left="-180"/>
        <w:jc w:val="center"/>
        <w:rPr>
          <w:rFonts w:ascii="Arial" w:eastAsia="Arial" w:hAnsi="Arial" w:cs="Arial"/>
          <w:b w:val="0"/>
          <w:color w:val="000000"/>
          <w:lang w:val="sv-SE"/>
        </w:rPr>
        <w:pPrChange w:id="674" w:author="User" w:date="2026-05-26T11:20:00Z" w16du:dateUtc="2026-05-26T04:20:00Z">
          <w:pPr>
            <w:tabs>
              <w:tab w:val="left" w:pos="450"/>
            </w:tabs>
            <w:autoSpaceDE w:val="0"/>
            <w:spacing w:before="120" w:after="120"/>
            <w:ind w:left="-180"/>
            <w:jc w:val="center"/>
          </w:pPr>
        </w:pPrChange>
      </w:pPr>
      <w:r w:rsidRPr="00774E7C">
        <w:rPr>
          <w:rFonts w:ascii="Arial" w:hAnsi="Arial" w:cs="Arial"/>
          <w:color w:val="000000"/>
          <w:szCs w:val="22"/>
          <w:lang w:val="es-ES_tradnl"/>
        </w:rPr>
        <w:t xml:space="preserve">PASAL </w:t>
      </w:r>
      <w:ins w:id="675" w:author="User" w:date="2026-05-09T09:46:00Z" w16du:dateUtc="2026-05-09T02:46:00Z">
        <w:r w:rsidR="00F308B8">
          <w:rPr>
            <w:rFonts w:ascii="Arial" w:hAnsi="Arial" w:cs="Arial"/>
            <w:color w:val="000000"/>
            <w:szCs w:val="22"/>
            <w:lang w:val="es-ES_tradnl"/>
          </w:rPr>
          <w:t>8</w:t>
        </w:r>
      </w:ins>
      <w:del w:id="676" w:author="User" w:date="2026-05-09T09:46:00Z" w16du:dateUtc="2026-05-09T02:46:00Z">
        <w:r w:rsidRPr="00774E7C" w:rsidDel="00F308B8">
          <w:rPr>
            <w:rFonts w:ascii="Arial" w:hAnsi="Arial" w:cs="Arial"/>
            <w:color w:val="000000"/>
            <w:szCs w:val="22"/>
            <w:lang w:val="es-ES_tradnl"/>
          </w:rPr>
          <w:delText>7</w:delText>
        </w:r>
      </w:del>
    </w:p>
    <w:p w14:paraId="25DE7AB8" w14:textId="07508DA4" w:rsidR="00CE60C2" w:rsidRPr="00774E7C" w:rsidRDefault="00CE60C2">
      <w:pPr>
        <w:tabs>
          <w:tab w:val="left" w:pos="450"/>
        </w:tabs>
        <w:autoSpaceDE w:val="0"/>
        <w:ind w:left="-180"/>
        <w:jc w:val="center"/>
        <w:rPr>
          <w:rFonts w:ascii="Arial" w:eastAsia="Arial" w:hAnsi="Arial" w:cs="Arial"/>
          <w:b w:val="0"/>
          <w:color w:val="000000"/>
          <w:lang w:val="sv-SE"/>
        </w:rPr>
        <w:pPrChange w:id="677" w:author="User" w:date="2026-05-26T11:20:00Z" w16du:dateUtc="2026-05-26T04:20:00Z">
          <w:pPr>
            <w:tabs>
              <w:tab w:val="left" w:pos="450"/>
            </w:tabs>
            <w:autoSpaceDE w:val="0"/>
            <w:spacing w:before="120" w:after="120"/>
            <w:ind w:left="-180"/>
            <w:jc w:val="center"/>
          </w:pPr>
        </w:pPrChange>
      </w:pPr>
      <w:r w:rsidRPr="00774E7C">
        <w:rPr>
          <w:rFonts w:ascii="Arial" w:hAnsi="Arial" w:cs="Arial"/>
          <w:color w:val="000000"/>
          <w:szCs w:val="22"/>
          <w:lang w:val="es-ES_tradnl"/>
        </w:rPr>
        <w:t>PROSEDUR PENGGUNAAN FASILITAS KREDIT</w:t>
      </w:r>
    </w:p>
    <w:p w14:paraId="63169B9D" w14:textId="77777777" w:rsidR="00CE60C2" w:rsidRPr="00774E7C" w:rsidRDefault="00CE60C2" w:rsidP="00CE60C2">
      <w:pPr>
        <w:ind w:right="36"/>
        <w:jc w:val="both"/>
        <w:rPr>
          <w:rFonts w:ascii="Arial" w:hAnsi="Arial" w:cs="Arial"/>
          <w:color w:val="000000"/>
          <w:sz w:val="10"/>
          <w:szCs w:val="10"/>
          <w:lang w:val="es-ES_tradnl"/>
        </w:rPr>
      </w:pPr>
    </w:p>
    <w:p w14:paraId="755CCDC5" w14:textId="77777777" w:rsidR="00CE60C2" w:rsidRPr="00774E7C" w:rsidRDefault="00CE60C2" w:rsidP="00CE60C2">
      <w:pPr>
        <w:pStyle w:val="BlockText"/>
        <w:numPr>
          <w:ilvl w:val="0"/>
          <w:numId w:val="16"/>
        </w:numPr>
        <w:ind w:left="540" w:right="36"/>
        <w:rPr>
          <w:rFonts w:ascii="Arial" w:hAnsi="Arial" w:cs="Arial"/>
          <w:color w:val="000000"/>
          <w:sz w:val="22"/>
          <w:szCs w:val="22"/>
          <w:lang w:val="es-ES_tradnl"/>
        </w:rPr>
      </w:pPr>
      <w:r w:rsidRPr="00774E7C">
        <w:rPr>
          <w:rFonts w:ascii="Arial" w:hAnsi="Arial" w:cs="Arial"/>
          <w:b/>
          <w:color w:val="000000"/>
          <w:sz w:val="22"/>
          <w:szCs w:val="22"/>
          <w:lang w:val="es-ES_tradnl"/>
        </w:rPr>
        <w:t>PROSEDUR PENGGUNAAN FASILITAS KREDIT RAWAT INAP</w:t>
      </w:r>
    </w:p>
    <w:p w14:paraId="044EE273" w14:textId="77777777" w:rsidR="00CE60C2" w:rsidRPr="00774E7C" w:rsidRDefault="00CE60C2" w:rsidP="00CE60C2">
      <w:pPr>
        <w:pStyle w:val="BlockText"/>
        <w:ind w:left="0" w:right="43" w:firstLine="0"/>
        <w:rPr>
          <w:rFonts w:ascii="Arial" w:hAnsi="Arial" w:cs="Arial"/>
          <w:color w:val="000000"/>
          <w:sz w:val="22"/>
          <w:szCs w:val="22"/>
          <w:lang w:val="es-ES_tradnl"/>
        </w:rPr>
      </w:pPr>
    </w:p>
    <w:p w14:paraId="61520E32" w14:textId="7C111EC1" w:rsidR="00CE60C2" w:rsidRPr="00774E7C" w:rsidRDefault="00CE60C2" w:rsidP="00CE60C2">
      <w:pPr>
        <w:pStyle w:val="BlockText"/>
        <w:numPr>
          <w:ilvl w:val="1"/>
          <w:numId w:val="10"/>
        </w:numPr>
        <w:tabs>
          <w:tab w:val="left" w:pos="1080"/>
        </w:tabs>
        <w:spacing w:after="120"/>
        <w:ind w:left="1080" w:right="43" w:hanging="547"/>
        <w:rPr>
          <w:rFonts w:ascii="Arial" w:hAnsi="Arial" w:cs="Arial"/>
          <w:color w:val="000000"/>
          <w:sz w:val="22"/>
          <w:szCs w:val="22"/>
          <w:lang w:val="es-ES_tradnl"/>
        </w:rPr>
      </w:pPr>
      <w:r w:rsidRPr="00774E7C">
        <w:rPr>
          <w:rFonts w:ascii="Arial" w:hAnsi="Arial" w:cs="Arial"/>
          <w:color w:val="000000"/>
          <w:sz w:val="22"/>
          <w:szCs w:val="22"/>
          <w:lang w:val="es-ES_tradnl"/>
        </w:rPr>
        <w:t>Sebelum diterima Rumah Sakit</w:t>
      </w:r>
      <w:r w:rsidR="002504C0" w:rsidRPr="00774E7C">
        <w:rPr>
          <w:rFonts w:ascii="Arial" w:hAnsi="Arial" w:cs="Arial"/>
          <w:color w:val="000000"/>
          <w:sz w:val="22"/>
          <w:szCs w:val="22"/>
          <w:lang w:val="es-ES_tradnl"/>
        </w:rPr>
        <w:t xml:space="preserve">, </w:t>
      </w:r>
      <w:r w:rsidR="00CD1B39" w:rsidRPr="00774E7C">
        <w:rPr>
          <w:rFonts w:ascii="Arial" w:hAnsi="Arial" w:cs="Arial"/>
          <w:color w:val="000000"/>
          <w:sz w:val="22"/>
          <w:szCs w:val="22"/>
          <w:lang w:val="es-ES_tradnl"/>
        </w:rPr>
        <w:t xml:space="preserve">Peserta memperlihatkan </w:t>
      </w:r>
      <w:r w:rsidR="00CD1B39" w:rsidRPr="00774E7C">
        <w:rPr>
          <w:rFonts w:ascii="Arial" w:hAnsi="Arial" w:cs="Arial"/>
          <w:sz w:val="22"/>
          <w:szCs w:val="22"/>
          <w:lang w:val="es-ES_tradnl"/>
        </w:rPr>
        <w:t xml:space="preserve">Kartu </w:t>
      </w:r>
      <w:r w:rsidR="00CD1B39" w:rsidRPr="00774E7C">
        <w:rPr>
          <w:rFonts w:ascii="Arial" w:hAnsi="Arial" w:cs="Arial"/>
          <w:color w:val="000000"/>
          <w:sz w:val="22"/>
          <w:szCs w:val="22"/>
          <w:lang w:val="es-ES_tradnl"/>
        </w:rPr>
        <w:t xml:space="preserve">Peserta yang masih berlaku atas namanya sendiri atau Aplikasi ebenefit (Kartu Digital </w:t>
      </w:r>
      <w:r w:rsidR="00F75749" w:rsidRPr="00774E7C">
        <w:rPr>
          <w:rFonts w:ascii="Arial" w:hAnsi="Arial" w:cs="Arial"/>
          <w:color w:val="000000"/>
          <w:sz w:val="22"/>
          <w:szCs w:val="22"/>
          <w:lang w:val="es-ES_tradnl"/>
        </w:rPr>
        <w:t>atau</w:t>
      </w:r>
      <w:r w:rsidR="00CD1B39" w:rsidRPr="00774E7C">
        <w:rPr>
          <w:rFonts w:ascii="Arial" w:hAnsi="Arial" w:cs="Arial"/>
          <w:color w:val="000000"/>
          <w:sz w:val="22"/>
          <w:szCs w:val="22"/>
          <w:lang w:val="es-ES_tradnl"/>
        </w:rPr>
        <w:t xml:space="preserve"> </w:t>
      </w:r>
      <w:r w:rsidR="00CD1B39" w:rsidRPr="00493ABE">
        <w:rPr>
          <w:rFonts w:ascii="Arial" w:hAnsi="Arial" w:cs="Arial"/>
          <w:i/>
          <w:iCs/>
          <w:color w:val="000000"/>
          <w:sz w:val="22"/>
          <w:szCs w:val="22"/>
          <w:lang w:val="es-ES_tradnl"/>
        </w:rPr>
        <w:t>Scan QR</w:t>
      </w:r>
      <w:r w:rsidR="00CD1B39" w:rsidRPr="00774E7C">
        <w:rPr>
          <w:rFonts w:ascii="Arial" w:hAnsi="Arial" w:cs="Arial"/>
          <w:color w:val="000000"/>
          <w:sz w:val="22"/>
          <w:szCs w:val="22"/>
          <w:lang w:val="es-ES_tradnl"/>
        </w:rPr>
        <w:t xml:space="preserve">) dan </w:t>
      </w:r>
      <w:r w:rsidR="00493ABE">
        <w:rPr>
          <w:rFonts w:ascii="Arial" w:hAnsi="Arial" w:cs="Arial"/>
          <w:color w:val="000000"/>
          <w:sz w:val="22"/>
          <w:szCs w:val="22"/>
          <w:lang w:val="es-ES_tradnl"/>
        </w:rPr>
        <w:t>k</w:t>
      </w:r>
      <w:r w:rsidR="00CD1B39" w:rsidRPr="00774E7C">
        <w:rPr>
          <w:rFonts w:ascii="Arial" w:hAnsi="Arial" w:cs="Arial"/>
          <w:color w:val="000000"/>
          <w:sz w:val="22"/>
          <w:szCs w:val="22"/>
          <w:lang w:val="es-ES_tradnl"/>
        </w:rPr>
        <w:t xml:space="preserve">artu </w:t>
      </w:r>
      <w:r w:rsidR="00493ABE">
        <w:rPr>
          <w:rFonts w:ascii="Arial" w:hAnsi="Arial" w:cs="Arial"/>
          <w:color w:val="000000"/>
          <w:sz w:val="22"/>
          <w:szCs w:val="22"/>
          <w:lang w:val="es-ES_tradnl"/>
        </w:rPr>
        <w:t>i</w:t>
      </w:r>
      <w:r w:rsidR="00CD1B39" w:rsidRPr="00774E7C">
        <w:rPr>
          <w:rFonts w:ascii="Arial" w:hAnsi="Arial" w:cs="Arial"/>
          <w:color w:val="000000"/>
          <w:sz w:val="22"/>
          <w:szCs w:val="22"/>
          <w:lang w:val="es-ES_tradnl"/>
        </w:rPr>
        <w:t>dentitas Diri Resmi Peserta</w:t>
      </w:r>
      <w:r w:rsidRPr="00774E7C">
        <w:rPr>
          <w:rFonts w:ascii="Arial" w:hAnsi="Arial" w:cs="Arial"/>
          <w:color w:val="000000"/>
          <w:sz w:val="22"/>
          <w:szCs w:val="22"/>
          <w:lang w:val="es-ES_tradnl"/>
        </w:rPr>
        <w:t xml:space="preserve">, sehingga Rumah Sakit bisa melakukan verifikasi data yang bertujuan untuk memastikan </w:t>
      </w:r>
      <w:r w:rsidR="005447FA" w:rsidRPr="00774E7C">
        <w:rPr>
          <w:rFonts w:ascii="Arial" w:hAnsi="Arial" w:cs="Arial"/>
          <w:color w:val="000000"/>
          <w:sz w:val="22"/>
          <w:szCs w:val="22"/>
          <w:lang w:val="es-ES_tradnl"/>
        </w:rPr>
        <w:t xml:space="preserve">bahwa </w:t>
      </w:r>
      <w:r w:rsidRPr="00774E7C">
        <w:rPr>
          <w:rFonts w:ascii="Arial" w:hAnsi="Arial" w:cs="Arial"/>
          <w:color w:val="000000"/>
          <w:sz w:val="22"/>
          <w:szCs w:val="22"/>
          <w:lang w:val="es-ES_tradnl"/>
        </w:rPr>
        <w:t xml:space="preserve">pasien yang dirawat </w:t>
      </w:r>
      <w:r w:rsidR="00BF1366" w:rsidRPr="00774E7C">
        <w:rPr>
          <w:rFonts w:ascii="Arial" w:hAnsi="Arial" w:cs="Arial"/>
          <w:color w:val="000000"/>
          <w:sz w:val="22"/>
          <w:szCs w:val="22"/>
          <w:lang w:val="es-ES_tradnl"/>
        </w:rPr>
        <w:t xml:space="preserve">adalah </w:t>
      </w:r>
      <w:r w:rsidRPr="00774E7C">
        <w:rPr>
          <w:rFonts w:ascii="Arial" w:hAnsi="Arial" w:cs="Arial"/>
          <w:color w:val="000000"/>
          <w:sz w:val="22"/>
          <w:szCs w:val="22"/>
          <w:lang w:val="es-ES_tradnl"/>
        </w:rPr>
        <w:t>benar</w:t>
      </w:r>
      <w:r w:rsidR="00BF1366" w:rsidRPr="00774E7C">
        <w:rPr>
          <w:rFonts w:ascii="Arial" w:hAnsi="Arial" w:cs="Arial"/>
          <w:color w:val="000000"/>
          <w:sz w:val="22"/>
          <w:szCs w:val="22"/>
          <w:lang w:val="es-ES_tradnl"/>
        </w:rPr>
        <w:t xml:space="preserve"> merupakan</w:t>
      </w:r>
      <w:r w:rsidRPr="00774E7C">
        <w:rPr>
          <w:rFonts w:ascii="Arial" w:hAnsi="Arial" w:cs="Arial"/>
          <w:color w:val="000000"/>
          <w:sz w:val="22"/>
          <w:szCs w:val="22"/>
          <w:lang w:val="es-ES_tradnl"/>
        </w:rPr>
        <w:t xml:space="preserve"> </w:t>
      </w:r>
      <w:r w:rsidR="00F11BB7" w:rsidRPr="00774E7C">
        <w:rPr>
          <w:rFonts w:ascii="Arial" w:hAnsi="Arial" w:cs="Arial"/>
          <w:color w:val="000000"/>
          <w:sz w:val="22"/>
          <w:szCs w:val="22"/>
          <w:lang w:val="es-ES_tradnl"/>
        </w:rPr>
        <w:t>P</w:t>
      </w:r>
      <w:r w:rsidRPr="00774E7C">
        <w:rPr>
          <w:rFonts w:ascii="Arial" w:hAnsi="Arial" w:cs="Arial"/>
          <w:color w:val="000000"/>
          <w:sz w:val="22"/>
          <w:szCs w:val="22"/>
          <w:lang w:val="es-ES_tradnl"/>
        </w:rPr>
        <w:t>eserta</w:t>
      </w:r>
      <w:r w:rsidR="00BF1366" w:rsidRPr="00774E7C">
        <w:rPr>
          <w:rFonts w:ascii="Arial" w:hAnsi="Arial" w:cs="Arial"/>
          <w:color w:val="000000"/>
          <w:sz w:val="22"/>
          <w:szCs w:val="22"/>
          <w:lang w:val="es-ES_tradnl"/>
        </w:rPr>
        <w:t>.</w:t>
      </w:r>
      <w:r w:rsidRPr="00774E7C">
        <w:rPr>
          <w:rFonts w:ascii="Arial" w:hAnsi="Arial" w:cs="Arial"/>
          <w:color w:val="000000"/>
          <w:sz w:val="22"/>
          <w:szCs w:val="22"/>
          <w:lang w:val="es-ES_tradnl"/>
        </w:rPr>
        <w:t xml:space="preserve"> </w:t>
      </w:r>
    </w:p>
    <w:p w14:paraId="0645DD4B" w14:textId="42C63DB7" w:rsidR="00BF1366" w:rsidRPr="00774E7C" w:rsidRDefault="00CE60C2" w:rsidP="00CE60C2">
      <w:pPr>
        <w:pStyle w:val="BlockText"/>
        <w:numPr>
          <w:ilvl w:val="1"/>
          <w:numId w:val="10"/>
        </w:numPr>
        <w:tabs>
          <w:tab w:val="left" w:pos="1080"/>
        </w:tabs>
        <w:spacing w:before="120" w:after="120"/>
        <w:ind w:left="1080" w:right="43" w:hanging="540"/>
        <w:rPr>
          <w:rFonts w:ascii="Arial" w:hAnsi="Arial" w:cs="Arial"/>
          <w:color w:val="000000"/>
          <w:sz w:val="22"/>
          <w:szCs w:val="22"/>
          <w:lang w:val="es-ES_tradnl"/>
        </w:rPr>
      </w:pPr>
      <w:r w:rsidRPr="00774E7C">
        <w:rPr>
          <w:rFonts w:ascii="Arial" w:hAnsi="Arial" w:cs="Arial"/>
          <w:sz w:val="22"/>
          <w:szCs w:val="22"/>
          <w:lang w:val="es-ES_tradnl"/>
        </w:rPr>
        <w:t xml:space="preserve">Peserta yang tidak mampu </w:t>
      </w:r>
      <w:r w:rsidR="002504C0" w:rsidRPr="00774E7C">
        <w:rPr>
          <w:rFonts w:ascii="Arial" w:hAnsi="Arial" w:cs="Arial"/>
          <w:color w:val="000000"/>
          <w:sz w:val="22"/>
          <w:szCs w:val="22"/>
          <w:lang w:val="es-ES_tradnl"/>
        </w:rPr>
        <w:t xml:space="preserve">memperlihatkan </w:t>
      </w:r>
      <w:r w:rsidR="002504C0" w:rsidRPr="00774E7C">
        <w:rPr>
          <w:rFonts w:ascii="Arial" w:hAnsi="Arial" w:cs="Arial"/>
          <w:sz w:val="22"/>
          <w:szCs w:val="22"/>
          <w:lang w:val="es-ES_tradnl"/>
        </w:rPr>
        <w:t xml:space="preserve">Kartu </w:t>
      </w:r>
      <w:r w:rsidR="002504C0" w:rsidRPr="00774E7C">
        <w:rPr>
          <w:rFonts w:ascii="Arial" w:hAnsi="Arial" w:cs="Arial"/>
          <w:color w:val="000000"/>
          <w:sz w:val="22"/>
          <w:szCs w:val="22"/>
          <w:lang w:val="es-ES_tradnl"/>
        </w:rPr>
        <w:t xml:space="preserve">Peserta yang masih berlaku atas namanya sendiri atau Aplikasi ebenefit (Kartu Digital </w:t>
      </w:r>
      <w:r w:rsidR="00F75749" w:rsidRPr="00774E7C">
        <w:rPr>
          <w:rFonts w:ascii="Arial" w:hAnsi="Arial" w:cs="Arial"/>
          <w:color w:val="000000"/>
          <w:sz w:val="22"/>
          <w:szCs w:val="22"/>
          <w:lang w:val="es-ES_tradnl"/>
        </w:rPr>
        <w:t>atau</w:t>
      </w:r>
      <w:r w:rsidR="002504C0" w:rsidRPr="00774E7C">
        <w:rPr>
          <w:rFonts w:ascii="Arial" w:hAnsi="Arial" w:cs="Arial"/>
          <w:color w:val="000000"/>
          <w:sz w:val="22"/>
          <w:szCs w:val="22"/>
          <w:lang w:val="es-ES_tradnl"/>
        </w:rPr>
        <w:t xml:space="preserve"> </w:t>
      </w:r>
      <w:r w:rsidR="002504C0" w:rsidRPr="00493ABE">
        <w:rPr>
          <w:rFonts w:ascii="Arial" w:hAnsi="Arial" w:cs="Arial"/>
          <w:i/>
          <w:iCs/>
          <w:color w:val="000000"/>
          <w:sz w:val="22"/>
          <w:szCs w:val="22"/>
          <w:lang w:val="es-ES_tradnl"/>
        </w:rPr>
        <w:t>Scan QR</w:t>
      </w:r>
      <w:r w:rsidR="002504C0" w:rsidRPr="00774E7C">
        <w:rPr>
          <w:rFonts w:ascii="Arial" w:hAnsi="Arial" w:cs="Arial"/>
          <w:color w:val="000000"/>
          <w:sz w:val="22"/>
          <w:szCs w:val="22"/>
          <w:lang w:val="es-ES_tradnl"/>
        </w:rPr>
        <w:t xml:space="preserve">) dan </w:t>
      </w:r>
      <w:r w:rsidR="00493ABE">
        <w:rPr>
          <w:rFonts w:ascii="Arial" w:hAnsi="Arial" w:cs="Arial"/>
          <w:color w:val="000000"/>
          <w:sz w:val="22"/>
          <w:szCs w:val="22"/>
          <w:lang w:val="es-ES_tradnl"/>
        </w:rPr>
        <w:t>k</w:t>
      </w:r>
      <w:r w:rsidR="002504C0" w:rsidRPr="00774E7C">
        <w:rPr>
          <w:rFonts w:ascii="Arial" w:hAnsi="Arial" w:cs="Arial"/>
          <w:color w:val="000000"/>
          <w:sz w:val="22"/>
          <w:szCs w:val="22"/>
          <w:lang w:val="es-ES_tradnl"/>
        </w:rPr>
        <w:t xml:space="preserve">artu </w:t>
      </w:r>
      <w:r w:rsidR="00493ABE">
        <w:rPr>
          <w:rFonts w:ascii="Arial" w:hAnsi="Arial" w:cs="Arial"/>
          <w:color w:val="000000"/>
          <w:sz w:val="22"/>
          <w:szCs w:val="22"/>
          <w:lang w:val="es-ES_tradnl"/>
        </w:rPr>
        <w:t>i</w:t>
      </w:r>
      <w:r w:rsidR="002504C0" w:rsidRPr="00774E7C">
        <w:rPr>
          <w:rFonts w:ascii="Arial" w:hAnsi="Arial" w:cs="Arial"/>
          <w:color w:val="000000"/>
          <w:sz w:val="22"/>
          <w:szCs w:val="22"/>
          <w:lang w:val="es-ES_tradnl"/>
        </w:rPr>
        <w:t>dentitas Diri Resmi Peserta</w:t>
      </w:r>
      <w:r w:rsidRPr="00774E7C">
        <w:rPr>
          <w:rFonts w:ascii="Arial" w:hAnsi="Arial" w:cs="Arial"/>
          <w:sz w:val="22"/>
          <w:szCs w:val="22"/>
          <w:lang w:val="es-ES_tradnl"/>
        </w:rPr>
        <w:t>, akan diberlakukan sebagai pasien umum dengan ketentuan yang berlaku bagi pasien umum Rumah Sakit</w:t>
      </w:r>
      <w:r w:rsidR="00BF1366" w:rsidRPr="00774E7C">
        <w:rPr>
          <w:rFonts w:ascii="Arial" w:hAnsi="Arial" w:cs="Arial"/>
          <w:sz w:val="22"/>
          <w:szCs w:val="22"/>
          <w:lang w:val="es-ES_tradnl"/>
        </w:rPr>
        <w:t>.</w:t>
      </w:r>
    </w:p>
    <w:p w14:paraId="23F78BC0" w14:textId="6A131FA2" w:rsidR="00CE60C2" w:rsidRPr="00774E7C" w:rsidRDefault="00BF1366" w:rsidP="00CE60C2">
      <w:pPr>
        <w:pStyle w:val="BlockText"/>
        <w:numPr>
          <w:ilvl w:val="1"/>
          <w:numId w:val="10"/>
        </w:numPr>
        <w:tabs>
          <w:tab w:val="left" w:pos="1080"/>
        </w:tabs>
        <w:spacing w:before="120" w:after="120"/>
        <w:ind w:left="1080" w:right="43" w:hanging="540"/>
        <w:rPr>
          <w:rFonts w:ascii="Arial" w:hAnsi="Arial" w:cs="Arial"/>
          <w:color w:val="000000"/>
          <w:sz w:val="22"/>
          <w:szCs w:val="22"/>
          <w:lang w:val="es-ES_tradnl"/>
        </w:rPr>
      </w:pPr>
      <w:r w:rsidRPr="00774E7C">
        <w:rPr>
          <w:rFonts w:ascii="Arial" w:hAnsi="Arial" w:cs="Arial"/>
          <w:sz w:val="22"/>
          <w:szCs w:val="22"/>
          <w:lang w:val="es-ES_tradnl"/>
        </w:rPr>
        <w:t>D</w:t>
      </w:r>
      <w:r w:rsidR="00CE60C2" w:rsidRPr="00774E7C">
        <w:rPr>
          <w:rFonts w:ascii="Arial" w:hAnsi="Arial" w:cs="Arial"/>
          <w:sz w:val="22"/>
          <w:szCs w:val="22"/>
          <w:lang w:val="es-ES_tradnl"/>
        </w:rPr>
        <w:t>alam keadaan darurat dimana Peserta tidak membawa Kartu Peserta</w:t>
      </w:r>
      <w:r w:rsidR="00EF0404" w:rsidRPr="00774E7C">
        <w:rPr>
          <w:rFonts w:ascii="Arial" w:hAnsi="Arial" w:cs="Arial"/>
          <w:sz w:val="22"/>
          <w:szCs w:val="22"/>
          <w:lang w:val="es-ES_tradnl"/>
        </w:rPr>
        <w:t xml:space="preserve"> atau Kartu Digital</w:t>
      </w:r>
      <w:r w:rsidR="00147FE5" w:rsidRPr="00774E7C">
        <w:rPr>
          <w:rFonts w:ascii="Arial" w:hAnsi="Arial" w:cs="Arial"/>
          <w:sz w:val="22"/>
          <w:szCs w:val="22"/>
          <w:lang w:val="es-ES_tradnl"/>
        </w:rPr>
        <w:t xml:space="preserve"> sebagaimana </w:t>
      </w:r>
      <w:r w:rsidR="00577C4A" w:rsidRPr="00774E7C">
        <w:rPr>
          <w:rFonts w:ascii="Arial" w:hAnsi="Arial" w:cs="Arial"/>
          <w:sz w:val="22"/>
          <w:szCs w:val="22"/>
          <w:lang w:val="es-ES_tradnl"/>
        </w:rPr>
        <w:t xml:space="preserve">dimaksud </w:t>
      </w:r>
      <w:r w:rsidR="00147FE5" w:rsidRPr="00774E7C">
        <w:rPr>
          <w:rFonts w:ascii="Arial" w:hAnsi="Arial" w:cs="Arial"/>
          <w:sz w:val="22"/>
          <w:szCs w:val="22"/>
          <w:lang w:val="es-ES_tradnl"/>
        </w:rPr>
        <w:t>huruf b</w:t>
      </w:r>
      <w:r w:rsidR="00CE60C2" w:rsidRPr="00774E7C">
        <w:rPr>
          <w:rFonts w:ascii="Arial" w:hAnsi="Arial" w:cs="Arial"/>
          <w:sz w:val="22"/>
          <w:szCs w:val="22"/>
          <w:lang w:val="es-ES_tradnl"/>
        </w:rPr>
        <w:t>,</w:t>
      </w:r>
      <w:r w:rsidR="00147FE5" w:rsidRPr="00774E7C">
        <w:rPr>
          <w:rFonts w:ascii="Arial" w:hAnsi="Arial" w:cs="Arial"/>
          <w:sz w:val="22"/>
          <w:szCs w:val="22"/>
          <w:lang w:val="es-ES_tradnl"/>
        </w:rPr>
        <w:t xml:space="preserve"> maka</w:t>
      </w:r>
      <w:r w:rsidR="00CE60C2" w:rsidRPr="00774E7C">
        <w:rPr>
          <w:rFonts w:ascii="Arial" w:hAnsi="Arial" w:cs="Arial"/>
          <w:sz w:val="22"/>
          <w:szCs w:val="22"/>
          <w:lang w:val="es-ES_tradnl"/>
        </w:rPr>
        <w:t xml:space="preserve"> Rumah Sakit dapat menghubungi petugas </w:t>
      </w:r>
      <w:r w:rsidR="00DC2AD6">
        <w:rPr>
          <w:rFonts w:ascii="Arial" w:hAnsi="Arial" w:cs="Arial"/>
          <w:color w:val="000000"/>
          <w:sz w:val="22"/>
          <w:szCs w:val="22"/>
          <w:lang w:val="es-ES_tradnl"/>
        </w:rPr>
        <w:t>LGI</w:t>
      </w:r>
      <w:r w:rsidR="00EE0520" w:rsidRPr="00774E7C">
        <w:rPr>
          <w:rFonts w:ascii="Arial" w:hAnsi="Arial" w:cs="Arial"/>
          <w:sz w:val="22"/>
          <w:szCs w:val="22"/>
          <w:lang w:val="es-ES_tradnl"/>
        </w:rPr>
        <w:t>.</w:t>
      </w:r>
    </w:p>
    <w:p w14:paraId="6AB91AB1" w14:textId="0438B8BC" w:rsidR="00CE60C2" w:rsidRPr="00774E7C" w:rsidRDefault="00CE60C2" w:rsidP="00CE60C2">
      <w:pPr>
        <w:pStyle w:val="BlockText"/>
        <w:numPr>
          <w:ilvl w:val="1"/>
          <w:numId w:val="10"/>
        </w:numPr>
        <w:tabs>
          <w:tab w:val="left" w:pos="1080"/>
        </w:tabs>
        <w:spacing w:before="120" w:after="120"/>
        <w:ind w:left="1080" w:right="43" w:hanging="540"/>
        <w:rPr>
          <w:rFonts w:ascii="Arial" w:hAnsi="Arial" w:cs="Arial"/>
          <w:color w:val="000000"/>
          <w:sz w:val="22"/>
          <w:szCs w:val="22"/>
          <w:lang w:val="es-ES_tradnl"/>
        </w:rPr>
      </w:pPr>
      <w:r w:rsidRPr="00774E7C">
        <w:rPr>
          <w:rFonts w:ascii="Arial" w:hAnsi="Arial" w:cs="Arial"/>
          <w:sz w:val="22"/>
          <w:szCs w:val="22"/>
          <w:lang w:val="es-ES_tradnl"/>
        </w:rPr>
        <w:t xml:space="preserve">Khusus bagi </w:t>
      </w:r>
      <w:r w:rsidR="00BF1366" w:rsidRPr="00774E7C">
        <w:rPr>
          <w:rFonts w:ascii="Arial" w:hAnsi="Arial" w:cs="Arial"/>
          <w:sz w:val="22"/>
          <w:szCs w:val="22"/>
          <w:lang w:val="es-ES_tradnl"/>
        </w:rPr>
        <w:t>P</w:t>
      </w:r>
      <w:r w:rsidRPr="00774E7C">
        <w:rPr>
          <w:rFonts w:ascii="Arial" w:hAnsi="Arial" w:cs="Arial"/>
          <w:sz w:val="22"/>
          <w:szCs w:val="22"/>
          <w:lang w:val="es-ES_tradnl"/>
        </w:rPr>
        <w:t xml:space="preserve">eserta yang tidak dapat </w:t>
      </w:r>
      <w:r w:rsidR="009C4D70" w:rsidRPr="00774E7C">
        <w:rPr>
          <w:rFonts w:ascii="Arial" w:hAnsi="Arial" w:cs="Arial"/>
          <w:sz w:val="22"/>
          <w:szCs w:val="22"/>
          <w:lang w:val="es-ES_tradnl"/>
        </w:rPr>
        <w:t>menunjukkan</w:t>
      </w:r>
      <w:r w:rsidRPr="00774E7C">
        <w:rPr>
          <w:rFonts w:ascii="Arial" w:hAnsi="Arial" w:cs="Arial"/>
          <w:sz w:val="22"/>
          <w:szCs w:val="22"/>
          <w:lang w:val="es-ES_tradnl"/>
        </w:rPr>
        <w:t xml:space="preserve"> Kartu Tanda Penduduk</w:t>
      </w:r>
      <w:r w:rsidR="00BF1366" w:rsidRPr="00774E7C">
        <w:rPr>
          <w:rFonts w:ascii="Arial" w:hAnsi="Arial" w:cs="Arial"/>
          <w:sz w:val="22"/>
          <w:szCs w:val="22"/>
          <w:lang w:val="es-ES_tradnl"/>
        </w:rPr>
        <w:t xml:space="preserve"> (KTP)</w:t>
      </w:r>
      <w:r w:rsidRPr="00774E7C">
        <w:rPr>
          <w:rFonts w:ascii="Arial" w:hAnsi="Arial" w:cs="Arial"/>
          <w:sz w:val="22"/>
          <w:szCs w:val="22"/>
          <w:lang w:val="es-ES_tradnl"/>
        </w:rPr>
        <w:t xml:space="preserve"> asli, maka Rumah Sakit wajib melaporkan dan menyampaikan kepada </w:t>
      </w:r>
      <w:r w:rsidR="00DC2AD6">
        <w:rPr>
          <w:rFonts w:ascii="Arial" w:hAnsi="Arial" w:cs="Arial"/>
          <w:sz w:val="22"/>
          <w:szCs w:val="22"/>
          <w:lang w:val="es-ES_tradnl"/>
        </w:rPr>
        <w:t>LGI</w:t>
      </w:r>
      <w:r w:rsidRPr="00774E7C">
        <w:rPr>
          <w:rFonts w:ascii="Arial" w:hAnsi="Arial" w:cs="Arial"/>
          <w:sz w:val="22"/>
          <w:szCs w:val="22"/>
          <w:lang w:val="es-ES_tradnl"/>
        </w:rPr>
        <w:t xml:space="preserve"> bahwa</w:t>
      </w:r>
      <w:r w:rsidR="00EE0520" w:rsidRPr="00774E7C">
        <w:rPr>
          <w:rFonts w:ascii="Arial" w:hAnsi="Arial" w:cs="Arial"/>
          <w:sz w:val="22"/>
          <w:szCs w:val="22"/>
          <w:lang w:val="es-ES_tradnl"/>
        </w:rPr>
        <w:t xml:space="preserve"> pasien atau Peserta yang masuk ke Rumah Sakit</w:t>
      </w:r>
      <w:r w:rsidRPr="00774E7C">
        <w:rPr>
          <w:rFonts w:ascii="Arial" w:hAnsi="Arial" w:cs="Arial"/>
          <w:sz w:val="22"/>
          <w:szCs w:val="22"/>
          <w:lang w:val="es-ES_tradnl"/>
        </w:rPr>
        <w:t xml:space="preserve"> belum dapat </w:t>
      </w:r>
      <w:r w:rsidR="009C4D70" w:rsidRPr="00774E7C">
        <w:rPr>
          <w:rFonts w:ascii="Arial" w:hAnsi="Arial" w:cs="Arial"/>
          <w:sz w:val="22"/>
          <w:szCs w:val="22"/>
          <w:lang w:val="es-ES_tradnl"/>
        </w:rPr>
        <w:t>menunjukkan</w:t>
      </w:r>
      <w:r w:rsidRPr="00774E7C">
        <w:rPr>
          <w:rFonts w:ascii="Arial" w:hAnsi="Arial" w:cs="Arial"/>
          <w:sz w:val="22"/>
          <w:szCs w:val="22"/>
          <w:lang w:val="es-ES_tradnl"/>
        </w:rPr>
        <w:t xml:space="preserve"> KTP asli.</w:t>
      </w:r>
    </w:p>
    <w:p w14:paraId="15E4A0C1" w14:textId="70896179" w:rsidR="009C282A" w:rsidRPr="00D5457C" w:rsidRDefault="009C282A" w:rsidP="00CE60C2">
      <w:pPr>
        <w:pStyle w:val="BlockText"/>
        <w:numPr>
          <w:ilvl w:val="1"/>
          <w:numId w:val="10"/>
        </w:numPr>
        <w:tabs>
          <w:tab w:val="left" w:pos="1080"/>
        </w:tabs>
        <w:spacing w:before="120" w:after="120"/>
        <w:ind w:left="1080" w:right="43" w:hanging="540"/>
        <w:rPr>
          <w:rFonts w:ascii="Arial" w:hAnsi="Arial" w:cs="Arial"/>
          <w:strike/>
          <w:color w:val="000000"/>
          <w:sz w:val="22"/>
          <w:szCs w:val="22"/>
          <w:lang w:val="es-ES_tradnl"/>
        </w:rPr>
      </w:pPr>
      <w:r w:rsidRPr="00774E7C">
        <w:rPr>
          <w:rFonts w:ascii="Arial" w:hAnsi="Arial" w:cs="Arial"/>
          <w:sz w:val="22"/>
          <w:szCs w:val="22"/>
          <w:lang w:val="es-ES_tradnl"/>
        </w:rPr>
        <w:t xml:space="preserve">Setelah </w:t>
      </w:r>
      <w:r w:rsidR="00BF1366" w:rsidRPr="00774E7C">
        <w:rPr>
          <w:rFonts w:ascii="Arial" w:hAnsi="Arial" w:cs="Arial"/>
          <w:sz w:val="22"/>
          <w:szCs w:val="22"/>
          <w:lang w:val="es-ES_tradnl"/>
        </w:rPr>
        <w:t xml:space="preserve">melaksanakan </w:t>
      </w:r>
      <w:r w:rsidRPr="00774E7C">
        <w:rPr>
          <w:rFonts w:ascii="Arial" w:hAnsi="Arial" w:cs="Arial"/>
          <w:sz w:val="22"/>
          <w:szCs w:val="22"/>
          <w:lang w:val="es-ES_tradnl"/>
        </w:rPr>
        <w:t>verifikasi data kepesertaan sesuai poin a-</w:t>
      </w:r>
      <w:r w:rsidR="00BF1366" w:rsidRPr="00774E7C">
        <w:rPr>
          <w:rFonts w:ascii="Arial" w:hAnsi="Arial" w:cs="Arial"/>
          <w:sz w:val="22"/>
          <w:szCs w:val="22"/>
          <w:lang w:val="es-ES_tradnl"/>
        </w:rPr>
        <w:t>d</w:t>
      </w:r>
      <w:r w:rsidRPr="00774E7C">
        <w:rPr>
          <w:rFonts w:ascii="Arial" w:hAnsi="Arial" w:cs="Arial"/>
          <w:sz w:val="22"/>
          <w:szCs w:val="22"/>
          <w:lang w:val="es-ES_tradnl"/>
        </w:rPr>
        <w:t xml:space="preserve"> </w:t>
      </w:r>
      <w:r w:rsidR="00844FD8" w:rsidRPr="00774E7C">
        <w:rPr>
          <w:rFonts w:ascii="Arial" w:hAnsi="Arial" w:cs="Arial"/>
          <w:sz w:val="22"/>
          <w:szCs w:val="22"/>
          <w:lang w:val="es-ES_tradnl"/>
        </w:rPr>
        <w:t>di atas</w:t>
      </w:r>
      <w:r w:rsidRPr="00774E7C">
        <w:rPr>
          <w:rFonts w:ascii="Arial" w:hAnsi="Arial" w:cs="Arial"/>
          <w:sz w:val="22"/>
          <w:szCs w:val="22"/>
          <w:lang w:val="es-ES_tradnl"/>
        </w:rPr>
        <w:t xml:space="preserve">, maka Rumah Sakit melaporkan Peserta Masuk Rawat Inap </w:t>
      </w:r>
      <w:r w:rsidR="00BF1366" w:rsidRPr="00774E7C">
        <w:rPr>
          <w:rFonts w:ascii="Arial" w:hAnsi="Arial" w:cs="Arial"/>
          <w:sz w:val="22"/>
          <w:szCs w:val="22"/>
          <w:lang w:val="es-ES_tradnl"/>
        </w:rPr>
        <w:t xml:space="preserve">kepada </w:t>
      </w:r>
      <w:r w:rsidR="00DC2AD6">
        <w:rPr>
          <w:rFonts w:ascii="Arial" w:hAnsi="Arial" w:cs="Arial"/>
          <w:sz w:val="22"/>
          <w:szCs w:val="22"/>
          <w:lang w:val="es-ES_tradnl"/>
        </w:rPr>
        <w:t>LGI</w:t>
      </w:r>
      <w:r w:rsidR="00BF1366" w:rsidRPr="00774E7C">
        <w:rPr>
          <w:rFonts w:ascii="Arial" w:hAnsi="Arial" w:cs="Arial"/>
          <w:sz w:val="22"/>
          <w:szCs w:val="22"/>
          <w:lang w:val="es-ES_tradnl"/>
        </w:rPr>
        <w:t xml:space="preserve"> </w:t>
      </w:r>
      <w:r w:rsidRPr="00774E7C">
        <w:rPr>
          <w:rFonts w:ascii="Arial" w:hAnsi="Arial" w:cs="Arial"/>
          <w:sz w:val="22"/>
          <w:szCs w:val="22"/>
          <w:lang w:val="es-ES_tradnl"/>
        </w:rPr>
        <w:t xml:space="preserve">melalui </w:t>
      </w:r>
      <w:r w:rsidR="00C476FF" w:rsidRPr="00774E7C">
        <w:rPr>
          <w:rFonts w:ascii="Arial" w:hAnsi="Arial" w:cs="Arial"/>
          <w:i/>
          <w:iCs/>
          <w:color w:val="000000"/>
          <w:sz w:val="22"/>
          <w:szCs w:val="22"/>
          <w:lang w:val="sq-AL"/>
        </w:rPr>
        <w:t>e-mail</w:t>
      </w:r>
      <w:r w:rsidR="00C476FF" w:rsidRPr="00774E7C">
        <w:rPr>
          <w:rFonts w:ascii="Arial" w:hAnsi="Arial" w:cs="Arial"/>
          <w:color w:val="000000"/>
          <w:sz w:val="22"/>
          <w:szCs w:val="22"/>
          <w:lang w:val="sq-AL"/>
        </w:rPr>
        <w:t xml:space="preserve"> </w:t>
      </w:r>
      <w:r w:rsidRPr="00774E7C">
        <w:rPr>
          <w:rFonts w:ascii="Arial" w:hAnsi="Arial" w:cs="Arial"/>
          <w:sz w:val="22"/>
          <w:szCs w:val="22"/>
          <w:lang w:val="es-ES_tradnl"/>
        </w:rPr>
        <w:t xml:space="preserve">ke </w:t>
      </w:r>
      <w:r w:rsidR="006808C4">
        <w:rPr>
          <w:rFonts w:ascii="Arial" w:hAnsi="Arial" w:cs="Arial"/>
          <w:sz w:val="22"/>
          <w:szCs w:val="22"/>
          <w:lang w:val="es-ES_tradnl"/>
        </w:rPr>
        <w:t>bagian Penjaminan TPA sesuai dengan Kartu Peserta.</w:t>
      </w:r>
    </w:p>
    <w:p w14:paraId="4ACA1C5F" w14:textId="1744D896" w:rsidR="006808C4" w:rsidRPr="00D5457C" w:rsidRDefault="006808C4" w:rsidP="00CE60C2">
      <w:pPr>
        <w:pStyle w:val="BlockText"/>
        <w:numPr>
          <w:ilvl w:val="1"/>
          <w:numId w:val="10"/>
        </w:numPr>
        <w:tabs>
          <w:tab w:val="left" w:pos="1080"/>
        </w:tabs>
        <w:spacing w:before="120" w:after="120"/>
        <w:ind w:left="1080" w:right="43" w:hanging="540"/>
        <w:rPr>
          <w:rFonts w:ascii="Arial" w:hAnsi="Arial" w:cs="Arial"/>
          <w:color w:val="000000"/>
          <w:sz w:val="22"/>
          <w:szCs w:val="22"/>
          <w:lang w:val="es-ES_tradnl"/>
        </w:rPr>
      </w:pPr>
      <w:r w:rsidRPr="00D5457C">
        <w:rPr>
          <w:rFonts w:ascii="Arial" w:hAnsi="Arial" w:cs="Arial"/>
          <w:color w:val="000000"/>
          <w:sz w:val="22"/>
          <w:szCs w:val="22"/>
          <w:lang w:val="es-ES_tradnl"/>
        </w:rPr>
        <w:t>Prosedur penjaminan selanjutnya mengikuti prosedur yang sudah disepakati oleh TPA dan Rumah Sakit.</w:t>
      </w:r>
    </w:p>
    <w:p w14:paraId="25E0843E" w14:textId="77777777" w:rsidR="00CE60C2" w:rsidRPr="00774E7C" w:rsidRDefault="00CE60C2" w:rsidP="00CE60C2">
      <w:pPr>
        <w:rPr>
          <w:lang w:val="es-ES_tradnl" w:eastAsia="ar-SA"/>
        </w:rPr>
      </w:pPr>
    </w:p>
    <w:p w14:paraId="313DFB37" w14:textId="3E104100" w:rsidR="00CE60C2" w:rsidRPr="00774E7C" w:rsidRDefault="00CE60C2" w:rsidP="004E639A">
      <w:pPr>
        <w:pStyle w:val="Heading2"/>
        <w:numPr>
          <w:ilvl w:val="1"/>
          <w:numId w:val="1"/>
        </w:numPr>
        <w:tabs>
          <w:tab w:val="left" w:pos="540"/>
        </w:tabs>
        <w:ind w:right="36" w:firstLine="180"/>
        <w:rPr>
          <w:rFonts w:ascii="Arial" w:hAnsi="Arial" w:cs="Arial"/>
          <w:b/>
          <w:color w:val="000000"/>
          <w:sz w:val="22"/>
          <w:szCs w:val="22"/>
          <w:u w:val="none"/>
        </w:rPr>
      </w:pPr>
      <w:r w:rsidRPr="00774E7C">
        <w:rPr>
          <w:rFonts w:ascii="Arial" w:hAnsi="Arial" w:cs="Arial"/>
          <w:b/>
          <w:color w:val="000000"/>
          <w:sz w:val="22"/>
          <w:szCs w:val="22"/>
          <w:u w:val="none"/>
        </w:rPr>
        <w:t>PROSEDUR PENGGUNAAN FASILITAS KREDIT RAWAT JALAN</w:t>
      </w:r>
      <w:r w:rsidR="00863A46" w:rsidRPr="00774E7C">
        <w:rPr>
          <w:rFonts w:ascii="Arial" w:hAnsi="Arial" w:cs="Arial"/>
          <w:b/>
          <w:color w:val="000000"/>
          <w:sz w:val="22"/>
          <w:szCs w:val="22"/>
          <w:u w:val="none"/>
        </w:rPr>
        <w:t>/RAWAT GIGI</w:t>
      </w:r>
    </w:p>
    <w:p w14:paraId="31DB4BC4" w14:textId="77777777" w:rsidR="00CE60C2" w:rsidRPr="00774E7C" w:rsidRDefault="00CE60C2" w:rsidP="00CE60C2">
      <w:pPr>
        <w:ind w:right="43"/>
        <w:rPr>
          <w:rFonts w:ascii="Arial" w:hAnsi="Arial" w:cs="Arial"/>
          <w:b w:val="0"/>
          <w:color w:val="000000"/>
          <w:szCs w:val="22"/>
        </w:rPr>
      </w:pPr>
    </w:p>
    <w:p w14:paraId="44F66F6D" w14:textId="65222EF6" w:rsidR="00CE60C2" w:rsidRPr="00774E7C" w:rsidRDefault="00CE60C2" w:rsidP="00CE60C2">
      <w:pPr>
        <w:pStyle w:val="BodyText2"/>
        <w:numPr>
          <w:ilvl w:val="1"/>
          <w:numId w:val="17"/>
        </w:numPr>
        <w:spacing w:after="120"/>
        <w:ind w:left="900" w:right="43" w:hanging="540"/>
        <w:rPr>
          <w:rFonts w:ascii="Arial" w:hAnsi="Arial" w:cs="Arial"/>
          <w:b w:val="0"/>
          <w:szCs w:val="22"/>
        </w:rPr>
      </w:pPr>
      <w:r w:rsidRPr="00774E7C">
        <w:rPr>
          <w:rFonts w:ascii="Arial" w:hAnsi="Arial" w:cs="Arial"/>
          <w:b w:val="0"/>
          <w:szCs w:val="22"/>
        </w:rPr>
        <w:t>Peserta yang mendapat fasilitas Rawat Jalan</w:t>
      </w:r>
      <w:r w:rsidR="00863A46" w:rsidRPr="00774E7C">
        <w:rPr>
          <w:rFonts w:ascii="Arial" w:hAnsi="Arial" w:cs="Arial"/>
          <w:b w:val="0"/>
          <w:szCs w:val="22"/>
        </w:rPr>
        <w:t>/Rawat Gigi</w:t>
      </w:r>
      <w:r w:rsidRPr="00774E7C">
        <w:rPr>
          <w:rFonts w:ascii="Arial" w:hAnsi="Arial" w:cs="Arial"/>
          <w:b w:val="0"/>
          <w:i/>
          <w:szCs w:val="22"/>
        </w:rPr>
        <w:t xml:space="preserve"> </w:t>
      </w:r>
      <w:r w:rsidRPr="00774E7C">
        <w:rPr>
          <w:rFonts w:ascii="Arial" w:hAnsi="Arial" w:cs="Arial"/>
          <w:b w:val="0"/>
          <w:szCs w:val="22"/>
        </w:rPr>
        <w:t xml:space="preserve">sebagaimana tercantum pada </w:t>
      </w:r>
      <w:r w:rsidRPr="00774E7C">
        <w:rPr>
          <w:rFonts w:ascii="Arial" w:hAnsi="Arial" w:cs="Arial"/>
          <w:b w:val="0"/>
          <w:color w:val="000000"/>
          <w:szCs w:val="22"/>
        </w:rPr>
        <w:t xml:space="preserve">Kartu </w:t>
      </w:r>
      <w:r w:rsidR="00EF0404" w:rsidRPr="00774E7C">
        <w:rPr>
          <w:rFonts w:ascii="Arial" w:hAnsi="Arial" w:cs="Arial"/>
          <w:b w:val="0"/>
          <w:color w:val="000000"/>
          <w:szCs w:val="22"/>
        </w:rPr>
        <w:t>P</w:t>
      </w:r>
      <w:r w:rsidR="006B5244" w:rsidRPr="00774E7C">
        <w:rPr>
          <w:rFonts w:ascii="Arial" w:hAnsi="Arial" w:cs="Arial"/>
          <w:b w:val="0"/>
          <w:color w:val="000000"/>
          <w:szCs w:val="22"/>
        </w:rPr>
        <w:t xml:space="preserve">eserta </w:t>
      </w:r>
      <w:r w:rsidR="00EF0404" w:rsidRPr="00774E7C">
        <w:rPr>
          <w:rFonts w:ascii="Arial" w:hAnsi="Arial" w:cs="Arial"/>
          <w:b w:val="0"/>
          <w:color w:val="000000"/>
          <w:szCs w:val="22"/>
        </w:rPr>
        <w:t xml:space="preserve">atau </w:t>
      </w:r>
      <w:r w:rsidR="00493ABE">
        <w:rPr>
          <w:rFonts w:ascii="Arial" w:hAnsi="Arial" w:cs="Arial"/>
          <w:b w:val="0"/>
          <w:color w:val="000000"/>
          <w:szCs w:val="22"/>
        </w:rPr>
        <w:t>s</w:t>
      </w:r>
      <w:r w:rsidR="005B00D2" w:rsidRPr="00774E7C">
        <w:rPr>
          <w:rFonts w:ascii="Arial" w:hAnsi="Arial" w:cs="Arial"/>
          <w:b w:val="0"/>
          <w:color w:val="000000"/>
          <w:szCs w:val="22"/>
        </w:rPr>
        <w:t xml:space="preserve">truk </w:t>
      </w:r>
      <w:r w:rsidR="00493ABE">
        <w:rPr>
          <w:rFonts w:ascii="Arial" w:hAnsi="Arial" w:cs="Arial"/>
          <w:b w:val="0"/>
          <w:color w:val="000000"/>
          <w:szCs w:val="22"/>
        </w:rPr>
        <w:t>p</w:t>
      </w:r>
      <w:r w:rsidR="005B00D2" w:rsidRPr="00774E7C">
        <w:rPr>
          <w:rFonts w:ascii="Arial" w:hAnsi="Arial" w:cs="Arial"/>
          <w:b w:val="0"/>
          <w:color w:val="000000"/>
          <w:szCs w:val="22"/>
        </w:rPr>
        <w:t xml:space="preserve">endaftaran </w:t>
      </w:r>
      <w:r w:rsidRPr="00774E7C">
        <w:rPr>
          <w:rFonts w:ascii="Arial" w:hAnsi="Arial" w:cs="Arial"/>
          <w:b w:val="0"/>
          <w:color w:val="000000"/>
          <w:szCs w:val="22"/>
        </w:rPr>
        <w:t>dapat memperoleh Fasilitas Kredit Rawat Jalan</w:t>
      </w:r>
      <w:r w:rsidR="00863A46" w:rsidRPr="00774E7C">
        <w:rPr>
          <w:rFonts w:ascii="Arial" w:hAnsi="Arial" w:cs="Arial"/>
          <w:b w:val="0"/>
          <w:color w:val="000000"/>
          <w:szCs w:val="22"/>
        </w:rPr>
        <w:t>/</w:t>
      </w:r>
      <w:r w:rsidR="00863A46" w:rsidRPr="00774E7C">
        <w:rPr>
          <w:rFonts w:ascii="Arial" w:hAnsi="Arial" w:cs="Arial"/>
          <w:b w:val="0"/>
          <w:szCs w:val="22"/>
        </w:rPr>
        <w:t>Rawat Gigi</w:t>
      </w:r>
      <w:r w:rsidR="00863A46" w:rsidRPr="00774E7C">
        <w:rPr>
          <w:rFonts w:ascii="Arial" w:hAnsi="Arial" w:cs="Arial"/>
          <w:b w:val="0"/>
          <w:i/>
          <w:szCs w:val="22"/>
        </w:rPr>
        <w:t xml:space="preserve"> </w:t>
      </w:r>
      <w:r w:rsidRPr="00774E7C">
        <w:rPr>
          <w:rFonts w:ascii="Arial" w:hAnsi="Arial" w:cs="Arial"/>
          <w:b w:val="0"/>
          <w:color w:val="000000"/>
          <w:szCs w:val="22"/>
        </w:rPr>
        <w:t>dengan menunjuk</w:t>
      </w:r>
      <w:r w:rsidR="00B54889" w:rsidRPr="00774E7C">
        <w:rPr>
          <w:rFonts w:ascii="Arial" w:hAnsi="Arial" w:cs="Arial"/>
          <w:b w:val="0"/>
          <w:color w:val="000000"/>
          <w:szCs w:val="22"/>
        </w:rPr>
        <w:t>k</w:t>
      </w:r>
      <w:r w:rsidR="006B5244" w:rsidRPr="00774E7C">
        <w:rPr>
          <w:rFonts w:ascii="Arial" w:hAnsi="Arial" w:cs="Arial"/>
          <w:b w:val="0"/>
          <w:color w:val="000000"/>
          <w:szCs w:val="22"/>
        </w:rPr>
        <w:t xml:space="preserve">an </w:t>
      </w:r>
      <w:r w:rsidR="00BD177E" w:rsidRPr="00774E7C">
        <w:rPr>
          <w:rFonts w:ascii="Arial" w:hAnsi="Arial" w:cs="Arial"/>
          <w:b w:val="0"/>
          <w:szCs w:val="22"/>
          <w:lang w:val="es-ES_tradnl"/>
        </w:rPr>
        <w:t xml:space="preserve">Kartu </w:t>
      </w:r>
      <w:r w:rsidR="00BD177E" w:rsidRPr="00774E7C">
        <w:rPr>
          <w:rFonts w:ascii="Arial" w:hAnsi="Arial" w:cs="Arial"/>
          <w:b w:val="0"/>
          <w:color w:val="000000"/>
          <w:szCs w:val="22"/>
          <w:lang w:val="es-ES_tradnl"/>
        </w:rPr>
        <w:t xml:space="preserve">Peserta yang masih berlaku atas namanya sendiri atau Aplikasi ebenefit (Kartu Digital </w:t>
      </w:r>
      <w:r w:rsidR="00F75749" w:rsidRPr="00774E7C">
        <w:rPr>
          <w:rFonts w:ascii="Arial" w:hAnsi="Arial" w:cs="Arial"/>
          <w:b w:val="0"/>
          <w:color w:val="000000"/>
          <w:szCs w:val="22"/>
          <w:lang w:val="es-ES_tradnl"/>
        </w:rPr>
        <w:t>atau</w:t>
      </w:r>
      <w:r w:rsidR="00BD177E" w:rsidRPr="00774E7C">
        <w:rPr>
          <w:rFonts w:ascii="Arial" w:hAnsi="Arial" w:cs="Arial"/>
          <w:b w:val="0"/>
          <w:color w:val="000000"/>
          <w:szCs w:val="22"/>
          <w:lang w:val="es-ES_tradnl"/>
        </w:rPr>
        <w:t xml:space="preserve"> </w:t>
      </w:r>
      <w:r w:rsidR="00BD177E" w:rsidRPr="00493ABE">
        <w:rPr>
          <w:rFonts w:ascii="Arial" w:hAnsi="Arial" w:cs="Arial"/>
          <w:b w:val="0"/>
          <w:i/>
          <w:iCs/>
          <w:color w:val="000000"/>
          <w:szCs w:val="22"/>
          <w:lang w:val="es-ES_tradnl"/>
        </w:rPr>
        <w:t>Scan QR</w:t>
      </w:r>
      <w:r w:rsidR="00BD177E" w:rsidRPr="00774E7C">
        <w:rPr>
          <w:rFonts w:ascii="Arial" w:hAnsi="Arial" w:cs="Arial"/>
          <w:b w:val="0"/>
          <w:color w:val="000000"/>
          <w:szCs w:val="22"/>
          <w:lang w:val="es-ES_tradnl"/>
        </w:rPr>
        <w:t xml:space="preserve">) dan </w:t>
      </w:r>
      <w:r w:rsidR="00493ABE">
        <w:rPr>
          <w:rFonts w:ascii="Arial" w:hAnsi="Arial" w:cs="Arial"/>
          <w:b w:val="0"/>
          <w:color w:val="000000"/>
          <w:szCs w:val="22"/>
          <w:lang w:val="es-ES_tradnl"/>
        </w:rPr>
        <w:t>k</w:t>
      </w:r>
      <w:r w:rsidR="00BD177E" w:rsidRPr="00774E7C">
        <w:rPr>
          <w:rFonts w:ascii="Arial" w:hAnsi="Arial" w:cs="Arial"/>
          <w:b w:val="0"/>
          <w:color w:val="000000"/>
          <w:szCs w:val="22"/>
          <w:lang w:val="es-ES_tradnl"/>
        </w:rPr>
        <w:t xml:space="preserve">artu </w:t>
      </w:r>
      <w:r w:rsidR="00493ABE">
        <w:rPr>
          <w:rFonts w:ascii="Arial" w:hAnsi="Arial" w:cs="Arial"/>
          <w:b w:val="0"/>
          <w:color w:val="000000"/>
          <w:szCs w:val="22"/>
          <w:lang w:val="es-ES_tradnl"/>
        </w:rPr>
        <w:t>i</w:t>
      </w:r>
      <w:r w:rsidR="00BD177E" w:rsidRPr="00774E7C">
        <w:rPr>
          <w:rFonts w:ascii="Arial" w:hAnsi="Arial" w:cs="Arial"/>
          <w:b w:val="0"/>
          <w:color w:val="000000"/>
          <w:szCs w:val="22"/>
          <w:lang w:val="es-ES_tradnl"/>
        </w:rPr>
        <w:t>dentitas Diri Resmi Peserta</w:t>
      </w:r>
      <w:r w:rsidRPr="00774E7C">
        <w:rPr>
          <w:rFonts w:ascii="Arial" w:hAnsi="Arial" w:cs="Arial"/>
          <w:b w:val="0"/>
          <w:color w:val="000000"/>
          <w:szCs w:val="22"/>
        </w:rPr>
        <w:t>. Apabila terdapat perbedaan antara Kartu Peserta deng</w:t>
      </w:r>
      <w:r w:rsidR="006B5244" w:rsidRPr="00774E7C">
        <w:rPr>
          <w:rFonts w:ascii="Arial" w:hAnsi="Arial" w:cs="Arial"/>
          <w:b w:val="0"/>
          <w:color w:val="000000"/>
          <w:szCs w:val="22"/>
        </w:rPr>
        <w:t xml:space="preserve">an kartu identitas diri yang telah diberikan, maka </w:t>
      </w:r>
      <w:r w:rsidRPr="00774E7C">
        <w:rPr>
          <w:rFonts w:ascii="Arial" w:hAnsi="Arial" w:cs="Arial"/>
          <w:b w:val="0"/>
          <w:color w:val="000000"/>
          <w:szCs w:val="22"/>
        </w:rPr>
        <w:t xml:space="preserve">Rumah Sakit dapat mengkonfirmasikan terlebih dahulu kepada </w:t>
      </w:r>
      <w:r w:rsidR="00DC2AD6">
        <w:rPr>
          <w:rFonts w:ascii="Arial" w:hAnsi="Arial" w:cs="Arial"/>
          <w:b w:val="0"/>
          <w:color w:val="000000"/>
          <w:szCs w:val="22"/>
          <w:lang w:val="es-ES_tradnl"/>
        </w:rPr>
        <w:t>LGI</w:t>
      </w:r>
      <w:r w:rsidRPr="00774E7C">
        <w:rPr>
          <w:rFonts w:ascii="Arial" w:hAnsi="Arial" w:cs="Arial"/>
          <w:b w:val="0"/>
          <w:color w:val="000000"/>
          <w:szCs w:val="22"/>
        </w:rPr>
        <w:t xml:space="preserve"> atau Peserta dapat diberlakukan sebagai pasien umum terlebih dahulu.</w:t>
      </w:r>
      <w:r w:rsidRPr="00774E7C">
        <w:rPr>
          <w:rFonts w:ascii="Arial" w:hAnsi="Arial" w:cs="Arial"/>
          <w:b w:val="0"/>
          <w:szCs w:val="22"/>
        </w:rPr>
        <w:t xml:space="preserve"> </w:t>
      </w:r>
      <w:r w:rsidR="00863A46" w:rsidRPr="00774E7C">
        <w:rPr>
          <w:rFonts w:ascii="Arial" w:hAnsi="Arial" w:cs="Arial"/>
          <w:b w:val="0"/>
          <w:szCs w:val="22"/>
        </w:rPr>
        <w:t xml:space="preserve"> </w:t>
      </w:r>
    </w:p>
    <w:p w14:paraId="3D1D7E8A" w14:textId="1E0B2559" w:rsidR="00CE60C2" w:rsidRPr="003E7790" w:rsidRDefault="00CE60C2" w:rsidP="00CE60C2">
      <w:pPr>
        <w:pStyle w:val="BodyText2"/>
        <w:numPr>
          <w:ilvl w:val="1"/>
          <w:numId w:val="17"/>
        </w:numPr>
        <w:spacing w:before="120" w:after="120"/>
        <w:ind w:left="900" w:right="43" w:hanging="540"/>
        <w:rPr>
          <w:rFonts w:ascii="Arial" w:hAnsi="Arial" w:cs="Arial"/>
          <w:b w:val="0"/>
          <w:szCs w:val="22"/>
          <w:lang w:val="sv-SE"/>
        </w:rPr>
      </w:pPr>
      <w:r w:rsidRPr="003E7790">
        <w:rPr>
          <w:rFonts w:ascii="Arial" w:hAnsi="Arial" w:cs="Arial"/>
          <w:b w:val="0"/>
          <w:color w:val="000000"/>
          <w:szCs w:val="22"/>
          <w:lang w:val="sv-SE"/>
        </w:rPr>
        <w:lastRenderedPageBreak/>
        <w:t xml:space="preserve">Rumah Sakit berhak tidak memberikan Fasilitas Kredit </w:t>
      </w:r>
      <w:r w:rsidRPr="003E7790">
        <w:rPr>
          <w:rFonts w:ascii="Arial" w:hAnsi="Arial" w:cs="Arial"/>
          <w:b w:val="0"/>
          <w:szCs w:val="22"/>
          <w:lang w:val="sv-SE"/>
        </w:rPr>
        <w:t>Rawat Jalan</w:t>
      </w:r>
      <w:r w:rsidR="00863A46" w:rsidRPr="003E7790">
        <w:rPr>
          <w:rFonts w:ascii="Arial" w:hAnsi="Arial" w:cs="Arial"/>
          <w:b w:val="0"/>
          <w:szCs w:val="22"/>
          <w:lang w:val="sv-SE"/>
        </w:rPr>
        <w:t>/Rawat Gigi</w:t>
      </w:r>
      <w:r w:rsidRPr="003E7790">
        <w:rPr>
          <w:rFonts w:ascii="Arial" w:hAnsi="Arial" w:cs="Arial"/>
          <w:b w:val="0"/>
          <w:szCs w:val="22"/>
          <w:lang w:val="sv-SE"/>
        </w:rPr>
        <w:t xml:space="preserve">, </w:t>
      </w:r>
      <w:r w:rsidRPr="003E7790">
        <w:rPr>
          <w:rFonts w:ascii="Arial" w:hAnsi="Arial" w:cs="Arial"/>
          <w:b w:val="0"/>
          <w:color w:val="000000"/>
          <w:szCs w:val="22"/>
          <w:lang w:val="sv-SE"/>
        </w:rPr>
        <w:t>apabila Peserta tidak dapat memenuhi persyaratan</w:t>
      </w:r>
      <w:r w:rsidR="00DB0997" w:rsidRPr="003E7790">
        <w:rPr>
          <w:rFonts w:ascii="Arial" w:hAnsi="Arial" w:cs="Arial"/>
          <w:b w:val="0"/>
          <w:color w:val="000000"/>
          <w:szCs w:val="22"/>
          <w:lang w:val="sv-SE"/>
        </w:rPr>
        <w:t xml:space="preserve"> </w:t>
      </w:r>
      <w:r w:rsidR="00147FE5" w:rsidRPr="003E7790">
        <w:rPr>
          <w:rFonts w:ascii="Arial" w:hAnsi="Arial" w:cs="Arial"/>
          <w:b w:val="0"/>
          <w:color w:val="000000"/>
          <w:szCs w:val="22"/>
          <w:lang w:val="sv-SE"/>
        </w:rPr>
        <w:t>sebagaimana dimaksud</w:t>
      </w:r>
      <w:r w:rsidRPr="003E7790">
        <w:rPr>
          <w:rFonts w:ascii="Arial" w:hAnsi="Arial" w:cs="Arial"/>
          <w:b w:val="0"/>
          <w:color w:val="000000"/>
          <w:szCs w:val="22"/>
          <w:lang w:val="sv-SE"/>
        </w:rPr>
        <w:t xml:space="preserve"> huruf a.</w:t>
      </w:r>
    </w:p>
    <w:p w14:paraId="2F8C5B16" w14:textId="46090B99" w:rsidR="00CE60C2" w:rsidRPr="003E7790" w:rsidRDefault="00CE60C2" w:rsidP="006B5244">
      <w:pPr>
        <w:pStyle w:val="BodyText2"/>
        <w:numPr>
          <w:ilvl w:val="1"/>
          <w:numId w:val="17"/>
        </w:numPr>
        <w:spacing w:before="120" w:after="120"/>
        <w:ind w:left="900" w:right="43" w:hanging="540"/>
        <w:rPr>
          <w:rFonts w:ascii="Arial" w:hAnsi="Arial" w:cs="Arial"/>
          <w:b w:val="0"/>
          <w:szCs w:val="22"/>
          <w:lang w:val="sv-SE"/>
        </w:rPr>
      </w:pPr>
      <w:r w:rsidRPr="003E7790">
        <w:rPr>
          <w:rFonts w:ascii="Arial" w:hAnsi="Arial" w:cs="Arial"/>
          <w:b w:val="0"/>
          <w:color w:val="000000"/>
          <w:szCs w:val="22"/>
          <w:lang w:val="sv-SE"/>
        </w:rPr>
        <w:t xml:space="preserve">Setelah identifikasi Peserta </w:t>
      </w:r>
      <w:r w:rsidR="00B86152" w:rsidRPr="003E7790">
        <w:rPr>
          <w:rFonts w:ascii="Arial" w:hAnsi="Arial" w:cs="Arial"/>
          <w:b w:val="0"/>
          <w:color w:val="000000"/>
          <w:szCs w:val="22"/>
          <w:lang w:val="sv-SE"/>
        </w:rPr>
        <w:t xml:space="preserve">dapat </w:t>
      </w:r>
      <w:r w:rsidRPr="003E7790">
        <w:rPr>
          <w:rFonts w:ascii="Arial" w:hAnsi="Arial" w:cs="Arial"/>
          <w:b w:val="0"/>
          <w:color w:val="000000"/>
          <w:szCs w:val="22"/>
          <w:lang w:val="sv-SE"/>
        </w:rPr>
        <w:t>dibuktikan kebenarannya, Rumah Sakit akan menerima Peserta dan menyediakan semua Pelayanan Medis yang dibutuhkan dan yang berhubungan dengan penyakit atau pemeriksaan kesehatan bagi orang sehat</w:t>
      </w:r>
      <w:r w:rsidR="00863A46" w:rsidRPr="003E7790">
        <w:rPr>
          <w:rFonts w:ascii="Arial" w:hAnsi="Arial" w:cs="Arial"/>
          <w:b w:val="0"/>
          <w:color w:val="000000"/>
          <w:szCs w:val="22"/>
          <w:lang w:val="sv-SE"/>
        </w:rPr>
        <w:t>,</w:t>
      </w:r>
      <w:r w:rsidRPr="003E7790">
        <w:rPr>
          <w:rFonts w:ascii="Arial" w:hAnsi="Arial" w:cs="Arial"/>
          <w:b w:val="0"/>
          <w:color w:val="000000"/>
          <w:szCs w:val="22"/>
          <w:lang w:val="sv-SE"/>
        </w:rPr>
        <w:t xml:space="preserve"> dan setelah itu memperbolehkan Peserta pulang tanpa meminta pelunasan untuk semua kuitansi tersebut</w:t>
      </w:r>
      <w:r w:rsidR="005C1AAA" w:rsidRPr="003E7790">
        <w:rPr>
          <w:rFonts w:ascii="Arial" w:hAnsi="Arial" w:cs="Arial"/>
          <w:b w:val="0"/>
          <w:color w:val="000000"/>
          <w:szCs w:val="22"/>
          <w:lang w:val="sv-SE"/>
        </w:rPr>
        <w:t>,</w:t>
      </w:r>
      <w:r w:rsidR="006B5244" w:rsidRPr="003E7790">
        <w:rPr>
          <w:rFonts w:ascii="Arial" w:hAnsi="Arial" w:cs="Arial"/>
          <w:b w:val="0"/>
          <w:color w:val="000000"/>
          <w:szCs w:val="22"/>
          <w:lang w:val="sv-SE"/>
        </w:rPr>
        <w:t xml:space="preserve"> kecuali jika terdapat selisih</w:t>
      </w:r>
      <w:r w:rsidRPr="003E7790">
        <w:rPr>
          <w:rFonts w:ascii="Arial" w:hAnsi="Arial" w:cs="Arial"/>
          <w:b w:val="0"/>
          <w:color w:val="000000"/>
          <w:szCs w:val="22"/>
          <w:lang w:val="sv-SE"/>
        </w:rPr>
        <w:t xml:space="preserve"> biaya</w:t>
      </w:r>
      <w:r w:rsidR="006B5244" w:rsidRPr="003E7790">
        <w:rPr>
          <w:rFonts w:ascii="Arial" w:hAnsi="Arial" w:cs="Arial"/>
          <w:b w:val="0"/>
          <w:color w:val="000000"/>
          <w:szCs w:val="22"/>
          <w:lang w:val="sv-SE"/>
        </w:rPr>
        <w:t xml:space="preserve"> pengobatan </w:t>
      </w:r>
      <w:r w:rsidRPr="003E7790">
        <w:rPr>
          <w:rFonts w:ascii="Arial" w:hAnsi="Arial" w:cs="Arial"/>
          <w:b w:val="0"/>
          <w:color w:val="000000"/>
          <w:szCs w:val="22"/>
          <w:lang w:val="sv-SE"/>
        </w:rPr>
        <w:t>yang tertera pada</w:t>
      </w:r>
      <w:r w:rsidR="006B5244" w:rsidRPr="003E7790">
        <w:rPr>
          <w:rFonts w:ascii="Arial" w:hAnsi="Arial" w:cs="Arial"/>
          <w:b w:val="0"/>
          <w:color w:val="000000"/>
          <w:szCs w:val="22"/>
          <w:lang w:val="sv-SE"/>
        </w:rPr>
        <w:t xml:space="preserve"> struk pengobatan</w:t>
      </w:r>
      <w:r w:rsidRPr="003E7790">
        <w:rPr>
          <w:rFonts w:ascii="Arial" w:hAnsi="Arial" w:cs="Arial"/>
          <w:b w:val="0"/>
          <w:color w:val="000000"/>
          <w:szCs w:val="22"/>
          <w:lang w:val="sv-SE"/>
        </w:rPr>
        <w:t xml:space="preserve">, maka selisih biaya yang timbul harus </w:t>
      </w:r>
      <w:r w:rsidR="00B86152" w:rsidRPr="003E7790">
        <w:rPr>
          <w:rFonts w:ascii="Arial" w:hAnsi="Arial" w:cs="Arial"/>
          <w:b w:val="0"/>
          <w:color w:val="000000"/>
          <w:szCs w:val="22"/>
          <w:lang w:val="sv-SE"/>
        </w:rPr>
        <w:t xml:space="preserve">dilunasi dan </w:t>
      </w:r>
      <w:r w:rsidRPr="003E7790">
        <w:rPr>
          <w:rFonts w:ascii="Arial" w:hAnsi="Arial" w:cs="Arial"/>
          <w:b w:val="0"/>
          <w:color w:val="000000"/>
          <w:szCs w:val="22"/>
          <w:lang w:val="sv-SE"/>
        </w:rPr>
        <w:t>dibebankan langsung kepada Peserta</w:t>
      </w:r>
      <w:r w:rsidRPr="003E7790" w:rsidDel="00EC0466">
        <w:rPr>
          <w:rFonts w:ascii="Arial" w:hAnsi="Arial" w:cs="Arial"/>
          <w:b w:val="0"/>
          <w:color w:val="000000"/>
          <w:szCs w:val="22"/>
          <w:lang w:val="sv-SE"/>
        </w:rPr>
        <w:t xml:space="preserve"> </w:t>
      </w:r>
      <w:r w:rsidRPr="003E7790">
        <w:rPr>
          <w:rFonts w:ascii="Arial" w:hAnsi="Arial" w:cs="Arial"/>
          <w:b w:val="0"/>
          <w:color w:val="000000"/>
          <w:szCs w:val="22"/>
          <w:lang w:val="sv-SE"/>
        </w:rPr>
        <w:t>sebelum diperbolehkan pulang</w:t>
      </w:r>
      <w:r w:rsidR="008D170C" w:rsidRPr="003E7790">
        <w:rPr>
          <w:rFonts w:ascii="Arial" w:hAnsi="Arial" w:cs="Arial"/>
          <w:b w:val="0"/>
          <w:color w:val="000000"/>
          <w:szCs w:val="22"/>
          <w:lang w:val="sv-SE"/>
        </w:rPr>
        <w:t>.</w:t>
      </w:r>
    </w:p>
    <w:p w14:paraId="368F247F" w14:textId="4E1DE9A6" w:rsidR="00CE60C2" w:rsidRPr="003E7790" w:rsidRDefault="00CE60C2" w:rsidP="00CE60C2">
      <w:pPr>
        <w:pStyle w:val="BodyText2"/>
        <w:numPr>
          <w:ilvl w:val="1"/>
          <w:numId w:val="17"/>
        </w:numPr>
        <w:spacing w:before="120" w:after="120"/>
        <w:ind w:left="900" w:right="43" w:hanging="540"/>
        <w:rPr>
          <w:rFonts w:ascii="Arial" w:hAnsi="Arial" w:cs="Arial"/>
          <w:b w:val="0"/>
          <w:szCs w:val="22"/>
          <w:lang w:val="sv-SE"/>
        </w:rPr>
      </w:pPr>
      <w:r w:rsidRPr="00774E7C">
        <w:rPr>
          <w:rFonts w:ascii="Arial" w:hAnsi="Arial" w:cs="Arial"/>
          <w:b w:val="0"/>
          <w:color w:val="000000"/>
          <w:szCs w:val="22"/>
          <w:lang w:val="fi-FI"/>
        </w:rPr>
        <w:t xml:space="preserve">Sebelum </w:t>
      </w:r>
      <w:r w:rsidR="001474A5" w:rsidRPr="00774E7C">
        <w:rPr>
          <w:rFonts w:ascii="Arial" w:hAnsi="Arial" w:cs="Arial"/>
          <w:b w:val="0"/>
          <w:color w:val="000000"/>
          <w:szCs w:val="22"/>
          <w:lang w:val="fi-FI"/>
        </w:rPr>
        <w:t xml:space="preserve">Peserta </w:t>
      </w:r>
      <w:r w:rsidRPr="00774E7C">
        <w:rPr>
          <w:rFonts w:ascii="Arial" w:hAnsi="Arial" w:cs="Arial"/>
          <w:b w:val="0"/>
          <w:color w:val="000000"/>
          <w:szCs w:val="22"/>
          <w:lang w:val="fi-FI"/>
        </w:rPr>
        <w:t>diperbolehkan pulang, Rumah Sakit perlu meminta Peserta untuk:</w:t>
      </w:r>
    </w:p>
    <w:p w14:paraId="2C77FD3F" w14:textId="475C1867" w:rsidR="00CE60C2" w:rsidRPr="00774E7C" w:rsidRDefault="00CE60C2" w:rsidP="00CE60C2">
      <w:pPr>
        <w:pStyle w:val="BlockText"/>
        <w:numPr>
          <w:ilvl w:val="0"/>
          <w:numId w:val="18"/>
        </w:numPr>
        <w:tabs>
          <w:tab w:val="left" w:pos="1620"/>
        </w:tabs>
        <w:ind w:right="36"/>
        <w:rPr>
          <w:rFonts w:ascii="Arial" w:hAnsi="Arial" w:cs="Arial"/>
          <w:color w:val="000000"/>
          <w:sz w:val="22"/>
          <w:szCs w:val="22"/>
          <w:lang w:val="fi-FI"/>
        </w:rPr>
      </w:pPr>
      <w:r w:rsidRPr="00774E7C">
        <w:rPr>
          <w:rFonts w:ascii="Arial" w:hAnsi="Arial" w:cs="Arial"/>
          <w:color w:val="000000"/>
          <w:sz w:val="22"/>
          <w:szCs w:val="22"/>
          <w:lang w:val="fi-FI"/>
        </w:rPr>
        <w:t xml:space="preserve">Mengisi, melengkapi dan menandatangani Formulir Klaim Rawat Jalan, yang akan memberikan kuasa kepada Rumah Sakit untuk memberikan informasi-informasi medis yang diperlukan </w:t>
      </w:r>
      <w:r w:rsidR="00DC2AD6">
        <w:rPr>
          <w:rFonts w:ascii="Arial" w:hAnsi="Arial" w:cs="Arial"/>
          <w:color w:val="000000"/>
          <w:sz w:val="22"/>
          <w:szCs w:val="22"/>
          <w:lang w:val="es-ES_tradnl"/>
        </w:rPr>
        <w:t>LGI</w:t>
      </w:r>
      <w:r w:rsidRPr="00774E7C">
        <w:rPr>
          <w:rFonts w:ascii="Arial" w:hAnsi="Arial" w:cs="Arial"/>
          <w:color w:val="000000"/>
          <w:sz w:val="22"/>
          <w:szCs w:val="22"/>
          <w:lang w:val="fi-FI"/>
        </w:rPr>
        <w:t xml:space="preserve"> bilamana terdapat pertanyaan-pertanyaan sehubungan dengan klaim.</w:t>
      </w:r>
    </w:p>
    <w:p w14:paraId="123B1CF3" w14:textId="52D8FB3B" w:rsidR="00CE60C2" w:rsidRPr="00774E7C" w:rsidRDefault="00CE60C2" w:rsidP="00CE60C2">
      <w:pPr>
        <w:pStyle w:val="BlockText"/>
        <w:numPr>
          <w:ilvl w:val="0"/>
          <w:numId w:val="18"/>
        </w:numPr>
        <w:tabs>
          <w:tab w:val="left" w:pos="1620"/>
        </w:tabs>
        <w:ind w:right="36"/>
        <w:rPr>
          <w:rFonts w:ascii="Arial" w:hAnsi="Arial" w:cs="Arial"/>
          <w:color w:val="000000"/>
          <w:sz w:val="22"/>
          <w:szCs w:val="22"/>
          <w:lang w:val="fi-FI"/>
        </w:rPr>
      </w:pPr>
      <w:r w:rsidRPr="00774E7C">
        <w:rPr>
          <w:rFonts w:ascii="Arial" w:hAnsi="Arial" w:cs="Arial"/>
          <w:color w:val="000000"/>
          <w:sz w:val="22"/>
          <w:szCs w:val="22"/>
          <w:lang w:val="fi-FI"/>
        </w:rPr>
        <w:t xml:space="preserve">Memeriksa kebenaran kuitansi-kuitansi Rumah Sakit, tagihan dan semua dokumen penunjang serta menandatangani </w:t>
      </w:r>
      <w:r w:rsidR="00130700" w:rsidRPr="00774E7C">
        <w:rPr>
          <w:rFonts w:ascii="Arial" w:hAnsi="Arial" w:cs="Arial"/>
          <w:color w:val="000000"/>
          <w:sz w:val="22"/>
          <w:szCs w:val="22"/>
          <w:lang w:val="fi-FI"/>
        </w:rPr>
        <w:t>Dokumen Tagihan</w:t>
      </w:r>
      <w:r w:rsidRPr="00774E7C">
        <w:rPr>
          <w:rFonts w:ascii="Arial" w:hAnsi="Arial" w:cs="Arial"/>
          <w:color w:val="000000"/>
          <w:sz w:val="22"/>
          <w:szCs w:val="22"/>
          <w:lang w:val="fi-FI"/>
        </w:rPr>
        <w:t xml:space="preserve"> dari Rumah Sakit.</w:t>
      </w:r>
    </w:p>
    <w:p w14:paraId="4614A7D5" w14:textId="608A0A1F" w:rsidR="00953B93" w:rsidRPr="00774E7C" w:rsidRDefault="00CE60C2" w:rsidP="00130700">
      <w:pPr>
        <w:pStyle w:val="BlockText"/>
        <w:numPr>
          <w:ilvl w:val="0"/>
          <w:numId w:val="18"/>
        </w:numPr>
        <w:tabs>
          <w:tab w:val="left" w:pos="1620"/>
        </w:tabs>
        <w:ind w:right="36"/>
        <w:rPr>
          <w:rFonts w:ascii="Arial" w:hAnsi="Arial" w:cs="Arial"/>
          <w:color w:val="000000"/>
          <w:sz w:val="22"/>
          <w:szCs w:val="22"/>
          <w:lang w:val="es-ES_tradnl"/>
        </w:rPr>
      </w:pPr>
      <w:r w:rsidRPr="00774E7C">
        <w:rPr>
          <w:rFonts w:ascii="Arial" w:hAnsi="Arial" w:cs="Arial"/>
          <w:color w:val="000000"/>
          <w:sz w:val="22"/>
          <w:szCs w:val="22"/>
          <w:lang w:val="es-ES_tradnl"/>
        </w:rPr>
        <w:t>Memeriksa dan menerima salinan lengkap perincian tagihan pengobatan.</w:t>
      </w:r>
    </w:p>
    <w:p w14:paraId="11018988" w14:textId="77777777" w:rsidR="00893C46" w:rsidRPr="003E7790" w:rsidRDefault="00893C46" w:rsidP="00EB7390">
      <w:pPr>
        <w:pBdr>
          <w:top w:val="nil"/>
          <w:left w:val="nil"/>
          <w:bottom w:val="nil"/>
          <w:right w:val="nil"/>
          <w:between w:val="nil"/>
        </w:pBdr>
        <w:tabs>
          <w:tab w:val="left" w:pos="851"/>
        </w:tabs>
        <w:ind w:left="851" w:right="36" w:hanging="567"/>
        <w:jc w:val="center"/>
        <w:rPr>
          <w:rFonts w:ascii="Arial" w:eastAsia="Arial" w:hAnsi="Arial" w:cs="Arial"/>
          <w:color w:val="000000"/>
          <w:szCs w:val="22"/>
          <w:lang w:val="sv-SE"/>
        </w:rPr>
      </w:pPr>
    </w:p>
    <w:p w14:paraId="6330B989" w14:textId="6B947F28" w:rsidR="00EB7390" w:rsidRPr="00774E7C" w:rsidRDefault="00EB7390" w:rsidP="00C13065">
      <w:pPr>
        <w:pBdr>
          <w:top w:val="nil"/>
          <w:left w:val="nil"/>
          <w:bottom w:val="nil"/>
          <w:right w:val="nil"/>
          <w:between w:val="nil"/>
        </w:pBdr>
        <w:tabs>
          <w:tab w:val="left" w:pos="851"/>
        </w:tabs>
        <w:ind w:left="851" w:right="36" w:hanging="851"/>
        <w:jc w:val="center"/>
        <w:rPr>
          <w:rFonts w:ascii="Arial" w:eastAsia="Arial" w:hAnsi="Arial" w:cs="Arial"/>
          <w:color w:val="000000"/>
          <w:szCs w:val="22"/>
        </w:rPr>
      </w:pPr>
      <w:r w:rsidRPr="00774E7C">
        <w:rPr>
          <w:rFonts w:ascii="Arial" w:eastAsia="Arial" w:hAnsi="Arial" w:cs="Arial"/>
          <w:color w:val="000000"/>
          <w:szCs w:val="22"/>
        </w:rPr>
        <w:t xml:space="preserve">PASAL </w:t>
      </w:r>
      <w:ins w:id="678" w:author="User" w:date="2026-05-09T09:46:00Z" w16du:dateUtc="2026-05-09T02:46:00Z">
        <w:r w:rsidR="00F308B8">
          <w:rPr>
            <w:rFonts w:ascii="Arial" w:eastAsia="Arial" w:hAnsi="Arial" w:cs="Arial"/>
            <w:color w:val="000000"/>
            <w:szCs w:val="22"/>
          </w:rPr>
          <w:t>9</w:t>
        </w:r>
      </w:ins>
      <w:del w:id="679" w:author="User" w:date="2026-05-09T09:46:00Z" w16du:dateUtc="2026-05-09T02:46:00Z">
        <w:r w:rsidRPr="00774E7C" w:rsidDel="00F308B8">
          <w:rPr>
            <w:rFonts w:ascii="Arial" w:eastAsia="Arial" w:hAnsi="Arial" w:cs="Arial"/>
            <w:color w:val="000000"/>
            <w:szCs w:val="22"/>
          </w:rPr>
          <w:delText>8</w:delText>
        </w:r>
      </w:del>
    </w:p>
    <w:p w14:paraId="5F4AA046" w14:textId="77777777" w:rsidR="00EB7390" w:rsidRPr="00493ABE" w:rsidRDefault="00EB7390" w:rsidP="00EB7390">
      <w:pPr>
        <w:tabs>
          <w:tab w:val="left" w:pos="360"/>
        </w:tabs>
        <w:ind w:right="36"/>
        <w:jc w:val="center"/>
        <w:rPr>
          <w:rFonts w:ascii="Arial" w:eastAsia="Arial" w:hAnsi="Arial" w:cs="Arial"/>
          <w:i/>
          <w:iCs/>
          <w:color w:val="000000"/>
        </w:rPr>
      </w:pPr>
      <w:r w:rsidRPr="00493ABE">
        <w:rPr>
          <w:rFonts w:ascii="Arial" w:eastAsia="Arial" w:hAnsi="Arial" w:cs="Arial"/>
          <w:i/>
          <w:iCs/>
          <w:color w:val="000000"/>
        </w:rPr>
        <w:t>FORCE MAJEURE</w:t>
      </w:r>
    </w:p>
    <w:p w14:paraId="75939AC5" w14:textId="627B4FB1" w:rsidR="00130700" w:rsidRPr="00774E7C" w:rsidRDefault="00130700" w:rsidP="00130700">
      <w:pPr>
        <w:numPr>
          <w:ilvl w:val="1"/>
          <w:numId w:val="47"/>
        </w:numPr>
        <w:spacing w:before="120" w:after="120"/>
        <w:ind w:left="567" w:right="43" w:hanging="567"/>
        <w:jc w:val="both"/>
        <w:rPr>
          <w:rFonts w:ascii="Arial" w:eastAsia="Arial" w:hAnsi="Arial" w:cs="Arial"/>
          <w:b w:val="0"/>
          <w:bCs/>
          <w:color w:val="000000"/>
        </w:rPr>
      </w:pPr>
      <w:r w:rsidRPr="00774E7C">
        <w:rPr>
          <w:rFonts w:ascii="Arial" w:hAnsi="Arial" w:cs="Arial"/>
          <w:b w:val="0"/>
          <w:bCs/>
        </w:rPr>
        <w:t xml:space="preserve">Salah satu Pihak tidak dapat menuntut Pihak lainnya untuk melaksanakan atau memenuhi ketentuan-ketentuan dalam Perjanjian ini atau menganggap Pihak lainnya telah melanggar Perjanjian ini apabila Pihak lain tersebut tidak dapat melaksanakan atau memenuhi ketentuan Perjanjian ini karena adanya </w:t>
      </w:r>
      <w:r w:rsidRPr="00774E7C">
        <w:rPr>
          <w:rFonts w:ascii="Arial" w:hAnsi="Arial" w:cs="Arial"/>
          <w:b w:val="0"/>
          <w:bCs/>
          <w:i/>
          <w:iCs/>
        </w:rPr>
        <w:t>Force Majeure</w:t>
      </w:r>
      <w:r w:rsidRPr="00774E7C">
        <w:rPr>
          <w:rFonts w:ascii="Arial" w:hAnsi="Arial" w:cs="Arial"/>
          <w:b w:val="0"/>
          <w:bCs/>
        </w:rPr>
        <w:t>.</w:t>
      </w:r>
    </w:p>
    <w:p w14:paraId="3AA5632A" w14:textId="1563052B" w:rsidR="00130700" w:rsidRPr="00866608" w:rsidRDefault="00866608">
      <w:pPr>
        <w:numPr>
          <w:ilvl w:val="1"/>
          <w:numId w:val="47"/>
        </w:numPr>
        <w:spacing w:before="120" w:after="120"/>
        <w:ind w:left="567" w:right="43" w:hanging="567"/>
        <w:jc w:val="both"/>
        <w:rPr>
          <w:rFonts w:ascii="Arial" w:eastAsia="Arial" w:hAnsi="Arial" w:cs="Arial"/>
          <w:b w:val="0"/>
          <w:color w:val="000000"/>
        </w:rPr>
      </w:pPr>
      <w:r w:rsidRPr="00774E7C">
        <w:rPr>
          <w:rFonts w:ascii="Arial" w:eastAsia="Arial" w:hAnsi="Arial" w:cs="Arial"/>
          <w:b w:val="0"/>
          <w:color w:val="000000"/>
        </w:rPr>
        <w:t xml:space="preserve">Pihak yang mengalami </w:t>
      </w:r>
      <w:r w:rsidRPr="00774E7C">
        <w:rPr>
          <w:rFonts w:ascii="Arial" w:eastAsia="Arial" w:hAnsi="Arial" w:cs="Arial"/>
          <w:b w:val="0"/>
          <w:i/>
          <w:color w:val="000000"/>
        </w:rPr>
        <w:t>Force Majeure</w:t>
      </w:r>
      <w:r w:rsidRPr="00774E7C">
        <w:rPr>
          <w:rFonts w:ascii="Arial" w:eastAsia="Arial" w:hAnsi="Arial" w:cs="Arial"/>
          <w:b w:val="0"/>
          <w:color w:val="000000"/>
        </w:rPr>
        <w:t xml:space="preserve"> sebagaimana dimaksud ayat (1) pasal ini wajib memberitahukan secara tertulis kepada Pihak lainnya dalam waktu paling lambat 14 (empat belas) hari kalender terhitung sejak saat mulai terjadinya </w:t>
      </w:r>
      <w:r w:rsidRPr="00774E7C">
        <w:rPr>
          <w:rFonts w:ascii="Arial" w:eastAsia="Arial" w:hAnsi="Arial" w:cs="Arial"/>
          <w:b w:val="0"/>
          <w:i/>
          <w:color w:val="000000"/>
        </w:rPr>
        <w:t>Force Majeure</w:t>
      </w:r>
      <w:r w:rsidRPr="00774E7C">
        <w:rPr>
          <w:rFonts w:ascii="Arial" w:eastAsia="Arial" w:hAnsi="Arial" w:cs="Arial"/>
          <w:b w:val="0"/>
          <w:color w:val="000000"/>
        </w:rPr>
        <w:t xml:space="preserve"> yang dikuatkan dengan bukti tertulis resmi yang dikeluarkan oleh Pejabat Instansi Pemerintah yang berwenang di tempat kejadian </w:t>
      </w:r>
      <w:r w:rsidRPr="00774E7C">
        <w:rPr>
          <w:rFonts w:ascii="Arial" w:eastAsia="Arial" w:hAnsi="Arial" w:cs="Arial"/>
          <w:b w:val="0"/>
          <w:i/>
          <w:color w:val="000000"/>
        </w:rPr>
        <w:t>Force Majeure</w:t>
      </w:r>
      <w:r w:rsidRPr="00774E7C">
        <w:rPr>
          <w:rFonts w:ascii="Arial" w:eastAsia="Arial" w:hAnsi="Arial" w:cs="Arial"/>
          <w:b w:val="0"/>
          <w:color w:val="000000"/>
        </w:rPr>
        <w:t xml:space="preserve"> tersebut.</w:t>
      </w:r>
    </w:p>
    <w:p w14:paraId="120A371C" w14:textId="64739084" w:rsidR="00C55673" w:rsidRPr="003E7790" w:rsidRDefault="00C55673" w:rsidP="00774E7C">
      <w:pPr>
        <w:numPr>
          <w:ilvl w:val="1"/>
          <w:numId w:val="47"/>
        </w:numPr>
        <w:tabs>
          <w:tab w:val="left" w:pos="720"/>
        </w:tabs>
        <w:spacing w:before="120" w:after="120"/>
        <w:ind w:left="540" w:right="43" w:hanging="540"/>
        <w:jc w:val="both"/>
        <w:rPr>
          <w:rFonts w:ascii="Arial" w:hAnsi="Arial" w:cs="Arial"/>
          <w:b w:val="0"/>
          <w:color w:val="000000"/>
          <w:szCs w:val="22"/>
          <w:lang w:val="sv-SE"/>
        </w:rPr>
      </w:pPr>
      <w:r w:rsidRPr="003E7790">
        <w:rPr>
          <w:rFonts w:ascii="Arial" w:hAnsi="Arial" w:cs="Arial"/>
          <w:b w:val="0"/>
          <w:color w:val="000000"/>
          <w:szCs w:val="22"/>
          <w:lang w:val="sv-SE"/>
        </w:rPr>
        <w:t xml:space="preserve">Apabila ketentuan pada ayat (2) pasal ini tidak dipenuhi, maka </w:t>
      </w:r>
      <w:r w:rsidRPr="003E7790">
        <w:rPr>
          <w:rFonts w:ascii="Arial" w:hAnsi="Arial" w:cs="Arial"/>
          <w:b w:val="0"/>
          <w:i/>
          <w:iCs/>
          <w:color w:val="000000"/>
          <w:szCs w:val="22"/>
          <w:lang w:val="sv-SE"/>
        </w:rPr>
        <w:t>Force Majeure</w:t>
      </w:r>
      <w:r w:rsidRPr="003E7790">
        <w:rPr>
          <w:rFonts w:ascii="Arial" w:hAnsi="Arial" w:cs="Arial"/>
          <w:b w:val="0"/>
          <w:color w:val="000000"/>
          <w:szCs w:val="22"/>
          <w:lang w:val="sv-SE"/>
        </w:rPr>
        <w:t xml:space="preserve"> dianggap tidak pernah terjadi.</w:t>
      </w:r>
    </w:p>
    <w:p w14:paraId="2CF0DFFA" w14:textId="750EE644" w:rsidR="00C55673" w:rsidRPr="003E7790" w:rsidRDefault="00C55673" w:rsidP="00774E7C">
      <w:pPr>
        <w:numPr>
          <w:ilvl w:val="1"/>
          <w:numId w:val="47"/>
        </w:numPr>
        <w:tabs>
          <w:tab w:val="left" w:pos="720"/>
        </w:tabs>
        <w:spacing w:before="120" w:after="120"/>
        <w:ind w:left="540" w:right="43" w:hanging="540"/>
        <w:jc w:val="both"/>
        <w:rPr>
          <w:rFonts w:ascii="Arial" w:hAnsi="Arial" w:cs="Arial"/>
          <w:b w:val="0"/>
          <w:color w:val="000000"/>
          <w:szCs w:val="22"/>
          <w:lang w:val="sv-SE"/>
        </w:rPr>
      </w:pPr>
      <w:r w:rsidRPr="003E7790">
        <w:rPr>
          <w:rFonts w:ascii="Arial" w:hAnsi="Arial" w:cs="Arial"/>
          <w:b w:val="0"/>
          <w:color w:val="000000"/>
          <w:szCs w:val="22"/>
          <w:lang w:val="sv-SE"/>
        </w:rPr>
        <w:t xml:space="preserve">Pihak yang mengalami </w:t>
      </w:r>
      <w:r w:rsidRPr="003E7790">
        <w:rPr>
          <w:rFonts w:ascii="Arial" w:hAnsi="Arial" w:cs="Arial"/>
          <w:b w:val="0"/>
          <w:i/>
          <w:iCs/>
          <w:color w:val="000000"/>
          <w:szCs w:val="22"/>
          <w:lang w:val="sv-SE"/>
        </w:rPr>
        <w:t>Force Majeure</w:t>
      </w:r>
      <w:r w:rsidRPr="003E7790">
        <w:rPr>
          <w:rFonts w:ascii="Arial" w:hAnsi="Arial" w:cs="Arial"/>
          <w:b w:val="0"/>
          <w:color w:val="000000"/>
          <w:szCs w:val="22"/>
          <w:lang w:val="sv-SE"/>
        </w:rPr>
        <w:t xml:space="preserve"> dapat menangguhkan pelaksanaan kewajibannya sampai keadaan pulih dan/atau setelah </w:t>
      </w:r>
      <w:r w:rsidRPr="003E7790">
        <w:rPr>
          <w:rFonts w:ascii="Arial" w:hAnsi="Arial" w:cs="Arial"/>
          <w:b w:val="0"/>
          <w:i/>
          <w:iCs/>
          <w:color w:val="000000"/>
          <w:szCs w:val="22"/>
          <w:lang w:val="sv-SE"/>
        </w:rPr>
        <w:t>Force Majeure</w:t>
      </w:r>
      <w:r w:rsidRPr="003E7790">
        <w:rPr>
          <w:rFonts w:ascii="Arial" w:hAnsi="Arial" w:cs="Arial"/>
          <w:b w:val="0"/>
          <w:color w:val="000000"/>
          <w:szCs w:val="22"/>
          <w:lang w:val="sv-SE"/>
        </w:rPr>
        <w:t xml:space="preserve"> berakhir. Para Pihak sepakat untuk mengadakan musyawarah untuk mufakat mengenai Perjanjian ini selanjutnya.</w:t>
      </w:r>
    </w:p>
    <w:p w14:paraId="5B24136E" w14:textId="12C9F8E0" w:rsidR="00C55673" w:rsidRPr="003E7790" w:rsidRDefault="00C55673" w:rsidP="00D5457C">
      <w:pPr>
        <w:numPr>
          <w:ilvl w:val="1"/>
          <w:numId w:val="47"/>
        </w:numPr>
        <w:tabs>
          <w:tab w:val="left" w:pos="540"/>
        </w:tabs>
        <w:spacing w:before="120" w:after="120"/>
        <w:ind w:left="540" w:right="43" w:hanging="540"/>
        <w:jc w:val="both"/>
        <w:rPr>
          <w:rFonts w:ascii="Arial" w:eastAsia="Arial" w:hAnsi="Arial" w:cs="Arial"/>
          <w:b w:val="0"/>
          <w:color w:val="000000"/>
          <w:lang w:val="sv-SE"/>
        </w:rPr>
      </w:pPr>
      <w:r w:rsidRPr="003E7790">
        <w:rPr>
          <w:rFonts w:ascii="Arial" w:hAnsi="Arial" w:cs="Arial"/>
          <w:b w:val="0"/>
          <w:color w:val="000000"/>
          <w:szCs w:val="22"/>
          <w:lang w:val="sv-SE"/>
        </w:rPr>
        <w:t xml:space="preserve">Para Pihak sepakat bahwa apabila terjadi </w:t>
      </w:r>
      <w:r w:rsidRPr="003E7790">
        <w:rPr>
          <w:rFonts w:ascii="Arial" w:hAnsi="Arial" w:cs="Arial"/>
          <w:b w:val="0"/>
          <w:i/>
          <w:iCs/>
          <w:color w:val="000000"/>
          <w:szCs w:val="22"/>
          <w:lang w:val="sv-SE"/>
        </w:rPr>
        <w:t>Force Majeure</w:t>
      </w:r>
      <w:r w:rsidRPr="003E7790">
        <w:rPr>
          <w:rFonts w:ascii="Arial" w:hAnsi="Arial" w:cs="Arial"/>
          <w:b w:val="0"/>
          <w:color w:val="000000"/>
          <w:szCs w:val="22"/>
          <w:lang w:val="sv-SE"/>
        </w:rPr>
        <w:t xml:space="preserve"> tidak menghapuskan segala kewajiban dari masing-masing Pihak sebagaimana telah diatur dalam Perjanjian ini dan Para Pihak harus melaksanakan segala yang menjadi kewajibannya sampai dengan terlaksananya kewajiban tersebut. </w:t>
      </w:r>
    </w:p>
    <w:p w14:paraId="059CA7C0" w14:textId="77777777" w:rsidR="00B452B3" w:rsidRDefault="00B452B3" w:rsidP="00EB7390">
      <w:pPr>
        <w:pStyle w:val="ListParagraph"/>
        <w:spacing w:before="280"/>
        <w:ind w:left="0" w:right="36"/>
        <w:jc w:val="center"/>
        <w:rPr>
          <w:ins w:id="680" w:author="User" w:date="2026-05-26T12:28:00Z" w16du:dateUtc="2026-05-26T05:28:00Z"/>
          <w:rFonts w:ascii="Arial" w:eastAsia="Arial" w:hAnsi="Arial" w:cs="Arial"/>
        </w:rPr>
      </w:pPr>
    </w:p>
    <w:p w14:paraId="0B012B41" w14:textId="77777777" w:rsidR="00B452B3" w:rsidRDefault="00B452B3" w:rsidP="00EB7390">
      <w:pPr>
        <w:pStyle w:val="ListParagraph"/>
        <w:spacing w:before="280"/>
        <w:ind w:left="0" w:right="36"/>
        <w:jc w:val="center"/>
        <w:rPr>
          <w:ins w:id="681" w:author="User" w:date="2026-05-26T12:28:00Z" w16du:dateUtc="2026-05-26T05:28:00Z"/>
          <w:rFonts w:ascii="Arial" w:eastAsia="Arial" w:hAnsi="Arial" w:cs="Arial"/>
        </w:rPr>
      </w:pPr>
    </w:p>
    <w:p w14:paraId="3E6DC357" w14:textId="77777777" w:rsidR="00B452B3" w:rsidRDefault="00B452B3">
      <w:pPr>
        <w:pStyle w:val="ListParagraph"/>
        <w:spacing w:before="280"/>
        <w:ind w:left="0" w:right="36"/>
        <w:rPr>
          <w:ins w:id="682" w:author="User" w:date="2026-05-26T12:28:00Z" w16du:dateUtc="2026-05-26T05:28:00Z"/>
          <w:rFonts w:ascii="Arial" w:eastAsia="Arial" w:hAnsi="Arial" w:cs="Arial"/>
        </w:rPr>
        <w:pPrChange w:id="683" w:author="User" w:date="2026-05-26T14:27:00Z" w16du:dateUtc="2026-05-26T07:27:00Z">
          <w:pPr>
            <w:pStyle w:val="ListParagraph"/>
            <w:spacing w:before="280"/>
            <w:ind w:left="0" w:right="36"/>
            <w:jc w:val="center"/>
          </w:pPr>
        </w:pPrChange>
      </w:pPr>
    </w:p>
    <w:p w14:paraId="70B0FE9C" w14:textId="24111560" w:rsidR="00EB7390" w:rsidRPr="00774E7C" w:rsidRDefault="00EB7390" w:rsidP="00EB7390">
      <w:pPr>
        <w:pStyle w:val="ListParagraph"/>
        <w:spacing w:before="280"/>
        <w:ind w:left="0" w:right="36"/>
        <w:jc w:val="center"/>
        <w:rPr>
          <w:rFonts w:ascii="Arial" w:eastAsia="Arial" w:hAnsi="Arial" w:cs="Arial"/>
        </w:rPr>
      </w:pPr>
      <w:r w:rsidRPr="00774E7C">
        <w:rPr>
          <w:rFonts w:ascii="Arial" w:eastAsia="Arial" w:hAnsi="Arial" w:cs="Arial"/>
        </w:rPr>
        <w:lastRenderedPageBreak/>
        <w:t xml:space="preserve">PASAL </w:t>
      </w:r>
      <w:ins w:id="684" w:author="User" w:date="2026-05-09T09:46:00Z" w16du:dateUtc="2026-05-09T02:46:00Z">
        <w:r w:rsidR="00F308B8">
          <w:rPr>
            <w:rFonts w:ascii="Arial" w:eastAsia="Arial" w:hAnsi="Arial" w:cs="Arial"/>
          </w:rPr>
          <w:t>10</w:t>
        </w:r>
      </w:ins>
      <w:del w:id="685" w:author="User" w:date="2026-05-09T09:46:00Z" w16du:dateUtc="2026-05-09T02:46:00Z">
        <w:r w:rsidRPr="00774E7C" w:rsidDel="00F308B8">
          <w:rPr>
            <w:rFonts w:ascii="Arial" w:eastAsia="Arial" w:hAnsi="Arial" w:cs="Arial"/>
          </w:rPr>
          <w:delText>9</w:delText>
        </w:r>
      </w:del>
    </w:p>
    <w:p w14:paraId="5124A5D3" w14:textId="77777777" w:rsidR="00EB7390" w:rsidRPr="00774E7C" w:rsidRDefault="00EB7390" w:rsidP="00EB7390">
      <w:pPr>
        <w:pStyle w:val="ListParagraph"/>
        <w:tabs>
          <w:tab w:val="left" w:pos="360"/>
        </w:tabs>
        <w:ind w:left="0" w:right="36"/>
        <w:jc w:val="center"/>
        <w:rPr>
          <w:rFonts w:ascii="Arial" w:eastAsia="Arial" w:hAnsi="Arial" w:cs="Arial"/>
          <w:color w:val="000000"/>
        </w:rPr>
      </w:pPr>
      <w:r w:rsidRPr="00774E7C">
        <w:rPr>
          <w:rFonts w:ascii="Arial" w:eastAsia="Arial" w:hAnsi="Arial" w:cs="Arial"/>
          <w:color w:val="000000"/>
        </w:rPr>
        <w:t>PERSELISIHAN</w:t>
      </w:r>
    </w:p>
    <w:p w14:paraId="2811EB3C" w14:textId="77777777" w:rsidR="00130700" w:rsidRPr="003E7790" w:rsidRDefault="00130700" w:rsidP="00130700">
      <w:pPr>
        <w:numPr>
          <w:ilvl w:val="1"/>
          <w:numId w:val="51"/>
        </w:numPr>
        <w:tabs>
          <w:tab w:val="left" w:pos="720"/>
        </w:tabs>
        <w:spacing w:before="120" w:after="120"/>
        <w:ind w:left="567" w:right="43" w:hanging="567"/>
        <w:jc w:val="both"/>
        <w:rPr>
          <w:rFonts w:ascii="Arial" w:eastAsia="Arial" w:hAnsi="Arial" w:cs="Arial"/>
          <w:b w:val="0"/>
          <w:color w:val="000000"/>
          <w:lang w:val="sv-SE"/>
        </w:rPr>
      </w:pPr>
      <w:r w:rsidRPr="003E7790">
        <w:rPr>
          <w:rFonts w:ascii="Arial" w:eastAsia="Arial" w:hAnsi="Arial" w:cs="Arial"/>
          <w:b w:val="0"/>
          <w:color w:val="000000"/>
          <w:lang w:val="sv-SE"/>
        </w:rPr>
        <w:t>Perjanjian ini dibuat dan dilaksanakan berdasarkan Hukum Negara Kesatuan Republik Indonesia.</w:t>
      </w:r>
    </w:p>
    <w:p w14:paraId="527A1A3D" w14:textId="77777777" w:rsidR="00130700" w:rsidRPr="003E7790" w:rsidRDefault="00130700" w:rsidP="00130700">
      <w:pPr>
        <w:numPr>
          <w:ilvl w:val="1"/>
          <w:numId w:val="51"/>
        </w:numPr>
        <w:tabs>
          <w:tab w:val="left" w:pos="720"/>
        </w:tabs>
        <w:spacing w:before="120" w:after="120"/>
        <w:ind w:left="567" w:right="43" w:hanging="567"/>
        <w:jc w:val="both"/>
        <w:rPr>
          <w:rFonts w:ascii="Arial" w:eastAsia="Arial" w:hAnsi="Arial" w:cs="Arial"/>
          <w:b w:val="0"/>
          <w:color w:val="000000"/>
          <w:lang w:val="sv-SE"/>
        </w:rPr>
      </w:pPr>
      <w:r w:rsidRPr="003E7790">
        <w:rPr>
          <w:rFonts w:ascii="Arial" w:eastAsia="Arial" w:hAnsi="Arial" w:cs="Arial"/>
          <w:b w:val="0"/>
          <w:color w:val="000000"/>
          <w:szCs w:val="22"/>
          <w:lang w:val="sv-SE"/>
        </w:rPr>
        <w:t>Semua perselisihan, perdebatan dan/atau pertentangan yang dapat timbul dari atau sehubungan dengan Perjanjian ini akan diselesaikan secara musyawarah untuk mencapai kata mufakat oleh Para Pihak.</w:t>
      </w:r>
    </w:p>
    <w:p w14:paraId="334CA74F" w14:textId="77777777" w:rsidR="00866608" w:rsidRPr="003E7790" w:rsidDel="00B452B3" w:rsidRDefault="00866608" w:rsidP="00866608">
      <w:pPr>
        <w:numPr>
          <w:ilvl w:val="1"/>
          <w:numId w:val="51"/>
        </w:numPr>
        <w:tabs>
          <w:tab w:val="left" w:pos="720"/>
        </w:tabs>
        <w:spacing w:before="120" w:after="120"/>
        <w:ind w:left="567" w:right="43" w:hanging="567"/>
        <w:jc w:val="both"/>
        <w:rPr>
          <w:del w:id="686" w:author="User" w:date="2026-05-26T12:28:00Z" w16du:dateUtc="2026-05-26T05:28:00Z"/>
          <w:rFonts w:ascii="Arial" w:eastAsia="Arial" w:hAnsi="Arial" w:cs="Arial"/>
          <w:b w:val="0"/>
          <w:color w:val="000000"/>
          <w:lang w:val="sv-SE"/>
        </w:rPr>
      </w:pPr>
      <w:r w:rsidRPr="003E7790">
        <w:rPr>
          <w:rFonts w:ascii="Arial" w:eastAsia="Arial" w:hAnsi="Arial" w:cs="Arial"/>
          <w:b w:val="0"/>
          <w:color w:val="000000"/>
          <w:szCs w:val="22"/>
          <w:lang w:val="sv-SE"/>
        </w:rPr>
        <w:t>Apabila kata sepakat tidak tercapai, maka Para Pihak setuju menyelesaikannya melalui Pengadilan Negeri Jakarta Selatan atau badan peradilan lain sebagaimana akan disepakati bersama oleh Para Pihak.</w:t>
      </w:r>
    </w:p>
    <w:p w14:paraId="04F69938" w14:textId="77777777" w:rsidR="00EB7390" w:rsidRPr="00B452B3" w:rsidDel="005F4F56" w:rsidRDefault="00EB7390">
      <w:pPr>
        <w:numPr>
          <w:ilvl w:val="1"/>
          <w:numId w:val="51"/>
        </w:numPr>
        <w:tabs>
          <w:tab w:val="left" w:pos="720"/>
        </w:tabs>
        <w:spacing w:before="120" w:after="120"/>
        <w:ind w:left="567" w:right="43" w:hanging="567"/>
        <w:jc w:val="both"/>
        <w:rPr>
          <w:del w:id="687" w:author="User" w:date="2026-05-26T14:27:00Z" w16du:dateUtc="2026-05-26T07:27:00Z"/>
          <w:rFonts w:ascii="Arial" w:eastAsia="Arial" w:hAnsi="Arial" w:cs="Arial"/>
          <w:b w:val="0"/>
          <w:color w:val="000000"/>
          <w:sz w:val="2"/>
          <w:szCs w:val="2"/>
          <w:lang w:val="sv-SE"/>
        </w:rPr>
        <w:pPrChange w:id="688" w:author="User" w:date="2026-05-26T12:28:00Z" w16du:dateUtc="2026-05-26T05:28:00Z">
          <w:pPr>
            <w:tabs>
              <w:tab w:val="left" w:pos="720"/>
            </w:tabs>
            <w:spacing w:before="120" w:after="120"/>
            <w:ind w:left="720" w:right="43"/>
            <w:jc w:val="both"/>
          </w:pPr>
        </w:pPrChange>
      </w:pPr>
    </w:p>
    <w:p w14:paraId="3E359967" w14:textId="77777777" w:rsidR="00262776" w:rsidRPr="005F4F56" w:rsidRDefault="00262776">
      <w:pPr>
        <w:numPr>
          <w:ilvl w:val="1"/>
          <w:numId w:val="51"/>
        </w:numPr>
        <w:tabs>
          <w:tab w:val="left" w:pos="720"/>
        </w:tabs>
        <w:spacing w:before="120" w:after="120"/>
        <w:ind w:left="567" w:right="43" w:hanging="567"/>
        <w:jc w:val="both"/>
        <w:rPr>
          <w:ins w:id="689" w:author="User" w:date="2026-05-26T11:21:00Z" w16du:dateUtc="2026-05-26T04:21:00Z"/>
          <w:rFonts w:ascii="Arial" w:eastAsia="Arial" w:hAnsi="Arial" w:cs="Arial"/>
          <w:color w:val="000000"/>
          <w:szCs w:val="22"/>
        </w:rPr>
        <w:pPrChange w:id="690" w:author="User" w:date="2026-05-26T14:27:00Z" w16du:dateUtc="2026-05-26T07:27:00Z">
          <w:pPr>
            <w:pBdr>
              <w:top w:val="nil"/>
              <w:left w:val="nil"/>
              <w:bottom w:val="nil"/>
              <w:right w:val="nil"/>
              <w:between w:val="nil"/>
            </w:pBdr>
            <w:tabs>
              <w:tab w:val="left" w:pos="851"/>
            </w:tabs>
            <w:ind w:left="851" w:right="36" w:hanging="567"/>
            <w:jc w:val="center"/>
          </w:pPr>
        </w:pPrChange>
      </w:pPr>
    </w:p>
    <w:p w14:paraId="78865CE5" w14:textId="21D6883F" w:rsidR="005F3C20" w:rsidRPr="00D127F1" w:rsidRDefault="005F3C20" w:rsidP="005F3C20">
      <w:pPr>
        <w:pBdr>
          <w:top w:val="nil"/>
          <w:left w:val="nil"/>
          <w:bottom w:val="nil"/>
          <w:right w:val="nil"/>
          <w:between w:val="nil"/>
        </w:pBdr>
        <w:tabs>
          <w:tab w:val="left" w:pos="851"/>
        </w:tabs>
        <w:ind w:left="851" w:right="36" w:hanging="567"/>
        <w:jc w:val="center"/>
        <w:rPr>
          <w:rFonts w:ascii="Arial" w:eastAsia="Arial" w:hAnsi="Arial" w:cs="Arial"/>
          <w:color w:val="000000"/>
          <w:szCs w:val="22"/>
        </w:rPr>
      </w:pPr>
      <w:r w:rsidRPr="00D127F1">
        <w:rPr>
          <w:rFonts w:ascii="Arial" w:eastAsia="Arial" w:hAnsi="Arial" w:cs="Arial"/>
          <w:color w:val="000000"/>
          <w:szCs w:val="22"/>
        </w:rPr>
        <w:t>PASAL 1</w:t>
      </w:r>
      <w:ins w:id="691" w:author="User" w:date="2026-05-09T09:46:00Z" w16du:dateUtc="2026-05-09T02:46:00Z">
        <w:r w:rsidR="00F308B8">
          <w:rPr>
            <w:rFonts w:ascii="Arial" w:eastAsia="Arial" w:hAnsi="Arial" w:cs="Arial"/>
            <w:color w:val="000000"/>
            <w:szCs w:val="22"/>
          </w:rPr>
          <w:t>1</w:t>
        </w:r>
      </w:ins>
      <w:del w:id="692" w:author="User" w:date="2026-05-09T09:46:00Z" w16du:dateUtc="2026-05-09T02:46:00Z">
        <w:r w:rsidRPr="00D127F1" w:rsidDel="00F308B8">
          <w:rPr>
            <w:rFonts w:ascii="Arial" w:eastAsia="Arial" w:hAnsi="Arial" w:cs="Arial"/>
            <w:color w:val="000000"/>
            <w:szCs w:val="22"/>
          </w:rPr>
          <w:delText>0</w:delText>
        </w:r>
      </w:del>
    </w:p>
    <w:p w14:paraId="55A6B0F4" w14:textId="77777777" w:rsidR="005F3C20" w:rsidRPr="00D127F1" w:rsidRDefault="005F3C20" w:rsidP="005F3C20">
      <w:pPr>
        <w:tabs>
          <w:tab w:val="left" w:pos="360"/>
        </w:tabs>
        <w:ind w:right="36"/>
        <w:jc w:val="center"/>
        <w:rPr>
          <w:rFonts w:ascii="Arial" w:eastAsia="Arial" w:hAnsi="Arial" w:cs="Arial"/>
          <w:color w:val="000000"/>
          <w:szCs w:val="22"/>
        </w:rPr>
      </w:pPr>
      <w:r w:rsidRPr="00D127F1">
        <w:rPr>
          <w:rFonts w:ascii="Arial" w:eastAsia="Arial" w:hAnsi="Arial" w:cs="Arial"/>
          <w:color w:val="000000"/>
          <w:szCs w:val="22"/>
        </w:rPr>
        <w:t xml:space="preserve">   INFORMASI RAHASIA</w:t>
      </w:r>
    </w:p>
    <w:p w14:paraId="76DF72E7" w14:textId="77777777" w:rsidR="005F3C20" w:rsidRPr="00D127F1" w:rsidRDefault="005F3C20" w:rsidP="005F3C20">
      <w:pPr>
        <w:jc w:val="both"/>
        <w:rPr>
          <w:szCs w:val="22"/>
        </w:rPr>
      </w:pPr>
    </w:p>
    <w:p w14:paraId="75480831" w14:textId="77777777" w:rsidR="005F3C20" w:rsidRPr="00466A5A" w:rsidRDefault="005F3C20" w:rsidP="005F3C20">
      <w:pPr>
        <w:pStyle w:val="ListParagraph"/>
        <w:numPr>
          <w:ilvl w:val="0"/>
          <w:numId w:val="70"/>
        </w:numPr>
        <w:pBdr>
          <w:top w:val="nil"/>
          <w:left w:val="nil"/>
          <w:bottom w:val="nil"/>
          <w:right w:val="nil"/>
          <w:between w:val="nil"/>
          <w:bar w:val="nil"/>
        </w:pBdr>
        <w:ind w:left="567" w:hanging="567"/>
        <w:contextualSpacing w:val="0"/>
        <w:jc w:val="both"/>
        <w:rPr>
          <w:rFonts w:ascii="Arial" w:hAnsi="Arial" w:cs="Arial"/>
          <w:b w:val="0"/>
          <w:bCs/>
          <w:szCs w:val="22"/>
          <w:lang w:val="id-ID"/>
        </w:rPr>
      </w:pPr>
      <w:r w:rsidRPr="00466A5A">
        <w:rPr>
          <w:rFonts w:ascii="Arial" w:hAnsi="Arial" w:cs="Arial"/>
          <w:b w:val="0"/>
          <w:bCs/>
          <w:szCs w:val="22"/>
          <w:lang w:val="id-ID"/>
        </w:rPr>
        <w:t>Salah satu Pihak dapat memberikan Informasi Rahasia kepada Pihak lainnya dalam pelayanan dan pemanfaatan Jasa sebagaimana dimaksud dalam Perjanjian ini. Para Pihak sepakat bahwa pemberian, penerimaan, dan penggunaan Informasi Rahasia tersebut dilakukan sesuai dengan ketentuan yang diatur dalam Pasal ini.</w:t>
      </w:r>
    </w:p>
    <w:p w14:paraId="676F3ECD" w14:textId="77777777" w:rsidR="005F3C20" w:rsidRPr="0058655B" w:rsidRDefault="005F3C20" w:rsidP="005F3C20">
      <w:pPr>
        <w:ind w:left="540" w:hanging="540"/>
        <w:rPr>
          <w:rFonts w:ascii="Arial" w:hAnsi="Arial" w:cs="Arial"/>
          <w:szCs w:val="22"/>
          <w:lang w:val="id-ID"/>
        </w:rPr>
      </w:pPr>
      <w:r w:rsidRPr="0058655B">
        <w:rPr>
          <w:rFonts w:ascii="Arial" w:hAnsi="Arial" w:cs="Arial"/>
          <w:szCs w:val="22"/>
          <w:lang w:val="id-ID"/>
        </w:rPr>
        <w:t xml:space="preserve">  </w:t>
      </w:r>
    </w:p>
    <w:p w14:paraId="31C93A2E" w14:textId="77777777" w:rsidR="005F3C20" w:rsidRPr="0058655B" w:rsidRDefault="005F3C20" w:rsidP="005F3C20">
      <w:pPr>
        <w:pStyle w:val="Body"/>
        <w:widowControl w:val="0"/>
        <w:numPr>
          <w:ilvl w:val="0"/>
          <w:numId w:val="70"/>
        </w:numPr>
        <w:ind w:left="540" w:hanging="540"/>
        <w:jc w:val="both"/>
        <w:rPr>
          <w:rFonts w:ascii="Arial" w:hAnsi="Arial" w:cs="Arial"/>
          <w:sz w:val="22"/>
          <w:szCs w:val="22"/>
        </w:rPr>
      </w:pPr>
      <w:r w:rsidRPr="0058655B">
        <w:rPr>
          <w:rFonts w:ascii="Arial" w:hAnsi="Arial" w:cs="Arial"/>
          <w:sz w:val="22"/>
          <w:szCs w:val="22"/>
        </w:rPr>
        <w:t>Informasi Rahasia adalah data dan informasi-informasi yang:</w:t>
      </w:r>
    </w:p>
    <w:p w14:paraId="0FC9CC48" w14:textId="77777777" w:rsidR="005F3C20" w:rsidRPr="0058655B" w:rsidRDefault="005F3C20" w:rsidP="005F3C20">
      <w:pPr>
        <w:pStyle w:val="Body"/>
        <w:widowControl w:val="0"/>
        <w:numPr>
          <w:ilvl w:val="0"/>
          <w:numId w:val="71"/>
        </w:numPr>
        <w:jc w:val="both"/>
        <w:rPr>
          <w:rFonts w:ascii="Arial" w:hAnsi="Arial" w:cs="Arial"/>
          <w:sz w:val="22"/>
          <w:szCs w:val="22"/>
        </w:rPr>
      </w:pPr>
      <w:r w:rsidRPr="0058655B">
        <w:rPr>
          <w:rFonts w:ascii="Arial" w:hAnsi="Arial" w:cs="Arial"/>
          <w:sz w:val="22"/>
          <w:szCs w:val="22"/>
        </w:rPr>
        <w:t xml:space="preserve">Diberikan baik oleh </w:t>
      </w:r>
      <w:r w:rsidRPr="0058655B">
        <w:rPr>
          <w:rFonts w:ascii="Arial" w:hAnsi="Arial" w:cs="Arial"/>
          <w:sz w:val="22"/>
          <w:szCs w:val="22"/>
          <w:lang w:val="sv-SE"/>
        </w:rPr>
        <w:t xml:space="preserve">LGI </w:t>
      </w:r>
      <w:r w:rsidRPr="0058655B">
        <w:rPr>
          <w:rFonts w:ascii="Arial" w:hAnsi="Arial" w:cs="Arial"/>
          <w:sz w:val="22"/>
          <w:szCs w:val="22"/>
        </w:rPr>
        <w:t xml:space="preserve">kepada </w:t>
      </w:r>
      <w:r w:rsidRPr="0058655B">
        <w:rPr>
          <w:rFonts w:ascii="Arial" w:hAnsi="Arial" w:cs="Arial"/>
          <w:sz w:val="22"/>
          <w:szCs w:val="22"/>
          <w:lang w:val="sv-SE"/>
        </w:rPr>
        <w:t>Rumah Sakit</w:t>
      </w:r>
      <w:r w:rsidRPr="0058655B">
        <w:rPr>
          <w:rFonts w:ascii="Arial" w:hAnsi="Arial" w:cs="Arial"/>
          <w:sz w:val="22"/>
          <w:szCs w:val="22"/>
        </w:rPr>
        <w:t xml:space="preserve">, ataupun oleh </w:t>
      </w:r>
      <w:r w:rsidRPr="0058655B">
        <w:rPr>
          <w:rFonts w:ascii="Arial" w:hAnsi="Arial" w:cs="Arial"/>
          <w:sz w:val="22"/>
          <w:szCs w:val="22"/>
          <w:lang w:val="sv-SE"/>
        </w:rPr>
        <w:t>Rumah Sakit</w:t>
      </w:r>
      <w:r w:rsidRPr="0058655B">
        <w:rPr>
          <w:rFonts w:ascii="Arial" w:hAnsi="Arial" w:cs="Arial"/>
          <w:sz w:val="22"/>
          <w:szCs w:val="22"/>
        </w:rPr>
        <w:t xml:space="preserve"> kepada </w:t>
      </w:r>
      <w:r w:rsidRPr="0058655B">
        <w:rPr>
          <w:rFonts w:ascii="Arial" w:hAnsi="Arial" w:cs="Arial"/>
          <w:sz w:val="22"/>
          <w:szCs w:val="22"/>
          <w:lang w:val="sv-SE"/>
        </w:rPr>
        <w:t>LGI</w:t>
      </w:r>
      <w:r w:rsidRPr="0058655B">
        <w:rPr>
          <w:rFonts w:ascii="Arial" w:hAnsi="Arial" w:cs="Arial"/>
          <w:sz w:val="22"/>
          <w:szCs w:val="22"/>
        </w:rPr>
        <w:t xml:space="preserve"> sehubungan dengan pelaksanaan Perjanjian ini;</w:t>
      </w:r>
    </w:p>
    <w:p w14:paraId="4BAEAA44" w14:textId="77777777" w:rsidR="005F3C20" w:rsidRPr="0058655B" w:rsidRDefault="005F3C20" w:rsidP="005F3C20">
      <w:pPr>
        <w:pStyle w:val="Body"/>
        <w:widowControl w:val="0"/>
        <w:numPr>
          <w:ilvl w:val="0"/>
          <w:numId w:val="71"/>
        </w:numPr>
        <w:jc w:val="both"/>
        <w:rPr>
          <w:rFonts w:ascii="Arial" w:hAnsi="Arial" w:cs="Arial"/>
          <w:sz w:val="22"/>
          <w:szCs w:val="22"/>
        </w:rPr>
      </w:pPr>
      <w:r w:rsidRPr="0058655B">
        <w:rPr>
          <w:rFonts w:ascii="Arial" w:hAnsi="Arial" w:cs="Arial"/>
          <w:sz w:val="22"/>
          <w:szCs w:val="22"/>
        </w:rPr>
        <w:t xml:space="preserve">Dimiliki oleh </w:t>
      </w:r>
      <w:r w:rsidRPr="0058655B">
        <w:rPr>
          <w:rFonts w:ascii="Arial" w:hAnsi="Arial" w:cs="Arial"/>
          <w:sz w:val="22"/>
          <w:szCs w:val="22"/>
          <w:lang w:val="sv-SE"/>
        </w:rPr>
        <w:t>LGI</w:t>
      </w:r>
      <w:r w:rsidRPr="0058655B">
        <w:rPr>
          <w:rFonts w:ascii="Arial" w:hAnsi="Arial" w:cs="Arial"/>
          <w:sz w:val="22"/>
          <w:szCs w:val="22"/>
        </w:rPr>
        <w:t xml:space="preserve"> dan atau </w:t>
      </w:r>
      <w:r w:rsidRPr="0058655B">
        <w:rPr>
          <w:rFonts w:ascii="Arial" w:hAnsi="Arial" w:cs="Arial"/>
          <w:sz w:val="22"/>
          <w:szCs w:val="22"/>
          <w:lang w:val="sv-SE"/>
        </w:rPr>
        <w:t>Rumah Sakit</w:t>
      </w:r>
      <w:r w:rsidRPr="0058655B">
        <w:rPr>
          <w:rFonts w:ascii="Arial" w:hAnsi="Arial" w:cs="Arial"/>
          <w:sz w:val="22"/>
          <w:szCs w:val="22"/>
        </w:rPr>
        <w:t>;</w:t>
      </w:r>
    </w:p>
    <w:p w14:paraId="06C6D0D1" w14:textId="77777777" w:rsidR="005F3C20" w:rsidRPr="0058655B" w:rsidRDefault="005F3C20" w:rsidP="005F3C20">
      <w:pPr>
        <w:pStyle w:val="Body"/>
        <w:widowControl w:val="0"/>
        <w:numPr>
          <w:ilvl w:val="0"/>
          <w:numId w:val="71"/>
        </w:numPr>
        <w:jc w:val="both"/>
        <w:rPr>
          <w:rFonts w:ascii="Arial" w:hAnsi="Arial" w:cs="Arial"/>
          <w:sz w:val="22"/>
          <w:szCs w:val="22"/>
        </w:rPr>
      </w:pPr>
      <w:r w:rsidRPr="0058655B">
        <w:rPr>
          <w:rFonts w:ascii="Arial" w:hAnsi="Arial" w:cs="Arial"/>
          <w:sz w:val="22"/>
          <w:szCs w:val="22"/>
        </w:rPr>
        <w:t>Merupakan hak milik dari, mengenai</w:t>
      </w:r>
      <w:r w:rsidRPr="0058655B">
        <w:rPr>
          <w:rFonts w:ascii="Arial" w:hAnsi="Arial" w:cs="Arial"/>
          <w:sz w:val="22"/>
          <w:szCs w:val="22"/>
          <w:lang w:val="sv-SE"/>
        </w:rPr>
        <w:t>,</w:t>
      </w:r>
      <w:r w:rsidRPr="0058655B">
        <w:rPr>
          <w:rFonts w:ascii="Arial" w:hAnsi="Arial" w:cs="Arial"/>
          <w:sz w:val="22"/>
          <w:szCs w:val="22"/>
        </w:rPr>
        <w:t xml:space="preserve"> atau dibuat oleh salah satu Pihak;</w:t>
      </w:r>
    </w:p>
    <w:p w14:paraId="14459ACD" w14:textId="77777777" w:rsidR="005F3C20" w:rsidRPr="0058655B" w:rsidRDefault="005F3C20" w:rsidP="005F3C20">
      <w:pPr>
        <w:pStyle w:val="Body"/>
        <w:widowControl w:val="0"/>
        <w:numPr>
          <w:ilvl w:val="0"/>
          <w:numId w:val="71"/>
        </w:numPr>
        <w:jc w:val="both"/>
        <w:rPr>
          <w:rFonts w:ascii="Arial" w:hAnsi="Arial" w:cs="Arial"/>
          <w:sz w:val="22"/>
          <w:szCs w:val="22"/>
        </w:rPr>
      </w:pPr>
      <w:r w:rsidRPr="0058655B">
        <w:rPr>
          <w:rFonts w:ascii="Arial" w:hAnsi="Arial" w:cs="Arial"/>
          <w:sz w:val="22"/>
          <w:szCs w:val="22"/>
        </w:rPr>
        <w:t>Mengenai salah satu Pihak yang memberikan Pihak tersebut suatu manfaat bisnis atau kesempatan untuk memperoleh manfaat tersebut atau pengungkapan dari hal mana dapat merugikan kepentingan Pihak tersebut.</w:t>
      </w:r>
    </w:p>
    <w:p w14:paraId="4D5058C7" w14:textId="77777777" w:rsidR="005F3C20" w:rsidRPr="0058655B" w:rsidRDefault="005F3C20" w:rsidP="005F3C20">
      <w:pPr>
        <w:pStyle w:val="Body"/>
        <w:widowControl w:val="0"/>
        <w:ind w:left="900"/>
        <w:jc w:val="both"/>
        <w:rPr>
          <w:rFonts w:ascii="Arial" w:hAnsi="Arial" w:cs="Arial"/>
          <w:sz w:val="22"/>
          <w:szCs w:val="22"/>
        </w:rPr>
      </w:pPr>
    </w:p>
    <w:p w14:paraId="1E6AADE0" w14:textId="77777777" w:rsidR="005F3C20" w:rsidRPr="0058655B" w:rsidRDefault="005F3C20" w:rsidP="005F3C20">
      <w:pPr>
        <w:pStyle w:val="Body"/>
        <w:widowControl w:val="0"/>
        <w:numPr>
          <w:ilvl w:val="0"/>
          <w:numId w:val="70"/>
        </w:numPr>
        <w:ind w:left="540" w:hanging="540"/>
        <w:jc w:val="both"/>
        <w:rPr>
          <w:rFonts w:ascii="Arial" w:hAnsi="Arial" w:cs="Arial"/>
          <w:sz w:val="22"/>
          <w:szCs w:val="22"/>
        </w:rPr>
      </w:pPr>
      <w:r w:rsidRPr="0058655B">
        <w:rPr>
          <w:rFonts w:ascii="Arial" w:hAnsi="Arial" w:cs="Arial"/>
          <w:sz w:val="22"/>
          <w:szCs w:val="22"/>
        </w:rPr>
        <w:t xml:space="preserve">Tidak termasuk sebagai Informasi Rahasia adalah material atau informasi yang mana dapat dibuktikan oleh </w:t>
      </w:r>
      <w:r w:rsidRPr="0058655B">
        <w:rPr>
          <w:rFonts w:ascii="Arial" w:hAnsi="Arial" w:cs="Arial"/>
          <w:sz w:val="22"/>
          <w:szCs w:val="22"/>
          <w:lang w:val="sv-SE"/>
        </w:rPr>
        <w:t xml:space="preserve">Para Pihak </w:t>
      </w:r>
      <w:r w:rsidRPr="0058655B">
        <w:rPr>
          <w:rFonts w:ascii="Arial" w:hAnsi="Arial" w:cs="Arial"/>
          <w:sz w:val="22"/>
          <w:szCs w:val="22"/>
        </w:rPr>
        <w:t>:</w:t>
      </w:r>
    </w:p>
    <w:p w14:paraId="7D9D2D35" w14:textId="77777777" w:rsidR="005F3C20" w:rsidRPr="00466A5A" w:rsidRDefault="005F3C20" w:rsidP="005F3C20">
      <w:pPr>
        <w:pStyle w:val="ListParagraph"/>
        <w:numPr>
          <w:ilvl w:val="0"/>
          <w:numId w:val="72"/>
        </w:numPr>
        <w:shd w:val="clear" w:color="auto" w:fill="FFFFFF"/>
        <w:ind w:left="851"/>
        <w:contextualSpacing w:val="0"/>
        <w:jc w:val="both"/>
        <w:textAlignment w:val="baseline"/>
        <w:rPr>
          <w:rFonts w:ascii="Arial" w:hAnsi="Arial" w:cs="Arial"/>
          <w:b w:val="0"/>
          <w:color w:val="000000"/>
          <w:szCs w:val="22"/>
          <w:lang w:val="en-ID" w:eastAsia="en-ID"/>
        </w:rPr>
      </w:pPr>
      <w:r w:rsidRPr="00466A5A">
        <w:rPr>
          <w:rFonts w:ascii="Arial" w:hAnsi="Arial" w:cs="Arial"/>
          <w:b w:val="0"/>
          <w:color w:val="000000"/>
          <w:szCs w:val="22"/>
          <w:lang w:val="en-ID" w:eastAsia="en-ID"/>
        </w:rPr>
        <w:t>Telah menjadi informasi publik sebelum atau setelah diterima oleh masing-masing Pihak, atau menjadi diketahui oleh publik bukan karena kesalahan atau kelalaian dari pihak penerima informasi.</w:t>
      </w:r>
    </w:p>
    <w:p w14:paraId="11DC4B5C" w14:textId="77777777" w:rsidR="005F3C20" w:rsidRPr="00466A5A" w:rsidRDefault="005F3C20" w:rsidP="005F3C20">
      <w:pPr>
        <w:pStyle w:val="ListParagraph"/>
        <w:numPr>
          <w:ilvl w:val="0"/>
          <w:numId w:val="72"/>
        </w:numPr>
        <w:shd w:val="clear" w:color="auto" w:fill="FFFFFF"/>
        <w:spacing w:before="100" w:beforeAutospacing="1" w:after="100" w:afterAutospacing="1"/>
        <w:ind w:left="851"/>
        <w:jc w:val="both"/>
        <w:textAlignment w:val="baseline"/>
        <w:rPr>
          <w:rFonts w:ascii="Arial" w:hAnsi="Arial" w:cs="Arial"/>
          <w:b w:val="0"/>
          <w:color w:val="000000"/>
          <w:szCs w:val="22"/>
          <w:lang w:val="en-ID" w:eastAsia="en-ID"/>
        </w:rPr>
      </w:pPr>
      <w:r w:rsidRPr="00466A5A">
        <w:rPr>
          <w:rFonts w:ascii="Arial" w:hAnsi="Arial" w:cs="Arial"/>
          <w:b w:val="0"/>
          <w:color w:val="000000"/>
          <w:szCs w:val="22"/>
          <w:lang w:val="en-ID" w:eastAsia="en-ID"/>
        </w:rPr>
        <w:t>Dapat ditunjukkan oleh pihak yang menerima informasi bahwa informasi tersebut telah berada dalam penguasaannya atau dalam berkasnya atau telah digunakannya sebelum diterima dari pihak yang memberikan informasi</w:t>
      </w:r>
    </w:p>
    <w:p w14:paraId="4B43BAB3" w14:textId="77777777" w:rsidR="005F3C20" w:rsidRPr="00466A5A" w:rsidRDefault="005F3C20" w:rsidP="005F3C20">
      <w:pPr>
        <w:pStyle w:val="ListParagraph"/>
        <w:numPr>
          <w:ilvl w:val="0"/>
          <w:numId w:val="72"/>
        </w:numPr>
        <w:shd w:val="clear" w:color="auto" w:fill="FFFFFF"/>
        <w:spacing w:before="100" w:beforeAutospacing="1" w:after="100" w:afterAutospacing="1"/>
        <w:ind w:left="851"/>
        <w:jc w:val="both"/>
        <w:textAlignment w:val="baseline"/>
        <w:rPr>
          <w:rFonts w:ascii="Arial" w:hAnsi="Arial" w:cs="Arial"/>
          <w:b w:val="0"/>
          <w:color w:val="000000"/>
          <w:szCs w:val="22"/>
          <w:lang w:val="en-ID" w:eastAsia="en-ID"/>
        </w:rPr>
      </w:pPr>
      <w:r w:rsidRPr="00466A5A">
        <w:rPr>
          <w:rFonts w:ascii="Arial" w:hAnsi="Arial" w:cs="Arial"/>
          <w:b w:val="0"/>
          <w:color w:val="000000"/>
          <w:szCs w:val="22"/>
          <w:lang w:val="en-ID" w:eastAsia="en-ID"/>
        </w:rPr>
        <w:t>Diwajibkan oleh peraturan perundang-undangan, pihak atau lembaga yang berwenang seperti pengadilan, Otoritas Jasa Keuangan maupun lembaga atau instansi lainnya yang serupa untuk dibuka.</w:t>
      </w:r>
    </w:p>
    <w:p w14:paraId="005E3A4D" w14:textId="77777777" w:rsidR="005F3C20" w:rsidRDefault="005F3C20" w:rsidP="005F3C20">
      <w:pPr>
        <w:pStyle w:val="Body"/>
        <w:widowControl w:val="0"/>
        <w:numPr>
          <w:ilvl w:val="0"/>
          <w:numId w:val="70"/>
        </w:numPr>
        <w:ind w:left="540" w:hanging="540"/>
        <w:jc w:val="both"/>
        <w:rPr>
          <w:ins w:id="693" w:author="User" w:date="2026-05-26T11:21:00Z" w16du:dateUtc="2026-05-26T04:21:00Z"/>
          <w:rFonts w:ascii="Arial" w:hAnsi="Arial" w:cs="Arial"/>
          <w:sz w:val="22"/>
          <w:szCs w:val="22"/>
        </w:rPr>
      </w:pPr>
      <w:r w:rsidRPr="00D127F1">
        <w:rPr>
          <w:rFonts w:ascii="Arial" w:hAnsi="Arial" w:cs="Arial"/>
          <w:sz w:val="22"/>
          <w:szCs w:val="22"/>
        </w:rPr>
        <w:t xml:space="preserve">Masing-masing Pihak sepakat untuk tidak mengungkapkan Informasi Rahasia apapun dari Pihak lainnya ke seseorang atau badan selain daripada yang diperlukan dalam melaksanakan kewajiban-kewajibannya dalam Perjanjian ini, tanpa memperoleh terlebih dahulu persetujuan dari Pihak lainnya tersebut dan akan mengambil langkah-langkah yang dinilai wajar guna mencegah terjadinya pengungkapan Informasi Rahasia tersebut. Masing-masing Pihak sepakat untuk tidak menggunakan, menggandakan, atau mengalihkan Informasi Rahasia milik Pihak lainnya selain daripada yang diperlukan dalam melaksanakan kewajibannya dalam Perjanjian ini, tanpa memperoleh terlebih dahulu persetujuan dari Pihak lainnya dan akan melakukan tindakan-tindakan </w:t>
      </w:r>
      <w:r w:rsidRPr="00D127F1">
        <w:rPr>
          <w:rFonts w:ascii="Arial" w:hAnsi="Arial" w:cs="Arial"/>
          <w:sz w:val="22"/>
          <w:szCs w:val="22"/>
        </w:rPr>
        <w:lastRenderedPageBreak/>
        <w:t xml:space="preserve">pencegahan yang dinilai wajar guna mencegah terjadinya penggunaan, penggandaan, atau pengalihan atas Informasi Rahasia tersebut. </w:t>
      </w:r>
    </w:p>
    <w:p w14:paraId="4470AB30" w14:textId="77777777" w:rsidR="00262776" w:rsidRDefault="00262776">
      <w:pPr>
        <w:pStyle w:val="Body"/>
        <w:widowControl w:val="0"/>
        <w:ind w:left="540"/>
        <w:jc w:val="both"/>
        <w:rPr>
          <w:rFonts w:ascii="Arial" w:hAnsi="Arial" w:cs="Arial"/>
          <w:sz w:val="22"/>
          <w:szCs w:val="22"/>
        </w:rPr>
        <w:pPrChange w:id="694" w:author="User" w:date="2026-05-26T11:21:00Z" w16du:dateUtc="2026-05-26T04:21:00Z">
          <w:pPr>
            <w:pStyle w:val="Body"/>
            <w:widowControl w:val="0"/>
            <w:numPr>
              <w:numId w:val="70"/>
            </w:numPr>
            <w:ind w:left="540" w:hanging="540"/>
            <w:jc w:val="both"/>
          </w:pPr>
        </w:pPrChange>
      </w:pPr>
    </w:p>
    <w:p w14:paraId="30E797A4" w14:textId="77777777" w:rsidR="00515AC2" w:rsidRPr="0055745C" w:rsidDel="0055745C" w:rsidRDefault="00515AC2">
      <w:pPr>
        <w:pStyle w:val="Body"/>
        <w:widowControl w:val="0"/>
        <w:numPr>
          <w:ilvl w:val="0"/>
          <w:numId w:val="70"/>
        </w:numPr>
        <w:ind w:left="540" w:hanging="540"/>
        <w:jc w:val="both"/>
        <w:rPr>
          <w:del w:id="695" w:author="Yosua Pratama Salikin" w:date="2025-10-15T15:04:00Z"/>
          <w:rFonts w:ascii="Arial" w:hAnsi="Arial" w:cs="Arial"/>
          <w:sz w:val="20"/>
          <w:szCs w:val="20"/>
          <w:rPrChange w:id="696" w:author="Yosua Pratama Salikin" w:date="2026-04-22T10:59:00Z" w16du:dateUtc="2026-04-22T03:59:00Z">
            <w:rPr>
              <w:del w:id="697" w:author="Yosua Pratama Salikin" w:date="2025-10-15T15:04:00Z"/>
              <w:rFonts w:ascii="Arial" w:hAnsi="Arial" w:cs="Arial"/>
              <w:sz w:val="22"/>
              <w:szCs w:val="20"/>
            </w:rPr>
          </w:rPrChange>
        </w:rPr>
      </w:pPr>
      <w:r w:rsidRPr="00C31AC6">
        <w:rPr>
          <w:rFonts w:ascii="Arial" w:hAnsi="Arial" w:cs="Arial"/>
          <w:sz w:val="22"/>
          <w:szCs w:val="20"/>
        </w:rPr>
        <w:t>Para Pihak wajib untuk terus-menerus menjaga kerahasiaan informasi sebagaimana diatur dalam Perjanjian ini, baik selama jangka waktu Perjanjian ini berlaku maupun setelah Perjanjian ini berakhir. Setiap pelanggaran yang dilakukan oleh masing-masing Pihak terhadap ketentuan mengenai kerahasiaan sebagaimana diatur dalam Perjanjian ini akan dikenakan sanksi sesuai dengan peraturan perundang-undangan yang</w:t>
      </w:r>
      <w:r>
        <w:rPr>
          <w:rFonts w:ascii="Arial" w:hAnsi="Arial" w:cs="Arial"/>
          <w:sz w:val="22"/>
          <w:szCs w:val="20"/>
        </w:rPr>
        <w:t xml:space="preserve"> berlaku.</w:t>
      </w:r>
    </w:p>
    <w:p w14:paraId="370F14DF" w14:textId="77777777" w:rsidR="0055745C" w:rsidRPr="00466A5A" w:rsidDel="00CF3CBE" w:rsidRDefault="0055745C" w:rsidP="00515AC2">
      <w:pPr>
        <w:pStyle w:val="Body"/>
        <w:widowControl w:val="0"/>
        <w:numPr>
          <w:ilvl w:val="0"/>
          <w:numId w:val="70"/>
        </w:numPr>
        <w:ind w:left="540" w:hanging="540"/>
        <w:jc w:val="both"/>
        <w:rPr>
          <w:ins w:id="698" w:author="Yosua Pratama Salikin" w:date="2026-04-22T10:59:00Z" w16du:dateUtc="2026-04-22T03:59:00Z"/>
          <w:del w:id="699" w:author="User" w:date="2026-05-08T10:47:00Z" w16du:dateUtc="2026-05-08T03:47:00Z"/>
          <w:rFonts w:ascii="Arial" w:hAnsi="Arial" w:cs="Arial"/>
          <w:sz w:val="20"/>
          <w:szCs w:val="20"/>
        </w:rPr>
      </w:pPr>
    </w:p>
    <w:p w14:paraId="18D272CC" w14:textId="7B9ABCA8" w:rsidR="00515AC2" w:rsidRPr="00CF3CBE" w:rsidDel="0055745C" w:rsidRDefault="00515AC2">
      <w:pPr>
        <w:pStyle w:val="Body"/>
        <w:widowControl w:val="0"/>
        <w:numPr>
          <w:ilvl w:val="0"/>
          <w:numId w:val="70"/>
        </w:numPr>
        <w:ind w:left="540" w:hanging="540"/>
        <w:jc w:val="both"/>
        <w:rPr>
          <w:del w:id="700" w:author="Yosua Pratama Salikin" w:date="2025-10-15T15:04:00Z"/>
          <w:rFonts w:ascii="Arial" w:hAnsi="Arial" w:cs="Arial"/>
          <w:sz w:val="22"/>
          <w:szCs w:val="20"/>
        </w:rPr>
        <w:pPrChange w:id="701" w:author="User" w:date="2026-05-08T10:47:00Z" w16du:dateUtc="2026-05-08T03:47:00Z">
          <w:pPr>
            <w:pStyle w:val="Body"/>
            <w:widowControl w:val="0"/>
            <w:jc w:val="both"/>
          </w:pPr>
        </w:pPrChange>
      </w:pPr>
    </w:p>
    <w:p w14:paraId="36E6D7F3" w14:textId="77777777" w:rsidR="0055745C" w:rsidDel="00E472BE" w:rsidRDefault="0055745C" w:rsidP="0055745C">
      <w:pPr>
        <w:pStyle w:val="Body"/>
        <w:widowControl w:val="0"/>
        <w:jc w:val="both"/>
        <w:rPr>
          <w:ins w:id="702" w:author="Yosua Pratama Salikin" w:date="2026-04-22T10:59:00Z" w16du:dateUtc="2026-04-22T03:59:00Z"/>
          <w:del w:id="703" w:author="User" w:date="2026-05-08T10:47:00Z" w16du:dateUtc="2026-05-08T03:47:00Z"/>
          <w:rFonts w:ascii="Arial" w:hAnsi="Arial" w:cs="Arial"/>
          <w:sz w:val="22"/>
          <w:szCs w:val="20"/>
        </w:rPr>
      </w:pPr>
    </w:p>
    <w:p w14:paraId="159B1AB2" w14:textId="77777777" w:rsidR="0055745C" w:rsidRPr="004468D5" w:rsidDel="00E472BE" w:rsidRDefault="0055745C">
      <w:pPr>
        <w:pStyle w:val="Body"/>
        <w:widowControl w:val="0"/>
        <w:jc w:val="both"/>
        <w:rPr>
          <w:ins w:id="704" w:author="Yosua Pratama Salikin" w:date="2026-04-22T10:59:00Z" w16du:dateUtc="2026-04-22T03:59:00Z"/>
          <w:del w:id="705" w:author="User" w:date="2026-05-08T10:47:00Z" w16du:dateUtc="2026-05-08T03:47:00Z"/>
          <w:rFonts w:ascii="Arial" w:hAnsi="Arial" w:cs="Arial"/>
          <w:sz w:val="22"/>
          <w:szCs w:val="20"/>
        </w:rPr>
        <w:pPrChange w:id="706" w:author="Yosua Pratama Salikin" w:date="2026-04-22T10:59:00Z" w16du:dateUtc="2026-04-22T03:59:00Z">
          <w:pPr>
            <w:pStyle w:val="Body"/>
            <w:widowControl w:val="0"/>
            <w:ind w:left="540"/>
            <w:jc w:val="both"/>
          </w:pPr>
        </w:pPrChange>
      </w:pPr>
    </w:p>
    <w:p w14:paraId="1774528E" w14:textId="77777777" w:rsidR="00515AC2" w:rsidDel="004468D5" w:rsidRDefault="00515AC2">
      <w:pPr>
        <w:pStyle w:val="Body"/>
        <w:widowControl w:val="0"/>
        <w:jc w:val="both"/>
        <w:rPr>
          <w:del w:id="707" w:author="Yosua Pratama Salikin" w:date="2025-10-15T15:05:00Z"/>
          <w:rFonts w:ascii="Arial" w:hAnsi="Arial" w:cs="Arial"/>
          <w:sz w:val="22"/>
          <w:szCs w:val="20"/>
        </w:rPr>
        <w:pPrChange w:id="708" w:author="Yosua Pratama Salikin" w:date="2026-04-22T10:59:00Z" w16du:dateUtc="2026-04-22T03:59:00Z">
          <w:pPr>
            <w:pStyle w:val="Body"/>
            <w:widowControl w:val="0"/>
            <w:ind w:left="540"/>
            <w:jc w:val="both"/>
          </w:pPr>
        </w:pPrChange>
      </w:pPr>
    </w:p>
    <w:p w14:paraId="2A4151DD" w14:textId="2F4C57F1" w:rsidR="005F3C20" w:rsidRPr="004468D5" w:rsidDel="00B452B3" w:rsidRDefault="00515AC2">
      <w:pPr>
        <w:pStyle w:val="Body"/>
        <w:widowControl w:val="0"/>
        <w:numPr>
          <w:ilvl w:val="0"/>
          <w:numId w:val="70"/>
        </w:numPr>
        <w:ind w:left="540" w:hanging="540"/>
        <w:jc w:val="both"/>
        <w:rPr>
          <w:del w:id="709" w:author="User" w:date="2026-05-26T12:28:00Z" w16du:dateUtc="2026-05-26T05:28:00Z"/>
          <w:rFonts w:ascii="Arial" w:hAnsi="Arial" w:cs="Arial"/>
          <w:szCs w:val="22"/>
        </w:rPr>
        <w:pPrChange w:id="710" w:author="User" w:date="2026-05-08T10:47:00Z" w16du:dateUtc="2026-05-08T03:47:00Z">
          <w:pPr>
            <w:pStyle w:val="Body"/>
            <w:widowControl w:val="0"/>
            <w:ind w:left="540"/>
            <w:jc w:val="both"/>
          </w:pPr>
        </w:pPrChange>
      </w:pPr>
      <w:del w:id="711" w:author="Yosua Pratama Salikin" w:date="2025-10-15T15:05:00Z">
        <w:r w:rsidRPr="004468D5" w:rsidDel="004468D5">
          <w:rPr>
            <w:rFonts w:ascii="Arial" w:eastAsia="Arial" w:hAnsi="Arial" w:cs="Arial"/>
            <w:sz w:val="22"/>
            <w:szCs w:val="20"/>
          </w:rPr>
          <w:delText xml:space="preserve"> </w:delText>
        </w:r>
      </w:del>
    </w:p>
    <w:p w14:paraId="1F98A858" w14:textId="77777777" w:rsidR="00F308B8" w:rsidRPr="00B452B3" w:rsidRDefault="00F308B8">
      <w:pPr>
        <w:pStyle w:val="Body"/>
        <w:widowControl w:val="0"/>
        <w:numPr>
          <w:ilvl w:val="0"/>
          <w:numId w:val="70"/>
        </w:numPr>
        <w:ind w:left="540" w:hanging="540"/>
        <w:jc w:val="both"/>
        <w:rPr>
          <w:ins w:id="712" w:author="User" w:date="2026-05-09T09:46:00Z" w16du:dateUtc="2026-05-09T02:46:00Z"/>
          <w:rFonts w:ascii="Arial" w:eastAsia="Arial" w:hAnsi="Arial" w:cs="Arial"/>
          <w:rPrChange w:id="713" w:author="User" w:date="2026-05-26T12:28:00Z" w16du:dateUtc="2026-05-26T05:28:00Z">
            <w:rPr>
              <w:ins w:id="714" w:author="User" w:date="2026-05-09T09:46:00Z" w16du:dateUtc="2026-05-09T02:46:00Z"/>
              <w:rFonts w:eastAsia="Arial"/>
            </w:rPr>
          </w:rPrChange>
        </w:rPr>
        <w:pPrChange w:id="715" w:author="User" w:date="2026-05-26T12:28:00Z" w16du:dateUtc="2026-05-26T05:28:00Z">
          <w:pPr>
            <w:spacing w:before="280"/>
            <w:ind w:right="36"/>
            <w:jc w:val="center"/>
          </w:pPr>
        </w:pPrChange>
      </w:pPr>
    </w:p>
    <w:p w14:paraId="38B9CE6A" w14:textId="216FF97E" w:rsidR="00EB7390" w:rsidRPr="003E7790" w:rsidRDefault="00EB7390" w:rsidP="00EB7390">
      <w:pPr>
        <w:spacing w:before="280"/>
        <w:ind w:right="36"/>
        <w:jc w:val="center"/>
        <w:rPr>
          <w:rFonts w:ascii="Arial" w:eastAsia="Arial" w:hAnsi="Arial" w:cs="Arial"/>
          <w:lang w:val="id-ID"/>
        </w:rPr>
      </w:pPr>
      <w:r w:rsidRPr="003E7790">
        <w:rPr>
          <w:rFonts w:ascii="Arial" w:eastAsia="Arial" w:hAnsi="Arial" w:cs="Arial"/>
          <w:lang w:val="id-ID"/>
        </w:rPr>
        <w:t>PASAL 1</w:t>
      </w:r>
      <w:ins w:id="716" w:author="User" w:date="2026-05-09T09:46:00Z" w16du:dateUtc="2026-05-09T02:46:00Z">
        <w:r w:rsidR="00F308B8">
          <w:rPr>
            <w:rFonts w:ascii="Arial" w:eastAsia="Arial" w:hAnsi="Arial" w:cs="Arial"/>
            <w:lang w:val="id-ID"/>
          </w:rPr>
          <w:t>2</w:t>
        </w:r>
      </w:ins>
      <w:del w:id="717" w:author="User" w:date="2026-05-09T09:46:00Z" w16du:dateUtc="2026-05-09T02:46:00Z">
        <w:r w:rsidRPr="003E7790" w:rsidDel="00F308B8">
          <w:rPr>
            <w:rFonts w:ascii="Arial" w:eastAsia="Arial" w:hAnsi="Arial" w:cs="Arial"/>
            <w:lang w:val="id-ID"/>
          </w:rPr>
          <w:delText>1</w:delText>
        </w:r>
      </w:del>
    </w:p>
    <w:p w14:paraId="4B3083CF" w14:textId="77777777" w:rsidR="00EB7390" w:rsidRPr="003E7790" w:rsidRDefault="00EB7390" w:rsidP="00EB7390">
      <w:pPr>
        <w:tabs>
          <w:tab w:val="left" w:pos="360"/>
        </w:tabs>
        <w:ind w:right="36"/>
        <w:jc w:val="center"/>
        <w:rPr>
          <w:rFonts w:ascii="Arial" w:eastAsia="Arial" w:hAnsi="Arial" w:cs="Arial"/>
          <w:color w:val="000000"/>
          <w:lang w:val="id-ID"/>
        </w:rPr>
      </w:pPr>
      <w:r w:rsidRPr="003E7790">
        <w:rPr>
          <w:rFonts w:ascii="Arial" w:eastAsia="Arial" w:hAnsi="Arial" w:cs="Arial"/>
          <w:color w:val="000000"/>
          <w:lang w:val="id-ID"/>
        </w:rPr>
        <w:t>PAJAK-PAJAK</w:t>
      </w:r>
    </w:p>
    <w:p w14:paraId="1F3D8B18" w14:textId="77777777" w:rsidR="00EB7390" w:rsidRPr="003E7790" w:rsidRDefault="00EB7390" w:rsidP="00EB7390">
      <w:pPr>
        <w:ind w:right="36"/>
        <w:jc w:val="both"/>
        <w:rPr>
          <w:rFonts w:ascii="Arial" w:eastAsia="Arial" w:hAnsi="Arial" w:cs="Arial"/>
          <w:b w:val="0"/>
          <w:color w:val="000000"/>
          <w:u w:val="single"/>
          <w:lang w:val="id-ID"/>
        </w:rPr>
      </w:pPr>
    </w:p>
    <w:p w14:paraId="6448F829" w14:textId="4A9D9703" w:rsidR="00EB7390" w:rsidRPr="003E7790" w:rsidRDefault="00EB7390" w:rsidP="00EB7390">
      <w:pPr>
        <w:ind w:right="36"/>
        <w:jc w:val="both"/>
        <w:rPr>
          <w:rFonts w:ascii="Arial" w:eastAsia="Arial" w:hAnsi="Arial" w:cs="Arial"/>
          <w:b w:val="0"/>
          <w:color w:val="000000"/>
          <w:szCs w:val="22"/>
          <w:lang w:val="sv-SE"/>
        </w:rPr>
      </w:pPr>
      <w:r w:rsidRPr="003E7790">
        <w:rPr>
          <w:rFonts w:ascii="Arial" w:hAnsi="Arial" w:cs="Arial"/>
          <w:b w:val="0"/>
          <w:bCs/>
          <w:lang w:val="id-ID"/>
        </w:rPr>
        <w:t>Semua Pajak-pajak yang timbul akibat Perjanjian ini, menjadi beban dan tanggung jawab Para Pihak sesuai ketentuan perundang-undangan yang berlaku</w:t>
      </w:r>
      <w:r w:rsidRPr="003E7790">
        <w:rPr>
          <w:rFonts w:ascii="Arial" w:eastAsia="Arial" w:hAnsi="Arial" w:cs="Arial"/>
          <w:b w:val="0"/>
          <w:color w:val="000000"/>
          <w:szCs w:val="22"/>
          <w:lang w:val="id-ID"/>
        </w:rPr>
        <w:t>, kecuali biaya meterai untuk kuitansi Rawat Jalan akan ditanggung oleh Rumah Sakit. Apabila Rumah Sakit membebankan biaya meterai kepada Peserta, maka hal tersebut harus dicantumkan dalam rincian biaya-biaya sebagaimana diatur dalam Pasal 6 ayat (1</w:t>
      </w:r>
      <w:r w:rsidR="00130700" w:rsidRPr="003E7790">
        <w:rPr>
          <w:rFonts w:ascii="Arial" w:eastAsia="Arial" w:hAnsi="Arial" w:cs="Arial"/>
          <w:b w:val="0"/>
          <w:color w:val="000000"/>
          <w:szCs w:val="22"/>
          <w:lang w:val="id-ID"/>
        </w:rPr>
        <w:t>5</w:t>
      </w:r>
      <w:r w:rsidRPr="003E7790">
        <w:rPr>
          <w:rFonts w:ascii="Arial" w:eastAsia="Arial" w:hAnsi="Arial" w:cs="Arial"/>
          <w:b w:val="0"/>
          <w:color w:val="000000"/>
          <w:szCs w:val="22"/>
          <w:lang w:val="id-ID"/>
        </w:rPr>
        <w:t xml:space="preserve">) Perjanjian ini. </w:t>
      </w:r>
      <w:r w:rsidRPr="003E7790">
        <w:rPr>
          <w:rFonts w:ascii="Arial" w:eastAsia="Arial" w:hAnsi="Arial" w:cs="Arial"/>
          <w:b w:val="0"/>
          <w:color w:val="000000"/>
          <w:szCs w:val="22"/>
          <w:lang w:val="sv-SE"/>
        </w:rPr>
        <w:t xml:space="preserve">Jika tidak dicantumkan, maka </w:t>
      </w:r>
      <w:r w:rsidR="00DC2AD6" w:rsidRPr="003E7790">
        <w:rPr>
          <w:rFonts w:ascii="Arial" w:eastAsia="Arial" w:hAnsi="Arial" w:cs="Arial"/>
          <w:b w:val="0"/>
          <w:color w:val="000000"/>
          <w:szCs w:val="22"/>
          <w:lang w:val="sv-SE"/>
        </w:rPr>
        <w:t>LGI</w:t>
      </w:r>
      <w:r w:rsidRPr="003E7790">
        <w:rPr>
          <w:rFonts w:ascii="Arial" w:eastAsia="Arial" w:hAnsi="Arial" w:cs="Arial"/>
          <w:b w:val="0"/>
          <w:color w:val="000000"/>
          <w:szCs w:val="22"/>
          <w:lang w:val="sv-SE"/>
        </w:rPr>
        <w:t xml:space="preserve"> akan membebankan biaya meterai kepada Rumah Sakit dengan cara memotong </w:t>
      </w:r>
      <w:r w:rsidR="00CF4829" w:rsidRPr="003E7790">
        <w:rPr>
          <w:rFonts w:ascii="Arial" w:eastAsia="Arial" w:hAnsi="Arial" w:cs="Arial"/>
          <w:b w:val="0"/>
          <w:color w:val="000000"/>
          <w:szCs w:val="22"/>
          <w:lang w:val="sv-SE"/>
        </w:rPr>
        <w:t>p</w:t>
      </w:r>
      <w:r w:rsidR="008A0A40" w:rsidRPr="003E7790">
        <w:rPr>
          <w:rFonts w:ascii="Arial" w:eastAsia="Arial" w:hAnsi="Arial" w:cs="Arial"/>
          <w:b w:val="0"/>
          <w:color w:val="000000"/>
          <w:szCs w:val="22"/>
          <w:lang w:val="sv-SE"/>
        </w:rPr>
        <w:t>embayaran</w:t>
      </w:r>
      <w:r w:rsidRPr="003E7790">
        <w:rPr>
          <w:rFonts w:ascii="Arial" w:eastAsia="Arial" w:hAnsi="Arial" w:cs="Arial"/>
          <w:b w:val="0"/>
          <w:color w:val="000000"/>
          <w:szCs w:val="22"/>
          <w:lang w:val="sv-SE"/>
        </w:rPr>
        <w:t xml:space="preserve"> ke Rumah Sakit sebesar biaya meterai tersebut.</w:t>
      </w:r>
    </w:p>
    <w:p w14:paraId="579A62C6" w14:textId="352B5AC7" w:rsidR="00EB7390" w:rsidRPr="00774E7C" w:rsidRDefault="00EB7390" w:rsidP="00EB7390">
      <w:pPr>
        <w:spacing w:before="280"/>
        <w:ind w:right="36"/>
        <w:jc w:val="center"/>
        <w:rPr>
          <w:rFonts w:ascii="Arial" w:eastAsia="Arial" w:hAnsi="Arial" w:cs="Arial"/>
        </w:rPr>
      </w:pPr>
      <w:r w:rsidRPr="00774E7C">
        <w:rPr>
          <w:rFonts w:ascii="Arial" w:eastAsia="Arial" w:hAnsi="Arial" w:cs="Arial"/>
        </w:rPr>
        <w:t>PASAL 1</w:t>
      </w:r>
      <w:ins w:id="718" w:author="User" w:date="2026-05-09T09:46:00Z" w16du:dateUtc="2026-05-09T02:46:00Z">
        <w:r w:rsidR="00F308B8">
          <w:rPr>
            <w:rFonts w:ascii="Arial" w:eastAsia="Arial" w:hAnsi="Arial" w:cs="Arial"/>
          </w:rPr>
          <w:t>3</w:t>
        </w:r>
      </w:ins>
      <w:del w:id="719" w:author="User" w:date="2026-05-09T09:46:00Z" w16du:dateUtc="2026-05-09T02:46:00Z">
        <w:r w:rsidRPr="00774E7C" w:rsidDel="00F308B8">
          <w:rPr>
            <w:rFonts w:ascii="Arial" w:eastAsia="Arial" w:hAnsi="Arial" w:cs="Arial"/>
          </w:rPr>
          <w:delText>2</w:delText>
        </w:r>
      </w:del>
    </w:p>
    <w:p w14:paraId="28FD04F9" w14:textId="4C468E99" w:rsidR="00EB7390" w:rsidRPr="00774E7C" w:rsidRDefault="00EB7390" w:rsidP="00EB7390">
      <w:pPr>
        <w:tabs>
          <w:tab w:val="left" w:pos="360"/>
        </w:tabs>
        <w:ind w:right="36"/>
        <w:jc w:val="center"/>
        <w:rPr>
          <w:rFonts w:ascii="Arial" w:eastAsia="Arial" w:hAnsi="Arial" w:cs="Arial"/>
          <w:color w:val="000000"/>
        </w:rPr>
      </w:pPr>
      <w:r w:rsidRPr="00774E7C">
        <w:rPr>
          <w:rFonts w:ascii="Arial" w:eastAsia="Arial" w:hAnsi="Arial" w:cs="Arial"/>
          <w:color w:val="000000"/>
        </w:rPr>
        <w:t>KORESPONDENSI</w:t>
      </w:r>
    </w:p>
    <w:p w14:paraId="538C0D58" w14:textId="6DBDA430" w:rsidR="00EB7390" w:rsidRPr="00774E7C" w:rsidRDefault="00EB7390" w:rsidP="00ED6112">
      <w:pPr>
        <w:pBdr>
          <w:top w:val="nil"/>
          <w:left w:val="nil"/>
          <w:bottom w:val="nil"/>
          <w:right w:val="nil"/>
          <w:between w:val="nil"/>
        </w:pBdr>
        <w:spacing w:before="120" w:after="120"/>
        <w:ind w:right="43"/>
        <w:jc w:val="both"/>
        <w:rPr>
          <w:rFonts w:ascii="Arial" w:eastAsia="Arial" w:hAnsi="Arial" w:cs="Arial"/>
          <w:b w:val="0"/>
          <w:color w:val="000000"/>
          <w:szCs w:val="22"/>
        </w:rPr>
      </w:pPr>
      <w:r w:rsidRPr="00774E7C">
        <w:rPr>
          <w:rFonts w:ascii="Arial" w:eastAsia="Arial" w:hAnsi="Arial" w:cs="Arial"/>
          <w:b w:val="0"/>
          <w:color w:val="000000"/>
          <w:szCs w:val="22"/>
        </w:rPr>
        <w:t>Setiap pemberitahuan komunikasi dan koordinasi formal yang harus diberikan sehubungan dengan Perjanjian ini, wajib diberitahukan secara tertulis atau dengan cara lain yang disepakati Para Pihak, dengan alamat berikut ini :</w:t>
      </w:r>
    </w:p>
    <w:p w14:paraId="6CBCADE7" w14:textId="77777777" w:rsidR="00EB7390" w:rsidRPr="00774E7C" w:rsidRDefault="00EB7390" w:rsidP="00C00AC9">
      <w:pPr>
        <w:rPr>
          <w:rFonts w:ascii="Tahoma" w:eastAsia="Tahoma" w:hAnsi="Tahoma" w:cs="Tahoma"/>
          <w:sz w:val="6"/>
          <w:szCs w:val="6"/>
        </w:rPr>
      </w:pPr>
    </w:p>
    <w:p w14:paraId="1D685927" w14:textId="0B62107B" w:rsidR="00EB7390" w:rsidRPr="00774E7C" w:rsidRDefault="00DC2AD6" w:rsidP="00D5457C">
      <w:pPr>
        <w:numPr>
          <w:ilvl w:val="0"/>
          <w:numId w:val="45"/>
        </w:numPr>
        <w:pBdr>
          <w:top w:val="nil"/>
          <w:left w:val="nil"/>
          <w:bottom w:val="nil"/>
          <w:right w:val="nil"/>
          <w:between w:val="nil"/>
        </w:pBdr>
        <w:ind w:left="426" w:right="36" w:hanging="426"/>
        <w:jc w:val="both"/>
        <w:rPr>
          <w:rFonts w:ascii="Arial" w:eastAsia="Arial" w:hAnsi="Arial" w:cs="Arial"/>
          <w:color w:val="000000"/>
          <w:szCs w:val="22"/>
        </w:rPr>
      </w:pPr>
      <w:r>
        <w:rPr>
          <w:rFonts w:ascii="Arial" w:eastAsia="Arial" w:hAnsi="Arial" w:cs="Arial"/>
          <w:color w:val="000000"/>
          <w:szCs w:val="22"/>
        </w:rPr>
        <w:t>LGI</w:t>
      </w:r>
    </w:p>
    <w:p w14:paraId="4730E5BD" w14:textId="77777777" w:rsidR="00EB7390" w:rsidRPr="00774E7C" w:rsidRDefault="00EB7390" w:rsidP="00EB7390">
      <w:pPr>
        <w:pBdr>
          <w:top w:val="nil"/>
          <w:left w:val="nil"/>
          <w:bottom w:val="nil"/>
          <w:right w:val="nil"/>
          <w:between w:val="nil"/>
        </w:pBdr>
        <w:tabs>
          <w:tab w:val="left" w:pos="1260"/>
        </w:tabs>
        <w:ind w:left="1260" w:right="36"/>
        <w:jc w:val="both"/>
        <w:rPr>
          <w:rFonts w:ascii="Arial" w:eastAsia="Arial" w:hAnsi="Arial" w:cs="Arial"/>
          <w:b w:val="0"/>
          <w:color w:val="000000"/>
          <w:szCs w:val="22"/>
        </w:rPr>
      </w:pPr>
    </w:p>
    <w:p w14:paraId="419623FB" w14:textId="77777777" w:rsidR="00BF4879" w:rsidRPr="00D875D1" w:rsidRDefault="00BF4879" w:rsidP="00D5457C">
      <w:pPr>
        <w:pBdr>
          <w:top w:val="nil"/>
          <w:left w:val="nil"/>
          <w:bottom w:val="nil"/>
          <w:right w:val="nil"/>
          <w:between w:val="nil"/>
        </w:pBdr>
        <w:tabs>
          <w:tab w:val="left" w:pos="2127"/>
        </w:tabs>
        <w:ind w:left="2268" w:right="36" w:hanging="1842"/>
        <w:jc w:val="both"/>
        <w:rPr>
          <w:rFonts w:ascii="Arial" w:eastAsia="Arial" w:hAnsi="Arial" w:cs="Arial"/>
          <w:b w:val="0"/>
          <w:color w:val="000000"/>
          <w:szCs w:val="22"/>
          <w:lang w:val="sv-SE"/>
        </w:rPr>
      </w:pPr>
      <w:r w:rsidRPr="00D875D1">
        <w:rPr>
          <w:rFonts w:ascii="Arial" w:eastAsia="Arial" w:hAnsi="Arial" w:cs="Arial"/>
          <w:b w:val="0"/>
          <w:color w:val="000000"/>
          <w:szCs w:val="22"/>
          <w:lang w:val="sv-SE"/>
        </w:rPr>
        <w:t>Alamat</w:t>
      </w:r>
      <w:r w:rsidRPr="00D875D1">
        <w:rPr>
          <w:rFonts w:ascii="Arial" w:eastAsia="Arial" w:hAnsi="Arial" w:cs="Arial"/>
          <w:b w:val="0"/>
          <w:color w:val="000000"/>
          <w:szCs w:val="22"/>
          <w:lang w:val="sv-SE"/>
        </w:rPr>
        <w:tab/>
        <w:t xml:space="preserve">: </w:t>
      </w:r>
      <w:r w:rsidRPr="00D875D1">
        <w:rPr>
          <w:lang w:val="sv-SE"/>
        </w:rPr>
        <w:t xml:space="preserve"> </w:t>
      </w:r>
      <w:r w:rsidRPr="00D875D1">
        <w:rPr>
          <w:rFonts w:ascii="Arial" w:eastAsia="Arial" w:hAnsi="Arial" w:cs="Arial"/>
          <w:b w:val="0"/>
          <w:color w:val="000000"/>
          <w:szCs w:val="22"/>
          <w:lang w:val="sv-SE"/>
        </w:rPr>
        <w:t>Karawaci Office Park Blok I No. 30-35, Jl. Pintu Besar Selatan,</w:t>
      </w:r>
    </w:p>
    <w:p w14:paraId="37EF3A16" w14:textId="77777777" w:rsidR="00BF4879" w:rsidRPr="00D875D1" w:rsidRDefault="00BF4879" w:rsidP="00BF4879">
      <w:pPr>
        <w:pBdr>
          <w:top w:val="nil"/>
          <w:left w:val="nil"/>
          <w:bottom w:val="nil"/>
          <w:right w:val="nil"/>
          <w:between w:val="nil"/>
        </w:pBdr>
        <w:tabs>
          <w:tab w:val="left" w:pos="2268"/>
        </w:tabs>
        <w:ind w:left="426" w:right="-34"/>
        <w:jc w:val="both"/>
        <w:rPr>
          <w:rFonts w:ascii="Arial" w:eastAsia="Arial" w:hAnsi="Arial" w:cs="Arial"/>
          <w:b w:val="0"/>
          <w:color w:val="000000"/>
          <w:szCs w:val="22"/>
          <w:lang w:val="sv-SE"/>
        </w:rPr>
      </w:pPr>
      <w:r w:rsidRPr="00D875D1">
        <w:rPr>
          <w:rFonts w:ascii="Arial" w:eastAsia="Arial" w:hAnsi="Arial" w:cs="Arial"/>
          <w:b w:val="0"/>
          <w:color w:val="000000"/>
          <w:szCs w:val="22"/>
          <w:lang w:val="sv-SE"/>
        </w:rPr>
        <w:tab/>
        <w:t>Panunggangan Barat, Tangerang, RT.001/RW.009, Panunggangan</w:t>
      </w:r>
    </w:p>
    <w:p w14:paraId="6F943907" w14:textId="77777777" w:rsidR="00BF4879" w:rsidRPr="00D875D1" w:rsidRDefault="00BF4879" w:rsidP="00BF4879">
      <w:pPr>
        <w:pBdr>
          <w:top w:val="nil"/>
          <w:left w:val="nil"/>
          <w:bottom w:val="nil"/>
          <w:right w:val="nil"/>
          <w:between w:val="nil"/>
        </w:pBdr>
        <w:tabs>
          <w:tab w:val="left" w:pos="2268"/>
        </w:tabs>
        <w:ind w:left="426" w:right="36"/>
        <w:jc w:val="both"/>
        <w:rPr>
          <w:rFonts w:ascii="Arial" w:eastAsia="Arial" w:hAnsi="Arial" w:cs="Arial"/>
          <w:b w:val="0"/>
          <w:color w:val="000000"/>
          <w:szCs w:val="22"/>
          <w:lang w:val="sv-SE"/>
        </w:rPr>
      </w:pPr>
      <w:r w:rsidRPr="00D875D1">
        <w:rPr>
          <w:rFonts w:ascii="Arial" w:eastAsia="Arial" w:hAnsi="Arial" w:cs="Arial"/>
          <w:b w:val="0"/>
          <w:color w:val="000000"/>
          <w:szCs w:val="22"/>
          <w:lang w:val="sv-SE"/>
        </w:rPr>
        <w:tab/>
        <w:t>Bar., Kec. Cibodas, Kota Tangerang, Banten 15139</w:t>
      </w:r>
    </w:p>
    <w:p w14:paraId="245CB5FC" w14:textId="77777777" w:rsidR="00BF4879" w:rsidRPr="00BF4879" w:rsidRDefault="00BF4879" w:rsidP="00D5457C">
      <w:pPr>
        <w:pBdr>
          <w:top w:val="nil"/>
          <w:left w:val="nil"/>
          <w:bottom w:val="nil"/>
          <w:right w:val="nil"/>
          <w:between w:val="nil"/>
        </w:pBdr>
        <w:tabs>
          <w:tab w:val="left" w:pos="1260"/>
          <w:tab w:val="left" w:pos="2160"/>
          <w:tab w:val="left" w:pos="2700"/>
          <w:tab w:val="left" w:pos="2880"/>
        </w:tabs>
        <w:ind w:left="426" w:right="36"/>
        <w:jc w:val="both"/>
        <w:rPr>
          <w:rFonts w:ascii="Arial" w:eastAsia="Arial" w:hAnsi="Arial" w:cs="Arial"/>
          <w:b w:val="0"/>
          <w:color w:val="000000"/>
          <w:szCs w:val="22"/>
        </w:rPr>
      </w:pPr>
      <w:r w:rsidRPr="00BF4879">
        <w:rPr>
          <w:rFonts w:ascii="Arial" w:eastAsia="Arial" w:hAnsi="Arial" w:cs="Arial"/>
          <w:b w:val="0"/>
          <w:color w:val="000000"/>
          <w:szCs w:val="22"/>
        </w:rPr>
        <w:t>Telepon</w:t>
      </w:r>
      <w:r w:rsidRPr="00BF4879">
        <w:rPr>
          <w:rFonts w:ascii="Arial" w:eastAsia="Arial" w:hAnsi="Arial" w:cs="Arial"/>
          <w:b w:val="0"/>
          <w:color w:val="000000"/>
          <w:szCs w:val="22"/>
        </w:rPr>
        <w:tab/>
        <w:t xml:space="preserve">              </w:t>
      </w:r>
      <w:r w:rsidRPr="00BF4879">
        <w:rPr>
          <w:rFonts w:ascii="Arial" w:eastAsia="Arial" w:hAnsi="Arial" w:cs="Arial"/>
          <w:b w:val="0"/>
          <w:color w:val="000000"/>
          <w:szCs w:val="22"/>
        </w:rPr>
        <w:tab/>
        <w:t>: 1500563</w:t>
      </w:r>
    </w:p>
    <w:p w14:paraId="13BE4284" w14:textId="4FD9EBF7" w:rsidR="00BF4879" w:rsidRPr="00BF4879" w:rsidRDefault="00BF4879" w:rsidP="00D5457C">
      <w:pPr>
        <w:pBdr>
          <w:top w:val="nil"/>
          <w:left w:val="nil"/>
          <w:bottom w:val="nil"/>
          <w:right w:val="nil"/>
          <w:between w:val="nil"/>
        </w:pBdr>
        <w:tabs>
          <w:tab w:val="left" w:pos="1260"/>
          <w:tab w:val="left" w:pos="2160"/>
          <w:tab w:val="left" w:pos="2700"/>
          <w:tab w:val="left" w:pos="2880"/>
        </w:tabs>
        <w:ind w:left="426" w:right="36"/>
        <w:jc w:val="both"/>
        <w:rPr>
          <w:rFonts w:ascii="Arial" w:eastAsia="Arial" w:hAnsi="Arial" w:cs="Arial"/>
          <w:b w:val="0"/>
          <w:color w:val="000000"/>
          <w:szCs w:val="22"/>
        </w:rPr>
      </w:pPr>
      <w:r w:rsidRPr="00BF4879">
        <w:rPr>
          <w:rFonts w:ascii="Arial" w:eastAsia="Arial" w:hAnsi="Arial" w:cs="Arial"/>
          <w:b w:val="0"/>
          <w:color w:val="000000"/>
          <w:szCs w:val="22"/>
        </w:rPr>
        <w:t>Email</w:t>
      </w:r>
      <w:r w:rsidRPr="00BF4879">
        <w:rPr>
          <w:rFonts w:ascii="Arial" w:eastAsia="Arial" w:hAnsi="Arial" w:cs="Arial"/>
          <w:b w:val="0"/>
          <w:color w:val="000000"/>
          <w:szCs w:val="22"/>
        </w:rPr>
        <w:tab/>
      </w:r>
      <w:r w:rsidRPr="00BF4879">
        <w:rPr>
          <w:rFonts w:ascii="Arial" w:eastAsia="Arial" w:hAnsi="Arial" w:cs="Arial"/>
          <w:b w:val="0"/>
          <w:color w:val="000000"/>
          <w:szCs w:val="22"/>
        </w:rPr>
        <w:tab/>
        <w:t>: secretariat@</w:t>
      </w:r>
      <w:r w:rsidR="00552CF7">
        <w:rPr>
          <w:rFonts w:ascii="Arial" w:eastAsia="Arial" w:hAnsi="Arial" w:cs="Arial"/>
          <w:b w:val="0"/>
          <w:color w:val="000000"/>
          <w:szCs w:val="22"/>
        </w:rPr>
        <w:t>lgi</w:t>
      </w:r>
      <w:r w:rsidRPr="00BF4879">
        <w:rPr>
          <w:rFonts w:ascii="Arial" w:eastAsia="Arial" w:hAnsi="Arial" w:cs="Arial"/>
          <w:b w:val="0"/>
          <w:color w:val="000000"/>
          <w:szCs w:val="22"/>
        </w:rPr>
        <w:t>.co</w:t>
      </w:r>
      <w:r w:rsidR="001B4E73">
        <w:rPr>
          <w:rFonts w:ascii="Arial" w:eastAsia="Arial" w:hAnsi="Arial" w:cs="Arial"/>
          <w:b w:val="0"/>
          <w:color w:val="000000"/>
          <w:szCs w:val="22"/>
        </w:rPr>
        <w:t>.id</w:t>
      </w:r>
    </w:p>
    <w:p w14:paraId="047AE4BA" w14:textId="38198208" w:rsidR="00BF4879" w:rsidRPr="00774E7C" w:rsidRDefault="00BF4879" w:rsidP="00D5457C">
      <w:pPr>
        <w:pBdr>
          <w:top w:val="nil"/>
          <w:left w:val="nil"/>
          <w:bottom w:val="nil"/>
          <w:right w:val="nil"/>
          <w:between w:val="nil"/>
        </w:pBdr>
        <w:tabs>
          <w:tab w:val="left" w:pos="426"/>
        </w:tabs>
        <w:ind w:right="36"/>
        <w:jc w:val="both"/>
        <w:rPr>
          <w:rFonts w:ascii="Arial" w:eastAsia="Arial" w:hAnsi="Arial" w:cs="Arial"/>
          <w:b w:val="0"/>
          <w:color w:val="000000"/>
          <w:szCs w:val="22"/>
        </w:rPr>
      </w:pPr>
      <w:r>
        <w:rPr>
          <w:rFonts w:ascii="Arial" w:eastAsia="Arial" w:hAnsi="Arial" w:cs="Arial"/>
          <w:b w:val="0"/>
          <w:color w:val="000000"/>
          <w:szCs w:val="22"/>
        </w:rPr>
        <w:tab/>
      </w:r>
    </w:p>
    <w:p w14:paraId="75EF74C9" w14:textId="2ECD76F9" w:rsidR="00EB7390" w:rsidRPr="00D875D1" w:rsidRDefault="00BF4879" w:rsidP="00D5457C">
      <w:pPr>
        <w:pBdr>
          <w:top w:val="nil"/>
          <w:left w:val="nil"/>
          <w:bottom w:val="nil"/>
          <w:right w:val="nil"/>
          <w:between w:val="nil"/>
        </w:pBdr>
        <w:ind w:left="426" w:right="36"/>
        <w:jc w:val="both"/>
        <w:rPr>
          <w:rFonts w:ascii="Arial" w:eastAsia="Arial" w:hAnsi="Arial" w:cs="Arial"/>
          <w:b w:val="0"/>
          <w:color w:val="000000"/>
          <w:szCs w:val="22"/>
          <w:lang w:val="sv-SE"/>
        </w:rPr>
      </w:pPr>
      <w:r>
        <w:rPr>
          <w:rFonts w:ascii="Arial" w:eastAsia="Arial" w:hAnsi="Arial" w:cs="Arial"/>
          <w:b w:val="0"/>
          <w:color w:val="000000"/>
          <w:szCs w:val="22"/>
          <w:lang w:val="da-DK"/>
        </w:rPr>
        <w:t>Pengiriman dokumen terkait penagihan mengacu pada ketentuan yang berlaku pada perjanjian antara TPA dengan Rumah Sakit.</w:t>
      </w:r>
    </w:p>
    <w:p w14:paraId="5911C548" w14:textId="77777777" w:rsidR="00EB7390" w:rsidRPr="00D875D1" w:rsidRDefault="00EB7390" w:rsidP="00EB7390">
      <w:pPr>
        <w:pBdr>
          <w:top w:val="nil"/>
          <w:left w:val="nil"/>
          <w:bottom w:val="nil"/>
          <w:right w:val="nil"/>
          <w:between w:val="nil"/>
        </w:pBdr>
        <w:tabs>
          <w:tab w:val="left" w:pos="1260"/>
          <w:tab w:val="left" w:pos="2700"/>
          <w:tab w:val="left" w:pos="2880"/>
        </w:tabs>
        <w:ind w:right="36"/>
        <w:jc w:val="both"/>
        <w:rPr>
          <w:rFonts w:ascii="Arial" w:eastAsia="Arial" w:hAnsi="Arial" w:cs="Arial"/>
          <w:color w:val="000000"/>
          <w:szCs w:val="22"/>
          <w:lang w:val="sv-SE"/>
        </w:rPr>
      </w:pPr>
    </w:p>
    <w:p w14:paraId="615429E0" w14:textId="77777777" w:rsidR="00262776" w:rsidRDefault="00EB7390" w:rsidP="00BF4879">
      <w:pPr>
        <w:numPr>
          <w:ilvl w:val="0"/>
          <w:numId w:val="45"/>
        </w:numPr>
        <w:pBdr>
          <w:top w:val="nil"/>
          <w:left w:val="nil"/>
          <w:bottom w:val="nil"/>
          <w:right w:val="nil"/>
          <w:between w:val="nil"/>
        </w:pBdr>
        <w:ind w:left="426" w:right="36" w:hanging="426"/>
        <w:jc w:val="both"/>
        <w:rPr>
          <w:ins w:id="720" w:author="User" w:date="2026-05-26T11:22:00Z" w16du:dateUtc="2026-05-26T04:22:00Z"/>
          <w:rFonts w:ascii="Arial" w:eastAsia="Arial" w:hAnsi="Arial" w:cs="Arial"/>
          <w:color w:val="000000"/>
          <w:szCs w:val="22"/>
        </w:rPr>
      </w:pPr>
      <w:r w:rsidRPr="00774E7C">
        <w:rPr>
          <w:rFonts w:ascii="Arial" w:eastAsia="Arial" w:hAnsi="Arial" w:cs="Arial"/>
          <w:color w:val="000000"/>
          <w:szCs w:val="22"/>
        </w:rPr>
        <w:t>RUMAH SAKIT</w:t>
      </w:r>
    </w:p>
    <w:p w14:paraId="19CA2F14" w14:textId="085288BB" w:rsidR="00EB7390" w:rsidRDefault="00EB7390">
      <w:pPr>
        <w:pBdr>
          <w:top w:val="nil"/>
          <w:left w:val="nil"/>
          <w:bottom w:val="nil"/>
          <w:right w:val="nil"/>
          <w:between w:val="nil"/>
        </w:pBdr>
        <w:ind w:left="426" w:right="36"/>
        <w:jc w:val="both"/>
        <w:rPr>
          <w:rFonts w:ascii="Arial" w:eastAsia="Arial" w:hAnsi="Arial" w:cs="Arial"/>
          <w:color w:val="000000"/>
          <w:szCs w:val="22"/>
        </w:rPr>
        <w:pPrChange w:id="721" w:author="User" w:date="2026-05-26T11:22:00Z" w16du:dateUtc="2026-05-26T04:22:00Z">
          <w:pPr>
            <w:numPr>
              <w:numId w:val="45"/>
            </w:numPr>
            <w:pBdr>
              <w:top w:val="nil"/>
              <w:left w:val="nil"/>
              <w:bottom w:val="nil"/>
              <w:right w:val="nil"/>
              <w:between w:val="nil"/>
            </w:pBdr>
            <w:ind w:left="426" w:right="36" w:hanging="426"/>
            <w:jc w:val="both"/>
          </w:pPr>
        </w:pPrChange>
      </w:pPr>
      <w:r w:rsidRPr="00774E7C">
        <w:rPr>
          <w:rFonts w:ascii="Arial" w:eastAsia="Arial" w:hAnsi="Arial" w:cs="Arial"/>
          <w:color w:val="000000"/>
          <w:szCs w:val="22"/>
        </w:rPr>
        <w:t xml:space="preserve"> </w:t>
      </w:r>
      <w:r w:rsidR="00BF4879">
        <w:rPr>
          <w:rFonts w:ascii="Arial" w:eastAsia="Arial" w:hAnsi="Arial" w:cs="Arial"/>
          <w:color w:val="000000"/>
          <w:szCs w:val="22"/>
        </w:rPr>
        <w:t xml:space="preserve"> </w:t>
      </w:r>
    </w:p>
    <w:p w14:paraId="7A0D7F1F" w14:textId="2620404C" w:rsidR="00BF4879" w:rsidRPr="0055745C" w:rsidRDefault="00BF4879" w:rsidP="00BF4879">
      <w:pPr>
        <w:pBdr>
          <w:top w:val="nil"/>
          <w:left w:val="nil"/>
          <w:bottom w:val="nil"/>
          <w:right w:val="nil"/>
          <w:between w:val="nil"/>
        </w:pBdr>
        <w:tabs>
          <w:tab w:val="left" w:pos="2127"/>
        </w:tabs>
        <w:ind w:left="426" w:right="36"/>
        <w:jc w:val="both"/>
        <w:rPr>
          <w:rFonts w:ascii="Arial" w:eastAsia="Arial" w:hAnsi="Arial" w:cs="Arial"/>
          <w:b w:val="0"/>
          <w:color w:val="000000"/>
          <w:szCs w:val="22"/>
          <w:rPrChange w:id="722" w:author="Yosua Pratama Salikin" w:date="2026-04-22T11:00:00Z" w16du:dateUtc="2026-04-22T04:00:00Z">
            <w:rPr>
              <w:rFonts w:ascii="Arial" w:eastAsia="Arial" w:hAnsi="Arial" w:cs="Arial"/>
              <w:b w:val="0"/>
              <w:color w:val="000000"/>
              <w:szCs w:val="22"/>
              <w:highlight w:val="yellow"/>
            </w:rPr>
          </w:rPrChange>
        </w:rPr>
      </w:pPr>
      <w:r w:rsidRPr="0055745C">
        <w:rPr>
          <w:rFonts w:ascii="Arial" w:eastAsia="Arial" w:hAnsi="Arial" w:cs="Arial"/>
          <w:b w:val="0"/>
          <w:color w:val="000000"/>
          <w:szCs w:val="22"/>
          <w:rPrChange w:id="723" w:author="Yosua Pratama Salikin" w:date="2026-04-22T11:00:00Z" w16du:dateUtc="2026-04-22T04:00:00Z">
            <w:rPr>
              <w:rFonts w:ascii="Arial" w:eastAsia="Arial" w:hAnsi="Arial" w:cs="Arial"/>
              <w:b w:val="0"/>
              <w:color w:val="000000"/>
              <w:szCs w:val="22"/>
              <w:highlight w:val="yellow"/>
            </w:rPr>
          </w:rPrChange>
        </w:rPr>
        <w:t>Alamat</w:t>
      </w:r>
      <w:r w:rsidRPr="0055745C">
        <w:rPr>
          <w:rFonts w:ascii="Arial" w:eastAsia="Arial" w:hAnsi="Arial" w:cs="Arial"/>
          <w:b w:val="0"/>
          <w:color w:val="000000"/>
          <w:szCs w:val="22"/>
          <w:rPrChange w:id="724" w:author="Yosua Pratama Salikin" w:date="2026-04-22T11:00:00Z" w16du:dateUtc="2026-04-22T04:00:00Z">
            <w:rPr>
              <w:rFonts w:ascii="Arial" w:eastAsia="Arial" w:hAnsi="Arial" w:cs="Arial"/>
              <w:b w:val="0"/>
              <w:color w:val="000000"/>
              <w:szCs w:val="22"/>
              <w:highlight w:val="yellow"/>
            </w:rPr>
          </w:rPrChange>
        </w:rPr>
        <w:tab/>
        <w:t xml:space="preserve">: </w:t>
      </w:r>
      <w:ins w:id="725" w:author="User" w:date="2025-10-23T15:43:00Z">
        <w:r w:rsidR="00171D7D" w:rsidRPr="0055745C">
          <w:rPr>
            <w:rFonts w:ascii="Arial" w:eastAsia="Arial" w:hAnsi="Arial" w:cs="Arial"/>
            <w:b w:val="0"/>
            <w:color w:val="000000"/>
            <w:szCs w:val="22"/>
            <w:rPrChange w:id="726" w:author="Yosua Pratama Salikin" w:date="2026-04-22T11:00:00Z" w16du:dateUtc="2026-04-22T04:00:00Z">
              <w:rPr>
                <w:rFonts w:ascii="Arial" w:eastAsia="Arial" w:hAnsi="Arial" w:cs="Arial"/>
                <w:b w:val="0"/>
                <w:color w:val="000000"/>
                <w:szCs w:val="22"/>
                <w:highlight w:val="yellow"/>
              </w:rPr>
            </w:rPrChange>
          </w:rPr>
          <w:t xml:space="preserve">Jl. </w:t>
        </w:r>
      </w:ins>
      <w:ins w:id="727" w:author="User" w:date="2026-05-08T10:48:00Z" w16du:dateUtc="2026-05-08T03:48:00Z">
        <w:r w:rsidR="00CF3CBE">
          <w:rPr>
            <w:rFonts w:ascii="Arial" w:eastAsia="Arial" w:hAnsi="Arial" w:cs="Arial"/>
            <w:b w:val="0"/>
            <w:color w:val="000000"/>
            <w:szCs w:val="22"/>
          </w:rPr>
          <w:t>Panjaitan No, 8 -</w:t>
        </w:r>
      </w:ins>
      <w:ins w:id="728" w:author="User" w:date="2025-10-23T15:48:00Z">
        <w:r w:rsidR="00171D7D" w:rsidRPr="0055745C">
          <w:rPr>
            <w:rFonts w:ascii="Arial" w:eastAsia="Arial" w:hAnsi="Arial" w:cs="Arial"/>
            <w:b w:val="0"/>
            <w:color w:val="000000"/>
            <w:szCs w:val="22"/>
            <w:rPrChange w:id="729" w:author="Yosua Pratama Salikin" w:date="2026-04-22T11:00:00Z" w16du:dateUtc="2026-04-22T04:00:00Z">
              <w:rPr>
                <w:rFonts w:ascii="Arial" w:eastAsia="Arial" w:hAnsi="Arial" w:cs="Arial"/>
                <w:b w:val="0"/>
                <w:color w:val="000000"/>
                <w:szCs w:val="22"/>
                <w:highlight w:val="yellow"/>
              </w:rPr>
            </w:rPrChange>
          </w:rPr>
          <w:t xml:space="preserve"> 10</w:t>
        </w:r>
      </w:ins>
      <w:ins w:id="730" w:author="Andiyan rizaldi" w:date="2025-10-28T12:41:00Z">
        <w:r w:rsidR="00E14E45" w:rsidRPr="0055745C">
          <w:rPr>
            <w:rFonts w:ascii="Arial" w:eastAsia="Arial" w:hAnsi="Arial" w:cs="Arial"/>
            <w:b w:val="0"/>
            <w:color w:val="000000"/>
            <w:szCs w:val="22"/>
            <w:rPrChange w:id="731" w:author="Yosua Pratama Salikin" w:date="2026-04-22T11:00:00Z" w16du:dateUtc="2026-04-22T04:00:00Z">
              <w:rPr>
                <w:rFonts w:ascii="Arial" w:eastAsia="Arial" w:hAnsi="Arial" w:cs="Arial"/>
                <w:b w:val="0"/>
                <w:color w:val="000000"/>
                <w:szCs w:val="22"/>
                <w:highlight w:val="yellow"/>
              </w:rPr>
            </w:rPrChange>
          </w:rPr>
          <w:t xml:space="preserve"> </w:t>
        </w:r>
      </w:ins>
      <w:ins w:id="732" w:author="Andiyan rizaldi" w:date="2025-10-28T12:42:00Z">
        <w:r w:rsidR="00E14E45" w:rsidRPr="0055745C">
          <w:rPr>
            <w:rFonts w:ascii="Arial" w:eastAsia="Arial" w:hAnsi="Arial" w:cs="Arial"/>
            <w:b w:val="0"/>
            <w:color w:val="000000"/>
            <w:szCs w:val="22"/>
            <w:rPrChange w:id="733" w:author="Yosua Pratama Salikin" w:date="2026-04-22T11:00:00Z" w16du:dateUtc="2026-04-22T04:00:00Z">
              <w:rPr>
                <w:rFonts w:ascii="Arial" w:eastAsia="Arial" w:hAnsi="Arial" w:cs="Arial"/>
                <w:b w:val="0"/>
                <w:color w:val="000000"/>
                <w:szCs w:val="22"/>
                <w:highlight w:val="yellow"/>
              </w:rPr>
            </w:rPrChange>
          </w:rPr>
          <w:t xml:space="preserve">Sukabumi, </w:t>
        </w:r>
      </w:ins>
      <w:ins w:id="734" w:author="User" w:date="2026-05-08T10:48:00Z" w16du:dateUtc="2026-05-08T03:48:00Z">
        <w:r w:rsidR="00CF3CBE">
          <w:rPr>
            <w:rFonts w:ascii="Arial" w:eastAsia="Arial" w:hAnsi="Arial" w:cs="Arial"/>
            <w:b w:val="0"/>
            <w:color w:val="000000"/>
            <w:szCs w:val="22"/>
          </w:rPr>
          <w:t xml:space="preserve">Mayangan, </w:t>
        </w:r>
      </w:ins>
      <w:ins w:id="735" w:author="Andiyan rizaldi" w:date="2025-10-28T12:42:00Z">
        <w:r w:rsidR="00E14E45" w:rsidRPr="0055745C">
          <w:rPr>
            <w:rFonts w:ascii="Arial" w:eastAsia="Arial" w:hAnsi="Arial" w:cs="Arial"/>
            <w:b w:val="0"/>
            <w:color w:val="000000"/>
            <w:szCs w:val="22"/>
            <w:rPrChange w:id="736" w:author="Yosua Pratama Salikin" w:date="2026-04-22T11:00:00Z" w16du:dateUtc="2026-04-22T04:00:00Z">
              <w:rPr>
                <w:rFonts w:ascii="Arial" w:eastAsia="Arial" w:hAnsi="Arial" w:cs="Arial"/>
                <w:b w:val="0"/>
                <w:color w:val="000000"/>
                <w:szCs w:val="22"/>
                <w:highlight w:val="yellow"/>
              </w:rPr>
            </w:rPrChange>
          </w:rPr>
          <w:t>Kota Probolinggo</w:t>
        </w:r>
      </w:ins>
      <w:del w:id="737" w:author="User" w:date="2025-10-23T15:43:00Z">
        <w:r w:rsidRPr="0055745C" w:rsidDel="00171D7D">
          <w:rPr>
            <w:rFonts w:ascii="Arial" w:eastAsia="Arial" w:hAnsi="Arial" w:cs="Arial"/>
            <w:b w:val="0"/>
            <w:color w:val="000000"/>
            <w:szCs w:val="22"/>
            <w:rPrChange w:id="738" w:author="Yosua Pratama Salikin" w:date="2026-04-22T11:00:00Z" w16du:dateUtc="2026-04-22T04:00:00Z">
              <w:rPr>
                <w:rFonts w:ascii="Arial" w:eastAsia="Arial" w:hAnsi="Arial" w:cs="Arial"/>
                <w:b w:val="0"/>
                <w:color w:val="000000"/>
                <w:szCs w:val="22"/>
                <w:highlight w:val="yellow"/>
              </w:rPr>
            </w:rPrChange>
          </w:rPr>
          <w:delText>…</w:delText>
        </w:r>
      </w:del>
    </w:p>
    <w:p w14:paraId="4605838B" w14:textId="106339CD" w:rsidR="00BF4879" w:rsidRPr="0055745C" w:rsidRDefault="00BF4879" w:rsidP="00BF4879">
      <w:pPr>
        <w:pBdr>
          <w:top w:val="nil"/>
          <w:left w:val="nil"/>
          <w:bottom w:val="nil"/>
          <w:right w:val="nil"/>
          <w:between w:val="nil"/>
        </w:pBdr>
        <w:tabs>
          <w:tab w:val="left" w:pos="2127"/>
        </w:tabs>
        <w:ind w:left="426" w:right="36"/>
        <w:jc w:val="both"/>
        <w:rPr>
          <w:rFonts w:ascii="Arial" w:eastAsia="Arial" w:hAnsi="Arial" w:cs="Arial"/>
          <w:b w:val="0"/>
          <w:color w:val="000000"/>
          <w:szCs w:val="22"/>
          <w:rPrChange w:id="739" w:author="Yosua Pratama Salikin" w:date="2026-04-22T11:00:00Z" w16du:dateUtc="2026-04-22T04:00:00Z">
            <w:rPr>
              <w:rFonts w:ascii="Arial" w:eastAsia="Arial" w:hAnsi="Arial" w:cs="Arial"/>
              <w:b w:val="0"/>
              <w:color w:val="000000"/>
              <w:szCs w:val="22"/>
              <w:highlight w:val="yellow"/>
            </w:rPr>
          </w:rPrChange>
        </w:rPr>
      </w:pPr>
      <w:r w:rsidRPr="0055745C">
        <w:rPr>
          <w:rFonts w:ascii="Arial" w:eastAsia="Arial" w:hAnsi="Arial" w:cs="Arial"/>
          <w:b w:val="0"/>
          <w:color w:val="000000"/>
          <w:szCs w:val="22"/>
          <w:rPrChange w:id="740" w:author="Yosua Pratama Salikin" w:date="2026-04-22T11:00:00Z" w16du:dateUtc="2026-04-22T04:00:00Z">
            <w:rPr>
              <w:rFonts w:ascii="Arial" w:eastAsia="Arial" w:hAnsi="Arial" w:cs="Arial"/>
              <w:b w:val="0"/>
              <w:color w:val="000000"/>
              <w:szCs w:val="22"/>
              <w:highlight w:val="yellow"/>
            </w:rPr>
          </w:rPrChange>
        </w:rPr>
        <w:t>Telepon</w:t>
      </w:r>
      <w:r w:rsidRPr="0055745C">
        <w:rPr>
          <w:rFonts w:ascii="Arial" w:eastAsia="Arial" w:hAnsi="Arial" w:cs="Arial"/>
          <w:b w:val="0"/>
          <w:color w:val="000000"/>
          <w:szCs w:val="22"/>
          <w:rPrChange w:id="741" w:author="Yosua Pratama Salikin" w:date="2026-04-22T11:00:00Z" w16du:dateUtc="2026-04-22T04:00:00Z">
            <w:rPr>
              <w:rFonts w:ascii="Arial" w:eastAsia="Arial" w:hAnsi="Arial" w:cs="Arial"/>
              <w:b w:val="0"/>
              <w:color w:val="000000"/>
              <w:szCs w:val="22"/>
              <w:highlight w:val="yellow"/>
            </w:rPr>
          </w:rPrChange>
        </w:rPr>
        <w:tab/>
        <w:t xml:space="preserve">: </w:t>
      </w:r>
      <w:ins w:id="742" w:author="User" w:date="2026-05-26T11:22:00Z" w16du:dateUtc="2026-05-26T04:22:00Z">
        <w:r w:rsidR="00330C47">
          <w:rPr>
            <w:rFonts w:ascii="Arial" w:eastAsia="Arial" w:hAnsi="Arial" w:cs="Arial"/>
            <w:b w:val="0"/>
            <w:color w:val="000000"/>
            <w:szCs w:val="22"/>
          </w:rPr>
          <w:t>(</w:t>
        </w:r>
      </w:ins>
      <w:ins w:id="743" w:author="User" w:date="2025-10-23T15:48:00Z">
        <w:r w:rsidR="00171D7D" w:rsidRPr="0055745C">
          <w:rPr>
            <w:rFonts w:ascii="Arial" w:eastAsia="Arial" w:hAnsi="Arial" w:cs="Arial"/>
            <w:b w:val="0"/>
            <w:color w:val="000000"/>
            <w:szCs w:val="22"/>
            <w:rPrChange w:id="744" w:author="Yosua Pratama Salikin" w:date="2026-04-22T11:00:00Z" w16du:dateUtc="2026-04-22T04:00:00Z">
              <w:rPr>
                <w:rFonts w:ascii="Arial" w:eastAsia="Arial" w:hAnsi="Arial" w:cs="Arial"/>
                <w:b w:val="0"/>
                <w:color w:val="000000"/>
                <w:szCs w:val="22"/>
                <w:highlight w:val="yellow"/>
              </w:rPr>
            </w:rPrChange>
          </w:rPr>
          <w:t>0335</w:t>
        </w:r>
      </w:ins>
      <w:ins w:id="745" w:author="User" w:date="2026-05-26T11:22:00Z" w16du:dateUtc="2026-05-26T04:22:00Z">
        <w:r w:rsidR="00330C47">
          <w:rPr>
            <w:rFonts w:ascii="Arial" w:eastAsia="Arial" w:hAnsi="Arial" w:cs="Arial"/>
            <w:b w:val="0"/>
            <w:color w:val="000000"/>
            <w:szCs w:val="22"/>
          </w:rPr>
          <w:t xml:space="preserve">) </w:t>
        </w:r>
      </w:ins>
      <w:ins w:id="746" w:author="User" w:date="2025-10-23T15:48:00Z">
        <w:r w:rsidR="00171D7D" w:rsidRPr="0055745C">
          <w:rPr>
            <w:rFonts w:ascii="Arial" w:eastAsia="Arial" w:hAnsi="Arial" w:cs="Arial"/>
            <w:b w:val="0"/>
            <w:color w:val="000000"/>
            <w:szCs w:val="22"/>
            <w:rPrChange w:id="747" w:author="Yosua Pratama Salikin" w:date="2026-04-22T11:00:00Z" w16du:dateUtc="2026-04-22T04:00:00Z">
              <w:rPr>
                <w:rFonts w:ascii="Arial" w:eastAsia="Arial" w:hAnsi="Arial" w:cs="Arial"/>
                <w:b w:val="0"/>
                <w:color w:val="000000"/>
                <w:szCs w:val="22"/>
                <w:highlight w:val="yellow"/>
              </w:rPr>
            </w:rPrChange>
          </w:rPr>
          <w:t>4221</w:t>
        </w:r>
      </w:ins>
      <w:ins w:id="748" w:author="Andiyan rizaldi" w:date="2025-10-28T12:42:00Z">
        <w:r w:rsidR="00E14E45" w:rsidRPr="0055745C">
          <w:rPr>
            <w:rFonts w:ascii="Arial" w:eastAsia="Arial" w:hAnsi="Arial" w:cs="Arial"/>
            <w:b w:val="0"/>
            <w:color w:val="000000"/>
            <w:szCs w:val="22"/>
            <w:rPrChange w:id="749" w:author="Yosua Pratama Salikin" w:date="2026-04-22T11:00:00Z" w16du:dateUtc="2026-04-22T04:00:00Z">
              <w:rPr>
                <w:rFonts w:ascii="Arial" w:eastAsia="Arial" w:hAnsi="Arial" w:cs="Arial"/>
                <w:b w:val="0"/>
                <w:color w:val="000000"/>
                <w:szCs w:val="22"/>
                <w:highlight w:val="yellow"/>
              </w:rPr>
            </w:rPrChange>
          </w:rPr>
          <w:t>76</w:t>
        </w:r>
      </w:ins>
      <w:ins w:id="750" w:author="User" w:date="2025-10-23T15:48:00Z">
        <w:del w:id="751" w:author="Andiyan rizaldi" w:date="2025-10-28T12:42:00Z">
          <w:r w:rsidR="00171D7D" w:rsidRPr="0055745C" w:rsidDel="00E14E45">
            <w:rPr>
              <w:rFonts w:ascii="Arial" w:eastAsia="Arial" w:hAnsi="Arial" w:cs="Arial"/>
              <w:b w:val="0"/>
              <w:color w:val="000000"/>
              <w:szCs w:val="22"/>
              <w:rPrChange w:id="752" w:author="Yosua Pratama Salikin" w:date="2026-04-22T11:00:00Z" w16du:dateUtc="2026-04-22T04:00:00Z">
                <w:rPr>
                  <w:rFonts w:ascii="Arial" w:eastAsia="Arial" w:hAnsi="Arial" w:cs="Arial"/>
                  <w:b w:val="0"/>
                  <w:color w:val="000000"/>
                  <w:szCs w:val="22"/>
                  <w:highlight w:val="yellow"/>
                </w:rPr>
              </w:rPrChange>
            </w:rPr>
            <w:delText>76</w:delText>
          </w:r>
        </w:del>
      </w:ins>
      <w:del w:id="753" w:author="Andiyan rizaldi" w:date="2025-10-28T12:42:00Z">
        <w:r w:rsidRPr="0055745C" w:rsidDel="00E14E45">
          <w:rPr>
            <w:rFonts w:ascii="Arial" w:eastAsia="Arial" w:hAnsi="Arial" w:cs="Arial"/>
            <w:b w:val="0"/>
            <w:color w:val="000000"/>
            <w:szCs w:val="22"/>
            <w:rPrChange w:id="754" w:author="Yosua Pratama Salikin" w:date="2026-04-22T11:00:00Z" w16du:dateUtc="2026-04-22T04:00:00Z">
              <w:rPr>
                <w:rFonts w:ascii="Arial" w:eastAsia="Arial" w:hAnsi="Arial" w:cs="Arial"/>
                <w:b w:val="0"/>
                <w:color w:val="000000"/>
                <w:szCs w:val="22"/>
                <w:highlight w:val="yellow"/>
              </w:rPr>
            </w:rPrChange>
          </w:rPr>
          <w:delText>…</w:delText>
        </w:r>
      </w:del>
    </w:p>
    <w:p w14:paraId="43953DC4" w14:textId="2F7F8F0D" w:rsidR="00BF4879" w:rsidRPr="0055745C" w:rsidRDefault="00BF4879" w:rsidP="00BF4879">
      <w:pPr>
        <w:pBdr>
          <w:top w:val="nil"/>
          <w:left w:val="nil"/>
          <w:bottom w:val="nil"/>
          <w:right w:val="nil"/>
          <w:between w:val="nil"/>
        </w:pBdr>
        <w:tabs>
          <w:tab w:val="left" w:pos="2127"/>
        </w:tabs>
        <w:ind w:left="426" w:right="36"/>
        <w:jc w:val="both"/>
        <w:rPr>
          <w:rFonts w:ascii="Arial" w:eastAsia="Arial" w:hAnsi="Arial" w:cs="Arial"/>
          <w:b w:val="0"/>
          <w:color w:val="000000"/>
          <w:szCs w:val="22"/>
          <w:rPrChange w:id="755" w:author="Yosua Pratama Salikin" w:date="2026-04-22T11:00:00Z" w16du:dateUtc="2026-04-22T04:00:00Z">
            <w:rPr>
              <w:rFonts w:ascii="Arial" w:eastAsia="Arial" w:hAnsi="Arial" w:cs="Arial"/>
              <w:b w:val="0"/>
              <w:color w:val="000000"/>
              <w:szCs w:val="22"/>
              <w:highlight w:val="yellow"/>
            </w:rPr>
          </w:rPrChange>
        </w:rPr>
      </w:pPr>
      <w:r w:rsidRPr="0055745C">
        <w:rPr>
          <w:rFonts w:ascii="Arial" w:eastAsia="Arial" w:hAnsi="Arial" w:cs="Arial"/>
          <w:b w:val="0"/>
          <w:color w:val="000000"/>
          <w:szCs w:val="22"/>
          <w:rPrChange w:id="756" w:author="Yosua Pratama Salikin" w:date="2026-04-22T11:00:00Z" w16du:dateUtc="2026-04-22T04:00:00Z">
            <w:rPr>
              <w:rFonts w:ascii="Arial" w:eastAsia="Arial" w:hAnsi="Arial" w:cs="Arial"/>
              <w:b w:val="0"/>
              <w:color w:val="000000"/>
              <w:szCs w:val="22"/>
              <w:highlight w:val="yellow"/>
            </w:rPr>
          </w:rPrChange>
        </w:rPr>
        <w:t>Fax</w:t>
      </w:r>
      <w:r w:rsidRPr="0055745C">
        <w:rPr>
          <w:rFonts w:ascii="Arial" w:eastAsia="Arial" w:hAnsi="Arial" w:cs="Arial"/>
          <w:b w:val="0"/>
          <w:color w:val="000000"/>
          <w:szCs w:val="22"/>
          <w:rPrChange w:id="757" w:author="Yosua Pratama Salikin" w:date="2026-04-22T11:00:00Z" w16du:dateUtc="2026-04-22T04:00:00Z">
            <w:rPr>
              <w:rFonts w:ascii="Arial" w:eastAsia="Arial" w:hAnsi="Arial" w:cs="Arial"/>
              <w:b w:val="0"/>
              <w:color w:val="000000"/>
              <w:szCs w:val="22"/>
              <w:highlight w:val="yellow"/>
            </w:rPr>
          </w:rPrChange>
        </w:rPr>
        <w:tab/>
        <w:t xml:space="preserve">: </w:t>
      </w:r>
      <w:ins w:id="758" w:author="User" w:date="2025-10-23T15:55:00Z">
        <w:r w:rsidR="00EB1476" w:rsidRPr="0055745C">
          <w:rPr>
            <w:rFonts w:ascii="Arial" w:eastAsia="Arial" w:hAnsi="Arial" w:cs="Arial"/>
            <w:b w:val="0"/>
            <w:color w:val="000000"/>
            <w:szCs w:val="22"/>
            <w:rPrChange w:id="759" w:author="Yosua Pratama Salikin" w:date="2026-04-22T11:00:00Z" w16du:dateUtc="2026-04-22T04:00:00Z">
              <w:rPr>
                <w:rFonts w:ascii="Arial" w:eastAsia="Arial" w:hAnsi="Arial" w:cs="Arial"/>
                <w:b w:val="0"/>
                <w:color w:val="000000"/>
                <w:szCs w:val="22"/>
                <w:highlight w:val="yellow"/>
              </w:rPr>
            </w:rPrChange>
          </w:rPr>
          <w:t>-</w:t>
        </w:r>
      </w:ins>
      <w:del w:id="760" w:author="User" w:date="2025-10-23T15:54:00Z">
        <w:r w:rsidRPr="0055745C" w:rsidDel="00EB1476">
          <w:rPr>
            <w:rFonts w:ascii="Arial" w:eastAsia="Arial" w:hAnsi="Arial" w:cs="Arial"/>
            <w:b w:val="0"/>
            <w:color w:val="000000"/>
            <w:szCs w:val="22"/>
            <w:rPrChange w:id="761" w:author="Yosua Pratama Salikin" w:date="2026-04-22T11:00:00Z" w16du:dateUtc="2026-04-22T04:00:00Z">
              <w:rPr>
                <w:rFonts w:ascii="Arial" w:eastAsia="Arial" w:hAnsi="Arial" w:cs="Arial"/>
                <w:b w:val="0"/>
                <w:color w:val="000000"/>
                <w:szCs w:val="22"/>
                <w:highlight w:val="yellow"/>
              </w:rPr>
            </w:rPrChange>
          </w:rPr>
          <w:delText>…</w:delText>
        </w:r>
      </w:del>
    </w:p>
    <w:p w14:paraId="6A89BCF4" w14:textId="06335945" w:rsidR="00BF4879" w:rsidRPr="0055745C" w:rsidRDefault="00BF4879" w:rsidP="00BF4879">
      <w:pPr>
        <w:pBdr>
          <w:top w:val="nil"/>
          <w:left w:val="nil"/>
          <w:bottom w:val="nil"/>
          <w:right w:val="nil"/>
          <w:between w:val="nil"/>
        </w:pBdr>
        <w:tabs>
          <w:tab w:val="left" w:pos="2127"/>
        </w:tabs>
        <w:ind w:left="426" w:right="36"/>
        <w:jc w:val="both"/>
        <w:rPr>
          <w:rFonts w:ascii="Arial" w:eastAsia="Arial" w:hAnsi="Arial" w:cs="Arial"/>
          <w:b w:val="0"/>
          <w:color w:val="000000"/>
          <w:szCs w:val="22"/>
          <w:rPrChange w:id="762" w:author="Yosua Pratama Salikin" w:date="2026-04-22T11:00:00Z" w16du:dateUtc="2026-04-22T04:00:00Z">
            <w:rPr>
              <w:rFonts w:ascii="Arial" w:eastAsia="Arial" w:hAnsi="Arial" w:cs="Arial"/>
              <w:b w:val="0"/>
              <w:color w:val="000000"/>
              <w:szCs w:val="22"/>
              <w:highlight w:val="yellow"/>
            </w:rPr>
          </w:rPrChange>
        </w:rPr>
      </w:pPr>
      <w:r w:rsidRPr="0055745C">
        <w:rPr>
          <w:rFonts w:ascii="Arial" w:eastAsia="Arial" w:hAnsi="Arial" w:cs="Arial"/>
          <w:b w:val="0"/>
          <w:i/>
          <w:color w:val="000000"/>
          <w:szCs w:val="22"/>
          <w:rPrChange w:id="763" w:author="Yosua Pratama Salikin" w:date="2026-04-22T11:00:00Z" w16du:dateUtc="2026-04-22T04:00:00Z">
            <w:rPr>
              <w:rFonts w:ascii="Arial" w:eastAsia="Arial" w:hAnsi="Arial" w:cs="Arial"/>
              <w:b w:val="0"/>
              <w:i/>
              <w:color w:val="000000"/>
              <w:szCs w:val="22"/>
              <w:highlight w:val="yellow"/>
            </w:rPr>
          </w:rPrChange>
        </w:rPr>
        <w:t>E-mail</w:t>
      </w:r>
      <w:r w:rsidRPr="0055745C">
        <w:rPr>
          <w:rFonts w:ascii="Arial" w:eastAsia="Arial" w:hAnsi="Arial" w:cs="Arial"/>
          <w:b w:val="0"/>
          <w:color w:val="000000"/>
          <w:szCs w:val="22"/>
          <w:rPrChange w:id="764" w:author="Yosua Pratama Salikin" w:date="2026-04-22T11:00:00Z" w16du:dateUtc="2026-04-22T04:00:00Z">
            <w:rPr>
              <w:rFonts w:ascii="Arial" w:eastAsia="Arial" w:hAnsi="Arial" w:cs="Arial"/>
              <w:b w:val="0"/>
              <w:color w:val="000000"/>
              <w:szCs w:val="22"/>
              <w:highlight w:val="yellow"/>
            </w:rPr>
          </w:rPrChange>
        </w:rPr>
        <w:tab/>
        <w:t xml:space="preserve">: </w:t>
      </w:r>
      <w:ins w:id="765" w:author="User" w:date="2025-10-23T15:51:00Z">
        <w:r w:rsidR="00EB1476" w:rsidRPr="0055745C">
          <w:rPr>
            <w:rFonts w:ascii="Arial" w:eastAsia="Arial" w:hAnsi="Arial" w:cs="Arial"/>
            <w:b w:val="0"/>
            <w:color w:val="000000"/>
            <w:szCs w:val="22"/>
            <w:rPrChange w:id="766" w:author="Yosua Pratama Salikin" w:date="2026-04-22T11:00:00Z" w16du:dateUtc="2026-04-22T04:00:00Z">
              <w:rPr>
                <w:rFonts w:ascii="Arial" w:eastAsia="Arial" w:hAnsi="Arial" w:cs="Arial"/>
                <w:b w:val="0"/>
                <w:color w:val="000000"/>
                <w:szCs w:val="22"/>
                <w:highlight w:val="yellow"/>
              </w:rPr>
            </w:rPrChange>
          </w:rPr>
          <w:t>rsdharmahusadaprob@gmail.co</w:t>
        </w:r>
      </w:ins>
      <w:ins w:id="767" w:author="User" w:date="2025-10-23T15:52:00Z">
        <w:r w:rsidR="00EB1476" w:rsidRPr="0055745C">
          <w:rPr>
            <w:rFonts w:ascii="Arial" w:eastAsia="Arial" w:hAnsi="Arial" w:cs="Arial"/>
            <w:b w:val="0"/>
            <w:color w:val="000000"/>
            <w:szCs w:val="22"/>
            <w:rPrChange w:id="768" w:author="Yosua Pratama Salikin" w:date="2026-04-22T11:00:00Z" w16du:dateUtc="2026-04-22T04:00:00Z">
              <w:rPr>
                <w:rFonts w:ascii="Arial" w:eastAsia="Arial" w:hAnsi="Arial" w:cs="Arial"/>
                <w:b w:val="0"/>
                <w:color w:val="000000"/>
                <w:szCs w:val="22"/>
                <w:highlight w:val="yellow"/>
              </w:rPr>
            </w:rPrChange>
          </w:rPr>
          <w:t>m</w:t>
        </w:r>
      </w:ins>
      <w:del w:id="769" w:author="User" w:date="2025-10-23T15:52:00Z">
        <w:r w:rsidRPr="0055745C" w:rsidDel="00EB1476">
          <w:rPr>
            <w:rFonts w:ascii="Arial" w:eastAsia="Arial" w:hAnsi="Arial" w:cs="Arial"/>
            <w:b w:val="0"/>
            <w:color w:val="000000"/>
            <w:szCs w:val="22"/>
            <w:rPrChange w:id="770" w:author="Yosua Pratama Salikin" w:date="2026-04-22T11:00:00Z" w16du:dateUtc="2026-04-22T04:00:00Z">
              <w:rPr>
                <w:rFonts w:ascii="Arial" w:eastAsia="Arial" w:hAnsi="Arial" w:cs="Arial"/>
                <w:b w:val="0"/>
                <w:color w:val="000000"/>
                <w:szCs w:val="22"/>
                <w:highlight w:val="yellow"/>
              </w:rPr>
            </w:rPrChange>
          </w:rPr>
          <w:delText>…</w:delText>
        </w:r>
      </w:del>
    </w:p>
    <w:p w14:paraId="0050CDD9" w14:textId="7CECF730" w:rsidR="00BF4879" w:rsidRDefault="00BF4879" w:rsidP="00D5457C">
      <w:pPr>
        <w:pBdr>
          <w:top w:val="nil"/>
          <w:left w:val="nil"/>
          <w:bottom w:val="nil"/>
          <w:right w:val="nil"/>
          <w:between w:val="nil"/>
        </w:pBdr>
        <w:tabs>
          <w:tab w:val="left" w:pos="2127"/>
        </w:tabs>
        <w:ind w:left="426" w:right="36"/>
        <w:jc w:val="both"/>
        <w:rPr>
          <w:ins w:id="771" w:author="User" w:date="2026-05-26T12:28:00Z" w16du:dateUtc="2026-05-26T05:28:00Z"/>
          <w:rFonts w:ascii="Arial" w:eastAsia="Arial" w:hAnsi="Arial" w:cs="Arial"/>
          <w:b w:val="0"/>
          <w:color w:val="000000"/>
          <w:szCs w:val="22"/>
        </w:rPr>
      </w:pPr>
      <w:r w:rsidRPr="0055745C">
        <w:rPr>
          <w:rFonts w:ascii="Arial" w:eastAsia="Arial" w:hAnsi="Arial" w:cs="Arial"/>
          <w:b w:val="0"/>
          <w:color w:val="000000"/>
          <w:szCs w:val="22"/>
          <w:rPrChange w:id="772" w:author="Yosua Pratama Salikin" w:date="2026-04-22T11:00:00Z" w16du:dateUtc="2026-04-22T04:00:00Z">
            <w:rPr>
              <w:rFonts w:ascii="Arial" w:eastAsia="Arial" w:hAnsi="Arial" w:cs="Arial"/>
              <w:b w:val="0"/>
              <w:color w:val="000000"/>
              <w:szCs w:val="22"/>
              <w:highlight w:val="yellow"/>
            </w:rPr>
          </w:rPrChange>
        </w:rPr>
        <w:t>Contact Person</w:t>
      </w:r>
      <w:r w:rsidRPr="0055745C">
        <w:rPr>
          <w:rFonts w:ascii="Arial" w:eastAsia="Arial" w:hAnsi="Arial" w:cs="Arial"/>
          <w:b w:val="0"/>
          <w:color w:val="000000"/>
          <w:szCs w:val="22"/>
          <w:rPrChange w:id="773" w:author="Yosua Pratama Salikin" w:date="2026-04-22T11:00:00Z" w16du:dateUtc="2026-04-22T04:00:00Z">
            <w:rPr>
              <w:rFonts w:ascii="Arial" w:eastAsia="Arial" w:hAnsi="Arial" w:cs="Arial"/>
              <w:b w:val="0"/>
              <w:color w:val="000000"/>
              <w:szCs w:val="22"/>
              <w:highlight w:val="yellow"/>
            </w:rPr>
          </w:rPrChange>
        </w:rPr>
        <w:tab/>
        <w:t xml:space="preserve">: </w:t>
      </w:r>
      <w:ins w:id="774" w:author="User" w:date="2025-10-23T15:54:00Z">
        <w:del w:id="775" w:author="Andiyan rizaldi" w:date="2025-10-28T12:42:00Z">
          <w:r w:rsidR="00EB1476" w:rsidRPr="0055745C" w:rsidDel="00E14E45">
            <w:rPr>
              <w:rFonts w:ascii="Arial" w:eastAsia="Arial" w:hAnsi="Arial" w:cs="Arial"/>
              <w:b w:val="0"/>
              <w:color w:val="000000"/>
              <w:szCs w:val="22"/>
              <w:rPrChange w:id="776" w:author="Yosua Pratama Salikin" w:date="2026-04-22T11:00:00Z" w16du:dateUtc="2026-04-22T04:00:00Z">
                <w:rPr>
                  <w:rFonts w:ascii="Arial" w:eastAsia="Arial" w:hAnsi="Arial" w:cs="Arial"/>
                  <w:b w:val="0"/>
                  <w:color w:val="000000"/>
                  <w:szCs w:val="22"/>
                  <w:highlight w:val="yellow"/>
                </w:rPr>
              </w:rPrChange>
            </w:rPr>
            <w:delText xml:space="preserve">Angel wensi : </w:delText>
          </w:r>
        </w:del>
      </w:ins>
      <w:ins w:id="777" w:author="User" w:date="2025-10-23T16:06:00Z">
        <w:del w:id="778" w:author="Andiyan rizaldi" w:date="2025-10-28T12:42:00Z">
          <w:r w:rsidR="006F5F45" w:rsidRPr="0055745C" w:rsidDel="00E14E45">
            <w:rPr>
              <w:rFonts w:ascii="Arial" w:eastAsia="Arial" w:hAnsi="Arial" w:cs="Arial"/>
              <w:b w:val="0"/>
              <w:color w:val="000000"/>
              <w:szCs w:val="22"/>
              <w:rPrChange w:id="779" w:author="Yosua Pratama Salikin" w:date="2026-04-22T11:00:00Z" w16du:dateUtc="2026-04-22T04:00:00Z">
                <w:rPr>
                  <w:rFonts w:ascii="Arial" w:eastAsia="Arial" w:hAnsi="Arial" w:cs="Arial"/>
                  <w:b w:val="0"/>
                  <w:color w:val="000000"/>
                  <w:szCs w:val="22"/>
                  <w:highlight w:val="yellow"/>
                </w:rPr>
              </w:rPrChange>
            </w:rPr>
            <w:delText>0813 3074 1495</w:delText>
          </w:r>
        </w:del>
      </w:ins>
    </w:p>
    <w:p w14:paraId="5FA25593" w14:textId="77777777" w:rsidR="00B452B3" w:rsidRDefault="00B452B3" w:rsidP="00D5457C">
      <w:pPr>
        <w:pBdr>
          <w:top w:val="nil"/>
          <w:left w:val="nil"/>
          <w:bottom w:val="nil"/>
          <w:right w:val="nil"/>
          <w:between w:val="nil"/>
        </w:pBdr>
        <w:tabs>
          <w:tab w:val="left" w:pos="2127"/>
        </w:tabs>
        <w:ind w:left="426" w:right="36"/>
        <w:jc w:val="both"/>
        <w:rPr>
          <w:ins w:id="780" w:author="User" w:date="2026-05-26T12:28:00Z" w16du:dateUtc="2026-05-26T05:28:00Z"/>
          <w:rFonts w:ascii="Arial" w:eastAsia="Arial" w:hAnsi="Arial" w:cs="Arial"/>
          <w:b w:val="0"/>
          <w:color w:val="000000"/>
          <w:szCs w:val="22"/>
        </w:rPr>
      </w:pPr>
    </w:p>
    <w:p w14:paraId="7BCB900F" w14:textId="77777777" w:rsidR="00B452B3" w:rsidRDefault="00B452B3" w:rsidP="00D5457C">
      <w:pPr>
        <w:pBdr>
          <w:top w:val="nil"/>
          <w:left w:val="nil"/>
          <w:bottom w:val="nil"/>
          <w:right w:val="nil"/>
          <w:between w:val="nil"/>
        </w:pBdr>
        <w:tabs>
          <w:tab w:val="left" w:pos="2127"/>
        </w:tabs>
        <w:ind w:left="426" w:right="36"/>
        <w:jc w:val="both"/>
        <w:rPr>
          <w:ins w:id="781" w:author="User" w:date="2026-05-26T14:28:00Z" w16du:dateUtc="2026-05-26T07:28:00Z"/>
          <w:rFonts w:ascii="Arial" w:eastAsia="Arial" w:hAnsi="Arial" w:cs="Arial"/>
          <w:b w:val="0"/>
          <w:color w:val="000000"/>
          <w:szCs w:val="22"/>
        </w:rPr>
      </w:pPr>
    </w:p>
    <w:p w14:paraId="6C25699D" w14:textId="77777777" w:rsidR="00A82E1F" w:rsidRPr="0055745C" w:rsidRDefault="00A82E1F" w:rsidP="00D5457C">
      <w:pPr>
        <w:pBdr>
          <w:top w:val="nil"/>
          <w:left w:val="nil"/>
          <w:bottom w:val="nil"/>
          <w:right w:val="nil"/>
          <w:between w:val="nil"/>
        </w:pBdr>
        <w:tabs>
          <w:tab w:val="left" w:pos="2127"/>
        </w:tabs>
        <w:ind w:left="426" w:right="36"/>
        <w:jc w:val="both"/>
        <w:rPr>
          <w:rFonts w:ascii="Arial" w:eastAsia="Arial" w:hAnsi="Arial" w:cs="Arial"/>
          <w:b w:val="0"/>
          <w:color w:val="000000"/>
          <w:szCs w:val="22"/>
          <w:rPrChange w:id="782" w:author="Yosua Pratama Salikin" w:date="2026-04-22T11:00:00Z" w16du:dateUtc="2026-04-22T04:00:00Z">
            <w:rPr>
              <w:rFonts w:ascii="Arial" w:eastAsia="Arial" w:hAnsi="Arial" w:cs="Arial"/>
              <w:b w:val="0"/>
              <w:color w:val="000000"/>
              <w:szCs w:val="22"/>
              <w:highlight w:val="yellow"/>
            </w:rPr>
          </w:rPrChange>
        </w:rPr>
      </w:pPr>
    </w:p>
    <w:p w14:paraId="05CA7768" w14:textId="77777777" w:rsidR="00EB7390" w:rsidRPr="0055745C" w:rsidRDefault="00EB7390" w:rsidP="00D5457C">
      <w:pPr>
        <w:pBdr>
          <w:top w:val="nil"/>
          <w:left w:val="nil"/>
          <w:bottom w:val="nil"/>
          <w:right w:val="nil"/>
          <w:between w:val="nil"/>
        </w:pBdr>
        <w:ind w:right="36"/>
        <w:jc w:val="both"/>
        <w:rPr>
          <w:rFonts w:ascii="Arial" w:eastAsia="Arial" w:hAnsi="Arial" w:cs="Arial"/>
          <w:b w:val="0"/>
          <w:color w:val="000000"/>
          <w:szCs w:val="22"/>
          <w:rPrChange w:id="783" w:author="Yosua Pratama Salikin" w:date="2026-04-22T11:00:00Z" w16du:dateUtc="2026-04-22T04:00:00Z">
            <w:rPr>
              <w:rFonts w:ascii="Arial" w:eastAsia="Arial" w:hAnsi="Arial" w:cs="Arial"/>
              <w:b w:val="0"/>
              <w:color w:val="000000"/>
              <w:szCs w:val="22"/>
              <w:highlight w:val="yellow"/>
            </w:rPr>
          </w:rPrChange>
        </w:rPr>
      </w:pPr>
    </w:p>
    <w:tbl>
      <w:tblPr>
        <w:tblW w:w="88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Change w:id="784" w:author="User" w:date="2026-05-08T10:50:00Z" w16du:dateUtc="2026-05-08T03:50:00Z">
          <w:tblPr>
            <w:tblW w:w="88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PrChange>
      </w:tblPr>
      <w:tblGrid>
        <w:gridCol w:w="2430"/>
        <w:gridCol w:w="1800"/>
        <w:gridCol w:w="1894"/>
        <w:gridCol w:w="2763"/>
        <w:tblGridChange w:id="785">
          <w:tblGrid>
            <w:gridCol w:w="2430"/>
            <w:gridCol w:w="1800"/>
            <w:gridCol w:w="1894"/>
            <w:gridCol w:w="243"/>
            <w:gridCol w:w="2520"/>
          </w:tblGrid>
        </w:tblGridChange>
      </w:tblGrid>
      <w:tr w:rsidR="00EB7390" w:rsidRPr="0055745C" w14:paraId="2F5C7C9A" w14:textId="77777777" w:rsidTr="00CF3CBE">
        <w:tc>
          <w:tcPr>
            <w:tcW w:w="2430" w:type="dxa"/>
            <w:tcPrChange w:id="786" w:author="User" w:date="2026-05-08T10:50:00Z" w16du:dateUtc="2026-05-08T03:50:00Z">
              <w:tcPr>
                <w:tcW w:w="2430" w:type="dxa"/>
              </w:tcPr>
            </w:tcPrChange>
          </w:tcPr>
          <w:p w14:paraId="43537918" w14:textId="77777777" w:rsidR="00EB7390" w:rsidRPr="0055745C" w:rsidRDefault="00EB7390" w:rsidP="009315DC">
            <w:pPr>
              <w:pBdr>
                <w:top w:val="nil"/>
                <w:left w:val="nil"/>
                <w:bottom w:val="nil"/>
                <w:right w:val="nil"/>
                <w:between w:val="nil"/>
              </w:pBdr>
              <w:tabs>
                <w:tab w:val="left" w:pos="2700"/>
                <w:tab w:val="left" w:pos="2880"/>
              </w:tabs>
              <w:ind w:right="36"/>
              <w:jc w:val="center"/>
              <w:rPr>
                <w:rFonts w:ascii="Arial" w:eastAsia="Arial" w:hAnsi="Arial" w:cs="Arial"/>
                <w:color w:val="000000"/>
                <w:szCs w:val="22"/>
                <w:rPrChange w:id="787" w:author="Yosua Pratama Salikin" w:date="2026-04-22T11:00:00Z" w16du:dateUtc="2026-04-22T04:00:00Z">
                  <w:rPr>
                    <w:rFonts w:ascii="Arial" w:eastAsia="Arial" w:hAnsi="Arial" w:cs="Arial"/>
                    <w:color w:val="000000"/>
                    <w:szCs w:val="22"/>
                    <w:highlight w:val="yellow"/>
                  </w:rPr>
                </w:rPrChange>
              </w:rPr>
            </w:pPr>
            <w:r w:rsidRPr="0055745C">
              <w:rPr>
                <w:rFonts w:ascii="Arial" w:eastAsia="Arial" w:hAnsi="Arial" w:cs="Arial"/>
                <w:color w:val="000000"/>
                <w:szCs w:val="22"/>
                <w:rPrChange w:id="788" w:author="Yosua Pratama Salikin" w:date="2026-04-22T11:00:00Z" w16du:dateUtc="2026-04-22T04:00:00Z">
                  <w:rPr>
                    <w:rFonts w:ascii="Arial" w:eastAsia="Arial" w:hAnsi="Arial" w:cs="Arial"/>
                    <w:color w:val="000000"/>
                    <w:szCs w:val="22"/>
                    <w:highlight w:val="yellow"/>
                  </w:rPr>
                </w:rPrChange>
              </w:rPr>
              <w:lastRenderedPageBreak/>
              <w:t>Bagian</w:t>
            </w:r>
          </w:p>
        </w:tc>
        <w:tc>
          <w:tcPr>
            <w:tcW w:w="1800" w:type="dxa"/>
            <w:tcPrChange w:id="789" w:author="User" w:date="2026-05-08T10:50:00Z" w16du:dateUtc="2026-05-08T03:50:00Z">
              <w:tcPr>
                <w:tcW w:w="1800" w:type="dxa"/>
              </w:tcPr>
            </w:tcPrChange>
          </w:tcPr>
          <w:p w14:paraId="74595CEA" w14:textId="77777777" w:rsidR="00EB7390" w:rsidRPr="0055745C" w:rsidRDefault="00EB7390" w:rsidP="009315DC">
            <w:pPr>
              <w:pBdr>
                <w:top w:val="nil"/>
                <w:left w:val="nil"/>
                <w:bottom w:val="nil"/>
                <w:right w:val="nil"/>
                <w:between w:val="nil"/>
              </w:pBdr>
              <w:tabs>
                <w:tab w:val="left" w:pos="2700"/>
                <w:tab w:val="left" w:pos="2880"/>
              </w:tabs>
              <w:ind w:right="36"/>
              <w:jc w:val="center"/>
              <w:rPr>
                <w:rFonts w:ascii="Arial" w:eastAsia="Arial" w:hAnsi="Arial" w:cs="Arial"/>
                <w:color w:val="000000"/>
                <w:szCs w:val="22"/>
                <w:rPrChange w:id="790" w:author="Yosua Pratama Salikin" w:date="2026-04-22T11:00:00Z" w16du:dateUtc="2026-04-22T04:00:00Z">
                  <w:rPr>
                    <w:rFonts w:ascii="Arial" w:eastAsia="Arial" w:hAnsi="Arial" w:cs="Arial"/>
                    <w:color w:val="000000"/>
                    <w:szCs w:val="22"/>
                    <w:highlight w:val="yellow"/>
                  </w:rPr>
                </w:rPrChange>
              </w:rPr>
            </w:pPr>
            <w:r w:rsidRPr="0055745C">
              <w:rPr>
                <w:rFonts w:ascii="Arial" w:eastAsia="Arial" w:hAnsi="Arial" w:cs="Arial"/>
                <w:color w:val="000000"/>
                <w:szCs w:val="22"/>
                <w:rPrChange w:id="791" w:author="Yosua Pratama Salikin" w:date="2026-04-22T11:00:00Z" w16du:dateUtc="2026-04-22T04:00:00Z">
                  <w:rPr>
                    <w:rFonts w:ascii="Arial" w:eastAsia="Arial" w:hAnsi="Arial" w:cs="Arial"/>
                    <w:color w:val="000000"/>
                    <w:szCs w:val="22"/>
                    <w:highlight w:val="yellow"/>
                  </w:rPr>
                </w:rPrChange>
              </w:rPr>
              <w:t>Nama</w:t>
            </w:r>
          </w:p>
        </w:tc>
        <w:tc>
          <w:tcPr>
            <w:tcW w:w="1894" w:type="dxa"/>
            <w:tcPrChange w:id="792" w:author="User" w:date="2026-05-08T10:50:00Z" w16du:dateUtc="2026-05-08T03:50:00Z">
              <w:tcPr>
                <w:tcW w:w="2137" w:type="dxa"/>
                <w:gridSpan w:val="2"/>
              </w:tcPr>
            </w:tcPrChange>
          </w:tcPr>
          <w:p w14:paraId="234E7CFD" w14:textId="77777777" w:rsidR="00EB7390" w:rsidRPr="0055745C" w:rsidRDefault="00EB7390" w:rsidP="009315DC">
            <w:pPr>
              <w:pBdr>
                <w:top w:val="nil"/>
                <w:left w:val="nil"/>
                <w:bottom w:val="nil"/>
                <w:right w:val="nil"/>
                <w:between w:val="nil"/>
              </w:pBdr>
              <w:tabs>
                <w:tab w:val="left" w:pos="2700"/>
                <w:tab w:val="left" w:pos="2880"/>
              </w:tabs>
              <w:ind w:right="36"/>
              <w:jc w:val="center"/>
              <w:rPr>
                <w:rFonts w:ascii="Arial" w:eastAsia="Arial" w:hAnsi="Arial" w:cs="Arial"/>
                <w:color w:val="000000"/>
                <w:szCs w:val="22"/>
                <w:rPrChange w:id="793" w:author="Yosua Pratama Salikin" w:date="2026-04-22T11:00:00Z" w16du:dateUtc="2026-04-22T04:00:00Z">
                  <w:rPr>
                    <w:rFonts w:ascii="Arial" w:eastAsia="Arial" w:hAnsi="Arial" w:cs="Arial"/>
                    <w:color w:val="000000"/>
                    <w:szCs w:val="22"/>
                    <w:highlight w:val="yellow"/>
                  </w:rPr>
                </w:rPrChange>
              </w:rPr>
            </w:pPr>
            <w:r w:rsidRPr="0055745C">
              <w:rPr>
                <w:rFonts w:ascii="Arial" w:eastAsia="Arial" w:hAnsi="Arial" w:cs="Arial"/>
                <w:color w:val="000000"/>
                <w:szCs w:val="22"/>
                <w:rPrChange w:id="794" w:author="Yosua Pratama Salikin" w:date="2026-04-22T11:00:00Z" w16du:dateUtc="2026-04-22T04:00:00Z">
                  <w:rPr>
                    <w:rFonts w:ascii="Arial" w:eastAsia="Arial" w:hAnsi="Arial" w:cs="Arial"/>
                    <w:color w:val="000000"/>
                    <w:szCs w:val="22"/>
                    <w:highlight w:val="yellow"/>
                  </w:rPr>
                </w:rPrChange>
              </w:rPr>
              <w:t>Handphone</w:t>
            </w:r>
          </w:p>
        </w:tc>
        <w:tc>
          <w:tcPr>
            <w:tcW w:w="2763" w:type="dxa"/>
            <w:tcPrChange w:id="795" w:author="User" w:date="2026-05-08T10:50:00Z" w16du:dateUtc="2026-05-08T03:50:00Z">
              <w:tcPr>
                <w:tcW w:w="2520" w:type="dxa"/>
              </w:tcPr>
            </w:tcPrChange>
          </w:tcPr>
          <w:p w14:paraId="151DB2AE" w14:textId="77777777" w:rsidR="00EB7390" w:rsidRPr="0055745C" w:rsidRDefault="00EB7390" w:rsidP="009315DC">
            <w:pPr>
              <w:pBdr>
                <w:top w:val="nil"/>
                <w:left w:val="nil"/>
                <w:bottom w:val="nil"/>
                <w:right w:val="nil"/>
                <w:between w:val="nil"/>
              </w:pBdr>
              <w:tabs>
                <w:tab w:val="left" w:pos="2700"/>
                <w:tab w:val="left" w:pos="2880"/>
              </w:tabs>
              <w:ind w:right="36"/>
              <w:jc w:val="center"/>
              <w:rPr>
                <w:rFonts w:ascii="Arial" w:eastAsia="Arial" w:hAnsi="Arial" w:cs="Arial"/>
                <w:i/>
                <w:color w:val="000000"/>
                <w:szCs w:val="22"/>
                <w:rPrChange w:id="796" w:author="Yosua Pratama Salikin" w:date="2026-04-22T11:00:00Z" w16du:dateUtc="2026-04-22T04:00:00Z">
                  <w:rPr>
                    <w:rFonts w:ascii="Arial" w:eastAsia="Arial" w:hAnsi="Arial" w:cs="Arial"/>
                    <w:i/>
                    <w:color w:val="000000"/>
                    <w:szCs w:val="22"/>
                    <w:highlight w:val="yellow"/>
                  </w:rPr>
                </w:rPrChange>
              </w:rPr>
            </w:pPr>
            <w:r w:rsidRPr="0055745C">
              <w:rPr>
                <w:rFonts w:ascii="Arial" w:eastAsia="Arial" w:hAnsi="Arial" w:cs="Arial"/>
                <w:i/>
                <w:color w:val="000000"/>
                <w:szCs w:val="22"/>
                <w:rPrChange w:id="797" w:author="Yosua Pratama Salikin" w:date="2026-04-22T11:00:00Z" w16du:dateUtc="2026-04-22T04:00:00Z">
                  <w:rPr>
                    <w:rFonts w:ascii="Arial" w:eastAsia="Arial" w:hAnsi="Arial" w:cs="Arial"/>
                    <w:i/>
                    <w:color w:val="000000"/>
                    <w:szCs w:val="22"/>
                    <w:highlight w:val="yellow"/>
                  </w:rPr>
                </w:rPrChange>
              </w:rPr>
              <w:t>E-mail</w:t>
            </w:r>
          </w:p>
        </w:tc>
      </w:tr>
      <w:tr w:rsidR="00EB7390" w:rsidRPr="0055745C" w14:paraId="57D51611" w14:textId="77777777" w:rsidTr="00CF3CBE">
        <w:tc>
          <w:tcPr>
            <w:tcW w:w="2430" w:type="dxa"/>
            <w:tcPrChange w:id="798" w:author="User" w:date="2026-05-08T10:50:00Z" w16du:dateUtc="2026-05-08T03:50:00Z">
              <w:tcPr>
                <w:tcW w:w="2430" w:type="dxa"/>
              </w:tcPr>
            </w:tcPrChange>
          </w:tcPr>
          <w:p w14:paraId="0A24ED0D" w14:textId="63787D18" w:rsidR="00EB7390" w:rsidRPr="0055745C" w:rsidRDefault="00EB7390" w:rsidP="009315DC">
            <w:pPr>
              <w:pBdr>
                <w:top w:val="nil"/>
                <w:left w:val="nil"/>
                <w:bottom w:val="nil"/>
                <w:right w:val="nil"/>
                <w:between w:val="nil"/>
              </w:pBdr>
              <w:tabs>
                <w:tab w:val="left" w:pos="2700"/>
                <w:tab w:val="left" w:pos="2880"/>
              </w:tabs>
              <w:ind w:right="36"/>
              <w:jc w:val="both"/>
              <w:rPr>
                <w:rFonts w:ascii="Arial" w:eastAsia="Arial" w:hAnsi="Arial" w:cs="Arial"/>
                <w:b w:val="0"/>
                <w:color w:val="000000"/>
                <w:szCs w:val="22"/>
                <w:rPrChange w:id="799" w:author="Yosua Pratama Salikin" w:date="2026-04-22T11:00:00Z" w16du:dateUtc="2026-04-22T04:00:00Z">
                  <w:rPr>
                    <w:rFonts w:ascii="Arial" w:eastAsia="Arial" w:hAnsi="Arial" w:cs="Arial"/>
                    <w:b w:val="0"/>
                    <w:color w:val="000000"/>
                    <w:szCs w:val="22"/>
                    <w:highlight w:val="yellow"/>
                  </w:rPr>
                </w:rPrChange>
              </w:rPr>
            </w:pPr>
            <w:r w:rsidRPr="0055745C">
              <w:rPr>
                <w:rFonts w:ascii="Arial" w:eastAsia="Arial" w:hAnsi="Arial" w:cs="Arial"/>
                <w:b w:val="0"/>
                <w:color w:val="000000"/>
                <w:szCs w:val="22"/>
                <w:rPrChange w:id="800" w:author="Yosua Pratama Salikin" w:date="2026-04-22T11:00:00Z" w16du:dateUtc="2026-04-22T04:00:00Z">
                  <w:rPr>
                    <w:rFonts w:ascii="Arial" w:eastAsia="Arial" w:hAnsi="Arial" w:cs="Arial"/>
                    <w:b w:val="0"/>
                    <w:color w:val="000000"/>
                    <w:szCs w:val="22"/>
                    <w:highlight w:val="yellow"/>
                  </w:rPr>
                </w:rPrChange>
              </w:rPr>
              <w:t xml:space="preserve">Humas &amp; </w:t>
            </w:r>
            <w:ins w:id="801" w:author="User" w:date="2026-05-08T10:49:00Z" w16du:dateUtc="2026-05-08T03:49:00Z">
              <w:r w:rsidR="00CF3CBE">
                <w:rPr>
                  <w:rFonts w:ascii="Arial" w:eastAsia="Arial" w:hAnsi="Arial" w:cs="Arial"/>
                  <w:b w:val="0"/>
                  <w:color w:val="000000"/>
                  <w:szCs w:val="22"/>
                </w:rPr>
                <w:t>Marketing</w:t>
              </w:r>
            </w:ins>
            <w:del w:id="802" w:author="User" w:date="2026-05-08T10:49:00Z" w16du:dateUtc="2026-05-08T03:49:00Z">
              <w:r w:rsidRPr="0055745C" w:rsidDel="00CF3CBE">
                <w:rPr>
                  <w:rFonts w:ascii="Arial" w:eastAsia="Arial" w:hAnsi="Arial" w:cs="Arial"/>
                  <w:b w:val="0"/>
                  <w:color w:val="000000"/>
                  <w:szCs w:val="22"/>
                  <w:rPrChange w:id="803" w:author="Yosua Pratama Salikin" w:date="2026-04-22T11:00:00Z" w16du:dateUtc="2026-04-22T04:00:00Z">
                    <w:rPr>
                      <w:rFonts w:ascii="Arial" w:eastAsia="Arial" w:hAnsi="Arial" w:cs="Arial"/>
                      <w:b w:val="0"/>
                      <w:color w:val="000000"/>
                      <w:szCs w:val="22"/>
                      <w:highlight w:val="yellow"/>
                    </w:rPr>
                  </w:rPrChange>
                </w:rPr>
                <w:delText>Pemasaran</w:delText>
              </w:r>
            </w:del>
          </w:p>
        </w:tc>
        <w:tc>
          <w:tcPr>
            <w:tcW w:w="1800" w:type="dxa"/>
            <w:tcPrChange w:id="804" w:author="User" w:date="2026-05-08T10:50:00Z" w16du:dateUtc="2026-05-08T03:50:00Z">
              <w:tcPr>
                <w:tcW w:w="1800" w:type="dxa"/>
              </w:tcPr>
            </w:tcPrChange>
          </w:tcPr>
          <w:p w14:paraId="45A6BBAD" w14:textId="726E230A" w:rsidR="00EB7390" w:rsidRPr="0055745C" w:rsidRDefault="00CF3CBE" w:rsidP="009315DC">
            <w:pPr>
              <w:pBdr>
                <w:top w:val="nil"/>
                <w:left w:val="nil"/>
                <w:bottom w:val="nil"/>
                <w:right w:val="nil"/>
                <w:between w:val="nil"/>
              </w:pBdr>
              <w:tabs>
                <w:tab w:val="left" w:pos="2700"/>
                <w:tab w:val="left" w:pos="2880"/>
              </w:tabs>
              <w:ind w:right="36"/>
              <w:jc w:val="both"/>
              <w:rPr>
                <w:rFonts w:ascii="Arial" w:eastAsia="Arial" w:hAnsi="Arial" w:cs="Arial"/>
                <w:b w:val="0"/>
                <w:color w:val="000000"/>
                <w:szCs w:val="22"/>
                <w:rPrChange w:id="805" w:author="Yosua Pratama Salikin" w:date="2026-04-22T11:00:00Z" w16du:dateUtc="2026-04-22T04:00:00Z">
                  <w:rPr>
                    <w:rFonts w:ascii="Arial" w:eastAsia="Arial" w:hAnsi="Arial" w:cs="Arial"/>
                    <w:b w:val="0"/>
                    <w:color w:val="000000"/>
                    <w:szCs w:val="22"/>
                    <w:highlight w:val="yellow"/>
                  </w:rPr>
                </w:rPrChange>
              </w:rPr>
            </w:pPr>
            <w:ins w:id="806" w:author="User" w:date="2026-05-08T10:49:00Z" w16du:dateUtc="2026-05-08T03:49:00Z">
              <w:r>
                <w:rPr>
                  <w:rFonts w:ascii="Arial" w:eastAsia="Arial" w:hAnsi="Arial" w:cs="Arial"/>
                  <w:b w:val="0"/>
                  <w:color w:val="000000"/>
                  <w:szCs w:val="22"/>
                </w:rPr>
                <w:t xml:space="preserve">Murtias Puji Astutik, </w:t>
              </w:r>
            </w:ins>
            <w:ins w:id="807" w:author="User" w:date="2026-05-26T11:22:00Z" w16du:dateUtc="2026-05-26T04:22:00Z">
              <w:r w:rsidR="007528A3">
                <w:rPr>
                  <w:rFonts w:ascii="Arial" w:eastAsia="Arial" w:hAnsi="Arial" w:cs="Arial"/>
                  <w:b w:val="0"/>
                  <w:color w:val="000000"/>
                  <w:szCs w:val="22"/>
                </w:rPr>
                <w:t>M</w:t>
              </w:r>
            </w:ins>
            <w:ins w:id="808" w:author="User" w:date="2026-05-08T10:49:00Z" w16du:dateUtc="2026-05-08T03:49:00Z">
              <w:r>
                <w:rPr>
                  <w:rFonts w:ascii="Arial" w:eastAsia="Arial" w:hAnsi="Arial" w:cs="Arial"/>
                  <w:b w:val="0"/>
                  <w:color w:val="000000"/>
                  <w:szCs w:val="22"/>
                </w:rPr>
                <w:t>.A.P</w:t>
              </w:r>
            </w:ins>
            <w:ins w:id="809" w:author="Andiyan rizaldi" w:date="2025-10-28T12:43:00Z">
              <w:del w:id="810" w:author="User" w:date="2026-05-08T10:49:00Z" w16du:dateUtc="2026-05-08T03:49:00Z">
                <w:r w:rsidR="00E14E45" w:rsidRPr="0055745C" w:rsidDel="00CF3CBE">
                  <w:rPr>
                    <w:rFonts w:ascii="Arial" w:eastAsia="Arial" w:hAnsi="Arial" w:cs="Arial"/>
                    <w:b w:val="0"/>
                    <w:color w:val="000000"/>
                    <w:szCs w:val="22"/>
                    <w:rPrChange w:id="811" w:author="Yosua Pratama Salikin" w:date="2026-04-22T11:00:00Z" w16du:dateUtc="2026-04-22T04:00:00Z">
                      <w:rPr>
                        <w:rFonts w:ascii="Arial" w:eastAsia="Arial" w:hAnsi="Arial" w:cs="Arial"/>
                        <w:b w:val="0"/>
                        <w:color w:val="000000"/>
                        <w:szCs w:val="22"/>
                        <w:highlight w:val="yellow"/>
                      </w:rPr>
                    </w:rPrChange>
                  </w:rPr>
                  <w:delText>, Amd.Ak</w:delText>
                </w:r>
              </w:del>
            </w:ins>
            <w:del w:id="812" w:author="User" w:date="2025-10-23T15:52:00Z">
              <w:r w:rsidR="00EB7390" w:rsidRPr="0055745C" w:rsidDel="00EB1476">
                <w:rPr>
                  <w:rFonts w:ascii="Arial" w:eastAsia="Arial" w:hAnsi="Arial" w:cs="Arial"/>
                  <w:b w:val="0"/>
                  <w:color w:val="000000"/>
                  <w:szCs w:val="22"/>
                  <w:rPrChange w:id="813" w:author="Yosua Pratama Salikin" w:date="2026-04-22T11:00:00Z" w16du:dateUtc="2026-04-22T04:00:00Z">
                    <w:rPr>
                      <w:rFonts w:ascii="Arial" w:eastAsia="Arial" w:hAnsi="Arial" w:cs="Arial"/>
                      <w:b w:val="0"/>
                      <w:color w:val="000000"/>
                      <w:szCs w:val="22"/>
                      <w:highlight w:val="yellow"/>
                    </w:rPr>
                  </w:rPrChange>
                </w:rPr>
                <w:delText>…</w:delText>
              </w:r>
            </w:del>
          </w:p>
        </w:tc>
        <w:tc>
          <w:tcPr>
            <w:tcW w:w="1894" w:type="dxa"/>
            <w:tcPrChange w:id="814" w:author="User" w:date="2026-05-08T10:50:00Z" w16du:dateUtc="2026-05-08T03:50:00Z">
              <w:tcPr>
                <w:tcW w:w="2137" w:type="dxa"/>
                <w:gridSpan w:val="2"/>
              </w:tcPr>
            </w:tcPrChange>
          </w:tcPr>
          <w:p w14:paraId="287ABF47" w14:textId="7D8BDBF1" w:rsidR="00EB7390" w:rsidRPr="0055745C" w:rsidRDefault="00EB1476" w:rsidP="009315DC">
            <w:pPr>
              <w:pBdr>
                <w:top w:val="nil"/>
                <w:left w:val="nil"/>
                <w:bottom w:val="nil"/>
                <w:right w:val="nil"/>
                <w:between w:val="nil"/>
              </w:pBdr>
              <w:tabs>
                <w:tab w:val="left" w:pos="2700"/>
                <w:tab w:val="left" w:pos="2880"/>
              </w:tabs>
              <w:ind w:right="36"/>
              <w:rPr>
                <w:rFonts w:ascii="Arial" w:eastAsia="Arial" w:hAnsi="Arial" w:cs="Arial"/>
                <w:b w:val="0"/>
                <w:color w:val="000000"/>
                <w:szCs w:val="22"/>
                <w:rPrChange w:id="815" w:author="Yosua Pratama Salikin" w:date="2026-04-22T11:00:00Z" w16du:dateUtc="2026-04-22T04:00:00Z">
                  <w:rPr>
                    <w:rFonts w:ascii="Arial" w:eastAsia="Arial" w:hAnsi="Arial" w:cs="Arial"/>
                    <w:b w:val="0"/>
                    <w:color w:val="000000"/>
                    <w:szCs w:val="22"/>
                    <w:highlight w:val="yellow"/>
                  </w:rPr>
                </w:rPrChange>
              </w:rPr>
            </w:pPr>
            <w:ins w:id="816" w:author="User" w:date="2025-10-23T15:53:00Z">
              <w:r w:rsidRPr="0055745C">
                <w:rPr>
                  <w:rFonts w:ascii="Arial" w:eastAsia="Arial" w:hAnsi="Arial" w:cs="Arial"/>
                  <w:b w:val="0"/>
                  <w:color w:val="000000"/>
                  <w:szCs w:val="22"/>
                  <w:rPrChange w:id="817" w:author="Yosua Pratama Salikin" w:date="2026-04-22T11:00:00Z" w16du:dateUtc="2026-04-22T04:00:00Z">
                    <w:rPr>
                      <w:rFonts w:ascii="Arial" w:eastAsia="Arial" w:hAnsi="Arial" w:cs="Arial"/>
                      <w:b w:val="0"/>
                      <w:color w:val="000000"/>
                      <w:szCs w:val="22"/>
                      <w:highlight w:val="yellow"/>
                    </w:rPr>
                  </w:rPrChange>
                </w:rPr>
                <w:t>0851 3851 4521</w:t>
              </w:r>
            </w:ins>
            <w:del w:id="818" w:author="User" w:date="2025-10-23T15:52:00Z">
              <w:r w:rsidR="00EB7390" w:rsidRPr="0055745C" w:rsidDel="00EB1476">
                <w:rPr>
                  <w:rFonts w:ascii="Arial" w:eastAsia="Arial" w:hAnsi="Arial" w:cs="Arial"/>
                  <w:b w:val="0"/>
                  <w:color w:val="000000"/>
                  <w:szCs w:val="22"/>
                  <w:rPrChange w:id="819" w:author="Yosua Pratama Salikin" w:date="2026-04-22T11:00:00Z" w16du:dateUtc="2026-04-22T04:00:00Z">
                    <w:rPr>
                      <w:rFonts w:ascii="Arial" w:eastAsia="Arial" w:hAnsi="Arial" w:cs="Arial"/>
                      <w:b w:val="0"/>
                      <w:color w:val="000000"/>
                      <w:szCs w:val="22"/>
                      <w:highlight w:val="yellow"/>
                    </w:rPr>
                  </w:rPrChange>
                </w:rPr>
                <w:delText>…</w:delText>
              </w:r>
            </w:del>
          </w:p>
        </w:tc>
        <w:tc>
          <w:tcPr>
            <w:tcW w:w="2763" w:type="dxa"/>
            <w:tcPrChange w:id="820" w:author="User" w:date="2026-05-08T10:50:00Z" w16du:dateUtc="2026-05-08T03:50:00Z">
              <w:tcPr>
                <w:tcW w:w="2520" w:type="dxa"/>
              </w:tcPr>
            </w:tcPrChange>
          </w:tcPr>
          <w:p w14:paraId="0808E20F" w14:textId="6B37C483" w:rsidR="00EB7390" w:rsidRPr="0055745C" w:rsidRDefault="00EB7390" w:rsidP="009315DC">
            <w:pPr>
              <w:pBdr>
                <w:top w:val="nil"/>
                <w:left w:val="nil"/>
                <w:bottom w:val="nil"/>
                <w:right w:val="nil"/>
                <w:between w:val="nil"/>
              </w:pBdr>
              <w:tabs>
                <w:tab w:val="left" w:pos="2700"/>
                <w:tab w:val="left" w:pos="2880"/>
              </w:tabs>
              <w:ind w:right="36"/>
              <w:rPr>
                <w:rFonts w:ascii="Arial" w:eastAsia="Arial" w:hAnsi="Arial" w:cs="Arial"/>
                <w:b w:val="0"/>
                <w:color w:val="000000"/>
                <w:szCs w:val="22"/>
                <w:rPrChange w:id="821" w:author="Yosua Pratama Salikin" w:date="2026-04-22T11:00:00Z" w16du:dateUtc="2026-04-22T04:00:00Z">
                  <w:rPr>
                    <w:rFonts w:ascii="Arial" w:eastAsia="Arial" w:hAnsi="Arial" w:cs="Arial"/>
                    <w:b w:val="0"/>
                    <w:color w:val="000000"/>
                    <w:szCs w:val="22"/>
                    <w:highlight w:val="yellow"/>
                  </w:rPr>
                </w:rPrChange>
              </w:rPr>
            </w:pPr>
            <w:del w:id="822" w:author="User" w:date="2025-10-23T15:53:00Z">
              <w:r w:rsidRPr="0055745C" w:rsidDel="00EB1476">
                <w:rPr>
                  <w:rFonts w:ascii="Arial" w:eastAsia="Arial" w:hAnsi="Arial" w:cs="Arial"/>
                  <w:b w:val="0"/>
                  <w:color w:val="000000"/>
                  <w:szCs w:val="22"/>
                  <w:rPrChange w:id="823" w:author="Yosua Pratama Salikin" w:date="2026-04-22T11:00:00Z" w16du:dateUtc="2026-04-22T04:00:00Z">
                    <w:rPr>
                      <w:rFonts w:ascii="Arial" w:eastAsia="Arial" w:hAnsi="Arial" w:cs="Arial"/>
                      <w:b w:val="0"/>
                      <w:color w:val="000000"/>
                      <w:szCs w:val="22"/>
                      <w:highlight w:val="yellow"/>
                    </w:rPr>
                  </w:rPrChange>
                </w:rPr>
                <w:delText>…</w:delText>
              </w:r>
            </w:del>
            <w:ins w:id="824" w:author="User" w:date="2026-05-08T10:49:00Z" w16du:dateUtc="2026-05-08T03:49:00Z">
              <w:r w:rsidR="00CF3CBE">
                <w:rPr>
                  <w:rFonts w:ascii="Arial" w:eastAsia="Arial" w:hAnsi="Arial" w:cs="Arial"/>
                  <w:b w:val="0"/>
                  <w:color w:val="000000"/>
                  <w:szCs w:val="22"/>
                </w:rPr>
                <w:t>humas.rsdhprob</w:t>
              </w:r>
            </w:ins>
            <w:ins w:id="825" w:author="User" w:date="2026-05-08T10:50:00Z" w16du:dateUtc="2026-05-08T03:50:00Z">
              <w:r w:rsidR="00CF3CBE">
                <w:rPr>
                  <w:rFonts w:ascii="Arial" w:eastAsia="Arial" w:hAnsi="Arial" w:cs="Arial"/>
                  <w:b w:val="0"/>
                  <w:color w:val="000000"/>
                  <w:szCs w:val="22"/>
                </w:rPr>
                <w:t>olinggo@gmail.com</w:t>
              </w:r>
            </w:ins>
          </w:p>
        </w:tc>
      </w:tr>
      <w:tr w:rsidR="00EB7390" w:rsidRPr="0055745C" w14:paraId="19E8DB01" w14:textId="77777777" w:rsidTr="00CF3CBE">
        <w:tc>
          <w:tcPr>
            <w:tcW w:w="2430" w:type="dxa"/>
            <w:tcPrChange w:id="826" w:author="User" w:date="2026-05-08T10:50:00Z" w16du:dateUtc="2026-05-08T03:50:00Z">
              <w:tcPr>
                <w:tcW w:w="2430" w:type="dxa"/>
              </w:tcPr>
            </w:tcPrChange>
          </w:tcPr>
          <w:p w14:paraId="24BC61FE" w14:textId="77777777" w:rsidR="00EB7390" w:rsidRPr="0055745C" w:rsidRDefault="00EB7390" w:rsidP="009315DC">
            <w:pPr>
              <w:pBdr>
                <w:top w:val="nil"/>
                <w:left w:val="nil"/>
                <w:bottom w:val="nil"/>
                <w:right w:val="nil"/>
                <w:between w:val="nil"/>
              </w:pBdr>
              <w:tabs>
                <w:tab w:val="left" w:pos="2700"/>
                <w:tab w:val="left" w:pos="2880"/>
              </w:tabs>
              <w:ind w:right="36"/>
              <w:jc w:val="both"/>
              <w:rPr>
                <w:rFonts w:ascii="Arial" w:eastAsia="Arial" w:hAnsi="Arial" w:cs="Arial"/>
                <w:b w:val="0"/>
                <w:color w:val="000000"/>
                <w:szCs w:val="22"/>
                <w:rPrChange w:id="827" w:author="Yosua Pratama Salikin" w:date="2026-04-22T11:00:00Z" w16du:dateUtc="2026-04-22T04:00:00Z">
                  <w:rPr>
                    <w:rFonts w:ascii="Arial" w:eastAsia="Arial" w:hAnsi="Arial" w:cs="Arial"/>
                    <w:b w:val="0"/>
                    <w:color w:val="000000"/>
                    <w:szCs w:val="22"/>
                    <w:highlight w:val="yellow"/>
                  </w:rPr>
                </w:rPrChange>
              </w:rPr>
            </w:pPr>
            <w:r w:rsidRPr="0055745C">
              <w:rPr>
                <w:rFonts w:ascii="Arial" w:eastAsia="Arial" w:hAnsi="Arial" w:cs="Arial"/>
                <w:b w:val="0"/>
                <w:color w:val="000000"/>
                <w:szCs w:val="22"/>
                <w:rPrChange w:id="828" w:author="Yosua Pratama Salikin" w:date="2026-04-22T11:00:00Z" w16du:dateUtc="2026-04-22T04:00:00Z">
                  <w:rPr>
                    <w:rFonts w:ascii="Arial" w:eastAsia="Arial" w:hAnsi="Arial" w:cs="Arial"/>
                    <w:b w:val="0"/>
                    <w:color w:val="000000"/>
                    <w:szCs w:val="22"/>
                    <w:highlight w:val="yellow"/>
                  </w:rPr>
                </w:rPrChange>
              </w:rPr>
              <w:t>Keuangan</w:t>
            </w:r>
          </w:p>
        </w:tc>
        <w:tc>
          <w:tcPr>
            <w:tcW w:w="1800" w:type="dxa"/>
            <w:tcPrChange w:id="829" w:author="User" w:date="2026-05-08T10:50:00Z" w16du:dateUtc="2026-05-08T03:50:00Z">
              <w:tcPr>
                <w:tcW w:w="1800" w:type="dxa"/>
              </w:tcPr>
            </w:tcPrChange>
          </w:tcPr>
          <w:p w14:paraId="6A08229D" w14:textId="73635B8C" w:rsidR="00EB7390" w:rsidRPr="0055745C" w:rsidRDefault="00EB1476" w:rsidP="009315DC">
            <w:pPr>
              <w:pBdr>
                <w:top w:val="nil"/>
                <w:left w:val="nil"/>
                <w:bottom w:val="nil"/>
                <w:right w:val="nil"/>
                <w:between w:val="nil"/>
              </w:pBdr>
              <w:tabs>
                <w:tab w:val="left" w:pos="2700"/>
                <w:tab w:val="left" w:pos="2880"/>
              </w:tabs>
              <w:ind w:right="36"/>
              <w:jc w:val="both"/>
              <w:rPr>
                <w:rFonts w:ascii="Arial" w:eastAsia="Arial" w:hAnsi="Arial" w:cs="Arial"/>
                <w:b w:val="0"/>
                <w:color w:val="000000"/>
                <w:szCs w:val="22"/>
                <w:rPrChange w:id="830" w:author="Yosua Pratama Salikin" w:date="2026-04-22T11:00:00Z" w16du:dateUtc="2026-04-22T04:00:00Z">
                  <w:rPr>
                    <w:rFonts w:ascii="Arial" w:eastAsia="Arial" w:hAnsi="Arial" w:cs="Arial"/>
                    <w:b w:val="0"/>
                    <w:color w:val="000000"/>
                    <w:szCs w:val="22"/>
                    <w:highlight w:val="yellow"/>
                  </w:rPr>
                </w:rPrChange>
              </w:rPr>
            </w:pPr>
            <w:ins w:id="831" w:author="User" w:date="2025-10-23T16:00:00Z">
              <w:del w:id="832" w:author="Andiyan rizaldi" w:date="2025-10-28T12:43:00Z">
                <w:r w:rsidRPr="0055745C" w:rsidDel="00E14E45">
                  <w:rPr>
                    <w:rFonts w:ascii="Arial" w:eastAsia="Arial" w:hAnsi="Arial" w:cs="Arial"/>
                    <w:b w:val="0"/>
                    <w:color w:val="000000"/>
                    <w:szCs w:val="22"/>
                    <w:rPrChange w:id="833" w:author="Yosua Pratama Salikin" w:date="2026-04-22T11:00:00Z" w16du:dateUtc="2026-04-22T04:00:00Z">
                      <w:rPr>
                        <w:rFonts w:ascii="Arial" w:eastAsia="Arial" w:hAnsi="Arial" w:cs="Arial"/>
                        <w:b w:val="0"/>
                        <w:color w:val="000000"/>
                        <w:szCs w:val="22"/>
                        <w:highlight w:val="yellow"/>
                      </w:rPr>
                    </w:rPrChange>
                  </w:rPr>
                  <w:delText>I</w:delText>
                </w:r>
              </w:del>
            </w:ins>
            <w:ins w:id="834" w:author="User" w:date="2025-10-23T16:01:00Z">
              <w:del w:id="835" w:author="Andiyan rizaldi" w:date="2025-10-28T12:43:00Z">
                <w:r w:rsidRPr="0055745C" w:rsidDel="00E14E45">
                  <w:rPr>
                    <w:rFonts w:ascii="Arial" w:eastAsia="Arial" w:hAnsi="Arial" w:cs="Arial"/>
                    <w:b w:val="0"/>
                    <w:color w:val="000000"/>
                    <w:szCs w:val="22"/>
                    <w:rPrChange w:id="836" w:author="Yosua Pratama Salikin" w:date="2026-04-22T11:00:00Z" w16du:dateUtc="2026-04-22T04:00:00Z">
                      <w:rPr>
                        <w:rFonts w:ascii="Arial" w:eastAsia="Arial" w:hAnsi="Arial" w:cs="Arial"/>
                        <w:b w:val="0"/>
                        <w:color w:val="000000"/>
                        <w:szCs w:val="22"/>
                        <w:highlight w:val="yellow"/>
                      </w:rPr>
                    </w:rPrChange>
                  </w:rPr>
                  <w:delText>bu Noven</w:delText>
                </w:r>
              </w:del>
            </w:ins>
            <w:ins w:id="837" w:author="Andiyan rizaldi" w:date="2025-10-28T12:43:00Z">
              <w:r w:rsidR="00E14E45" w:rsidRPr="0055745C">
                <w:rPr>
                  <w:rFonts w:ascii="Arial" w:eastAsia="Arial" w:hAnsi="Arial" w:cs="Arial"/>
                  <w:b w:val="0"/>
                  <w:color w:val="000000"/>
                  <w:szCs w:val="22"/>
                  <w:rPrChange w:id="838" w:author="Yosua Pratama Salikin" w:date="2026-04-22T11:00:00Z" w16du:dateUtc="2026-04-22T04:00:00Z">
                    <w:rPr>
                      <w:rFonts w:ascii="Arial" w:eastAsia="Arial" w:hAnsi="Arial" w:cs="Arial"/>
                      <w:b w:val="0"/>
                      <w:color w:val="000000"/>
                      <w:szCs w:val="22"/>
                      <w:highlight w:val="yellow"/>
                    </w:rPr>
                  </w:rPrChange>
                </w:rPr>
                <w:t xml:space="preserve">Sindy Novenia, S.Pd., M.AK </w:t>
              </w:r>
            </w:ins>
            <w:del w:id="839" w:author="User" w:date="2025-10-23T16:00:00Z">
              <w:r w:rsidR="00EB7390" w:rsidRPr="0055745C" w:rsidDel="00EB1476">
                <w:rPr>
                  <w:rFonts w:ascii="Arial" w:eastAsia="Arial" w:hAnsi="Arial" w:cs="Arial"/>
                  <w:b w:val="0"/>
                  <w:color w:val="000000"/>
                  <w:szCs w:val="22"/>
                  <w:rPrChange w:id="840" w:author="Yosua Pratama Salikin" w:date="2026-04-22T11:00:00Z" w16du:dateUtc="2026-04-22T04:00:00Z">
                    <w:rPr>
                      <w:rFonts w:ascii="Arial" w:eastAsia="Arial" w:hAnsi="Arial" w:cs="Arial"/>
                      <w:b w:val="0"/>
                      <w:color w:val="000000"/>
                      <w:szCs w:val="22"/>
                      <w:highlight w:val="yellow"/>
                    </w:rPr>
                  </w:rPrChange>
                </w:rPr>
                <w:delText>…</w:delText>
              </w:r>
            </w:del>
          </w:p>
        </w:tc>
        <w:tc>
          <w:tcPr>
            <w:tcW w:w="1894" w:type="dxa"/>
            <w:tcPrChange w:id="841" w:author="User" w:date="2026-05-08T10:50:00Z" w16du:dateUtc="2026-05-08T03:50:00Z">
              <w:tcPr>
                <w:tcW w:w="2137" w:type="dxa"/>
                <w:gridSpan w:val="2"/>
              </w:tcPr>
            </w:tcPrChange>
          </w:tcPr>
          <w:p w14:paraId="5524DCF7" w14:textId="721ADEE4" w:rsidR="00EB7390" w:rsidRPr="0055745C" w:rsidRDefault="00EB1476" w:rsidP="009315DC">
            <w:pPr>
              <w:pBdr>
                <w:top w:val="nil"/>
                <w:left w:val="nil"/>
                <w:bottom w:val="nil"/>
                <w:right w:val="nil"/>
                <w:between w:val="nil"/>
              </w:pBdr>
              <w:tabs>
                <w:tab w:val="left" w:pos="2700"/>
                <w:tab w:val="left" w:pos="2880"/>
              </w:tabs>
              <w:ind w:right="36"/>
              <w:rPr>
                <w:rFonts w:ascii="Arial" w:eastAsia="Arial" w:hAnsi="Arial" w:cs="Arial"/>
                <w:b w:val="0"/>
                <w:color w:val="000000"/>
                <w:szCs w:val="22"/>
                <w:rPrChange w:id="842" w:author="Yosua Pratama Salikin" w:date="2026-04-22T11:00:00Z" w16du:dateUtc="2026-04-22T04:00:00Z">
                  <w:rPr>
                    <w:rFonts w:ascii="Arial" w:eastAsia="Arial" w:hAnsi="Arial" w:cs="Arial"/>
                    <w:b w:val="0"/>
                    <w:color w:val="000000"/>
                    <w:szCs w:val="22"/>
                    <w:highlight w:val="yellow"/>
                  </w:rPr>
                </w:rPrChange>
              </w:rPr>
            </w:pPr>
            <w:ins w:id="843" w:author="User" w:date="2025-10-23T16:01:00Z">
              <w:r w:rsidRPr="0055745C">
                <w:rPr>
                  <w:rFonts w:ascii="Arial" w:eastAsia="Arial" w:hAnsi="Arial" w:cs="Arial"/>
                  <w:b w:val="0"/>
                  <w:color w:val="000000"/>
                  <w:szCs w:val="22"/>
                  <w:rPrChange w:id="844" w:author="Yosua Pratama Salikin" w:date="2026-04-22T11:00:00Z" w16du:dateUtc="2026-04-22T04:00:00Z">
                    <w:rPr>
                      <w:rFonts w:ascii="Arial" w:eastAsia="Arial" w:hAnsi="Arial" w:cs="Arial"/>
                      <w:b w:val="0"/>
                      <w:color w:val="000000"/>
                      <w:szCs w:val="22"/>
                      <w:highlight w:val="yellow"/>
                    </w:rPr>
                  </w:rPrChange>
                </w:rPr>
                <w:t>0812</w:t>
              </w:r>
            </w:ins>
            <w:ins w:id="845" w:author="User" w:date="2026-05-08T10:50:00Z" w16du:dateUtc="2026-05-08T03:50:00Z">
              <w:r w:rsidR="00CF3CBE">
                <w:rPr>
                  <w:rFonts w:ascii="Arial" w:eastAsia="Arial" w:hAnsi="Arial" w:cs="Arial"/>
                  <w:b w:val="0"/>
                  <w:color w:val="000000"/>
                  <w:szCs w:val="22"/>
                </w:rPr>
                <w:t xml:space="preserve"> </w:t>
              </w:r>
            </w:ins>
            <w:ins w:id="846" w:author="User" w:date="2025-10-23T16:01:00Z">
              <w:r w:rsidRPr="0055745C">
                <w:rPr>
                  <w:rFonts w:ascii="Arial" w:eastAsia="Arial" w:hAnsi="Arial" w:cs="Arial"/>
                  <w:b w:val="0"/>
                  <w:color w:val="000000"/>
                  <w:szCs w:val="22"/>
                  <w:rPrChange w:id="847" w:author="Yosua Pratama Salikin" w:date="2026-04-22T11:00:00Z" w16du:dateUtc="2026-04-22T04:00:00Z">
                    <w:rPr>
                      <w:rFonts w:ascii="Arial" w:eastAsia="Arial" w:hAnsi="Arial" w:cs="Arial"/>
                      <w:b w:val="0"/>
                      <w:color w:val="000000"/>
                      <w:szCs w:val="22"/>
                      <w:highlight w:val="yellow"/>
                    </w:rPr>
                  </w:rPrChange>
                </w:rPr>
                <w:t>2442</w:t>
              </w:r>
            </w:ins>
            <w:ins w:id="848" w:author="User" w:date="2026-05-08T10:50:00Z" w16du:dateUtc="2026-05-08T03:50:00Z">
              <w:r w:rsidR="00CF3CBE">
                <w:rPr>
                  <w:rFonts w:ascii="Arial" w:eastAsia="Arial" w:hAnsi="Arial" w:cs="Arial"/>
                  <w:b w:val="0"/>
                  <w:color w:val="000000"/>
                  <w:szCs w:val="22"/>
                </w:rPr>
                <w:t xml:space="preserve"> </w:t>
              </w:r>
            </w:ins>
            <w:ins w:id="849" w:author="User" w:date="2025-10-23T16:01:00Z">
              <w:r w:rsidRPr="0055745C">
                <w:rPr>
                  <w:rFonts w:ascii="Arial" w:eastAsia="Arial" w:hAnsi="Arial" w:cs="Arial"/>
                  <w:b w:val="0"/>
                  <w:color w:val="000000"/>
                  <w:szCs w:val="22"/>
                  <w:rPrChange w:id="850" w:author="Yosua Pratama Salikin" w:date="2026-04-22T11:00:00Z" w16du:dateUtc="2026-04-22T04:00:00Z">
                    <w:rPr>
                      <w:rFonts w:ascii="Arial" w:eastAsia="Arial" w:hAnsi="Arial" w:cs="Arial"/>
                      <w:b w:val="0"/>
                      <w:color w:val="000000"/>
                      <w:szCs w:val="22"/>
                      <w:highlight w:val="yellow"/>
                    </w:rPr>
                  </w:rPrChange>
                </w:rPr>
                <w:t>9139</w:t>
              </w:r>
            </w:ins>
            <w:del w:id="851" w:author="User" w:date="2025-10-23T16:01:00Z">
              <w:r w:rsidR="00EB7390" w:rsidRPr="0055745C" w:rsidDel="00EB1476">
                <w:rPr>
                  <w:rFonts w:ascii="Arial" w:eastAsia="Arial" w:hAnsi="Arial" w:cs="Arial"/>
                  <w:b w:val="0"/>
                  <w:color w:val="000000"/>
                  <w:szCs w:val="22"/>
                  <w:rPrChange w:id="852" w:author="Yosua Pratama Salikin" w:date="2026-04-22T11:00:00Z" w16du:dateUtc="2026-04-22T04:00:00Z">
                    <w:rPr>
                      <w:rFonts w:ascii="Arial" w:eastAsia="Arial" w:hAnsi="Arial" w:cs="Arial"/>
                      <w:b w:val="0"/>
                      <w:color w:val="000000"/>
                      <w:szCs w:val="22"/>
                      <w:highlight w:val="yellow"/>
                    </w:rPr>
                  </w:rPrChange>
                </w:rPr>
                <w:delText>…</w:delText>
              </w:r>
            </w:del>
          </w:p>
        </w:tc>
        <w:tc>
          <w:tcPr>
            <w:tcW w:w="2763" w:type="dxa"/>
            <w:tcPrChange w:id="853" w:author="User" w:date="2026-05-08T10:50:00Z" w16du:dateUtc="2026-05-08T03:50:00Z">
              <w:tcPr>
                <w:tcW w:w="2520" w:type="dxa"/>
              </w:tcPr>
            </w:tcPrChange>
          </w:tcPr>
          <w:p w14:paraId="023DDA35" w14:textId="6F9B95A7" w:rsidR="00EB7390" w:rsidRPr="0055745C" w:rsidRDefault="00CF3CBE" w:rsidP="009315DC">
            <w:pPr>
              <w:pBdr>
                <w:top w:val="nil"/>
                <w:left w:val="nil"/>
                <w:bottom w:val="nil"/>
                <w:right w:val="nil"/>
                <w:between w:val="nil"/>
              </w:pBdr>
              <w:tabs>
                <w:tab w:val="left" w:pos="2700"/>
                <w:tab w:val="left" w:pos="2880"/>
              </w:tabs>
              <w:ind w:right="36"/>
              <w:rPr>
                <w:rFonts w:ascii="Arial" w:eastAsia="Arial" w:hAnsi="Arial" w:cs="Arial"/>
                <w:b w:val="0"/>
                <w:color w:val="000000"/>
                <w:szCs w:val="22"/>
                <w:rPrChange w:id="854" w:author="Yosua Pratama Salikin" w:date="2026-04-22T11:00:00Z" w16du:dateUtc="2026-04-22T04:00:00Z">
                  <w:rPr>
                    <w:rFonts w:ascii="Arial" w:eastAsia="Arial" w:hAnsi="Arial" w:cs="Arial"/>
                    <w:b w:val="0"/>
                    <w:color w:val="000000"/>
                    <w:szCs w:val="22"/>
                    <w:highlight w:val="yellow"/>
                  </w:rPr>
                </w:rPrChange>
              </w:rPr>
            </w:pPr>
            <w:ins w:id="855" w:author="User" w:date="2026-05-08T10:50:00Z" w16du:dateUtc="2026-05-08T03:50:00Z">
              <w:r>
                <w:rPr>
                  <w:rFonts w:ascii="Arial" w:eastAsia="Arial" w:hAnsi="Arial" w:cs="Arial"/>
                  <w:b w:val="0"/>
                  <w:color w:val="000000"/>
                  <w:szCs w:val="22"/>
                </w:rPr>
                <w:t>k</w:t>
              </w:r>
            </w:ins>
            <w:ins w:id="856" w:author="User" w:date="2025-10-23T16:01:00Z">
              <w:r w:rsidR="006F5F45" w:rsidRPr="0055745C">
                <w:rPr>
                  <w:rFonts w:ascii="Arial" w:eastAsia="Arial" w:hAnsi="Arial" w:cs="Arial"/>
                  <w:b w:val="0"/>
                  <w:color w:val="000000"/>
                  <w:szCs w:val="22"/>
                  <w:rPrChange w:id="857" w:author="Yosua Pratama Salikin" w:date="2026-04-22T11:00:00Z" w16du:dateUtc="2026-04-22T04:00:00Z">
                    <w:rPr>
                      <w:rFonts w:ascii="Arial" w:eastAsia="Arial" w:hAnsi="Arial" w:cs="Arial"/>
                      <w:b w:val="0"/>
                      <w:color w:val="000000"/>
                      <w:szCs w:val="22"/>
                      <w:highlight w:val="yellow"/>
                    </w:rPr>
                  </w:rPrChange>
                </w:rPr>
                <w:t>euangandpm165@gmail.com</w:t>
              </w:r>
            </w:ins>
            <w:del w:id="858" w:author="User" w:date="2025-10-23T16:01:00Z">
              <w:r w:rsidR="00EB7390" w:rsidRPr="0055745C" w:rsidDel="006F5F45">
                <w:rPr>
                  <w:rFonts w:ascii="Arial" w:eastAsia="Arial" w:hAnsi="Arial" w:cs="Arial"/>
                  <w:b w:val="0"/>
                  <w:color w:val="000000"/>
                  <w:szCs w:val="22"/>
                  <w:rPrChange w:id="859" w:author="Yosua Pratama Salikin" w:date="2026-04-22T11:00:00Z" w16du:dateUtc="2026-04-22T04:00:00Z">
                    <w:rPr>
                      <w:rFonts w:ascii="Arial" w:eastAsia="Arial" w:hAnsi="Arial" w:cs="Arial"/>
                      <w:b w:val="0"/>
                      <w:color w:val="000000"/>
                      <w:szCs w:val="22"/>
                      <w:highlight w:val="yellow"/>
                    </w:rPr>
                  </w:rPrChange>
                </w:rPr>
                <w:delText>…</w:delText>
              </w:r>
            </w:del>
          </w:p>
        </w:tc>
      </w:tr>
      <w:tr w:rsidR="00EB7390" w:rsidRPr="00B95FD9" w14:paraId="58FF280A" w14:textId="77777777" w:rsidTr="00CF3CBE">
        <w:tc>
          <w:tcPr>
            <w:tcW w:w="2430" w:type="dxa"/>
            <w:tcPrChange w:id="860" w:author="User" w:date="2026-05-08T10:50:00Z" w16du:dateUtc="2026-05-08T03:50:00Z">
              <w:tcPr>
                <w:tcW w:w="2430" w:type="dxa"/>
              </w:tcPr>
            </w:tcPrChange>
          </w:tcPr>
          <w:p w14:paraId="15266E3D" w14:textId="77777777" w:rsidR="00EB7390" w:rsidRPr="0055745C" w:rsidRDefault="00EB7390" w:rsidP="009315DC">
            <w:pPr>
              <w:pBdr>
                <w:top w:val="nil"/>
                <w:left w:val="nil"/>
                <w:bottom w:val="nil"/>
                <w:right w:val="nil"/>
                <w:between w:val="nil"/>
              </w:pBdr>
              <w:tabs>
                <w:tab w:val="left" w:pos="2700"/>
                <w:tab w:val="left" w:pos="2880"/>
              </w:tabs>
              <w:ind w:right="36"/>
              <w:jc w:val="both"/>
              <w:rPr>
                <w:rFonts w:ascii="Arial" w:eastAsia="Arial" w:hAnsi="Arial" w:cs="Arial"/>
                <w:b w:val="0"/>
                <w:color w:val="000000"/>
                <w:szCs w:val="22"/>
                <w:rPrChange w:id="861" w:author="Yosua Pratama Salikin" w:date="2026-04-22T11:00:00Z" w16du:dateUtc="2026-04-22T04:00:00Z">
                  <w:rPr>
                    <w:rFonts w:ascii="Arial" w:eastAsia="Arial" w:hAnsi="Arial" w:cs="Arial"/>
                    <w:b w:val="0"/>
                    <w:color w:val="000000"/>
                    <w:szCs w:val="22"/>
                    <w:highlight w:val="yellow"/>
                  </w:rPr>
                </w:rPrChange>
              </w:rPr>
            </w:pPr>
            <w:r w:rsidRPr="0055745C">
              <w:rPr>
                <w:rFonts w:ascii="Arial" w:eastAsia="Arial" w:hAnsi="Arial" w:cs="Arial"/>
                <w:b w:val="0"/>
                <w:color w:val="000000"/>
                <w:szCs w:val="22"/>
                <w:rPrChange w:id="862" w:author="Yosua Pratama Salikin" w:date="2026-04-22T11:00:00Z" w16du:dateUtc="2026-04-22T04:00:00Z">
                  <w:rPr>
                    <w:rFonts w:ascii="Arial" w:eastAsia="Arial" w:hAnsi="Arial" w:cs="Arial"/>
                    <w:b w:val="0"/>
                    <w:color w:val="000000"/>
                    <w:szCs w:val="22"/>
                    <w:highlight w:val="yellow"/>
                  </w:rPr>
                </w:rPrChange>
              </w:rPr>
              <w:t>Klaim / Penagihan</w:t>
            </w:r>
          </w:p>
        </w:tc>
        <w:tc>
          <w:tcPr>
            <w:tcW w:w="1800" w:type="dxa"/>
            <w:tcPrChange w:id="863" w:author="User" w:date="2026-05-08T10:50:00Z" w16du:dateUtc="2026-05-08T03:50:00Z">
              <w:tcPr>
                <w:tcW w:w="1800" w:type="dxa"/>
              </w:tcPr>
            </w:tcPrChange>
          </w:tcPr>
          <w:p w14:paraId="7E5FDF77" w14:textId="2B8586C7" w:rsidR="00EB7390" w:rsidRPr="0055745C" w:rsidRDefault="00E14E45" w:rsidP="009315DC">
            <w:pPr>
              <w:pBdr>
                <w:top w:val="nil"/>
                <w:left w:val="nil"/>
                <w:bottom w:val="nil"/>
                <w:right w:val="nil"/>
                <w:between w:val="nil"/>
              </w:pBdr>
              <w:tabs>
                <w:tab w:val="left" w:pos="2700"/>
                <w:tab w:val="left" w:pos="2880"/>
              </w:tabs>
              <w:ind w:right="36"/>
              <w:jc w:val="both"/>
              <w:rPr>
                <w:rFonts w:ascii="Arial" w:eastAsia="Arial" w:hAnsi="Arial" w:cs="Arial"/>
                <w:b w:val="0"/>
                <w:color w:val="000000"/>
                <w:szCs w:val="22"/>
                <w:rPrChange w:id="864" w:author="Yosua Pratama Salikin" w:date="2026-04-22T11:00:00Z" w16du:dateUtc="2026-04-22T04:00:00Z">
                  <w:rPr>
                    <w:rFonts w:ascii="Arial" w:eastAsia="Arial" w:hAnsi="Arial" w:cs="Arial"/>
                    <w:b w:val="0"/>
                    <w:color w:val="000000"/>
                    <w:szCs w:val="22"/>
                    <w:highlight w:val="yellow"/>
                  </w:rPr>
                </w:rPrChange>
              </w:rPr>
            </w:pPr>
            <w:ins w:id="865" w:author="Andiyan rizaldi" w:date="2025-10-28T12:44:00Z">
              <w:r w:rsidRPr="0055745C">
                <w:rPr>
                  <w:rFonts w:ascii="Arial" w:eastAsia="Arial" w:hAnsi="Arial" w:cs="Arial"/>
                  <w:b w:val="0"/>
                  <w:color w:val="000000"/>
                  <w:szCs w:val="22"/>
                </w:rPr>
                <w:t>Uswatun Hasanah, A.Md.Aktr</w:t>
              </w:r>
              <w:r w:rsidRPr="0055745C" w:rsidDel="00E14E45">
                <w:rPr>
                  <w:rFonts w:ascii="Arial" w:eastAsia="Arial" w:hAnsi="Arial" w:cs="Arial"/>
                  <w:b w:val="0"/>
                  <w:color w:val="000000"/>
                  <w:szCs w:val="22"/>
                  <w:rPrChange w:id="866" w:author="Yosua Pratama Salikin" w:date="2026-04-22T11:00:00Z" w16du:dateUtc="2026-04-22T04:00:00Z">
                    <w:rPr>
                      <w:rFonts w:ascii="Arial" w:eastAsia="Arial" w:hAnsi="Arial" w:cs="Arial"/>
                      <w:b w:val="0"/>
                      <w:color w:val="000000"/>
                      <w:szCs w:val="22"/>
                      <w:highlight w:val="yellow"/>
                    </w:rPr>
                  </w:rPrChange>
                </w:rPr>
                <w:t xml:space="preserve"> </w:t>
              </w:r>
            </w:ins>
            <w:ins w:id="867" w:author="User" w:date="2025-10-23T15:55:00Z">
              <w:del w:id="868" w:author="Andiyan rizaldi" w:date="2025-10-28T12:44:00Z">
                <w:r w:rsidR="00EB1476" w:rsidRPr="0055745C" w:rsidDel="00E14E45">
                  <w:rPr>
                    <w:rFonts w:ascii="Arial" w:eastAsia="Arial" w:hAnsi="Arial" w:cs="Arial"/>
                    <w:b w:val="0"/>
                    <w:color w:val="000000"/>
                    <w:szCs w:val="22"/>
                    <w:rPrChange w:id="869" w:author="Yosua Pratama Salikin" w:date="2026-04-22T11:00:00Z" w16du:dateUtc="2026-04-22T04:00:00Z">
                      <w:rPr>
                        <w:rFonts w:ascii="Arial" w:eastAsia="Arial" w:hAnsi="Arial" w:cs="Arial"/>
                        <w:b w:val="0"/>
                        <w:color w:val="000000"/>
                        <w:szCs w:val="22"/>
                        <w:highlight w:val="yellow"/>
                      </w:rPr>
                    </w:rPrChange>
                  </w:rPr>
                  <w:delText>Uswatul Hasanah</w:delText>
                </w:r>
              </w:del>
            </w:ins>
            <w:del w:id="870" w:author="User" w:date="2025-10-23T15:55:00Z">
              <w:r w:rsidR="00EB7390" w:rsidRPr="0055745C" w:rsidDel="00EB1476">
                <w:rPr>
                  <w:rFonts w:ascii="Arial" w:eastAsia="Arial" w:hAnsi="Arial" w:cs="Arial"/>
                  <w:b w:val="0"/>
                  <w:color w:val="000000"/>
                  <w:szCs w:val="22"/>
                  <w:rPrChange w:id="871" w:author="Yosua Pratama Salikin" w:date="2026-04-22T11:00:00Z" w16du:dateUtc="2026-04-22T04:00:00Z">
                    <w:rPr>
                      <w:rFonts w:ascii="Arial" w:eastAsia="Arial" w:hAnsi="Arial" w:cs="Arial"/>
                      <w:b w:val="0"/>
                      <w:color w:val="000000"/>
                      <w:szCs w:val="22"/>
                      <w:highlight w:val="yellow"/>
                    </w:rPr>
                  </w:rPrChange>
                </w:rPr>
                <w:delText>…</w:delText>
              </w:r>
            </w:del>
          </w:p>
        </w:tc>
        <w:tc>
          <w:tcPr>
            <w:tcW w:w="1894" w:type="dxa"/>
            <w:tcPrChange w:id="872" w:author="User" w:date="2026-05-08T10:50:00Z" w16du:dateUtc="2026-05-08T03:50:00Z">
              <w:tcPr>
                <w:tcW w:w="2137" w:type="dxa"/>
                <w:gridSpan w:val="2"/>
              </w:tcPr>
            </w:tcPrChange>
          </w:tcPr>
          <w:p w14:paraId="3F0CD91C" w14:textId="7E063203" w:rsidR="00EB7390" w:rsidRPr="0055745C" w:rsidRDefault="00EB1476" w:rsidP="009315DC">
            <w:pPr>
              <w:pBdr>
                <w:top w:val="nil"/>
                <w:left w:val="nil"/>
                <w:bottom w:val="nil"/>
                <w:right w:val="nil"/>
                <w:between w:val="nil"/>
              </w:pBdr>
              <w:tabs>
                <w:tab w:val="left" w:pos="2700"/>
                <w:tab w:val="left" w:pos="2880"/>
              </w:tabs>
              <w:ind w:right="36"/>
              <w:rPr>
                <w:rFonts w:ascii="Arial" w:eastAsia="Arial" w:hAnsi="Arial" w:cs="Arial"/>
                <w:b w:val="0"/>
                <w:color w:val="000000"/>
                <w:szCs w:val="22"/>
                <w:rPrChange w:id="873" w:author="Yosua Pratama Salikin" w:date="2026-04-22T11:00:00Z" w16du:dateUtc="2026-04-22T04:00:00Z">
                  <w:rPr>
                    <w:rFonts w:ascii="Arial" w:eastAsia="Arial" w:hAnsi="Arial" w:cs="Arial"/>
                    <w:b w:val="0"/>
                    <w:color w:val="000000"/>
                    <w:szCs w:val="22"/>
                    <w:highlight w:val="yellow"/>
                  </w:rPr>
                </w:rPrChange>
              </w:rPr>
            </w:pPr>
            <w:ins w:id="874" w:author="User" w:date="2025-10-23T15:55:00Z">
              <w:r w:rsidRPr="0055745C">
                <w:rPr>
                  <w:rFonts w:ascii="Arial" w:eastAsia="Arial" w:hAnsi="Arial" w:cs="Arial"/>
                  <w:b w:val="0"/>
                  <w:color w:val="000000"/>
                  <w:szCs w:val="22"/>
                  <w:rPrChange w:id="875" w:author="Yosua Pratama Salikin" w:date="2026-04-22T11:00:00Z" w16du:dateUtc="2026-04-22T04:00:00Z">
                    <w:rPr>
                      <w:rFonts w:ascii="Arial" w:eastAsia="Arial" w:hAnsi="Arial" w:cs="Arial"/>
                      <w:b w:val="0"/>
                      <w:color w:val="000000"/>
                      <w:szCs w:val="22"/>
                      <w:highlight w:val="yellow"/>
                    </w:rPr>
                  </w:rPrChange>
                </w:rPr>
                <w:t>08</w:t>
              </w:r>
            </w:ins>
            <w:ins w:id="876" w:author="User" w:date="2026-05-08T10:52:00Z" w16du:dateUtc="2026-05-08T03:52:00Z">
              <w:r w:rsidR="00CF3CBE">
                <w:rPr>
                  <w:rFonts w:ascii="Arial" w:eastAsia="Arial" w:hAnsi="Arial" w:cs="Arial"/>
                  <w:b w:val="0"/>
                  <w:color w:val="000000"/>
                  <w:szCs w:val="22"/>
                </w:rPr>
                <w:t>51</w:t>
              </w:r>
            </w:ins>
            <w:ins w:id="877" w:author="User" w:date="2025-10-23T15:55:00Z">
              <w:r w:rsidRPr="0055745C">
                <w:rPr>
                  <w:rFonts w:ascii="Arial" w:eastAsia="Arial" w:hAnsi="Arial" w:cs="Arial"/>
                  <w:b w:val="0"/>
                  <w:color w:val="000000"/>
                  <w:szCs w:val="22"/>
                  <w:rPrChange w:id="878" w:author="Yosua Pratama Salikin" w:date="2026-04-22T11:00:00Z" w16du:dateUtc="2026-04-22T04:00:00Z">
                    <w:rPr>
                      <w:rFonts w:ascii="Arial" w:eastAsia="Arial" w:hAnsi="Arial" w:cs="Arial"/>
                      <w:b w:val="0"/>
                      <w:color w:val="000000"/>
                      <w:szCs w:val="22"/>
                      <w:highlight w:val="yellow"/>
                    </w:rPr>
                  </w:rPrChange>
                </w:rPr>
                <w:t xml:space="preserve"> </w:t>
              </w:r>
            </w:ins>
            <w:ins w:id="879" w:author="User" w:date="2026-05-08T10:52:00Z" w16du:dateUtc="2026-05-08T03:52:00Z">
              <w:r w:rsidR="00CF3CBE">
                <w:rPr>
                  <w:rFonts w:ascii="Arial" w:eastAsia="Arial" w:hAnsi="Arial" w:cs="Arial"/>
                  <w:b w:val="0"/>
                  <w:color w:val="000000"/>
                  <w:szCs w:val="22"/>
                </w:rPr>
                <w:t>8830 3240</w:t>
              </w:r>
            </w:ins>
            <w:del w:id="880" w:author="User" w:date="2025-10-23T15:55:00Z">
              <w:r w:rsidR="00EB7390" w:rsidRPr="0055745C" w:rsidDel="00EB1476">
                <w:rPr>
                  <w:rFonts w:ascii="Arial" w:eastAsia="Arial" w:hAnsi="Arial" w:cs="Arial"/>
                  <w:b w:val="0"/>
                  <w:color w:val="000000"/>
                  <w:szCs w:val="22"/>
                  <w:rPrChange w:id="881" w:author="Yosua Pratama Salikin" w:date="2026-04-22T11:00:00Z" w16du:dateUtc="2026-04-22T04:00:00Z">
                    <w:rPr>
                      <w:rFonts w:ascii="Arial" w:eastAsia="Arial" w:hAnsi="Arial" w:cs="Arial"/>
                      <w:b w:val="0"/>
                      <w:color w:val="000000"/>
                      <w:szCs w:val="22"/>
                      <w:highlight w:val="yellow"/>
                    </w:rPr>
                  </w:rPrChange>
                </w:rPr>
                <w:delText>…</w:delText>
              </w:r>
            </w:del>
          </w:p>
        </w:tc>
        <w:tc>
          <w:tcPr>
            <w:tcW w:w="2763" w:type="dxa"/>
            <w:tcPrChange w:id="882" w:author="User" w:date="2026-05-08T10:50:00Z" w16du:dateUtc="2026-05-08T03:50:00Z">
              <w:tcPr>
                <w:tcW w:w="2520" w:type="dxa"/>
              </w:tcPr>
            </w:tcPrChange>
          </w:tcPr>
          <w:p w14:paraId="6AF1CAD4" w14:textId="6BBF8E01" w:rsidR="00EB7390" w:rsidRPr="0055745C" w:rsidRDefault="006F5F45" w:rsidP="009315DC">
            <w:pPr>
              <w:pBdr>
                <w:top w:val="nil"/>
                <w:left w:val="nil"/>
                <w:bottom w:val="nil"/>
                <w:right w:val="nil"/>
                <w:between w:val="nil"/>
              </w:pBdr>
              <w:tabs>
                <w:tab w:val="left" w:pos="2700"/>
                <w:tab w:val="left" w:pos="2880"/>
              </w:tabs>
              <w:ind w:right="36"/>
              <w:rPr>
                <w:rFonts w:ascii="Arial" w:eastAsia="Arial" w:hAnsi="Arial" w:cs="Arial"/>
                <w:b w:val="0"/>
                <w:color w:val="000000"/>
                <w:szCs w:val="22"/>
                <w:rPrChange w:id="883" w:author="Yosua Pratama Salikin" w:date="2026-04-22T11:00:00Z" w16du:dateUtc="2026-04-22T04:00:00Z">
                  <w:rPr>
                    <w:rFonts w:ascii="Arial" w:eastAsia="Arial" w:hAnsi="Arial" w:cs="Arial"/>
                    <w:b w:val="0"/>
                    <w:color w:val="000000"/>
                    <w:szCs w:val="22"/>
                    <w:highlight w:val="yellow"/>
                  </w:rPr>
                </w:rPrChange>
              </w:rPr>
            </w:pPr>
            <w:ins w:id="884" w:author="User" w:date="2025-10-23T16:01:00Z">
              <w:r w:rsidRPr="0055745C">
                <w:rPr>
                  <w:rFonts w:ascii="Arial" w:eastAsia="Arial" w:hAnsi="Arial" w:cs="Arial"/>
                  <w:b w:val="0"/>
                  <w:color w:val="000000"/>
                  <w:szCs w:val="22"/>
                  <w:rPrChange w:id="885" w:author="Yosua Pratama Salikin" w:date="2026-04-22T11:00:00Z" w16du:dateUtc="2026-04-22T04:00:00Z">
                    <w:rPr>
                      <w:rFonts w:ascii="Arial" w:eastAsia="Arial" w:hAnsi="Arial" w:cs="Arial"/>
                      <w:b w:val="0"/>
                      <w:color w:val="000000"/>
                      <w:szCs w:val="22"/>
                      <w:highlight w:val="yellow"/>
                    </w:rPr>
                  </w:rPrChange>
                </w:rPr>
                <w:t>admpenjaminrsdhprob@</w:t>
              </w:r>
            </w:ins>
            <w:ins w:id="886" w:author="User" w:date="2025-10-23T16:02:00Z">
              <w:r w:rsidRPr="0055745C">
                <w:rPr>
                  <w:rFonts w:ascii="Arial" w:eastAsia="Arial" w:hAnsi="Arial" w:cs="Arial"/>
                  <w:b w:val="0"/>
                  <w:color w:val="000000"/>
                  <w:szCs w:val="22"/>
                  <w:rPrChange w:id="887" w:author="Yosua Pratama Salikin" w:date="2026-04-22T11:00:00Z" w16du:dateUtc="2026-04-22T04:00:00Z">
                    <w:rPr>
                      <w:rFonts w:ascii="Arial" w:eastAsia="Arial" w:hAnsi="Arial" w:cs="Arial"/>
                      <w:b w:val="0"/>
                      <w:color w:val="000000"/>
                      <w:szCs w:val="22"/>
                      <w:highlight w:val="yellow"/>
                    </w:rPr>
                  </w:rPrChange>
                </w:rPr>
                <w:t>gmail.com</w:t>
              </w:r>
            </w:ins>
            <w:del w:id="888" w:author="User" w:date="2025-10-23T15:56:00Z">
              <w:r w:rsidR="00EB7390" w:rsidRPr="0055745C" w:rsidDel="00EB1476">
                <w:rPr>
                  <w:rFonts w:ascii="Arial" w:eastAsia="Arial" w:hAnsi="Arial" w:cs="Arial"/>
                  <w:b w:val="0"/>
                  <w:color w:val="000000"/>
                  <w:szCs w:val="22"/>
                  <w:rPrChange w:id="889" w:author="Yosua Pratama Salikin" w:date="2026-04-22T11:00:00Z" w16du:dateUtc="2026-04-22T04:00:00Z">
                    <w:rPr>
                      <w:rFonts w:ascii="Arial" w:eastAsia="Arial" w:hAnsi="Arial" w:cs="Arial"/>
                      <w:b w:val="0"/>
                      <w:color w:val="000000"/>
                      <w:szCs w:val="22"/>
                      <w:highlight w:val="yellow"/>
                    </w:rPr>
                  </w:rPrChange>
                </w:rPr>
                <w:delText>…</w:delText>
              </w:r>
            </w:del>
          </w:p>
        </w:tc>
      </w:tr>
      <w:tr w:rsidR="0055745C" w:rsidRPr="00B95FD9" w14:paraId="78A979D3" w14:textId="77777777" w:rsidTr="00CF3CBE">
        <w:trPr>
          <w:ins w:id="890" w:author="Yosua Pratama Salikin" w:date="2026-04-22T11:00:00Z"/>
        </w:trPr>
        <w:tc>
          <w:tcPr>
            <w:tcW w:w="2430" w:type="dxa"/>
            <w:tcPrChange w:id="891" w:author="User" w:date="2026-05-08T10:50:00Z" w16du:dateUtc="2026-05-08T03:50:00Z">
              <w:tcPr>
                <w:tcW w:w="2430" w:type="dxa"/>
              </w:tcPr>
            </w:tcPrChange>
          </w:tcPr>
          <w:p w14:paraId="6A09B987" w14:textId="6250237A" w:rsidR="0055745C" w:rsidRPr="0055745C" w:rsidRDefault="0075706A" w:rsidP="009315DC">
            <w:pPr>
              <w:pBdr>
                <w:top w:val="nil"/>
                <w:left w:val="nil"/>
                <w:bottom w:val="nil"/>
                <w:right w:val="nil"/>
                <w:between w:val="nil"/>
              </w:pBdr>
              <w:tabs>
                <w:tab w:val="left" w:pos="2700"/>
                <w:tab w:val="left" w:pos="2880"/>
              </w:tabs>
              <w:ind w:right="36"/>
              <w:jc w:val="both"/>
              <w:rPr>
                <w:ins w:id="892" w:author="Yosua Pratama Salikin" w:date="2026-04-22T11:00:00Z" w16du:dateUtc="2026-04-22T04:00:00Z"/>
                <w:rFonts w:ascii="Arial" w:eastAsia="Arial" w:hAnsi="Arial" w:cs="Arial"/>
                <w:b w:val="0"/>
                <w:color w:val="000000"/>
                <w:szCs w:val="22"/>
              </w:rPr>
            </w:pPr>
            <w:ins w:id="893" w:author="User" w:date="2026-05-09T09:26:00Z" w16du:dateUtc="2026-05-09T02:26:00Z">
              <w:r>
                <w:rPr>
                  <w:rFonts w:ascii="Arial" w:eastAsia="Arial" w:hAnsi="Arial" w:cs="Arial"/>
                  <w:b w:val="0"/>
                  <w:color w:val="000000"/>
                  <w:szCs w:val="22"/>
                </w:rPr>
                <w:t>Pengaduan Pelayanan</w:t>
              </w:r>
            </w:ins>
            <w:ins w:id="894" w:author="Yosua Pratama Salikin" w:date="2026-04-22T11:00:00Z" w16du:dateUtc="2026-04-22T04:00:00Z">
              <w:del w:id="895" w:author="User" w:date="2026-05-09T09:26:00Z" w16du:dateUtc="2026-05-09T02:26:00Z">
                <w:r w:rsidR="0055745C" w:rsidDel="0075706A">
                  <w:rPr>
                    <w:rFonts w:ascii="Arial" w:eastAsia="Arial" w:hAnsi="Arial" w:cs="Arial"/>
                    <w:b w:val="0"/>
                    <w:color w:val="000000"/>
                    <w:szCs w:val="22"/>
                  </w:rPr>
                  <w:delText>Admin Rawat Jalan</w:delText>
                </w:r>
              </w:del>
            </w:ins>
          </w:p>
        </w:tc>
        <w:tc>
          <w:tcPr>
            <w:tcW w:w="1800" w:type="dxa"/>
            <w:tcPrChange w:id="896" w:author="User" w:date="2026-05-08T10:50:00Z" w16du:dateUtc="2026-05-08T03:50:00Z">
              <w:tcPr>
                <w:tcW w:w="1800" w:type="dxa"/>
              </w:tcPr>
            </w:tcPrChange>
          </w:tcPr>
          <w:p w14:paraId="121F5A72" w14:textId="324393A5" w:rsidR="0055745C" w:rsidRPr="00985F8B" w:rsidRDefault="0075706A" w:rsidP="009315DC">
            <w:pPr>
              <w:pBdr>
                <w:top w:val="nil"/>
                <w:left w:val="nil"/>
                <w:bottom w:val="nil"/>
                <w:right w:val="nil"/>
                <w:between w:val="nil"/>
              </w:pBdr>
              <w:tabs>
                <w:tab w:val="left" w:pos="2700"/>
                <w:tab w:val="left" w:pos="2880"/>
              </w:tabs>
              <w:ind w:right="36"/>
              <w:jc w:val="both"/>
              <w:rPr>
                <w:ins w:id="897" w:author="Yosua Pratama Salikin" w:date="2026-04-22T11:00:00Z" w16du:dateUtc="2026-04-22T04:00:00Z"/>
                <w:rFonts w:ascii="Arial" w:eastAsia="Arial" w:hAnsi="Arial" w:cs="Arial"/>
                <w:b w:val="0"/>
                <w:color w:val="000000"/>
                <w:szCs w:val="22"/>
              </w:rPr>
            </w:pPr>
            <w:ins w:id="898" w:author="User" w:date="2026-05-09T09:27:00Z" w16du:dateUtc="2026-05-09T02:27:00Z">
              <w:r w:rsidRPr="00985F8B">
                <w:rPr>
                  <w:rFonts w:ascii="Arial" w:eastAsia="Arial" w:hAnsi="Arial" w:cs="Arial"/>
                  <w:b w:val="0"/>
                  <w:color w:val="000000"/>
                  <w:szCs w:val="22"/>
                  <w:rPrChange w:id="899" w:author="User" w:date="2026-05-09T10:16:00Z" w16du:dateUtc="2026-05-09T03:16:00Z">
                    <w:rPr>
                      <w:rFonts w:ascii="Arial" w:eastAsia="Arial" w:hAnsi="Arial" w:cs="Arial"/>
                      <w:b w:val="0"/>
                      <w:color w:val="000000"/>
                      <w:szCs w:val="22"/>
                      <w:highlight w:val="yellow"/>
                    </w:rPr>
                  </w:rPrChange>
                </w:rPr>
                <w:t>Angela Wensi Flora R, S.Kep, Ns</w:t>
              </w:r>
            </w:ins>
            <w:ins w:id="900" w:author="Yosua Pratama Salikin" w:date="2026-04-22T11:00:00Z" w16du:dateUtc="2026-04-22T04:00:00Z">
              <w:del w:id="901" w:author="User" w:date="2026-05-09T09:27:00Z" w16du:dateUtc="2026-05-09T02:27:00Z">
                <w:r w:rsidR="0055745C" w:rsidRPr="00985F8B" w:rsidDel="0075706A">
                  <w:rPr>
                    <w:rFonts w:ascii="Arial" w:eastAsia="Arial" w:hAnsi="Arial" w:cs="Arial"/>
                    <w:b w:val="0"/>
                    <w:color w:val="000000"/>
                    <w:szCs w:val="22"/>
                  </w:rPr>
                  <w:delText>…</w:delText>
                </w:r>
              </w:del>
            </w:ins>
          </w:p>
        </w:tc>
        <w:tc>
          <w:tcPr>
            <w:tcW w:w="1894" w:type="dxa"/>
            <w:tcPrChange w:id="902" w:author="User" w:date="2026-05-08T10:50:00Z" w16du:dateUtc="2026-05-08T03:50:00Z">
              <w:tcPr>
                <w:tcW w:w="2137" w:type="dxa"/>
                <w:gridSpan w:val="2"/>
              </w:tcPr>
            </w:tcPrChange>
          </w:tcPr>
          <w:p w14:paraId="57DD7831" w14:textId="6C09AE4C" w:rsidR="0055745C" w:rsidRPr="00985F8B" w:rsidRDefault="0075706A" w:rsidP="009315DC">
            <w:pPr>
              <w:pBdr>
                <w:top w:val="nil"/>
                <w:left w:val="nil"/>
                <w:bottom w:val="nil"/>
                <w:right w:val="nil"/>
                <w:between w:val="nil"/>
              </w:pBdr>
              <w:tabs>
                <w:tab w:val="left" w:pos="2700"/>
                <w:tab w:val="left" w:pos="2880"/>
              </w:tabs>
              <w:ind w:right="36"/>
              <w:rPr>
                <w:ins w:id="903" w:author="Yosua Pratama Salikin" w:date="2026-04-22T11:00:00Z" w16du:dateUtc="2026-04-22T04:00:00Z"/>
                <w:rFonts w:ascii="Arial" w:eastAsia="Arial" w:hAnsi="Arial" w:cs="Arial"/>
                <w:b w:val="0"/>
                <w:color w:val="000000"/>
                <w:szCs w:val="22"/>
              </w:rPr>
            </w:pPr>
            <w:ins w:id="904" w:author="User" w:date="2026-05-09T09:27:00Z" w16du:dateUtc="2026-05-09T02:27:00Z">
              <w:r w:rsidRPr="00985F8B">
                <w:rPr>
                  <w:rFonts w:ascii="Arial" w:eastAsia="Arial" w:hAnsi="Arial" w:cs="Arial"/>
                  <w:b w:val="0"/>
                  <w:color w:val="000000"/>
                  <w:szCs w:val="22"/>
                  <w:rPrChange w:id="905" w:author="User" w:date="2026-05-09T10:16:00Z" w16du:dateUtc="2026-05-09T03:16:00Z">
                    <w:rPr>
                      <w:rFonts w:ascii="Arial" w:eastAsia="Arial" w:hAnsi="Arial" w:cs="Arial"/>
                      <w:b w:val="0"/>
                      <w:color w:val="000000"/>
                      <w:szCs w:val="22"/>
                      <w:highlight w:val="yellow"/>
                    </w:rPr>
                  </w:rPrChange>
                </w:rPr>
                <w:t>0813 3074 1495</w:t>
              </w:r>
            </w:ins>
            <w:ins w:id="906" w:author="Yosua Pratama Salikin" w:date="2026-04-22T11:00:00Z" w16du:dateUtc="2026-04-22T04:00:00Z">
              <w:del w:id="907" w:author="User" w:date="2026-05-09T09:27:00Z" w16du:dateUtc="2026-05-09T02:27:00Z">
                <w:r w:rsidR="0055745C" w:rsidRPr="00985F8B" w:rsidDel="0075706A">
                  <w:rPr>
                    <w:rFonts w:ascii="Arial" w:eastAsia="Arial" w:hAnsi="Arial" w:cs="Arial"/>
                    <w:b w:val="0"/>
                    <w:color w:val="000000"/>
                    <w:szCs w:val="22"/>
                  </w:rPr>
                  <w:delText>…</w:delText>
                </w:r>
              </w:del>
            </w:ins>
          </w:p>
        </w:tc>
        <w:tc>
          <w:tcPr>
            <w:tcW w:w="2763" w:type="dxa"/>
            <w:tcPrChange w:id="908" w:author="User" w:date="2026-05-08T10:50:00Z" w16du:dateUtc="2026-05-08T03:50:00Z">
              <w:tcPr>
                <w:tcW w:w="2520" w:type="dxa"/>
              </w:tcPr>
            </w:tcPrChange>
          </w:tcPr>
          <w:p w14:paraId="6658D327" w14:textId="1F52A269" w:rsidR="0055745C" w:rsidRPr="0055745C" w:rsidRDefault="0075706A" w:rsidP="009315DC">
            <w:pPr>
              <w:pBdr>
                <w:top w:val="nil"/>
                <w:left w:val="nil"/>
                <w:bottom w:val="nil"/>
                <w:right w:val="nil"/>
                <w:between w:val="nil"/>
              </w:pBdr>
              <w:tabs>
                <w:tab w:val="left" w:pos="2700"/>
                <w:tab w:val="left" w:pos="2880"/>
              </w:tabs>
              <w:ind w:right="36"/>
              <w:rPr>
                <w:ins w:id="909" w:author="Yosua Pratama Salikin" w:date="2026-04-22T11:00:00Z" w16du:dateUtc="2026-04-22T04:00:00Z"/>
                <w:rFonts w:ascii="Arial" w:eastAsia="Arial" w:hAnsi="Arial" w:cs="Arial"/>
                <w:b w:val="0"/>
                <w:color w:val="000000"/>
                <w:szCs w:val="22"/>
                <w:highlight w:val="yellow"/>
                <w:rPrChange w:id="910" w:author="Yosua Pratama Salikin" w:date="2026-04-22T11:00:00Z" w16du:dateUtc="2026-04-22T04:00:00Z">
                  <w:rPr>
                    <w:ins w:id="911" w:author="Yosua Pratama Salikin" w:date="2026-04-22T11:00:00Z" w16du:dateUtc="2026-04-22T04:00:00Z"/>
                    <w:rFonts w:ascii="Arial" w:eastAsia="Arial" w:hAnsi="Arial" w:cs="Arial"/>
                    <w:b w:val="0"/>
                    <w:color w:val="000000"/>
                    <w:szCs w:val="22"/>
                  </w:rPr>
                </w:rPrChange>
              </w:rPr>
            </w:pPr>
            <w:ins w:id="912" w:author="User" w:date="2026-05-09T09:27:00Z" w16du:dateUtc="2026-05-09T02:27:00Z">
              <w:r w:rsidRPr="00B673FD">
                <w:rPr>
                  <w:rFonts w:ascii="Arial" w:eastAsia="Arial" w:hAnsi="Arial" w:cs="Arial"/>
                  <w:b w:val="0"/>
                  <w:color w:val="000000"/>
                  <w:szCs w:val="22"/>
                </w:rPr>
                <w:t>rsdharmahusadaprob@gmail.com</w:t>
              </w:r>
              <w:r w:rsidRPr="0075706A" w:rsidDel="0075706A">
                <w:rPr>
                  <w:rFonts w:ascii="Arial" w:eastAsia="Arial" w:hAnsi="Arial" w:cs="Arial"/>
                  <w:b w:val="0"/>
                  <w:color w:val="000000"/>
                  <w:szCs w:val="22"/>
                  <w:highlight w:val="yellow"/>
                </w:rPr>
                <w:t xml:space="preserve"> </w:t>
              </w:r>
            </w:ins>
            <w:ins w:id="913" w:author="Yosua Pratama Salikin" w:date="2026-04-22T11:00:00Z" w16du:dateUtc="2026-04-22T04:00:00Z">
              <w:del w:id="914" w:author="User" w:date="2026-05-09T09:27:00Z" w16du:dateUtc="2026-05-09T02:27:00Z">
                <w:r w:rsidR="0055745C" w:rsidRPr="0055745C" w:rsidDel="0075706A">
                  <w:rPr>
                    <w:rFonts w:ascii="Arial" w:eastAsia="Arial" w:hAnsi="Arial" w:cs="Arial"/>
                    <w:b w:val="0"/>
                    <w:color w:val="000000"/>
                    <w:szCs w:val="22"/>
                    <w:highlight w:val="yellow"/>
                    <w:rPrChange w:id="915" w:author="Yosua Pratama Salikin" w:date="2026-04-22T11:00:00Z" w16du:dateUtc="2026-04-22T04:00:00Z">
                      <w:rPr>
                        <w:rFonts w:ascii="Arial" w:eastAsia="Arial" w:hAnsi="Arial" w:cs="Arial"/>
                        <w:b w:val="0"/>
                        <w:color w:val="000000"/>
                        <w:szCs w:val="22"/>
                      </w:rPr>
                    </w:rPrChange>
                  </w:rPr>
                  <w:delText>…</w:delText>
                </w:r>
              </w:del>
            </w:ins>
          </w:p>
        </w:tc>
      </w:tr>
    </w:tbl>
    <w:p w14:paraId="3F0B65A0" w14:textId="594F5592" w:rsidR="003970CA" w:rsidDel="00B452B3" w:rsidRDefault="003970CA">
      <w:pPr>
        <w:spacing w:before="280"/>
        <w:ind w:right="36"/>
        <w:rPr>
          <w:ins w:id="916" w:author="Yosua Pratama Salikin" w:date="2025-10-15T15:05:00Z"/>
          <w:del w:id="917" w:author="User" w:date="2026-05-26T12:29:00Z" w16du:dateUtc="2026-05-26T05:29:00Z"/>
          <w:rFonts w:ascii="Arial" w:eastAsia="Arial" w:hAnsi="Arial" w:cs="Arial"/>
        </w:rPr>
        <w:pPrChange w:id="918" w:author="User" w:date="2026-05-09T09:27:00Z" w16du:dateUtc="2026-05-09T02:27:00Z">
          <w:pPr>
            <w:spacing w:before="280"/>
            <w:ind w:right="36"/>
            <w:jc w:val="center"/>
          </w:pPr>
        </w:pPrChange>
      </w:pPr>
    </w:p>
    <w:p w14:paraId="36B781FC" w14:textId="6A34D620" w:rsidR="004468D5" w:rsidDel="00C86E31" w:rsidRDefault="004468D5" w:rsidP="00EB7390">
      <w:pPr>
        <w:spacing w:before="280"/>
        <w:ind w:right="36"/>
        <w:jc w:val="center"/>
        <w:rPr>
          <w:ins w:id="919" w:author="Yosua Pratama Salikin" w:date="2025-10-15T15:05:00Z"/>
          <w:del w:id="920" w:author="Andiyan rizaldi" w:date="2025-11-06T10:45:00Z"/>
          <w:rFonts w:ascii="Arial" w:eastAsia="Arial" w:hAnsi="Arial" w:cs="Arial"/>
        </w:rPr>
      </w:pPr>
    </w:p>
    <w:p w14:paraId="76E8FB3F" w14:textId="08076DA8" w:rsidR="004468D5" w:rsidDel="00C86E31" w:rsidRDefault="004468D5" w:rsidP="00EB7390">
      <w:pPr>
        <w:spacing w:before="280"/>
        <w:ind w:right="36"/>
        <w:jc w:val="center"/>
        <w:rPr>
          <w:del w:id="921" w:author="Andiyan rizaldi" w:date="2025-11-06T10:45:00Z"/>
          <w:rFonts w:ascii="Arial" w:eastAsia="Arial" w:hAnsi="Arial" w:cs="Arial"/>
        </w:rPr>
      </w:pPr>
    </w:p>
    <w:p w14:paraId="6FA2B0FF" w14:textId="3B70C422" w:rsidR="00EB7390" w:rsidRPr="00774E7C" w:rsidRDefault="00EB7390" w:rsidP="00EB7390">
      <w:pPr>
        <w:spacing w:before="280"/>
        <w:ind w:right="36"/>
        <w:jc w:val="center"/>
        <w:rPr>
          <w:rFonts w:ascii="Arial" w:eastAsia="Arial" w:hAnsi="Arial" w:cs="Arial"/>
        </w:rPr>
      </w:pPr>
      <w:r w:rsidRPr="00774E7C">
        <w:rPr>
          <w:rFonts w:ascii="Arial" w:eastAsia="Arial" w:hAnsi="Arial" w:cs="Arial"/>
        </w:rPr>
        <w:t>PASAL 1</w:t>
      </w:r>
      <w:ins w:id="922" w:author="User" w:date="2026-05-09T09:46:00Z" w16du:dateUtc="2026-05-09T02:46:00Z">
        <w:r w:rsidR="00F308B8">
          <w:rPr>
            <w:rFonts w:ascii="Arial" w:eastAsia="Arial" w:hAnsi="Arial" w:cs="Arial"/>
          </w:rPr>
          <w:t>4</w:t>
        </w:r>
      </w:ins>
      <w:del w:id="923" w:author="User" w:date="2026-05-09T09:46:00Z" w16du:dateUtc="2026-05-09T02:46:00Z">
        <w:r w:rsidRPr="00774E7C" w:rsidDel="00F308B8">
          <w:rPr>
            <w:rFonts w:ascii="Arial" w:eastAsia="Arial" w:hAnsi="Arial" w:cs="Arial"/>
          </w:rPr>
          <w:delText>3</w:delText>
        </w:r>
      </w:del>
    </w:p>
    <w:p w14:paraId="4F6D0C64" w14:textId="77777777" w:rsidR="00EB7390" w:rsidRPr="00774E7C" w:rsidRDefault="00EB7390" w:rsidP="00EB7390">
      <w:pPr>
        <w:tabs>
          <w:tab w:val="left" w:pos="360"/>
        </w:tabs>
        <w:ind w:right="36"/>
        <w:jc w:val="center"/>
        <w:rPr>
          <w:rFonts w:ascii="Arial" w:eastAsia="Arial" w:hAnsi="Arial" w:cs="Arial"/>
          <w:color w:val="000000"/>
        </w:rPr>
      </w:pPr>
      <w:r w:rsidRPr="00774E7C">
        <w:rPr>
          <w:rFonts w:ascii="Arial" w:eastAsia="Arial" w:hAnsi="Arial" w:cs="Arial"/>
          <w:color w:val="000000"/>
        </w:rPr>
        <w:t>JAMINAN DAN OTORISASI</w:t>
      </w:r>
    </w:p>
    <w:p w14:paraId="25812595" w14:textId="77777777" w:rsidR="00EB7390" w:rsidRPr="00774E7C" w:rsidRDefault="00EB7390" w:rsidP="00EB7390">
      <w:pPr>
        <w:ind w:right="36"/>
        <w:jc w:val="both"/>
        <w:rPr>
          <w:rFonts w:ascii="Arial" w:eastAsia="Arial" w:hAnsi="Arial" w:cs="Arial"/>
          <w:b w:val="0"/>
          <w:color w:val="000000"/>
          <w:u w:val="single"/>
        </w:rPr>
      </w:pPr>
    </w:p>
    <w:p w14:paraId="112E3202" w14:textId="28C0E562" w:rsidR="00EB7390" w:rsidRDefault="00EB7390" w:rsidP="00EB7390">
      <w:pPr>
        <w:ind w:right="36"/>
        <w:jc w:val="both"/>
        <w:rPr>
          <w:rFonts w:ascii="Arial" w:hAnsi="Arial" w:cs="Arial"/>
          <w:b w:val="0"/>
          <w:bCs/>
        </w:rPr>
      </w:pPr>
      <w:r w:rsidRPr="00774E7C">
        <w:rPr>
          <w:rFonts w:ascii="Arial" w:hAnsi="Arial" w:cs="Arial"/>
          <w:b w:val="0"/>
          <w:bCs/>
        </w:rPr>
        <w:t xml:space="preserve">Dalam hal </w:t>
      </w:r>
      <w:r w:rsidR="00DC2AD6">
        <w:rPr>
          <w:rFonts w:ascii="Arial" w:hAnsi="Arial" w:cs="Arial"/>
          <w:b w:val="0"/>
          <w:bCs/>
        </w:rPr>
        <w:t>LGI</w:t>
      </w:r>
      <w:r w:rsidRPr="00774E7C">
        <w:rPr>
          <w:rFonts w:ascii="Arial" w:hAnsi="Arial" w:cs="Arial"/>
          <w:b w:val="0"/>
          <w:bCs/>
        </w:rPr>
        <w:t xml:space="preserve"> memerlukan segala bentuk informasi atau keterangan medis (</w:t>
      </w:r>
      <w:r w:rsidRPr="00774E7C">
        <w:rPr>
          <w:rFonts w:ascii="Arial" w:hAnsi="Arial" w:cs="Arial"/>
          <w:b w:val="0"/>
          <w:bCs/>
          <w:i/>
          <w:iCs/>
        </w:rPr>
        <w:t>medical record</w:t>
      </w:r>
      <w:r w:rsidRPr="00774E7C">
        <w:rPr>
          <w:rFonts w:ascii="Arial" w:hAnsi="Arial" w:cs="Arial"/>
          <w:b w:val="0"/>
          <w:bCs/>
        </w:rPr>
        <w:t>) dari Pasien baik secara lisan maupun te</w:t>
      </w:r>
      <w:r w:rsidR="001848FE" w:rsidRPr="00774E7C">
        <w:rPr>
          <w:rFonts w:ascii="Arial" w:hAnsi="Arial" w:cs="Arial"/>
          <w:b w:val="0"/>
          <w:bCs/>
        </w:rPr>
        <w:t>r</w:t>
      </w:r>
      <w:r w:rsidRPr="00774E7C">
        <w:rPr>
          <w:rFonts w:ascii="Arial" w:hAnsi="Arial" w:cs="Arial"/>
          <w:b w:val="0"/>
          <w:bCs/>
        </w:rPr>
        <w:t xml:space="preserve">tulis, maka </w:t>
      </w:r>
      <w:r w:rsidR="00DC2AD6">
        <w:rPr>
          <w:rFonts w:ascii="Arial" w:hAnsi="Arial" w:cs="Arial"/>
          <w:b w:val="0"/>
          <w:bCs/>
        </w:rPr>
        <w:t>LGI</w:t>
      </w:r>
      <w:r w:rsidRPr="00774E7C">
        <w:rPr>
          <w:rFonts w:ascii="Arial" w:hAnsi="Arial" w:cs="Arial"/>
          <w:b w:val="0"/>
          <w:bCs/>
        </w:rPr>
        <w:t xml:space="preserve"> menjamin sepenuhnya kepada Rumah Sakit, bahwa </w:t>
      </w:r>
      <w:r w:rsidR="00DC2AD6">
        <w:rPr>
          <w:rFonts w:ascii="Arial" w:hAnsi="Arial" w:cs="Arial"/>
          <w:b w:val="0"/>
          <w:bCs/>
        </w:rPr>
        <w:t>LGI</w:t>
      </w:r>
      <w:r w:rsidRPr="00774E7C">
        <w:rPr>
          <w:rFonts w:ascii="Arial" w:hAnsi="Arial" w:cs="Arial"/>
          <w:b w:val="0"/>
          <w:bCs/>
        </w:rPr>
        <w:t xml:space="preserve"> telah memiliki otorisasi </w:t>
      </w:r>
      <w:r w:rsidR="0017227C" w:rsidRPr="00774E7C">
        <w:rPr>
          <w:rFonts w:ascii="Arial" w:hAnsi="Arial" w:cs="Arial"/>
          <w:b w:val="0"/>
          <w:bCs/>
        </w:rPr>
        <w:t xml:space="preserve">atas Peserta dalam hal keterangan medis </w:t>
      </w:r>
      <w:r w:rsidR="0017227C" w:rsidRPr="00774E7C">
        <w:rPr>
          <w:rFonts w:ascii="Arial" w:hAnsi="Arial" w:cs="Arial"/>
          <w:b w:val="0"/>
          <w:bCs/>
          <w:i/>
          <w:iCs/>
        </w:rPr>
        <w:t>(medical record)</w:t>
      </w:r>
      <w:r w:rsidR="0017227C" w:rsidRPr="00774E7C">
        <w:rPr>
          <w:rFonts w:ascii="Arial" w:hAnsi="Arial" w:cs="Arial"/>
          <w:b w:val="0"/>
          <w:bCs/>
        </w:rPr>
        <w:t xml:space="preserve"> tersebut. </w:t>
      </w:r>
    </w:p>
    <w:p w14:paraId="0D5623D6" w14:textId="04F27EE8" w:rsidR="00AE0A1D" w:rsidRPr="00D538A9" w:rsidRDefault="00AE0A1D" w:rsidP="00AE0A1D">
      <w:pPr>
        <w:spacing w:before="280"/>
        <w:ind w:right="36"/>
        <w:jc w:val="center"/>
        <w:rPr>
          <w:ins w:id="924" w:author="Monica Asmitha Tampubolon" w:date="2025-10-15T13:46:00Z"/>
          <w:rFonts w:ascii="Arial" w:eastAsia="Arial" w:hAnsi="Arial" w:cs="Arial"/>
          <w:szCs w:val="22"/>
        </w:rPr>
      </w:pPr>
      <w:bookmarkStart w:id="925" w:name="_Hlk211434378"/>
      <w:bookmarkStart w:id="926" w:name="_Hlk211427498"/>
      <w:ins w:id="927" w:author="Monica Asmitha Tampubolon" w:date="2025-10-15T13:46:00Z">
        <w:r w:rsidRPr="00D538A9">
          <w:rPr>
            <w:rFonts w:ascii="Arial" w:eastAsia="Arial" w:hAnsi="Arial" w:cs="Arial"/>
            <w:szCs w:val="22"/>
          </w:rPr>
          <w:t>PASAL 1</w:t>
        </w:r>
      </w:ins>
      <w:ins w:id="928" w:author="User" w:date="2026-05-09T09:46:00Z" w16du:dateUtc="2026-05-09T02:46:00Z">
        <w:r w:rsidR="00F308B8">
          <w:rPr>
            <w:rFonts w:ascii="Arial" w:eastAsia="Arial" w:hAnsi="Arial" w:cs="Arial"/>
            <w:szCs w:val="22"/>
          </w:rPr>
          <w:t>5</w:t>
        </w:r>
      </w:ins>
      <w:ins w:id="929" w:author="Monica Asmitha Tampubolon" w:date="2025-10-15T13:46:00Z">
        <w:del w:id="930" w:author="User" w:date="2026-05-09T09:46:00Z" w16du:dateUtc="2026-05-09T02:46:00Z">
          <w:r w:rsidRPr="00D538A9" w:rsidDel="00F308B8">
            <w:rPr>
              <w:rFonts w:ascii="Arial" w:eastAsia="Arial" w:hAnsi="Arial" w:cs="Arial"/>
              <w:szCs w:val="22"/>
            </w:rPr>
            <w:delText>4</w:delText>
          </w:r>
        </w:del>
      </w:ins>
    </w:p>
    <w:p w14:paraId="3CA984D6" w14:textId="77777777" w:rsidR="00AE0A1D" w:rsidRPr="00D538A9" w:rsidDel="007528A3" w:rsidRDefault="00AE0A1D" w:rsidP="00AE0A1D">
      <w:pPr>
        <w:tabs>
          <w:tab w:val="left" w:pos="360"/>
        </w:tabs>
        <w:ind w:right="36"/>
        <w:jc w:val="center"/>
        <w:rPr>
          <w:ins w:id="931" w:author="Monica Asmitha Tampubolon" w:date="2025-10-15T13:46:00Z"/>
          <w:del w:id="932" w:author="User" w:date="2026-05-26T11:23:00Z" w16du:dateUtc="2026-05-26T04:23:00Z"/>
          <w:rFonts w:ascii="Arial" w:eastAsia="Arial" w:hAnsi="Arial" w:cs="Arial"/>
          <w:color w:val="000000"/>
          <w:szCs w:val="22"/>
        </w:rPr>
      </w:pPr>
      <w:ins w:id="933" w:author="Monica Asmitha Tampubolon" w:date="2025-10-15T13:46:00Z">
        <w:r w:rsidRPr="00D538A9">
          <w:rPr>
            <w:rFonts w:ascii="Arial" w:eastAsia="Arial" w:hAnsi="Arial" w:cs="Arial"/>
            <w:color w:val="000000"/>
            <w:szCs w:val="22"/>
          </w:rPr>
          <w:t>PELINDUNGAN DATA PRIBADI</w:t>
        </w:r>
      </w:ins>
    </w:p>
    <w:p w14:paraId="4E59D324" w14:textId="77777777" w:rsidR="00AE0A1D" w:rsidRPr="00D538A9" w:rsidRDefault="00AE0A1D">
      <w:pPr>
        <w:tabs>
          <w:tab w:val="left" w:pos="360"/>
        </w:tabs>
        <w:ind w:right="36"/>
        <w:jc w:val="center"/>
        <w:rPr>
          <w:ins w:id="934" w:author="Monica Asmitha Tampubolon" w:date="2025-10-15T13:46:00Z"/>
          <w:rFonts w:ascii="Arial" w:eastAsia="Arial" w:hAnsi="Arial" w:cs="Arial"/>
          <w:b w:val="0"/>
          <w:bCs/>
          <w:color w:val="000000"/>
          <w:szCs w:val="22"/>
        </w:rPr>
        <w:pPrChange w:id="935" w:author="User" w:date="2026-05-26T11:23:00Z" w16du:dateUtc="2026-05-26T04:23:00Z">
          <w:pPr>
            <w:tabs>
              <w:tab w:val="left" w:pos="360"/>
            </w:tabs>
            <w:ind w:right="36"/>
            <w:jc w:val="both"/>
          </w:pPr>
        </w:pPrChange>
      </w:pPr>
    </w:p>
    <w:p w14:paraId="6705FE44" w14:textId="77777777" w:rsidR="00AE0A1D" w:rsidRPr="00507E90" w:rsidRDefault="00AE0A1D" w:rsidP="00AE0A1D">
      <w:pPr>
        <w:pStyle w:val="ListParagraph"/>
        <w:numPr>
          <w:ilvl w:val="0"/>
          <w:numId w:val="73"/>
        </w:numPr>
        <w:spacing w:before="280"/>
        <w:ind w:left="567" w:right="36" w:hanging="567"/>
        <w:jc w:val="both"/>
        <w:rPr>
          <w:ins w:id="936" w:author="Monica Asmitha Tampubolon" w:date="2025-10-15T13:46:00Z"/>
          <w:rFonts w:ascii="Arial" w:eastAsia="Arial" w:hAnsi="Arial" w:cs="Arial"/>
          <w:b w:val="0"/>
          <w:bCs/>
          <w:szCs w:val="22"/>
          <w:lang w:val="id-ID"/>
        </w:rPr>
      </w:pPr>
      <w:ins w:id="937" w:author="Monica Asmitha Tampubolon" w:date="2025-10-15T13:46:00Z">
        <w:r w:rsidRPr="00507E90">
          <w:rPr>
            <w:rFonts w:ascii="Arial" w:eastAsia="Arial" w:hAnsi="Arial" w:cs="Arial"/>
            <w:b w:val="0"/>
            <w:bCs/>
            <w:szCs w:val="22"/>
          </w:rPr>
          <w:t>Para Pihak</w:t>
        </w:r>
        <w:r w:rsidRPr="00362889">
          <w:rPr>
            <w:rFonts w:ascii="Arial" w:eastAsia="Arial" w:hAnsi="Arial" w:cs="Arial"/>
            <w:b w:val="0"/>
            <w:bCs/>
            <w:szCs w:val="22"/>
          </w:rPr>
          <w:t xml:space="preserve"> </w:t>
        </w:r>
        <w:r w:rsidRPr="00507E90">
          <w:rPr>
            <w:rFonts w:ascii="Arial" w:eastAsia="Arial" w:hAnsi="Arial" w:cs="Arial"/>
            <w:b w:val="0"/>
            <w:bCs/>
            <w:szCs w:val="22"/>
          </w:rPr>
          <w:t xml:space="preserve">sepakat bahwa dalam pengumpulan, pemrosesan, penyimpanan, dan/atau penghapusan Data Pribadi terkait pasien/tertanggung, keduanya bertindak sebagai </w:t>
        </w:r>
        <w:r w:rsidRPr="00507E90">
          <w:rPr>
            <w:rFonts w:ascii="Arial" w:eastAsia="Arial" w:hAnsi="Arial" w:cs="Arial"/>
            <w:b w:val="0"/>
            <w:bCs/>
            <w:i/>
            <w:iCs/>
            <w:szCs w:val="22"/>
          </w:rPr>
          <w:t>Joint Controller</w:t>
        </w:r>
        <w:r w:rsidRPr="00507E90">
          <w:rPr>
            <w:rFonts w:ascii="Arial" w:eastAsia="Arial" w:hAnsi="Arial" w:cs="Arial"/>
            <w:b w:val="0"/>
            <w:bCs/>
            <w:szCs w:val="22"/>
          </w:rPr>
          <w:t xml:space="preserve"> sebagaimana diatur dalam peraturan perundang-undangan yang berlaku.</w:t>
        </w:r>
      </w:ins>
    </w:p>
    <w:p w14:paraId="6BF87002" w14:textId="77777777" w:rsidR="00AE0A1D" w:rsidRPr="00507E90" w:rsidRDefault="00AE0A1D" w:rsidP="00AE0A1D">
      <w:pPr>
        <w:pStyle w:val="ListParagraph"/>
        <w:numPr>
          <w:ilvl w:val="0"/>
          <w:numId w:val="73"/>
        </w:numPr>
        <w:spacing w:before="280"/>
        <w:ind w:left="567" w:right="36" w:hanging="567"/>
        <w:jc w:val="both"/>
        <w:rPr>
          <w:ins w:id="938" w:author="Monica Asmitha Tampubolon" w:date="2025-10-15T13:46:00Z"/>
          <w:rFonts w:ascii="Arial" w:eastAsia="Arial" w:hAnsi="Arial" w:cs="Arial"/>
          <w:b w:val="0"/>
          <w:bCs/>
          <w:szCs w:val="22"/>
          <w:lang w:val="id-ID"/>
        </w:rPr>
      </w:pPr>
      <w:ins w:id="939" w:author="Monica Asmitha Tampubolon" w:date="2025-10-15T13:46:00Z">
        <w:r w:rsidRPr="00507E90">
          <w:rPr>
            <w:rFonts w:ascii="Arial" w:eastAsia="Arial" w:hAnsi="Arial" w:cs="Arial"/>
            <w:b w:val="0"/>
            <w:bCs/>
            <w:szCs w:val="22"/>
          </w:rPr>
          <w:t>Para Pihak wajib mematuhi seluruh ketentuan peraturan perundang-undangan yang berlaku di Indonesia mengenai Pelindungan Data Pribadi, termasuk namun tidak terbatas pada Undang-Undang Nomor 27 Tahun 2022 tentang Pelindungan Data Pribadi dan peraturan turunannya.</w:t>
        </w:r>
      </w:ins>
    </w:p>
    <w:p w14:paraId="34EDFFDA" w14:textId="77777777" w:rsidR="00AE0A1D" w:rsidRPr="00507E90" w:rsidRDefault="00AE0A1D" w:rsidP="00AE0A1D">
      <w:pPr>
        <w:pStyle w:val="ListParagraph"/>
        <w:numPr>
          <w:ilvl w:val="0"/>
          <w:numId w:val="73"/>
        </w:numPr>
        <w:spacing w:before="280"/>
        <w:ind w:left="567" w:right="36" w:hanging="567"/>
        <w:jc w:val="both"/>
        <w:rPr>
          <w:ins w:id="940" w:author="Monica Asmitha Tampubolon" w:date="2025-10-15T13:46:00Z"/>
          <w:rFonts w:ascii="Arial" w:eastAsia="Arial" w:hAnsi="Arial" w:cs="Arial"/>
          <w:b w:val="0"/>
          <w:bCs/>
          <w:szCs w:val="22"/>
          <w:lang w:val="id-ID"/>
        </w:rPr>
      </w:pPr>
      <w:ins w:id="941" w:author="Monica Asmitha Tampubolon" w:date="2025-10-15T13:46:00Z">
        <w:r w:rsidRPr="00507E90">
          <w:rPr>
            <w:rFonts w:ascii="Arial" w:eastAsia="Arial" w:hAnsi="Arial" w:cs="Arial"/>
            <w:b w:val="0"/>
            <w:bCs/>
            <w:szCs w:val="22"/>
          </w:rPr>
          <w:t>Pemrosesan Data Pribadi oleh Para Pihak hanya dilakukan berdasarkan dasar yang sah (legal basis) sesuai ketentuan peraturan perundang-undangan, termasuk namun tidak terbatas pada persetujuan (consent) dari pemilik Data Pribadi atau dasar hukum lainnya yang relevan.</w:t>
        </w:r>
      </w:ins>
    </w:p>
    <w:p w14:paraId="297D233E" w14:textId="77777777" w:rsidR="00AE0A1D" w:rsidRPr="00507E90" w:rsidRDefault="00AE0A1D" w:rsidP="00AE0A1D">
      <w:pPr>
        <w:pStyle w:val="ListParagraph"/>
        <w:numPr>
          <w:ilvl w:val="0"/>
          <w:numId w:val="73"/>
        </w:numPr>
        <w:spacing w:before="280"/>
        <w:ind w:left="567" w:right="36" w:hanging="567"/>
        <w:jc w:val="both"/>
        <w:rPr>
          <w:ins w:id="942" w:author="Monica Asmitha Tampubolon" w:date="2025-10-15T13:46:00Z"/>
          <w:rFonts w:ascii="Arial" w:eastAsia="Arial" w:hAnsi="Arial" w:cs="Arial"/>
          <w:b w:val="0"/>
          <w:bCs/>
          <w:szCs w:val="22"/>
          <w:lang w:val="id-ID"/>
        </w:rPr>
      </w:pPr>
      <w:ins w:id="943" w:author="Monica Asmitha Tampubolon" w:date="2025-10-15T13:46:00Z">
        <w:r w:rsidRPr="00507E90">
          <w:rPr>
            <w:rFonts w:ascii="Arial" w:eastAsia="Arial" w:hAnsi="Arial" w:cs="Arial"/>
            <w:b w:val="0"/>
            <w:bCs/>
            <w:szCs w:val="22"/>
          </w:rPr>
          <w:t>Para Pihak wajib memastikan bahwa pemilik Data Pribadi dapat melaksanakan hak-haknya sebagaimana diatur dalam peraturan perundang-undangan, termasuk hak untuk mengakses, memperbaiki, menghapus, atau menarik persetujuan atas pemrosesan Data Pribadi.</w:t>
        </w:r>
      </w:ins>
    </w:p>
    <w:p w14:paraId="40BDBB38" w14:textId="77777777" w:rsidR="00AE0A1D" w:rsidRPr="00507E90" w:rsidRDefault="00AE0A1D" w:rsidP="00AE0A1D">
      <w:pPr>
        <w:pStyle w:val="ListParagraph"/>
        <w:numPr>
          <w:ilvl w:val="0"/>
          <w:numId w:val="73"/>
        </w:numPr>
        <w:spacing w:before="280"/>
        <w:ind w:left="567" w:right="36" w:hanging="567"/>
        <w:jc w:val="both"/>
        <w:rPr>
          <w:ins w:id="944" w:author="Monica Asmitha Tampubolon" w:date="2025-10-15T13:46:00Z"/>
          <w:rFonts w:ascii="Arial" w:eastAsia="Arial" w:hAnsi="Arial" w:cs="Arial"/>
          <w:b w:val="0"/>
          <w:bCs/>
          <w:szCs w:val="22"/>
          <w:lang w:val="id-ID"/>
        </w:rPr>
      </w:pPr>
      <w:ins w:id="945" w:author="Monica Asmitha Tampubolon" w:date="2025-10-15T13:46:00Z">
        <w:r w:rsidRPr="00507E90">
          <w:rPr>
            <w:rFonts w:ascii="Arial" w:eastAsia="Arial" w:hAnsi="Arial" w:cs="Arial"/>
            <w:b w:val="0"/>
            <w:bCs/>
            <w:szCs w:val="22"/>
          </w:rPr>
          <w:t>Para Pihak wajib menerapkan langkah-langkah teknis dan organisasi yang memadai untuk melindungi Data Pribadi dari akses ilegal, pengungkapan tanpa izin, perubahan yang tidak sah, dan/atau kerusakan atau kehilangan.</w:t>
        </w:r>
      </w:ins>
    </w:p>
    <w:p w14:paraId="49C427F0" w14:textId="77777777" w:rsidR="00AE0A1D" w:rsidRPr="00507E90" w:rsidRDefault="00AE0A1D" w:rsidP="00AE0A1D">
      <w:pPr>
        <w:pStyle w:val="ListParagraph"/>
        <w:numPr>
          <w:ilvl w:val="0"/>
          <w:numId w:val="73"/>
        </w:numPr>
        <w:ind w:left="567" w:right="36" w:hanging="567"/>
        <w:jc w:val="both"/>
        <w:rPr>
          <w:ins w:id="946" w:author="Monica Asmitha Tampubolon" w:date="2025-10-15T13:46:00Z"/>
          <w:rStyle w:val="Strong"/>
          <w:rFonts w:ascii="Arial" w:eastAsia="Arial" w:hAnsi="Arial" w:cs="Arial"/>
          <w:szCs w:val="22"/>
          <w:lang w:val="id-ID"/>
        </w:rPr>
      </w:pPr>
      <w:ins w:id="947" w:author="Monica Asmitha Tampubolon" w:date="2025-10-15T13:46:00Z">
        <w:r w:rsidRPr="00507E90">
          <w:rPr>
            <w:rFonts w:ascii="Arial" w:hAnsi="Arial" w:cs="Arial"/>
            <w:b w:val="0"/>
            <w:bCs/>
            <w:szCs w:val="22"/>
          </w:rPr>
          <w:t>Para Pihak sepakat bahwa pembagian tanggung jawab spesifik terkait kewajiban kepatuhan terhadap peraturan Pelindungan Data Pribadi adalah sebagai berikut:</w:t>
        </w:r>
        <w:r w:rsidRPr="00507E90">
          <w:rPr>
            <w:rFonts w:ascii="Arial" w:hAnsi="Arial" w:cs="Arial"/>
            <w:b w:val="0"/>
            <w:bCs/>
            <w:szCs w:val="22"/>
          </w:rPr>
          <w:br/>
        </w:r>
      </w:ins>
    </w:p>
    <w:p w14:paraId="053CFECE" w14:textId="77777777" w:rsidR="00AE0A1D" w:rsidRPr="00507E90" w:rsidRDefault="00AE0A1D" w:rsidP="00AE0A1D">
      <w:pPr>
        <w:pStyle w:val="ListParagraph"/>
        <w:ind w:left="567" w:right="36"/>
        <w:jc w:val="both"/>
        <w:rPr>
          <w:ins w:id="948" w:author="Monica Asmitha Tampubolon" w:date="2025-10-15T13:46:00Z"/>
          <w:rFonts w:ascii="Arial" w:eastAsia="Arial" w:hAnsi="Arial" w:cs="Arial"/>
          <w:b w:val="0"/>
          <w:bCs/>
          <w:szCs w:val="22"/>
          <w:lang w:val="id-ID"/>
        </w:rPr>
      </w:pPr>
      <w:ins w:id="949" w:author="Monica Asmitha Tampubolon" w:date="2025-10-15T13:46:00Z">
        <w:r w:rsidRPr="00507E90">
          <w:rPr>
            <w:rStyle w:val="Strong"/>
            <w:rFonts w:ascii="Arial" w:hAnsi="Arial" w:cs="Arial"/>
            <w:szCs w:val="22"/>
          </w:rPr>
          <w:t>LGI</w:t>
        </w:r>
        <w:r w:rsidRPr="00507E90">
          <w:rPr>
            <w:rFonts w:ascii="Arial" w:hAnsi="Arial" w:cs="Arial"/>
            <w:b w:val="0"/>
            <w:bCs/>
            <w:szCs w:val="22"/>
          </w:rPr>
          <w:t xml:space="preserve"> bertanggung jawab atas:</w:t>
        </w:r>
      </w:ins>
    </w:p>
    <w:p w14:paraId="1007C56F" w14:textId="77777777" w:rsidR="00AE0A1D" w:rsidRPr="00507E90" w:rsidRDefault="00AE0A1D" w:rsidP="00AE0A1D">
      <w:pPr>
        <w:pStyle w:val="ListParagraph"/>
        <w:ind w:left="567" w:right="36"/>
        <w:jc w:val="both"/>
        <w:rPr>
          <w:ins w:id="950" w:author="Monica Asmitha Tampubolon" w:date="2025-10-15T13:46:00Z"/>
          <w:rFonts w:ascii="Arial" w:eastAsia="Arial" w:hAnsi="Arial" w:cs="Arial"/>
          <w:bCs/>
          <w:szCs w:val="22"/>
          <w:lang w:val="id-ID"/>
        </w:rPr>
      </w:pPr>
    </w:p>
    <w:p w14:paraId="152DE754" w14:textId="77777777" w:rsidR="00AE0A1D" w:rsidRPr="00507E90" w:rsidRDefault="00AE0A1D" w:rsidP="00AE0A1D">
      <w:pPr>
        <w:pStyle w:val="ListParagraph"/>
        <w:numPr>
          <w:ilvl w:val="0"/>
          <w:numId w:val="74"/>
        </w:numPr>
        <w:ind w:left="1134" w:right="36" w:hanging="567"/>
        <w:jc w:val="both"/>
        <w:rPr>
          <w:ins w:id="951" w:author="Monica Asmitha Tampubolon" w:date="2025-10-15T13:46:00Z"/>
          <w:rFonts w:ascii="Arial" w:hAnsi="Arial" w:cs="Arial"/>
          <w:szCs w:val="22"/>
        </w:rPr>
      </w:pPr>
      <w:ins w:id="952" w:author="Monica Asmitha Tampubolon" w:date="2025-10-15T13:46:00Z">
        <w:r w:rsidRPr="00507E90">
          <w:rPr>
            <w:rFonts w:ascii="Arial" w:hAnsi="Arial" w:cs="Arial"/>
            <w:b w:val="0"/>
            <w:szCs w:val="22"/>
          </w:rPr>
          <w:t>Pengumpulan dan pemrosesan Data Pribadi untuk tujuan klaim asuransi dan administrasi polis</w:t>
        </w:r>
        <w:r>
          <w:rPr>
            <w:rFonts w:ascii="Arial" w:hAnsi="Arial" w:cs="Arial"/>
            <w:b w:val="0"/>
            <w:szCs w:val="22"/>
          </w:rPr>
          <w:t>;</w:t>
        </w:r>
      </w:ins>
    </w:p>
    <w:p w14:paraId="1D10373E" w14:textId="77777777" w:rsidR="00AE0A1D" w:rsidRPr="00507E90" w:rsidRDefault="00AE0A1D" w:rsidP="00AE0A1D">
      <w:pPr>
        <w:pStyle w:val="ListParagraph"/>
        <w:numPr>
          <w:ilvl w:val="0"/>
          <w:numId w:val="74"/>
        </w:numPr>
        <w:ind w:left="1134" w:right="36" w:hanging="567"/>
        <w:jc w:val="both"/>
        <w:rPr>
          <w:ins w:id="953" w:author="Monica Asmitha Tampubolon" w:date="2025-10-15T13:46:00Z"/>
          <w:rFonts w:ascii="Arial" w:hAnsi="Arial" w:cs="Arial"/>
          <w:szCs w:val="22"/>
        </w:rPr>
      </w:pPr>
      <w:ins w:id="954" w:author="Monica Asmitha Tampubolon" w:date="2025-10-15T13:46:00Z">
        <w:r w:rsidRPr="00507E90">
          <w:rPr>
            <w:rFonts w:ascii="Arial" w:hAnsi="Arial" w:cs="Arial"/>
            <w:b w:val="0"/>
            <w:szCs w:val="22"/>
          </w:rPr>
          <w:lastRenderedPageBreak/>
          <w:t>Penyimpanan Data Pribadi dalam sistem LGI serta penerapan keamanan data di lingkungan LGI</w:t>
        </w:r>
        <w:r>
          <w:rPr>
            <w:rFonts w:ascii="Arial" w:hAnsi="Arial" w:cs="Arial"/>
            <w:b w:val="0"/>
            <w:szCs w:val="22"/>
          </w:rPr>
          <w:t>;</w:t>
        </w:r>
      </w:ins>
    </w:p>
    <w:p w14:paraId="12240212" w14:textId="77777777" w:rsidR="00AE0A1D" w:rsidRPr="00507E90" w:rsidRDefault="00AE0A1D" w:rsidP="00AE0A1D">
      <w:pPr>
        <w:pStyle w:val="ListParagraph"/>
        <w:numPr>
          <w:ilvl w:val="0"/>
          <w:numId w:val="74"/>
        </w:numPr>
        <w:ind w:left="1134" w:right="36" w:hanging="567"/>
        <w:jc w:val="both"/>
        <w:rPr>
          <w:ins w:id="955" w:author="Monica Asmitha Tampubolon" w:date="2025-10-15T13:46:00Z"/>
          <w:rFonts w:ascii="Arial" w:hAnsi="Arial" w:cs="Arial"/>
          <w:b w:val="0"/>
          <w:szCs w:val="22"/>
        </w:rPr>
      </w:pPr>
      <w:ins w:id="956" w:author="Monica Asmitha Tampubolon" w:date="2025-10-15T13:46:00Z">
        <w:r w:rsidRPr="00507E90">
          <w:rPr>
            <w:rFonts w:ascii="Arial" w:hAnsi="Arial" w:cs="Arial"/>
            <w:b w:val="0"/>
            <w:szCs w:val="22"/>
          </w:rPr>
          <w:t>Menangani permintaan hak subjek data yang diajukan melalui LGI.</w:t>
        </w:r>
      </w:ins>
    </w:p>
    <w:p w14:paraId="0A701707" w14:textId="77777777" w:rsidR="00AE0A1D" w:rsidRPr="00507E90" w:rsidRDefault="00AE0A1D" w:rsidP="00AE0A1D">
      <w:pPr>
        <w:pStyle w:val="ListParagraph"/>
        <w:ind w:left="1134" w:right="36"/>
        <w:jc w:val="both"/>
        <w:rPr>
          <w:ins w:id="957" w:author="Monica Asmitha Tampubolon" w:date="2025-10-15T13:46:00Z"/>
          <w:rFonts w:ascii="Arial" w:hAnsi="Arial" w:cs="Arial"/>
          <w:szCs w:val="22"/>
        </w:rPr>
      </w:pPr>
    </w:p>
    <w:p w14:paraId="09301AA6" w14:textId="77777777" w:rsidR="00AE0A1D" w:rsidRPr="00507E90" w:rsidRDefault="00AE0A1D" w:rsidP="00AE0A1D">
      <w:pPr>
        <w:ind w:left="567" w:right="36"/>
        <w:jc w:val="both"/>
        <w:rPr>
          <w:ins w:id="958" w:author="Monica Asmitha Tampubolon" w:date="2025-10-15T13:46:00Z"/>
          <w:rFonts w:ascii="Arial" w:hAnsi="Arial" w:cs="Arial"/>
          <w:b w:val="0"/>
          <w:bCs/>
          <w:szCs w:val="22"/>
        </w:rPr>
      </w:pPr>
      <w:ins w:id="959" w:author="Monica Asmitha Tampubolon" w:date="2025-10-15T13:46:00Z">
        <w:r w:rsidRPr="00507E90">
          <w:rPr>
            <w:rStyle w:val="Strong"/>
            <w:rFonts w:ascii="Arial" w:hAnsi="Arial" w:cs="Arial"/>
            <w:szCs w:val="22"/>
          </w:rPr>
          <w:t>Rumah Sakit</w:t>
        </w:r>
        <w:r w:rsidRPr="00507E90">
          <w:rPr>
            <w:rFonts w:ascii="Arial" w:hAnsi="Arial" w:cs="Arial"/>
            <w:b w:val="0"/>
            <w:bCs/>
            <w:szCs w:val="22"/>
          </w:rPr>
          <w:t xml:space="preserve"> bertanggung jawab atas:</w:t>
        </w:r>
      </w:ins>
    </w:p>
    <w:p w14:paraId="157B0123" w14:textId="77777777" w:rsidR="00AE0A1D" w:rsidRPr="00507E90" w:rsidRDefault="00AE0A1D" w:rsidP="00AE0A1D">
      <w:pPr>
        <w:ind w:left="567" w:right="36"/>
        <w:jc w:val="both"/>
        <w:rPr>
          <w:ins w:id="960" w:author="Monica Asmitha Tampubolon" w:date="2025-10-15T13:46:00Z"/>
          <w:rFonts w:ascii="Arial" w:hAnsi="Arial" w:cs="Arial"/>
          <w:bCs/>
          <w:szCs w:val="22"/>
        </w:rPr>
      </w:pPr>
    </w:p>
    <w:p w14:paraId="2AE76359" w14:textId="77777777" w:rsidR="00AE0A1D" w:rsidRPr="00507E90" w:rsidRDefault="00AE0A1D">
      <w:pPr>
        <w:pStyle w:val="NormalWeb"/>
        <w:numPr>
          <w:ilvl w:val="2"/>
          <w:numId w:val="79"/>
        </w:numPr>
        <w:spacing w:before="0" w:beforeAutospacing="0" w:after="0" w:afterAutospacing="0"/>
        <w:ind w:left="1134" w:hanging="567"/>
        <w:jc w:val="both"/>
        <w:rPr>
          <w:ins w:id="961" w:author="Monica Asmitha Tampubolon" w:date="2025-10-15T13:46:00Z"/>
          <w:rFonts w:ascii="Arial" w:hAnsi="Arial" w:cs="Arial"/>
          <w:bCs/>
          <w:sz w:val="22"/>
          <w:szCs w:val="22"/>
        </w:rPr>
        <w:pPrChange w:id="962" w:author="User" w:date="2026-05-09T11:17:00Z" w16du:dateUtc="2026-05-09T04:17:00Z">
          <w:pPr>
            <w:pStyle w:val="NormalWeb"/>
            <w:numPr>
              <w:ilvl w:val="2"/>
              <w:numId w:val="58"/>
            </w:numPr>
            <w:spacing w:before="0" w:beforeAutospacing="0" w:after="0" w:afterAutospacing="0"/>
            <w:ind w:left="1134" w:hanging="567"/>
            <w:jc w:val="both"/>
          </w:pPr>
        </w:pPrChange>
      </w:pPr>
      <w:ins w:id="963" w:author="Monica Asmitha Tampubolon" w:date="2025-10-15T13:46:00Z">
        <w:r w:rsidRPr="00507E90">
          <w:rPr>
            <w:rFonts w:ascii="Arial" w:hAnsi="Arial" w:cs="Arial"/>
            <w:bCs/>
            <w:sz w:val="22"/>
            <w:szCs w:val="22"/>
          </w:rPr>
          <w:t xml:space="preserve">Pengumpulan Data Pribadi untuk tujuan pelayanan </w:t>
        </w:r>
        <w:r>
          <w:rPr>
            <w:rFonts w:ascii="Arial" w:hAnsi="Arial" w:cs="Arial"/>
            <w:bCs/>
            <w:sz w:val="22"/>
            <w:szCs w:val="22"/>
          </w:rPr>
          <w:t>Kesehatan;</w:t>
        </w:r>
      </w:ins>
    </w:p>
    <w:p w14:paraId="09DB19B0" w14:textId="77777777" w:rsidR="00AE0A1D" w:rsidRPr="00507E90" w:rsidRDefault="00AE0A1D">
      <w:pPr>
        <w:pStyle w:val="NormalWeb"/>
        <w:numPr>
          <w:ilvl w:val="2"/>
          <w:numId w:val="79"/>
        </w:numPr>
        <w:ind w:left="1134" w:hanging="567"/>
        <w:jc w:val="both"/>
        <w:rPr>
          <w:ins w:id="964" w:author="Monica Asmitha Tampubolon" w:date="2025-10-15T13:46:00Z"/>
          <w:rFonts w:ascii="Arial" w:hAnsi="Arial" w:cs="Arial"/>
          <w:bCs/>
          <w:sz w:val="22"/>
          <w:szCs w:val="22"/>
        </w:rPr>
        <w:pPrChange w:id="965" w:author="User" w:date="2026-05-09T11:17:00Z" w16du:dateUtc="2026-05-09T04:17:00Z">
          <w:pPr>
            <w:pStyle w:val="NormalWeb"/>
            <w:numPr>
              <w:ilvl w:val="2"/>
              <w:numId w:val="58"/>
            </w:numPr>
            <w:ind w:left="1134" w:hanging="567"/>
            <w:jc w:val="both"/>
          </w:pPr>
        </w:pPrChange>
      </w:pPr>
      <w:ins w:id="966" w:author="Monica Asmitha Tampubolon" w:date="2025-10-15T13:46:00Z">
        <w:r w:rsidRPr="00507E90">
          <w:rPr>
            <w:rFonts w:ascii="Arial" w:hAnsi="Arial" w:cs="Arial"/>
            <w:bCs/>
            <w:sz w:val="22"/>
            <w:szCs w:val="22"/>
          </w:rPr>
          <w:t>Pemrosesan Data Pribadi medis sesuai standar profesi dan ketentuan peraturan perundang-undangan</w:t>
        </w:r>
        <w:r>
          <w:rPr>
            <w:rFonts w:ascii="Arial" w:hAnsi="Arial" w:cs="Arial"/>
            <w:bCs/>
            <w:sz w:val="22"/>
            <w:szCs w:val="22"/>
          </w:rPr>
          <w:t>;</w:t>
        </w:r>
      </w:ins>
    </w:p>
    <w:p w14:paraId="35752BF0" w14:textId="77777777" w:rsidR="00AE0A1D" w:rsidRPr="00584453" w:rsidDel="00B452B3" w:rsidRDefault="00AE0A1D">
      <w:pPr>
        <w:pStyle w:val="NormalWeb"/>
        <w:numPr>
          <w:ilvl w:val="2"/>
          <w:numId w:val="79"/>
        </w:numPr>
        <w:ind w:left="1134" w:hanging="567"/>
        <w:rPr>
          <w:ins w:id="967" w:author="Monica Asmitha Tampubolon" w:date="2025-10-15T13:46:00Z"/>
          <w:del w:id="968" w:author="User" w:date="2026-05-26T12:29:00Z" w16du:dateUtc="2026-05-26T05:29:00Z"/>
          <w:rFonts w:ascii="Arial" w:hAnsi="Arial" w:cs="Arial"/>
          <w:bCs/>
          <w:sz w:val="22"/>
          <w:szCs w:val="22"/>
        </w:rPr>
        <w:pPrChange w:id="969" w:author="User" w:date="2026-05-09T11:17:00Z" w16du:dateUtc="2026-05-09T04:17:00Z">
          <w:pPr>
            <w:pStyle w:val="NormalWeb"/>
            <w:numPr>
              <w:ilvl w:val="2"/>
              <w:numId w:val="58"/>
            </w:numPr>
            <w:ind w:left="1134" w:hanging="567"/>
          </w:pPr>
        </w:pPrChange>
      </w:pPr>
      <w:ins w:id="970" w:author="Monica Asmitha Tampubolon" w:date="2025-10-15T13:46:00Z">
        <w:r w:rsidRPr="00507E90">
          <w:rPr>
            <w:rFonts w:ascii="Arial" w:hAnsi="Arial" w:cs="Arial"/>
            <w:bCs/>
            <w:sz w:val="22"/>
            <w:szCs w:val="22"/>
          </w:rPr>
          <w:t>Menangani permintaan hak subjek data yang diajukan melalui Rumah Sakit.</w:t>
        </w:r>
      </w:ins>
    </w:p>
    <w:p w14:paraId="1C035BC9" w14:textId="77777777" w:rsidR="00BB3E28" w:rsidRPr="00B452B3" w:rsidRDefault="00BB3E28">
      <w:pPr>
        <w:pStyle w:val="NormalWeb"/>
        <w:numPr>
          <w:ilvl w:val="2"/>
          <w:numId w:val="79"/>
        </w:numPr>
        <w:ind w:left="1134" w:hanging="567"/>
        <w:rPr>
          <w:ins w:id="971" w:author="User" w:date="2026-05-09T11:21:00Z" w16du:dateUtc="2026-05-09T04:21:00Z"/>
          <w:rStyle w:val="Strong"/>
          <w:rFonts w:ascii="Arial" w:hAnsi="Arial" w:cs="Arial"/>
          <w:b w:val="0"/>
          <w:bCs w:val="0"/>
          <w:sz w:val="22"/>
          <w:szCs w:val="22"/>
          <w:lang w:val="en-US" w:eastAsia="en-US"/>
        </w:rPr>
        <w:pPrChange w:id="972" w:author="User" w:date="2026-05-26T12:29:00Z" w16du:dateUtc="2026-05-26T05:29:00Z">
          <w:pPr>
            <w:pStyle w:val="NormalWeb"/>
            <w:ind w:left="567"/>
          </w:pPr>
        </w:pPrChange>
      </w:pPr>
    </w:p>
    <w:p w14:paraId="6B235619" w14:textId="7DBECE75" w:rsidR="00AE0A1D" w:rsidRPr="00AE0A1D" w:rsidRDefault="00AE0A1D" w:rsidP="00AE0A1D">
      <w:pPr>
        <w:pStyle w:val="NormalWeb"/>
        <w:ind w:left="567"/>
        <w:rPr>
          <w:ins w:id="973" w:author="Monica Asmitha Tampubolon" w:date="2025-10-15T13:46:00Z"/>
          <w:rFonts w:ascii="Arial" w:hAnsi="Arial" w:cs="Arial"/>
          <w:b/>
          <w:sz w:val="22"/>
          <w:szCs w:val="22"/>
        </w:rPr>
      </w:pPr>
      <w:ins w:id="974" w:author="Monica Asmitha Tampubolon" w:date="2025-10-15T13:46:00Z">
        <w:r w:rsidRPr="00AE0A1D">
          <w:rPr>
            <w:rStyle w:val="Strong"/>
            <w:rFonts w:ascii="Arial" w:hAnsi="Arial" w:cs="Arial"/>
            <w:b w:val="0"/>
            <w:bCs w:val="0"/>
            <w:sz w:val="22"/>
            <w:szCs w:val="22"/>
            <w:rPrChange w:id="975" w:author="Monica Asmitha Tampubolon" w:date="2025-10-15T13:46:00Z">
              <w:rPr>
                <w:rStyle w:val="Strong"/>
                <w:rFonts w:ascii="Arial" w:hAnsi="Arial" w:cs="Arial"/>
                <w:sz w:val="22"/>
                <w:szCs w:val="22"/>
              </w:rPr>
            </w:rPrChange>
          </w:rPr>
          <w:t>Kewajiban Bersama (Joint Controller):</w:t>
        </w:r>
      </w:ins>
    </w:p>
    <w:p w14:paraId="45AAFAF6" w14:textId="77777777" w:rsidR="00AE0A1D" w:rsidRPr="00507E90" w:rsidRDefault="00AE0A1D" w:rsidP="00AE0A1D">
      <w:pPr>
        <w:pStyle w:val="NormalWeb"/>
        <w:numPr>
          <w:ilvl w:val="0"/>
          <w:numId w:val="75"/>
        </w:numPr>
        <w:ind w:left="1134" w:hanging="567"/>
        <w:rPr>
          <w:ins w:id="976" w:author="Monica Asmitha Tampubolon" w:date="2025-10-15T13:46:00Z"/>
          <w:rFonts w:ascii="Arial" w:hAnsi="Arial" w:cs="Arial"/>
          <w:sz w:val="22"/>
          <w:szCs w:val="22"/>
        </w:rPr>
      </w:pPr>
      <w:ins w:id="977" w:author="Monica Asmitha Tampubolon" w:date="2025-10-15T13:46:00Z">
        <w:r w:rsidRPr="00507E90">
          <w:rPr>
            <w:rFonts w:ascii="Arial" w:hAnsi="Arial" w:cs="Arial"/>
            <w:sz w:val="22"/>
            <w:szCs w:val="22"/>
          </w:rPr>
          <w:t>Menetapkan dasar pemrosesan yang sah</w:t>
        </w:r>
        <w:r>
          <w:rPr>
            <w:rFonts w:ascii="Arial" w:hAnsi="Arial" w:cs="Arial"/>
            <w:sz w:val="22"/>
            <w:szCs w:val="22"/>
          </w:rPr>
          <w:t>;</w:t>
        </w:r>
      </w:ins>
    </w:p>
    <w:p w14:paraId="4B6A8F33" w14:textId="77777777" w:rsidR="00AE0A1D" w:rsidRPr="00507E90" w:rsidRDefault="00AE0A1D" w:rsidP="00AE0A1D">
      <w:pPr>
        <w:pStyle w:val="NormalWeb"/>
        <w:numPr>
          <w:ilvl w:val="0"/>
          <w:numId w:val="75"/>
        </w:numPr>
        <w:ind w:left="1134" w:hanging="567"/>
        <w:rPr>
          <w:ins w:id="978" w:author="Monica Asmitha Tampubolon" w:date="2025-10-15T13:46:00Z"/>
          <w:rFonts w:ascii="Arial" w:hAnsi="Arial" w:cs="Arial"/>
          <w:sz w:val="22"/>
          <w:szCs w:val="22"/>
        </w:rPr>
      </w:pPr>
      <w:ins w:id="979" w:author="Monica Asmitha Tampubolon" w:date="2025-10-15T13:46:00Z">
        <w:r w:rsidRPr="00507E90">
          <w:rPr>
            <w:rFonts w:ascii="Arial" w:hAnsi="Arial" w:cs="Arial"/>
            <w:sz w:val="22"/>
            <w:szCs w:val="22"/>
          </w:rPr>
          <w:t>Memastikan keakuratan Data Pribadi</w:t>
        </w:r>
        <w:r>
          <w:rPr>
            <w:rFonts w:ascii="Arial" w:hAnsi="Arial" w:cs="Arial"/>
            <w:sz w:val="22"/>
            <w:szCs w:val="22"/>
          </w:rPr>
          <w:t>;</w:t>
        </w:r>
      </w:ins>
    </w:p>
    <w:p w14:paraId="52047D94" w14:textId="77777777" w:rsidR="00AE0A1D" w:rsidRPr="00507E90" w:rsidRDefault="00AE0A1D" w:rsidP="00AE0A1D">
      <w:pPr>
        <w:pStyle w:val="NormalWeb"/>
        <w:numPr>
          <w:ilvl w:val="0"/>
          <w:numId w:val="75"/>
        </w:numPr>
        <w:ind w:left="1134" w:hanging="567"/>
        <w:rPr>
          <w:ins w:id="980" w:author="Monica Asmitha Tampubolon" w:date="2025-10-15T13:46:00Z"/>
          <w:rFonts w:ascii="Arial" w:hAnsi="Arial" w:cs="Arial"/>
          <w:sz w:val="22"/>
          <w:szCs w:val="22"/>
        </w:rPr>
      </w:pPr>
      <w:ins w:id="981" w:author="Monica Asmitha Tampubolon" w:date="2025-10-15T13:46:00Z">
        <w:r w:rsidRPr="00507E90">
          <w:rPr>
            <w:rFonts w:ascii="Arial" w:hAnsi="Arial" w:cs="Arial"/>
            <w:sz w:val="22"/>
            <w:szCs w:val="22"/>
          </w:rPr>
          <w:t>Melakukan pelaporan dan pemberitahuan insiden kebocoran data kepada otoritas terkait dan pemilik data sesuai ketentuan</w:t>
        </w:r>
        <w:r>
          <w:rPr>
            <w:rFonts w:ascii="Arial" w:hAnsi="Arial" w:cs="Arial"/>
            <w:sz w:val="22"/>
            <w:szCs w:val="22"/>
          </w:rPr>
          <w:t>;</w:t>
        </w:r>
      </w:ins>
    </w:p>
    <w:p w14:paraId="11527FBE" w14:textId="77777777" w:rsidR="00AE0A1D" w:rsidRPr="00507E90" w:rsidRDefault="00AE0A1D" w:rsidP="00AE0A1D">
      <w:pPr>
        <w:pStyle w:val="NormalWeb"/>
        <w:numPr>
          <w:ilvl w:val="0"/>
          <w:numId w:val="75"/>
        </w:numPr>
        <w:ind w:left="1134" w:hanging="567"/>
        <w:rPr>
          <w:ins w:id="982" w:author="Monica Asmitha Tampubolon" w:date="2025-10-15T13:46:00Z"/>
          <w:rFonts w:ascii="Arial" w:hAnsi="Arial" w:cs="Arial"/>
          <w:sz w:val="22"/>
          <w:szCs w:val="22"/>
        </w:rPr>
      </w:pPr>
      <w:ins w:id="983" w:author="Monica Asmitha Tampubolon" w:date="2025-10-15T13:46:00Z">
        <w:r w:rsidRPr="00507E90">
          <w:rPr>
            <w:rFonts w:ascii="Arial" w:hAnsi="Arial" w:cs="Arial"/>
            <w:sz w:val="22"/>
            <w:szCs w:val="22"/>
          </w:rPr>
          <w:t>Memberikan pelatihan internal terkait pelindungan Data Pribadi kepada pihak yang terlibat dalam pemrosesan data.</w:t>
        </w:r>
      </w:ins>
    </w:p>
    <w:bookmarkEnd w:id="925"/>
    <w:p w14:paraId="24FB61DC" w14:textId="77777777" w:rsidR="00AE0A1D" w:rsidRPr="00507E90" w:rsidRDefault="00AE0A1D" w:rsidP="00AE0A1D">
      <w:pPr>
        <w:pStyle w:val="ListParagraph"/>
        <w:numPr>
          <w:ilvl w:val="0"/>
          <w:numId w:val="73"/>
        </w:numPr>
        <w:spacing w:before="280"/>
        <w:ind w:left="567" w:right="36" w:hanging="567"/>
        <w:jc w:val="both"/>
        <w:rPr>
          <w:ins w:id="984" w:author="Monica Asmitha Tampubolon" w:date="2025-10-15T13:46:00Z"/>
          <w:rFonts w:ascii="Arial" w:eastAsia="Arial" w:hAnsi="Arial" w:cs="Arial"/>
          <w:b w:val="0"/>
          <w:bCs/>
          <w:szCs w:val="22"/>
          <w:lang w:val="id-ID"/>
        </w:rPr>
      </w:pPr>
      <w:ins w:id="985" w:author="Monica Asmitha Tampubolon" w:date="2025-10-15T13:46:00Z">
        <w:r w:rsidRPr="00507E90">
          <w:rPr>
            <w:rFonts w:ascii="Arial" w:eastAsia="Arial" w:hAnsi="Arial" w:cs="Arial"/>
            <w:b w:val="0"/>
            <w:bCs/>
            <w:szCs w:val="22"/>
          </w:rPr>
          <w:t>Apabila terjadi insiden pelanggaran Data Pribadi, Para Pihak wajib memberitahukan kepada pihak lainnya secara tertulis dalam waktu paling lambat 3 x 24 (tiga kali dua puluh empat) jam sejak diketahuinya insiden, untuk kemudian mengambil langkah penanganan bersama sesuai peraturan yang berlaku.</w:t>
        </w:r>
      </w:ins>
    </w:p>
    <w:p w14:paraId="5AE5F37C" w14:textId="2169EA2F" w:rsidR="00AE0A1D" w:rsidRPr="00362889" w:rsidRDefault="00AE0A1D" w:rsidP="00AE0A1D">
      <w:pPr>
        <w:pStyle w:val="ListParagraph"/>
        <w:numPr>
          <w:ilvl w:val="0"/>
          <w:numId w:val="73"/>
        </w:numPr>
        <w:ind w:left="567" w:hanging="567"/>
        <w:jc w:val="both"/>
        <w:rPr>
          <w:ins w:id="986" w:author="Monica Asmitha Tampubolon" w:date="2025-10-15T13:46:00Z"/>
          <w:rFonts w:ascii="Arial" w:hAnsi="Arial" w:cs="Arial"/>
          <w:b w:val="0"/>
          <w:bCs/>
          <w:szCs w:val="22"/>
        </w:rPr>
      </w:pPr>
      <w:ins w:id="987" w:author="Monica Asmitha Tampubolon" w:date="2025-10-15T13:46:00Z">
        <w:r w:rsidRPr="00362889">
          <w:rPr>
            <w:rFonts w:ascii="Arial" w:hAnsi="Arial" w:cs="Arial"/>
            <w:b w:val="0"/>
            <w:bCs/>
            <w:szCs w:val="22"/>
          </w:rPr>
          <w:t>Prosesor Data Pribadi akan mengganti rugi kepada Pengendali Data Pribadi termasuk pejabat dan karyawannya terhadap semua tindakan, klaim, tuntutan, kerugian, kerusakan, hukuman, pengeluaran dan biaya (termasuk biaya hukum atas dasar ganti rugi) sehubungan dengan</w:t>
        </w:r>
      </w:ins>
      <w:ins w:id="988" w:author="Yosua Pratama Salikin" w:date="2025-10-15T15:04:00Z">
        <w:r w:rsidR="004468D5">
          <w:rPr>
            <w:rFonts w:ascii="Arial" w:hAnsi="Arial" w:cs="Arial"/>
            <w:b w:val="0"/>
            <w:bCs/>
            <w:szCs w:val="22"/>
          </w:rPr>
          <w:t xml:space="preserve"> </w:t>
        </w:r>
      </w:ins>
      <w:ins w:id="989" w:author="Monica Asmitha Tampubolon" w:date="2025-10-15T13:46:00Z">
        <w:r w:rsidRPr="00362889">
          <w:rPr>
            <w:rFonts w:ascii="Arial" w:hAnsi="Arial" w:cs="Arial"/>
            <w:b w:val="0"/>
            <w:bCs/>
            <w:szCs w:val="22"/>
          </w:rPr>
          <w:t xml:space="preserve">: </w:t>
        </w:r>
      </w:ins>
    </w:p>
    <w:p w14:paraId="42BACF96" w14:textId="77777777" w:rsidR="00AE0A1D" w:rsidRPr="00362889" w:rsidRDefault="00AE0A1D" w:rsidP="00AE0A1D">
      <w:pPr>
        <w:pStyle w:val="ListParagraph"/>
        <w:numPr>
          <w:ilvl w:val="1"/>
          <w:numId w:val="73"/>
        </w:numPr>
        <w:ind w:left="1134" w:hanging="567"/>
        <w:jc w:val="both"/>
        <w:rPr>
          <w:ins w:id="990" w:author="Monica Asmitha Tampubolon" w:date="2025-10-15T13:46:00Z"/>
          <w:rFonts w:ascii="Arial" w:hAnsi="Arial" w:cs="Arial"/>
          <w:b w:val="0"/>
          <w:bCs/>
          <w:szCs w:val="22"/>
        </w:rPr>
      </w:pPr>
      <w:ins w:id="991" w:author="Monica Asmitha Tampubolon" w:date="2025-10-15T13:46:00Z">
        <w:r w:rsidRPr="00362889">
          <w:rPr>
            <w:rFonts w:ascii="Arial" w:hAnsi="Arial" w:cs="Arial"/>
            <w:b w:val="0"/>
            <w:bCs/>
            <w:szCs w:val="22"/>
          </w:rPr>
          <w:t>Pelanggaran kewajiban pelindungan Data Pribadi sesuai ketentuan peraturan Pelindungan Data Pribadi jika pelindungan Data Pribadi pelanggaran tersebut disebabkan oleh kelalaian atau kesengajaan Prosesor Data Pribadi dan/atau Afiliasi dan/atau Sub Prosesornya, sebagaimana relevan; dan/atau</w:t>
        </w:r>
      </w:ins>
    </w:p>
    <w:p w14:paraId="13BA8AC8" w14:textId="77777777" w:rsidR="00AE0A1D" w:rsidRPr="00362889" w:rsidRDefault="00AE0A1D" w:rsidP="00AE0A1D">
      <w:pPr>
        <w:pStyle w:val="ListParagraph"/>
        <w:numPr>
          <w:ilvl w:val="1"/>
          <w:numId w:val="73"/>
        </w:numPr>
        <w:ind w:left="1134" w:hanging="567"/>
        <w:jc w:val="both"/>
        <w:rPr>
          <w:ins w:id="992" w:author="Monica Asmitha Tampubolon" w:date="2025-10-15T13:46:00Z"/>
          <w:rFonts w:ascii="Arial" w:hAnsi="Arial" w:cs="Arial"/>
          <w:b w:val="0"/>
          <w:bCs/>
          <w:szCs w:val="22"/>
        </w:rPr>
      </w:pPr>
      <w:ins w:id="993" w:author="Monica Asmitha Tampubolon" w:date="2025-10-15T13:46:00Z">
        <w:r w:rsidRPr="00362889">
          <w:rPr>
            <w:rFonts w:ascii="Arial" w:hAnsi="Arial" w:cs="Arial"/>
            <w:b w:val="0"/>
            <w:bCs/>
            <w:szCs w:val="22"/>
          </w:rPr>
          <w:t>Setiap kelalaian Prosesor Data Pribadi dan/atau Afiliasi dan/atau Sub Prosesornya, sebagaimana relevan dalam melaksanakan kewajibannya berdasarkan Peraturan Pelindungan Data Pribadi</w:t>
        </w:r>
        <w:r>
          <w:rPr>
            <w:rFonts w:ascii="Arial" w:hAnsi="Arial" w:cs="Arial"/>
            <w:b w:val="0"/>
            <w:bCs/>
            <w:szCs w:val="22"/>
          </w:rPr>
          <w:t>;</w:t>
        </w:r>
      </w:ins>
    </w:p>
    <w:p w14:paraId="766AD399" w14:textId="77777777" w:rsidR="00AE0A1D" w:rsidRPr="00507E90" w:rsidRDefault="00AE0A1D" w:rsidP="00AE0A1D">
      <w:pPr>
        <w:pStyle w:val="ListParagraph"/>
        <w:numPr>
          <w:ilvl w:val="1"/>
          <w:numId w:val="73"/>
        </w:numPr>
        <w:ind w:left="1134" w:hanging="567"/>
        <w:jc w:val="both"/>
        <w:rPr>
          <w:ins w:id="994" w:author="Monica Asmitha Tampubolon" w:date="2025-10-15T13:46:00Z"/>
          <w:rFonts w:ascii="Arial" w:eastAsia="Arial" w:hAnsi="Arial" w:cs="Arial"/>
          <w:szCs w:val="22"/>
          <w:lang w:val="id-ID"/>
        </w:rPr>
      </w:pPr>
      <w:ins w:id="995" w:author="Monica Asmitha Tampubolon" w:date="2025-10-15T13:46:00Z">
        <w:r w:rsidRPr="00362889">
          <w:rPr>
            <w:rFonts w:ascii="Arial" w:hAnsi="Arial" w:cs="Arial"/>
            <w:b w:val="0"/>
            <w:bCs/>
            <w:szCs w:val="22"/>
          </w:rPr>
          <w:t>Besaran kerugian yang muncul akibat terjadinya poin a dan poin b di atas tidak melebihi dari nilai perjanjian dan besaran akan disepakati oleh Para Pihak dengan memperhatikan peraturan perundang-undangan yang berlaku.</w:t>
        </w:r>
        <w:del w:id="996" w:author="Yosua Pratama Salikin" w:date="2025-10-15T15:05:00Z">
          <w:r w:rsidRPr="00362889" w:rsidDel="004468D5">
            <w:rPr>
              <w:rFonts w:ascii="Arial" w:hAnsi="Arial" w:cs="Arial"/>
              <w:b w:val="0"/>
              <w:bCs/>
              <w:szCs w:val="22"/>
            </w:rPr>
            <w:delText xml:space="preserve"> </w:delText>
          </w:r>
        </w:del>
      </w:ins>
    </w:p>
    <w:bookmarkEnd w:id="926"/>
    <w:p w14:paraId="686A35B6" w14:textId="4C6AC3EB" w:rsidR="0015327B" w:rsidRPr="00774E7C" w:rsidDel="00AE0A1D" w:rsidRDefault="0015327B" w:rsidP="0015327B">
      <w:pPr>
        <w:spacing w:before="280"/>
        <w:ind w:right="36"/>
        <w:jc w:val="center"/>
        <w:rPr>
          <w:del w:id="997" w:author="Monica Asmitha Tampubolon" w:date="2025-10-15T13:46:00Z"/>
          <w:rFonts w:ascii="Arial" w:eastAsia="Arial" w:hAnsi="Arial" w:cs="Arial"/>
        </w:rPr>
      </w:pPr>
      <w:del w:id="998" w:author="Monica Asmitha Tampubolon" w:date="2025-10-15T13:46:00Z">
        <w:r w:rsidRPr="00774E7C" w:rsidDel="00AE0A1D">
          <w:rPr>
            <w:rFonts w:ascii="Arial" w:eastAsia="Arial" w:hAnsi="Arial" w:cs="Arial"/>
          </w:rPr>
          <w:delText>PASAL 14</w:delText>
        </w:r>
      </w:del>
    </w:p>
    <w:p w14:paraId="4D9B74A9" w14:textId="6BF25BC3" w:rsidR="0015327B" w:rsidDel="00AE0A1D" w:rsidRDefault="0015327B" w:rsidP="0015327B">
      <w:pPr>
        <w:tabs>
          <w:tab w:val="left" w:pos="360"/>
        </w:tabs>
        <w:ind w:right="36"/>
        <w:jc w:val="center"/>
        <w:rPr>
          <w:del w:id="999" w:author="Monica Asmitha Tampubolon" w:date="2025-10-15T13:46:00Z"/>
          <w:rFonts w:ascii="Arial" w:eastAsia="Arial" w:hAnsi="Arial" w:cs="Arial"/>
          <w:color w:val="000000"/>
        </w:rPr>
      </w:pPr>
      <w:del w:id="1000" w:author="Monica Asmitha Tampubolon" w:date="2025-10-15T13:46:00Z">
        <w:r w:rsidDel="00AE0A1D">
          <w:rPr>
            <w:rFonts w:ascii="Arial" w:eastAsia="Arial" w:hAnsi="Arial" w:cs="Arial"/>
            <w:color w:val="000000"/>
          </w:rPr>
          <w:delText>PELINDUNGAN DATA PRIBADI</w:delText>
        </w:r>
      </w:del>
    </w:p>
    <w:p w14:paraId="71EF43EF" w14:textId="4BB73C21" w:rsidR="003E7790" w:rsidRPr="003E7790" w:rsidDel="00AE0A1D" w:rsidRDefault="003E7790" w:rsidP="003E7790">
      <w:pPr>
        <w:tabs>
          <w:tab w:val="left" w:pos="360"/>
        </w:tabs>
        <w:ind w:right="36"/>
        <w:jc w:val="both"/>
        <w:rPr>
          <w:del w:id="1001" w:author="Monica Asmitha Tampubolon" w:date="2025-10-15T13:46:00Z"/>
          <w:rFonts w:ascii="Arial" w:eastAsia="Arial" w:hAnsi="Arial" w:cs="Arial"/>
          <w:b w:val="0"/>
          <w:bCs/>
          <w:color w:val="000000"/>
        </w:rPr>
      </w:pPr>
    </w:p>
    <w:p w14:paraId="0BCE9212" w14:textId="4BF4E731" w:rsidR="00E23044" w:rsidDel="00AE0A1D" w:rsidRDefault="003E7790" w:rsidP="008024ED">
      <w:pPr>
        <w:tabs>
          <w:tab w:val="left" w:pos="567"/>
        </w:tabs>
        <w:spacing w:before="120"/>
        <w:ind w:right="34"/>
        <w:jc w:val="both"/>
        <w:rPr>
          <w:del w:id="1002" w:author="Monica Asmitha Tampubolon" w:date="2025-10-15T13:46:00Z"/>
          <w:rFonts w:ascii="Arial" w:eastAsia="Arial" w:hAnsi="Arial" w:cs="Arial"/>
          <w:b w:val="0"/>
          <w:bCs/>
          <w:color w:val="000000"/>
        </w:rPr>
      </w:pPr>
      <w:del w:id="1003" w:author="Monica Asmitha Tampubolon" w:date="2025-10-15T13:46:00Z">
        <w:r w:rsidRPr="00CB573A" w:rsidDel="00AE0A1D">
          <w:rPr>
            <w:rFonts w:ascii="Arial" w:eastAsia="Arial" w:hAnsi="Arial" w:cs="Arial"/>
            <w:b w:val="0"/>
            <w:bCs/>
            <w:color w:val="000000"/>
          </w:rPr>
          <w:delText xml:space="preserve">Rumah Sakit menyatakan dan menjamin bahwa telah memperoleh persetujuan eksplisit dari </w:delText>
        </w:r>
        <w:r w:rsidR="002E6074" w:rsidRPr="00CB573A" w:rsidDel="00AE0A1D">
          <w:rPr>
            <w:rFonts w:ascii="Arial" w:eastAsia="Arial" w:hAnsi="Arial" w:cs="Arial"/>
            <w:b w:val="0"/>
            <w:bCs/>
            <w:color w:val="000000"/>
          </w:rPr>
          <w:delText>setiap</w:delText>
        </w:r>
        <w:r w:rsidRPr="00CB573A" w:rsidDel="00AE0A1D">
          <w:rPr>
            <w:rFonts w:ascii="Arial" w:eastAsia="Arial" w:hAnsi="Arial" w:cs="Arial"/>
            <w:b w:val="0"/>
            <w:bCs/>
            <w:color w:val="000000"/>
          </w:rPr>
          <w:delText xml:space="preserve"> </w:delText>
        </w:r>
        <w:r w:rsidR="00892553" w:rsidDel="00AE0A1D">
          <w:rPr>
            <w:rFonts w:ascii="Arial" w:eastAsia="Arial" w:hAnsi="Arial" w:cs="Arial"/>
            <w:b w:val="0"/>
            <w:bCs/>
            <w:color w:val="000000"/>
          </w:rPr>
          <w:delText>P</w:delText>
        </w:r>
        <w:r w:rsidRPr="00CB573A" w:rsidDel="00AE0A1D">
          <w:rPr>
            <w:rFonts w:ascii="Arial" w:eastAsia="Arial" w:hAnsi="Arial" w:cs="Arial"/>
            <w:b w:val="0"/>
            <w:bCs/>
            <w:color w:val="000000"/>
          </w:rPr>
          <w:delText xml:space="preserve">eserta sebelum memproses data pribadi </w:delText>
        </w:r>
        <w:r w:rsidR="006B29F7" w:rsidDel="00AE0A1D">
          <w:rPr>
            <w:rFonts w:ascii="Arial" w:eastAsia="Arial" w:hAnsi="Arial" w:cs="Arial"/>
            <w:b w:val="0"/>
            <w:bCs/>
            <w:color w:val="000000"/>
          </w:rPr>
          <w:delText>P</w:delText>
        </w:r>
        <w:r w:rsidR="00B01574" w:rsidRPr="00CB573A" w:rsidDel="00AE0A1D">
          <w:rPr>
            <w:rFonts w:ascii="Arial" w:eastAsia="Arial" w:hAnsi="Arial" w:cs="Arial"/>
            <w:b w:val="0"/>
            <w:bCs/>
            <w:color w:val="000000"/>
          </w:rPr>
          <w:delText>eserta</w:delText>
        </w:r>
        <w:r w:rsidRPr="00CB573A" w:rsidDel="00AE0A1D">
          <w:rPr>
            <w:rFonts w:ascii="Arial" w:eastAsia="Arial" w:hAnsi="Arial" w:cs="Arial"/>
            <w:b w:val="0"/>
            <w:bCs/>
            <w:color w:val="000000"/>
          </w:rPr>
          <w:delText xml:space="preserve"> </w:delText>
        </w:r>
        <w:r w:rsidR="005300DF" w:rsidRPr="00CB573A" w:rsidDel="00AE0A1D">
          <w:rPr>
            <w:rFonts w:ascii="Arial" w:eastAsia="Arial" w:hAnsi="Arial" w:cs="Arial"/>
            <w:b w:val="0"/>
            <w:bCs/>
            <w:color w:val="000000"/>
          </w:rPr>
          <w:delText>untuk</w:delText>
        </w:r>
        <w:r w:rsidRPr="00CB573A" w:rsidDel="00AE0A1D">
          <w:rPr>
            <w:rFonts w:ascii="Arial" w:eastAsia="Arial" w:hAnsi="Arial" w:cs="Arial"/>
            <w:b w:val="0"/>
            <w:bCs/>
            <w:color w:val="000000"/>
          </w:rPr>
          <w:delText xml:space="preserve"> keperluan administrasi </w:delText>
        </w:r>
        <w:r w:rsidR="00892553" w:rsidDel="00AE0A1D">
          <w:rPr>
            <w:rFonts w:ascii="Arial" w:eastAsia="Arial" w:hAnsi="Arial" w:cs="Arial"/>
            <w:b w:val="0"/>
            <w:bCs/>
            <w:color w:val="000000"/>
          </w:rPr>
          <w:delText>LGI</w:delText>
        </w:r>
        <w:r w:rsidRPr="00CB573A" w:rsidDel="00AE0A1D">
          <w:rPr>
            <w:rFonts w:ascii="Arial" w:eastAsia="Arial" w:hAnsi="Arial" w:cs="Arial"/>
            <w:b w:val="0"/>
            <w:bCs/>
            <w:color w:val="000000"/>
          </w:rPr>
          <w:delText xml:space="preserve">. Rumah Sakit juga bertanggung jawab untuk memastikan bahwa semua </w:delText>
        </w:r>
        <w:r w:rsidR="00892553" w:rsidDel="00AE0A1D">
          <w:rPr>
            <w:rFonts w:ascii="Arial" w:eastAsia="Arial" w:hAnsi="Arial" w:cs="Arial"/>
            <w:b w:val="0"/>
            <w:bCs/>
            <w:color w:val="000000"/>
          </w:rPr>
          <w:delText>p</w:delText>
        </w:r>
        <w:r w:rsidRPr="00CB573A" w:rsidDel="00AE0A1D">
          <w:rPr>
            <w:rFonts w:ascii="Arial" w:eastAsia="Arial" w:hAnsi="Arial" w:cs="Arial"/>
            <w:b w:val="0"/>
            <w:bCs/>
            <w:color w:val="000000"/>
          </w:rPr>
          <w:delText>e</w:delText>
        </w:r>
        <w:r w:rsidR="00892553" w:rsidDel="00AE0A1D">
          <w:rPr>
            <w:rFonts w:ascii="Arial" w:eastAsia="Arial" w:hAnsi="Arial" w:cs="Arial"/>
            <w:b w:val="0"/>
            <w:bCs/>
            <w:color w:val="000000"/>
          </w:rPr>
          <w:delText>mrosesa</w:delText>
        </w:r>
        <w:r w:rsidRPr="00CB573A" w:rsidDel="00AE0A1D">
          <w:rPr>
            <w:rFonts w:ascii="Arial" w:eastAsia="Arial" w:hAnsi="Arial" w:cs="Arial"/>
            <w:b w:val="0"/>
            <w:bCs/>
            <w:color w:val="000000"/>
          </w:rPr>
          <w:delText>n data pribadi dilakukan sesuai dengan ketentuan Undang-Undang Pelindungan Data Pribadi</w:delText>
        </w:r>
        <w:r w:rsidR="00A20A6C" w:rsidRPr="00CB573A" w:rsidDel="00AE0A1D">
          <w:rPr>
            <w:rFonts w:ascii="Arial" w:eastAsia="Arial" w:hAnsi="Arial" w:cs="Arial"/>
            <w:b w:val="0"/>
            <w:bCs/>
            <w:color w:val="000000"/>
          </w:rPr>
          <w:delText xml:space="preserve"> </w:delText>
        </w:r>
        <w:r w:rsidR="00A20A6C" w:rsidRPr="00CB573A" w:rsidDel="00AE0A1D">
          <w:rPr>
            <w:rFonts w:ascii="Arial" w:eastAsiaTheme="minorHAnsi" w:hAnsi="Arial" w:cs="Arial"/>
            <w:b w:val="0"/>
            <w:szCs w:val="22"/>
            <w:lang w:val="en-ID"/>
          </w:rPr>
          <w:delText>termasuk setiap peraturan turunan dan peraturan pelaksanaannya</w:delText>
        </w:r>
        <w:r w:rsidRPr="00CB573A" w:rsidDel="00AE0A1D">
          <w:rPr>
            <w:rFonts w:ascii="Arial" w:eastAsia="Arial" w:hAnsi="Arial" w:cs="Arial"/>
            <w:b w:val="0"/>
            <w:bCs/>
            <w:color w:val="000000"/>
          </w:rPr>
          <w:delText>.</w:delText>
        </w:r>
        <w:r w:rsidR="002004A2" w:rsidDel="00AE0A1D">
          <w:rPr>
            <w:rFonts w:ascii="Arial" w:eastAsia="Arial" w:hAnsi="Arial" w:cs="Arial"/>
            <w:b w:val="0"/>
            <w:bCs/>
            <w:color w:val="000000"/>
          </w:rPr>
          <w:delText xml:space="preserve"> </w:delText>
        </w:r>
        <w:r w:rsidRPr="00CB573A" w:rsidDel="00AE0A1D">
          <w:rPr>
            <w:rFonts w:ascii="Arial" w:eastAsia="Arial" w:hAnsi="Arial" w:cs="Arial"/>
            <w:b w:val="0"/>
            <w:bCs/>
            <w:color w:val="000000"/>
          </w:rPr>
          <w:delText>Apabila terjadi pelanggaran atas ketentuan ini, Rumah Sakit akan bertanggung jawab atas segala akibat hukum yang timbul</w:delText>
        </w:r>
        <w:r w:rsidR="00670CA7" w:rsidRPr="00CB573A" w:rsidDel="00AE0A1D">
          <w:rPr>
            <w:rFonts w:ascii="Arial" w:eastAsia="Arial" w:hAnsi="Arial" w:cs="Arial"/>
            <w:b w:val="0"/>
            <w:bCs/>
            <w:color w:val="000000"/>
          </w:rPr>
          <w:delText xml:space="preserve"> dan melepaskan LGI atas setiap tuntutan dan ganti kerugian dari pihak </w:delText>
        </w:r>
        <w:r w:rsidR="00CB573A" w:rsidRPr="00CB573A" w:rsidDel="00AE0A1D">
          <w:rPr>
            <w:rFonts w:ascii="Arial" w:eastAsia="Arial" w:hAnsi="Arial" w:cs="Arial"/>
            <w:b w:val="0"/>
            <w:bCs/>
            <w:color w:val="000000"/>
          </w:rPr>
          <w:delText xml:space="preserve">manapun terkait </w:delText>
        </w:r>
        <w:r w:rsidR="00CB573A" w:rsidRPr="00CB573A" w:rsidDel="00AE0A1D">
          <w:rPr>
            <w:rFonts w:ascii="Arial" w:eastAsiaTheme="minorHAnsi" w:hAnsi="Arial" w:cs="Arial"/>
            <w:b w:val="0"/>
            <w:szCs w:val="22"/>
            <w:lang w:val="en-ID"/>
          </w:rPr>
          <w:delText>pemrosesan data yang dilakukan oleh LGI dalam Perjanjian.</w:delText>
        </w:r>
      </w:del>
    </w:p>
    <w:p w14:paraId="6A0B0002" w14:textId="6F0C16D0" w:rsidR="00EB7390" w:rsidRPr="00774E7C" w:rsidRDefault="00EB7390" w:rsidP="00EB7390">
      <w:pPr>
        <w:spacing w:before="280"/>
        <w:ind w:right="36"/>
        <w:jc w:val="center"/>
        <w:rPr>
          <w:rFonts w:ascii="Arial" w:eastAsia="Arial" w:hAnsi="Arial" w:cs="Arial"/>
        </w:rPr>
      </w:pPr>
      <w:r w:rsidRPr="00774E7C">
        <w:rPr>
          <w:rFonts w:ascii="Arial" w:eastAsia="Arial" w:hAnsi="Arial" w:cs="Arial"/>
        </w:rPr>
        <w:t>PASAL 1</w:t>
      </w:r>
      <w:ins w:id="1004" w:author="User" w:date="2026-05-09T09:46:00Z" w16du:dateUtc="2026-05-09T02:46:00Z">
        <w:r w:rsidR="00F308B8">
          <w:rPr>
            <w:rFonts w:ascii="Arial" w:eastAsia="Arial" w:hAnsi="Arial" w:cs="Arial"/>
          </w:rPr>
          <w:t>6</w:t>
        </w:r>
      </w:ins>
      <w:del w:id="1005" w:author="User" w:date="2026-05-09T09:46:00Z" w16du:dateUtc="2026-05-09T02:46:00Z">
        <w:r w:rsidR="0015327B" w:rsidDel="00F308B8">
          <w:rPr>
            <w:rFonts w:ascii="Arial" w:eastAsia="Arial" w:hAnsi="Arial" w:cs="Arial"/>
          </w:rPr>
          <w:delText>5</w:delText>
        </w:r>
      </w:del>
    </w:p>
    <w:p w14:paraId="430C3E18" w14:textId="77777777" w:rsidR="00EB7390" w:rsidRPr="00774E7C" w:rsidRDefault="00EB7390" w:rsidP="00EB7390">
      <w:pPr>
        <w:tabs>
          <w:tab w:val="left" w:pos="360"/>
        </w:tabs>
        <w:ind w:right="36"/>
        <w:jc w:val="center"/>
        <w:rPr>
          <w:rFonts w:ascii="Arial" w:eastAsia="Arial" w:hAnsi="Arial" w:cs="Arial"/>
          <w:color w:val="000000"/>
        </w:rPr>
      </w:pPr>
      <w:r w:rsidRPr="00774E7C">
        <w:rPr>
          <w:rFonts w:ascii="Arial" w:eastAsia="Arial" w:hAnsi="Arial" w:cs="Arial"/>
          <w:color w:val="000000"/>
        </w:rPr>
        <w:t>ADDENDUM</w:t>
      </w:r>
    </w:p>
    <w:p w14:paraId="47B6F1BD" w14:textId="77777777" w:rsidR="00EB7390" w:rsidRPr="00774E7C" w:rsidRDefault="00EB7390" w:rsidP="00EB7390">
      <w:pPr>
        <w:ind w:right="36"/>
        <w:jc w:val="both"/>
        <w:rPr>
          <w:rFonts w:ascii="Arial" w:eastAsia="Arial" w:hAnsi="Arial" w:cs="Arial"/>
          <w:b w:val="0"/>
          <w:color w:val="000000"/>
          <w:sz w:val="14"/>
          <w:u w:val="single"/>
        </w:rPr>
      </w:pPr>
    </w:p>
    <w:p w14:paraId="01856498" w14:textId="2DC79FC8" w:rsidR="001848FE" w:rsidRPr="00774E7C" w:rsidRDefault="001848FE" w:rsidP="001848FE">
      <w:pPr>
        <w:pStyle w:val="ListParagraph"/>
        <w:numPr>
          <w:ilvl w:val="0"/>
          <w:numId w:val="50"/>
        </w:numPr>
        <w:ind w:left="630" w:hanging="630"/>
        <w:jc w:val="both"/>
        <w:rPr>
          <w:rFonts w:ascii="Arial" w:hAnsi="Arial" w:cs="Arial"/>
          <w:b w:val="0"/>
          <w:bCs/>
        </w:rPr>
      </w:pPr>
      <w:r w:rsidRPr="00774E7C">
        <w:rPr>
          <w:rFonts w:ascii="Arial" w:hAnsi="Arial" w:cs="Arial"/>
          <w:b w:val="0"/>
          <w:bCs/>
        </w:rPr>
        <w:t>Hal-hal yang belum diatur ataupun yang ingin diubah dalam Perjanjian ini, apabila dipandang perlu oleh Para Pihak akan ditambahkan dalam bentuk perjanjian tambahan atau Addendum, dengan pemberitahuan secara tertulis kepada masing-masing Pihak paling lambat 30 (tiga puluh) hari kalender sebelumnya yang merupakan bagian yang tidak terpisahkan dari Perjanjian ini.</w:t>
      </w:r>
    </w:p>
    <w:p w14:paraId="5E4995CB" w14:textId="77777777" w:rsidR="0006778F" w:rsidRPr="00774E7C" w:rsidRDefault="0006778F" w:rsidP="00774E7C">
      <w:pPr>
        <w:pStyle w:val="ListParagraph"/>
        <w:ind w:left="630"/>
        <w:jc w:val="both"/>
        <w:rPr>
          <w:rFonts w:ascii="Arial" w:hAnsi="Arial" w:cs="Arial"/>
          <w:b w:val="0"/>
          <w:bCs/>
        </w:rPr>
      </w:pPr>
    </w:p>
    <w:p w14:paraId="4C38F390" w14:textId="77777777" w:rsidR="00333731" w:rsidRPr="00774E7C" w:rsidDel="00B452B3" w:rsidRDefault="00333731" w:rsidP="00774E7C">
      <w:pPr>
        <w:pStyle w:val="ListParagraph"/>
        <w:numPr>
          <w:ilvl w:val="0"/>
          <w:numId w:val="50"/>
        </w:numPr>
        <w:ind w:left="630" w:hanging="630"/>
        <w:jc w:val="both"/>
        <w:rPr>
          <w:del w:id="1006" w:author="User" w:date="2026-05-26T12:30:00Z" w16du:dateUtc="2026-05-26T05:30:00Z"/>
          <w:rFonts w:ascii="Arial" w:eastAsia="Arial" w:hAnsi="Arial" w:cs="Arial"/>
          <w:b w:val="0"/>
          <w:bCs/>
          <w:lang w:val="da-DK"/>
        </w:rPr>
      </w:pPr>
      <w:r w:rsidRPr="00774E7C">
        <w:rPr>
          <w:rFonts w:ascii="Arial" w:eastAsia="Arial" w:hAnsi="Arial" w:cs="Arial"/>
          <w:b w:val="0"/>
          <w:bCs/>
          <w:lang w:val="da-DK"/>
        </w:rPr>
        <w:t>Perjanjian berikut perubahan-perubahan berlaku dan mengikat para pengganti dan penerima hak yang sah dari masing-masing Pihak.</w:t>
      </w:r>
    </w:p>
    <w:p w14:paraId="2C903028" w14:textId="77777777" w:rsidR="00EB7390" w:rsidRPr="00B452B3" w:rsidRDefault="00EB7390">
      <w:pPr>
        <w:pStyle w:val="ListParagraph"/>
        <w:numPr>
          <w:ilvl w:val="0"/>
          <w:numId w:val="50"/>
        </w:numPr>
        <w:ind w:left="630" w:hanging="630"/>
        <w:jc w:val="both"/>
        <w:rPr>
          <w:rFonts w:ascii="Arial" w:eastAsia="Arial" w:hAnsi="Arial" w:cs="Arial"/>
          <w:b w:val="0"/>
          <w:color w:val="000000"/>
          <w:sz w:val="8"/>
          <w:szCs w:val="8"/>
          <w:lang w:val="da-DK"/>
          <w:rPrChange w:id="1007" w:author="User" w:date="2026-05-26T12:30:00Z" w16du:dateUtc="2026-05-26T05:30:00Z">
            <w:rPr>
              <w:rFonts w:eastAsia="Arial"/>
              <w:lang w:val="da-DK"/>
            </w:rPr>
          </w:rPrChange>
        </w:rPr>
        <w:pPrChange w:id="1008" w:author="User" w:date="2026-05-26T12:30:00Z" w16du:dateUtc="2026-05-26T05:30:00Z">
          <w:pPr>
            <w:tabs>
              <w:tab w:val="left" w:pos="720"/>
            </w:tabs>
            <w:spacing w:before="120" w:after="120"/>
            <w:ind w:right="43"/>
            <w:jc w:val="both"/>
          </w:pPr>
        </w:pPrChange>
      </w:pPr>
    </w:p>
    <w:p w14:paraId="05DC3EB0" w14:textId="37BC1818" w:rsidR="00E14E45" w:rsidDel="00815767" w:rsidRDefault="00E14E45" w:rsidP="00333731">
      <w:pPr>
        <w:tabs>
          <w:tab w:val="left" w:pos="360"/>
        </w:tabs>
        <w:spacing w:line="276" w:lineRule="auto"/>
        <w:jc w:val="center"/>
        <w:rPr>
          <w:ins w:id="1009" w:author="Andiyan rizaldi" w:date="2025-11-06T10:45:00Z"/>
          <w:del w:id="1010" w:author="Yosua Pratama Salikin" w:date="2026-04-22T11:12:00Z" w16du:dateUtc="2026-04-22T04:12:00Z"/>
          <w:rFonts w:ascii="Arial" w:hAnsi="Arial" w:cs="Arial"/>
          <w:szCs w:val="22"/>
        </w:rPr>
      </w:pPr>
    </w:p>
    <w:p w14:paraId="06A238F0" w14:textId="45F5258A" w:rsidR="00C86E31" w:rsidDel="00815767" w:rsidRDefault="00C86E31" w:rsidP="00333731">
      <w:pPr>
        <w:tabs>
          <w:tab w:val="left" w:pos="360"/>
        </w:tabs>
        <w:spacing w:line="276" w:lineRule="auto"/>
        <w:jc w:val="center"/>
        <w:rPr>
          <w:ins w:id="1011" w:author="Andiyan rizaldi" w:date="2025-11-06T10:45:00Z"/>
          <w:del w:id="1012" w:author="Yosua Pratama Salikin" w:date="2026-04-22T11:12:00Z" w16du:dateUtc="2026-04-22T04:12:00Z"/>
          <w:rFonts w:ascii="Arial" w:hAnsi="Arial" w:cs="Arial"/>
          <w:szCs w:val="22"/>
        </w:rPr>
      </w:pPr>
    </w:p>
    <w:p w14:paraId="11327E2E" w14:textId="68ADEA49" w:rsidR="00C86E31" w:rsidDel="00815767" w:rsidRDefault="00C86E31" w:rsidP="00333731">
      <w:pPr>
        <w:tabs>
          <w:tab w:val="left" w:pos="360"/>
        </w:tabs>
        <w:spacing w:line="276" w:lineRule="auto"/>
        <w:jc w:val="center"/>
        <w:rPr>
          <w:ins w:id="1013" w:author="Andiyan rizaldi" w:date="2025-11-06T10:45:00Z"/>
          <w:del w:id="1014" w:author="Yosua Pratama Salikin" w:date="2026-04-22T11:12:00Z" w16du:dateUtc="2026-04-22T04:12:00Z"/>
          <w:rFonts w:ascii="Arial" w:hAnsi="Arial" w:cs="Arial"/>
          <w:szCs w:val="22"/>
        </w:rPr>
      </w:pPr>
    </w:p>
    <w:p w14:paraId="1DB05013" w14:textId="5C585423" w:rsidR="00C86E31" w:rsidDel="00815767" w:rsidRDefault="00C86E31" w:rsidP="00333731">
      <w:pPr>
        <w:tabs>
          <w:tab w:val="left" w:pos="360"/>
        </w:tabs>
        <w:spacing w:line="276" w:lineRule="auto"/>
        <w:jc w:val="center"/>
        <w:rPr>
          <w:ins w:id="1015" w:author="Andiyan rizaldi" w:date="2025-11-06T10:45:00Z"/>
          <w:del w:id="1016" w:author="Yosua Pratama Salikin" w:date="2026-04-22T11:12:00Z" w16du:dateUtc="2026-04-22T04:12:00Z"/>
          <w:rFonts w:ascii="Arial" w:hAnsi="Arial" w:cs="Arial"/>
          <w:szCs w:val="22"/>
        </w:rPr>
      </w:pPr>
    </w:p>
    <w:p w14:paraId="27065EED" w14:textId="7613D4DE" w:rsidR="00C86E31" w:rsidDel="00815767" w:rsidRDefault="00C86E31" w:rsidP="00333731">
      <w:pPr>
        <w:tabs>
          <w:tab w:val="left" w:pos="360"/>
        </w:tabs>
        <w:spacing w:line="276" w:lineRule="auto"/>
        <w:jc w:val="center"/>
        <w:rPr>
          <w:ins w:id="1017" w:author="Andiyan rizaldi" w:date="2025-10-28T12:46:00Z"/>
          <w:del w:id="1018" w:author="Yosua Pratama Salikin" w:date="2026-04-22T11:12:00Z" w16du:dateUtc="2026-04-22T04:12:00Z"/>
          <w:rFonts w:ascii="Arial" w:hAnsi="Arial" w:cs="Arial"/>
          <w:szCs w:val="22"/>
        </w:rPr>
      </w:pPr>
    </w:p>
    <w:p w14:paraId="48EAAAB8" w14:textId="7A011150" w:rsidR="00333731" w:rsidRPr="00774E7C" w:rsidRDefault="00333731" w:rsidP="00333731">
      <w:pPr>
        <w:tabs>
          <w:tab w:val="left" w:pos="360"/>
        </w:tabs>
        <w:spacing w:line="276" w:lineRule="auto"/>
        <w:jc w:val="center"/>
        <w:rPr>
          <w:rFonts w:ascii="Arial" w:hAnsi="Arial" w:cs="Arial"/>
          <w:szCs w:val="22"/>
        </w:rPr>
      </w:pPr>
      <w:r w:rsidRPr="00774E7C">
        <w:rPr>
          <w:rFonts w:ascii="Arial" w:hAnsi="Arial" w:cs="Arial"/>
          <w:szCs w:val="22"/>
        </w:rPr>
        <w:t>PASAL 1</w:t>
      </w:r>
      <w:ins w:id="1019" w:author="User" w:date="2026-05-09T09:46:00Z" w16du:dateUtc="2026-05-09T02:46:00Z">
        <w:r w:rsidR="00F308B8">
          <w:rPr>
            <w:rFonts w:ascii="Arial" w:hAnsi="Arial" w:cs="Arial"/>
            <w:szCs w:val="22"/>
          </w:rPr>
          <w:t>7</w:t>
        </w:r>
      </w:ins>
      <w:del w:id="1020" w:author="User" w:date="2026-05-09T09:46:00Z" w16du:dateUtc="2026-05-09T02:46:00Z">
        <w:r w:rsidR="0015327B" w:rsidDel="00F308B8">
          <w:rPr>
            <w:rFonts w:ascii="Arial" w:hAnsi="Arial" w:cs="Arial"/>
            <w:szCs w:val="22"/>
          </w:rPr>
          <w:delText>6</w:delText>
        </w:r>
      </w:del>
    </w:p>
    <w:p w14:paraId="6DA427DD" w14:textId="77777777" w:rsidR="00333731" w:rsidRPr="00774E7C" w:rsidRDefault="00333731" w:rsidP="00333731">
      <w:pPr>
        <w:spacing w:line="276" w:lineRule="auto"/>
        <w:jc w:val="center"/>
        <w:rPr>
          <w:rFonts w:ascii="Arial" w:hAnsi="Arial" w:cs="Arial"/>
          <w:szCs w:val="22"/>
        </w:rPr>
      </w:pPr>
      <w:r w:rsidRPr="00774E7C">
        <w:rPr>
          <w:rFonts w:ascii="Arial" w:hAnsi="Arial" w:cs="Arial"/>
          <w:bCs/>
          <w:szCs w:val="22"/>
        </w:rPr>
        <w:t>KEPATUHAN HUKUM</w:t>
      </w:r>
    </w:p>
    <w:p w14:paraId="4D9A2D04" w14:textId="77777777" w:rsidR="00333731" w:rsidRPr="00774E7C" w:rsidRDefault="00333731" w:rsidP="00333731">
      <w:pPr>
        <w:spacing w:line="276" w:lineRule="auto"/>
        <w:jc w:val="both"/>
        <w:rPr>
          <w:rFonts w:ascii="Arial" w:hAnsi="Arial" w:cs="Arial"/>
          <w:b w:val="0"/>
          <w:sz w:val="12"/>
          <w:szCs w:val="22"/>
        </w:rPr>
      </w:pPr>
    </w:p>
    <w:p w14:paraId="2EBDC34D" w14:textId="77777777" w:rsidR="00333731" w:rsidRPr="00511ABF" w:rsidRDefault="00333731" w:rsidP="00333731">
      <w:pPr>
        <w:pStyle w:val="ListParagraph"/>
        <w:numPr>
          <w:ilvl w:val="0"/>
          <w:numId w:val="60"/>
        </w:numPr>
        <w:ind w:left="567" w:hanging="567"/>
        <w:jc w:val="both"/>
        <w:rPr>
          <w:rFonts w:ascii="Arial" w:hAnsi="Arial" w:cs="Arial"/>
          <w:b w:val="0"/>
          <w:szCs w:val="22"/>
          <w:lang w:val="sv-SE"/>
        </w:rPr>
      </w:pPr>
      <w:r w:rsidRPr="00511ABF">
        <w:rPr>
          <w:rFonts w:ascii="Arial" w:hAnsi="Arial" w:cs="Arial"/>
          <w:b w:val="0"/>
          <w:szCs w:val="22"/>
          <w:lang w:val="sv-SE"/>
        </w:rPr>
        <w:t>Sehubungan dengan Perjanjian ini, Para Pihak termasuk seluruh direksi, pejabat dan/atau pegawainya dilarang untuk melakukan segala bentuk tindakan yang melanggar ketentuan peraturan perundang-undangan sehubungan dengan :</w:t>
      </w:r>
    </w:p>
    <w:p w14:paraId="40FA3A70" w14:textId="77777777" w:rsidR="00333731" w:rsidRPr="00511ABF" w:rsidRDefault="00333731" w:rsidP="00333731">
      <w:pPr>
        <w:pStyle w:val="ListParagraph"/>
        <w:ind w:left="567" w:hanging="567"/>
        <w:jc w:val="both"/>
        <w:rPr>
          <w:rFonts w:ascii="Arial" w:hAnsi="Arial" w:cs="Arial"/>
          <w:b w:val="0"/>
          <w:sz w:val="12"/>
          <w:szCs w:val="22"/>
          <w:lang w:val="sv-SE"/>
        </w:rPr>
      </w:pPr>
    </w:p>
    <w:p w14:paraId="5AA0AFE1" w14:textId="77777777" w:rsidR="00333731" w:rsidRPr="00D875D1" w:rsidRDefault="00333731" w:rsidP="00333731">
      <w:pPr>
        <w:pStyle w:val="ListParagraph"/>
        <w:numPr>
          <w:ilvl w:val="0"/>
          <w:numId w:val="59"/>
        </w:numPr>
        <w:ind w:left="1134" w:hanging="425"/>
        <w:jc w:val="both"/>
        <w:rPr>
          <w:rFonts w:ascii="Arial" w:hAnsi="Arial" w:cs="Arial"/>
          <w:b w:val="0"/>
          <w:szCs w:val="22"/>
          <w:lang w:val="sv-SE"/>
        </w:rPr>
      </w:pPr>
      <w:r w:rsidRPr="00D875D1">
        <w:rPr>
          <w:rFonts w:ascii="Arial" w:hAnsi="Arial" w:cs="Arial"/>
          <w:b w:val="0"/>
          <w:szCs w:val="22"/>
          <w:lang w:val="sv-SE"/>
        </w:rPr>
        <w:t xml:space="preserve">Tindak pidana korupsi, penyuapan, gratifikasi maupun pencucian uang dengan cara atau dalam bentuk apapun termasuk menawarkan, berjanji, meminta, atau setuju untuk memberi atau menerima hadiah, komisi, atau bentuk- bentuk lainnya kepada pegawai-pegawai dari masing-masing </w:t>
      </w:r>
      <w:r w:rsidRPr="00774E7C">
        <w:rPr>
          <w:rFonts w:ascii="Arial" w:hAnsi="Arial" w:cs="Arial"/>
          <w:b w:val="0"/>
          <w:bCs/>
          <w:szCs w:val="22"/>
          <w:lang w:val="es-ES"/>
        </w:rPr>
        <w:t>Pihak</w:t>
      </w:r>
      <w:r w:rsidRPr="00D875D1">
        <w:rPr>
          <w:rFonts w:ascii="Arial" w:hAnsi="Arial" w:cs="Arial"/>
          <w:b w:val="0"/>
          <w:szCs w:val="22"/>
          <w:lang w:val="sv-SE"/>
        </w:rPr>
        <w:t>, pejabat, atau instansi berwenang lainnya; atau</w:t>
      </w:r>
    </w:p>
    <w:p w14:paraId="618838BB" w14:textId="77777777" w:rsidR="00333731" w:rsidRPr="00774E7C" w:rsidRDefault="00333731" w:rsidP="00333731">
      <w:pPr>
        <w:pStyle w:val="ListParagraph"/>
        <w:numPr>
          <w:ilvl w:val="0"/>
          <w:numId w:val="59"/>
        </w:numPr>
        <w:ind w:left="1134" w:hanging="425"/>
        <w:jc w:val="both"/>
        <w:rPr>
          <w:rFonts w:ascii="Arial" w:hAnsi="Arial" w:cs="Arial"/>
          <w:b w:val="0"/>
          <w:szCs w:val="22"/>
          <w:lang w:val="da-DK"/>
        </w:rPr>
      </w:pPr>
      <w:r w:rsidRPr="00774E7C">
        <w:rPr>
          <w:rFonts w:ascii="Arial" w:hAnsi="Arial" w:cs="Arial"/>
          <w:b w:val="0"/>
          <w:szCs w:val="22"/>
          <w:lang w:val="da-DK"/>
        </w:rPr>
        <w:t>Tindak pidana pendanaan terorisme termasuk menyediakan, mengumpulkan, memberikan atau meminjamkan dana yang berhubungan dengan kegiatan terorisme, organisasi teroris atau teroris.</w:t>
      </w:r>
    </w:p>
    <w:p w14:paraId="41F550A6" w14:textId="77777777" w:rsidR="00333731" w:rsidRPr="00774E7C" w:rsidRDefault="00333731" w:rsidP="00333731">
      <w:pPr>
        <w:pStyle w:val="ListParagraph"/>
        <w:ind w:left="567" w:hanging="567"/>
        <w:jc w:val="both"/>
        <w:rPr>
          <w:rFonts w:ascii="Arial" w:hAnsi="Arial" w:cs="Arial"/>
          <w:b w:val="0"/>
          <w:sz w:val="14"/>
          <w:szCs w:val="14"/>
          <w:lang w:val="da-DK"/>
        </w:rPr>
      </w:pPr>
    </w:p>
    <w:p w14:paraId="7B23CDA9" w14:textId="5D490E85" w:rsidR="00333731" w:rsidRPr="00774E7C" w:rsidRDefault="00333731" w:rsidP="00333731">
      <w:pPr>
        <w:pStyle w:val="ListParagraph"/>
        <w:numPr>
          <w:ilvl w:val="0"/>
          <w:numId w:val="60"/>
        </w:numPr>
        <w:tabs>
          <w:tab w:val="left" w:pos="720"/>
        </w:tabs>
        <w:spacing w:before="120" w:after="120"/>
        <w:ind w:left="567" w:right="43" w:hanging="567"/>
        <w:jc w:val="both"/>
        <w:rPr>
          <w:rFonts w:ascii="Arial" w:hAnsi="Arial" w:cs="Arial"/>
          <w:b w:val="0"/>
          <w:color w:val="000000"/>
          <w:szCs w:val="22"/>
          <w:lang w:val="da-DK"/>
        </w:rPr>
      </w:pPr>
      <w:r w:rsidRPr="00774E7C">
        <w:rPr>
          <w:rFonts w:ascii="Arial" w:hAnsi="Arial" w:cs="Arial"/>
          <w:b w:val="0"/>
          <w:szCs w:val="22"/>
          <w:lang w:val="da-DK"/>
        </w:rPr>
        <w:t xml:space="preserve">Pelanggaran terhadap ketentuan ayat 1 (satu) Pasal ini oleh salah satu atau pegawainya atau oleh pihak manapun yang bekerja untuk pihak tersebut dapat mengakibatkan dibatalkannya Perjanjian ini, serta membebaskan dan melepaskan </w:t>
      </w:r>
      <w:r w:rsidRPr="00774E7C">
        <w:rPr>
          <w:rFonts w:ascii="Arial" w:hAnsi="Arial" w:cs="Arial"/>
          <w:b w:val="0"/>
          <w:bCs/>
          <w:szCs w:val="22"/>
          <w:lang w:val="es-ES"/>
        </w:rPr>
        <w:t>pihak yang dirugikan</w:t>
      </w:r>
      <w:r w:rsidRPr="00774E7C">
        <w:rPr>
          <w:rFonts w:ascii="Arial" w:hAnsi="Arial" w:cs="Arial"/>
          <w:b w:val="0"/>
          <w:szCs w:val="22"/>
          <w:lang w:val="da-DK"/>
        </w:rPr>
        <w:t xml:space="preserve"> dari segala tuntutan, biaya, maupun ganti rugi sehubungan dengan pelanggaran yang terjadi, tanpa mengurangi hak dari </w:t>
      </w:r>
      <w:r w:rsidRPr="00774E7C">
        <w:rPr>
          <w:rFonts w:ascii="Arial" w:hAnsi="Arial" w:cs="Arial"/>
          <w:b w:val="0"/>
          <w:bCs/>
          <w:szCs w:val="22"/>
          <w:lang w:val="es-ES"/>
        </w:rPr>
        <w:t>pihak yang dirugikan</w:t>
      </w:r>
      <w:r w:rsidRPr="00774E7C">
        <w:rPr>
          <w:rFonts w:ascii="Arial" w:hAnsi="Arial" w:cs="Arial"/>
          <w:b w:val="0"/>
          <w:szCs w:val="22"/>
          <w:lang w:val="da-DK"/>
        </w:rPr>
        <w:t xml:space="preserve"> untuk menghapus pihak yang melanggar tersebut sebagai rekanan dan/atau melakukan gugatan hukum sehubungan dengan pelanggaran tersebut.</w:t>
      </w:r>
    </w:p>
    <w:p w14:paraId="3AB405DD" w14:textId="1D029DCE" w:rsidR="00333731" w:rsidRPr="00774E7C" w:rsidRDefault="00333731" w:rsidP="00333731">
      <w:pPr>
        <w:pBdr>
          <w:top w:val="nil"/>
          <w:left w:val="nil"/>
          <w:bottom w:val="nil"/>
          <w:right w:val="nil"/>
          <w:between w:val="nil"/>
        </w:pBdr>
        <w:tabs>
          <w:tab w:val="left" w:pos="851"/>
        </w:tabs>
        <w:ind w:right="36"/>
        <w:jc w:val="both"/>
        <w:rPr>
          <w:rFonts w:ascii="Arial" w:eastAsia="Arial" w:hAnsi="Arial" w:cs="Arial"/>
          <w:b w:val="0"/>
          <w:color w:val="000000"/>
          <w:sz w:val="14"/>
          <w:szCs w:val="14"/>
          <w:lang w:val="da-DK"/>
        </w:rPr>
      </w:pPr>
    </w:p>
    <w:p w14:paraId="1116F26A" w14:textId="460449CD" w:rsidR="001848FE" w:rsidRPr="00774E7C" w:rsidRDefault="001848FE" w:rsidP="001848FE">
      <w:pPr>
        <w:pBdr>
          <w:top w:val="nil"/>
          <w:left w:val="nil"/>
          <w:bottom w:val="nil"/>
          <w:right w:val="nil"/>
          <w:between w:val="nil"/>
        </w:pBdr>
        <w:ind w:right="36"/>
        <w:jc w:val="center"/>
        <w:rPr>
          <w:rFonts w:ascii="Arial" w:eastAsia="Arial" w:hAnsi="Arial" w:cs="Arial"/>
          <w:b w:val="0"/>
          <w:color w:val="000000"/>
          <w:szCs w:val="22"/>
        </w:rPr>
      </w:pPr>
      <w:r w:rsidRPr="00774E7C">
        <w:rPr>
          <w:rFonts w:ascii="Arial" w:eastAsia="Arial" w:hAnsi="Arial" w:cs="Arial"/>
          <w:color w:val="000000"/>
          <w:szCs w:val="22"/>
        </w:rPr>
        <w:t>PASAL 1</w:t>
      </w:r>
      <w:ins w:id="1021" w:author="User" w:date="2026-05-09T09:47:00Z" w16du:dateUtc="2026-05-09T02:47:00Z">
        <w:r w:rsidR="00F308B8">
          <w:rPr>
            <w:rFonts w:ascii="Arial" w:eastAsia="Arial" w:hAnsi="Arial" w:cs="Arial"/>
            <w:color w:val="000000"/>
            <w:szCs w:val="22"/>
          </w:rPr>
          <w:t>8</w:t>
        </w:r>
      </w:ins>
      <w:del w:id="1022" w:author="User" w:date="2026-05-09T09:47:00Z" w16du:dateUtc="2026-05-09T02:47:00Z">
        <w:r w:rsidR="0015327B" w:rsidDel="00F308B8">
          <w:rPr>
            <w:rFonts w:ascii="Arial" w:eastAsia="Arial" w:hAnsi="Arial" w:cs="Arial"/>
            <w:color w:val="000000"/>
            <w:szCs w:val="22"/>
          </w:rPr>
          <w:delText>7</w:delText>
        </w:r>
      </w:del>
    </w:p>
    <w:p w14:paraId="385E914B" w14:textId="77777777" w:rsidR="001848FE" w:rsidRPr="00774E7C" w:rsidRDefault="001848FE" w:rsidP="001848FE">
      <w:pPr>
        <w:tabs>
          <w:tab w:val="left" w:pos="360"/>
        </w:tabs>
        <w:ind w:right="36"/>
        <w:jc w:val="center"/>
        <w:rPr>
          <w:rFonts w:ascii="Arial" w:eastAsia="Arial" w:hAnsi="Arial" w:cs="Arial"/>
          <w:color w:val="000000"/>
        </w:rPr>
      </w:pPr>
      <w:r w:rsidRPr="00774E7C">
        <w:rPr>
          <w:rFonts w:ascii="Arial" w:eastAsia="Arial" w:hAnsi="Arial" w:cs="Arial"/>
          <w:color w:val="000000"/>
        </w:rPr>
        <w:t>KETENTUAN LAIN</w:t>
      </w:r>
    </w:p>
    <w:p w14:paraId="1EF8BA59" w14:textId="77777777" w:rsidR="001848FE" w:rsidRPr="00774E7C" w:rsidRDefault="001848FE" w:rsidP="001848FE">
      <w:pPr>
        <w:numPr>
          <w:ilvl w:val="1"/>
          <w:numId w:val="49"/>
        </w:numPr>
        <w:tabs>
          <w:tab w:val="left" w:pos="709"/>
        </w:tabs>
        <w:spacing w:before="120" w:after="120"/>
        <w:ind w:left="567" w:right="43" w:hanging="567"/>
        <w:jc w:val="both"/>
        <w:rPr>
          <w:rFonts w:ascii="Arial" w:eastAsia="Arial" w:hAnsi="Arial" w:cs="Arial"/>
          <w:b w:val="0"/>
          <w:color w:val="000000"/>
        </w:rPr>
      </w:pPr>
      <w:r w:rsidRPr="00774E7C">
        <w:rPr>
          <w:rFonts w:ascii="Arial" w:eastAsia="Arial" w:hAnsi="Arial" w:cs="Arial"/>
          <w:b w:val="0"/>
          <w:color w:val="000000"/>
          <w:szCs w:val="22"/>
        </w:rPr>
        <w:t>Para Pihak bersedia memberikan salinan surat izin dan/atau akta pendirian dan/atau akta perubahan terakhir dan/atau surat lainnya yang berkaitan dengan hukum yang menerangkan pembentukan badan hukum masing-masing Pihak atau pengangkatan pejabat yang mewakili masing-masing Pihak dalam Perjanjian ini.</w:t>
      </w:r>
    </w:p>
    <w:p w14:paraId="4711A27A" w14:textId="5C936682" w:rsidR="001848FE" w:rsidRPr="003E7790" w:rsidRDefault="001848FE" w:rsidP="001848FE">
      <w:pPr>
        <w:numPr>
          <w:ilvl w:val="1"/>
          <w:numId w:val="49"/>
        </w:numPr>
        <w:tabs>
          <w:tab w:val="left" w:pos="709"/>
        </w:tabs>
        <w:spacing w:before="120" w:after="120"/>
        <w:ind w:left="567" w:right="43" w:hanging="567"/>
        <w:jc w:val="both"/>
        <w:rPr>
          <w:rFonts w:ascii="Arial" w:eastAsia="Arial" w:hAnsi="Arial" w:cs="Arial"/>
          <w:b w:val="0"/>
          <w:color w:val="000000"/>
          <w:lang w:val="sv-SE"/>
        </w:rPr>
      </w:pPr>
      <w:r w:rsidRPr="003E7790">
        <w:rPr>
          <w:rFonts w:ascii="Arial" w:eastAsia="Arial" w:hAnsi="Arial" w:cs="Arial"/>
          <w:b w:val="0"/>
          <w:color w:val="000000"/>
          <w:szCs w:val="22"/>
          <w:lang w:val="sv-SE"/>
        </w:rPr>
        <w:t xml:space="preserve">Dengan ini Rumah Sakit melepaskan </w:t>
      </w:r>
      <w:r w:rsidR="00DC2AD6" w:rsidRPr="003E7790">
        <w:rPr>
          <w:rFonts w:ascii="Arial" w:eastAsia="Arial" w:hAnsi="Arial" w:cs="Arial"/>
          <w:b w:val="0"/>
          <w:color w:val="000000"/>
          <w:szCs w:val="22"/>
          <w:lang w:val="sv-SE"/>
        </w:rPr>
        <w:t>LGI</w:t>
      </w:r>
      <w:r w:rsidRPr="003E7790">
        <w:rPr>
          <w:rFonts w:ascii="Arial" w:eastAsia="Arial" w:hAnsi="Arial" w:cs="Arial"/>
          <w:b w:val="0"/>
          <w:color w:val="000000"/>
          <w:szCs w:val="22"/>
          <w:lang w:val="sv-SE"/>
        </w:rPr>
        <w:t xml:space="preserve"> dari segala risiko, gugatan, dan/atau tuntutan yang timbul sehubungan dengan penggunaan </w:t>
      </w:r>
      <w:del w:id="1023" w:author="Joanna Grace" w:date="2025-07-03T11:19:00Z">
        <w:r w:rsidRPr="003E7790" w:rsidDel="00D120C3">
          <w:rPr>
            <w:rFonts w:ascii="Arial" w:eastAsia="Arial" w:hAnsi="Arial" w:cs="Arial"/>
            <w:b w:val="0"/>
            <w:color w:val="000000"/>
            <w:szCs w:val="22"/>
            <w:lang w:val="sv-SE"/>
          </w:rPr>
          <w:delText xml:space="preserve">rekening </w:delText>
        </w:r>
      </w:del>
      <w:r w:rsidRPr="003E7790">
        <w:rPr>
          <w:rFonts w:ascii="Arial" w:eastAsia="Arial" w:hAnsi="Arial" w:cs="Arial"/>
          <w:b w:val="0"/>
          <w:color w:val="000000"/>
          <w:szCs w:val="22"/>
          <w:lang w:val="sv-SE"/>
        </w:rPr>
        <w:t>sebagaimana tercantum dalam Perjanjian dan kewenangan penandatangan Perjanjian ini.</w:t>
      </w:r>
    </w:p>
    <w:p w14:paraId="0A92FA5D" w14:textId="26B80675" w:rsidR="001848FE" w:rsidRPr="003E7790" w:rsidRDefault="00DC2AD6" w:rsidP="001848FE">
      <w:pPr>
        <w:numPr>
          <w:ilvl w:val="1"/>
          <w:numId w:val="49"/>
        </w:numPr>
        <w:tabs>
          <w:tab w:val="left" w:pos="709"/>
        </w:tabs>
        <w:spacing w:before="120" w:after="120"/>
        <w:ind w:left="567" w:right="43" w:hanging="567"/>
        <w:jc w:val="both"/>
        <w:rPr>
          <w:rFonts w:ascii="Arial" w:eastAsia="Arial" w:hAnsi="Arial" w:cs="Arial"/>
          <w:b w:val="0"/>
          <w:color w:val="000000"/>
          <w:lang w:val="sv-SE"/>
        </w:rPr>
      </w:pPr>
      <w:r w:rsidRPr="003E7790">
        <w:rPr>
          <w:rFonts w:ascii="Arial" w:eastAsia="Arial" w:hAnsi="Arial" w:cs="Arial"/>
          <w:b w:val="0"/>
          <w:color w:val="000000"/>
          <w:szCs w:val="22"/>
          <w:lang w:val="sv-SE"/>
        </w:rPr>
        <w:t>LGI</w:t>
      </w:r>
      <w:r w:rsidR="001848FE" w:rsidRPr="003E7790">
        <w:rPr>
          <w:rFonts w:ascii="Arial" w:eastAsia="Arial" w:hAnsi="Arial" w:cs="Arial"/>
          <w:b w:val="0"/>
          <w:color w:val="000000"/>
          <w:szCs w:val="22"/>
          <w:lang w:val="sv-SE"/>
        </w:rPr>
        <w:t xml:space="preserve"> tidak bertanggung jawab dalam bentuk apapun apabila terjadi tuntutan dari Peserta atas kerugian yang disebabkan oleh kelalaian/malpraktik Rumah Sakit dan/atau Dokter dan/atau Dokter Spesialis selama Peserta dirawat di Rumah Sakit.</w:t>
      </w:r>
    </w:p>
    <w:p w14:paraId="401DC1A8" w14:textId="77777777" w:rsidR="009546D7" w:rsidRPr="009546D7" w:rsidRDefault="001848FE">
      <w:pPr>
        <w:numPr>
          <w:ilvl w:val="1"/>
          <w:numId w:val="49"/>
        </w:numPr>
        <w:tabs>
          <w:tab w:val="left" w:pos="709"/>
        </w:tabs>
        <w:spacing w:before="120" w:after="120"/>
        <w:ind w:left="567" w:right="43" w:hanging="567"/>
        <w:jc w:val="both"/>
        <w:rPr>
          <w:rFonts w:ascii="Arial" w:eastAsia="Arial" w:hAnsi="Arial" w:cs="Arial"/>
          <w:b w:val="0"/>
          <w:color w:val="000000"/>
          <w:szCs w:val="22"/>
          <w:lang w:val="da-DK"/>
        </w:rPr>
      </w:pPr>
      <w:r w:rsidRPr="003E7790">
        <w:rPr>
          <w:rFonts w:ascii="Arial" w:eastAsia="Arial" w:hAnsi="Arial" w:cs="Arial"/>
          <w:b w:val="0"/>
          <w:color w:val="000000"/>
          <w:szCs w:val="22"/>
          <w:lang w:val="sv-SE"/>
        </w:rPr>
        <w:t>Perjanjian ini tidak akan berakhir atau dibatalkan bila terjadi pergantian pimpinan atau perubahan struktur organisasi pada salah satu atau Para Pihak. Apabila terjadi pergantian pimpinan, wajib disampaikan kepada Pihak lainnya dan pimpinan yang baru tetap tunduk pada ketentuan-ketentuan yang berlaku dalam Perjanjian ini.</w:t>
      </w:r>
    </w:p>
    <w:p w14:paraId="086CB252" w14:textId="4828FF8B" w:rsidR="001848FE" w:rsidRPr="00D5457C" w:rsidRDefault="009546D7" w:rsidP="009546D7">
      <w:pPr>
        <w:numPr>
          <w:ilvl w:val="1"/>
          <w:numId w:val="49"/>
        </w:numPr>
        <w:tabs>
          <w:tab w:val="left" w:pos="709"/>
        </w:tabs>
        <w:spacing w:before="120" w:after="120"/>
        <w:ind w:left="567" w:right="43" w:hanging="567"/>
        <w:jc w:val="both"/>
        <w:rPr>
          <w:rFonts w:ascii="Arial" w:eastAsia="Arial" w:hAnsi="Arial" w:cs="Arial"/>
          <w:b w:val="0"/>
          <w:color w:val="000000"/>
          <w:szCs w:val="22"/>
          <w:lang w:val="da-DK"/>
        </w:rPr>
      </w:pPr>
      <w:bookmarkStart w:id="1024" w:name="_Hlk159944000"/>
      <w:commentRangeStart w:id="1025"/>
      <w:r w:rsidRPr="00774E7C">
        <w:rPr>
          <w:rFonts w:ascii="Arial" w:eastAsia="Arial" w:hAnsi="Arial" w:cs="Arial"/>
          <w:b w:val="0"/>
          <w:color w:val="000000"/>
          <w:lang w:val="es-ES_tradnl"/>
        </w:rPr>
        <w:t xml:space="preserve">Dengan ditandatanganinya Perjanjian ini, maka Para Pihak sepakat bahwa Perjanjian </w:t>
      </w:r>
      <w:r w:rsidRPr="002472F4">
        <w:rPr>
          <w:rFonts w:ascii="Arial" w:eastAsia="Arial" w:hAnsi="Arial" w:cs="Arial"/>
          <w:b w:val="0"/>
          <w:color w:val="000000"/>
          <w:szCs w:val="22"/>
          <w:lang w:val="es-ES_tradnl"/>
        </w:rPr>
        <w:t xml:space="preserve">Kerja Sama </w:t>
      </w:r>
      <w:r w:rsidR="00D5457C">
        <w:rPr>
          <w:rFonts w:ascii="Arial" w:eastAsia="Arial" w:hAnsi="Arial" w:cs="Arial"/>
          <w:b w:val="0"/>
          <w:color w:val="000000"/>
          <w:szCs w:val="22"/>
          <w:lang w:val="es-ES_tradnl"/>
        </w:rPr>
        <w:t>N</w:t>
      </w:r>
      <w:r w:rsidRPr="002472F4">
        <w:rPr>
          <w:rFonts w:ascii="Arial" w:eastAsia="Arial" w:hAnsi="Arial" w:cs="Arial"/>
          <w:b w:val="0"/>
          <w:color w:val="000000"/>
          <w:szCs w:val="22"/>
          <w:lang w:val="es-ES_tradnl"/>
        </w:rPr>
        <w:t>omo</w:t>
      </w:r>
      <w:r>
        <w:rPr>
          <w:rFonts w:ascii="Arial" w:eastAsia="Arial" w:hAnsi="Arial" w:cs="Arial"/>
          <w:b w:val="0"/>
          <w:color w:val="000000"/>
          <w:szCs w:val="22"/>
          <w:lang w:val="es-ES_tradnl"/>
        </w:rPr>
        <w:t xml:space="preserve">r LGI </w:t>
      </w:r>
      <w:ins w:id="1026" w:author="Yosua Pratama Salikin" w:date="2026-04-22T11:07:00Z" w16du:dateUtc="2026-04-22T04:07:00Z">
        <w:r w:rsidR="0055745C">
          <w:rPr>
            <w:rFonts w:ascii="Arial" w:eastAsia="Arial" w:hAnsi="Arial" w:cs="Arial"/>
            <w:b w:val="0"/>
            <w:color w:val="000000"/>
            <w:szCs w:val="22"/>
            <w:lang w:val="es-ES_tradnl"/>
          </w:rPr>
          <w:t xml:space="preserve">&amp; </w:t>
        </w:r>
      </w:ins>
      <w:del w:id="1027" w:author="Yosua Pratama Salikin" w:date="2026-04-22T11:07:00Z" w16du:dateUtc="2026-04-22T04:07:00Z">
        <w:r w:rsidDel="0055745C">
          <w:rPr>
            <w:rFonts w:ascii="Arial" w:eastAsia="Arial" w:hAnsi="Arial" w:cs="Arial"/>
            <w:b w:val="0"/>
            <w:color w:val="000000"/>
            <w:szCs w:val="22"/>
            <w:lang w:val="es-ES_tradnl"/>
          </w:rPr>
          <w:delText xml:space="preserve">: </w:delText>
        </w:r>
        <w:r w:rsidR="00D5457C" w:rsidRPr="00334906" w:rsidDel="0055745C">
          <w:rPr>
            <w:rFonts w:ascii="Arial" w:eastAsia="Arial" w:hAnsi="Arial" w:cs="Arial"/>
            <w:b w:val="0"/>
            <w:bCs/>
            <w:color w:val="000000"/>
            <w:szCs w:val="22"/>
            <w:highlight w:val="yellow"/>
            <w:lang w:val="es-ES_tradnl"/>
          </w:rPr>
          <w:delText xml:space="preserve">……… </w:delText>
        </w:r>
        <w:r w:rsidRPr="00511ABF" w:rsidDel="0055745C">
          <w:rPr>
            <w:rFonts w:ascii="Arial" w:eastAsia="Arial" w:hAnsi="Arial" w:cs="Arial"/>
            <w:b w:val="0"/>
            <w:bCs/>
            <w:color w:val="000000"/>
            <w:szCs w:val="22"/>
            <w:highlight w:val="yellow"/>
            <w:lang w:val="sv-SE"/>
          </w:rPr>
          <w:delText>dan</w:delText>
        </w:r>
        <w:r w:rsidRPr="00511ABF" w:rsidDel="0055745C">
          <w:rPr>
            <w:rFonts w:ascii="Arial" w:eastAsia="Arial" w:hAnsi="Arial" w:cs="Arial"/>
            <w:color w:val="000000"/>
            <w:szCs w:val="22"/>
            <w:highlight w:val="yellow"/>
            <w:lang w:val="sv-SE"/>
          </w:rPr>
          <w:delText xml:space="preserve"> </w:delText>
        </w:r>
        <w:r w:rsidRPr="00511ABF" w:rsidDel="0055745C">
          <w:rPr>
            <w:rFonts w:ascii="Arial" w:eastAsia="Arial" w:hAnsi="Arial" w:cs="Arial"/>
            <w:b w:val="0"/>
            <w:bCs/>
            <w:color w:val="000000"/>
            <w:szCs w:val="22"/>
            <w:highlight w:val="yellow"/>
            <w:lang w:val="sv-SE"/>
          </w:rPr>
          <w:delText xml:space="preserve">Nomor </w:delText>
        </w:r>
      </w:del>
      <w:r w:rsidRPr="00511ABF">
        <w:rPr>
          <w:rFonts w:ascii="Arial" w:eastAsia="Arial" w:hAnsi="Arial" w:cs="Arial"/>
          <w:b w:val="0"/>
          <w:bCs/>
          <w:color w:val="000000"/>
          <w:szCs w:val="22"/>
          <w:highlight w:val="yellow"/>
          <w:lang w:val="sv-SE"/>
        </w:rPr>
        <w:t>RS</w:t>
      </w:r>
      <w:r w:rsidRPr="00511ABF">
        <w:rPr>
          <w:rFonts w:ascii="Arial" w:eastAsia="Arial" w:hAnsi="Arial" w:cs="Arial"/>
          <w:color w:val="000000"/>
          <w:szCs w:val="22"/>
          <w:highlight w:val="yellow"/>
          <w:lang w:val="sv-SE"/>
        </w:rPr>
        <w:t xml:space="preserve"> : </w:t>
      </w:r>
      <w:ins w:id="1028" w:author="Yosua Pratama Salikin" w:date="2026-04-22T11:07:00Z" w16du:dateUtc="2026-04-22T04:07:00Z">
        <w:r w:rsidR="0055745C" w:rsidRPr="0055745C">
          <w:rPr>
            <w:rFonts w:ascii="Arial" w:eastAsia="Arial" w:hAnsi="Arial" w:cs="Arial"/>
            <w:color w:val="000000"/>
            <w:szCs w:val="22"/>
            <w:lang w:val="sv-SE"/>
          </w:rPr>
          <w:t>489/HOSPT/II/2012</w:t>
        </w:r>
        <w:r w:rsidR="0055745C">
          <w:rPr>
            <w:rFonts w:ascii="Arial" w:eastAsia="Arial" w:hAnsi="Arial" w:cs="Arial"/>
            <w:color w:val="000000"/>
            <w:szCs w:val="22"/>
            <w:lang w:val="sv-SE"/>
          </w:rPr>
          <w:t xml:space="preserve"> </w:t>
        </w:r>
      </w:ins>
      <w:del w:id="1029" w:author="Yosua Pratama Salikin" w:date="2026-04-22T11:07:00Z" w16du:dateUtc="2026-04-22T04:07:00Z">
        <w:r w:rsidR="00D5457C" w:rsidRPr="00511ABF" w:rsidDel="0055745C">
          <w:rPr>
            <w:rFonts w:ascii="Arial" w:eastAsia="Arial" w:hAnsi="Arial" w:cs="Arial"/>
            <w:b w:val="0"/>
            <w:bCs/>
            <w:color w:val="000000"/>
            <w:szCs w:val="22"/>
            <w:highlight w:val="yellow"/>
            <w:lang w:val="sv-SE"/>
          </w:rPr>
          <w:delText xml:space="preserve">…… </w:delText>
        </w:r>
      </w:del>
      <w:r w:rsidRPr="00511ABF">
        <w:rPr>
          <w:rFonts w:ascii="Arial" w:eastAsia="Arial" w:hAnsi="Arial" w:cs="Arial"/>
          <w:b w:val="0"/>
          <w:bCs/>
          <w:color w:val="000000"/>
          <w:szCs w:val="22"/>
          <w:highlight w:val="yellow"/>
          <w:lang w:val="sv-SE"/>
        </w:rPr>
        <w:t>tanggal</w:t>
      </w:r>
      <w:r w:rsidRPr="00511ABF">
        <w:rPr>
          <w:rFonts w:ascii="Arial" w:eastAsia="Arial" w:hAnsi="Arial" w:cs="Arial"/>
          <w:color w:val="000000"/>
          <w:szCs w:val="22"/>
          <w:highlight w:val="yellow"/>
          <w:lang w:val="sv-SE"/>
        </w:rPr>
        <w:t xml:space="preserve"> </w:t>
      </w:r>
      <w:del w:id="1030" w:author="Yosua Pratama Salikin" w:date="2026-04-22T11:08:00Z" w16du:dateUtc="2026-04-22T04:08:00Z">
        <w:r w:rsidR="00D5457C" w:rsidRPr="0055745C" w:rsidDel="0055745C">
          <w:rPr>
            <w:rFonts w:ascii="Arial" w:eastAsia="Arial" w:hAnsi="Arial" w:cs="Arial"/>
            <w:color w:val="000000"/>
            <w:szCs w:val="22"/>
            <w:highlight w:val="yellow"/>
            <w:lang w:val="sv-SE"/>
            <w:rPrChange w:id="1031" w:author="Yosua Pratama Salikin" w:date="2026-04-22T11:08:00Z" w16du:dateUtc="2026-04-22T04:08:00Z">
              <w:rPr>
                <w:rFonts w:ascii="Arial" w:eastAsia="Arial" w:hAnsi="Arial" w:cs="Arial"/>
                <w:b w:val="0"/>
                <w:bCs/>
                <w:color w:val="000000"/>
                <w:szCs w:val="22"/>
                <w:highlight w:val="yellow"/>
                <w:lang w:val="sv-SE"/>
              </w:rPr>
            </w:rPrChange>
          </w:rPr>
          <w:delText>…………</w:delText>
        </w:r>
        <w:r w:rsidR="00D5457C" w:rsidRPr="0055745C" w:rsidDel="0055745C">
          <w:rPr>
            <w:rFonts w:ascii="Arial" w:eastAsia="Arial" w:hAnsi="Arial" w:cs="Arial"/>
            <w:color w:val="000000"/>
            <w:szCs w:val="22"/>
            <w:highlight w:val="yellow"/>
            <w:lang w:val="sv-SE"/>
          </w:rPr>
          <w:delText xml:space="preserve"> </w:delText>
        </w:r>
      </w:del>
      <w:ins w:id="1032" w:author="Yosua Pratama Salikin" w:date="2026-04-22T11:08:00Z" w16du:dateUtc="2026-04-22T04:08:00Z">
        <w:r w:rsidR="0055745C" w:rsidRPr="0055745C">
          <w:rPr>
            <w:rFonts w:ascii="Arial" w:eastAsia="Arial" w:hAnsi="Arial" w:cs="Arial"/>
            <w:color w:val="000000"/>
            <w:szCs w:val="22"/>
            <w:highlight w:val="yellow"/>
            <w:lang w:val="sv-SE"/>
            <w:rPrChange w:id="1033" w:author="Yosua Pratama Salikin" w:date="2026-04-22T11:08:00Z" w16du:dateUtc="2026-04-22T04:08:00Z">
              <w:rPr>
                <w:rFonts w:ascii="Arial" w:eastAsia="Arial" w:hAnsi="Arial" w:cs="Arial"/>
                <w:b w:val="0"/>
                <w:bCs/>
                <w:color w:val="000000"/>
                <w:szCs w:val="22"/>
                <w:highlight w:val="yellow"/>
                <w:lang w:val="sv-SE"/>
              </w:rPr>
            </w:rPrChange>
          </w:rPr>
          <w:t>8 Februari 2012</w:t>
        </w:r>
        <w:r w:rsidR="0055745C" w:rsidRPr="00511ABF">
          <w:rPr>
            <w:rFonts w:ascii="Arial" w:eastAsia="Arial" w:hAnsi="Arial" w:cs="Arial"/>
            <w:color w:val="000000"/>
            <w:szCs w:val="22"/>
            <w:highlight w:val="yellow"/>
            <w:lang w:val="sv-SE"/>
          </w:rPr>
          <w:t xml:space="preserve"> </w:t>
        </w:r>
      </w:ins>
      <w:r w:rsidRPr="00B55919">
        <w:rPr>
          <w:rFonts w:ascii="Arial" w:eastAsia="Arial" w:hAnsi="Arial" w:cs="Arial"/>
          <w:b w:val="0"/>
          <w:color w:val="000000"/>
          <w:szCs w:val="22"/>
          <w:lang w:val="es-ES_tradnl"/>
        </w:rPr>
        <w:t>dinyatakan tidak berlaku lagi</w:t>
      </w:r>
      <w:r>
        <w:rPr>
          <w:rFonts w:ascii="Arial" w:eastAsia="Arial" w:hAnsi="Arial" w:cs="Arial"/>
          <w:b w:val="0"/>
          <w:color w:val="000000"/>
          <w:szCs w:val="22"/>
          <w:lang w:val="es-ES_tradnl"/>
        </w:rPr>
        <w:t>.</w:t>
      </w:r>
      <w:r w:rsidR="00781378" w:rsidRPr="00781378">
        <w:rPr>
          <w:rFonts w:ascii="Arial" w:eastAsia="Arial" w:hAnsi="Arial" w:cs="Arial"/>
          <w:b w:val="0"/>
          <w:color w:val="000000"/>
          <w:szCs w:val="22"/>
          <w:lang w:val="da-DK"/>
        </w:rPr>
        <w:t xml:space="preserve"> </w:t>
      </w:r>
      <w:commentRangeEnd w:id="1025"/>
      <w:r w:rsidR="00CC30EE" w:rsidRPr="00D5457C">
        <w:rPr>
          <w:rStyle w:val="CommentReference"/>
          <w:rFonts w:ascii="Arial" w:eastAsia="Arial" w:hAnsi="Arial" w:cs="Arial"/>
          <w:b w:val="0"/>
          <w:color w:val="000000"/>
          <w:sz w:val="22"/>
          <w:szCs w:val="22"/>
          <w:lang w:val="da-DK"/>
        </w:rPr>
        <w:commentReference w:id="1025"/>
      </w:r>
    </w:p>
    <w:bookmarkEnd w:id="1024"/>
    <w:p w14:paraId="50E58B1F" w14:textId="77777777" w:rsidR="001848FE" w:rsidRPr="00D5457C" w:rsidRDefault="001848FE" w:rsidP="00333731">
      <w:pPr>
        <w:pBdr>
          <w:top w:val="nil"/>
          <w:left w:val="nil"/>
          <w:bottom w:val="nil"/>
          <w:right w:val="nil"/>
          <w:between w:val="nil"/>
        </w:pBdr>
        <w:tabs>
          <w:tab w:val="left" w:pos="851"/>
        </w:tabs>
        <w:ind w:right="36"/>
        <w:jc w:val="both"/>
        <w:rPr>
          <w:rFonts w:ascii="Arial" w:eastAsia="Arial" w:hAnsi="Arial" w:cs="Arial"/>
          <w:b w:val="0"/>
          <w:color w:val="000000"/>
          <w:szCs w:val="22"/>
          <w:lang w:val="da-DK"/>
        </w:rPr>
      </w:pPr>
    </w:p>
    <w:p w14:paraId="54F6C199" w14:textId="77777777" w:rsidR="00BB3E28" w:rsidRDefault="00BB3E28" w:rsidP="001E464C">
      <w:pPr>
        <w:pStyle w:val="BodyTextIndent3"/>
        <w:tabs>
          <w:tab w:val="left" w:pos="360"/>
          <w:tab w:val="left" w:pos="630"/>
        </w:tabs>
        <w:ind w:left="0" w:firstLine="0"/>
        <w:rPr>
          <w:ins w:id="1034" w:author="User" w:date="2026-05-09T11:23:00Z" w16du:dateUtc="2026-05-09T04:23:00Z"/>
          <w:rFonts w:ascii="Arial" w:eastAsia="Arial" w:hAnsi="Arial" w:cs="Arial"/>
          <w:color w:val="000000"/>
          <w:szCs w:val="22"/>
          <w:lang w:val="da-DK"/>
        </w:rPr>
      </w:pPr>
      <w:bookmarkStart w:id="1035" w:name="_Hlk211427534"/>
    </w:p>
    <w:p w14:paraId="789E73E3" w14:textId="77777777" w:rsidR="00BB3E28" w:rsidRDefault="00BB3E28" w:rsidP="001E464C">
      <w:pPr>
        <w:pStyle w:val="BodyTextIndent3"/>
        <w:tabs>
          <w:tab w:val="left" w:pos="360"/>
          <w:tab w:val="left" w:pos="630"/>
        </w:tabs>
        <w:ind w:left="0" w:firstLine="0"/>
        <w:rPr>
          <w:ins w:id="1036" w:author="User" w:date="2026-05-09T11:23:00Z" w16du:dateUtc="2026-05-09T04:23:00Z"/>
          <w:rFonts w:ascii="Arial" w:eastAsia="Arial" w:hAnsi="Arial" w:cs="Arial"/>
          <w:color w:val="000000"/>
          <w:szCs w:val="22"/>
          <w:lang w:val="da-DK"/>
        </w:rPr>
      </w:pPr>
    </w:p>
    <w:p w14:paraId="567F6EC3" w14:textId="77777777" w:rsidR="00BB3E28" w:rsidRDefault="00BB3E28" w:rsidP="001E464C">
      <w:pPr>
        <w:pStyle w:val="BodyTextIndent3"/>
        <w:tabs>
          <w:tab w:val="left" w:pos="360"/>
          <w:tab w:val="left" w:pos="630"/>
        </w:tabs>
        <w:ind w:left="0" w:firstLine="0"/>
        <w:rPr>
          <w:ins w:id="1037" w:author="User" w:date="2026-05-09T11:23:00Z" w16du:dateUtc="2026-05-09T04:23:00Z"/>
          <w:rFonts w:ascii="Arial" w:eastAsia="Arial" w:hAnsi="Arial" w:cs="Arial"/>
          <w:color w:val="000000"/>
          <w:szCs w:val="22"/>
          <w:lang w:val="da-DK"/>
        </w:rPr>
      </w:pPr>
    </w:p>
    <w:p w14:paraId="2FB98517" w14:textId="62078B7F" w:rsidR="001E464C" w:rsidRDefault="001E464C" w:rsidP="001E464C">
      <w:pPr>
        <w:pStyle w:val="BodyTextIndent3"/>
        <w:tabs>
          <w:tab w:val="left" w:pos="360"/>
          <w:tab w:val="left" w:pos="630"/>
        </w:tabs>
        <w:ind w:left="0" w:firstLine="0"/>
        <w:rPr>
          <w:ins w:id="1038" w:author="Yosua Pratama Salikin" w:date="2025-10-15T15:05:00Z"/>
          <w:rFonts w:ascii="Arial" w:eastAsia="Arial" w:hAnsi="Arial" w:cs="Arial"/>
          <w:color w:val="000000"/>
          <w:szCs w:val="22"/>
          <w:lang w:val="da-DK"/>
        </w:rPr>
      </w:pPr>
      <w:ins w:id="1039" w:author="Monica Asmitha Tampubolon" w:date="2025-10-15T13:46:00Z">
        <w:r w:rsidRPr="00A875AF">
          <w:rPr>
            <w:rFonts w:ascii="Arial" w:eastAsia="Arial" w:hAnsi="Arial" w:cs="Arial"/>
            <w:color w:val="000000"/>
            <w:szCs w:val="22"/>
            <w:lang w:val="da-DK"/>
          </w:rPr>
          <w:lastRenderedPageBreak/>
          <w:t>Demikian Perjanjian ini dibuat dalam bentuk 2 (dua) rangkap, bermeterai cukup dan ditandatangani oleh Para Pihak pada hari, tanggal, dan tahun sebagaimana tercantum pada awal Perjanjian ini, baik dalam bentuk fisik maupun dalam format softcopy dengan menggunakan tanda tangan elektronik yang terdaftar dan diakui oleh Kementerian Komunikasi dan Digital dan/atau Otoritas Jasa Keuangan, yang mana kedua bentuk format perjanjian tersebut memiliki kekuatan hukum yang sama dan wajib dipegang oleh masing-masing Pihak.</w:t>
        </w:r>
      </w:ins>
    </w:p>
    <w:p w14:paraId="770624CF" w14:textId="77777777" w:rsidR="004468D5" w:rsidRDefault="004468D5" w:rsidP="001E464C">
      <w:pPr>
        <w:pStyle w:val="BodyTextIndent3"/>
        <w:tabs>
          <w:tab w:val="left" w:pos="360"/>
          <w:tab w:val="left" w:pos="630"/>
        </w:tabs>
        <w:ind w:left="0" w:firstLine="0"/>
        <w:rPr>
          <w:ins w:id="1040" w:author="Yosua Pratama Salikin" w:date="2025-10-15T15:05:00Z"/>
          <w:rFonts w:ascii="Arial" w:eastAsia="Arial" w:hAnsi="Arial" w:cs="Arial"/>
          <w:color w:val="000000"/>
          <w:szCs w:val="22"/>
          <w:lang w:val="da-DK"/>
        </w:rPr>
      </w:pPr>
    </w:p>
    <w:p w14:paraId="7254D050" w14:textId="77777777" w:rsidR="004468D5" w:rsidDel="00BB3E28" w:rsidRDefault="004468D5" w:rsidP="001E464C">
      <w:pPr>
        <w:pStyle w:val="BodyTextIndent3"/>
        <w:tabs>
          <w:tab w:val="left" w:pos="360"/>
          <w:tab w:val="left" w:pos="630"/>
        </w:tabs>
        <w:ind w:left="0" w:firstLine="0"/>
        <w:rPr>
          <w:ins w:id="1041" w:author="Yosua Pratama Salikin" w:date="2026-04-22T11:12:00Z" w16du:dateUtc="2026-04-22T04:12:00Z"/>
          <w:del w:id="1042" w:author="User" w:date="2026-05-09T11:23:00Z" w16du:dateUtc="2026-05-09T04:23:00Z"/>
          <w:rFonts w:ascii="Arial" w:eastAsia="Arial" w:hAnsi="Arial" w:cs="Arial"/>
          <w:color w:val="000000"/>
          <w:szCs w:val="22"/>
          <w:lang w:val="da-DK"/>
        </w:rPr>
      </w:pPr>
    </w:p>
    <w:p w14:paraId="50D86303" w14:textId="77777777" w:rsidR="00815767" w:rsidDel="00BB3E28" w:rsidRDefault="00815767" w:rsidP="001E464C">
      <w:pPr>
        <w:pStyle w:val="BodyTextIndent3"/>
        <w:tabs>
          <w:tab w:val="left" w:pos="360"/>
          <w:tab w:val="left" w:pos="630"/>
        </w:tabs>
        <w:ind w:left="0" w:firstLine="0"/>
        <w:rPr>
          <w:ins w:id="1043" w:author="Yosua Pratama Salikin" w:date="2026-04-22T11:12:00Z" w16du:dateUtc="2026-04-22T04:12:00Z"/>
          <w:del w:id="1044" w:author="User" w:date="2026-05-09T11:23:00Z" w16du:dateUtc="2026-05-09T04:23:00Z"/>
          <w:rFonts w:ascii="Arial" w:eastAsia="Arial" w:hAnsi="Arial" w:cs="Arial"/>
          <w:color w:val="000000"/>
          <w:szCs w:val="22"/>
          <w:lang w:val="da-DK"/>
        </w:rPr>
      </w:pPr>
    </w:p>
    <w:p w14:paraId="7F1CC59D" w14:textId="77777777" w:rsidR="00815767" w:rsidDel="00BB3E28" w:rsidRDefault="00815767" w:rsidP="001E464C">
      <w:pPr>
        <w:pStyle w:val="BodyTextIndent3"/>
        <w:tabs>
          <w:tab w:val="left" w:pos="360"/>
          <w:tab w:val="left" w:pos="630"/>
        </w:tabs>
        <w:ind w:left="0" w:firstLine="0"/>
        <w:rPr>
          <w:ins w:id="1045" w:author="Yosua Pratama Salikin" w:date="2026-04-22T11:12:00Z" w16du:dateUtc="2026-04-22T04:12:00Z"/>
          <w:del w:id="1046" w:author="User" w:date="2026-05-09T11:23:00Z" w16du:dateUtc="2026-05-09T04:23:00Z"/>
          <w:rFonts w:ascii="Arial" w:eastAsia="Arial" w:hAnsi="Arial" w:cs="Arial"/>
          <w:color w:val="000000"/>
          <w:szCs w:val="22"/>
          <w:lang w:val="da-DK"/>
        </w:rPr>
      </w:pPr>
    </w:p>
    <w:p w14:paraId="05EF1EF3" w14:textId="77777777" w:rsidR="00815767" w:rsidDel="00BB3E28" w:rsidRDefault="00815767" w:rsidP="001E464C">
      <w:pPr>
        <w:pStyle w:val="BodyTextIndent3"/>
        <w:tabs>
          <w:tab w:val="left" w:pos="360"/>
          <w:tab w:val="left" w:pos="630"/>
        </w:tabs>
        <w:ind w:left="0" w:firstLine="0"/>
        <w:rPr>
          <w:ins w:id="1047" w:author="Yosua Pratama Salikin" w:date="2026-04-22T11:12:00Z" w16du:dateUtc="2026-04-22T04:12:00Z"/>
          <w:del w:id="1048" w:author="User" w:date="2026-05-09T11:23:00Z" w16du:dateUtc="2026-05-09T04:23:00Z"/>
          <w:rFonts w:ascii="Arial" w:eastAsia="Arial" w:hAnsi="Arial" w:cs="Arial"/>
          <w:color w:val="000000"/>
          <w:szCs w:val="22"/>
          <w:lang w:val="da-DK"/>
        </w:rPr>
      </w:pPr>
    </w:p>
    <w:p w14:paraId="2F2F841B" w14:textId="77777777" w:rsidR="00815767" w:rsidDel="00BB3E28" w:rsidRDefault="00815767" w:rsidP="001E464C">
      <w:pPr>
        <w:pStyle w:val="BodyTextIndent3"/>
        <w:tabs>
          <w:tab w:val="left" w:pos="360"/>
          <w:tab w:val="left" w:pos="630"/>
        </w:tabs>
        <w:ind w:left="0" w:firstLine="0"/>
        <w:rPr>
          <w:ins w:id="1049" w:author="Yosua Pratama Salikin" w:date="2026-04-22T11:12:00Z" w16du:dateUtc="2026-04-22T04:12:00Z"/>
          <w:del w:id="1050" w:author="User" w:date="2026-05-09T11:23:00Z" w16du:dateUtc="2026-05-09T04:23:00Z"/>
          <w:rFonts w:ascii="Arial" w:eastAsia="Arial" w:hAnsi="Arial" w:cs="Arial"/>
          <w:color w:val="000000"/>
          <w:szCs w:val="22"/>
          <w:lang w:val="da-DK"/>
        </w:rPr>
      </w:pPr>
    </w:p>
    <w:p w14:paraId="6FF2425F" w14:textId="77777777" w:rsidR="00815767" w:rsidDel="00BB3E28" w:rsidRDefault="00815767" w:rsidP="001E464C">
      <w:pPr>
        <w:pStyle w:val="BodyTextIndent3"/>
        <w:tabs>
          <w:tab w:val="left" w:pos="360"/>
          <w:tab w:val="left" w:pos="630"/>
        </w:tabs>
        <w:ind w:left="0" w:firstLine="0"/>
        <w:rPr>
          <w:ins w:id="1051" w:author="Yosua Pratama Salikin" w:date="2025-10-15T15:05:00Z"/>
          <w:del w:id="1052" w:author="User" w:date="2026-05-09T11:23:00Z" w16du:dateUtc="2026-05-09T04:23:00Z"/>
          <w:rFonts w:ascii="Arial" w:eastAsia="Arial" w:hAnsi="Arial" w:cs="Arial"/>
          <w:color w:val="000000"/>
          <w:szCs w:val="22"/>
          <w:lang w:val="da-DK"/>
        </w:rPr>
      </w:pPr>
    </w:p>
    <w:p w14:paraId="5286E950" w14:textId="77777777" w:rsidR="004468D5" w:rsidRDefault="004468D5" w:rsidP="001E464C">
      <w:pPr>
        <w:pStyle w:val="BodyTextIndent3"/>
        <w:tabs>
          <w:tab w:val="left" w:pos="360"/>
          <w:tab w:val="left" w:pos="630"/>
        </w:tabs>
        <w:ind w:left="0" w:firstLine="0"/>
        <w:rPr>
          <w:ins w:id="1053" w:author="Yosua Pratama Salikin" w:date="2025-10-15T15:05:00Z"/>
          <w:rFonts w:ascii="Arial" w:eastAsia="Arial" w:hAnsi="Arial" w:cs="Arial"/>
          <w:color w:val="000000"/>
          <w:szCs w:val="22"/>
          <w:lang w:val="da-DK"/>
        </w:rPr>
      </w:pPr>
    </w:p>
    <w:p w14:paraId="2842DA22" w14:textId="77777777" w:rsidR="004468D5" w:rsidRDefault="004468D5" w:rsidP="001E464C">
      <w:pPr>
        <w:pStyle w:val="BodyTextIndent3"/>
        <w:tabs>
          <w:tab w:val="left" w:pos="360"/>
          <w:tab w:val="left" w:pos="630"/>
        </w:tabs>
        <w:ind w:left="0" w:firstLine="0"/>
        <w:rPr>
          <w:ins w:id="1054" w:author="Yosua Pratama Salikin" w:date="2025-10-15T15:05:00Z"/>
          <w:rFonts w:ascii="Arial" w:eastAsia="Arial" w:hAnsi="Arial" w:cs="Arial"/>
          <w:color w:val="000000"/>
          <w:szCs w:val="22"/>
          <w:lang w:val="da-DK"/>
        </w:rPr>
      </w:pPr>
    </w:p>
    <w:p w14:paraId="4778729E" w14:textId="786D02E4" w:rsidR="004468D5" w:rsidRPr="008A52E5" w:rsidDel="0055745C" w:rsidRDefault="004468D5" w:rsidP="001E464C">
      <w:pPr>
        <w:pStyle w:val="BodyTextIndent3"/>
        <w:tabs>
          <w:tab w:val="left" w:pos="360"/>
          <w:tab w:val="left" w:pos="630"/>
        </w:tabs>
        <w:ind w:left="0" w:firstLine="0"/>
        <w:rPr>
          <w:ins w:id="1055" w:author="Monica Asmitha Tampubolon" w:date="2025-10-15T13:46:00Z"/>
          <w:del w:id="1056" w:author="Yosua Pratama Salikin" w:date="2026-04-22T11:08:00Z" w16du:dateUtc="2026-04-22T04:08:00Z"/>
          <w:rFonts w:ascii="Arial" w:eastAsia="Arial" w:hAnsi="Arial" w:cs="Arial"/>
          <w:color w:val="000000"/>
          <w:szCs w:val="22"/>
          <w:lang w:val="da-DK"/>
        </w:rPr>
      </w:pPr>
    </w:p>
    <w:bookmarkEnd w:id="1035"/>
    <w:p w14:paraId="2751AFBA" w14:textId="158F2635" w:rsidR="00333731" w:rsidRPr="00774E7C" w:rsidDel="001E464C" w:rsidRDefault="00333731" w:rsidP="00333731">
      <w:pPr>
        <w:pBdr>
          <w:top w:val="nil"/>
          <w:left w:val="nil"/>
          <w:bottom w:val="nil"/>
          <w:right w:val="nil"/>
          <w:between w:val="nil"/>
        </w:pBdr>
        <w:tabs>
          <w:tab w:val="left" w:pos="851"/>
        </w:tabs>
        <w:ind w:right="36"/>
        <w:jc w:val="both"/>
        <w:rPr>
          <w:del w:id="1057" w:author="Monica Asmitha Tampubolon" w:date="2025-10-15T13:46:00Z"/>
          <w:rFonts w:ascii="Arial" w:eastAsia="Arial" w:hAnsi="Arial" w:cs="Arial"/>
          <w:color w:val="000000"/>
          <w:sz w:val="20"/>
          <w:szCs w:val="20"/>
          <w:lang w:val="da-DK"/>
        </w:rPr>
      </w:pPr>
      <w:del w:id="1058" w:author="Monica Asmitha Tampubolon" w:date="2025-10-15T13:46:00Z">
        <w:r w:rsidRPr="00774E7C" w:rsidDel="001E464C">
          <w:rPr>
            <w:rFonts w:ascii="Arial" w:eastAsia="Arial" w:hAnsi="Arial" w:cs="Arial"/>
            <w:b w:val="0"/>
            <w:color w:val="000000"/>
            <w:szCs w:val="22"/>
            <w:lang w:val="da-DK"/>
          </w:rPr>
          <w:delText xml:space="preserve">Demikian Perjanjian ini dibuat bermeterai cukup dan ditandatangani oleh Para Pihak pada hari, tanggal, dan tahun sebagaimana tercantum pada awal Perjanjian ini, baik dalam bentuk fisik maupun dalam format </w:delText>
        </w:r>
        <w:r w:rsidRPr="00774E7C" w:rsidDel="001E464C">
          <w:rPr>
            <w:rFonts w:ascii="Arial" w:eastAsia="Arial" w:hAnsi="Arial" w:cs="Arial"/>
            <w:b w:val="0"/>
            <w:i/>
            <w:color w:val="000000"/>
            <w:szCs w:val="22"/>
            <w:lang w:val="da-DK"/>
          </w:rPr>
          <w:delText>softcopy</w:delText>
        </w:r>
        <w:r w:rsidRPr="00774E7C" w:rsidDel="001E464C">
          <w:rPr>
            <w:rFonts w:ascii="Arial" w:eastAsia="Arial" w:hAnsi="Arial" w:cs="Arial"/>
            <w:b w:val="0"/>
            <w:color w:val="000000"/>
            <w:szCs w:val="22"/>
            <w:lang w:val="da-DK"/>
          </w:rPr>
          <w:delText xml:space="preserve"> dengan menggunakan </w:delText>
        </w:r>
        <w:r w:rsidR="0006778F" w:rsidRPr="00774E7C" w:rsidDel="001E464C">
          <w:rPr>
            <w:rFonts w:ascii="Arial" w:eastAsia="Arial" w:hAnsi="Arial" w:cs="Arial"/>
            <w:b w:val="0"/>
            <w:iCs/>
            <w:color w:val="000000"/>
            <w:szCs w:val="22"/>
            <w:lang w:val="da-DK"/>
          </w:rPr>
          <w:delText>tanda tangan elektronik</w:delText>
        </w:r>
        <w:r w:rsidRPr="00774E7C" w:rsidDel="001E464C">
          <w:rPr>
            <w:rFonts w:ascii="Arial" w:eastAsia="Arial" w:hAnsi="Arial" w:cs="Arial"/>
            <w:b w:val="0"/>
            <w:iCs/>
            <w:color w:val="000000"/>
            <w:szCs w:val="22"/>
            <w:lang w:val="da-DK"/>
          </w:rPr>
          <w:delText xml:space="preserve"> yang terdaftar dan diakui oleh Kementerian Informasi dan Informatika serta Otoritas Jasa Keuangan</w:delText>
        </w:r>
        <w:r w:rsidRPr="00774E7C" w:rsidDel="001E464C">
          <w:rPr>
            <w:rFonts w:ascii="Arial" w:eastAsia="Arial" w:hAnsi="Arial" w:cs="Arial"/>
            <w:b w:val="0"/>
            <w:color w:val="000000"/>
            <w:szCs w:val="22"/>
            <w:lang w:val="da-DK"/>
          </w:rPr>
          <w:delText>, yang</w:delText>
        </w:r>
        <w:r w:rsidR="0006778F" w:rsidRPr="00774E7C" w:rsidDel="001E464C">
          <w:rPr>
            <w:rFonts w:ascii="Arial" w:eastAsia="Arial" w:hAnsi="Arial" w:cs="Arial"/>
            <w:b w:val="0"/>
            <w:color w:val="000000"/>
            <w:szCs w:val="22"/>
            <w:lang w:val="da-DK"/>
          </w:rPr>
          <w:delText xml:space="preserve"> </w:delText>
        </w:r>
        <w:r w:rsidRPr="00774E7C" w:rsidDel="001E464C">
          <w:rPr>
            <w:rFonts w:ascii="Arial" w:eastAsia="Arial" w:hAnsi="Arial" w:cs="Arial"/>
            <w:b w:val="0"/>
            <w:color w:val="000000"/>
            <w:szCs w:val="22"/>
            <w:lang w:val="da-DK"/>
          </w:rPr>
          <w:delText>mana kedua bentuk format perjanjian tersebut memiliki kekuatan hukum yang sama dan wajib dipegang oleh masing-masing Pihak.</w:delText>
        </w:r>
      </w:del>
    </w:p>
    <w:p w14:paraId="00D1058A" w14:textId="2BE9B5F9" w:rsidR="00C3463A" w:rsidRPr="00774E7C" w:rsidDel="0055745C" w:rsidRDefault="00C3463A" w:rsidP="00C00AC9">
      <w:pPr>
        <w:pStyle w:val="BodyTextIndent3"/>
        <w:tabs>
          <w:tab w:val="left" w:pos="360"/>
          <w:tab w:val="left" w:pos="630"/>
        </w:tabs>
        <w:ind w:left="0" w:firstLine="0"/>
        <w:jc w:val="right"/>
        <w:rPr>
          <w:del w:id="1059" w:author="Yosua Pratama Salikin" w:date="2026-04-22T11:08:00Z" w16du:dateUtc="2026-04-22T04:08:00Z"/>
          <w:rFonts w:ascii="Arial" w:hAnsi="Arial" w:cs="Arial"/>
          <w:color w:val="000000"/>
          <w:szCs w:val="22"/>
          <w:lang w:val="da-DK"/>
        </w:rPr>
      </w:pPr>
    </w:p>
    <w:p w14:paraId="72123E01" w14:textId="2D359174" w:rsidR="00CE60C2" w:rsidRPr="00EB1476" w:rsidRDefault="00CE60C2" w:rsidP="00CE60C2">
      <w:pPr>
        <w:tabs>
          <w:tab w:val="left" w:pos="5387"/>
        </w:tabs>
        <w:ind w:right="36"/>
        <w:jc w:val="both"/>
        <w:rPr>
          <w:rFonts w:ascii="Arial" w:hAnsi="Arial" w:cs="Arial"/>
          <w:bCs/>
          <w:szCs w:val="22"/>
          <w:rPrChange w:id="1060" w:author="User" w:date="2025-10-23T15:59:00Z">
            <w:rPr>
              <w:rFonts w:ascii="Arial" w:hAnsi="Arial" w:cs="Arial"/>
              <w:b w:val="0"/>
              <w:szCs w:val="22"/>
            </w:rPr>
          </w:rPrChange>
        </w:rPr>
      </w:pPr>
      <w:r w:rsidRPr="00774E7C">
        <w:rPr>
          <w:rFonts w:ascii="Arial" w:hAnsi="Arial" w:cs="Arial"/>
          <w:szCs w:val="22"/>
        </w:rPr>
        <w:t>PT LIPPO GENERAL INSURANCE Tbk</w:t>
      </w:r>
      <w:r w:rsidRPr="00774E7C">
        <w:rPr>
          <w:rFonts w:ascii="Arial" w:hAnsi="Arial" w:cs="Arial"/>
          <w:szCs w:val="22"/>
        </w:rPr>
        <w:tab/>
      </w:r>
      <w:r w:rsidRPr="00E14E45">
        <w:rPr>
          <w:rFonts w:ascii="Arial" w:hAnsi="Arial" w:cs="Arial"/>
          <w:szCs w:val="22"/>
        </w:rPr>
        <w:t>PT</w:t>
      </w:r>
      <w:ins w:id="1061" w:author="User" w:date="2025-10-23T15:58:00Z">
        <w:r w:rsidR="00EB1476" w:rsidRPr="00E14E45">
          <w:rPr>
            <w:rFonts w:ascii="Arial" w:hAnsi="Arial" w:cs="Arial"/>
            <w:szCs w:val="22"/>
            <w:rPrChange w:id="1062" w:author="Andiyan rizaldi" w:date="2025-10-28T12:47:00Z">
              <w:rPr>
                <w:rFonts w:ascii="Arial" w:hAnsi="Arial" w:cs="Arial"/>
                <w:b w:val="0"/>
                <w:szCs w:val="22"/>
              </w:rPr>
            </w:rPrChange>
          </w:rPr>
          <w:t xml:space="preserve"> </w:t>
        </w:r>
      </w:ins>
      <w:ins w:id="1063" w:author="Andiyan rizaldi" w:date="2025-10-28T12:47:00Z">
        <w:r w:rsidR="00E14E45" w:rsidRPr="00E14E45">
          <w:rPr>
            <w:rFonts w:ascii="Arial" w:hAnsi="Arial" w:cs="Arial"/>
            <w:szCs w:val="22"/>
            <w:rPrChange w:id="1064" w:author="Andiyan rizaldi" w:date="2025-10-28T12:47:00Z">
              <w:rPr>
                <w:rFonts w:ascii="Arial" w:hAnsi="Arial" w:cs="Arial"/>
                <w:b w:val="0"/>
                <w:szCs w:val="22"/>
              </w:rPr>
            </w:rPrChange>
          </w:rPr>
          <w:t>D</w:t>
        </w:r>
      </w:ins>
      <w:ins w:id="1065" w:author="User" w:date="2026-05-09T09:23:00Z" w16du:dateUtc="2026-05-09T02:23:00Z">
        <w:r w:rsidR="0075706A">
          <w:rPr>
            <w:rFonts w:ascii="Arial" w:hAnsi="Arial" w:cs="Arial"/>
            <w:szCs w:val="22"/>
          </w:rPr>
          <w:t>ISA PRIMA PRIMA</w:t>
        </w:r>
      </w:ins>
      <w:ins w:id="1066" w:author="Andiyan rizaldi" w:date="2025-10-28T12:47:00Z">
        <w:del w:id="1067" w:author="User" w:date="2026-05-09T09:23:00Z" w16du:dateUtc="2026-05-09T02:23:00Z">
          <w:r w:rsidR="00E14E45" w:rsidRPr="00E14E45" w:rsidDel="0075706A">
            <w:rPr>
              <w:rFonts w:ascii="Arial" w:hAnsi="Arial" w:cs="Arial"/>
              <w:szCs w:val="22"/>
              <w:rPrChange w:id="1068" w:author="Andiyan rizaldi" w:date="2025-10-28T12:47:00Z">
                <w:rPr>
                  <w:rFonts w:ascii="Arial" w:hAnsi="Arial" w:cs="Arial"/>
                  <w:b w:val="0"/>
                  <w:szCs w:val="22"/>
                </w:rPr>
              </w:rPrChange>
            </w:rPr>
            <w:delText>H</w:delText>
          </w:r>
        </w:del>
        <w:del w:id="1069" w:author="User" w:date="2026-05-09T09:22:00Z" w16du:dateUtc="2026-05-09T02:22:00Z">
          <w:r w:rsidR="00E14E45" w:rsidRPr="00E14E45" w:rsidDel="0075706A">
            <w:rPr>
              <w:rFonts w:ascii="Arial" w:hAnsi="Arial" w:cs="Arial"/>
              <w:szCs w:val="22"/>
              <w:rPrChange w:id="1070" w:author="Andiyan rizaldi" w:date="2025-10-28T12:47:00Z">
                <w:rPr>
                  <w:rFonts w:ascii="Arial" w:hAnsi="Arial" w:cs="Arial"/>
                  <w:b w:val="0"/>
                  <w:szCs w:val="22"/>
                </w:rPr>
              </w:rPrChange>
            </w:rPr>
            <w:delText>ARMA HUSADA HAF</w:delText>
          </w:r>
        </w:del>
      </w:ins>
      <w:ins w:id="1071" w:author="User" w:date="2025-10-23T15:58:00Z">
        <w:del w:id="1072" w:author="Andiyan rizaldi" w:date="2025-10-28T12:47:00Z">
          <w:r w:rsidR="00EB1476" w:rsidRPr="00EB1476" w:rsidDel="00E14E45">
            <w:rPr>
              <w:rFonts w:ascii="Arial" w:hAnsi="Arial" w:cs="Arial"/>
              <w:bCs/>
              <w:szCs w:val="22"/>
              <w:rPrChange w:id="1073" w:author="User" w:date="2025-10-23T15:59:00Z">
                <w:rPr>
                  <w:rFonts w:ascii="Arial" w:hAnsi="Arial" w:cs="Arial"/>
                  <w:b w:val="0"/>
                  <w:szCs w:val="22"/>
                </w:rPr>
              </w:rPrChange>
            </w:rPr>
            <w:delText>DISA PRIMA PRIMA</w:delText>
          </w:r>
        </w:del>
      </w:ins>
      <w:del w:id="1074" w:author="User" w:date="2025-10-23T15:58:00Z">
        <w:r w:rsidRPr="00EB1476" w:rsidDel="00EB1476">
          <w:rPr>
            <w:rFonts w:ascii="Arial" w:hAnsi="Arial" w:cs="Arial"/>
            <w:bCs/>
            <w:szCs w:val="22"/>
          </w:rPr>
          <w:delText xml:space="preserve">/YAYASAN </w:delText>
        </w:r>
        <w:r w:rsidRPr="00EB1476" w:rsidDel="00EB1476">
          <w:rPr>
            <w:rFonts w:ascii="Arial" w:hAnsi="Arial" w:cs="Arial"/>
            <w:bCs/>
            <w:szCs w:val="22"/>
            <w:highlight w:val="yellow"/>
            <w:rPrChange w:id="1075" w:author="User" w:date="2025-10-23T15:59:00Z">
              <w:rPr>
                <w:rFonts w:ascii="Arial" w:hAnsi="Arial" w:cs="Arial"/>
                <w:b w:val="0"/>
                <w:szCs w:val="22"/>
                <w:highlight w:val="yellow"/>
              </w:rPr>
            </w:rPrChange>
          </w:rPr>
          <w:delText>…</w:delText>
        </w:r>
      </w:del>
    </w:p>
    <w:p w14:paraId="40E19962" w14:textId="0A730786" w:rsidR="00CE60C2" w:rsidRPr="003E7790" w:rsidRDefault="00CE60C2" w:rsidP="00CE60C2">
      <w:pPr>
        <w:tabs>
          <w:tab w:val="left" w:pos="5387"/>
        </w:tabs>
        <w:ind w:right="36"/>
        <w:jc w:val="both"/>
        <w:rPr>
          <w:rFonts w:ascii="Arial" w:hAnsi="Arial" w:cs="Arial"/>
          <w:b w:val="0"/>
          <w:szCs w:val="22"/>
          <w:lang w:val="sv-SE"/>
        </w:rPr>
      </w:pPr>
      <w:r w:rsidRPr="00774E7C">
        <w:rPr>
          <w:rFonts w:ascii="Arial" w:hAnsi="Arial" w:cs="Arial"/>
          <w:b w:val="0"/>
          <w:szCs w:val="22"/>
        </w:rPr>
        <w:tab/>
      </w:r>
      <w:r w:rsidR="0021305C" w:rsidRPr="003E7790">
        <w:rPr>
          <w:rFonts w:ascii="Arial" w:hAnsi="Arial" w:cs="Arial"/>
          <w:szCs w:val="22"/>
          <w:lang w:val="sv-SE"/>
        </w:rPr>
        <w:t>(</w:t>
      </w:r>
      <w:r w:rsidRPr="003E7790">
        <w:rPr>
          <w:rFonts w:ascii="Arial" w:hAnsi="Arial" w:cs="Arial"/>
          <w:szCs w:val="22"/>
          <w:lang w:val="sv-SE"/>
        </w:rPr>
        <w:t>R</w:t>
      </w:r>
      <w:r w:rsidR="00887616" w:rsidRPr="003E7790">
        <w:rPr>
          <w:rFonts w:ascii="Arial" w:hAnsi="Arial" w:cs="Arial"/>
          <w:szCs w:val="22"/>
          <w:lang w:val="sv-SE"/>
        </w:rPr>
        <w:t>S</w:t>
      </w:r>
      <w:r w:rsidRPr="003E7790">
        <w:rPr>
          <w:rFonts w:ascii="Arial" w:hAnsi="Arial" w:cs="Arial"/>
          <w:szCs w:val="22"/>
          <w:lang w:val="sv-SE"/>
        </w:rPr>
        <w:t xml:space="preserve"> </w:t>
      </w:r>
      <w:ins w:id="1076" w:author="User" w:date="2025-10-23T15:59:00Z">
        <w:r w:rsidR="00EB1476">
          <w:rPr>
            <w:rFonts w:ascii="Arial" w:hAnsi="Arial" w:cs="Arial"/>
            <w:szCs w:val="22"/>
            <w:lang w:val="sv-SE"/>
          </w:rPr>
          <w:t>DHARMA HUSADA</w:t>
        </w:r>
      </w:ins>
      <w:del w:id="1077" w:author="User" w:date="2025-10-23T15:59:00Z">
        <w:r w:rsidR="00A424D4" w:rsidRPr="003E7790" w:rsidDel="00EB1476">
          <w:rPr>
            <w:rFonts w:ascii="Arial" w:hAnsi="Arial" w:cs="Arial"/>
            <w:szCs w:val="22"/>
            <w:highlight w:val="yellow"/>
            <w:lang w:val="sv-SE"/>
          </w:rPr>
          <w:delText>….</w:delText>
        </w:r>
      </w:del>
      <w:r w:rsidR="0021305C" w:rsidRPr="003E7790">
        <w:rPr>
          <w:rFonts w:ascii="Arial" w:hAnsi="Arial" w:cs="Arial"/>
          <w:szCs w:val="22"/>
          <w:lang w:val="sv-SE"/>
        </w:rPr>
        <w:t>)</w:t>
      </w:r>
    </w:p>
    <w:p w14:paraId="29C62988" w14:textId="77777777" w:rsidR="00CE60C2" w:rsidRPr="003E7790" w:rsidRDefault="00CE60C2" w:rsidP="00CE60C2">
      <w:pPr>
        <w:tabs>
          <w:tab w:val="left" w:pos="5387"/>
        </w:tabs>
        <w:ind w:right="36"/>
        <w:jc w:val="both"/>
        <w:rPr>
          <w:rFonts w:ascii="Arial" w:hAnsi="Arial" w:cs="Arial"/>
          <w:szCs w:val="22"/>
          <w:lang w:val="sv-SE"/>
        </w:rPr>
      </w:pPr>
    </w:p>
    <w:p w14:paraId="32341395" w14:textId="77777777" w:rsidR="00CE60C2" w:rsidRPr="003E7790" w:rsidRDefault="00CE60C2" w:rsidP="00CE60C2">
      <w:pPr>
        <w:tabs>
          <w:tab w:val="left" w:pos="5387"/>
        </w:tabs>
        <w:ind w:right="36"/>
        <w:jc w:val="both"/>
        <w:rPr>
          <w:rFonts w:ascii="Arial" w:hAnsi="Arial" w:cs="Arial"/>
          <w:szCs w:val="22"/>
          <w:lang w:val="sv-SE"/>
        </w:rPr>
      </w:pPr>
    </w:p>
    <w:p w14:paraId="64EF2290" w14:textId="77777777" w:rsidR="00CE60C2" w:rsidRPr="003E7790" w:rsidRDefault="00CE60C2" w:rsidP="00CE60C2">
      <w:pPr>
        <w:tabs>
          <w:tab w:val="left" w:pos="5387"/>
        </w:tabs>
        <w:ind w:right="36"/>
        <w:jc w:val="both"/>
        <w:rPr>
          <w:rFonts w:ascii="Arial" w:hAnsi="Arial" w:cs="Arial"/>
          <w:szCs w:val="22"/>
          <w:lang w:val="sv-SE"/>
        </w:rPr>
      </w:pPr>
    </w:p>
    <w:p w14:paraId="1F30CA0F" w14:textId="77777777" w:rsidR="009523A2" w:rsidRPr="003E7790" w:rsidRDefault="009523A2" w:rsidP="00CE60C2">
      <w:pPr>
        <w:tabs>
          <w:tab w:val="left" w:pos="5387"/>
        </w:tabs>
        <w:ind w:right="36"/>
        <w:jc w:val="both"/>
        <w:rPr>
          <w:rFonts w:ascii="Arial" w:hAnsi="Arial" w:cs="Arial"/>
          <w:szCs w:val="22"/>
          <w:lang w:val="sv-SE"/>
        </w:rPr>
      </w:pPr>
    </w:p>
    <w:p w14:paraId="2DC46243" w14:textId="77777777" w:rsidR="009523A2" w:rsidRPr="003E7790" w:rsidRDefault="009523A2" w:rsidP="00CE60C2">
      <w:pPr>
        <w:tabs>
          <w:tab w:val="left" w:pos="5387"/>
        </w:tabs>
        <w:ind w:right="36"/>
        <w:jc w:val="both"/>
        <w:rPr>
          <w:rFonts w:ascii="Arial" w:hAnsi="Arial" w:cs="Arial"/>
          <w:szCs w:val="22"/>
          <w:lang w:val="sv-SE"/>
        </w:rPr>
      </w:pPr>
    </w:p>
    <w:p w14:paraId="450DCDC5" w14:textId="77777777" w:rsidR="00CE60C2" w:rsidRPr="003E7790" w:rsidRDefault="00CE60C2" w:rsidP="00CE60C2">
      <w:pPr>
        <w:tabs>
          <w:tab w:val="left" w:pos="5387"/>
        </w:tabs>
        <w:ind w:right="36"/>
        <w:jc w:val="both"/>
        <w:rPr>
          <w:rFonts w:ascii="Arial" w:hAnsi="Arial" w:cs="Arial"/>
          <w:szCs w:val="22"/>
          <w:lang w:val="sv-SE"/>
        </w:rPr>
      </w:pPr>
    </w:p>
    <w:p w14:paraId="3D9BE824" w14:textId="7ACD4A25" w:rsidR="00CE60C2" w:rsidRPr="003E7790" w:rsidRDefault="00931325" w:rsidP="00CE60C2">
      <w:pPr>
        <w:tabs>
          <w:tab w:val="left" w:pos="5387"/>
        </w:tabs>
        <w:ind w:right="36"/>
        <w:jc w:val="both"/>
        <w:rPr>
          <w:rFonts w:ascii="Arial" w:hAnsi="Arial" w:cs="Arial"/>
          <w:szCs w:val="22"/>
          <w:lang w:val="sv-SE"/>
        </w:rPr>
      </w:pPr>
      <w:r w:rsidRPr="003E7790">
        <w:rPr>
          <w:rFonts w:ascii="Arial" w:hAnsi="Arial" w:cs="Arial"/>
          <w:szCs w:val="22"/>
          <w:lang w:val="sv-SE"/>
        </w:rPr>
        <w:t xml:space="preserve">GILBERT D. NAIBAHO   </w:t>
      </w:r>
      <w:r w:rsidR="008F55EB" w:rsidRPr="003E7790">
        <w:rPr>
          <w:rFonts w:ascii="Arial" w:hAnsi="Arial" w:cs="Arial"/>
          <w:szCs w:val="22"/>
          <w:lang w:val="sv-SE"/>
        </w:rPr>
        <w:t>AGUS BENJAMIN</w:t>
      </w:r>
      <w:r w:rsidR="008F55EB" w:rsidRPr="003E7790">
        <w:rPr>
          <w:rFonts w:ascii="Arial" w:hAnsi="Arial" w:cs="Arial"/>
          <w:szCs w:val="22"/>
          <w:lang w:val="sv-SE"/>
        </w:rPr>
        <w:tab/>
      </w:r>
      <w:ins w:id="1078" w:author="User" w:date="2025-10-23T16:00:00Z">
        <w:r w:rsidR="00EB1476" w:rsidRPr="00EB1476">
          <w:rPr>
            <w:rFonts w:ascii="Arial" w:hAnsi="Arial" w:cs="Arial"/>
            <w:szCs w:val="22"/>
            <w:lang w:val="sv-SE"/>
          </w:rPr>
          <w:t>dr. SEFRINA TRISADI, Sp.DVE</w:t>
        </w:r>
        <w:r w:rsidR="00EB1476" w:rsidRPr="00EB1476" w:rsidDel="00EB1476">
          <w:rPr>
            <w:rFonts w:ascii="Arial" w:hAnsi="Arial" w:cs="Arial"/>
            <w:szCs w:val="22"/>
            <w:highlight w:val="yellow"/>
            <w:lang w:val="sv-SE"/>
          </w:rPr>
          <w:t xml:space="preserve"> </w:t>
        </w:r>
      </w:ins>
      <w:del w:id="1079" w:author="User" w:date="2025-10-23T16:00:00Z">
        <w:r w:rsidR="00CE60C2" w:rsidRPr="003E7790" w:rsidDel="00EB1476">
          <w:rPr>
            <w:rFonts w:ascii="Arial" w:hAnsi="Arial" w:cs="Arial"/>
            <w:b w:val="0"/>
            <w:szCs w:val="22"/>
            <w:highlight w:val="yellow"/>
            <w:lang w:val="sv-SE"/>
          </w:rPr>
          <w:delText>…</w:delText>
        </w:r>
      </w:del>
    </w:p>
    <w:p w14:paraId="65FFB0A1" w14:textId="7FC42FCF" w:rsidR="00E54F49" w:rsidRDefault="008F55EB" w:rsidP="00AF737C">
      <w:pPr>
        <w:tabs>
          <w:tab w:val="left" w:pos="5387"/>
        </w:tabs>
        <w:ind w:right="36"/>
        <w:jc w:val="both"/>
        <w:rPr>
          <w:ins w:id="1080" w:author="User" w:date="2025-10-23T16:00:00Z"/>
          <w:rFonts w:ascii="Arial" w:hAnsi="Arial" w:cs="Arial"/>
          <w:b w:val="0"/>
          <w:iCs/>
          <w:szCs w:val="22"/>
          <w:lang w:val="da-DK"/>
        </w:rPr>
      </w:pPr>
      <w:r w:rsidRPr="00774E7C">
        <w:rPr>
          <w:rFonts w:ascii="Arial" w:hAnsi="Arial" w:cs="Arial"/>
          <w:b w:val="0"/>
          <w:i/>
          <w:szCs w:val="22"/>
          <w:lang w:val="da-DK"/>
        </w:rPr>
        <w:t>Direktur                            Presiden Direktur</w:t>
      </w:r>
      <w:r w:rsidR="00CE60C2" w:rsidRPr="00774E7C">
        <w:rPr>
          <w:rFonts w:ascii="Arial" w:hAnsi="Arial" w:cs="Arial"/>
          <w:b w:val="0"/>
          <w:i/>
          <w:szCs w:val="22"/>
          <w:lang w:val="da-DK"/>
        </w:rPr>
        <w:tab/>
      </w:r>
      <w:ins w:id="1081" w:author="User" w:date="2025-10-23T16:00:00Z">
        <w:r w:rsidR="00EB1476" w:rsidRPr="0055745C">
          <w:rPr>
            <w:rFonts w:ascii="Arial" w:hAnsi="Arial" w:cs="Arial"/>
            <w:b w:val="0"/>
            <w:i/>
            <w:szCs w:val="22"/>
            <w:lang w:val="da-DK"/>
            <w:rPrChange w:id="1082" w:author="Yosua Pratama Salikin" w:date="2026-04-22T11:08:00Z" w16du:dateUtc="2026-04-22T04:08:00Z">
              <w:rPr>
                <w:rFonts w:ascii="Arial" w:hAnsi="Arial" w:cs="Arial"/>
                <w:b w:val="0"/>
                <w:iCs/>
                <w:szCs w:val="22"/>
                <w:highlight w:val="yellow"/>
                <w:lang w:val="da-DK"/>
              </w:rPr>
            </w:rPrChange>
          </w:rPr>
          <w:t>D</w:t>
        </w:r>
      </w:ins>
      <w:ins w:id="1083" w:author="Yosua Pratama Salikin" w:date="2026-04-22T11:08:00Z" w16du:dateUtc="2026-04-22T04:08:00Z">
        <w:r w:rsidR="0055745C">
          <w:rPr>
            <w:rFonts w:ascii="Arial" w:hAnsi="Arial" w:cs="Arial"/>
            <w:b w:val="0"/>
            <w:i/>
            <w:szCs w:val="22"/>
            <w:lang w:val="da-DK"/>
          </w:rPr>
          <w:t>irektur</w:t>
        </w:r>
      </w:ins>
      <w:ins w:id="1084" w:author="User" w:date="2025-10-23T16:00:00Z">
        <w:del w:id="1085" w:author="Yosua Pratama Salikin" w:date="2026-04-22T11:08:00Z" w16du:dateUtc="2026-04-22T04:08:00Z">
          <w:r w:rsidR="00EB1476" w:rsidRPr="0055745C" w:rsidDel="0055745C">
            <w:rPr>
              <w:rFonts w:ascii="Arial" w:hAnsi="Arial" w:cs="Arial"/>
              <w:b w:val="0"/>
              <w:i/>
              <w:szCs w:val="22"/>
              <w:lang w:val="da-DK"/>
              <w:rPrChange w:id="1086" w:author="Yosua Pratama Salikin" w:date="2026-04-22T11:08:00Z" w16du:dateUtc="2026-04-22T04:08:00Z">
                <w:rPr>
                  <w:rFonts w:ascii="Arial" w:hAnsi="Arial" w:cs="Arial"/>
                  <w:b w:val="0"/>
                  <w:iCs/>
                  <w:szCs w:val="22"/>
                  <w:highlight w:val="yellow"/>
                  <w:lang w:val="da-DK"/>
                </w:rPr>
              </w:rPrChange>
            </w:rPr>
            <w:delText>IREKTUR</w:delText>
          </w:r>
        </w:del>
      </w:ins>
      <w:del w:id="1087" w:author="Yosua Pratama Salikin" w:date="2026-04-22T11:08:00Z" w16du:dateUtc="2026-04-22T04:08:00Z">
        <w:r w:rsidR="00FB2ABB" w:rsidRPr="00FB2ABB" w:rsidDel="0055745C">
          <w:rPr>
            <w:rFonts w:ascii="Arial" w:hAnsi="Arial" w:cs="Arial"/>
            <w:b w:val="0"/>
            <w:iCs/>
            <w:szCs w:val="22"/>
            <w:highlight w:val="yellow"/>
            <w:lang w:val="da-DK"/>
          </w:rPr>
          <w:delText>...</w:delText>
        </w:r>
      </w:del>
    </w:p>
    <w:p w14:paraId="1D2A7CC7" w14:textId="77777777" w:rsidR="00EB1476" w:rsidRPr="00774E7C" w:rsidRDefault="00EB1476" w:rsidP="00AF737C">
      <w:pPr>
        <w:tabs>
          <w:tab w:val="left" w:pos="5387"/>
        </w:tabs>
        <w:ind w:right="36"/>
        <w:jc w:val="both"/>
        <w:rPr>
          <w:rFonts w:ascii="Arial" w:hAnsi="Arial" w:cs="Arial"/>
          <w:b w:val="0"/>
          <w:i/>
          <w:szCs w:val="22"/>
          <w:lang w:val="da-DK"/>
        </w:rPr>
      </w:pPr>
    </w:p>
    <w:bookmarkEnd w:id="562"/>
    <w:p w14:paraId="4FA4E699" w14:textId="042F5161" w:rsidR="0006778F" w:rsidRPr="00774E7C" w:rsidRDefault="0006778F" w:rsidP="000F0F30">
      <w:pPr>
        <w:rPr>
          <w:rFonts w:ascii="Arial" w:hAnsi="Arial" w:cs="Arial"/>
          <w:szCs w:val="22"/>
          <w:lang w:val="da-DK"/>
        </w:rPr>
      </w:pPr>
    </w:p>
    <w:p w14:paraId="2651A8E4" w14:textId="25C90494" w:rsidR="0006778F" w:rsidRPr="00774E7C" w:rsidRDefault="0006778F" w:rsidP="000F0F30">
      <w:pPr>
        <w:rPr>
          <w:rFonts w:ascii="Arial" w:hAnsi="Arial" w:cs="Arial"/>
          <w:szCs w:val="22"/>
          <w:lang w:val="da-DK"/>
        </w:rPr>
      </w:pPr>
    </w:p>
    <w:p w14:paraId="2BC15BC3" w14:textId="33EA11F2" w:rsidR="0006778F" w:rsidRPr="00774E7C" w:rsidRDefault="0006778F" w:rsidP="000F0F30">
      <w:pPr>
        <w:rPr>
          <w:rFonts w:ascii="Arial" w:hAnsi="Arial" w:cs="Arial"/>
          <w:szCs w:val="22"/>
          <w:lang w:val="da-DK"/>
        </w:rPr>
      </w:pPr>
    </w:p>
    <w:p w14:paraId="35BF3D0B" w14:textId="04959775" w:rsidR="0006778F" w:rsidRDefault="0006778F" w:rsidP="000F0F30">
      <w:pPr>
        <w:rPr>
          <w:ins w:id="1088" w:author="Yosua Pratama Salikin" w:date="2025-10-15T15:05:00Z"/>
          <w:rFonts w:ascii="Arial" w:hAnsi="Arial" w:cs="Arial"/>
          <w:szCs w:val="22"/>
          <w:lang w:val="da-DK"/>
        </w:rPr>
      </w:pPr>
    </w:p>
    <w:p w14:paraId="2ED83133" w14:textId="77777777" w:rsidR="004468D5" w:rsidRDefault="004468D5" w:rsidP="000F0F30">
      <w:pPr>
        <w:rPr>
          <w:ins w:id="1089" w:author="Yosua Pratama Salikin" w:date="2025-10-15T15:05:00Z"/>
          <w:rFonts w:ascii="Arial" w:hAnsi="Arial" w:cs="Arial"/>
          <w:szCs w:val="22"/>
          <w:lang w:val="da-DK"/>
        </w:rPr>
      </w:pPr>
    </w:p>
    <w:p w14:paraId="27249A7C" w14:textId="77777777" w:rsidR="004468D5" w:rsidRDefault="004468D5" w:rsidP="000F0F30">
      <w:pPr>
        <w:rPr>
          <w:ins w:id="1090" w:author="Yosua Pratama Salikin" w:date="2025-10-15T15:05:00Z"/>
          <w:rFonts w:ascii="Arial" w:hAnsi="Arial" w:cs="Arial"/>
          <w:szCs w:val="22"/>
          <w:lang w:val="da-DK"/>
        </w:rPr>
      </w:pPr>
    </w:p>
    <w:p w14:paraId="4385A25E" w14:textId="77777777" w:rsidR="004468D5" w:rsidRDefault="004468D5" w:rsidP="000F0F30">
      <w:pPr>
        <w:rPr>
          <w:ins w:id="1091" w:author="Yosua Pratama Salikin" w:date="2025-10-15T15:05:00Z"/>
          <w:rFonts w:ascii="Arial" w:hAnsi="Arial" w:cs="Arial"/>
          <w:szCs w:val="22"/>
          <w:lang w:val="da-DK"/>
        </w:rPr>
      </w:pPr>
    </w:p>
    <w:p w14:paraId="7C6952AF" w14:textId="77777777" w:rsidR="004468D5" w:rsidRDefault="004468D5" w:rsidP="000F0F30">
      <w:pPr>
        <w:rPr>
          <w:ins w:id="1092" w:author="Yosua Pratama Salikin" w:date="2025-10-15T15:05:00Z"/>
          <w:rFonts w:ascii="Arial" w:hAnsi="Arial" w:cs="Arial"/>
          <w:szCs w:val="22"/>
          <w:lang w:val="da-DK"/>
        </w:rPr>
      </w:pPr>
    </w:p>
    <w:p w14:paraId="6949B8F8" w14:textId="77777777" w:rsidR="004468D5" w:rsidRDefault="004468D5" w:rsidP="000F0F30">
      <w:pPr>
        <w:rPr>
          <w:ins w:id="1093" w:author="Yosua Pratama Salikin" w:date="2025-10-15T15:05:00Z"/>
          <w:rFonts w:ascii="Arial" w:hAnsi="Arial" w:cs="Arial"/>
          <w:szCs w:val="22"/>
          <w:lang w:val="da-DK"/>
        </w:rPr>
      </w:pPr>
    </w:p>
    <w:p w14:paraId="4B22137E" w14:textId="77777777" w:rsidR="004468D5" w:rsidRDefault="004468D5" w:rsidP="000F0F30">
      <w:pPr>
        <w:rPr>
          <w:ins w:id="1094" w:author="Yosua Pratama Salikin" w:date="2025-10-15T15:05:00Z"/>
          <w:rFonts w:ascii="Arial" w:hAnsi="Arial" w:cs="Arial"/>
          <w:szCs w:val="22"/>
          <w:lang w:val="da-DK"/>
        </w:rPr>
      </w:pPr>
    </w:p>
    <w:p w14:paraId="7E96EE4E" w14:textId="77777777" w:rsidR="004468D5" w:rsidRDefault="004468D5" w:rsidP="000F0F30">
      <w:pPr>
        <w:rPr>
          <w:ins w:id="1095" w:author="Yosua Pratama Salikin" w:date="2025-10-15T15:05:00Z"/>
          <w:rFonts w:ascii="Arial" w:hAnsi="Arial" w:cs="Arial"/>
          <w:szCs w:val="22"/>
          <w:lang w:val="da-DK"/>
        </w:rPr>
      </w:pPr>
    </w:p>
    <w:p w14:paraId="035EB7A4" w14:textId="77777777" w:rsidR="004468D5" w:rsidRDefault="004468D5" w:rsidP="000F0F30">
      <w:pPr>
        <w:rPr>
          <w:ins w:id="1096" w:author="Yosua Pratama Salikin" w:date="2025-10-15T15:05:00Z"/>
          <w:rFonts w:ascii="Arial" w:hAnsi="Arial" w:cs="Arial"/>
          <w:szCs w:val="22"/>
          <w:lang w:val="da-DK"/>
        </w:rPr>
      </w:pPr>
    </w:p>
    <w:p w14:paraId="19DBF8EF" w14:textId="77777777" w:rsidR="004468D5" w:rsidRDefault="004468D5" w:rsidP="000F0F30">
      <w:pPr>
        <w:rPr>
          <w:ins w:id="1097" w:author="Yosua Pratama Salikin" w:date="2025-10-15T15:05:00Z"/>
          <w:rFonts w:ascii="Arial" w:hAnsi="Arial" w:cs="Arial"/>
          <w:szCs w:val="22"/>
          <w:lang w:val="da-DK"/>
        </w:rPr>
      </w:pPr>
    </w:p>
    <w:p w14:paraId="6F68163D" w14:textId="77777777" w:rsidR="004468D5" w:rsidRDefault="004468D5" w:rsidP="000F0F30">
      <w:pPr>
        <w:rPr>
          <w:ins w:id="1098" w:author="Yosua Pratama Salikin" w:date="2025-10-15T15:05:00Z"/>
          <w:rFonts w:ascii="Arial" w:hAnsi="Arial" w:cs="Arial"/>
          <w:szCs w:val="22"/>
          <w:lang w:val="da-DK"/>
        </w:rPr>
      </w:pPr>
    </w:p>
    <w:p w14:paraId="76301EA2" w14:textId="77777777" w:rsidR="004468D5" w:rsidRDefault="004468D5" w:rsidP="000F0F30">
      <w:pPr>
        <w:rPr>
          <w:ins w:id="1099" w:author="Yosua Pratama Salikin" w:date="2025-10-15T15:05:00Z"/>
          <w:rFonts w:ascii="Arial" w:hAnsi="Arial" w:cs="Arial"/>
          <w:szCs w:val="22"/>
          <w:lang w:val="da-DK"/>
        </w:rPr>
      </w:pPr>
    </w:p>
    <w:p w14:paraId="329E7498" w14:textId="77777777" w:rsidR="004468D5" w:rsidRDefault="004468D5" w:rsidP="000F0F30">
      <w:pPr>
        <w:rPr>
          <w:ins w:id="1100" w:author="Yosua Pratama Salikin" w:date="2025-10-15T15:05:00Z"/>
          <w:rFonts w:ascii="Arial" w:hAnsi="Arial" w:cs="Arial"/>
          <w:szCs w:val="22"/>
          <w:lang w:val="da-DK"/>
        </w:rPr>
      </w:pPr>
    </w:p>
    <w:p w14:paraId="02677681" w14:textId="77777777" w:rsidR="004468D5" w:rsidRDefault="004468D5" w:rsidP="000F0F30">
      <w:pPr>
        <w:rPr>
          <w:ins w:id="1101" w:author="Yosua Pratama Salikin" w:date="2025-10-15T15:05:00Z"/>
          <w:rFonts w:ascii="Arial" w:hAnsi="Arial" w:cs="Arial"/>
          <w:szCs w:val="22"/>
          <w:lang w:val="da-DK"/>
        </w:rPr>
      </w:pPr>
    </w:p>
    <w:p w14:paraId="035DEAC7" w14:textId="77777777" w:rsidR="004468D5" w:rsidRDefault="004468D5" w:rsidP="000F0F30">
      <w:pPr>
        <w:rPr>
          <w:ins w:id="1102" w:author="Yosua Pratama Salikin" w:date="2025-10-15T15:05:00Z"/>
          <w:rFonts w:ascii="Arial" w:hAnsi="Arial" w:cs="Arial"/>
          <w:szCs w:val="22"/>
          <w:lang w:val="da-DK"/>
        </w:rPr>
      </w:pPr>
    </w:p>
    <w:p w14:paraId="5C350714" w14:textId="77777777" w:rsidR="004468D5" w:rsidRDefault="004468D5" w:rsidP="000F0F30">
      <w:pPr>
        <w:rPr>
          <w:ins w:id="1103" w:author="Yosua Pratama Salikin" w:date="2026-04-22T11:08:00Z" w16du:dateUtc="2026-04-22T04:08:00Z"/>
          <w:rFonts w:ascii="Arial" w:hAnsi="Arial" w:cs="Arial"/>
          <w:szCs w:val="22"/>
          <w:lang w:val="da-DK"/>
        </w:rPr>
      </w:pPr>
    </w:p>
    <w:p w14:paraId="48A56A8D" w14:textId="77777777" w:rsidR="0055745C" w:rsidRDefault="0055745C" w:rsidP="000F0F30">
      <w:pPr>
        <w:rPr>
          <w:ins w:id="1104" w:author="Yosua Pratama Salikin" w:date="2026-04-22T11:08:00Z" w16du:dateUtc="2026-04-22T04:08:00Z"/>
          <w:rFonts w:ascii="Arial" w:hAnsi="Arial" w:cs="Arial"/>
          <w:szCs w:val="22"/>
          <w:lang w:val="da-DK"/>
        </w:rPr>
      </w:pPr>
    </w:p>
    <w:p w14:paraId="35CA5191" w14:textId="77777777" w:rsidR="0055745C" w:rsidDel="0075706A" w:rsidRDefault="0055745C" w:rsidP="000F0F30">
      <w:pPr>
        <w:rPr>
          <w:del w:id="1105" w:author="User" w:date="2026-05-09T09:23:00Z" w16du:dateUtc="2026-05-09T02:23:00Z"/>
          <w:rFonts w:ascii="Arial" w:hAnsi="Arial" w:cs="Arial"/>
          <w:szCs w:val="22"/>
          <w:lang w:val="da-DK"/>
        </w:rPr>
      </w:pPr>
    </w:p>
    <w:p w14:paraId="1D00F5B2" w14:textId="77777777" w:rsidR="0075706A" w:rsidRDefault="0075706A" w:rsidP="000F0F30">
      <w:pPr>
        <w:rPr>
          <w:ins w:id="1106" w:author="User" w:date="2026-05-09T09:23:00Z" w16du:dateUtc="2026-05-09T02:23:00Z"/>
          <w:rFonts w:ascii="Arial" w:hAnsi="Arial" w:cs="Arial"/>
          <w:szCs w:val="22"/>
          <w:lang w:val="da-DK"/>
        </w:rPr>
      </w:pPr>
    </w:p>
    <w:p w14:paraId="3E3A0416" w14:textId="77777777" w:rsidR="0055745C" w:rsidDel="0075706A" w:rsidRDefault="0055745C" w:rsidP="000F0F30">
      <w:pPr>
        <w:rPr>
          <w:ins w:id="1107" w:author="Yosua Pratama Salikin" w:date="2026-04-22T11:08:00Z" w16du:dateUtc="2026-04-22T04:08:00Z"/>
          <w:del w:id="1108" w:author="User" w:date="2026-05-09T09:23:00Z" w16du:dateUtc="2026-05-09T02:23:00Z"/>
          <w:rFonts w:ascii="Arial" w:hAnsi="Arial" w:cs="Arial"/>
          <w:szCs w:val="22"/>
          <w:lang w:val="da-DK"/>
        </w:rPr>
      </w:pPr>
    </w:p>
    <w:p w14:paraId="7D015283" w14:textId="77777777" w:rsidR="0055745C" w:rsidDel="0075706A" w:rsidRDefault="0055745C" w:rsidP="000F0F30">
      <w:pPr>
        <w:rPr>
          <w:ins w:id="1109" w:author="Yosua Pratama Salikin" w:date="2026-04-22T11:08:00Z" w16du:dateUtc="2026-04-22T04:08:00Z"/>
          <w:del w:id="1110" w:author="User" w:date="2026-05-09T09:23:00Z" w16du:dateUtc="2026-05-09T02:23:00Z"/>
          <w:rFonts w:ascii="Arial" w:hAnsi="Arial" w:cs="Arial"/>
          <w:szCs w:val="22"/>
          <w:lang w:val="da-DK"/>
        </w:rPr>
      </w:pPr>
    </w:p>
    <w:p w14:paraId="0024438C" w14:textId="77777777" w:rsidR="0055745C" w:rsidDel="0075706A" w:rsidRDefault="0055745C" w:rsidP="000F0F30">
      <w:pPr>
        <w:rPr>
          <w:ins w:id="1111" w:author="Yosua Pratama Salikin" w:date="2026-04-22T11:08:00Z" w16du:dateUtc="2026-04-22T04:08:00Z"/>
          <w:del w:id="1112" w:author="User" w:date="2026-05-09T09:23:00Z" w16du:dateUtc="2026-05-09T02:23:00Z"/>
          <w:rFonts w:ascii="Arial" w:hAnsi="Arial" w:cs="Arial"/>
          <w:szCs w:val="22"/>
          <w:lang w:val="da-DK"/>
        </w:rPr>
      </w:pPr>
    </w:p>
    <w:p w14:paraId="45D746DC" w14:textId="77777777" w:rsidR="0055745C" w:rsidDel="0075706A" w:rsidRDefault="0055745C" w:rsidP="000F0F30">
      <w:pPr>
        <w:rPr>
          <w:ins w:id="1113" w:author="Yosua Pratama Salikin" w:date="2026-04-22T11:08:00Z" w16du:dateUtc="2026-04-22T04:08:00Z"/>
          <w:del w:id="1114" w:author="User" w:date="2026-05-09T09:23:00Z" w16du:dateUtc="2026-05-09T02:23:00Z"/>
          <w:rFonts w:ascii="Arial" w:hAnsi="Arial" w:cs="Arial"/>
          <w:szCs w:val="22"/>
          <w:lang w:val="da-DK"/>
        </w:rPr>
      </w:pPr>
    </w:p>
    <w:p w14:paraId="411C0231" w14:textId="77777777" w:rsidR="0055745C" w:rsidDel="0075706A" w:rsidRDefault="0055745C" w:rsidP="000F0F30">
      <w:pPr>
        <w:rPr>
          <w:ins w:id="1115" w:author="Yosua Pratama Salikin" w:date="2026-04-22T11:08:00Z" w16du:dateUtc="2026-04-22T04:08:00Z"/>
          <w:del w:id="1116" w:author="User" w:date="2026-05-09T09:23:00Z" w16du:dateUtc="2026-05-09T02:23:00Z"/>
          <w:rFonts w:ascii="Arial" w:hAnsi="Arial" w:cs="Arial"/>
          <w:szCs w:val="22"/>
          <w:lang w:val="da-DK"/>
        </w:rPr>
      </w:pPr>
    </w:p>
    <w:p w14:paraId="70F00364" w14:textId="77777777" w:rsidR="0055745C" w:rsidDel="0075706A" w:rsidRDefault="0055745C" w:rsidP="000F0F30">
      <w:pPr>
        <w:rPr>
          <w:ins w:id="1117" w:author="Yosua Pratama Salikin" w:date="2026-04-22T11:08:00Z" w16du:dateUtc="2026-04-22T04:08:00Z"/>
          <w:del w:id="1118" w:author="User" w:date="2026-05-09T09:23:00Z" w16du:dateUtc="2026-05-09T02:23:00Z"/>
          <w:rFonts w:ascii="Arial" w:hAnsi="Arial" w:cs="Arial"/>
          <w:szCs w:val="22"/>
          <w:lang w:val="da-DK"/>
        </w:rPr>
      </w:pPr>
    </w:p>
    <w:p w14:paraId="361E4696" w14:textId="77777777" w:rsidR="0055745C" w:rsidDel="0075706A" w:rsidRDefault="0055745C" w:rsidP="000F0F30">
      <w:pPr>
        <w:rPr>
          <w:ins w:id="1119" w:author="Yosua Pratama Salikin" w:date="2026-04-22T11:08:00Z" w16du:dateUtc="2026-04-22T04:08:00Z"/>
          <w:del w:id="1120" w:author="User" w:date="2026-05-09T09:23:00Z" w16du:dateUtc="2026-05-09T02:23:00Z"/>
          <w:rFonts w:ascii="Arial" w:hAnsi="Arial" w:cs="Arial"/>
          <w:szCs w:val="22"/>
          <w:lang w:val="da-DK"/>
        </w:rPr>
      </w:pPr>
    </w:p>
    <w:p w14:paraId="5F6450AE" w14:textId="77777777" w:rsidR="0055745C" w:rsidDel="0075706A" w:rsidRDefault="0055745C" w:rsidP="000F0F30">
      <w:pPr>
        <w:rPr>
          <w:ins w:id="1121" w:author="Yosua Pratama Salikin" w:date="2025-10-15T15:05:00Z"/>
          <w:del w:id="1122" w:author="User" w:date="2026-05-09T09:23:00Z" w16du:dateUtc="2026-05-09T02:23:00Z"/>
          <w:rFonts w:ascii="Arial" w:hAnsi="Arial" w:cs="Arial"/>
          <w:szCs w:val="22"/>
          <w:lang w:val="da-DK"/>
        </w:rPr>
      </w:pPr>
    </w:p>
    <w:p w14:paraId="114E9508" w14:textId="77777777" w:rsidR="004468D5" w:rsidDel="0075706A" w:rsidRDefault="004468D5" w:rsidP="000F0F30">
      <w:pPr>
        <w:rPr>
          <w:ins w:id="1123" w:author="Yosua Pratama Salikin" w:date="2025-10-15T15:05:00Z"/>
          <w:del w:id="1124" w:author="User" w:date="2026-05-09T09:23:00Z" w16du:dateUtc="2026-05-09T02:23:00Z"/>
          <w:rFonts w:ascii="Arial" w:hAnsi="Arial" w:cs="Arial"/>
          <w:szCs w:val="22"/>
          <w:lang w:val="da-DK"/>
        </w:rPr>
      </w:pPr>
    </w:p>
    <w:p w14:paraId="4710F47A" w14:textId="77777777" w:rsidR="004468D5" w:rsidDel="0075706A" w:rsidRDefault="004468D5" w:rsidP="000F0F30">
      <w:pPr>
        <w:rPr>
          <w:ins w:id="1125" w:author="Yosua Pratama Salikin" w:date="2025-10-15T15:05:00Z"/>
          <w:del w:id="1126" w:author="User" w:date="2026-05-09T09:23:00Z" w16du:dateUtc="2026-05-09T02:23:00Z"/>
          <w:rFonts w:ascii="Arial" w:hAnsi="Arial" w:cs="Arial"/>
          <w:szCs w:val="22"/>
          <w:lang w:val="da-DK"/>
        </w:rPr>
      </w:pPr>
    </w:p>
    <w:p w14:paraId="722995D2" w14:textId="77777777" w:rsidR="004468D5" w:rsidDel="0075706A" w:rsidRDefault="004468D5" w:rsidP="000F0F30">
      <w:pPr>
        <w:rPr>
          <w:ins w:id="1127" w:author="Yosua Pratama Salikin" w:date="2025-10-15T15:05:00Z"/>
          <w:del w:id="1128" w:author="User" w:date="2026-05-09T09:23:00Z" w16du:dateUtc="2026-05-09T02:23:00Z"/>
          <w:rFonts w:ascii="Arial" w:hAnsi="Arial" w:cs="Arial"/>
          <w:szCs w:val="22"/>
          <w:lang w:val="da-DK"/>
        </w:rPr>
      </w:pPr>
    </w:p>
    <w:p w14:paraId="1342D998" w14:textId="77777777" w:rsidR="004468D5" w:rsidDel="0075706A" w:rsidRDefault="004468D5" w:rsidP="000F0F30">
      <w:pPr>
        <w:rPr>
          <w:ins w:id="1129" w:author="Yosua Pratama Salikin" w:date="2025-10-15T15:05:00Z"/>
          <w:del w:id="1130" w:author="User" w:date="2026-05-09T09:23:00Z" w16du:dateUtc="2026-05-09T02:23:00Z"/>
          <w:rFonts w:ascii="Arial" w:hAnsi="Arial" w:cs="Arial"/>
          <w:szCs w:val="22"/>
          <w:lang w:val="da-DK"/>
        </w:rPr>
      </w:pPr>
    </w:p>
    <w:p w14:paraId="1DDABA30" w14:textId="77777777" w:rsidR="004468D5" w:rsidDel="0075706A" w:rsidRDefault="004468D5" w:rsidP="000F0F30">
      <w:pPr>
        <w:rPr>
          <w:ins w:id="1131" w:author="Yosua Pratama Salikin" w:date="2025-10-15T15:05:00Z"/>
          <w:del w:id="1132" w:author="User" w:date="2026-05-09T09:23:00Z" w16du:dateUtc="2026-05-09T02:23:00Z"/>
          <w:rFonts w:ascii="Arial" w:hAnsi="Arial" w:cs="Arial"/>
          <w:szCs w:val="22"/>
          <w:lang w:val="da-DK"/>
        </w:rPr>
      </w:pPr>
    </w:p>
    <w:p w14:paraId="1BADEE60" w14:textId="77777777" w:rsidR="004468D5" w:rsidDel="0075706A" w:rsidRDefault="004468D5" w:rsidP="000F0F30">
      <w:pPr>
        <w:rPr>
          <w:ins w:id="1133" w:author="Yosua Pratama Salikin" w:date="2025-10-15T15:05:00Z"/>
          <w:del w:id="1134" w:author="User" w:date="2026-05-09T09:23:00Z" w16du:dateUtc="2026-05-09T02:23:00Z"/>
          <w:rFonts w:ascii="Arial" w:hAnsi="Arial" w:cs="Arial"/>
          <w:szCs w:val="22"/>
          <w:lang w:val="da-DK"/>
        </w:rPr>
      </w:pPr>
    </w:p>
    <w:p w14:paraId="30A61CEB" w14:textId="77777777" w:rsidR="004468D5" w:rsidDel="0075706A" w:rsidRDefault="004468D5" w:rsidP="000F0F30">
      <w:pPr>
        <w:rPr>
          <w:ins w:id="1135" w:author="Yosua Pratama Salikin" w:date="2025-10-15T15:05:00Z"/>
          <w:del w:id="1136" w:author="User" w:date="2026-05-09T09:23:00Z" w16du:dateUtc="2026-05-09T02:23:00Z"/>
          <w:rFonts w:ascii="Arial" w:hAnsi="Arial" w:cs="Arial"/>
          <w:szCs w:val="22"/>
          <w:lang w:val="da-DK"/>
        </w:rPr>
      </w:pPr>
    </w:p>
    <w:p w14:paraId="56209E30" w14:textId="77777777" w:rsidR="004468D5" w:rsidDel="0075706A" w:rsidRDefault="004468D5" w:rsidP="000F0F30">
      <w:pPr>
        <w:rPr>
          <w:ins w:id="1137" w:author="Yosua Pratama Salikin" w:date="2025-10-15T15:05:00Z"/>
          <w:del w:id="1138" w:author="User" w:date="2026-05-09T09:23:00Z" w16du:dateUtc="2026-05-09T02:23:00Z"/>
          <w:rFonts w:ascii="Arial" w:hAnsi="Arial" w:cs="Arial"/>
          <w:szCs w:val="22"/>
          <w:lang w:val="da-DK"/>
        </w:rPr>
      </w:pPr>
    </w:p>
    <w:p w14:paraId="1C931764" w14:textId="77777777" w:rsidR="004468D5" w:rsidDel="0075706A" w:rsidRDefault="004468D5" w:rsidP="000F0F30">
      <w:pPr>
        <w:rPr>
          <w:ins w:id="1139" w:author="Yosua Pratama Salikin" w:date="2025-10-15T15:05:00Z"/>
          <w:del w:id="1140" w:author="User" w:date="2026-05-09T09:23:00Z" w16du:dateUtc="2026-05-09T02:23:00Z"/>
          <w:rFonts w:ascii="Arial" w:hAnsi="Arial" w:cs="Arial"/>
          <w:szCs w:val="22"/>
          <w:lang w:val="da-DK"/>
        </w:rPr>
      </w:pPr>
    </w:p>
    <w:p w14:paraId="72C1E90F" w14:textId="6A84E52F" w:rsidR="004468D5" w:rsidDel="00E14E45" w:rsidRDefault="004468D5" w:rsidP="000F0F30">
      <w:pPr>
        <w:rPr>
          <w:ins w:id="1141" w:author="Yosua Pratama Salikin" w:date="2025-10-15T15:05:00Z"/>
          <w:del w:id="1142" w:author="Andiyan rizaldi" w:date="2025-10-28T12:47:00Z"/>
          <w:rFonts w:ascii="Arial" w:hAnsi="Arial" w:cs="Arial"/>
          <w:szCs w:val="22"/>
          <w:lang w:val="da-DK"/>
        </w:rPr>
      </w:pPr>
    </w:p>
    <w:p w14:paraId="58E78F10" w14:textId="07593610" w:rsidR="004468D5" w:rsidDel="00E14E45" w:rsidRDefault="004468D5" w:rsidP="000F0F30">
      <w:pPr>
        <w:rPr>
          <w:ins w:id="1143" w:author="Yosua Pratama Salikin" w:date="2025-10-15T15:05:00Z"/>
          <w:del w:id="1144" w:author="Andiyan rizaldi" w:date="2025-10-28T12:47:00Z"/>
          <w:rFonts w:ascii="Arial" w:hAnsi="Arial" w:cs="Arial"/>
          <w:szCs w:val="22"/>
          <w:lang w:val="da-DK"/>
        </w:rPr>
      </w:pPr>
    </w:p>
    <w:p w14:paraId="47F1F20E" w14:textId="047BAC34" w:rsidR="004468D5" w:rsidDel="00E14E45" w:rsidRDefault="004468D5" w:rsidP="000F0F30">
      <w:pPr>
        <w:rPr>
          <w:ins w:id="1145" w:author="Yosua Pratama Salikin" w:date="2025-10-15T15:05:00Z"/>
          <w:del w:id="1146" w:author="Andiyan rizaldi" w:date="2025-10-28T12:47:00Z"/>
          <w:rFonts w:ascii="Arial" w:hAnsi="Arial" w:cs="Arial"/>
          <w:szCs w:val="22"/>
          <w:lang w:val="da-DK"/>
        </w:rPr>
      </w:pPr>
    </w:p>
    <w:p w14:paraId="1F4A4D86" w14:textId="1789F6B3" w:rsidR="004468D5" w:rsidDel="00E14E45" w:rsidRDefault="004468D5" w:rsidP="000F0F30">
      <w:pPr>
        <w:rPr>
          <w:ins w:id="1147" w:author="Yosua Pratama Salikin" w:date="2025-10-15T15:05:00Z"/>
          <w:del w:id="1148" w:author="Andiyan rizaldi" w:date="2025-10-28T12:47:00Z"/>
          <w:rFonts w:ascii="Arial" w:hAnsi="Arial" w:cs="Arial"/>
          <w:szCs w:val="22"/>
          <w:lang w:val="da-DK"/>
        </w:rPr>
      </w:pPr>
    </w:p>
    <w:p w14:paraId="49F4CFFB" w14:textId="22C9E029" w:rsidR="004468D5" w:rsidDel="00E14E45" w:rsidRDefault="004468D5" w:rsidP="000F0F30">
      <w:pPr>
        <w:rPr>
          <w:ins w:id="1149" w:author="Yosua Pratama Salikin" w:date="2025-10-15T15:05:00Z"/>
          <w:del w:id="1150" w:author="Andiyan rizaldi" w:date="2025-10-28T12:47:00Z"/>
          <w:rFonts w:ascii="Arial" w:hAnsi="Arial" w:cs="Arial"/>
          <w:szCs w:val="22"/>
          <w:lang w:val="da-DK"/>
        </w:rPr>
      </w:pPr>
    </w:p>
    <w:p w14:paraId="43923A8C" w14:textId="35A94209" w:rsidR="004468D5" w:rsidDel="00E14E45" w:rsidRDefault="004468D5" w:rsidP="000F0F30">
      <w:pPr>
        <w:rPr>
          <w:ins w:id="1151" w:author="Yosua Pratama Salikin" w:date="2025-10-15T15:05:00Z"/>
          <w:del w:id="1152" w:author="Andiyan rizaldi" w:date="2025-10-28T12:47:00Z"/>
          <w:rFonts w:ascii="Arial" w:hAnsi="Arial" w:cs="Arial"/>
          <w:szCs w:val="22"/>
          <w:lang w:val="da-DK"/>
        </w:rPr>
      </w:pPr>
    </w:p>
    <w:p w14:paraId="360A8911" w14:textId="39573580" w:rsidR="004468D5" w:rsidDel="00E14E45" w:rsidRDefault="004468D5" w:rsidP="000F0F30">
      <w:pPr>
        <w:rPr>
          <w:ins w:id="1153" w:author="Yosua Pratama Salikin" w:date="2025-10-15T15:05:00Z"/>
          <w:del w:id="1154" w:author="Andiyan rizaldi" w:date="2025-10-28T12:47:00Z"/>
          <w:rFonts w:ascii="Arial" w:hAnsi="Arial" w:cs="Arial"/>
          <w:szCs w:val="22"/>
          <w:lang w:val="da-DK"/>
        </w:rPr>
      </w:pPr>
    </w:p>
    <w:p w14:paraId="14391C2D" w14:textId="61AC4E5C" w:rsidR="004468D5" w:rsidDel="00E14E45" w:rsidRDefault="004468D5" w:rsidP="000F0F30">
      <w:pPr>
        <w:rPr>
          <w:ins w:id="1155" w:author="Yosua Pratama Salikin" w:date="2025-10-15T15:05:00Z"/>
          <w:del w:id="1156" w:author="Andiyan rizaldi" w:date="2025-10-28T12:47:00Z"/>
          <w:rFonts w:ascii="Arial" w:hAnsi="Arial" w:cs="Arial"/>
          <w:szCs w:val="22"/>
          <w:lang w:val="da-DK"/>
        </w:rPr>
      </w:pPr>
    </w:p>
    <w:p w14:paraId="058C60CF" w14:textId="2A46F79D" w:rsidR="004468D5" w:rsidDel="00E14E45" w:rsidRDefault="004468D5" w:rsidP="000F0F30">
      <w:pPr>
        <w:rPr>
          <w:ins w:id="1157" w:author="Yosua Pratama Salikin" w:date="2025-10-15T15:05:00Z"/>
          <w:del w:id="1158" w:author="Andiyan rizaldi" w:date="2025-10-28T12:47:00Z"/>
          <w:rFonts w:ascii="Arial" w:hAnsi="Arial" w:cs="Arial"/>
          <w:szCs w:val="22"/>
          <w:lang w:val="da-DK"/>
        </w:rPr>
      </w:pPr>
    </w:p>
    <w:p w14:paraId="2CF75949" w14:textId="7F9613DA" w:rsidR="004468D5" w:rsidDel="00E14E45" w:rsidRDefault="004468D5" w:rsidP="000F0F30">
      <w:pPr>
        <w:rPr>
          <w:ins w:id="1159" w:author="Yosua Pratama Salikin" w:date="2025-10-15T15:05:00Z"/>
          <w:del w:id="1160" w:author="Andiyan rizaldi" w:date="2025-10-28T12:47:00Z"/>
          <w:rFonts w:ascii="Arial" w:hAnsi="Arial" w:cs="Arial"/>
          <w:szCs w:val="22"/>
          <w:lang w:val="da-DK"/>
        </w:rPr>
      </w:pPr>
    </w:p>
    <w:p w14:paraId="7DDC7BCB" w14:textId="3B849FE3" w:rsidR="004468D5" w:rsidRPr="00774E7C" w:rsidDel="00E14E45" w:rsidRDefault="004468D5" w:rsidP="000F0F30">
      <w:pPr>
        <w:rPr>
          <w:del w:id="1161" w:author="Andiyan rizaldi" w:date="2025-10-28T12:47:00Z"/>
          <w:rFonts w:ascii="Arial" w:hAnsi="Arial" w:cs="Arial"/>
          <w:szCs w:val="22"/>
          <w:lang w:val="da-DK"/>
        </w:rPr>
      </w:pPr>
    </w:p>
    <w:p w14:paraId="79E0096A" w14:textId="22D62444" w:rsidR="0006778F" w:rsidRPr="00774E7C" w:rsidRDefault="0006778F" w:rsidP="000F0F30">
      <w:pPr>
        <w:rPr>
          <w:rFonts w:ascii="Arial" w:hAnsi="Arial" w:cs="Arial"/>
          <w:szCs w:val="22"/>
          <w:lang w:val="da-DK"/>
        </w:rPr>
      </w:pPr>
    </w:p>
    <w:p w14:paraId="7945E775" w14:textId="77777777" w:rsidR="005D4589" w:rsidRDefault="005D4589" w:rsidP="008024ED">
      <w:pPr>
        <w:rPr>
          <w:ins w:id="1162" w:author="User" w:date="2026-05-09T11:22:00Z" w16du:dateUtc="2026-05-09T04:22:00Z"/>
          <w:rFonts w:ascii="Arial" w:hAnsi="Arial" w:cs="Arial"/>
          <w:szCs w:val="22"/>
          <w:lang w:val="da-DK"/>
        </w:rPr>
      </w:pPr>
    </w:p>
    <w:p w14:paraId="5C46E434" w14:textId="77777777" w:rsidR="00BB3E28" w:rsidRDefault="00BB3E28" w:rsidP="008024ED">
      <w:pPr>
        <w:rPr>
          <w:ins w:id="1163" w:author="User" w:date="2026-05-09T11:22:00Z" w16du:dateUtc="2026-05-09T04:22:00Z"/>
          <w:rFonts w:ascii="Arial" w:hAnsi="Arial" w:cs="Arial"/>
          <w:szCs w:val="22"/>
          <w:lang w:val="da-DK"/>
        </w:rPr>
      </w:pPr>
    </w:p>
    <w:p w14:paraId="295A4039" w14:textId="77777777" w:rsidR="00BB3E28" w:rsidRDefault="00BB3E28" w:rsidP="008024ED">
      <w:pPr>
        <w:rPr>
          <w:ins w:id="1164" w:author="User" w:date="2026-05-09T11:22:00Z" w16du:dateUtc="2026-05-09T04:22:00Z"/>
          <w:rFonts w:ascii="Arial" w:hAnsi="Arial" w:cs="Arial"/>
          <w:szCs w:val="22"/>
          <w:lang w:val="da-DK"/>
        </w:rPr>
      </w:pPr>
    </w:p>
    <w:p w14:paraId="5F295EE4" w14:textId="77777777" w:rsidR="00BB3E28" w:rsidRDefault="00BB3E28" w:rsidP="008024ED">
      <w:pPr>
        <w:rPr>
          <w:ins w:id="1165" w:author="User" w:date="2026-05-09T11:22:00Z" w16du:dateUtc="2026-05-09T04:22:00Z"/>
          <w:rFonts w:ascii="Arial" w:hAnsi="Arial" w:cs="Arial"/>
          <w:szCs w:val="22"/>
          <w:lang w:val="da-DK"/>
        </w:rPr>
      </w:pPr>
    </w:p>
    <w:p w14:paraId="2AE7708C" w14:textId="77777777" w:rsidR="00BB3E28" w:rsidRDefault="00BB3E28" w:rsidP="008024ED">
      <w:pPr>
        <w:rPr>
          <w:ins w:id="1166" w:author="User" w:date="2026-05-09T11:22:00Z" w16du:dateUtc="2026-05-09T04:22:00Z"/>
          <w:rFonts w:ascii="Arial" w:hAnsi="Arial" w:cs="Arial"/>
          <w:szCs w:val="22"/>
          <w:lang w:val="da-DK"/>
        </w:rPr>
      </w:pPr>
    </w:p>
    <w:p w14:paraId="746313BA" w14:textId="77777777" w:rsidR="00BB3E28" w:rsidRDefault="00BB3E28" w:rsidP="008024ED">
      <w:pPr>
        <w:rPr>
          <w:ins w:id="1167" w:author="User" w:date="2026-05-09T11:23:00Z" w16du:dateUtc="2026-05-09T04:23:00Z"/>
          <w:rFonts w:ascii="Arial" w:hAnsi="Arial" w:cs="Arial"/>
          <w:szCs w:val="22"/>
          <w:lang w:val="da-DK"/>
        </w:rPr>
      </w:pPr>
    </w:p>
    <w:p w14:paraId="257E9069" w14:textId="77777777" w:rsidR="00BB3E28" w:rsidRDefault="00BB3E28" w:rsidP="008024ED">
      <w:pPr>
        <w:rPr>
          <w:rFonts w:ascii="Arial" w:hAnsi="Arial" w:cs="Arial"/>
          <w:szCs w:val="22"/>
          <w:lang w:val="da-DK"/>
        </w:rPr>
      </w:pPr>
    </w:p>
    <w:p w14:paraId="6FF8FB36" w14:textId="77777777" w:rsidR="0054728A" w:rsidRPr="003E3290" w:rsidRDefault="0054728A" w:rsidP="005D4589">
      <w:pPr>
        <w:spacing w:line="276" w:lineRule="auto"/>
        <w:jc w:val="center"/>
        <w:rPr>
          <w:rFonts w:ascii="Arial" w:hAnsi="Arial" w:cs="Arial"/>
          <w:color w:val="000000"/>
          <w:lang w:val="da-DK"/>
        </w:rPr>
      </w:pPr>
      <w:bookmarkStart w:id="1168" w:name="_Hlk136348206"/>
      <w:r w:rsidRPr="003E3290">
        <w:rPr>
          <w:rFonts w:ascii="Arial" w:hAnsi="Arial" w:cs="Arial"/>
          <w:lang w:val="da-DK"/>
        </w:rPr>
        <w:lastRenderedPageBreak/>
        <w:t>LAMPIRAN</w:t>
      </w:r>
    </w:p>
    <w:p w14:paraId="3DCA34D6" w14:textId="77777777" w:rsidR="0054728A" w:rsidRPr="003E3290" w:rsidRDefault="0054728A" w:rsidP="005D4589">
      <w:pPr>
        <w:suppressAutoHyphens/>
        <w:spacing w:line="276" w:lineRule="auto"/>
        <w:ind w:right="36"/>
        <w:jc w:val="center"/>
        <w:rPr>
          <w:rFonts w:ascii="Arial" w:hAnsi="Arial" w:cs="Arial"/>
          <w:b w:val="0"/>
          <w:color w:val="000000"/>
          <w:lang w:val="es-ES_tradnl" w:eastAsia="ar-SA"/>
        </w:rPr>
      </w:pPr>
      <w:r w:rsidRPr="003E3290">
        <w:rPr>
          <w:rFonts w:ascii="Arial" w:hAnsi="Arial" w:cs="Arial"/>
          <w:color w:val="000000"/>
          <w:lang w:val="es-ES_tradnl" w:eastAsia="ar-SA"/>
        </w:rPr>
        <w:t>PERJANJIAN KERJA SAMA</w:t>
      </w:r>
      <w:r w:rsidRPr="003E3290">
        <w:rPr>
          <w:rFonts w:ascii="Arial" w:hAnsi="Arial" w:cs="Arial"/>
          <w:color w:val="000000"/>
          <w:lang w:val="es-ES_tradnl" w:eastAsia="ar-SA"/>
        </w:rPr>
        <w:br/>
      </w:r>
      <w:r w:rsidRPr="003E3290">
        <w:rPr>
          <w:rFonts w:ascii="Arial" w:eastAsia="Arial" w:hAnsi="Arial" w:cs="Arial"/>
          <w:color w:val="000000"/>
          <w:lang w:val="da-DK" w:eastAsia="ar-SA"/>
        </w:rPr>
        <w:t>PELAYANAN MEDIS</w:t>
      </w:r>
    </w:p>
    <w:p w14:paraId="1159D714" w14:textId="77777777" w:rsidR="0054728A" w:rsidRPr="003E3290" w:rsidRDefault="0054728A" w:rsidP="003E3290">
      <w:pPr>
        <w:suppressAutoHyphens/>
        <w:spacing w:line="276" w:lineRule="auto"/>
        <w:ind w:right="36"/>
        <w:jc w:val="center"/>
        <w:rPr>
          <w:rFonts w:ascii="Arial" w:hAnsi="Arial" w:cs="Arial"/>
          <w:b w:val="0"/>
          <w:color w:val="000000"/>
          <w:lang w:val="es-ES_tradnl" w:eastAsia="ar-SA"/>
        </w:rPr>
      </w:pPr>
      <w:r w:rsidRPr="003E3290">
        <w:rPr>
          <w:rFonts w:ascii="Arial" w:hAnsi="Arial" w:cs="Arial"/>
          <w:color w:val="000000"/>
          <w:lang w:val="es-ES_tradnl" w:eastAsia="ar-SA"/>
        </w:rPr>
        <w:t>ANTARA</w:t>
      </w:r>
    </w:p>
    <w:p w14:paraId="3E9CCBDE" w14:textId="77777777" w:rsidR="0054728A" w:rsidRPr="003E3290" w:rsidRDefault="0054728A" w:rsidP="003E3290">
      <w:pPr>
        <w:suppressAutoHyphens/>
        <w:spacing w:line="276" w:lineRule="auto"/>
        <w:jc w:val="center"/>
        <w:rPr>
          <w:rFonts w:ascii="Arial" w:hAnsi="Arial" w:cs="Arial"/>
          <w:b w:val="0"/>
          <w:color w:val="000000"/>
          <w:lang w:val="es-ES_tradnl" w:eastAsia="ar-SA"/>
        </w:rPr>
      </w:pPr>
      <w:r w:rsidRPr="003E3290">
        <w:rPr>
          <w:rFonts w:ascii="Arial" w:hAnsi="Arial" w:cs="Arial"/>
          <w:color w:val="000000"/>
          <w:lang w:val="es-ES_tradnl" w:eastAsia="ar-SA"/>
        </w:rPr>
        <w:t>PT LIPPO GENERAL INSURANCE Tbk</w:t>
      </w:r>
    </w:p>
    <w:p w14:paraId="2045E6EE" w14:textId="77777777" w:rsidR="0054728A" w:rsidRPr="003E3290" w:rsidRDefault="0054728A" w:rsidP="003E3290">
      <w:pPr>
        <w:suppressAutoHyphens/>
        <w:spacing w:line="276" w:lineRule="auto"/>
        <w:jc w:val="center"/>
        <w:rPr>
          <w:rFonts w:ascii="Arial" w:hAnsi="Arial" w:cs="Arial"/>
          <w:b w:val="0"/>
          <w:color w:val="000000"/>
          <w:lang w:val="es-ES_tradnl" w:eastAsia="ar-SA"/>
        </w:rPr>
      </w:pPr>
      <w:r w:rsidRPr="003E3290">
        <w:rPr>
          <w:rFonts w:ascii="Arial" w:hAnsi="Arial" w:cs="Arial"/>
          <w:color w:val="000000"/>
          <w:lang w:val="es-ES_tradnl" w:eastAsia="ar-SA"/>
        </w:rPr>
        <w:t>DENGAN</w:t>
      </w:r>
    </w:p>
    <w:p w14:paraId="34B905CA" w14:textId="47BFBD94" w:rsidR="0054728A" w:rsidRPr="003E3290" w:rsidDel="0055745C" w:rsidRDefault="0055745C" w:rsidP="003E3290">
      <w:pPr>
        <w:keepNext/>
        <w:suppressAutoHyphens/>
        <w:spacing w:line="276" w:lineRule="auto"/>
        <w:jc w:val="center"/>
        <w:rPr>
          <w:del w:id="1169" w:author="Yosua Pratama Salikin" w:date="2026-04-22T11:09:00Z" w16du:dateUtc="2026-04-22T04:09:00Z"/>
          <w:rFonts w:ascii="Arial" w:eastAsia="Tahoma" w:hAnsi="Arial" w:cs="Arial"/>
          <w:b w:val="0"/>
          <w:iCs/>
          <w:lang w:val="es-ES_tradnl" w:eastAsia="ar-SA"/>
        </w:rPr>
      </w:pPr>
      <w:ins w:id="1170" w:author="Yosua Pratama Salikin" w:date="2026-04-22T11:09:00Z">
        <w:r w:rsidRPr="009C2BF2">
          <w:rPr>
            <w:rFonts w:ascii="Arial" w:eastAsia="Tahoma" w:hAnsi="Arial" w:cs="Arial"/>
            <w:iCs/>
            <w:lang w:eastAsia="ar-SA"/>
            <w:rPrChange w:id="1171" w:author="Yosua Pratama Salikin" w:date="2026-04-22T11:12:00Z" w16du:dateUtc="2026-04-22T04:12:00Z">
              <w:rPr>
                <w:rFonts w:ascii="Arial" w:eastAsia="Tahoma" w:hAnsi="Arial" w:cs="Arial"/>
                <w:iCs/>
                <w:highlight w:val="yellow"/>
                <w:lang w:eastAsia="ar-SA"/>
              </w:rPr>
            </w:rPrChange>
          </w:rPr>
          <w:t>PT D</w:t>
        </w:r>
      </w:ins>
      <w:ins w:id="1172" w:author="User" w:date="2026-05-09T09:23:00Z" w16du:dateUtc="2026-05-09T02:23:00Z">
        <w:r w:rsidR="0075706A">
          <w:rPr>
            <w:rFonts w:ascii="Arial" w:eastAsia="Tahoma" w:hAnsi="Arial" w:cs="Arial"/>
            <w:iCs/>
            <w:lang w:eastAsia="ar-SA"/>
          </w:rPr>
          <w:t>ISA PRIMA PRIMA</w:t>
        </w:r>
      </w:ins>
      <w:ins w:id="1173" w:author="Yosua Pratama Salikin" w:date="2026-04-22T11:09:00Z">
        <w:del w:id="1174" w:author="User" w:date="2026-05-09T09:23:00Z" w16du:dateUtc="2026-05-09T02:23:00Z">
          <w:r w:rsidRPr="009C2BF2" w:rsidDel="0075706A">
            <w:rPr>
              <w:rFonts w:ascii="Arial" w:eastAsia="Tahoma" w:hAnsi="Arial" w:cs="Arial"/>
              <w:iCs/>
              <w:lang w:eastAsia="ar-SA"/>
              <w:rPrChange w:id="1175" w:author="Yosua Pratama Salikin" w:date="2026-04-22T11:12:00Z" w16du:dateUtc="2026-04-22T04:12:00Z">
                <w:rPr>
                  <w:rFonts w:ascii="Arial" w:eastAsia="Tahoma" w:hAnsi="Arial" w:cs="Arial"/>
                  <w:iCs/>
                  <w:highlight w:val="yellow"/>
                  <w:lang w:eastAsia="ar-SA"/>
                </w:rPr>
              </w:rPrChange>
            </w:rPr>
            <w:delText>HARMA HUSADA HAF</w:delText>
          </w:r>
        </w:del>
      </w:ins>
      <w:ins w:id="1176" w:author="Yosua Pratama Salikin" w:date="2026-04-22T11:09:00Z" w16du:dateUtc="2026-04-22T04:09:00Z">
        <w:r>
          <w:rPr>
            <w:rFonts w:ascii="Arial" w:eastAsia="Tahoma" w:hAnsi="Arial" w:cs="Arial"/>
            <w:iCs/>
            <w:highlight w:val="yellow"/>
            <w:lang w:val="es-ES_tradnl" w:eastAsia="ar-SA"/>
          </w:rPr>
          <w:br/>
        </w:r>
      </w:ins>
      <w:del w:id="1177" w:author="Yosua Pratama Salikin" w:date="2026-04-22T11:09:00Z" w16du:dateUtc="2026-04-22T04:09:00Z">
        <w:r w:rsidR="0054728A" w:rsidRPr="003E3290" w:rsidDel="0055745C">
          <w:rPr>
            <w:rFonts w:ascii="Arial" w:eastAsia="Tahoma" w:hAnsi="Arial" w:cs="Arial"/>
            <w:iCs/>
            <w:highlight w:val="yellow"/>
            <w:lang w:val="es-ES_tradnl" w:eastAsia="ar-SA"/>
          </w:rPr>
          <w:delText>…………………</w:delText>
        </w:r>
      </w:del>
    </w:p>
    <w:p w14:paraId="391FDB3E" w14:textId="21DD1052" w:rsidR="0054728A" w:rsidRPr="003E3290" w:rsidRDefault="0054728A" w:rsidP="003E3290">
      <w:pPr>
        <w:spacing w:line="276" w:lineRule="auto"/>
        <w:jc w:val="center"/>
        <w:rPr>
          <w:rFonts w:ascii="Arial" w:hAnsi="Arial" w:cs="Arial"/>
          <w:b w:val="0"/>
          <w:lang w:val="es-ES_tradnl" w:eastAsia="ar-SA"/>
        </w:rPr>
      </w:pPr>
      <w:r w:rsidRPr="003E3290">
        <w:rPr>
          <w:rFonts w:ascii="Arial" w:hAnsi="Arial" w:cs="Arial"/>
          <w:lang w:val="es-ES_tradnl" w:eastAsia="ar-SA"/>
        </w:rPr>
        <w:t>(</w:t>
      </w:r>
      <w:del w:id="1178" w:author="Yosua Pratama Salikin" w:date="2026-04-22T11:09:00Z" w16du:dateUtc="2026-04-22T04:09:00Z">
        <w:r w:rsidRPr="003E3290" w:rsidDel="0055745C">
          <w:rPr>
            <w:rFonts w:ascii="Arial" w:hAnsi="Arial" w:cs="Arial"/>
            <w:lang w:val="es-ES_tradnl" w:eastAsia="ar-SA"/>
          </w:rPr>
          <w:delText>RS</w:delText>
        </w:r>
      </w:del>
      <w:ins w:id="1179" w:author="Yosua Pratama Salikin" w:date="2026-04-22T11:09:00Z">
        <w:r w:rsidR="0055745C" w:rsidRPr="0055745C">
          <w:rPr>
            <w:rFonts w:ascii="Arial" w:hAnsi="Arial" w:cs="Arial"/>
            <w:lang w:val="sv-SE" w:eastAsia="ar-SA"/>
          </w:rPr>
          <w:t>RS DHARMA HUSADA</w:t>
        </w:r>
      </w:ins>
      <w:ins w:id="1180" w:author="User" w:date="2026-05-09T09:23:00Z" w16du:dateUtc="2026-05-09T02:23:00Z">
        <w:r w:rsidR="0075706A">
          <w:rPr>
            <w:rFonts w:ascii="Arial" w:hAnsi="Arial" w:cs="Arial"/>
            <w:lang w:val="sv-SE" w:eastAsia="ar-SA"/>
          </w:rPr>
          <w:t xml:space="preserve"> PROBOLINGGO</w:t>
        </w:r>
      </w:ins>
      <w:del w:id="1181" w:author="Yosua Pratama Salikin" w:date="2026-04-22T11:09:00Z" w16du:dateUtc="2026-04-22T04:09:00Z">
        <w:r w:rsidRPr="003E3290" w:rsidDel="0055745C">
          <w:rPr>
            <w:rFonts w:ascii="Arial" w:hAnsi="Arial" w:cs="Arial"/>
            <w:lang w:val="es-ES_tradnl" w:eastAsia="ar-SA"/>
          </w:rPr>
          <w:delText xml:space="preserve"> </w:delText>
        </w:r>
        <w:r w:rsidRPr="003E3290" w:rsidDel="0055745C">
          <w:rPr>
            <w:rFonts w:ascii="Arial" w:hAnsi="Arial" w:cs="Arial"/>
            <w:highlight w:val="yellow"/>
            <w:lang w:val="es-ES_tradnl" w:eastAsia="ar-SA"/>
          </w:rPr>
          <w:delText>…………………</w:delText>
        </w:r>
      </w:del>
      <w:r w:rsidRPr="003E3290">
        <w:rPr>
          <w:rFonts w:ascii="Arial" w:hAnsi="Arial" w:cs="Arial"/>
          <w:lang w:val="es-ES_tradnl" w:eastAsia="ar-SA"/>
        </w:rPr>
        <w:t xml:space="preserve">) </w:t>
      </w:r>
    </w:p>
    <w:p w14:paraId="162AB098" w14:textId="77777777" w:rsidR="0054728A" w:rsidRPr="003E3290" w:rsidRDefault="0054728A" w:rsidP="003E3290">
      <w:pPr>
        <w:spacing w:line="276" w:lineRule="auto"/>
        <w:ind w:right="36"/>
        <w:jc w:val="center"/>
        <w:rPr>
          <w:rFonts w:ascii="Arial" w:hAnsi="Arial" w:cs="Arial"/>
          <w:color w:val="000000"/>
          <w:lang w:val="es-ES_tradnl"/>
        </w:rPr>
      </w:pPr>
    </w:p>
    <w:p w14:paraId="7EC56D3D" w14:textId="31AB0CE7" w:rsidR="0054728A" w:rsidRPr="003E3290" w:rsidRDefault="0054728A" w:rsidP="003E3290">
      <w:pPr>
        <w:spacing w:line="276" w:lineRule="auto"/>
        <w:ind w:left="1440" w:right="36" w:firstLine="720"/>
        <w:rPr>
          <w:rFonts w:ascii="Arial" w:hAnsi="Arial" w:cs="Arial"/>
          <w:b w:val="0"/>
          <w:color w:val="000000"/>
          <w:lang w:val="es-ES_tradnl"/>
        </w:rPr>
      </w:pPr>
      <w:r w:rsidRPr="003E3290">
        <w:rPr>
          <w:rFonts w:ascii="Arial" w:hAnsi="Arial" w:cs="Arial"/>
          <w:color w:val="000000"/>
          <w:lang w:val="es-ES_tradnl"/>
        </w:rPr>
        <w:t>Nomor LGI</w:t>
      </w:r>
      <w:r w:rsidRPr="003E3290">
        <w:rPr>
          <w:rFonts w:ascii="Arial" w:hAnsi="Arial" w:cs="Arial"/>
          <w:color w:val="000000"/>
          <w:lang w:val="es-ES_tradnl"/>
        </w:rPr>
        <w:tab/>
      </w:r>
      <w:ins w:id="1182" w:author="User" w:date="2026-05-09T11:22:00Z" w16du:dateUtc="2026-05-09T04:22:00Z">
        <w:r w:rsidR="00BB3E28">
          <w:rPr>
            <w:rFonts w:ascii="Arial" w:hAnsi="Arial" w:cs="Arial"/>
            <w:color w:val="000000"/>
            <w:lang w:val="es-ES_tradnl"/>
          </w:rPr>
          <w:tab/>
        </w:r>
      </w:ins>
      <w:r w:rsidRPr="003E3290">
        <w:rPr>
          <w:rFonts w:ascii="Arial" w:hAnsi="Arial" w:cs="Arial"/>
          <w:color w:val="000000"/>
          <w:lang w:val="es-ES_tradnl"/>
        </w:rPr>
        <w:t xml:space="preserve">: </w:t>
      </w:r>
      <w:r w:rsidRPr="003E3290">
        <w:rPr>
          <w:rFonts w:ascii="Arial" w:hAnsi="Arial" w:cs="Arial"/>
          <w:color w:val="000000"/>
          <w:highlight w:val="yellow"/>
          <w:lang w:val="es-ES_tradnl"/>
        </w:rPr>
        <w:t>……………………………….</w:t>
      </w:r>
    </w:p>
    <w:p w14:paraId="76FCBBF0" w14:textId="551D65AD" w:rsidR="0054728A" w:rsidRPr="003E3290" w:rsidRDefault="0054728A" w:rsidP="003E3290">
      <w:pPr>
        <w:spacing w:line="276" w:lineRule="auto"/>
        <w:ind w:left="1440" w:right="36" w:firstLine="720"/>
        <w:rPr>
          <w:rFonts w:ascii="Arial" w:hAnsi="Arial" w:cs="Arial"/>
          <w:b w:val="0"/>
          <w:color w:val="000000"/>
          <w:lang w:val="es-ES_tradnl"/>
        </w:rPr>
      </w:pPr>
      <w:r w:rsidRPr="003E3290">
        <w:rPr>
          <w:rFonts w:ascii="Arial" w:hAnsi="Arial" w:cs="Arial"/>
          <w:color w:val="000000"/>
          <w:lang w:val="es-ES_tradnl"/>
        </w:rPr>
        <w:t xml:space="preserve">Nomor </w:t>
      </w:r>
      <w:ins w:id="1183" w:author="User" w:date="2026-05-09T11:22:00Z" w16du:dateUtc="2026-05-09T04:22:00Z">
        <w:r w:rsidR="00BB3E28">
          <w:rPr>
            <w:rFonts w:ascii="Arial" w:hAnsi="Arial" w:cs="Arial"/>
            <w:color w:val="000000"/>
            <w:lang w:val="es-ES_tradnl"/>
          </w:rPr>
          <w:t>PT. DPP</w:t>
        </w:r>
      </w:ins>
      <w:del w:id="1184" w:author="User" w:date="2026-05-09T11:22:00Z" w16du:dateUtc="2026-05-09T04:22:00Z">
        <w:r w:rsidRPr="003E3290" w:rsidDel="00BB3E28">
          <w:rPr>
            <w:rFonts w:ascii="Arial" w:hAnsi="Arial" w:cs="Arial"/>
            <w:color w:val="000000"/>
            <w:lang w:val="es-ES_tradnl"/>
          </w:rPr>
          <w:delText>RS</w:delText>
        </w:r>
      </w:del>
      <w:r w:rsidRPr="003E3290">
        <w:rPr>
          <w:rFonts w:ascii="Arial" w:hAnsi="Arial" w:cs="Arial"/>
          <w:color w:val="000000"/>
          <w:lang w:val="es-ES_tradnl"/>
        </w:rPr>
        <w:tab/>
        <w:t xml:space="preserve">: </w:t>
      </w:r>
      <w:r w:rsidRPr="003E3290">
        <w:rPr>
          <w:rFonts w:ascii="Arial" w:hAnsi="Arial" w:cs="Arial"/>
          <w:color w:val="000000"/>
          <w:highlight w:val="yellow"/>
          <w:lang w:val="es-ES_tradnl"/>
        </w:rPr>
        <w:t>……………………………….</w:t>
      </w:r>
    </w:p>
    <w:bookmarkEnd w:id="1168"/>
    <w:p w14:paraId="7849FC23" w14:textId="77777777" w:rsidR="00B95FD9" w:rsidRPr="003E3290" w:rsidRDefault="00B95FD9" w:rsidP="00B95FD9">
      <w:pPr>
        <w:spacing w:line="276" w:lineRule="auto"/>
        <w:ind w:right="36"/>
        <w:jc w:val="center"/>
        <w:rPr>
          <w:rFonts w:ascii="Arial" w:hAnsi="Arial" w:cs="Arial"/>
          <w:b w:val="0"/>
          <w:color w:val="000000"/>
          <w:u w:val="thick"/>
        </w:rPr>
      </w:pPr>
      <w:r w:rsidRPr="003E3290">
        <w:rPr>
          <w:rFonts w:ascii="Arial" w:hAnsi="Arial" w:cs="Arial"/>
          <w:color w:val="000000"/>
          <w:u w:val="thick"/>
        </w:rPr>
        <w:t>_______________________________________________________________________</w:t>
      </w:r>
    </w:p>
    <w:p w14:paraId="495AB03E" w14:textId="77777777" w:rsidR="00B95FD9" w:rsidRPr="00500D44" w:rsidRDefault="00B95FD9" w:rsidP="00B95FD9">
      <w:pPr>
        <w:numPr>
          <w:ilvl w:val="0"/>
          <w:numId w:val="19"/>
        </w:numPr>
        <w:spacing w:line="276" w:lineRule="auto"/>
        <w:contextualSpacing/>
        <w:rPr>
          <w:rFonts w:ascii="Arial" w:hAnsi="Arial" w:cs="Arial"/>
        </w:rPr>
      </w:pPr>
      <w:r w:rsidRPr="00EC2AF8">
        <w:rPr>
          <w:rFonts w:ascii="Arial" w:hAnsi="Arial" w:cs="Arial"/>
        </w:rPr>
        <w:t xml:space="preserve">Contoh Kartu Fisik Peserta </w:t>
      </w:r>
    </w:p>
    <w:p w14:paraId="37281929" w14:textId="77777777" w:rsidR="00B95FD9" w:rsidRPr="00500D44" w:rsidRDefault="00B95FD9" w:rsidP="00B95FD9">
      <w:pPr>
        <w:spacing w:line="276" w:lineRule="auto"/>
        <w:ind w:left="720"/>
        <w:contextualSpacing/>
        <w:rPr>
          <w:rFonts w:ascii="Arial" w:hAnsi="Arial" w:cs="Arial"/>
        </w:rPr>
      </w:pPr>
    </w:p>
    <w:p w14:paraId="1859FD2F" w14:textId="77777777" w:rsidR="00B95FD9" w:rsidRPr="00500D44" w:rsidRDefault="00B95FD9" w:rsidP="00B95FD9">
      <w:pPr>
        <w:numPr>
          <w:ilvl w:val="0"/>
          <w:numId w:val="21"/>
        </w:numPr>
        <w:spacing w:line="276" w:lineRule="auto"/>
        <w:contextualSpacing/>
        <w:rPr>
          <w:rFonts w:ascii="Arial" w:hAnsi="Arial" w:cs="Arial"/>
        </w:rPr>
      </w:pPr>
      <w:r w:rsidRPr="00EC2AF8">
        <w:rPr>
          <w:rFonts w:ascii="Arial" w:hAnsi="Arial" w:cs="Arial"/>
        </w:rPr>
        <w:t xml:space="preserve">Semi-Swipe Card </w:t>
      </w:r>
    </w:p>
    <w:p w14:paraId="4F52ABE5" w14:textId="77777777" w:rsidR="00B95FD9" w:rsidRPr="006B06B2" w:rsidRDefault="00B95FD9" w:rsidP="00B95FD9">
      <w:pPr>
        <w:spacing w:line="276" w:lineRule="auto"/>
        <w:ind w:left="1440"/>
        <w:contextualSpacing/>
        <w:rPr>
          <w:rFonts w:ascii="Arial" w:hAnsi="Arial" w:cs="Arial"/>
          <w:b w:val="0"/>
        </w:rPr>
      </w:pPr>
      <w:r w:rsidRPr="003E3290">
        <w:rPr>
          <w:rFonts w:ascii="Arial" w:hAnsi="Arial" w:cs="Arial"/>
          <w:b w:val="0"/>
          <w:noProof/>
        </w:rPr>
        <w:drawing>
          <wp:inline distT="0" distB="0" distL="0" distR="0" wp14:anchorId="0A56E702" wp14:editId="42E8F984">
            <wp:extent cx="2497951" cy="1554480"/>
            <wp:effectExtent l="0" t="0" r="0" b="7620"/>
            <wp:docPr id="1072501692" name="Picture 1072501692" descr="C:\Users\Provider04\AppData\Local\Microsoft\Windows\Temporary Internet Files\Content.Word\AdmedikaSemiSwi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ovider04\AppData\Local\Microsoft\Windows\Temporary Internet Files\Content.Word\AdmedikaSemiSwip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 r="52365" b="802"/>
                    <a:stretch/>
                  </pic:blipFill>
                  <pic:spPr bwMode="auto">
                    <a:xfrm>
                      <a:off x="0" y="0"/>
                      <a:ext cx="2497951" cy="1554480"/>
                    </a:xfrm>
                    <a:prstGeom prst="rect">
                      <a:avLst/>
                    </a:prstGeom>
                    <a:noFill/>
                    <a:ln>
                      <a:noFill/>
                    </a:ln>
                    <a:extLst>
                      <a:ext uri="{53640926-AAD7-44D8-BBD7-CCE9431645EC}">
                        <a14:shadowObscured xmlns:a14="http://schemas.microsoft.com/office/drawing/2010/main"/>
                      </a:ext>
                    </a:extLst>
                  </pic:spPr>
                </pic:pic>
              </a:graphicData>
            </a:graphic>
          </wp:inline>
        </w:drawing>
      </w:r>
    </w:p>
    <w:p w14:paraId="31995665" w14:textId="77777777" w:rsidR="00B95FD9" w:rsidRDefault="00B95FD9" w:rsidP="00B95FD9">
      <w:pPr>
        <w:spacing w:line="276" w:lineRule="auto"/>
        <w:ind w:left="1440"/>
        <w:contextualSpacing/>
        <w:rPr>
          <w:rFonts w:ascii="Arial" w:hAnsi="Arial" w:cs="Arial"/>
          <w:bCs/>
        </w:rPr>
      </w:pPr>
    </w:p>
    <w:p w14:paraId="6294313D" w14:textId="77777777" w:rsidR="00B95FD9" w:rsidRPr="000673B9" w:rsidRDefault="00B95FD9" w:rsidP="00B95FD9">
      <w:pPr>
        <w:numPr>
          <w:ilvl w:val="0"/>
          <w:numId w:val="21"/>
        </w:numPr>
        <w:spacing w:line="276" w:lineRule="auto"/>
        <w:contextualSpacing/>
        <w:rPr>
          <w:rFonts w:ascii="Arial" w:hAnsi="Arial" w:cs="Arial"/>
          <w:bCs/>
        </w:rPr>
      </w:pPr>
      <w:r w:rsidRPr="00362EDC">
        <w:rPr>
          <w:rFonts w:ascii="Arial" w:hAnsi="Arial" w:cs="Arial"/>
          <w:bCs/>
        </w:rPr>
        <w:t>Meditap Card</w:t>
      </w:r>
    </w:p>
    <w:p w14:paraId="6A31D51D" w14:textId="77777777" w:rsidR="00B95FD9" w:rsidRDefault="00B95FD9" w:rsidP="00B95FD9">
      <w:pPr>
        <w:spacing w:line="276" w:lineRule="auto"/>
        <w:ind w:left="1440"/>
        <w:contextualSpacing/>
      </w:pPr>
      <w:r w:rsidRPr="00EB033E">
        <w:rPr>
          <w:noProof/>
        </w:rPr>
        <w:drawing>
          <wp:inline distT="0" distB="0" distL="0" distR="0" wp14:anchorId="7EB902DC" wp14:editId="1AAF9DD2">
            <wp:extent cx="2392986" cy="1554480"/>
            <wp:effectExtent l="0" t="0" r="7620" b="7620"/>
            <wp:docPr id="1388162702" name="Picture 2"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ue background with white tex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92986" cy="1554480"/>
                    </a:xfrm>
                    <a:prstGeom prst="rect">
                      <a:avLst/>
                    </a:prstGeom>
                    <a:noFill/>
                    <a:ln>
                      <a:noFill/>
                    </a:ln>
                  </pic:spPr>
                </pic:pic>
              </a:graphicData>
            </a:graphic>
          </wp:inline>
        </w:drawing>
      </w:r>
    </w:p>
    <w:p w14:paraId="14C99F37" w14:textId="77777777" w:rsidR="00B95FD9" w:rsidRDefault="00B95FD9" w:rsidP="00B95FD9">
      <w:pPr>
        <w:ind w:left="1440"/>
        <w:contextualSpacing/>
        <w:rPr>
          <w:rFonts w:ascii="Arial" w:hAnsi="Arial" w:cs="Arial"/>
          <w:b w:val="0"/>
        </w:rPr>
      </w:pPr>
      <w:r w:rsidRPr="00EB033E">
        <w:rPr>
          <w:noProof/>
        </w:rPr>
        <w:drawing>
          <wp:inline distT="0" distB="0" distL="0" distR="0" wp14:anchorId="5E464A58" wp14:editId="508E6707">
            <wp:extent cx="2402259" cy="1554480"/>
            <wp:effectExtent l="0" t="0" r="0" b="7620"/>
            <wp:docPr id="1969459624"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lose-up of a logo&#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02259" cy="1554480"/>
                    </a:xfrm>
                    <a:prstGeom prst="rect">
                      <a:avLst/>
                    </a:prstGeom>
                    <a:noFill/>
                    <a:ln>
                      <a:noFill/>
                    </a:ln>
                  </pic:spPr>
                </pic:pic>
              </a:graphicData>
            </a:graphic>
          </wp:inline>
        </w:drawing>
      </w:r>
    </w:p>
    <w:p w14:paraId="5632E64E" w14:textId="77777777" w:rsidR="00B95FD9" w:rsidRDefault="00B95FD9" w:rsidP="00B95FD9">
      <w:pPr>
        <w:ind w:left="1440"/>
        <w:contextualSpacing/>
        <w:rPr>
          <w:rFonts w:ascii="Arial" w:hAnsi="Arial" w:cs="Arial"/>
          <w:b w:val="0"/>
        </w:rPr>
      </w:pPr>
    </w:p>
    <w:p w14:paraId="6E6EF9AB" w14:textId="77777777" w:rsidR="00B95FD9" w:rsidRPr="003E3290" w:rsidRDefault="00B95FD9" w:rsidP="00B95FD9">
      <w:pPr>
        <w:ind w:left="1440"/>
        <w:contextualSpacing/>
        <w:rPr>
          <w:rFonts w:ascii="Arial" w:hAnsi="Arial" w:cs="Arial"/>
          <w:b w:val="0"/>
        </w:rPr>
      </w:pPr>
    </w:p>
    <w:p w14:paraId="15EDC71E" w14:textId="77777777" w:rsidR="00B95FD9" w:rsidRPr="00500D44" w:rsidRDefault="00B95FD9" w:rsidP="00B95FD9">
      <w:pPr>
        <w:numPr>
          <w:ilvl w:val="0"/>
          <w:numId w:val="19"/>
        </w:numPr>
        <w:spacing w:line="276" w:lineRule="auto"/>
        <w:contextualSpacing/>
        <w:rPr>
          <w:rFonts w:ascii="Arial" w:hAnsi="Arial" w:cs="Arial"/>
          <w:bCs/>
        </w:rPr>
      </w:pPr>
      <w:r w:rsidRPr="001B5722">
        <w:rPr>
          <w:rFonts w:ascii="Arial" w:hAnsi="Arial" w:cs="Arial"/>
          <w:bCs/>
        </w:rPr>
        <w:t>Contoh Design Kartu Digital Peserta</w:t>
      </w:r>
    </w:p>
    <w:p w14:paraId="5DFC7DF9" w14:textId="77777777" w:rsidR="00B95FD9" w:rsidRDefault="00B95FD9" w:rsidP="00B95FD9">
      <w:pPr>
        <w:rPr>
          <w:rFonts w:ascii="Arial" w:hAnsi="Arial" w:cs="Arial"/>
          <w:b w:val="0"/>
        </w:rPr>
      </w:pPr>
      <w:r>
        <w:rPr>
          <w:rFonts w:ascii="Arial" w:hAnsi="Arial" w:cs="Arial"/>
          <w:b w:val="0"/>
          <w:noProof/>
        </w:rPr>
        <mc:AlternateContent>
          <mc:Choice Requires="wpg">
            <w:drawing>
              <wp:anchor distT="0" distB="0" distL="114300" distR="114300" simplePos="0" relativeHeight="251659264" behindDoc="0" locked="0" layoutInCell="1" allowOverlap="1" wp14:anchorId="715BCF46" wp14:editId="6A2B9DD3">
                <wp:simplePos x="0" y="0"/>
                <wp:positionH relativeFrom="column">
                  <wp:posOffset>502862</wp:posOffset>
                </wp:positionH>
                <wp:positionV relativeFrom="paragraph">
                  <wp:posOffset>87630</wp:posOffset>
                </wp:positionV>
                <wp:extent cx="1789545" cy="2743200"/>
                <wp:effectExtent l="0" t="0" r="0" b="0"/>
                <wp:wrapNone/>
                <wp:docPr id="2015818106" name="Group 2"/>
                <wp:cNvGraphicFramePr/>
                <a:graphic xmlns:a="http://schemas.openxmlformats.org/drawingml/2006/main">
                  <a:graphicData uri="http://schemas.microsoft.com/office/word/2010/wordprocessingGroup">
                    <wpg:wgp>
                      <wpg:cNvGrpSpPr/>
                      <wpg:grpSpPr>
                        <a:xfrm>
                          <a:off x="0" y="0"/>
                          <a:ext cx="1789545" cy="2743200"/>
                          <a:chOff x="0" y="0"/>
                          <a:chExt cx="2162175" cy="3313430"/>
                        </a:xfrm>
                      </wpg:grpSpPr>
                      <pic:pic xmlns:pic="http://schemas.openxmlformats.org/drawingml/2006/picture">
                        <pic:nvPicPr>
                          <pic:cNvPr id="97713956" name="Picture 7" descr="A cell phone with a member card&#10;&#10;Description automatically generated"/>
                          <pic:cNvPicPr>
                            <a:picLocks noChangeAspect="1"/>
                          </pic:cNvPicPr>
                        </pic:nvPicPr>
                        <pic:blipFill>
                          <a:blip r:embed="rId18">
                            <a:extLst>
                              <a:ext uri="{28A0092B-C50C-407E-A947-70E740481C1C}">
                                <a14:useLocalDpi xmlns:a14="http://schemas.microsoft.com/office/drawing/2010/main" val="0"/>
                              </a:ext>
                            </a:extLst>
                          </a:blip>
                          <a:srcRect l="-10309" t="-4333" r="-6702" b="-3365"/>
                          <a:stretch>
                            <a:fillRect/>
                          </a:stretch>
                        </pic:blipFill>
                        <pic:spPr bwMode="auto">
                          <a:xfrm>
                            <a:off x="0" y="0"/>
                            <a:ext cx="2162175" cy="3313430"/>
                          </a:xfrm>
                          <a:prstGeom prst="rect">
                            <a:avLst/>
                          </a:prstGeom>
                          <a:noFill/>
                          <a:ln>
                            <a:noFill/>
                          </a:ln>
                        </pic:spPr>
                      </pic:pic>
                      <pic:pic xmlns:pic="http://schemas.openxmlformats.org/drawingml/2006/picture">
                        <pic:nvPicPr>
                          <pic:cNvPr id="687478909" name="Picture 6" descr="A blue background with white text&#10;&#10;Description automatically generated"/>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486032" y="922638"/>
                            <a:ext cx="1231900" cy="80200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524C5A7C" id="Group 2" o:spid="_x0000_s1026" style="position:absolute;margin-left:39.6pt;margin-top:6.9pt;width:140.9pt;height:3in;z-index:251659264;mso-width-relative:margin;mso-height-relative:margin" coordsize="21621,331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rkzDCQMAAJ8IAAAOAAAAZHJzL2Uyb0RvYy54bWzkVl1v2yAUfZ+0/4CY&#10;tLfUX4mTeE2qalmrSd0W7eMHEIxtVAwISJz8+12wmzXtpFbVNGnaQylguJx7OOeS84t9K9COGcuV&#10;XODkLMaISapKLusF/vH9ajTDyDoiSyKUZAt8YBZfLF+/Ou90wVLVKFEygyCItEWnF7hxThdRZGnD&#10;WmLPlGYSPlbKtMTB0NRRaUgH0VsRpXGcR50ypTaKMmthdtV/xMsQv6oYdV+qyjKHxAIDNhdaE9qN&#10;b6PlOSlqQ3TD6QCDvABFS7iEQ4+hVsQRtDX8UaiWU6OsqtwZVW2kqopTFnKAbJL4QTbXRm11yKUu&#10;ulofaQJqH/D04rD08+7a6G96bYCJTtfARRj5XPaVaf1/QIn2gbLDkTK2d4jCZDKdzSfjCUYUvqXT&#10;cQaX0pNKG2D+0T7afBh2pkmeJtNhZ5Yl2TgLO6O7g6MTOJrTAv4GDqD3iIOntQK73NYwPARpnxWj&#10;JeZ2q0dwXZo4vuGCu0OQHlyMByV3a07Xph8AnWuDeLnA8+k0yeaTHCNJWhA+LPJnoylGJbMUJHiJ&#10;KBMC6QaMgTruGkRQy9oN+IESU759s798F5qVX8+1A4shsnUKrMApEeKAaiaZIY6VnnIPxp/foyGe&#10;rRtFby2S6n1DZM0urQY/wJ351dHp8jA8SWUjuL7iQngF+P5AGgB/oL3f8N7reqXotmXS9UY1TABu&#10;JW3DtcXIFD5VIMp8LAMgUlhDvwJAb9VREmfxPPh1NM6yDNbDZD6NU4zAt6Msyye9zKwzzNHGo6wA&#10;rQ/gs4Nodx9Car+y8Xlb0DvadJ9UCTfjKQ3efY7en1Qt8G6su2aqRb4D+QGiEJ7sbuyA7W6JRy2V&#10;Zxkwk0LIkwlIws8E/B7x0IUE+suGzj9jh3w2HUOp8Hd66gcwyNEPG7FlaEPobQ2FT5a9KbqGO4Yc&#10;FJz/yBHpIO7eEUEcRz3/caGPZ3mcgbGggs/TNM9m/eHHEp9myRyqeijxsxgKfLDesU7/JcWH5wBe&#10;wWDu4cX2z+z9MfTv/65Y/gQAAP//AwBQSwMECgAAAAAAAAAhADyF5GV36wAAd+sAABQAAABkcnMv&#10;bWVkaWEvaW1hZ2UxLnBuZ4lQTkcNChoKAAAADUlIRFIAAADCAAABQwgGAAABH33hbgAAAAFzUkdC&#10;AK7OHOkAAAAEZ0FNQQAAsY8L/GEFAAAACXBIWXMAAA7DAAAOwwHHb6hkAADrDElEQVR4Xuy9BYCd&#10;V5k+vvv/7S4sVCM1nEWXxV1arMKiLaWapCkFSlso1EuNuru3lLqkGne3STJud677HfeZTCYTff7P&#10;8937zpzc3InADIQlJ3nmuL7nPe97zvfd8/3L38V0dXWhpaVlEM3NzR5aW1vR1taG9evXo6mpyYtT&#10;mOIsbXt7OzZt2oRcUYWNCmlsbERDQ8NOULhQX1/v+c12wy1vdXX18BUlEomChajy/DDzu2GG7u7u&#10;XVWS3KEQQ6HCNWRuOrmt0t1UksBhZy3AB896AyffsBwXvxDG2vg2HH7WPGL+DjjojJk4/MyZ+NKl&#10;S/Cp3y7FpEcq8YPby3DkpPm7riSZTGL71m3wzPY9gGuc8J6enl1XstUy/BWmt7d318MlUznlOc+W&#10;2b49W+P27dsG3bszux0uMyoU27fQxcK3bcPW7VuzHdyDevaoJ3+t2W1P/M19iLb2I9qyAfGWfiTa&#10;aLdtRLyVaOtHvEP2AJJ0J5guQTvdOYB01yakOvuxefNmaNXIFbmzUSWVmT488/7PYt4nP4s5R7wf&#10;B3/6Grz/v38Pf8sAQi0bESYizQNsyAaEWXGUiBFy1zVtwMCmzbufXWvDIZREIlgdC6IoFsGaeIi8&#10;EkZ5Io7SVAxlOVSl46hJJVFDu7VoFu0w/OkY+rZs2n1PqhP1qIynUJtI0Z2CL1WP2mQj4i/dQHcD&#10;fNEUUs1t2Li+C91scWfvesTnvoDGji6Uv/4QNnOB3GVP0uk0wvEMoqkMAqzMl2hAXTiFumgavngL&#10;5rzwCoKpJsQaO9BQ9hwSyXpEK8J44tCjEcq0IN7Qik27o4lmV21NBaIhH0J1NQgHqj0kgzVIhP3I&#10;RPzwrStBMpJGyZJFiEfq8cu3fQhf+I+xKJ2xmuFB9mTjrmdXKpWCn4WHfKpAqEUyXId02IdMuBbp&#10;iA8NRN3qVQisXobSZSUoK/Lh0IPGIx5tQIKVSJ7sdgpHgj5mCCMaDCASYusTUWSSETQmo6hPRYgo&#10;06QRqAqgtiKANx97CEccdABSySYkE2FWsgc9SYUrUR/zoTnpR3OCSNahJRlAayrg+ZvidQhWh7Fq&#10;7jxMP+J9OOOEH2L1vY8jEWpB7LF7OVwDu6aJKokGS9GYqENDrNarSLYKbozXkiZVSNSV4oZLfodL&#10;fv1L/PyUk/Drk76HOQuC+NNFN2DavZdh00D/7qew1qqs2e79M9t1u2ly/z23xe5yCqsnRdH2gkIq&#10;i6HwIyftnOaIyQu8lXqXNNEUXhdtwxGUbodNnkfIno/xZ82lxJztFTSeGDuZ7klzcbgXb+loM06d&#10;3O2ysn37Zq/zf6nZxn+7ncJro51ei/KHQlD4f5+3gO7hhpM9odzZ7XCJpCffOgs/HQYn3zqb9syd&#10;wrOYScJv2f3sKgq3FWyhMGaiepGlk+iWHy9sp5aw256UhrqYWMOxM5rWb8ERnASHnjaVQ0fCF0gj&#10;muyWGf96s233s2skzC4r+ZsoEhJaI2F2yycjYXZZSTwezyX768xuxe9ImF1qkOqJ9hrae9j+QzC/&#10;dlCLFy8e3JO4sHSydzu7rGBl1IZGbu0LrSDZ8ttGyK3AKuno6ChYyb8KoVDIy2wVmFsZzS8Eg8Ed&#10;wqxyS7t06VJV8nbi31S4jCr4d+Kd8mhIxPmazoJmnPzqpdwKkz+TyeyQzsJjsZgqGEscTPwnofJ3&#10;Mlb7/8vZMpZQjXHD883/Ryi+YMF/G1NeXu5tpXUAINhhgGvbwYHSuYcEcvf19eGee+5ZkytuR3Pz&#10;zTf/3CWaud0wI65sN9x1D8vlZWVlgzPEMgidnZ2DYSKwFSQ7P73Cheuuu+5HuWKHzLp16wYTWmYl&#10;tgKsULONJ9x0lvayyy47KVfskFEFEpWn3VGEsx4Lorh+Ow48fQ7VnUVeuIsrng/hvgWt+NmDdTju&#10;D/Pw2YtXYcJ9NZhavdmLv/baa3+aK3bIqAJPzZORvTu4Ji/u6quv3rkHxcXFjNV+nNZfaUiD4SoA&#10;dYmda/BOIfbCFKygpKQkF02jbmzfQu0oW3T2UGDPu6ZVOFfskPFoMEJm/vz5w1WwDVFu9mM6AGje&#10;sMPmP8a9eKJ9IzGAlBeW3fwnGZbuGkC6m3a7jj6AhQsX7lxBRUWFF1nLjI999pNYMP5dOOR/rsEX&#10;P3Yu4j3bEeCGP9wygAhhG/9I24BXeYTwN/fD37jeK4PT9MRcsUNm7dq1XmRxKIziaBTFXH5LY2EU&#10;JSIIFC1GCfd/5dzkl6WEKKpo16QTqKqPIjHldtoJxFbP88ooOE01RNs5RFXci9dw01+dSKOaa30d&#10;/b6mBgSTGdTSHa1vRAuXjw3c9Lev70NvRzvaetajqasbDR09XgXXX3/9zj0wPogkUwixMF9M4KY/&#10;3oxAtAm1aa2ePYg3daK79g2Ur1mESKIJf3zn53DCOz+EQDCFcLrFq+Dee+8t3AOZkF8bfO7F/TUI&#10;1lUhzv13jPvwFPffqaiPm/4kfDXVqK2swrK5a/HBd4zB197+LiTZ63jE75Vx//3379yDNWvWeJFB&#10;FqzCtcmPh7jBj9Yhxe1yJlLHbXOA/iAC61ahYtkS1MdDGHvIeIwnkpGAt9GXoUwYnsiRcJCtDiIW&#10;CSHBwtLcuDeQqNrcZ+iuT8UQrA0SMaxasBSHve3tqFy1BvGY0oe8Mgr2wIYoE63x9tnab7ekspv8&#10;7AY/6IW9+fLLuPyBGXjz8KOw7PGXkJi2AMniAP58/wNIhWu8MgpWYD2oj/u4ofd5hTZxk68KGhOs&#10;MOFDMliBmpXTcf1FF+LK3/wKn/rA+zB9Vglmz63ER48Yh4babBkF16IsDWxZsy16Fq57Z7+WR+0K&#10;uRJ7/mEq0BBpy5TdTu0oYMZrL3fWAm+XeoTnX8hwIS/dhCyjDdsDtSV/My/34bkTAm3sx00WFhEL&#10;nXRZe+zE2V4FN954484VeDTI9vCvNgUryNJg+y438V++Yg4+8POdh9AwbsIir4KCQ5SdRVu5SR9u&#10;gy7M3GX8z657a/gKvB5QahVqmaA9ddbW4cnOBBYOnbTQq6DgEK1evZrtt2cXO2MMCStiHzZhNsZM&#10;0glOgXRnzvcqKNgDVTBSZhdEHhlTsAdFRUW56L/e3HTTTTuvRSM5RMPPohEyoz5Ew07TkTIFhb4q&#10;ML1f+r7B3Qs89dRTuPvuu72NiMUZLJ/cw/ZAkVawCrHNhfDMM894thsmuHkEVcRZ9P1csYPmXy+9&#10;9NJblcAKtt2KFTBjxozBcKtEceY2KD/LexvxHypXhWt/qx36gQ8//DCi1OrcDba5bX9mm3MLtw27&#10;3OFwGLfeeusGlnWoyiMGd/1mVNlOgY7RZnxX8Xu/Eb/rrrteKy0t9Xpge+J8aM8s291TixZumEEH&#10;J7Jtv21pXL+gM5Rp06YV3hLvqdHWWYUb/Vy6G+2Nzq5t6c1NVdVzF0prbjeP/G68vWlA9jo117Q9&#10;M1qdND/cSt2C83Hddddi0sSJg2n+8Ic/4MorrwQZwLOvuuoqz9agFCqnUJh1TBBVd3mIV8hMnTrV&#10;m/RWmGyrSHZ+pfl+y5MPC3fXFzdvfjkGpdUhIRl257VoOKOdjzphmsPYSTOp4c3E2DNn471nL8An&#10;fzMHh1Gb0POhcadOpWa4iFre8LqTYfyZr+HIiQsw9rRXceCpr+PwiXNx5FmzWe4Mao2zcMhZs1gu&#10;lY0JczGWWuN4uk2zUSdI0Z3PQ4Yz0ou15Pz+6QoPF/+Z9p+rcNHTlbhIbobJ9pBzW9pduc0/ZLNM&#10;p1wvPGfnp9W5V8HN7HBGnRAl9AjpikcX4JUl5SNyLvPXGHWioPQfzgx2wozeydjDTtjWZ6TNXnfC&#10;eEKmpqYG75k4FTPnzaJvOyqCcSyqiGBNoAG9A9knkuH6Rm/3JhNpasfi1SXo3LBxjzu+J0ad+N3v&#10;fvfdXBN3b3QwNlIPUUbK6GHMggUL9nyZNcaWCSbrURZMoTyYRkUojXKimv7qQAqVoQwqgxlUhRJ0&#10;C0lUhYVUFvIT1XTXRtLe+U5tVPly6XJx1YyTv5LuykjWXxvJoJplGjm1Ou1VJzSdrBO1DRtR1bQR&#10;oZbNeP6lp1DdtAF19Rvha9wAP93h5j6EmjbB39LvncsFG5V2g3cIqIM/7/Cv1Q4BNyLZPoBkZz+S&#10;HVlk2nUwyDChrR8pHRzqjSEdGLb2UVpnp6ymk6R/rom7N1L3rRPrEu0oyazHpQ/PxfV3PIsl9z2M&#10;RY/+CUUP/AnXPrYU1z08H9c+vAjXPjoPwYZOVGU2oKqhF5X13ahu6EFt43p2vBdL6zi6jb1Yl2zF&#10;JdNX4rYFpXilPIrHl1XjihkrcdHU5XjmrRn4/SvzcOnMFbjsrcW4b3EZNgxs8tqhJwV7tcRK7VAn&#10;vLPEWBMqEy2oiregMt6G6mQbqpLNqE63oi7dRlBZSzUi3dyG2ilPoGPNbKRbOpBu60WqsRU9fQPo&#10;7d+E9VwEetZvQHdvH7r7NqJv0xa09/WjY30/2rt7kawpw/r2enT2bqC/B50lS7DmiT9gYNOA14m/&#10;aokNs7HRhjaEMy20W9mpBtSmWhHKtCGQbvc6EqrvQLC+FZHGBvrZgVf+iK6ezQxr8fKHM+2IME1H&#10;vAob2hpx4fnnoqWDna/vRKShAxmWJyoGST2lbZaOtW4hV70ObNqcpcRf1IlBxg7UIhSsRcBfjSAR&#10;Cvo86HWiMMNDIR9iYT8S0TrCj1TEj7SONeMB1JSUIR1vRHtbO1LRABqCxQitnYL2WBGaG1uQJHWv&#10;O+TzmPD2D+Fnb3sfLjn8iyibsRShuhhXRz+SMb/3ApWMOvHQQw/tvFEczriUCNRVs8G13ptcmXQS&#10;fet7MNDfh2ikDk2NaWza2IeBvl60NqbQ09WKDes7sHHjevR1t6OrswnJaAjdnM8RX5B7khZ2OINI&#10;IIbSZauRiYVRW16M8w/4BM58x8dx/sGfRZTTVYOiQ+FYiJ3YPMTYBU8/hzNDndiG1ZUhlPpiqKj2&#10;o7WtC83t3agLxtDauZ7+Tk8j7erqhLaDsWiYjY5wBMNIEYk43YkIqaHG+lCxeh2q1lWhksKwpiTM&#10;wYlizeKVGHPQwTjonYfgpKOPZvoGRCIRhMIxbhOjg6uTlti96oQO5Ww6BXxlHLkqRAOkSKAC8XA1&#10;EsFK72w4H5moDw2cBs2pEBoTAQ+tmQjqqqoRp0xIRJIoWb4C69aWo6KoBiVLy7D89bdQtWQFylat&#10;Ql1tgtOuFR31YWxp4T4iHSUl+r12SNgVPEkfzqgTJrHT0UqkI1Xey2YZdqAhqvPpOrSm9ZZbnfdS&#10;WguhM2sdlntvwaWyfkHxrWlScp0PR591E1YuK8eC75+EZ9/zflz7yc9h1ic+gZnHfg8Lf3wmlr+w&#10;ADN/fTG+dtBhaK9YjV5SUW/JyagTBQ+whjO2s5MJ1XHUOcLJiB5s6I3GGkTqSJEQRz8ifxVipEws&#10;yLBglYdEoBJxfyXTlSFKhHxr4a9YgWDJIviL5yOwjlg7H3VEzepZ2bC1CxAqW4xMkMt7oBTJcCWh&#10;JwFZia1O7NXqNDSdpNZtRkm862+OYsLX0Mf6R6AT66KdO+3QCkGn49+4cgV+eOsqfOl3i3HsdWvw&#10;sUlv4OtXFuF7t5Tj4xfMwTevWoXT7lqLr19d5D10KFTOEOZh7EQ9cBjSnfaqE5pO2dVJBWzDE7Mq&#10;8eTsSjz+N8aU5WFWn33IutedGKQEd3ZrwqLEPO9VSI32nuBwb188l3vvJUT2Ec/eYwH33HO9g/+/&#10;qBOihN6rkVkT7ciRd+8xfpIOFNT53R8iFMK4CXrLMjud9lrtUCd0JqmptC1Hzr+X2e79XOEvnE7Z&#10;JXbPGdvFpc8W4bzHyjkFF+LQM6bha5cvx/vPmY2jJs/2plehPDtjR8YWJQqegQ9nTBXXo7TujVtx&#10;yElTiFdw8IlTsqDfdR9CWzjop0Qu7ZifvO7ZXrjSe2AZVk5+PuKQE5l+sJ5XcegPn2UXsjyhJXav&#10;9hNDlNh3jKbTP3wntLPbK7VD21NTxfcVs9c8oU7sa0c2e90JPfQyVXxfMerE9ddfv+cHyu5px75i&#10;9lpOrFixwuuE+4xAzw70nMCeLcgW3DTmt2cP5ja4YfnxEq75Yfa8QvZeT6c333zTY2wVYI21gq1Q&#10;q8DiLJ1QV8f9N21LK1sPdPVMzk3nlim45bhpFa5OPP7443veCb2Wpz2zGqAC3EabO//hsFWqNLNn&#10;zx6s3PLIzqeuxbnlWJ78NApn0/6V0NPTnV51tgg9etWDYT0LfvuTTz7pjahbiVugNTI/3tI88sgj&#10;3jM6+auqqrzNv9K46fIfZtsgCFaHPXcmUz/CdumZ8gGEXvTWA2w9Th406ogC1Am9Xa6H0IcR488+&#10;++zWxx9/DIsWLfJeSV++fDlWrlzp2eId2cuWLcOSJUs8W3659ZqobEFhBpWhdILSWJkqS2GqR3ne&#10;eust/PGPf8THP/7xo9mOdxGHqz3EIYQ6o47oebfa/n/czJo1y3sobg/IBZv75teUEeTWQ3l7MK80&#10;9nBdtqB09jBez6ctn1uGVimpPVwIZuSasfeGc3mBnhlLa3QrcW23UdZQuQ16A99NJ7e90S+3DYLF&#10;G9Qx6UgbN270plauSXtuuAZ/V8uYy1zGcPlMa+EW58ZfdNFFXhmWppBteSyfW56gQVi1atXedUK/&#10;fXALcQt13Vap2+j8BgvWQFt9LI+bz9K7cfKrvP7+ftx+++1/zDVv98aEmhU4HCz+6//7E4/08muK&#10;XHzxxbjiiiukEnivQ+hViGuuucaLd8vM74AbbpBf01hPqnLN27Uh2T9not5dr92KXajhFRXlXrxV&#10;mp/W4twwN861BUtrtgaltrZ2zzpw8803H+9KXCtUYSZcXLhp3IoFa5T5XShc8YXSyG9hssXokhe5&#10;Ju7aUPIdb2/QuIUJboX54eZWHpf5LaxQnMsTbjqrx6BVS8/Lc03cteGcPV76i50ojJ0wFwefPhdj&#10;zpiFcWfNxmd/ozdR38IhE2fj0FOn4fAJ+mFN4dddXYw7awneefpsHDZxMdMzz6lTaS/GWMYdceZc&#10;HKnfIE9ajEMnzcOhZ8jNfJPneHnVgV1eaOIaMtvx4gGr+JR7y3HavWWY9HAVjvj5LLy5rh0H/XS6&#10;d1XIkyu78JFfTPeuALH0w+GwSXOwsG4AX/79Uhx62iz88MZifOp3K/C5i1bh1PtqMfGxGhx65gyc&#10;9sAaHH9DKW57K4MxZ87y8moK7TEP3H///TdpCtkbKxc/rbdbsm7vrRbZzhstnjtnu+Gy893eWzaD&#10;b984b80Mk8/zE6LAHnfg4Ycf9jqQPRu2NzBo5B8JDGcKpc1hryhw33333awOZF//347XSnzo6c8+&#10;Uv17GXVgj5lYPKAObGMX1P0t2Jwdib+j+YuY2Iw3ifagA6P1rpKMhOVeU0Ame6vOdnRGw57bMGhc&#10;//at2ERnwXR/pdkrHjj//PO/aB2Q0UQyVu5nm6qj9ahNNXjjXZ5pw7SVART5m9HY1e+lW14dwaqq&#10;Wi/9SJm94gG9xb0jBRzDVckb3ZwbuWuKtsn2mq+f8yhN9lnASNFAU2iPeeDZZ5/d5w6A94oHnnvu&#10;uX2uA3vFA6KAHTdqUug1t8FX3YgqugW94ub5wwn6E9nX1yIMD6dQEdKrbtlX2ar0Khvhi+o1N6V3&#10;4vSqWyRNKF/2VTeVUau0DE/WZ3/GuNc8YMvolm3bEdaram0bvcus9JvWWAvRrNfX9Bpb7retud+3&#10;2m9cvVfc2vuR6GRY+8DgZVfC4KtvbfptrF5124iUwLT6DWyqi24izbAEIbNXcuC3v/3teqm5MpvI&#10;sHX1vd5vXq/41U9R27gBNY198Ndv8C7B8jfR3TKAQPN6BNjBuhambe5DJNdIe0fPQ4F39DwUekeP&#10;nfcGoz2rAezVhkbG4wEuIQNcXWoz/Xj9k19A95SbMOe9H8Tc93wQiw47Eh/83JU4+NNX4dBPXIc/&#10;fug4jPv05Qg2qzMEqZS9BWwAkWbdBCYK6lqyDQixYfphcJgd8n4czHRqbJR2lP4A7Tr9ULhJPxjO&#10;UmCvmHju3Lk5Jt6GjaRAabIXCx5/DTc8sxy3PjYdix58CqufeRE3PjQf1zw0D9c/uQRX3z8fV9Ou&#10;zvSgqqEHlfU9qCZqGntJNbpJlfKGbu+Fw/uXlWNKsQ8XTV+D5fEO3LeoEr9+cwWunLoSd0+dg6tn&#10;LsNFby3BkyVBPLCk3OvAXmmjQ8voVmzeuhXFkQiKohEUR0NYF/ZjXTRIdxil8SjWCbEQiuJkwFQC&#10;q5IxFCci3i+ly1Ixdp52MpH9xXQygopMnMJv6JfTujKtmmF1KTLsG48iuuB1VKei8GWSnKYphFcs&#10;G+yAz+fbsw5oGfVWIU6fzVu3ozzOTTuhtyOrkq2svIV2C3xpFkp3ONOKSH0TmsvXYOPK19DU0olU&#10;YzsaWzvR0tGN/o2bsb5/wHs7slegZtvRuwGdtLs3bEJ770a0bdiC6tlvoKlzPZr1llkPeevP12JT&#10;R7vXgb1eRrM8sI2r0DZUJtLeHXHV8TRqk2nUeMigRj8jT3LJY9radAP8iUasfeEO9IbLEMhwzjK+&#10;junCGe592zqQaWpDV1cbNvb1YL1+Wt7bh46eXnR00x9Yhz52rr2jFy3dXehpYZ6ID/Wd3V4HxMR7&#10;zAPqgD0A1DIaSjd7r3dGGpq9O+WqE63wp1q9Vy9rEs2IeK95tiHMDgTTpMzy6ej1lyJA6oTqW5lf&#10;efXeXiP6uhuwdUMHNnU1MS3z1HciHW5CJJBgp7sQTHUg3NiFxopVCDV2oy7d5bVjryjADY0nB6TH&#10;bN22FcFYAvF0PUK6HI8jXUcBU5doyL5/HdJFelTuoo3wS0glGzmt2LGSdahZV410aw9ijW1INHeh&#10;syGMyLw/4oaLfo2+9iRiqSa0tqzHL8Z+EveO+TJuOfzr6OA0jaXaULpiBSnXhlCq2euAeGCPKXD9&#10;9dcfa6rEtq2bEQ75EPBXIazf6+s9Vfr1Xqr3fmqoFjH645GA9/P5pN5N1W/5Y3666xCqDqOdjU+T&#10;mfs6Yrjq3J+gLbDEmx7tbT3wzViNK8Z9Cae984M4453/hXMO/Djq67u9tyn1bmsiVue1Y68k8XXX&#10;XXfcoCrBDujCAb2XGlIngjUI1VUj6Kumv9K7aTDi3TRYw07oHT0/p0QdG69O1CKuewSq69CQbEYD&#10;p1fUVwt/qR8ZUioZbkEzO3jCAe/HJ98+Fl884N047x0f5YA1sKw6JCJ+RDlAMuKBv2hHpld03Jdq&#10;g4E6VsCRjocR43LaxKXOc6vR4QD6+sic7a1o5PKYSfixvrcTmzf2YcvAFsSjKTTUtyMWa0B1cSlK&#10;l6ziKPtw2riPY+J/fhSnv/Mj+PPtf2bjszctxFlehOXK7O0UGuzA1q1bPApk73bMIahR9yEazt7Q&#10;4I16hPOdFEjHuHJwGmVykLshFkBdWSlCxauzNzcsX45VFJaxQARp8sGB//6fOPCdY3DQQYfg1mtu&#10;4pQMkoJBUiCEKKeljDqg5225Ju7a2NGimHjT1m1YVxtDuS+Ezu4+NLd1ItPIEW7pQJK7su7uXu/B&#10;dDDo3+mNYL0N7L0RnFB4DFVry1FZTKwuQcWqCkSpwforw7jyt1fi0AMOxeEHHIKqotWIRMIIhaPe&#10;G8GCzF7viY0HRIEISRmNaFTUECIeIXPJDrGhBO16Stn6dJTzPObdWanrLBroly00ZdK0udxWBwmW&#10;V5dEKhLHkjdeh29tEd5z+JF48ZFHUVulqcmyWW6cHU9Q0svslRxweWDr1k0I+SoQrqtENJBFMlRF&#10;aMrUIhGs8mxBrzTrdWZ7ldnQnAmjqsTPqZZCqLQSRfOXorqsBm0UcEtmzcGymYtQUboCtWU+rnRp&#10;NFHeDLQ1ozUV8l5pltEU+ouYePvWAc5lNbYajWQ4XdSpuzy8CzyTdd7ryrqKw4N3iadeZc76vVed&#10;ycjt6RAWzlmBJcuLUbaqHCt/dTHauCG650c/w9qnXkBoxlzM+PaPUHbXUwisrEL10mKsufpStERK&#10;0ch6ZbSM7hUPDHVgM5dFjXL2Xez6CEeZy6N34yg74HUidzmod3GJ9/51tmPmbknXYcGcpXj4z1Px&#10;1quz8MIR78IrX/42pnz6C7hgzBhUzC9D84zFeO6KW1H6ykyqEQN44DvfwvpIOdo4WDJ7xQM7dGDb&#10;Zk6XSk4NvSzOhnKVaeKoZinA6ZLzqxNqcEOuI/Wkmq5bTQbKESxbjOcfvhNX//bXuGjyL3Dxz8/G&#10;BRPPwNGf+QRO+96Xcf3ND2H2bB9mza3DkoVBrnJtePri01H86iNoYDkyosBeTaFBSUyFLqE5Tqma&#10;4fyWwIpxGdWL5HG92k+K6CXyBPlCL5HHvBfJ6ZaQqytDzF+OsG8dwjVFCJYsQaB4IWrXzPVeJPev&#10;nee569bMQd26OQiwo/GqFagPMF+gxOOvgC+7H9grXcjlgR2NzoOG/pm/UPiO0NGAYrL2IGRl//Bv&#10;Nix7nCy3Tpe8IM/slSDTExpRQEVRGeWuakPBN9VHG2viurkpuyfeK11IHfAo4A3YFu+F1ewFJoWf&#10;vBh0jc5RTKcbVnSVTjZMbj1+WoAjz5rluYXdvwGfLW9dJKtO7xUFXEEmM25i4QrycfQfVuIrF8/H&#10;1y5dgEmPV+KH1y/DsX9cgq9dvRQ/urMUH/7lbHztsmX46mUrC178uxMmLWQHOr02aBXa+2VU56L8&#10;rw4M3S1k9wa5yIVzZMdOnkNb7nkcZTVyLik4E+PPpnviHG/kxwlnFypvR/+RExeiJNeBvZ5CWR7g&#10;v+1b8cqy0N/l9wePzapi0z1W3rsOiALewRYpsBV/3zfezey1HBhcRtmJMR4T6/cDmhok725gP57Q&#10;PBYzF0qzJzhq0lyszU2hvd7QmCATD4wlD6jAnZhsGFgDPnrBIvzg1nIcd8Mahu/+QXg+juTAlUSz&#10;q9BeMXG+INvTVSgf48XQuWse9mYAhrAAxdEsBf6iDY2MFqKTbpy6y/u3h4eu9MriL8l/ImG3w+0V&#10;D5gg247N3tct/q5GqgDNXjOxRwGJASpz4/bgPQgXWssPP2u2N30sTLesjpu8ICcbds5TCEdQkK0N&#10;dXgd2Gt1epCJafaWB8aeTvLfXYGxZ+pNk3k45sqleO/ZM8jUizGO87pQnoJwJPFe78i8DuTUwXHe&#10;SO45pCYc8pM3cODP3spKcEniCTMxdtLsnA5UOF8+JK2Lc7rQXk0hUyU0+ziDcNAPX8j+kEc/+sn9&#10;2Md1ez8ocn/4c9LLtF/O/iBI6RiWzeP8YCgXV/AHQ0rL8HeePAUdGylI2ZC9lsRDUyjLRLsyhVPs&#10;fT75C4XJ7JUc0DtzLg/sC2av5MAOkngfMXu9jLr7gX3B7HUHXFViXzB7NYV0vL4v8sAeU8A2NPuS&#10;+YdnYi2jey+J9yEjJq6srNyzDuTrQvuCUQf2agrti6vQP7QcUAf2eAqpA/a6zb5i/iJBlv8avF6N&#10;d+G+Lm9u128/RZGdn85sxVk6q8NNozDZeyvITtAUsh87WAOswvxKzK2lTpBbFd9+++3ejxYeffRR&#10;72dcyuumd21rqPyCdczy7NUqZL/gEPILswoNhSpT2NNPPz2YRuXod2N6/8LSy7aybOQNNhDugKgD&#10;+oVfrom7NpTEX1almkbKnF+hVeqOmipSOoXpB0SWx9KqvDvvvHMwv5VnaWRbHtcWFL9XFJARySUL&#10;rEKDNdooJLdVZNBngizcGqh8b7zxhufOhzsQll62dVxQWbr5kE3T7yf1A1b99rPg7yi9wOnTp3sk&#10;t0KsErdC2Y2NZu9Yuf2My00/ZcqUwXiLE2wgDG68uUXhu++++yU2Tb+41Y9W9QvcwV+0qtHqmX7m&#10;6v0k97TTTrtay5aYWQ2wSqwxbuHWQbdiPc/SFc1yq3JNH0uj0VS4/Ab5Lc7KkVtQG2bOnKnR189x&#10;hXfk2jn4a1a3A/qZq36Se9Avf/nLLv2iT1NCI6opJb5QgwX5Vbhsi5PftY0SFqZ0bn5Lozg3zMI1&#10;lV944QWb+2MI/RxXUBt3+F2xdUI9O4hQ4sM/9KEPfVa/xnvttde83/4a7PfB9htihek3wfqNsP1e&#10;2MK1esi2cIuTrd9IWl6ls98oqxz9sPq8887rVjuIIwn9xlnt0hewdupAIaNOiWHUMUsov0e23Ril&#10;sUu6jen21ijfLhl2RA212A/edtttl9x///3P3HHHHS/dddddL8mmQBt0GyzMwl234vLT3nrrrYPp&#10;3DgXVoZbjpWlMLdci7OwQv78PMJ99933LMMuZ18/lOv239fcdNNN52rq6nf/+tnvhg0bdoB+Ravf&#10;NCvOoPB8t9LJrc+gu+GF0sq29IXSynbdltbN48LSu2nM7fotTP2RrRsadVm61hldzE8F5rLcsPxt&#10;zL333jtTwl0/WpeuKEjgaxUvtMLb6m5+c7tpLb1sLaqyTWq4tlue3hf78Ic/jK9+9auexuWWaQu2&#10;lWVxyuv6XduFmzY/XuFqi6ScfjwvoogguoqKInd5bphGz+gaEEkfDbo11my3wfkNd8NtIAULy09v&#10;cNOq40aQ/DzmtjLdMNedn8/CLJ9bn/ldQlq4wfKKGOJk3WowZ86cPdc+99a8/PLLG6Ri5HfEGunC&#10;baDc+Y0vBD0XDgQCXkesDEF5BeMEN4+FufVaGqkmxg1uHhfWRhf5cflprE7BLUsTU9yp9FRit+eG&#10;beTMKaeccrB9dUM6V/7AW6OHc7sNttnsQmFXXnkFvnHiaTjzzDO8DimfDaBY/09/+pMul9VnErxd&#10;q9yPP/44HnjgATz44IOeW2FSqfS7JuVx2+HCDXfj3TA33G2/EcJ1m61lURyh7fzll1/+udzwjYyh&#10;dnKctj0aFC1HakB+gw3uzLMwc7udcaEOWMcMlla2kJ/fynbLN9vyWHrXb2EWbmW47XZh5Qr55Rgs&#10;XvJRslJ6N7WrPb/uaU8MVc/j9ZMnEUD7T6vUhRpjHZLf3AbrpMUbzC/bOuTaLtwZKHtXbvMbjNBu&#10;GmubweLcPG763UFE0EU1EtJ79WGTPTE6xdP917Zl3Olpu3cj5kIcPmkOxk/S3RFzcNREfdx1Id41&#10;cZ53T4XeZvG+oT5JD8nn4pCfK60uadX7SXMYr9fXsu8e7VT+XuKwyXrxUK8x0NaD97P1Js0Crx2K&#10;U5ojVffZ+rjKEq8Nut9izOSFTD8HY89egHdNYPvPVvr5OGrCPBwxUe82Md8E1aG2Mv+kxcw39BFb&#10;I4Kede/V3ZJ7YowIms3iBKtUUOd+em8lfnbzEkx8oAqf+P0y/PCO1fju1Svw7auLceLNK3HLlGIs&#10;imzCgSdOwS8er8J5j9fgwFNn4cJnfPjYOVPwP79VOXr7QO8L7sWrFsPgsImzcdPMRjy1pIUDNx3H&#10;31CEhxc1YdypM/HzJwI498lqfGDyNO8Ni/f+YiHee9Z0nPGgD798ogyHnzGDAzsLn7u4iIM8F8ff&#10;WIITrl+Ck+9ag7MfrMJRZ83Cl69cjf+9rRrjJpK4+hRfrl4RQZf06LDnur25B3BPzFNPPfVrEUGH&#10;IhLMmgXCOFYsjOHsOXTiTBx02jSMnTAbh5w+AwefTjc7Ic44bMIMhs/0ZtXBp8/EoWfIvcBzH3Ta&#10;TA4G03EWjidB3XIN+fXlo1D8IWfOwSFnzKZbs3ahV5fcihtDIo0jZ5o9duIc75IULw3bcuiZ5B6V&#10;w/aOJcfo1WDFjyHRxqh/bP9Bp81guSpvqF4pAyKCOIG76j2/oHRPDDWQG+1jIcKQsXc4BL3AY2+R&#10;/XMaI4KOLq+66qqRJYIulZGwESd4RMi9K7Nt2zb0cezfWJ79MYNep/07v4n3dzXa60gm6OfFIy4T&#10;SNWfiROkQQwRwYZ8O4oDena4mS75/3nJIE7QXkGcUPDT3H+NkWAWEUw72smQKDb0I/JiuUdk79cm&#10;Ofc/htEmU0cYo6YdacdsgtnM4J093kBt9d5r3laADEqjpWunm2loCocJ+gwLy3IYa7C+fdTY0YWW&#10;oxHXjvTWl6sduUZPZtraO/HMwmKseOhhTD33vFxMdvzW+OIejeatC6DaH/Pmd6U/ikiyGW19A6iO&#10;pbB123ZUBOIc8m2Iphqxaet26JNOqY4erO/fiFA0hfrOHjS3dnLpy9WvQvcxetg+QUQYce1IF4tL&#10;MNs+wTVFjHthzkqcesNsvL6oBC9PeT0Xk73ORfpSrKEZicZ2lPsp2Nu6dVMZBgY2IdXVh4raKNKd&#10;fagMJtHU1QuOvze4K8oDWFXphz+SQFldCjWhGHyxBqyriWTHnn/M3leMZIKIoH2Cnqnmhm9kjO4I&#10;kUwoRIT9ZsiICJIJIoKO/XPDNzJG14SICFqO9hNheKPlSDJBRNirLzbuiREn2EdMPCJoCdBy4P0+&#10;5p9TJbVVcPv2oQ2qEUHa0agQwQ7wXMG8cfMWRNv7EcvdQSZEmvu8O8d0H9ngvWRtGxDXnWG6c6yj&#10;33NHGSbE2voRbtuEUNsAgkSoNXvLlRBsGYC/uR++Zt16NeDB37IJgVbFMx3TBpnXswWGhTz0D96k&#10;pZu2VJZuy6pr6vdsL22uHuUJenY2XYDxYcZFWa4QUv1Nqp9ozJWTKy/Yuh49G7LfoZMx7UjPE0ac&#10;CI899pj3zpU4QUuSmc0UvLUN/Wxc9i41X1M3Ag0bvE6EGzcg0NTnDVywsc9DoGk9guyQriELt25g&#10;x0kEQnej6Y403ZuWIhKdG5Bs5SC0Zy+S8wipe9eYLnu5HPPoIjkiafk6h6C72HRxnHdpnOwOKgGE&#10;3cmWEHRvG4metbNpLD7N8gbBNiTa+1gH20Q70b6ebaC/pZdE2oiB3GcZZYwTpB3p2+G54Rs5o4f7&#10;+ccWuguuun4DKjngtfXq+Dak+7ag9skr8PytFyO5Hmz8ZiQ6tiDeuR3xrm3kAiDTuxUZTqCGAaB+&#10;I9BIO7Z+GzIbFLaNbsDPWatZGWomUT2OEVf1EesJuclJju1B3GXhJFg2jMQioZPexXkcUC9e986x&#10;rBaVR84VgXPQpFCdHjepbu/eOk6aHCIedw0gonTkiIHcZyVlRAQ91Mmdop6QG7qRMXfcccfvtFkT&#10;AbLLUZYKA+SE0lQPylPdKGZnnz/up3jbJ36FP115Hn703R/guK9fgp7FixB65U00T3kNHVNnIPbM&#10;c6iuasDLs2oxdUEQy8p6cfvjRXhtah2Wrglj2oIovvD9OxAj0XwNm+Ajl9U1ckkgoWV7F/HtgOwX&#10;hbMwv5adDbmvDfcjqEFl+7SEiUs1eH7dfOjdeMi4Js5q2kHvxsItXOJIKIVzAkXbN3Hgyc2dW1HH&#10;yeTXUsglN9DQxzb1YeMAZ1DOaDkyFXXEN2umoooIHifkzKZtm7E6FERRtA7riJJwDGujAayJ1aEo&#10;7sPaiJ8IY3XMj5Jo0LPXMb6YKIkFUJ6MoDwRR0Uy4bnLkmGUJZL0x7EqFcXadBRFDF+XihOJnB1H&#10;CeOzSOTsJErIpcXpFMrqG1GSSbOsNCcH7YZ6VNY3eChppL8xg4qmBpQ1NaO0geFUuysbm1DT2IjK&#10;phaUzpuBTE0Z2urWIrXwFfhYdkU986TqUZquZ/n1KE/T39bI/E07EEGcYEfZI04EPTjfQUWVZsRK&#10;t3A5qoglUZVoos1O0NZNdlV0V3NjVUN/bULuDOpSTfBxNyy7JqUPGzcTjfBl6hlWjwDD/KkMIgkO&#10;zPRn0eMn562ahdSa1ahOZFDFAahi+iqmqWLaijTTpRtJsHrPXaEwopxpy1lepcBwz82BrNTAya9B&#10;ZxnVzFuTYVuIKt22x/Ca+jaEFr6K6J+vwtr7r0AiQ2KRiCHV09QIf6YZcV8ZWlfMQmDKgwgvnTn4&#10;lVsZ4wQd4I342ZGIYN+eNJkgIuh2yjV+P8qCfpT661BJrqgIBlAW5kwP+lAarkM5OaQi7PdQGQkQ&#10;ftSEg9wBB1AryB2Lws9y6ziTAyR0JFKDiseuQ/l956B5+oNIxMPwc4aHGR8igpzV4YZGRIgow9NN&#10;bUg3tyNFROubGd6OeFMn5UAXktypR+nXV61T9McbOxFjWIwDnmjs8BBnvnRrLzrJeU2LXkFN+Vo0&#10;tvci1aZr4DagvmU9Gpi3oaMLvdXLUf7kNejv6ERrz4adBLOIMGqc4D5jNrOZ+wTdw+jPtCHMTgfY&#10;sUB9u+cOZlpRlyQnJJvJ0uQCooocIS7QzZu13uwjyBE1TFNDf2261SurVndCZjrhq+9A3bpF8P3p&#10;SvQH1iLR0IK6+iaEOHBB1hXk4Ib0We8MbabVPZFhItTCwWuOojG0Aht7GjHQ24FNfW3Y3JMhUVoR&#10;JSJsX5B1R0ic+uZOdHDw6ouXex/8DTM+ps+Nk0uCJHSyqQNJtm99qASNK6chVZ8mkdtZViP6HSK4&#10;MuHaa6/d82+17YnRDz20HIkIroq6jUSIpMmijV2IZjijGrrYeLnbaLcjQZXVnySLc5DU4SAJEU5y&#10;SYpnUBtLe2GhNMO41NTFtSw10k/2p10bb2R6DhJnepwDVjL9OQRL1qJFdUXrEWf5ERIiWt/i2bpO&#10;NVteCzpaG9HdXIvNLeVo8i/F5s56fP+4b3P2ZlDfyKWPE6eOBA+m2tBEjaiR7Vz24kyse3YaSp6Y&#10;hpql1ASpNdVyMtUmSTT2qT7ehs4uCvkYCcM2REiYuvpOakfZ23plXE4Y8ecJv/rVr64wmbAjEahJ&#10;eBcj6k7NOs9t34TXPZvBUIgIIxAM00+EIvCH4giG43TLr/goAuE0ApEMQpEkQuEIw+PwR4iowrn8&#10;EP5YApF4DLVr16Bo4UqEapNoo5bTzOUlSbkQicURo5CORCMY6G9D5fyH0Vh0L3532gl46NbL0d8c&#10;RlsmewNlknKtraUTXdzTXHDIZ3DdQV/Aix/+CW4d/xXceuDncc07PoNfHvwJfOs/342W5kYkYpwM&#10;/gQSbLOuHdTyKCQT4cHPt8u4RLh/b76CvifmmmuuOdaOst3lSHeF1lSXw19bgaCv0oNurgzWVWVv&#10;sMxBN1hm7xOlW+weqKJfN1oqrgrRoOKz/nioNnuVZkSXpPqQ0r2g0VokY7VIRf1ECPWMTwcCqFjD&#10;DWSsHg1cuhobOrh+9yLN5a6ZGlVvfQBt8XJ0p0rRWLcYjYEw1q0oRZrcWJ/qRFmRD7OufwQXH/g/&#10;OP7AD+AHb38ffvL29+JnB38Y//sf78a3DngffjHmE5h7zwtoqO9BKtmAVDzItgSQiOimTBKUGt7m&#10;gaFPb7hE2KuvuO+J0Y+wdXaUf2yxlUTQzNcAGzTQ/eu7kUlEMdDX4zV200ZunkJ+ztAerrkV6O5o&#10;4UzMMF0HOxdmeK/XsU393I2GaricNKCvpx2dVAM7mhuwoacDTek4Bjb0oiEZRX0ihFaqm5uYrzWd&#10;QHcn5VFNAD0dfWimTGilzAgF4951o/Vcnuqq/J7dxHXeV0klYkU5ileXIM1BnHL+1Tj3gE/g0/82&#10;Fu/4j3fgwLcdiA/+53iccsBHcfrBH4N/XYJ94v6IikV2cgwhEvKRE4ZUVHvGrGOLESeC+3gznwi1&#10;NRWDs1235QbratCUSSIdj6C5ntoM/c0Nac9uoUBTw5sbkh50+Wycy1hLIzUi5m+jnQj7mC6O9pY0&#10;MiSQBqqpPgZdE9zaFCexapCJ+dCQCntpGlIRtCmc8ZG6avhL18JXXomMbrIur4avtJrtoayo4T5m&#10;+QqsW7wG9dzPpOJ1aIhGUbmyGEcefATG/scB+O+3jcPn33E4PvK2sXj7v76Ny14Jpr48g32hQqKZ&#10;z4miy24FTaoICbN50xAn2FH2qCxH+i25bdayMiF7crplyzZUcgZW1VLNrAuhzh9AgCqrPj4p+M0d&#10;CMKfQx2XEb3dHWDaMNVZXYSrDsWpqsY9Ns+xPJHiBi9NyDakuSa7yHBtro+FaYcQrqW6vHw1ypcv&#10;pb0EJcsWexdNr1uyDMULl2DNwhUoXl5Jwsc4gBH4qrjHKQ7ioH97Bw464CAc/I5DcOB/Hoh3/vvb&#10;cfJ3j8f9N9+EqC+MKNumm4yjXAp1bawQYZhkWr5MsKPs0ZAJx2ufYJyQPbQgEbaSCGxktT+K6roI&#10;av1h1NYF0dSoLxq2e3YHdetmqm6bt2xBK9m1vbPDY9s2rZ/cXWZI1O7uTtSTS0LcN0RznYzHdAdv&#10;JHthMDtvSCvcE4rZy4MlaNNcnsR58RgHN5hCXXkdakurULW2DJVFZagprkR1cTWKV1bAXxVDmAQI&#10;BrhcxVpRSSKULF2NQ9/2dow9+BCMO+hgfOvzX4Bv5UqWQ7mUqPd+/qhfJMlW3qydVSz0AxEzLhEe&#10;euih0SHCToKZ2lGUa6NmrYRUMsbZyhmZoQAzaDnRGm5o4BJjtotGLiuC4nSvb3Mm5sHcFq8yZWfj&#10;LD7OpS2GFu4jYvpWSHEp6irFWQ2IR1u4xHH3vq4WNaU+VJb60dQQQenKciybNhMLX3keK2ZOx+f/&#10;64P4zqc+ibuuvAaVq1ejikI/VBNCnOpyUyKOFgr7jPqYDKKBxFebJfc2bx46yjbBPCqcoOVI2pEI&#10;sKN2NICovxxxfwVS4WrvUthEqNq7DjgTqkI6B10NbNCtunZdsPkFc3tXBmvNp0ZkfrsHWWl07/Hg&#10;vchEKwdFt/ROffUNLl3U/WtI0EQKV9/7GhbMW+1d3lw6dwHis+bBX8YlcsY8RIsqsXZRCZa8NRUz&#10;//wylr42HSWLylD12mzUTeUyNmMBKpdXcIKlEeO+IBSux7a2VgSmvob1SbbXX0INi7KKbduct0+w&#10;U9RRkwlaitx9wvatW7iJqfbuU3bvV9YA2kDbFcat6ezdzLLbMkHPFtrrQ+ioj3i2wt24lpQfzakd&#10;y7YyXLQwTW3ZWk8FXbt4BUqKffiXz0xCSVE5SrgEvfrZz2Lut76Nssuvw5r//QEW/Pz3eP0H38eb&#10;H/4ULjrsKMz60alYcNyPUHvbI3jqyI9g9pVXoXixH8G1Kcz6zZVo4XJ2wgFjMeeXE7D0nDPRGqtm&#10;nRG0pH3YtHloOdKOWUSQdnTHHXeM7I5Zy5G9Buk+Y97O5SgW0pXKZd6d0kJKl2PrSvJAhUcEweUG&#10;EUi2zXYLMzRyP2CXZ7uXaAtyN8SkHVUjHaaA1bXMtcUIVqxE2Yo5WLN0Jaa+MgO3Pfwavjn5etx9&#10;y5146Nob8MrJk/D8j87AjDsfxENf+jae/dWFeOmb38SNX/86HjjlZLz53R9hyrd/gsV3PolVD7+C&#10;Z86/Cqv/NBOz7ngSC848F0VPvIJD/r+3wf/anzFQthA9y95Ect1itKWD5IQhFdW0Ix3gjfjZkckE&#10;LUWmoko4b9sywM0UVcB4bvmgreVC0M3kDVEtH7o6XeqgO9DkkEStN6s12zWTm8nmCmvgAA8OvgY9&#10;TiKxjnoSOB2s4CatnPYQMiJ83WrEa5cjUb0I4eI5qFn6HFZOfZDr/R2Y8/ytmPrUdZj21B8x4+kb&#10;sHjKXSie8yTK5jyM1W/cgXnP/BE3nPcz3HPDLVi+shRFpWkUlzWgqDiD0nVxygYffvydL2DVzCcR&#10;XjcTyapVqA8UoyFUgWZywkD/Bm88ZLQcmYo6KkQo9Ix5X34b7m9l3CEQJ4za7xNEhKKiop1U1G26&#10;F1xbBkGB/xTQn37vItbs9e5Db5tI9TYVdcTfwDOZICJktSO7XX4rahO9OPjU2Rhzpn5IoR9RCPMx&#10;9swhyG/YXbgbNly4hf014W7YcOEWtmP4PO+TxQeeNhPVqW7vJNmMBPOoPVm78cYbj3M5IWuyM2Bd&#10;tPMvvp05H9mrdhfgqJ/PxIcvWMjOKmwBxrP88WfN8uoZP2mO9/uyw8+ew3AOCN3jJ8zBERNnYsyk&#10;Rd5vzsbpd2QTmW7iXIxR2Yx/18+zv+jJXgq7Y717B/2+jW1j3dlbcYeIYJs1EYFjNjqCecfN2sgT&#10;QRAh3n/ufO+bz1++ag3eP3kGPn9JEb505Sp84oLF+OwlS/GFS1fgG9euxf/8ZjE+ct4CfOHCBfjA&#10;LxbiY7+YhS9eupoEmovPMc1nf7eIaRh/8XJ86Fy7X/+v/U3c8ETQLz2NCCPOCdonGCcYEfTemT6m&#10;Whbp9lh0PGekXaB++ER21IVm7q6Qn36HTrNMrwwX+qWosCAXp3JoazIIcnOwD2O4sNv6dojPi5uo&#10;etx4TpDJc3DI6fNQGu/0vlVgRjJh1JYj2zGLEzzB7BF/a/Y1SG9NzM4G7/cDcstrMkuwJHsS7oYN&#10;F25hf024GzZcuIW54Z4/+1sMebz+5oy9la19wqgsR+7zhFz93tlRpqsfb//hKzjgpDcHceCJwlsj&#10;BrfsA1j2O376KvEG3ikwzDBUf+FyRgIHEG//6Zt42w+nsO8DnItDRJBMGDUV9eqrrz5By5E4QYTI&#10;TQev4uJIO2VC9msyhuza62DwmyVO2HDhblgu3C37CMqMcRTYR5w1w1sCx03mcqH6GW4oVMZO5bth&#10;w4VbWF74OP04nRpSMWWCoxwNPujXscWo7BN2PsAjb7IBa0dYMO8OWuM/8usl+O71JfjeTUX4/q3F&#10;+O4Nq/DRC5Ywnmt4gTyjAX1wpDjawTEYooKIYPuEUZEJdnbkqahWL6fB2kCzdz1CdgBGH9JuxnM2&#10;ClIC9C0mfV1oMN5TQ0cZnAjaK6wNtZEGQ4LZiDAqnCAimIoq2Gq0ZfsAl0Q2Qh9R8KTWP4nxPrG/&#10;hTJR83CIE+x5gojAMRvZU9SCnEDod8wDbMlHfz4FHzvnTXz8F2/h4+dMo75OyDbIb9hduBuWg8r8&#10;uOwcvPBdlbEn4W6YG0549QlyW/hguqn4b8VNfgkbKZS9+ZczuhVmVA/wJJh3lglcjiIdnmAutG6O&#10;FHT/hHbOY386HXPK63Hw6W8xXN+BkQ6/GIfqUhDq9IdNnokjuX84atJs73MrWpq822cKlPmXI2+z&#10;5nCCvW0xKmdHxgn64aC3HHkmOwVGesdcCIdMmIEXl1Xj+BvW4SuXUCvS7Spcm7Paykx8mLPzG5cv&#10;xGn3VeO3z2Xw+d/OwhcuW47DpTl563jhcv8y7PrYYlS1I3fHnL0+QWYLVkbaMZYzUncVGbLnM3sO&#10;3ZbiYqc0k5bgXRNnccDn4OAz51Aoz+Esz+7OD5s817uLyLtLyVNV3QEz7Fje7upz+5LfH93bpLBD&#10;ORHWhakdOTqqPU8YNcGs3zIPbdZU8VbvR+Dbtg096P5nM9u3USpKL8ktSXaKOmrPE0SEQe1ovylo&#10;RnWzduONN54gmSAu2E+E4Y27WRs1wbyfE3Zt8ogw8m9b2NnRfiIMb+yhTm6zNrKcwPXNW45MMO83&#10;hY37VvaocML+5Wj3xvYJ+s33qKmoIsB+ThjeGBEkE0b8oY4+cLRfJuzeuCrqiBNBnLDjQ539ppAR&#10;J2izNir7BFc72n/f0fBmVJcjccLKlSs9IkSj0VyV+02+cQXzqDzo3y8Tdm9GdTkSJ+ibADpBFRGk&#10;D+s9fG1MRHkXCisESy9b0MceLMwNd8PcOKU3uOnz4938cusDRhZu6cydD+tDoTiDlS1YfxUuoezu&#10;mEdFJogIIoAIoecK9o2BQtC3BGTb9wfcMLPdcBcKUz69w+N+v8Bs3VKsOLVDT7AEKQuKV5ylURvN&#10;rzgXbnmyrR6lN+SntTSyBYXnQ0QQQUaFE6SiLlq0yOtsLBbzOqhKraH5DTQozNK5jTXk5y1Uhhuu&#10;NuizLu7XpNQm2eLOe+65x7uhzMrOt60sC3Pj8/2WztogwufD4iydyQS9mXL//feP7I75lltuOUGf&#10;HFSHpR2p09ZQtyGFYGllG9wOC1aGC8urOtXhu+66yxtotwyb7W6Y7KeeemqH8l23YOVbnAs3nZDf&#10;JnMPRwRxgr4/9/jjj48sJ0ycOPEwfY9RXCAi2OxT5dZw2TYQhvzBMWQ5aUdiWIfcjlm5+i20Pp0l&#10;d34aK0PlWrv0/R8tnRZuaQz5+dw4wep267AwF5beylCYuFS3pF166aWfzw2fmX/N2X+5eeyxx7bp&#10;x4MakPwO5nfEDdeA24w1203b1DTUGXdwzVZ6De7LL7/szT43rTsQgtIqDZcCz694Q369llfhQnZi&#10;7JjH6rC0spXWbCvLylG4TZjcsOk7s/pAqKDveLrf4tzJGJVkC/bBTtn6AKgK+Bd9Pktrrl54lWC0&#10;xliDXNsa7obrg7sKV+cszk2jOIPSKMzy6sxKn1jUkmRlW7xBs1DLlluuO5CCm94mhcFNZ/ndsHxY&#10;P1SOxkM3FejLrRwqjZ2+k2vwvutLiCjuB1Vt3AcHWxFKYJTT93QFFaJPvgr/+stf/jKl+4+khunq&#10;SW3exBm2FKhRZhvcgTC3NT4f+Xldv+pQXa+88or3YeEnnnjC+76a3G+99dZgGfn5rG5B4YLVZW6D&#10;m9byynb7YHk08Nb/N998E/fdd18vx0hjqe/86lO5gj7peyChcdR4ihjGFRr7HQhhxDBCiGpGBH0B&#10;WQWpUFXwr6effvocqq7e+ltRUeGpiuIQQW4RSKwpv9wGhbm24l13oXTC4D0ZRH4ey2f1mm3xymv5&#10;3TzWZjfM8uVDcZZfX0ZUeVp27r33XlxwwQVFHBONmb5ZPD6HsTkcShhBjBjGETtwg2tcYiixOEAD&#10;r48hv5f4GPEZ4qvEt3P42Wc+85lpxx9/fMspp5yybdKkSTj77LPx4x//uOlHP/pR/YQJEwbOOuss&#10;KJxC3rPlFyZPnjxoK9yF0rrh8p966qkbWEcP7V7avSeffPJ6uj387Gc/22hprXzzsw2DZeSHW5tk&#10;Gyze/MrDibfthz/8YeNnP/vZaezzROJ/iWMJjcWnCH0i+ChiHKFBdz/fbd92Hnbg95v9Zr8ZEcNt&#10;+tHcsT5499137/B1cHMLrtv8+V8Bz7fNrTQqOz/cjbfw/HhDofz5/kJxslU++/fw9ddf/61cl/cN&#10;Q8F8zJ/+9KcNOleS0NJmTtqDHWZJZxeG8xu005TqKdv8gtKa29JKSzHb4vPLdf1SW2W75Qv57vz8&#10;+WkUJk1IAnr58uXSyjbpw7C5ofj7mKeeeqq1rKzM65z7yXX7rLrZbpzrN7c+ua6TTTfc4lxbaSxO&#10;ZVv6/HSFYG2xMtx8bpr8MPMrThgYGPCg2770zqmesXAT28XhkLD925nzzz//UH2qRLqxzknUGM02&#10;mzU2i2zmyS/b4t107oyzcJvpbvp8KFwfz9Ygmd/Ky4firS1ufuMkQf585Mcpn+oUdFwtomzZssXb&#10;RGqPcvXVVx+ZG6LRNd/85jf/TWdI2qxo8K2B6pC7QbJNkG10bNPj+i2NxcltGyiFqUzLY/nMrTQv&#10;vPACPvaxj0HcaPG24dKmTrbVIzsfFm62leFCcW68QW0TUcRZIobcs2bNAlVk7atG13Cnuk13wdk6&#10;u7uGDwdLU2ig5HY7rDDXb3l1/9wJJ5zgzXI3XG4jpmDlurBwq98t3+CmtfQWLlt5NQY6uhYhtDI8&#10;//zzI//hCtdQCP1es04coEa4HTS322CD26FC/kKwNIW4wcrXICjeBtLlRrc9soeDxbt1GKwcg6Wz&#10;fAYRQsuyZJs+68VxuiM3ZCNv5s+f7x1jux2wxuU3TH5rsMHtoBvnpnfLsziXEPlxZrtluGEu3DyW&#10;thAs3tIPl8cNEzeKEHq+rC+454ZsZM2ll1763zojF9W13lrl1khraKFG2wzNh9sR5dG6avndcqwM&#10;N73BDVd6uQW57UDRyrE05nbLM7cbJuSnd+Gmk18rhJYlPdq86qqrjs4N3ciZBx988Hmxmio0IgjW&#10;SNcW3Ea6jc5vvKDlRBrHV75xNL50zLe8+0cVbmUqjw7KLrnkEnXOs6mJ4Morr8Tll1/uuWXLL1x4&#10;4YXegaLyq2xrk9WX3xa3HktjYbvKa7A4TSJpa9pLcLxW5oZu5MzTTz+d1Ls0Orq1GaaK3U66DTZb&#10;cBtudn46cdg3vnMsvnbCDxAMBnYaPHEhO4ZHH31Ux8XSzaFnGw888IAXJlv+hx9+2It3CenWZQNn&#10;Ya7bTe/GW5zlNc42t3GjiCBu0KW1FNCbckM3coZa0UY9P7BHm9YwQQ3OHzSz891upxRuHZM+rnLV&#10;AYt3oTTDEdzglmdw81saN73ZLiw+P51bprnNL6gP4miNkR4+5YZu5Iw+bCTNSBVoMNzG5Tc+P9yF&#10;pVHj8/3WIYWb3w0vBLcM15+fx/W7ZSq9C0uTn9bN78bJNs6QLdVdRzdSYnJDN3JGn3ORwFEFmrFu&#10;w9zGF+pMIf+u8rplm9tY3sWu0hvy89mAuXWabW7B0pt/OLhpVLY4QTJhxD9+KqNNiGSClgtbFvIb&#10;YcjvmMHCdpfHDbfBENRJd1ALpdldXstvaaxtbrvcfBaW3y5LZ+GyVbZU1VEjwhtvvOE9CjROcBvl&#10;NtaF0uTDjXc7YchPK9vKlp0/kLLNbbC8Fmfpzbb0bh35eSy9wgyafAbLZ7ZgMkHjM3v27JEngh5i&#10;GxHUiPxfy+sOoiPOmoXDJy3K3jl31iIcOWEh3nXmXIw9ey6OmrgAR02agfFnLWYc0521AGPOmc30&#10;i3EY/Yfp9sbJs+leOMwv8vcc486ezTJY5uS5eNfE2Rh/9lSMZz3jvV/i6zaA+WzLXKalX3kmsm72&#10;wbs1Utcl/Fz52X62YzzLGM+04ybPwxFsn8KUd9zZdree+pO9tkFEG3UiSPeWYNYZyY4dX4CDTp+B&#10;QyZyACbMxDi6x02ag7GnzcOhHJDPnjcLn/7NPLzvV7PYmbkYc+Y0DjY7PmEGDj1lGsad8hqOmLiM&#10;YbrOQB3S9QVu+XuHcWcvxFEk/iETpuHQM0noiYtxpO7CmDAVh2nwznwdY0+ZQSJxwjD9+AmzcejE&#10;WRh/BifBmTM5meZhrK5tYFrv0kGWcehp0zGGg38o446YvJCEsbuWdMlJtl5xgwSzJqnz3tHIGR3V&#10;moqaT4TxZ0zDSXdV4tQ7VuPHt6zBsbeXY/IT1Tj9rhq88ydvYHl4A26ZUomfP1SOr15dhD++HsF3&#10;r16DT/x+CX52xyqcdGe513nNUm9QvEtBhsrfW6icD/x8Hp5c0oiLng+SCLNw58wUjrtmNT52wQL8&#10;6vFanPFgFcaxzrET5uDzlyzHZy5agQkPrsVP7y7DWHLt//x2CY6YQC4+5XVc8Iwf37+7BD+5fRX+&#10;94a1OJRcdvLdtXj32Zow4qJsvVqaJBPECaNCBHGCtCMRQRu2HTp9xlQ2qgJn3F1Oey1OuqcKH5r0&#10;Fk68qwwHn/IWijLb8fqaBpxHIhx+xpv44xshvGfS6/j4+XOxLLQdzxV1kAjZpeFIzra/9t5SXUIy&#10;7tQ3sTS4GT9/uJrcORdXvBjCMZetwDjO5E+dNxdnPhTC+ye/gS9dthpfuGQZfnhLFX500yq2uRpH&#10;X70KX710CcZxKfvcJQtxMfOqf//18xk4909hjD3pZZSngf9hOVq2dC+f6pUcERFGjRN0KCVOkEwQ&#10;IbRsCONY+Tjah5AbDj5jBsaw4WPOmIlDuSwddBqXGsaPp3v8RC5RjBvHQR7D2aer0+Q+mEvXwacz&#10;ngNvZQ6W62C48IJxk+d7twYfcsYstoMEYdihXHJEZMVl/eI83WPHZZPtUNpDzhTYdi4/ur8pWyZl&#10;F4movoxlmw9lmsPIAQdqGVUfrE5CnKDlSJN0VA7xtAM0wSwi/P7pikFc9OcKXPznKs++6M+VDMu5&#10;n6bbs3dMa/D8SuPZO4YPl35X4YNhObfqtvCLWc9QWrVLbRSy4fnpB2H+wb645TjxhDhBRBi15Wja&#10;tGkeEaQD7/g7ZrvrJ3v1jnsB0z+bMZkgAT0qnKBHd7Ycid28sRa8C5d05xH/2jVkFrevYG9NoTL2&#10;AOIEqaiyR4UI0nu1YzbBnL3/jhb/3DNlpRye2Yqhb479sxkTzOKEUVmOJBOkHWk5kopq1O/bvAWn&#10;3DAdb6wqx7QVVV6gXcz2z2a0HIkTRm050j5BMsHlhG3Y4i1Hnf1bsIXr0Xb6syQYuqz1n8n8TfYJ&#10;RgRVIi7wmIF/NmvQ6RAZRAPnhsp/KmMyQcQYFSLoAE8yQcuRR4R8w4HPzn/3Ivu/wpCSWa5iaf8g&#10;RDVO0HI9KmdHIoI9T/BkgmO8MfLui6bLG7e/dtRyhMwVM0JkHXWjnbL2CRqfUZEJWo70CxU9u3WJ&#10;YGrpdvEBCbCV/9wP/WyTrNCszqGQKRS+XTqvNC33DuR93NgBnjhi1Ihgy1E+J2ii5r41hWV33oTt&#10;m4e+RSkzSKiCRNiZQNtzA9+9Mavuurey77qsv68x7UjL9bx580aeCKYdiRPcHbMEUEdnJ6riDahv&#10;bMe08y9CQ3lFjiTAI68u9OzXFhdjw8AmBBJcN7v6EKtvQTCcwMrqFOrCKXRu2IBIqhFdPRuwedtW&#10;LCir8/KtrPAzPoEe5g0n6+GLJlAeTGWXqH2MDrZP0LI0Ks+YX3311e16nmBnR2Z0zYHMfTOTeHJJ&#10;ljj6HG9uvmJBRRjxlnaUBROYXRRERSSDYGMLyv0JtPT2kgi68hmYvbwOFdEG1DW00bcNi0sC1H63&#10;on39RgQyTZi2qhbrt2ZJu6qyjnn2PSKIE/TKy6ioqCtWrPiOfqFpZ0cuEVTZ+vW9+OFFT+OHv3nC&#10;exWwqbUlN0BbvVm7pjqADRsHEGpsQ7kvjKaefiSb2pl2PdbUJFFcG0Yw3YKSmjC61g9g29btaO5Z&#10;jwpfDM3dG1AbSmB1RcjTvsprE6iNDXGCV80+QgxbjsQJ2twuXrz4Z7kh/OsNCXCMXnmRYBYRspu1&#10;XRhvwm71xkbruz4D5q3h3jrOSNoS4NrobcNGprM4GX2xKptGRndRZw03hgxTDlvqBo1l/TsbE8yy&#10;p06dihdffHHk7rZYsGCBRwRxgpaj/bdBFjbuPmHEibBkyRKPCDpFlWDeLSf8kxotQ3aAJ21y1Iiw&#10;R8vRP6kRJ9iTNWmTL7/88shd06zlSD9N0j6h0I55v8ka9+xInDDiRNCFIrZP8DhBwtDDTmLyn8pk&#10;z7eyRsuQHWWLE0ZcMNu7qO5yJBr0UvUsD8RRSlW0jJBKWhFKo5yoCKZRGcp4dnUghWrZDK9UeDDj&#10;xXnuUApVVEOFSu4nKmXLH04SKVQSZnvw0jNOyKWRu5p2TYSIcgMY18YujVq6a2hXDqZNem6lzeZJ&#10;oobu6gjbxrxVRKXSqJ4cFKY6VE5tLIPaSH02D9u4Jbd3kXFVVJ21jbhMePbZZ3cigkyssQOR9k2I&#10;t25EtJm73mbuhlv6EWvNItqygXF0t/cj0bkR8Y5+YiNibYxr3YCo7LaNCLVtQrCVe4kcAi0bPb/s&#10;uqZ++Jo2eqhrZlgrd94tsrNQOg8ME0LME2J7Qqw3zLKD9Aea++Fnfj9tlan6ZHvl0FaabLqNCDMs&#10;wvKiTCNb9dcpr4cB+JjGT9SxvyKYGVuOtFnTcvTKK6+MPBHcl7+yZjsSrT2oY6M1kHEiO/C5wadf&#10;togTExgeFzhAibYNzCsCKR3DvPwDOZtgGkOWoMwveGlJUBJyEO0DHrL56Wb+JPMkmU5IKA/9QtbN&#10;unPhHtqZPodU54CHdBeRs1NydzOuS+hnfD8yqq9jC5KN7bmxyH5jzV2ORpwIf/7znweJIE6w/VG0&#10;bT38jX0I1vejpmk9AvWbPH+yDZwtfQg0buPsYnwjZ19TN+oaOVvpj2hmkhAx2hENSnsf0uxYsrOP&#10;ndzA/Js5oOQqzkYNmhHCI5o3iExjg0fuEjQ4Bs+vQSP3pTpYLrk1RSRFJPpFNM9NgnlEkz8H5Ukz&#10;v5Ah1DZDUmjt5WRa7yHUMEQELUc6ttBypEsbiZEjAte3z1Iwb3c5wdvl0oRb16OuYQOqmzagpnE9&#10;fI20Q3FMOO5ziHGW1tBfRwL5mEbp/HTXNvWRreknMcJ0B8gtQS4zIlSA5fm9ZYHEbGE6EZLLQIDu&#10;kLgqN6NdJMRZDrIz3hlctiPJgU3miJMFiUg7JXjEHCJCUvnIIQr34gY5JmsnW/uy3Mh0sYYObxxk&#10;tBzZ2dGUKVNAWfqj3BCOjJk9e3aJq6KaVhBq6ckNNAesYRMSPQwrW4HQs1d4Qi3BNsbFzu1bEe4G&#10;Z9cWxJkms4EzZyPtAbJxP5DYsBlJhtX3b0WyD1zjOfAc/CAHPkxExDUCiRHjIEie2BLlyRaB8YNu&#10;Bx7nEN5g0s7mz0LuLHcNETXCJTPI5TPICRKiHaJfCBMRtivCNGFOFPlD9TsuR8YJo/I8YebMmWU7&#10;btayRAg2d6OGM7w2wwaWVmPaUZ/AnBNPxMwLjsOz//VZLH7PBzHrfR/HgiPehfmHvRtLad/0keNw&#10;8P/8AWM+eS0O/vzVGPuJa3Hop67Hbz5wAk76r1Nx4Keuw3PzI94yFpAglvCkIJRw9QSuNwADOcjN&#10;gWF8VAKVdsTjmCGENWjM54GzV3aES5EhRr8ne1iOEFV5shmntBL2Euh1WkKJgAR1zh3MDHGCaUej&#10;8jyBQvkQLkmNumLG9gnZxWg71/8ulKfWozTdhUhJNf73xFtxyPuORur1e3D4MVdjyvGnYvZPT0P8&#10;rTfQ+dZsNHLnveyJlzF3WQSvzQvjrkdm49X5acxamsLUWT48/uwSTJmXwXOzY6jVElZP7SS3zNV5&#10;yGk5g+CgiFA5yK+lTgPkDRgREkeRGJ721bLJG9iAlkHKrjraQcqyIDk6kdOIYiRUhBwn7gt3bCIh&#10;mad9C3ztm+EnwizTx/Q+ckldUp99zJpRJcLSpUu/Kb3XOME9wKup70BJsgulyW4EapO49+ViXP7I&#10;fPzh5qdxyf2vYt59T2PlQ3+Gb+58VEyfi+W33otX73sR1zyyBNc/uQw3PLYAf3x8Ma59dCn++Mhi&#10;3PjkEtz4p+WYX92Cykw7qjPrUZPuQ1VDDyqFekHc14tquiWHaht7adPf1IsKplkZafTcPsZVMXxh&#10;uAFXzFqDexYV48ViPy6asRa3LyjDolAT3qiI48mVflwzuwiXTV+NX09biSumF+Gl+Utw7nNz8cxb&#10;s3D1nCJcMnUxLnhtPq6l+9Jpi/DE2jDuWLQOb3LimTHtSMv1iC9HdnYkmWDPmLOcsA0ViSiKogEU&#10;R6qJKNbFalEaDqIoVo110VqsY9jqmI/hQayNBlEcrcOaeAjFsQBK40FUJOMsI4HyZBRlyRBBP90l&#10;yTRWpxJYw7C1yQTWpeJE1i4mSpiuhOFDSGFdOoXidAal9Q2evyJFN2dleWMDCdeA0oYMShq4AWus&#10;R3lzE0obm1BOdbK8MUOitpKoDahh3UG2zT/1KQRnvYRw8TKvjAqWW5Fp9Mqv4ppfVt+ISg56Odti&#10;xv2lzog/WVu+fPnRtlmzo2xTUWsSSZREwlhLrAvHOdARz78uEseaaIiE4IBH6mhHOegiWJiEiKA0&#10;FqEdJkEiWBv3EzEUEWsSYVTEWWZtKcIx5mX56xJMS5R4xGE5qZiH8rQIQeJxIITydCJrp6JZpKPk&#10;JhJVdjqGKsbVpLlDzhBMW80w2b5MmAObgk8EiPrQtWYW4i/fgdDzdyPkK2M6xcfJlQnUMX0oE0Ws&#10;eh0aqtZ6bTTjbtZGnBPs2MKeJ2RlQpYMQc6e6kQDymOcbQkuA4kmohnVMc6UaD1q6a9hvC/V6KEu&#10;1YRa2jXJRtSmm+FLN7BjDfCn6hFIE+QAf3EJMsVzUDv1OdSvW4YQ46oy9ahOsg6mraG/MtXAwSVo&#10;K6ycYXJXyJY/mWE40xEVqTSqOIO9dCxHs7o6w3I4s2sybB9R5dkNiHICpd66GzX3/g6BZTNRVd/i&#10;pa3l7K+hO0ICdtWWID3jGcTe/BOCAb36mTWSCfbKy4jLhIULF35TRLC3LbRXMBU1mGlBVYzrd7KV&#10;ywrtuPzNnM1tqEpwTU/RZlxVsjmLVAtnXysHvxX+dBsJ0EK7GdH6VgQ5iBGyeX0ihfSCt+B75V60&#10;z38G3eSgRHMb6hs7kG7tRqalCw2t1Mcb29DR3Yf+gS3YsHEzejcMoKdvI9GP3r4N6Fm/Ad29fejZ&#10;sBGd6/s99PRvQvfGTWiXn2kV1s30bT39aO3dgObWdvjXrkRryWI0da9n+evRup5gfEd3Dzqa2b7Z&#10;D8P35B8QXzIdHV07akciwqgI5vwDvKHlaDuqtPwEgygPBjxUhrjOhwIoo1woCflQHvWjnMtRRaiO&#10;+wa/hxrKhmqmrWUaDyzDR8L62Xg/1/UY7cp5L6Lq4YsRePx8tJevQoDyIMhZHeKyEeJsDpEDw2T/&#10;EMPSJFC6iQKxpQOJxlbOVqKhDYkWEoqI0h9rbCch6eYON97UyU1WmxeepDvOPHFqO01NbeiqXoU5&#10;D92Gxp4eNLT1oL6lG63cxaebetDctR49rQ3IzHwMsUWvo623n0Qb0o60HIkI2ieMChFcmZBdjnKc&#10;IGHG5aaCy0hlnEKPqCJqE2nUckmopYAUahhfTciu5ZJRQ6FZnQv30e2jW3Y1ucHPJauaHBaqLkLx&#10;AxehbdnzaG1IkkAtXMLquaRpOWM+lu+LpRHmcqFlLCVicCanGlrQ2NaB1o52rO/twMa+HvSv70L/&#10;hm70ru9GS0cX2jnrO3p60UVOaafd2cn4xiTa18xAZyKEjvV9DOtFQwfTdxK9PSRGFzpqi7D0hfvR&#10;2rceje0kEoWxGZ0ZjdpyJO1InLDjZi1rdIAVoJoayLQh3NQFP2dXkFv5EJeOOq77Pi4/tRw8X5ID&#10;G6f8iJMACucge+Fanig3tDzVyM/8npszNpjqRrQ5g+UPX4Wu5a+hszFGbuAyxpkb5EwOUKNRXeGG&#10;LsqTNkS4Zwk3dHIP0MYZ3obm6Gp0Ndahv6sBzfUxbO5qRndnBlHO/ijzR+rbyEnN3C80oZfE6GS5&#10;VTOfQYR5Y1zqomxjmMtjuKEJKXJaO7m0e90cZPwlLKMdyYZGRDmhzBgRtByN+CsvLifoWgVR2kyK&#10;RAhRn4+q0eyYOhXh+h7lbAxzQDV7qykLapJt5AjObqYN5QashgLcl2r1wsLc/gfTJCjTRzjQWm5i&#10;9c0UiOws61h17znoLZqKvrZ2znLuWMktAW+QSHyWpzIiJECEEyLCXWxbvBoDXfXo62pinnqUrStC&#10;X3sTNvRmmIZ1MV2IUL0tlDFrVlejPdWJIDnKn+mmrCNhU0zDNnnpOSnaucy0LHmFskj9YlimE35O&#10;IDMigr38NeKcsHjx4kEVVfJAlDaTaeK62tzNAeOOmZ1PNMrNznGGJzQzGeancA5zkIIMC5ILImnO&#10;fC4j6kCQS0uYCCQy3jITTDfCz2UmlGlGHePDTKvZ1lDfhBkPXodwIIkUw5va1nMJYjwJEeMAieDB&#10;VDMHtdV7U6+3NYze5hq0B+ahJVyGPz/6ADq4pK3vYdlsh48TIsg21XMnnSAhW5LteOPWR1HyxFtY&#10;/cIcNCbIyexXNSdEHctOc4MYj7agWUQiscOM85M4vngmNxI77phHXEVdtWrVt/SNGmlH0oyGiLAd&#10;Kap5wTjXZer2Ua7pca7PIer2YWk6HIwgB9fPhtZFCT3t4pLkQU+pIlRhQ0kEGFcbp8oaI3Go1tZF&#10;UwgqjoMtLvLHOjgYzYhx4EqXLcDCV2cgGkhwrd7oDbw0q3gTJ0BzFxJcEtOcGG2189Cw9lEkFt+O&#10;zugqfOQ9Y8gZLehoSbAc5iEnpTlBonVJvHLZXTj3Pz6Ex999LB466Eu455Cv4bR/eR/uPf8aZLjc&#10;RTiJ4uTQQHUQ0VCMy1QzOYlLGtsUTgwtR0YEcQJXj5ElwvXXX/8f+miEyQSXExLcbIWCPkSo9YRp&#10;BwM1RG3O7UcwHII/FEEgGGI62uxEIBRHkGG6UjMYCiMQTiAQSXPg0whxwxdSetr+aIJQeIqESpE4&#10;McSpfa2auwChyjAaMz1EJ5q4XEWZNsLNXjyha6JTaI6UoHHNgwgufhRHvP1f0N8cQW9jEOmYnxMp&#10;ihSVh8bGHpS/vBBXv+PTePxdx+HKt30Ctx/yJdx4yBfx8Me+jx+//f1Y+PwUxMSlNdyslVYjzf4m&#10;uOMXUtxARrkZNeM+1Ml9TWRkjZ4U2Rt4rkyIc+crIoSpjgb81R6CRNhfg0BdjRdniASY3/UHa5iv&#10;FhHmjVGFjZOQiWgASaq0SaqxCaq3qYgf6bAPae5kU4xLcRDT8QD8VeWoK61BPJik0G1HD9XIBs7A&#10;dDyMlvowepqDeOCGi/DC/ZeiJ7ac3LACTZFSlhFFc3sXhXA32prX4/djv4irD/0CLhr3eZz89vfh&#10;J+94H8464CP4/cGfov0xTDzs02hr6UMmxeXUx7bFgkiy/hSJkIzVcfJlX1yWcZejUSGCDvDseYKW&#10;JDORMPX9mgr4aysQqqvKQoTI2UKY3DGIukoSgwhWewhzx2nuaKjGQ5xEiZMQ8YgPCRIgRQIkorWc&#10;xXUeIeo5EE1RclB5JWrKatFIItSndU10L9pau5BJxtGVjqAjUY72eDl6kqsQK1uJytXlqCqv44BS&#10;iYi0oGjBWlw+9vP49cH/g+MOfD+OfdtROOPAD+EH73g3fnbgR/Gjg/8Lk97+MfR1bkOaikWSE04D&#10;r4mSiJAYbEeMeyIz7rHFqNx3pAfXeis7/9X4cMgPf1120DXIMc6MSLB20C9E/Fl/MJcu5K/MhosT&#10;crYGXwOeoDtJ7hAB4uSOBMtLRTjzRIwYQX86yjC6M+SKYEU5KlatYVgSjZQPsWCCO+5WNHFWlq1b&#10;hxpqRRUr1qGsqBgBzmQRLE1tqmSNHyumLsYLZ1+G8w79FN737wfhM/85Hp98+1h8+W2H4SNvPxxn&#10;HvwRXPbBb5O7yWGUT3FuLBPkTHFonHaMbdKya0b3HdlmbVQ4Qc9M7ezIXY5iXBM16EKUM1iDmk6E&#10;uUHqRWM6ge52CcNGtDSksaGnk7M0wsbXYmBjr8fS/X1dXE4S6O1uQ0cz2Zn7giQ7ONDfiyQ3TQP9&#10;3BB55XWjieX193Z63NDH9F3t1PtbqXZ2UyBH4szbidrqMO0uxChfUtTEMtSeknT7qkIkDDdzVBLK&#10;11ShdFU50tzpdyXiOP/tH8WJ7/wvjPu3A3DAv78DB7/9ABxz4Adxzn9+BA/97hbOdgr+cMSbFBp8&#10;D1wB1A8tq2bs0ikRQT8ZyA3dyBlxggSz7ZjNxLh2h3MEECHECSHKgr71PdhAtLe1oLeny/O3NDdy&#10;19rDvUYterrb0d3V5hFqQ28X190GrO/uwKaN6ykP/Ohqo5Br42aIHVZYfSbh2V0dzZ5wXd/dxLb4&#10;ufni7phltDRwo8Rdcgv3Fv5qyhISoIXEiEcbKLcIamD+ah9KV6zCmkUrEauqzS5zqSD+8LOJuGDs&#10;p/HL//wYTnvHR3D6f34cvzrwE7jmO2fhtVe4OeOewCMCZdaORGBfuRKYGXUiSCbY7xN2WI7YMHfp&#10;EQHUQM38aJBLh7SJSIhEokBNRGnXeY1vbUp7djMHV51rSMc4uAFk4tRgKA/aqOGkE0GmS7HTPrQ2&#10;Jr3Bb22gdsbBa+Sa39KYQDvj25q4d4mzHb5Kyoli1BSvQxPV5ZAvCF8ZZU4duYB7kIo1a7F2yQou&#10;XyVooGbjlR/L4IoLLsHB/3EQ3vUfB+Pz7zgMn3rHERj/b2/H97/5Q6xcVILSNRWcGNykcsKpbx4B&#10;qKV5RAgOEcE9wBtVIuRzggRzdq0XqJ76pBlRRRVBqCEJYU9l1dpf57nFNepAnKzsyQESJsWBT0co&#10;fCNczsgpGmgJ4gztDNNkGC+IQEI9CSY0kDAN5JyM/FwaK1euRJhyQCeh/nWr4F+zHLWrV6J86RKU&#10;LlqIlXMXo2R5aZYIVDDCoQxO+f7JGHPgoTj4wLE4+B2H4sADDsaYQ8Zj3AGHch8Rg69aCkHQgwRy&#10;FmHPDrFPZowIGp8R3yfISEV137Yw4w9GUeULEyHUcsbp22PBQB3q/EPfRvMHAvQTgSDdAglHf5ia&#10;RTQoUNixQzESdLCTnqpKgcyOp3MD4LljoR2QoUpaT61FHJQh19WspQa0ejVKly7ixm4xijn4xcuW&#10;o3jRUqxZQEKQABVrqQIzX11tAqHaNC4850IceuDBOPidh+CQd4oYB+N/3v8RfGjceIS0bLHPUXEz&#10;2xQjRwhRIkxBHWR/zNgpqsZnVIigHz3YC8EuESrroijiRqbUJ0RIDKqPze1oa6ce3sGtfroBbZ0U&#10;0i1cr9t7kOHGqoVxnV3rybb13i3r3uxhmc2UGSo/GqXwZifjRJJuDzG6iZRsDmCSM1kbRdkpCm4p&#10;A2lu1OoqfVyOqlG5ppQCuASVxRWoJmEqV5dwGSpD0eISBGtSiHKN91dHuNfwYc3CIhx+6Hgc9M4D&#10;MP6Qw8kNB+K0407AozfdjNoKLcFxr13hcJSbyWjW5oZSdiAwtFmzsyNxxKioqK+//vrgcuTKhGAk&#10;hkp/DNV1EVT7w+QMfeCi22tcZ0cXG6S7Qjk70lzbqYl0dmU//aLftqmxPZ1dJIR+YpSmUGtlhzXj&#10;SAAOtjaCWSKIGNwcESJCKjf4HkiQFLUoyZ4UZU6EO3JfRRC1ZTWoLalARVEJqkiEmnXVKOU+IexL&#10;kgPCiFC2ZZKdCJIbKooqccZPTsKYdx6I8QcfincdOg7P3HsPaorWIRQgF8SyRMgSQhAXZOFygu2Y&#10;R1U7sl9vupyQZMe1jETImlFC+4Z4WIOVHTzp1kIyHiXYES49cS432mlqQDV4acZJddVsziS5vKRi&#10;3HxFKayjdNNmnOLrBfrNzjC951ca5smwLfXpRiRijVQQEgjUcNmr4vJX5UegOsQ9RBo15X5yC91c&#10;LhdPm4VV01/Hm39+Atf+7rc47MBD8L4jDsMn3/8+VBetRXWJZFqCmlbamxBxLn9J7ZRZf5wbtQTD&#10;ouyLGRFBE0xEWLJkyegIZnuy5p4dpajVJLh58tZwCkftIjWQOnrwNJ2cxlPP2WpoYHwhNKYinq00&#10;TSRAcybmoYl1yLZ4weJlK152V1sruaTBE6Y1ZaVUEpJsF1XZRAuC5eTSsjpUE34SIskyVi9YjoUv&#10;T0HpwjlY9tYUfJQE+MFXvoFibrQqVq5GTQk3lZEUCVuPRk4Wrz9J9SXitUW2CGPGji20LI3qjtle&#10;CDYTo84crCvNHkf4SSRqRdFANaJB+ck5oSpyQjV3wlUekqFqTwtKhbUzriaoDXlaUTbMIK2oMUHt&#10;h6pnPbWk5hQJwwEwKM7czZkQGjk7VyxaRSHexAkgtTaNDOVVxZoiLJszH7XFVagsrUFVhR/RGi4l&#10;5Iy1C1Zh9iuvoS0YxrLZC+ArXkl1dAXliY5g4p7siMebyWFc56nO9rVnsJH7ng31cdaZnQhpcoYZ&#10;I4JWilFbjuxB/xAnbOcSItYu8wZUgxwPVCJFd4YDXy91k0SQLb/QEK31/LLN3RjzDfqb4nWe3+zm&#10;hN9DSzLg2UpjfgtrTtaRGFGsW8nJwNkfDSVRXubDVXe9RHlQi/J1JaibNh21S1chsrYabctXo3x1&#10;Dea/PgNzp7yF1S+/iGUL1qFq6kL45q9B2UuzsOzlqfD50txVJxGMt6Ij3YweTjA2GF3hUnJGHSeI&#10;jlKGzo5sORq1AzypqIWWowbO0HS4ijOZgx6roa7OgSUa4xwsDk5rmgOVzA1airOXjZffG7gEB5l2&#10;IzvTYmmIVqazAfbcnp/xuXCV4RKrmQhUFGPe9PlcghIo5zIyfakf9z89B2vnL0LVyjV469DDsfb2&#10;u7H0F5di5pHvxXUXXo7glNl4+ua7cNv5F6P6pTcx9UtfR2ZuEWqfnYrFdzxMwU5hX8L9SrAevzv1&#10;F2gt52774t+it3gR6tm/BvZbZ1lmRARpR6O6TzAiZAVz9n2LpgyXBA6iBtMgAhgX2GzWgLekNJAc&#10;WBKmvT7kuduYv6M+jI6GsBcmv+ItrUH5DYp3ofjWVBALZs1HKbmhdOlqfPvCe3HLg69h2fIyhBcu&#10;x7of/AgVt96O2T8+GW9+8Rg89bGPYeo55+PxI96Hpz/8YfgeegGvHHIk1vzyIgTJBRUvTsfyJT6E&#10;5xdh+e/+gF/98ER85aCD4fv16ah95im0sK3NbHc9J4AZ0460LI0KEbQciQhS07IqapYIjRy0TFTr&#10;vLihirvaHHLL0dAyk53treng4KCKYAprTpB4JJSIp3CzLY2XjnlkW7jFZYlUhzYS4/mnnkYpl5+y&#10;VWtx4Nd+jflzl+HZ52ej9I+3IXPX/Vj1pa9h3sRz8PKxP8KbH/okzvuv9+H+r3wFs776HZQvr8br&#10;X/oS3vr80Si+5xlUFgXx6lV3Ysk1t2DFA8+iiIT52L+/HXUP3Iv22jXoC9aghbKonkqJGW3W9EkX&#10;TdIRf8Yso32CcUL2eUKWCA0kQjxQ7iEZqkTSY1GCgjkZqPAIYPLA1v9CsmEQsexSJjRweTO3Dbzc&#10;mSiJTMIng+WI+UooZNfCV7IYRYvmYvprszD91Xn4n5/8Hhf/8QHcd+MNeOr7P8OsB/+M5772HTxz&#10;1rm4/7xL8dLXvo4HP/NF3H/ZhXjx81/CnDMvwIIbHsSTR/8Qix5/DfOemYUXL7sRb/7icrxx7sW4&#10;dcK5+PKHP4D1RbPRt/wtlD//IDrJDfUU2GakFYkIUlFHhQimHeUvR/Vcp+McjDQHpV4DyFktgdXA&#10;wTZk13zJBq7nEqrMI7ngxXPgm3KcoDhvvae/UQOeGCKIESLuL/UIkApVkNAVJHQ5otVrEFg3F6vn&#10;voLb/nAprvndhbj54gtx+S9/gd9PnoRLL/g1rvzlz3HpuefiV6f9GBP+93/xwaPG4tivfgK/+Olx&#10;+NpnPovVa2KYMbMSc+YGMGe+D/Pn1GLmQtrPLkCwsgmf/dB/4w+nfAev3Xo+lj15K2rnv4p6fzl3&#10;7UOcICJoOZLMHJUfiYgT7PcJ7matMcMNUlQznAPFQbWlRQPpzXzJCw2qCDM42xVeQ0JITmi50dKi&#10;ma7BJnfEqnODnh18+evJXRlyWoYDnxY4+EKGxMiESpHyr0aiegkytUtRt+o1FM95AktfvxfzX7oN&#10;M56+AVOfug7TiLkv3IqVbz6M8nlPoGTGvVjx2m146e7fY+L3v4vF85dixRo/SsobsLasAWvWUk2t&#10;SuP2667Cgzf+HtXLXkGinHX416A+UMa+VCIRGXqeIA6wzdqoEEGcoGfM+ccWDfUJ7gU4M6nXJ9kg&#10;2SnaGer3ce4BkuFa2tw3UHWNBajC6vGl9gwMS5MgCS5NcQ5ujPGy41zGPDfTxHKIKx/DErRjddx7&#10;cAaGfaWeHeNeJMIlKVS7FhEiWLkagdKlCHJ5CpQsgn/dfNStnUfMJ7cQsou5byiay7AFqF49m/Zs&#10;ppvH9Eo3D/7iBQiVLUa0fCkSvpVoDHGp9ZdQBS9lG6mOh7nUBtlutq2royU3EkP7hFHjBPdHIu5m&#10;zZalf1rjdN/drI2KTDAiiBPcfULWDN1RN2TUOr1AP2S7//LjXX+hf26afGTfixUK+3eG/rrlyuhW&#10;V+9m15yxctx02XIt1AtyjKmoGp9RuX5NRHBfjTezTXdbGA10UZS19/8wtmOAXRUxskQxIyLo15uj&#10;ygmmog7uE/h/Gwd+A33rop0ojXejJN71fx5F7Oe6aA+8Oy8Hbywb2jFLMI/KDcHSjmw5Gtwn5CbB&#10;h099GWMnzMeYM+dlMUGYj7FnZiG3wcJGI7xQ2EiHyz78jDk4eOJ8fPCM57MDkDOSCXZsMWqcYM8T&#10;xAm6nNzMuye/gewXoebm7L/u61AeJi/wvlVzpL7iNFnlLfT8R3h1LGSY4q2ebJz3qS0v7Tz69V2e&#10;hdn4ycw3SXlyZf/VYLmT5+D9E6Z5/bc7WkUELUciwt9EO8oKq6x5/6Q3CzT0L8dhHOiPXKDvmU3H&#10;2EmLMG7iAozXx4omCvM9+4O/XoxDJ5JA+gKUBpeDfPjEmVm/CDdpCY5Q+kmzMIZ53n3WDIwVsSap&#10;/L92kugjTAvx/olv5EYga+wNPMmEURHM2idos6ZHelrzRpMI40+fjh/cUoFv/WEBTrhhBb5z3XJ8&#10;76a1+M7VK/GVixYQc3D6bWX4xlWrcfTF0/Bf58zB166cj49fMBtfunI1Tr2vAh/51Rz8Dwl5/NXz&#10;cOw1a3H0lfrg0uwcpxSud89RmAh/ExXVtKPscjQ6RDiMs3j8xNl41y/m4780kL+dj0/+biU+et5s&#10;fOrCpXjvWTPxpSuK8DkS4+vXlePLlxdh7OnT8M0rluJrVxTjUxevxod+PRdHMt0XLl2Or16xAked&#10;8Qa+/ocVOIzl6uN1f+0nxIYjgianZIKIMGrHFtKOJBO0HG2TXpqjw3snv+axuTpon2zUOr4jFDYc&#10;nHReB7mma7Am6XOL+hQkB+8sfR1Q8fQzTp/XOnxS7lNh3qcZ9Umu7CcmVcbhkxbQ1ue/5nG5YhwH&#10;bby+IJgL26FOD8O0Z6c4LpNaHtmuD0x8PTsAuXEwwTyqy5FxwpBMyNb+gVNeZYfV6WzHvZnGhg6B&#10;63WOSIWRn57wZlwOHGAvjQeVZbZBeXJlebbysy30C0Ph5mYety6vPDfeifPi3ThqSWfPxJjJi/Ce&#10;U1/w+m+C2TZro0YELUeSCTtu1kgKbloa+7fhsRnleGJWJZ6cncXj/4fxmDCjBo2bOPjebcZZXd1k&#10;gk5TR+0oe8fnCTmj3XLuM1/elcziDnltMylko0c/vFDYKIR7BwPy0+Qsz7iCedS+xywiSChLLmiw&#10;1YAtBc+N/nmMe9okFVUyYVTPjkQEccGgdpSr/5jfvop3nvQmDnBw4IlvjRgOOJFlCrmy33nS63jH&#10;T18j3vDqNWTjVPfI1p+Pt/10mmd/43dvZQcgZ+xdVHHEqGhH9qDftKMsDbK75ndzQ3Q4NZnsjlmg&#10;RuEJ6JGCBLNbPjFpMTUo+wKsKQR/G2g3fgSF+XsmTfX6b9xgv9QZVRU1/0ciW71FktrRWa97g2Hw&#10;VFSPEDm46t5fEJ49hnDKp0Y0Vh/WJvHHS3VlusO5e5Zae4Q0qQJlDFf2XxTufd18Ed43Kaei5ozt&#10;mDU+o3ZsIRV1iAhZAsi8b9JbbNyOs2UHFXME4JY9/sxZOP62Unz6gun4/m01+OyFC3D8rZU4fIK+&#10;Ek6VkgNVqIyRwpFUcfUZe/XbNSKCnR2NinYkTrBf6ojdsmI5a9531sgeW+wOh02YjaOvKcfZf4ri&#10;B7euwwk3rcaxt2S/NJ4lQuF8IwduDicvIBFezY1A1tg+QTvnURXMOjsyIhgZ3jdJp6iFGjs68JYD&#10;bwPH3TM3U0dyqdBRh3bChdKPPLj7JrE/MOm13AhkjWSC7ZhH9aGOtCOTCWbef8YrbJhm4N8G2WVJ&#10;xxvya+C5A3bjOUtd/0hDJwLjKX/eO+Elr//ujlnvHUlFHbXNmr2VLUqbfrp963a8uSaOn946Eyd7&#10;mOXhp6OKmYPI1jdU91C8m35k8ePbZ+Ckm2ZjyuoIB0DfC8rKR6mmph2NukzwHvRr58iKN2NT7guD&#10;aogtUP/HjdfNTd7g6/vTtnsWJ9h7R6MmE4wTVIlpR1kC/LPumnWSPKQl/k3PjkQEDbv3Sgj/X/Ny&#10;MT5y9pv4+C+m5jANHxPOycH8bthfEK5ydypb2FXYXxD+cfoH4YQPpv3lW/j42dNw4yvlOzC/vYs6&#10;akTQcmTPmCWYs+/oZGfBeybaM+ZCmsRfD22QjtLzgrP1LGExxnnPFNz69LxZO2k9U6DmMpl7CQpr&#10;7/zfKWfkMI9toGA+c+fHmyaYR+3Xm8YJ+U/WRltFHXv2PBw5gQPKnfLJty3ET29awgHWgx7GT+KO&#10;WQQ6U0cZSj+HBJtLzPF210Oa0o5l/nXY8cmaqx1JJozqAZ77E1qXCCP9jDkfUkePv3oJvn/jfHz/&#10;hmX47G9EEMVxcCfPxXG3VOPb16zGJy5cjI9esBgf+fUi2lIjs+ps9s2Lncv9y7EjEcxIJnR3d4/+&#10;PkFEkEz4WxJh7FmLcPYjK/DbJ8q5Nr+Od5/1mjf7x2mWkyO+etUqnHRPNT5+7kx84TfT8MM/rsaX&#10;LpmJIybM9TZ2R3j7iMJl/2UoTAQ7RRUnjNrZkRFBnCCJbGT4oEcErdGjgyPZ6XGTluIQ7ooveWYt&#10;LnyshEsPB9cO7CbO4nI0k7vmWRg3YQZ30XMwZiL9nnzYuby/Fh53sd735p0djfqOWfcd6RR1hx1z&#10;jgrvOuutrDB0UKjxu4IGy6ATyx3jF3rrvN4jGkO5MO4sDrqXTms+4xXnESSLw/Q+0g6C2y0rix3q&#10;y4tTmbvqy1GTZmMM5dR7OPm8QciNg50djdoBnjhBz5gHT1FVseqnUPr5zYtx0IlTcMhJwiseDqb7&#10;YIZ5kNtgYU64l49+g8IO+ukQsmlewsE/fZXxr+HQE1mH0ubyWTkGhR/stSEHpTE4aYarLxunOpy+&#10;CJZWD47YnjNv1beouSI4grmlpcVbrkdNRXW1I20TpaBmv6U/9ErkP5fh4G8dIoI9T9D4jNpDHdsn&#10;ZM+ORsdku7Mrs/sUe2KslN2VVjg+G5ofZzvmUT22KC8vH3Ui/CMbI8KobdbcfUL27Gi/yTd2iioi&#10;jIpMsAf9+vWmKtlvdjYSzPZLnVH5Rb/tEwaPsvebnYypqKOmHRkRCj1Z22+yxpajUeMEHWUP/+vN&#10;/UbG3ayNChGkotpmbT8RChsjgjhhVFVUyYT9y1Fho+VoVN9F1XJk+4T9RChsjBNGjQjiBPuRyP7N&#10;WmHzNyHCDm9b7Dc7GVc7GjUV1c6O9u+YCxsd4I367xPc3zHvNzsbLUdGhFE7yhYnDN2Bt9/kGzvK&#10;1iQdFU6w5wlajvYL5sLGiDBq+wQRwbSj/YK5sHE3a6P6ZE2stp8TChsRYVTvO7IH/VqO9suEwsZd&#10;jkbl7MiIsF87Gt78zWTCfk4Y3mg50mZNk3RUHm+++uqrgw91RIj9ZmfjEmHUOGH/KequjZ2ijupy&#10;5L4av9/sbFyZMGoqqsmE/fuEwmbUD/AkE+xdVP0Spaenx/tClF4Fz4fi8qG0rtuQn8bC3DTC+vXr&#10;B+GmyU9r8daO/Dz5+c1vYZYvP87iLc7tr/ndY4tRU1HLyso8TtApqqheCCKQudUowfwSXBaWH2fp&#10;LX9+OoPFqSw3nxtn4YXKcuOsPbKtPHG54iytW4bbfoVpHCze0hgRRkUmiAhajsQJaqhb8XCwzlkH&#10;8+OtDBduPr1qLtsdCNkWHwwGPY1Ntl7EdQdEbg2SYPmsbEtjULigPAY3zmyr19JbnGB5tGNWnaO6&#10;Y7ar+61hbuPcBhYKU0PNLbhl5JdnBJDtdlLxU6ZMwZ133olZs2ZhxYoV0KPX22+/HdOnTx8swwbT&#10;rVPlWRn5dRvcevJhbXJhccoj/6hywgsvvLDDM2brnFUut9s4CzNY5yyf2UpnZVgeswt1+uabb/Y+&#10;IaAf6CmNzXZxQnFxMe69916vPEN+XbIFN42bNt9vyG+H2zY3jYigMRqVzdpTTz21w1vZLhHcRlqD&#10;XLgdE5TX8guW1/LLVictr2z5NcDuBLByXOiDq88999xgOWa75btw22R1CW4ey2cDL1tEl21hbrju&#10;/xiV76z9+c9/HtysuUSwBgjWARfWMeuoddagOLcMF0qrWa50Wgq13Lh5BcVbmdYmTRgRy60/H24Z&#10;bpsU57bB9efHuVCciCBO0BiNCie8+OKLmwtxgjXAOmC2xVvnBIXZoLkdtzLcTlmYpXv22WcHFQLF&#10;yXbjrUyVHwqFvB9p5MdZHhcKszRuvNWvgXX91jbzG8yvHbOUl1G5Nf7JJ5+sX7NmzaBgthlqDcjv&#10;jOsXlN4I4LqVxsowGIsr3OLvu+8+r4NuWrktjVuu8osbLC4fbj7B2ujG5dfhugVLa/nM1nKkt1Je&#10;eeWVjbmh+/9y9r86+MvMHXfcMWvp0qUQq+kUVZ1VpdYAa4Qb5sYVgqW1jqmjRgB3EJTmgQce8Haj&#10;ls7iDPnlavm0vFZHvtvNZ3FuGsGtxw2X2/K5ZUhhKCkpweOPP17OYRMB/o34fzm38JcT49e//vW3&#10;Zs+e7QkdLUn5lZvb/BZmM74QLJ1gnbMBts4rTmWIvcXmVq6bx8qwtHpnVmuy3IXSuNhVe6wdbtiu&#10;ylJ94tZVq1bhmmuuOY3D9h/E23L2vxMiiGDEGNZYpEsxL+yZZ57xNmyBQMBrtBok2wZathrjdsrc&#10;gqW3OOuQddQ66fotvTZk+sax5bEyLN78momPPPKIJz/UnqambJmWz4W124WlK5RnuDhza5nWJF2+&#10;fLnJg7fnIEIYMVzOsLEeNO6AG+sosSAq/r/zzz//WZ0hSU+XbHAH3TpkDTMUCnM7kd8hN0xwB0fC&#10;Vhqam9biBRFPqqE2cRZn5ShOtuVzCeC6FWd5zC1b+a0MwS1P+e24Q5u0e+65Zy7H6z+Jd+QgtxHD&#10;CLETEWzgNeBKoEEXlEmZrZB/uf766z1WF8u7hMjvSL7bGp/fAUsnWFmWTm4XCtNueerUqZ4qaEcV&#10;kiOKpzCEJkl+HhcWbu112+3W7w64+YcrU+qwuKC0tBQzZswwLjiQOCCHdxJGDI2pN6mJHQiRTwBR&#10;y1hJGa2QA4455pgP33DDDd66J91d6qAEtbG/dURQx9zGuh2zeMtjsAGxdPnlyb927Vrcf//93rJD&#10;AYiHHnoIjz76qLdUWhluPivL6lWcm85sm81uWhduOUqn9JJTgjQivaV46qmnfp3jdChxCHEwcVAO&#10;RgzjiJ24IZ8TTKAYSymzUfXAH/3oRz+88sorveNaEUJcobVQjbFZIVuNlNsIZJ2U29JYekvrpnfj&#10;Lb+Vq0GxPIqzMi0sP5+lsTLcOLk1kQqFC5ZftuWXciI5JbuoqAhPP/00zjjjjLM4PmOIsYQIYcQQ&#10;jBAaT5cbdrkkGTcok8cFhCjrFfrFL37xIxdccIE3A9UInWaKIJIXmhWyBRHIddfV1XmQW0cMltbC&#10;CqUVlNbc+XlcWF5zWzrld8tQuMqxtHK77bY0gluehYsAkk/aj9xyyy342te+9lWOy2HEeMceR4gg&#10;LldoQmtya3yNCMMSwmSCSwBRVgUfThxBvOPEE0986He/+513qvnSSy9BauyyZcugPYU+kS63tAXZ&#10;OvGU2/W7tvIIcptfGpHcrq1wlaHy5bd63PxWj5te4RZn4StXrvTc1gb5rSylszItj1RlyR7194or&#10;rsDPfvazZzkOGtx3E+8iNDYigqCxMm7YI05wjRHCuEFCRhRVJR8iPkF8kfgGcSzxzTFjxlzzjW98&#10;I0yibJgwYQImTZqEiRMn9nPpyvzgBz9oPeecc3DWWWcpzIsTXL/cuTw7+GW7ccRWdrz3lFNO6Tnt&#10;tNN66V5v4Hrcd+aZZ253802ePNnyDULxaqPi5Layld7SKN7Sujbr6adcrD3ssMP+yH5/j/i++k98&#10;jvgY8V5ChNDga+A16KbY7Hbg98aISAYVquVLyK9AboUJI2VUpzojWJ0uRqSDNLsqp1Cdapdsw36z&#10;3+w3+81+85eZa6+99qNUOK584IEH5j3xxBPrX3zxRe8Zjk4hpJhobyhNePXq1Z6dD4W7sLD8uEJp&#10;C0H1FQp3YWmGS+vWJaVL6dy0rlvx5ja4+V23lWP5C7kFq9Ot24VbXn6aQu01WFssXX5eU4KlVOoU&#10;Z9q0aXj++efx2GOPbbzvvvsWk843XH/99Z/Kkf6f23AgPnLvvfe+xH3mdmnfOoHXAYj203pq0NfX&#10;h40bNw6iv79/B/+mTZs8DAwMDML8ije/YHncMDfP5s2bPVhYPqw+87tlWJzyu2FuWrd+g/pjsHQu&#10;LN1w+QULy8/rwo03t+W38Pww64uFu/G7guUpBLVVr9LptE9bZjGMdlxPPvkk7r777hmcD5/JTY3/&#10;++ab3/zm2++5557ndcqlEzg9lNDhv94h1MR33zMU9F5hV1eXB/edw0Jp9MbVrtLKrTQGMZvBzWtu&#10;N8yF1SdYWea3etw0cts7km47LH1+HivTLdeQn8bcFu+WJXd+vOXL77ulsfJduPGC2wYLKwTVb/Q0&#10;+rqLmS0+KkdnRTqE1HELpcXUc889V0cz//fMOeeccyDF4mKJS72todNPrQ4aVD0T0ONAQW4xRv5x&#10;t9n5R8n56eR3w1y3pXEh6SPI7aazfJbOTl/dtJbG6nTrcsP0nMPgxsvWO1Rnn3029GajJqXlsXRu&#10;G/NhbbO0ll62W4653TBLa+XItrBC6axccxusLYXSqQx7V0C2JIFoKzqrr2KQDRs2DDLHli1bvLxS&#10;u2bOnKmXOsouu+wynU3+3zDk8JukJ4oBdAyv1UEDoQHR4NgkcQff4A6sSzTZBpcQbpyVZ34XSpeP&#10;4dIYA1gaa9vuoLRqg5WnMCtHiwAXBnzoQx/Cpz71KXz+85/3dG6tjpbf6rM8gsuQ+bA63TyuPz9c&#10;tluW3JZesPLccl23wc3vlmdxypNPC7kF0d1lCkFSQuk1Htpb3HbbbU/mptI/pvnhD3/4jscff7xG&#10;r+dK9Gnii9DqvA2EDY47cO5A2cBZnCE/zoUbtyduK9PcbvxwcRZfyO1C4W5eK08w5tdzSGMASzcc&#10;8st04Ya7tpvH4KYxBrA258OdxBZm5VgZZrsYLr2lNaaRX2MhbUAMIRXKJIX2EtpwP/zww6lLL71U&#10;T2b+scxPfvKTQ5544omUftKjZ4Ba+QUNig1U/uphAzQcLN7Smt8d6ELpLH44orhxli8/nVtuftmC&#10;TRYXFubmzV813TCDW67VY/nNNrflKRQnWP1Kk1+exeeHWXghFEprdbr1GixPobyW3tqv8ZLqpP2F&#10;tAZJTTGDHt7rvVtuqtuvueaa9+Wm2D+GeeSRR1auW7fOkwTqoJjAJZgNrA1gIdhgWT4LM8jvDvBw&#10;g211WX2WLj+/C4VrlZIUU/vduq2s/PSC0tpK78bvLdz6VJZbn+IEGxd3fIT8dK5ftpUlv7mt/XK7&#10;9Vm4G2/hbvmF6rF0hWDxhaDxk7pkG2xJBzGDDlceffTR2gsvvFDP5fd9c9NNN/1SZ/96CU0vbmtg&#10;7TUdEc0GwwYyn5AGDYrrNr9rC8MNrIVbfRbu5jW/QX6tSnqb5YorLscZp52K8379a+9MXKJ7uEnn&#10;1mWbf9v/yJZf5QoistLkQ3FKa7byKFy2Qaul4tUOjafaILfBbZvbPreN5nbbvKs0bthw5Zu7UH7R&#10;35hrOOQzn6sqiRF0qCI1Scfsd9999w25qbZvG24Cy/VMQGqREcvelZPbOizYgNpA5ocZ3EGyMEtv&#10;UJxbthueH2/5rSzziwBafX55zs9x9A9OwrG/+D2OnfBLfPvb30ZR0WpvElt6d/JZ+ZqsFN9e+mOP&#10;PRbf/OY38YMf/ADf+973PPcJJ5zg+eU+/vjj8eMf/xjf+ta38J3vfAfcU3l5zK20xxxzDI477jjP&#10;rTxf/vKX8fLLL3sTw22HuQ1u36xtsi3c3C4KjY0bP1zYcLDx3hUsXT4jyK/FQOOtvkoyaP7owIUq&#10;UnyfP1694IILPvTCCy90ShroPUg1XptBe0tYA+kOtOAS0g3PT1MoTrYNoMUVirc0w8HSiAAa/FIy&#10;8e9/9zv85Cc/xtmTJ3vv4WuSq0xri5Bfn6AVWyu3CCjxLrc2w1rdBIUrzMItbT4s3twWLmbNn/xW&#10;v/XF7EL9Vjo3XG63LCvHbEO+3/KZ2w0XNJau34VNfLPzYYygMRc9tF/Qu6ZStfVD9auuuuq43JTb&#10;Nw1Xw2OmTJmyXWfB4l4RzN7ONuJpcGTnD6whP82ewM1XCDbAu3OLAEYcEULiWfauyhYKlTdcHmuz&#10;4I6Jxcl2y3DDXLjpXLjx+bCy3HLNne9X2/Lb58IN39v2WJjgMoWbRn5TJbUAaDHV4qqn0ddee+2J&#10;uSm3b5pbbrnlBP2UTT+e0dvxGiyTCBrUQgPi2kYEd5DNXSh8uLjh4NY/XB63La5tcS4s3IhZKN5s&#10;Ib/O/DoKxQluGW75Fu76h2uLUKg81WOwsEJw85g/v1wLz/fnh+WjUBr1wxYjSVbNI+3V9MOwhx9+&#10;+KTclNs3zW233Xa8fjGsVyj0kwmpQ/olm/RuMcJwHS80UC5xXCJZuIvhVi6Ld/35dblpLM7Nk+/P&#10;b7f5zV0I+WlduGH5aYbLY3FmG4wJXGZw3Zbe7bPrLiQFLK+Fmd+FhVseN7+5ZbvhLty85jdGkHok&#10;lVLzSM8UxAiPP/74vs0I119//fHS4bRZlj6nH3ipAyYRCg2EDabBDctPb/H5g7s7uHn3BJanULjF&#10;uW4X1naDCKpw2eY2uGXk53PTWdr8sPw8Vofg+t00ltfqLgS3DvNbeVaGW55brqA8Rm8XSifbTef6&#10;XSitVCNJBO2RtKjqmZT2a/u8asQ9wvH6HKSeIUifEyNIGtipUf7gFBoAhRdimkJ+N8z8gvIXKiOf&#10;cPkEdDFceVam6xYs3i17OLh5LczcVp7B0ubDTW9lGLShHi7OLTO/X/nIzy//cGUaLK+VnV++m8b8&#10;blpLL6YzRtAeQfNHi6suBrj66qv3bYkgRpBE0GsV+h23MYIkgtxDX2ffGUcIk+ZirPep/UU4bNJC&#10;jJ80D0d6n9xX2AKMO2sh08o/G0dNXEgw/KzZOGziIow7YzbGnjkDh9I+eMIcjJ2oL8TPwxFM55U3&#10;eTbGM//4SUtyn9SfhXcpzcR5GDdZmJP9gvykpcQCHD55LsZPXsC0dHtfgS/c7r8Vxp49j1jA/i5g&#10;H+azL4vYzsXsO/2TF9GvvrLtE9jeSdMI9pf9yKYlvK/pL/HSaCz1BXx96f4w9vOIszRWDMvhcI7J&#10;+LM4HoQ3hqzzSI6d3Boj5RH0lX7FHUFaHXYWx1X5mdf7Ij/LPJxjr/E7QnTz2sF8Gku6j2S6o5j+&#10;CK+s2SxrxzEWg7ibZc0fMYIkwk033bTvSwRtlMUI+cenu2MEDeCHfrkIx1y7Gh/91TR89Nz5+NoV&#10;a/DBs+dgzGlv4dO/W4RvXFmED06ehS9cshjfuKII7zprBg4+fRr+9/rVmFPXhzdKuzBlTQfmB7fg&#10;9LuLcegpr+PQU2fgvRNn4MyHg/jAOdMw5pQ3MIYM8N5zZ+Lk+0twqnBvMU66sxTv/zmJcaaYkgTN&#10;MUIWmjCF2/23wpGcKEeeMQ8fPmchjrtpJY65aj6+c/UKHH9DKT7ASX/4mZyAZ8zE929ag0kPVeKD&#10;k2bg8DPmsk9zcPxNq3HyncU48fbVOPaPK/EBTrwjJmhCZheao86chf/6xSJO4Dn4+O9X4tss87O/&#10;nYuvXrwEX7t8DcZNmIExHuNwYjPve89dml00OLHHaTE6ezY+9bsFeA9p8+Wr1uATFyzER389G5+5&#10;cDFpNB1H/Hy+N+YfZFu+c9U6fPq3CzF2AmlxNvNP1sJEBuaYu/01RpBE0B5BUkI/39ep0T+URNCp&#10;kTGCVCPB7agLrRpHTpyGMx6uwCfPm4tTrl2KyfeU4jcvxPGD65eQmBzMCa/iR3euxFcuWYT3nz4V&#10;J9/jw8d+Mw/v/Nk0nHjLSryxLoOr/rQGt7xYgykrGvDLB8tx4E/fwJeuWYmr34ri9ulh3PBWDMde&#10;tRwHnDIL//3bZfjVA+tw3r2rcfNrMdw6rYHMNw2HncEJRAmRXSmzq5fap0lQqO1/K4wlQ2rSjTvt&#10;dTywuBXPL07g/tdrcPmLEfZzCj7wq3k49e5y/GlFM+6dFcUPyRDjyAwHnTYNnzhvAc68rxqn3VmB&#10;z/x6Or55HReRsyU9p+P95y7GJy9ejs9fuoyTdyE++5ul+P71q/CTW1fgjAdK8INb1uKD55BJKG2P&#10;vnoVjr5iNT5/UREOm0ApfPoifO7CRbjo2QjOe7QEEx5cic9dPBcn3lyEoy9bjDPursbkB334+HmU&#10;uKdNxff/uBznPVaCMx8owwd+TmnCReddE+fjKEp1b6yd/krlss2y7RG0uEoiXHfddfs2I1x11VXf&#10;tR/dGCOYaiSGcDu6I7JE/uh5i/CD28vxwfOm4mMXzMfxN5fjIxzET3AFOebatTjh5lJ84dLF+M71&#10;K3HsjWvx0QuX4pBTp+Ebly3DnbMacM/0JG6fEced85vwvT+uwhhKiyMnzcTXLluNT18wD8f8YSUn&#10;gFSpOXg3V6qvXL4Ex3FVPe6qFfjSpQvxbq5SR1DNGs8VShNfIv7InDiXVCjc9r8RqLpJtRjHNn3i&#10;giU4+vJF+Drb/1G6x3EijWH4oafN4ETUKr4CR54+nas2GcfLR0Y6fSY+eO5cfJoT/oiJb1FtmYGP&#10;/GYFPvirxfjAL+bhA7+cg/f9Yj6+eOka/M+vZuPDv5iLz11ShC9cvhrvO2cuPnvxanzqwuX4r3MW&#10;4P2/WMwyqYpOnokxE2Zx8ZiFT5y/CO89exalTym+yMVq7MTpOOrns/DFy1ZSWizB2DPe9CTYL+6t&#10;wM/IkO89h22jCic1ddxZVPHyJIIYwV61cPcIkgj7PCM888wzt4hjC22WxQwH/ex1HDgMhuLeyPqp&#10;1gzGnfwm7bdycS6G0rzz5B1xAHEQ1aDBMvLSD8JJY1BbdtVWF5bWRaF0QqG0wu7SumFDaXYeg/z0&#10;O4PpTxaYLge5LT6bf+dy3XjZB5z8Wl5dWX/WvWN+0cAd+wPoPiDn9uILQOFShew5gkkEU42uvfba&#10;n+am3L5p7r///pt025sYQY12VSPZ+81+s6dGEsE2yy4j/EMcnz766KM36Wd2dmokBjCJIGA7e+hi&#10;G/8MwsK38788BeDF70dB7JEplNGwG1MoyyjC3SNINZLfJMI+rxo9+OCDN+uc1/YIrmokd7aXmtRZ&#10;e7uwfavnXz+wGTWhDLaQKfRvmxgi6yL2FZOjUkHsiSmUz/DXm0Kl7h2G/zf6ZseW6NTIfbIsvx6o&#10;6XM4+/ypERnhJjGCflEkRtC+wC6TFzNs9vqrjtrqvg19W7biD08uxFl3z8LCQAJLKvyYXxrEYqK3&#10;f8BLM8g7+80/jTFGsM2yHrT9w2yW77nnnuv1g2v7dZoab6dGQlYKZGe0VvrNHlMAfeSQe19cgemr&#10;az3/jmYLsS9Jhf3mb2GMEWyPYIzwD3N8as8RjBFssyzVSEqQtwfgxN6qyU21yBZ8L05GqhHDt1B+&#10;KJVMlgmUar/5ZzGuaiSJ8A/1QO0Pf/jD8XqOIIngPkcQE8iNrHI0qOZ4lv5sy674nl/z3VQhb+5v&#10;92TCIKPsE8Za67V4vxkFI0Zw3zX6h5IIevtUL93Zk2V3s5xlhOFNdt5z5ktEUGp4PCDDCE+D2sfm&#10;3D7YpP9Txt0j5L99us8zgl6xMImgB2q2RzD1aLfGm136Q5Up55VLipLHJH9nk9vS0NAhj8Ohg1H7&#10;zYgYzR29gZr/ZPkfhhHs9wjS5yQR7PcIe8QIngIk9Yn24MzKOrbSGpqIWbOdAYZtVK8MbvjuzN6k&#10;VVO8Oii1sv+YzwtUXOH8btl7XM9+s8NmWb9Q0x7hH+r3CJII9vapJr8xQvY5wo5Gk0LXdCjP/AUL&#10;MW/eIsxfuBRLV61ETUkpZlxzDdZccx3ePGsyoouX5XINGU2pVaXV6OzbkPXQRFNNqPFHs56ccRSt&#10;HcyWzZvQ0NKW89FsEyO6E3XILbmkGd/e1481lSHMWbQCK8p8aO3qyybYhRnYuhWNzdl69jPCnhkx&#10;gjbKrkSwJ8v7vERgA497/fXXd3rXaOj4dGejn97pHiEzD8wsxdtPuB0vLfFj+8YBhMgk5a+9gC0D&#10;67347DTK/t1EzFjjw6J1Pm9D3dTdi7dWVaAo2oTVvhhq4mmsq0vQbsGykgD8ySa8OX8NygIMrw2j&#10;It2G1xZXI5xuRJkvjuJQM1ZVh+FLNWBZVQQ16XbMW1sLP5lrCydwc+8AFhf7vLq3b93CSS3W2I5g&#10;pglVkRSKapJYWpXA81PnozyUxsKiCsQYt6wsjHmrq7P51HY137DfFDT2ZDmfEXRqdNVVV+27EmHx&#10;4sWHP/TQQzNfe+217cO9fVrIiBF87KDMq8sq8J6f/QljTp2GD/z0EczgJJSZNXsemlvbPbdMdv5s&#10;RT8dc9bWoa23DzOXlWFNVRT1rZ1YUhLCooo4mvo2ItbSCV9DJyJt7RhgruKaCLq4qjd1dKKUjPDm&#10;kkps2rIFLT0bMH9dkKt8GN39G5Fo7kSosRcNXPG9Y9ztWzGweSvT1CDZ1ktVbTvL7sCMFRVYtLoC&#10;rT29qEy24a3l1Vi8pgxdmzaTicqxmapUpL6VjFDstXoHRthvhjX20l3+cwQ9p3rssceWTpky5SO5&#10;qbdvGYqsb+rESJ94dV+6syfLw0kESQ59HWfmzBmc8HMwj6rR7AVLPMyaNRdT2fEpU15B/4asRMhO&#10;IJ0s8S8noyTBDtqGTp1ypn/jFqo/zgM5vdPkubgP2baF0zubtn9gM/q3ZDfoCumlf8BLm61jG93y&#10;bs+FyfSQWVyFq7d/E/NbvJUE9LGs3KGxtWLQyOeFDDr2GzNSjdwb78QIWlz1LpvmFxfcfVM9mj17&#10;9jG6yuW5557zrns0RrDj0z3ZLA9OaM/ObkWlmdskyU607EbaC1IGb+ITejiXdeX8WbdXpgNZYg3P&#10;4U3szXR6tdAoXzavTHZvkcvEgrzNrhfqBRB05cJkssn4dzCb2pQtL5tiRzMYJkehBP/ERhPfGMGO&#10;T7VoarGVFvHKK6/sm4ywYMGCY8QEzz777A57BEmEPT4+3W/2m5wxRtCGWTf+iRGkGulUUt/boBax&#10;bzIC9whHSyLoo3E6PrU9ghjBpMJ+s9/sqXH3CNosa1EVI0gi6DNT+ywjLFmyxJMIYgR718g9NdrP&#10;CPvN3hg9TLNTI/vxvqlGYgTuRffNk6NCqpEmvzHCTs8RPL3YlON9T0nek9aMZOtHooy/p9mz9mdT&#10;2Z5qyOyc0x6ouS/daU7t86qRSQSpR/o9gn6hJgbQAzUxhCcRbLS8fuskJjsA2ltu3LwZ/QMD2Diw&#10;MYtNLgYwkIPrNr/BC7PPnXruoU+yuumGg1tuIWxkOf0bs3YWauuQf4e0DixsE9Nsku1gsL05eOWY&#10;2/t8LMF0O4Q7sLBs+izcsME4IRdn6YZLK+S3b5AuOWTDLI7jwjDRz9K78Ooa2MT4TdhA9BE6svaM&#10;Dhu8H2ftaMQI7nUu2jPoAGafZwSTCGIESQSpRrZHEBPkSwSxgJ64+qIZVMeb4G/oRl3TBqIP/sY+&#10;BBo3eHbWTTBOYcGm/qw758+6+xneh1BzH8LNGxBuEfo9O9JKu3UDQvSHmpWO+ZUvB39Dtg5/g+rb&#10;CH+TMODZgeasbfDax/L9HvoHkQ2n3cw0hL9lIOtuybqzYHmthGxzO363PAsL5uwAw4LqT9tGRNo3&#10;erYhxP4pLkCoDT72Re3xq02D7c2V60DxgvlVV7B1YBAhQ9sA69nEcdyEaAFE2LeQ+uz1ewhBhTM+&#10;3LaZbd6CiMpQm0Ub0inQ2I2KUBrhVP3ggugaSQD3+NT2CN5bCGSEffbUyCSCIEbQZllcbKqRmGLI&#10;ZDu+edt2pDp6OWicqN5gb+Tg9iNC4kU4WK4dJaFjjJOtNLKz8QTzR2nHiDiRoD/BNMm2fs8egsKZ&#10;pqUvh/WenWjtY9nMrzKZTuUNguWp7KjHZGwL01vckF9MuN5jxixDsj8CJ9qgm+lDrE8Isz4h6zZ/&#10;loGtT17ZOUQZHmUdMaaP0Y6rH21ZJNvZTyJBBolz0sbbCU64mJAbTy+/+sf0caYVYgL9Co+yfs+W&#10;34XXJraPfQvQ9rf2cpKvJ3Nl7QDbLsgd9PrP/g22W33IjSERZHlirAgRbt2MULuYhGGZVmzYZE9a&#10;hoz2CPmvWLh7hH36+FQ3YWuPYKdGtlkeVI1ohnh/u/f75GS7VqXsyqcJEactYkdEGA5gvGkTJzaJ&#10;5oWtJ3FISNntnBRMH+PKo7goieRNZhGedoT+7ARjPCeEET/ezjqIqGdvQErM0sZySBSlSbT3EusJ&#10;pu2gv5MTrpOTLYdU+2bm2cx2b2Q+to2Is4y48nu2C01O2qzHg1ce83UOINll2IQUke6kzXAP8g8D&#10;xe/oz8LL37GJ7WKZBZAQOoYwFKc82bwecuWkOtnHnC1kuoRNg6jvzqKBbiHTtRGpbkI2ke4eQKYn&#10;izT99V39qGff6zlugtdW1hVv6sAA1eJ8Y7dY2MdSJCGkGkkiiBH22Qdqq1ev/vZ9992Hp556ymME&#10;ca+42J4hmERwheAmisRwSy+q6zfAV9+HWqopNQ0DqKWKUs3VxdfchRqusLVSiTiZS31RLFlRgbBE&#10;fv1G1DJfTcNGVDJNDVUCobaB6kE91YR65leZTFdDtadacZ46QLWAjFVHhpE6EaZaoJU4SGbKqlMD&#10;XP03UbpwZWVYjEznSQlCq3akZTPTbGJ7tBr2eCpFmOlVTtBb+amCsTxTy7wVWUxNxOl2kSCjCNmJ&#10;SncOYjIXCTKTB7kV1lEgDcO8eLM9pt4RJj289E54SnauLdaefChNmsw+HJJcWBI7gAuIh5yfUiO7&#10;cMndy/5rjDhWmTbuRYZnBDs+1fzR26f6Or/Ub6pHJ+em3j5n/r+vfe1r/zVt2jS/vpZjjGASwfYI&#10;2ae1WbNp+zZOml7UcOL6ONlrG3po99LmhCVqOZGrM5ygFPnzpr2Gebf9Aulpd+K+q3+FkkAcNZyA&#10;1RkyBNPUZtaToYh0H6rS/ajI9KOK4b70+izDsHxfI5mDzFDT2E8Go00G8pHh6ogAw7QXqWvuzurZ&#10;jZtQS0LVUjoEOQm1v/C3cOJzAgep+0qPDpCY8ocp0YQQCS1EODGkWsQkaeiPe9iZEQxS2yQ5YgVg&#10;0iXfLcnnSRxO6qzk4WTMISVJ501wcw9NyjjbJAloE1USWfCYx2GGfHjqllQtjoknlaWG7TEk5bWI&#10;cI9DW2pmhOVITYrUUyIMwwj2MM3dLOsVi4svvviGe++99z9z827fNGxomU6M7F4j2yx7qpEnDoYY&#10;YYCMEOTEq+SErfYm/SbUZAZQzgHzBdNYefO9KLvyNlRcfQsqr7kcNXf/FhU3n4Way3+Dimtvxprr&#10;rqN9C0r+cBuKr72TuBnlV9+IMtrFf7wVZdfdiMprb6B9B9686U+48tY3cendc3DpXXNxGe3L7p2D&#10;i++bjUvuofvuubj0nnm45K55uO6OGbj31in4000v4pFbX8c1d03H7+6ejYvufAuLqhq5+dvsbdAD&#10;2lDLpiQIehKBewRCerK3cRfRNXE84md1ZU0iT38n5DYdOh+F43K6PCE1cFDSeMwwNPFsfzC4R/DA&#10;SUh78BDBa5cYKptOk3WHic+0YlBNYE8tzeXzJB7TS/oJAS4mfi4wftmexNXmPGc70CGFNtRSgzVG&#10;3iGH3Jn2YRnBHqiJEbSoarOcu+lu3/49gsysWbPWmUQwRtBmWZBx9wgbt23jgHRx9e7xVvMaz+5G&#10;jYi7LoCpX/8R/vCNn+OYj52K3518Dtqn345lt/4cJ33uaJz45V/jli+chkXHfA+dzz2LhV85Gr7z&#10;L8Ty730PK75yDJZ99btYfcyxWPyJz2DlV7+FF0/+DR5/pgLHnvYAjv7pQ/j6icRJD+DTx9+Mr570&#10;ML575p/w7TOfxDd+/AhOPeFa3H7yJbj8m2fhgp/diGNPugNfOflhfPBr1+OlhWlEurZTkkh66HQo&#10;d8IkiNBkYrOlgnn+HAZPgfLgndhQJQuyLEGnMDuAZUsieQzmTUZtPDUhcyoYIYnknR55G9oer24/&#10;VbiAwHTZ8F62jZNQ0s2DTraoZnKii5mlcoYoHcOUiJ76qXy5SRtimlAT2+edqFEaNnMxEHM0UUoy&#10;TR3dPqb30dbplZ3sSQLXsmwfJW6dt3hQwpJxqlmeT2WnO7Bh84A3H1zjnhqZaiSJoBOjffr3CCtW&#10;rDhm1apVmD17NvQxQff4dIgRdjwv3sg9go/qUElqPcrSG1Ca6UUZGaJUq9e6Mjz4zR/hmyfdhf/3&#10;sbPwHx84Ccf877m4dMLZ+O7Xv4e3/fcZ+NznfoFHP38C4vffj5o/XI+i6+9EdOqbKL7nXiTeeAuh&#10;R59EycV/QNlNd+LPF92C+x9ZgF9f8Rx+cfnzuP7BJbjh/nm464nleOC5Evxo4oOYcP6zeGRKMa69&#10;byFOO/8p3PToAlx6y2v4I6XBNXctwQe/cTWemh2mHr6Z+49u+DMkdpqqGfc2PkIqXSFoErjuQb+n&#10;rmX9miQufISnzmmCt28hNnsTrJaTVGqkVlk7svVLTeMGuJK6/OJ0N+ZG2rAuw/ZxYvopIUq4b1qe&#10;7EMRpa2vbSuiHVuy6grjwirX2/Ns8tIWU5dflenCymQ3Zkda8UZNBm/VpDE/0on5yTYUR1Iorwxg&#10;kb8e0yNNmFIbxVu1jVgY6cCCaDveDDTisZIg7lxdiTtWVeCpshBmsZziBk5+bo59nVu419rGOjej&#10;tnUr93I9GBjQL0t2NO6pUf6Vj/v0LRb2HMGOT4dXjcxsx8C2rdTnG1AUTWJNNI11kXqsi6WwJpZG&#10;cbwJNek2lDc0oKqpDRVCQwcnQQd1+zZUN7eiormdA9mMulQG/voGVDc0ojqRRDjTiLpEPdM2ciVs&#10;YppG+DKtzNfBwe8mugiW1dLO1aqdNsNaOlHF8BpOLO0RfNorcGWtkerGlbRKfm6QK1LtKEnWY02q&#10;CWvTTShKN6Io2cSwFpTQXQjFKdpEGfOUE7I9N/NXpJs920OG4R5auCg0o7S+BeuYb1FtBAt9YdZT&#10;zzQtbEMLKtNZlLCcFRy/hYEY5tQlMCvUiJnBBizgWC7nOC7huM6LNGCKL4nnKiN4qTKE16vDmF4T&#10;wsJwGnMDSczxJzErmMJr1RG87ovjTfrf8qcxxU8mqEtifnEN5tfFsZjtKFk5C+W+ciyp8aNm8QwU&#10;vfoslgWCWMDxnhdJYGE8g6Wk3ZJgBiujTWSoJswNJ/CGL4DZATJNdQwvVfnwfFUtXq8KY1EggL4B&#10;SYQdjX0xx/YJtkfY53+hVug5gnt8mt0suw/Xt2Pzts2oSSWwNhzC2mgQa+NhlMSCZIgg1kTCWBMO&#10;kEmCKI6GUBoNM95PRqGdiNEdQGm4FsVhpmPculgN4UMx86+Js4wo00brGMewiB9lsdAQWGYpyyyJ&#10;Rlg2iRuLevY6Yg3j18RqWb6PeSNYy7h1CcaxvrVqWzKC6iTzxhiWCKOcdZUn6jghGZZiWUI66qHY&#10;82fdQindHuTOQfEKK0nFyExxlArphIeSVDwLhim+NMm0yRiZiKBdzriyNNPLLzfjy1hnGcsrV7yl&#10;TTNvJuJB6cs55hVJIY4q5qtimkq2pTKVRFUijSrmq04wnItKiP2rm/Uq4hXLUL98OloWv4L0vKdR&#10;9Mg1qJvzIqKVFRzTOPuqOsMoS7AvbMfaTAxF9aQT7RLVz7rK42mOXRS+qhIEw3WoI72rIwHv6XO+&#10;cRlBqpHLCPu0RLC3T+1do4LPEfQ4nZ00ZtCvt2qpMpVGIiiPcrC4opREE3SnUMbVqjyWybojSYJx&#10;EU4Irn6lTFsc4aQgAcqYv4xEK2M9pXGG0xZhylhfqcIZX0ICl3jpkiQGyxforqS41YQoI2Np0lQw&#10;T0WSop8Spkyrb6remyw1yTSC/jDqyouQjFSjcsZbSK5bgSAnay3b4yMkJUpI6JJUmkTPsO562oRX&#10;FvtAlAqKz6HECStPZ7hXks36BbZZqEhnUSmbbangJK7kZK7g5K1i/UIlJ7PC5K7lhKkhquszqGJ5&#10;VeyjUJNDtcDwmkEwPeuuY/m1tKuUN5NgugSlaD2CwUoEZz2J5Kt3I/TU9ai99yLU3ncx6l64F3Ur&#10;FyIopkmHmTeJAMeptj5F6Z1hXkrjNPNn4pwHESRCPqRDZaib+woyq2YisXAqIgvmwFdXNexzBDGB&#10;NsuSCJpLUrf3eUYwiSBGcO812mGP4DFC9gc3Mlu3bUeooYUTTeoNVRWKel+qGbX0+yj+fbT9VDkC&#10;6VZOujb4qZb401SHUq1EC90M89DKNEzHsCBVoGDOrzPqcH27h0hDO+tSeJOXJkx/kOpHqL4JkcYW&#10;xJpaEG9qRrKxGXGqWbGGeqRaWtBIYrS2tSNZR0KumoeW5W8iPOPPaFj8AtIz/4yepa8jPvMldNan&#10;0dDeiSR12nR7B9Kt7Ug0dyDR3uUh3UbxTnWsXjbTpejO0J1uY5jcTJNq70ayjelbmE9o7WS72hGl&#10;KhilP9TIvjWwzRwzIcJwL6yR/WxqpZ/9Z3/8moRMF2RYiCpkkJtOP/vlZ1gd431U1+oEqmFy+6ie&#10;1tCuqW/lBNbYc9KlGshgLD/egDau3k3FsxF84XaUPXoVaha+ihgZspZqTxXHs4qqpxaVmgSZiPnE&#10;TLW0fVTrwlxoWnwl6F5LaTLrWTS+/jDCL96CupceQGDpbITCPmzyfkW4o3F/oeY+R9jnN8vaI4gJ&#10;BP1mOX+PMMQIWWaQ2UKJ4OeqUcFVvzKm1beRoM4cb+SKTZ05QZvuSoHuykQzKhlfIZvxlUxfRcbJ&#10;ggRJkAhMV6Vw2fRX0y3UUrf2EbXGbB6aBlFHXV3ME2SaUIMmFiceJ6GYJ9rYjkAwgvDqJYjNfhEl&#10;T96JwMt3I/j0lYi9/Ec0zH8OqdJipDiJYpq0zJtgGUn6E5ywcidYRoQTNkS9P8Iy49yT6KlqnOGp&#10;5i7Ut3ShkWFN3Kc0kAEayRANhH6D3dTRg6a2bjSTWVo6e9HWtR4dPRto96GFzNPa0Y2Wjl7vRo1m&#10;pjWoDKXv6O33IHcz0yu/h871aGeert6N6OzqRRP3S21dG9C1fiPL70Nvbw966il5pz2LordeRdWq&#10;5ejvbMXmTZvQ07/ZK3M98/b1bkHvxgF0bdiMzu4B9K7vQ5/8TLe+owXta+Yi+codqL7vt1h512+R&#10;WT0D2LgB2zn/u1jPxs393nxwTf7xqVQjSQTdhr3PM4JUI3vpTsenrmqUZYSsWmQSYbM2y9K1g0GU&#10;hKhfhoJUiQja5UQFUcm9QiX3EJVM4/lDdHPvUMV9RBYhVEfpJyqp31dS998BCuO+opr1VFPnr+Z+&#10;oob+Wtq1DJNdwzqqqZ4pjY/traNq5YtTJaIKVUv44lwhaddwfxClmI8WL6aO/AcU33E2ah46H4lX&#10;bkN36Wy0JWoR5D6mhiqZj7q2j6thTTxCsEz2vy5O/Vh1MCxAdSxEVSfANsWpArVS/Hf0cJJ396K9&#10;Z713RY0uGWjv5YRlWAsnbnMnJ7ps+ps6ezixuziZObE7Oim1OOnbyDCUHGKm5nYyA9GkMKKe0IUE&#10;MTKjECeTZ1qpe7d0e8woaRJtaSOzUqIRbZSKG9iX7pIFaJj7PJKr9TmnDEJMowsRkiwjSgkToTSo&#10;Z96MpF8Tw8nQKjvFNI1MG69ah5o5zyG46FkkSueivTlDSdiLONsbb2tFkgthoecIOj61J8s6NdJc&#10;+oc5NZI0ECOYRJA4y98jZFkha/SuUYKrkB6qBOo7KKpbvFOgAFdMv1ZvitaapEQsV2yJbIpyifZa&#10;6u61CQ4MJ1sN9XGhmqilaBb8EsvUz6s4gauVhnp6DfPUsLxaqgBCteIlynW6xPKrKT0qYmlKH4Jh&#10;FYSkjCRIHVUpT+2iyuVr7ERtYwdVEKos1I9rVk7D2qeuQ93zN6BlxevoD1ehnRvHOAkZZNpwYzcl&#10;BCULJ0uIEzHISRaghBD89bSlujV1U+Whasg6pG54YHvqaEtK1bEdvnhWkvmox0fYn0bq8S3JSjTH&#10;SrGhPYOB7mYM9HZiy8YuDPS1YFNPCzb2MF1DlOoNGZn7qxDzRjmGKY55lOpQlCpUmpM1zL1AhO4U&#10;+9zZ0Yaezjb0kkl7qpdzg/wSYivnorOlHc2cvB3dlEbdfeim5OiQtJFkofRp6+pEd28vpYuYeT16&#10;ezqxPuNDX+1KdK6djXTxQqxnuR19lD69G5i/h9KDkqy1DZsL7BFcRnAfqIkRrr/++n3301FihKef&#10;fnpwjyCJIClgewSPEfKM99IdJ4YmmHT9ABHixBBjhDkxBLmD1PUF+SOC0lB/DRB1hO4tquH+oZbu&#10;LLiHYL46llenycuJ7ONeQ3sLn/wM99Fdy4mneD/TevXn9h6akHWszwPjtUdRfC39NWRQP1WtUELp&#10;2qgjc1WkLh5cuwTL7zmf6tIl6F35MhmiHBuaUqhv4GTmhPfa4tXH/CqDCBDqb0j95UIg29wxMlCk&#10;oXPQH6SKlaTa1clVuSm0Es2RFehrT6GvuxX9ZIINnQ3YtrEbixfMxpzpb1D16MFAVwP61zdytW7m&#10;ZJcU6OAqrrI7uQD1cPKTIbhXkioX5z6pu3MA/Ru2eepSkxi2uhLla5cjxsXJL6am9Ah5dOn06BBv&#10;6mIfuHCpH4yPNPd68SkuOB3ROLorVqGHi0Nm5VtkspCnZvoZr8UgyIUgxHr93GP0FWAE+2FO/nOE&#10;fV41slMjU420Wdbktz2CdLx8o7uBUpxEYQ6mRHJYk0o6NDdtXhjdWZt6OidCmGI4SokQozvKwQ8z&#10;Xq/xehtrD5rwmricdNxHBLifCHJVDXJ1zZYtBmI67i+Uxq+JyXhd4BUg8SIkSpR1KU0d9xhBTlrp&#10;9KonQgkSo8SIUmUIk0gBSqBAPMM03Gwzf4wTLc3VtnL2S1hx57mofe56JEs4YTnR2tvXo69/G1Wb&#10;foRYttoc5kTQBj5G6RKTTYRYX1hxLEu2JmmC+wdNuBDb30TGas/UYENrlLp6HBs6/NjQ4kdniioM&#10;V/7NPc1Ys2IpTjnxJ2jLxCklmrBhfT3VJ26kWZaY2lsgcgikVaeYoRP1nMiN9T0oW+fH9BenIVkb&#10;Z32d3K9QP2/vg17W0ztTgfouLiydlMy00x1kgi5OajIE2xfimCZberF+fT/3Cf3obK5HdOUcqkcV&#10;7F8nJWAX20GQDoEMNYA083FvuHlgY25GDJn8X6jZHmGfvxZ+9erVRz/++OOQVLDXsNV4SQPpd+Lo&#10;IaVIhltmbpal08a54kRJ+DiJk+JApRuFbiTpTnIAhYRAwsQ5ceJajXKIclC9FZNMEIxzQhN1caoV&#10;QowqUiwDX5SrCTfkgo+TWXE1UapRJEIdbV8kRV1d4SkyAP2Mr2U5sv1UF+qYpzbG/PT7oo3M00wG&#10;ykoLPyevVkQxjRhGpzxxMmtJURFKly1GoLQcgWKK9DfnIFgTRhsnSmvHBqokPd5kD1Dd0SSXXq1J&#10;L8YQA8TZV9lavYUUF4EeMsLW9jg2tfuwqaUc7bWvIbXqYTSWv4HW4BpKiWocf/SXcMlvf4lN3VRv&#10;WhPo7uDYk3k1tlFJHTKiFogw2x7jmKXYj46WDeht6EHlS/Pw1MTLcO2nfoDfH/Jp3HLU13DrmC/j&#10;9nFfx83v+Q4uPOrruP74yZj5J67y9ZIA3VzhOanZPqm20bQmbDdS0TaUr/GhuOj/b+87AOQorm39&#10;/WyCMsoiiZxsY7ABJ5LxwxiMzQMMKEsWyZhocraFRZJEMCD4BJMkMoqruKus1eYcZ2ZzVo6IKOn8&#10;c2rm7ta2ZgHZz+9r/LbgqLordXf1PXXvraqezUUDyRFp3upMv2IRkeUizrRk//HdlXBA+ZhOdTDY&#10;7lObNZIMycqQRhg/fvzeS4R33333x3fddZdbUBMR/FkjkUAIhp07v+AoW4ny8lKH0tIilJYVo4wo&#10;Ly9BKFTqUC4wPxQuQzhczjhEhBGKVKKsgohUMabjGRHohDIOR2p4XMP0WifsZRT6chKhnOchl1/l&#10;YpUJiwjML6lqJkikKgo6UUahL2Pd8krWYb1whBqAUHsiRTG1Rgk1T1m1QKGmUEU1EzUR/ZRq+icr&#10;F6Vg4XvvIWNeCtLmL0deah4iZbWoYp111BDrN25HA02eWg4G1dQoGhTcTBN9CqGaplUlfZqmZvoA&#10;m+uxvnQ2qhc9hsjsO1A9/240pT6FDWXT8MSDN2Bg933w6nMP42OSZdtqaox19Wimv1LDPtZ2+Eo6&#10;7ZVV1fQv1mBNyzY0cUTeTAL8/aa/Ysi3jsSNPU7EgwecineOvhhvHHo+Hu7yA7w64By8O+g8TD7g&#10;DEw+5Fzc0e9U/Hbfw3DWNwbg6evuplNNjUh/IsK+reLAU8/nj5TX0qTKRWluHmqrIqit5j3w2jX0&#10;66oJDY41Nbwf3leE7/DLtmEbETSoiggpKSl45pln9u5Nd3Rifmw/Aiw1ZusIphGCQUSoYSeFQyWI&#10;hEtRESlFZUWZi8OhYoTKi9ohQoIIoXIRhXEoSoxyEqQ8RILEEC4nGEdCIeaTMOGIg45VPuKga5TF&#10;yMbyzItEhIj7zjoKHkdC7p6qIgTLVLn8CF98NK7kudKqHUKoqmSZGKorQxSEcjQSxdnsk+x8hItC&#10;aKhoQnMtzYqiWtRXUv1TGLes347tm7djLU3FGgltBetXhSlEYdRUlmNdc63zBbY0V+L5x+7AmIt/&#10;hiHnnYKTDu2FHx81AO9OfhBb67OwqTqbcSE2Ek3V+aipKCIR9N14PdY2r8N6juDNtM3XrKHTG1qD&#10;p38xFuN6nIpJHPUf7HUanh5MYe95MoZ++zCM6Xo0hnc5EiP2PQJXdTsO1+x/DCYdeg7uG/RTDOl6&#10;DC745kG4+z8vw2oOFPUyDemnhUprUZjDvi0JoZ7vtr6GRBBq+Rw1IdTxeeoY1xNKq6oK4fPPdjeN&#10;bPrUX0eQTNEE3/uJQCfmXH1Kp1kjmz5tt44QCDt3fO4EraQ4H6Ul+SiLoTyGUGkBwmWFKGes83BJ&#10;ASKlPGfszpkXJkGECIkjiEAVrShCZXmhQ0UoPiLMEyp5HC3HOuH2qBKYXh0pplCWorqihAJWjNrK&#10;YpoBxajnsWI7j8alRJmDyFBXVUrBLEV9uBiFGasQySe5C0pQnFdMwtRROJrRSJt73dpt2LhhG7Zs&#10;+ZjYik0bN1CAm9BQU4F1qyuxqSWEzfX0ExoK8VFdBrZUp2JDVRo2VizDpoql2BBZgQ3VeWgmeQsz&#10;c1ATIQHo5NbT92mgedRQS1OytB4luWEseXIKbu5xEm7oegKu7vU9jDzgOxjW6zj81/6H4zf7HYoh&#10;+x+BK/YdjMv2PwxXdDkMF+03GKO7HY8rDiC6H4Ore3wXw7oci/lPT8HmdZ+ikT5GI30OzT5p0KiN&#10;DQQ1VeoDQech9mEZ+7CUfVjG/i3DZ5/uvo4Q9BEkSyKCNMJTTz21dxPhnnvucUTQr1jk5uZ+TSLw&#10;hRXkOjJI8NsRwDsW7LhN0KNQWkRkICpEjLLoscqHSvN5nM90koiQ8Eu4jShtpJDQF0eFP0LBp9A7&#10;wWdaDcvW6sVxZK7my2sD0yIkBTWYYpVxqCxBPQVfJKhnnUZqhyaO7kIDhaOR5kJNeRmKMrNRlluE&#10;+ghNyNIKCihNmEgdhYVC0LIZ69dtQz2d+XB5NRppgjUxvYX92FCWi9VlHP3DBVhdRFKlz0Rm8rtY&#10;NX8G0lMWIY+2+aolGRTGOvYFTcWyamoW+i8h+j3FDViRnINlM5Zg5csf4IFjzsFN+x2HP/T8Hn7W&#10;9WAc36Uvftr9YPxo3/748b798LMuA3HmfgNxBs9/vv/BOLvbEThln4G4qNdRuPqA75JAJ+GDR19h&#10;X6xBI/2Dxrp1HPXr2X9Rga/hoFFbQTKwH2oqmCboONaXldTIn8fZfeqbRjZ9aqbRXk+E+2J/KMQW&#10;1HTzRgQhGHY4IpSjTAIuIfaEuzJc0g4S9irGJvAGI0kkhtZz5ZMQUfJIe0QR1QJKixLDICKofXc9&#10;mmpVhPbHSBOIDCKFXlx0NCMYq2wNiVzLUa2eL7uOJGjVAtQI9RoFHTFECCFKmDoKgdIaZPrI98nN&#10;Rr7+JG9WNsLFbLec5mJJBSopwJGyGmqCLdhATaEZqLraJvZlM21+2uN0shsbVtPmX0tTi053cQVy&#10;MuibMa+BeUId01c3b6JwrkFtqAlpK/KxIGkx8ldmYqPs7mlzcXP/k3FT1xMxrPf3cOL+A9HnP7qg&#10;/749cNB+vXBYlwNwZJfeGLx/Lxz47Z44Zp/+uKD7UdQMR+H3+x2JcT8fjXBmPc25TSgrpu1fRR+A&#10;ZqP6xQaMGvaNHVfzfSvWQBNh/4XYz59/vrtpZD/36E+fSqZkGiUEEeQjyDSSGtPNa0Gto3WEqI9Q&#10;4Wx+Cb+E1yeDEUKxVKo6ccsmjhAb12H7lo109mqwTecb1mL7VjpUvM4n27bio80bsXn9GrQ01mL7&#10;to3UBiSRRiaaF81NtLW3b8bmTWuxYX0L1q9tcmWE5qY6bNu8AVvZ5vatbL+hxv1dhtUNVU54m+s5&#10;MtdV4dOPt9BkWYPtH21CcyOvyVjlt/K669a04OOtm/Dp9q1Y19IUbY/3K62xfnUtdu34GJs3cnSv&#10;r6Jg17L9j+jQVqOloY5tbOU1Gkm8Gmxav4XPth0VHNFrKxqIetTT5KglqqsaWgW9gY55Pc2qKmoS&#10;jf4Rao8ali0vDqGssBjFOfnIWpaG9CVpyEhZhZxl6agsKUMjR+Zq+g+NDfSFVqTi7hPPwVj6AqO6&#10;HY3fdT0Sv9jnYJzy7UH47r6DcOJ+B+K0Lgfj3O5H4LKux+LK/Y7HlT2+j7En/gof/n0GTZhPeQ8b&#10;2F4DBw6SQBqAz9sq/D5aiSCfkAOcNEKcWSMRIegsayZSPwC81xPB/6uaphGMCDUdaIRKdpr8AxvF&#10;g0QwB7mRwrKLxPlo2xbnYG9YvxbbKPxCfV0Ntm6hMH60jQJOO7hewr6V2ELzosU52tUU5M8odDu/&#10;+IQ2dwPWEJ8y/+OPNrvzjetW83gLPmFaC4V72xaSYdtmCueG6AjPl7Z5/Wre9KcU+LW0hat4LyQQ&#10;SaCya5rr8AkJ8snHW7FhXTPba2JbG/HZ9k1snwOBfAcK3jY6vJs3NLPueg4En7qy2nawjW1+wrLb&#10;tqwjQeociXbQiWzUloycLDqgufSf6GjXt7jFruamdSR3fVT4iZoqkoSjv2JplOLcAvdXh7KXr0Tm&#10;4lRkLFqJcE4BWthefU05TS6SgfZ7U00lyvLzcP+Nt+LE/ofhR10PwhU9j8fY7ifgmm4E/Yer6AuM&#10;7fl9XE3zaQi1wUk0l26/9k5MmzoPU1/6AIsXrKTvsZpCXkPQKaY2cBpBQm+IkaAqXO7MIRFBkxCa&#10;sPgsDhG0DTu4oKbBVUSYNGlSYphG5iyLxe32GgWCiKDZm5KiPGfL+/6AECphXCoTh34A4+i5TCCS&#10;pJyjSSxPxzKDZO44u18zSiyrtEoRikSQZok6xtG0SmkhHjsTyNn4HKWYXi2fwNm1dHjDdPiJep43&#10;yMQhGVy+M29k8tAU0jFRL7NI4HGDzCLVp68hNNBnEBqdOUQTinHUf5BJVcp0IVpG5pMznXg/cqrL&#10;stIRzk5HKCsD5dmZqKDQlmRloSgjHSXpGShKS0XhyuUo5eBTSQ1QWVhEs2clspYspr+QghXzF5ME&#10;achLzUU1R+vGmgjqq3UPYcY0acrrkbkoG9ePuR499+mBnl0PQPfuB6Bnl17osk9X7PPt/bH/t7ug&#10;275d0bVLd4feXXvju4edgHdee59EWofSvAhy0vNQV0VfpCLMtkM0CxXT9OO5+QZRUoTZhyKFZgfL&#10;OEiVxiWCOcv2cy4+ERLKR9BNy1lut9fI+3BfYcfOnYhEOOKVlHK0K3NxSbHWE8rcn5MqKy1mOgWc&#10;cZgCH9LaggPtaoeS1vUGxZpSbVt/sKnRUoTd+kMZSacRqJRk4GjE/ArGrSMWR6oaxnLsopCwRuO2&#10;tKgz7Atyg8AyDnYeQD3zDDrXSCy4fPoRIkejnGgKTgOFtKEm7DRBOI9CnZqBvGUrULRiGUpWLmG8&#10;CCWrlqCYKEpdgoIVS0iEZchbsRxZS5ciZ/FiZC9KoeO8ECvnLUJa8ipkLM0lOUhoaopG+SV01qtC&#10;dXyG1SgrqkJ2ah4uOud89PjWvujdoxd6dO+JHiREL/oGvUiI3j17M60Huu6zPwb3PwTfGXw0erHs&#10;PTffTFKSmNkcpPjeNH1cY4LPvjNU8dmk+Q061/RyBcvqPX7uvlluH8xZtk13kh8NrglBBPs7yyKC&#10;LagZEUSKYPj8i50oLK9CZkEEWcVVyCriyEKHL5fIKw6jsDSMorIQikmS0tJykqYKpTwv4XEoTALx&#10;uEjEKddaQSXTIw6FxTS3yitYlmV4rsW1MgqBtVFZWU1iRBhX0WSqdC9D07jVEj4SROsM0fWDcDvo&#10;BVbbyMa4li9To14rKGBfhnr6Q0JdNc9jsLSGGOpJAqGBJksln6ssT9OtOchbmY7sZSuRs2IlclNT&#10;kbtqFR3sDBRk0GzKzEVhWna0zFKZQiuoEVJZPpPl8+gf5KEoT4tX1XwfFXy+KpSX1KE4rwrhghpq&#10;lzK8MflNHDHocPTYrzt6kQg9u/fCAd16o1+v/uhOMvTq1gvd/2Nf/PDIY3Hpz8/BuaecgqR33qE2&#10;KOAAUsd+rGEf2fqLhNxfj2kPrdUYQqFQ3E13to4gh1mzRpIfESEhZo3GjRt3rjnL2iBl06fmLLdt&#10;sYh9j7BjJ4pDVcgoqkBGSQ2yS6vdH/XLK60iKokICkiG/KJyt19+06YtWLtuI4/pC2irstI2f4TK&#10;qjqEKqqx9eNPsX7zFqzZsAkt6za4eP3mbaioqUdlTR0+2v4Ztm79iI7YGjQ2NmP79o/pW2zFFqpe&#10;jTwy5WST6njDhnXULiQIX5yeobKygkTgSEqIMIJbqGK6UENYup8vf0Yrq7U1HBAo3NF4d9TRkdfi&#10;k2I59Spbx36rIJkLOOLmZxaSEAUcfQtRmkOzMY+aL5/IoxbNolOcmU9Q4NPzUZCWh7xVedQEOchP&#10;J7GL6TwXkgR0wiupgSPs86pwA4pyylGSX46sFTlYuTAVyTMX4oxTfoKe++9PEnQneqJPj940k3qg&#10;H82lEw4ejGt/dxlefvRRFC5b7qZ/Q3w/tXVNJFiNE+xWYa/QCn8loVX8auZFV5F9hDmYlZPs8VaW&#10;4+01kkyJCAnhI+ivaooI8vDNNOp41minE7LiYpkz0RXgcoG2rFsNVhpHDKGqgsLIjg6XU+3SFq1g&#10;fjXTFDfU1aOpvsGN5BJUCZaOqymAEsTmpgZ2ZB07nrZ4Yy1Wt2jmJSqo9dUUQt5jQ221mzXSam5d&#10;LU2IBjr4HLHbIKFW2xzRJbSxkdyHP8K3R6Ub4RtqOep3CGqBWj5LLe+F96/y9bwnfSJaEaItX9FE&#10;84N9U8T+IMpIguLcQjrSRSjLKXGaoyS3iOdMzyklcWgmFnLkJ4rzqSmpYSuoDSPs06zULBSk018q&#10;pOlSHHJ7oXKpTfJSV+KaoUPRb78u6E8SDOzTDwf264f+3bvhyAEDccOoUchMXkjzbBWKM/JRVhCm&#10;BtV2iSb2W617F23akzHfRaUXRzVFyCFaTqQkEb7km+V46wh7PRH8WSMjgv3kozON2u+6c9OntXU0&#10;VWg7a1bHtys1BedWIeVcaiFKgiQhrJaTJ4GjwBJavVTZOpaVI9hIoXJgWZ03sGyD0h0q0EQhF7QH&#10;x46bWN7i5roomiiUgp13hJb6ylb46arbSBPHYjsOnkfLK1b9KrSobl04NpO1wc0ONWoLdWU9n7GF&#10;ddahSvuoqC3LOMqX5dP8o0CWFdHEK6ii31NPLULSF9MUzC0lWQiO/OXZvHasT/IoxCsWpGAZzdhl&#10;77+H6c8/g/lvvIT8Zcl4+8W/4ZgB/dG3W1ecdOwxOGLAABzUrRtuvfJK5C9Ppa/BQS49B7nZBSjM&#10;p0CXa2PlatQ1NDoCi7z17Ms69al7zlDM3OOAIFSH+E7kC0UHDZmbn8f5Qs2IIO0sjSANkVCzRkYE&#10;+zDHFtQcEQJhxw4SgS/GVnsr3aJWMV90dIVXC1xaho9OvZXyWDM80Vmb1pVczd7EHFgtYLU6su64&#10;Lc85oYKc1Bjk7KqMc3qVFsxvB7UhsoWcALfUiwRR6IWr/OqGSrfm4EBiKFaeBL0tT3HsOEYgd9xY&#10;hTVN1Tyu4TVoVpSGEKGJWFFWi+IC+kJZNIvSM2n6ZCI/I5e2OfunmPdPp7cmXEcfKIwM+gWZC5ZR&#10;QxTRbMlHIeNCmlCFGUWIUIOsXVPrNjCmpWQiY0Eqls6eh4XvvIeFb09F3vKlWPjeNCS/9z5uHXUl&#10;3nzmScx86zXkLKFjnp1Bh5pO94o0XjuHxCtzO2nDWgmvauDAs5rPScGlVm5h/6ypLkNLLeO6aqxp&#10;qMWGxhqsF8ldv9mAwb4hajjIxSOCBF9EkGmUsM6yTCP92p2III0gEuxuGu3Czh2fcdSnA1uWy5El&#10;hy8+hy8+j6MawbRIaR7TC92UZTWJUROiAx4uZFwQi/NRxXK1PI+mkXwRaqKwwOOKwuh5RPXy3VSo&#10;m6J0U5uaFi125w1+TKhty6vXopPbJ0Qi8LylhiRhnqY7dSys5giuuJllHGLHqqO69ZpCZR2lN/Hc&#10;pkqba6ICIzTX8LxWdcJYuWQZpr83G0XZNB84whdLmGm+lNAfqKjQztVmlOeWIGvxEixbMB+pHN2L&#10;VmTRRyhEZioda+YV55aTACV0ksPIS+MgUt2AEppZ2RnFWEUirEhKRsr06Zj3/nQsem8maun0ps5e&#10;geVzViJ7cRpyVjJekYqsldkozQyhVH+APacYmRl5yE0r473wPsJN1N4yi9aionINqmgiraMZ+vHq&#10;OnyxrglY14JPWuibkeQf1ZVhfTWfUX1Sy/5R3/G5pck//yz+N8umEWQa+btPE2L6NOgjmEYQKdqH&#10;Xdi141M019NBpFBKWBsqi1BRkkXhzqEAxebVqQWcUDoUoYllGlhecUtNKdZQeNbWURh53FIdxWoK&#10;2Gp2uI6bKotRT2KsYedbvo6j5yWurOqrjKsXwxq+KJVZWxfCWgkr6zXy+n6ZYHtBWH5rm0xTe5an&#10;2LXj8kvddSKFuXj7tTeRkrQYacvyqPlWkyA0j+rWoroshPenp6DnqSNxwE+vxpzFpaikeZS5aCXS&#10;ly9H+uNPYvrJp2Lm90/FqqefRR1JU/HmDLz/47Ow4IdnYsK5l+ChPz1IzRLC3OkLMOPNt7Fydgpe&#10;/PNjmHDN9VgyLQlZGXSusyJIGnIl3j7jlwhN+RAv/PoyTB1+Iwpfn46pdz6MmjxtXV9DjUAzqKoZ&#10;oUp9C7IO5ZEWarM1oNGPzcWZWPrAnYhMfQm7QtnYULACTSXp7rnr+ax6Ly18x9LI8bZY+D6CbbpL&#10;GI0gItg6goggAshZ1kO0mUZtjsKuHZ9TPWrVNhcNFMSGiigaKwtb0VQVFf5Gju7N7DgfJlwmYOsb&#10;w1THGpXZyRxhV9dSEDXS1nA0jqUZ/HOVixKKQl/P9tiGYmFdQzRNsPYUuzosFy0bLa9jy/PL6lru&#10;OWJorhaJo3mu7Qa1r/uPUNjzsGD2THzw1gdImjYfJdnFyF7GkXphMh599k2cftXjOHHIOLw6ZT6y&#10;Fy3GqnnzaBItQygtC0suvBwp3/kBZp96GtIfnYjmpBS895NzsOrkH2HWyadg0SNP46XRV2H6Bb/F&#10;7HPOx4JfXIAJZ52LXxx+DB7/5a+R/JtLMP3MX2Dxby7FnKO/i8w/jUP5i6/jnTN/joIJL2Le2Osx&#10;/4+3IvmpvyMrOQPz/jYFSfc/grQX30X6xBfw1nU3YuxxP8B5/Q/B/UMuQ+b9d6Pohj9g6YjLkPPE&#10;I1hfmUtCs+8p/C1V7P/KAg5AJfj8091njUQE22ZhGkEyJY3w5JNPXhQTub0zGBFMI4gImkprP2vk&#10;E+ELtDTQaaymkHN01ggtAZHgGHRukPBrVNboXUezSJrB0nQs4qiOBMyEWYLs0BiLTbApfK15Lo0g&#10;EdbVhx1cmZhwW1vt2nN1omlBWH6wbkdYQ420pk5kLOa1aXrRH3p/yjtYsmA5zZAiZK3IRtrCxUia&#10;sQAnXHIH+p97C6Z8uBTjJ72MoTc8itemLkbV23Pw0sEHo/jGm5B83m9RcN1NmHvObxF5eCKSTj8D&#10;U08+A0k/Oh8zBx+LaRf9F6aO+D1m//QcPNF3IJ7s0gPTTzoN+VPmIX1FGKnX3oRXDzwIpSTB3Asu&#10;xYwfnYXQGx9i6vX3InduOlYsKsHi15Mx/6k3MffBhzHnuluw7K+T8OmGHXh54vM4s0tvnLjPPnj3&#10;4nORffXlCE95Gdub6U+tUb9EsLG2CuvpW21kfzdR8376efwtFrbxzlaWpRH0u0bjx4/fa/82ggvm&#10;I2gbtohgzrL8BCEaPCLs/AJNFJhqaoTq8lxnEimWPS/UhPJajx3oO4gAIoKEXyQw80LHUreCjoNQ&#10;ecsXHHFiaRZb2ehx+1G8VTt5xz5JDaYNDEoTORur2rScoZ7mYF04j/cif0Z+jfydbGqFXMyfOQOL&#10;5i9ByvyVjFchdXE2bhz/Jr5x8mic98cnMH3aAiydOY/2/gqsWrgMsy4ZgtcPPQLZNI8+PPuXmH3Q&#10;wXj1wovx5vkX4Y2DDseUIWPwyg9Pxrvf+S4e/uV5ePiM0/HsGWci/MbLSL3kN5h2xLEomvB/seKO&#10;h/Bm70GYc8kwhF54G5P7HIxlN96LhQ89j3fuexjFK8ox74HJWPTsq1iTtxrp4yZj3pg/IvvZqfi0&#10;ZgPmj38Cx3ftg4Hf+A+8OOb3aElJQsPC99E0eyrqiZq57+Mjvq8mDkyrORhpAiLepjs5y2Ye+XuN&#10;9vpvlhVEBPkI9lc1jQjSCHGJQNOokSNmRTgL1aEoGSTwzskl5DMIjRJKagsJqIhgZBAk0L5Q+wK9&#10;G+hzWBkfynO2PP0KZ7N7tr0dBwXe11pfBhP6BqKOpkBdhOTms9aUi/QU+lL6RLSnw/mpKM1IRtEq&#10;2ukpH2DxjLewko7wnPdm4LXJr+CN517B8089iYmPTsLECc/jb5Oew6N//isevO1WPHbPA3hr4nOY&#10;PplmzEtvYepTk/HGhGcxeeKzeOKBP2P8Dbfhrj/ehnuI6y+4ED/r2xfHde+KHxw9GD899UT86ien&#10;4ZFrb0bO3FV0ojORSixKysbCGelInZeH5PmFWLUkgvRZuVgwdQmWzytA8vtLseBNapCpCzH35vuR&#10;/sYsmmchjL93PCgKGPWzk5D99H0oevHPKH1jEsKvP4nwO8+g4J3nsbpgJdbxXaxl/zZQI3we58Mc&#10;/ZyLLahpv5ERYa//EWAFmUamEUQE+QUyjYLOslFhx47P0KiZgwqaOc4/kNBohkWjZZQITRJgCmKz&#10;HCyRgWik8PoEcfmxMn45l+eda2ZGDnYL/QGD8pXm6rpyalMjeBRNsbhR2oC2fQNH9noKtOJGniut&#10;iT6I8p3A6zkiIik1GAW+lgJfR81Wb+Q1IiumhqspzUEtNUB1SQYqC5ajIn8JQjkpKE2fg7T5U/D2&#10;5L/i6T/fiLuvuQw3Dvs1rh/yK1xz6S8w4oKfYsi5p+HSs3+AS846GRedeRLO/9HxOP+04/C7n/+w&#10;Nf2Ss07Cxcy7+MyTMfxXP8afRp+PCXeOxPPjrsJzD/wek24bgT9ffTEu+vkPMKhPDzwy7knkZjVh&#10;2bJqzFtYhiRi9vwyzJpbjpnzIpi5sBIz54d5XIqFC0qxYFo6Vs7NxpqGrbh27B9wYPd98fhdV2P5&#10;h88ib8HfEV71Iapz5qK2cAkaitPQRK3fUJaNxnA2+64ANRV0lj/ZXSMEiaDzhPg5FwXTCHKW9TuV&#10;IoDNGrX5CG1E+Oyz7aiMUEDrwmiWiUPBFGQzO/vZ2eGytaN50XSq1Fg5B2qUFpkgFOKoORJ1liXM&#10;bkpSws88RwAKbEtNEctwNJKD2yD7Xe3QxJKNLtQL0TShhXZ79Djqd0TteeWb6SPErkHC+GgWkUVu&#10;EqPREURmUNQUatQsmTOLCBfn0jRKJ0GENGIVGspTUVu8DDVFS1FXmIL6/PmoI+oLFri4Nm8eanLn&#10;uLg2dy5qsmejOmsWarJmo47pddlJqM9hzPPqzCRUZc5GZfoMVAlp01GR+iEiqR8QH6Iq9V1UrngP&#10;RSlvY9H7/xcLiJQZryFl1rtIpWZKX5qCtCULkbF0EYoy01BCZC1ORuaiuUj+cAoWT3sFVbkLUF+0&#10;CPXFi9BYtowCr2fIIvL4vDnUvnmuP5x21gQG+ztcmk856Fgj2MqynGVphIQhghbUpBH8vUZBIrQF&#10;UWIntmxa575QKy7KRam+Xy4iFBfnxc7z3FZtxTrXcXFhDkoKWT6W5mKXnuugMiVsz8UuLSdax11D&#10;daLQua7r8ovUpl9O9QMotHYD57qmUMD6hOJS5Vl6rN1W8Fruun5bMUSfgflsoyg/m8hEoZCXiYLc&#10;DBTkEYzzc9KRn5vO9LRWFOWlozgOSvL5Tlw+kZ+B4vwsQm2qXiqxKnas9rI8sGxBpisrlBZko4z3&#10;VV7A/tEntrxX1/eFfAeuL4jiAvfprfsWnX1cxn4sU3/H3kVRPrVkdYX7fqRVDALB32tkC2pGhL3e&#10;R7B1BHOWRYQv2326y/0EZDTetav9Fu3/LUE9EEcOdg/qq1h/dVTB2jJ0FHYr066wTvQuYiXsurHT&#10;6D9efjSR/0Z/0dbdot1n3ND2nq2oyYEftKBmv4YtIkh+jAjjxo3b+4ngT59KnRkR7MOcaHd9EeuE&#10;na4THAl2Rf+slHWJdVD7//ST8qoTB5YXRLyyQryywp6UFfakfLyywj9bVohXVtiTssKelI9XlkCc&#10;svpvh/uP79G9/Gg5EcOd6qV7QUQw/0CmkWRI06cJ4yzvtrIcW0fQb/W4h3VPzX8IdY06Cbu0oBLs&#10;is7w7xfa3rEjjP6mnslDIPib7mz6VERIGI1g3yPYrJGvEST4raqR0U434tNp/mIX/vJ6Ko4a9R6O&#10;HDMDR42ZjqPHzsDRvycUB6H0IOKVE+KVFeKVFfakrLAn5eOVFf7ZskK8ssKelBX2pHy8ssJuZafj&#10;qLHTcOSVM/l+k3DMyKl4cGoaPtsheaAMxETCD/IRbGXZtlgkjLPsE8EW1GwbtjONNPjTLHJ/H8WN&#10;BJo224XUyEYcNHw6+gxfgIGj5seg4yCSO5GwWIz+o5PRd8wc9B65AIOHz0JaeLMkwS2sOnnwgu0+&#10;NY2QUESw7xHkLGv3qW7e1hHa+wixISD28BmVG3HYyA/Rd8QCDKDA763oz/vrO4IvckQSBg2fh0G6&#10;35EL0Z8vuu9okXchBo5MZtl5TBd4TlJHj1NYbiF6D09Cv1Fz0X/kXJZVHttl2/1GL2Q9pc3FgNFJ&#10;rk6/UYsoPKzL6/QflYJBTOvP9vs5weL1VN/V4X2NXoBBbGfQiPm8R9Yds5BCx8GDee7eY8/w/w/q&#10;A937QvThPR424gNkVGyMCoCkImAeGRFs+jThfATTCFpH8ImgY4V2RIiF9IoNez0R+g5Lwg9uXYoT&#10;r0/CD29Jxil/WoAjrpqHg8fMxBFXziBm44ixSTiMZoDiI6+ag6OvTsJRV87D4NEsM3YmvnvdXPx6&#10;fCHPZ+GQsXNxOM2GY6+aiUPGzMeBJMIR13DUvGImDiMRDrtmHg76/WwMHivhno7Bv/+AdUS+WTjq&#10;qiQcznaP4PmRY2fh0FGz2NYCHDJyNk69fSF+cHsqeg2b54jiiNiK+M/2r4eubURIjkuEYLDpU9uG&#10;LflJKB/BZo3MR7B1hC8jQiJohH5DZuD0e1fhJ/dm4qBR00mEefjxLfNw7v2L8dNbF+C0PyXj3D+n&#10;4bKnS3DyH+fgFw+swu+eKsDRo9/HsOcqcPZ9y3HJY1kY8VQRLhyfh5/dsxJn3p2CM2+dh1NuWYIB&#10;V3yIs+9ZhKFP5uDM+9Lx/T/Oxe8mZeFnD6zELx9Kx6+IQSOTcOy1C3H6ncvw/Rvm44KHMnHRw4vx&#10;uwnL8L2rZ+A/H8jGWXfPw+n3rEKfIbNZfj41CklM7SBtFO+5/mfwjxHBpk+3bt3qZCihpk9tHUHs&#10;1c3Hnz5NPCIM4Ijdl+aQzBSd9x02m2bOTPTlKDyQ5pLO+w2nyTOC5ZR3xWz0GUqzhaZLn6E8HpKE&#10;Pkw/YNgM+kLEsJnoP0z1aGoNm0vTaB6O+UMKDqTm6TOS6UNnoR9H9d68nqtPm3rAqNnOlOo5dA4G&#10;sF4/1R06g2VnU9DnR6/B6/aVWRUzjQaxvPyr/7+m0Z4TQVPvwd2nIkJCmEb+yrJ9odZuZdlNmX4B&#10;t7NEXNgZ7YC08Aaq9Wkkgmxq2b+ytXXchgECR7f4Hc0XTUF1YDkfrl4ctCtndTtovz+FqR9fpoTN&#10;YoPOfagNB9WLoZ8XB9FaXtfnM/fjtfz7dtcmGWRbK93i3Y9Zj/VbnzF27PK95xPiPWPr9eIgmrd7&#10;nXb3LrQr39beAL1T8w/GzKWzPB+Hj5iGDL53F6KTR+2CfaEmjeB/mKNt2Akzfbpq1SrnI4gIQY2g&#10;ENUHu/j8n/F4J7Z8+gXGPJKM7r99A11+OxXdL3rLodtFU9uhK9O+HCrzzyBemz7i1fERr85XgM/r&#10;ELe9/07EuXY7xKvjI14dH/HqxPBfU9Dl4tcZv41uF05DnwunYMTj87HJfZBDadBiamwq3YItqJmz&#10;7K8jJMQWC/MRpMbEYvswR2gjvqbL+ODSCG5pQROqOugM/3sCCbCT71w8IBHcwqoX/N2n5ixr/9rC&#10;hQsTwzQSEWQa2fcIto7gvkeIUT66FK94B49iC+8uL5raiX83KCiWBojtIohNl0oPRFeZ2wd/+tT/&#10;Qk1ESLiV5XhEcA8d65soDXSyC+kV63Hbi6tww3OpuGnyKiIWP9+GG4XJafHxfAeIV1aIV1bYk7KC&#10;5fNe3f19BW4QXoiB9YR2eTH4aXbc7npB+PfrY0/KCntSPl5ZYbeyfI4X0vDHF9Jx/bPpuJ3PnlkZ&#10;9Q+cKERFoF2QaWTbsH1nOWE0ghFB7JXnb0TQg0RNIz6x21/EWKqRYVV4HQ4a+j760InqN0YOZxSa&#10;SWlDm4O6V2K3+w1CM0MCnUstlI1KcQ6ncyrdYhudSeZ1hLjXTBTQke43crGbzh00cg56MO2gYR8i&#10;MxJbWaY8BHjg9hrJLLKNd5IlyZQ+1aScJcavWIgI2mIhApizLDjauyeWJviidY9JZmQ9Bo/Q9Gl0&#10;Od5mPILQzMPejHj33IrWWbDolOYgCoObUjQobXgyBrEP4iLO9RILen/qh0XoN2JOdPq0Mjp96txE&#10;d9QWRITggppkKiG2WPjTp627T2PTp3KWW1kfOEinmhw8apqbX24bRQJwghON90a4e4vdZ9x7Hz4f&#10;h1+ZjDPH5eDshzJxzB8WoO8Vs9B3yDy3PtFbaw9DZ3MwoNYgrE0fdq1EhHsGbR3hYNBvWDIOHTkN&#10;WRWb3PuXrxgM/vcIMo0kQ6YREmrWyIjQXiPooSX8Mf7HCJEoe43+GfQfPhuHjZmHk65fjF+NW4nh&#10;z2Rj6JNZuPaVKvzmr+kY8kQa7p1Vh+HPl+And2ei7+UzOXqalonfZiLBNlJqT1WfEQsxeOR79BNi&#10;C2oxx9kPIoFpBCOCZEoLaglhGvkaQTcf/F2jKBFaOeBCGjvkUGqEvtQI8Tox4RFbkOujVegxs3EQ&#10;CTFgeJLbR3TQ6DkkCTXAkOk4aMR0HDpWq9McOZ0midNWwiL6buXv9OGAN3jku60Oc0dE0KyRTZ+a&#10;j5AwWyzimUbmMEv62xEhtrKcUbEeh496/99aIziQENoNapvhBtE3GDRqDu3/6G5TOcymAf69SCDo&#10;2aJbLPoOX4DDqRFsi0UcHrT6CCKCrSxLphKCCPIR/N810s2LBK0awR7Y4h1RE6li9Uf47tj3sd9F&#10;H6D772bEMDPh0Y3P0YbpxIfoSnS5bJpDV6Z1v5RlL50VqzMdPYRLZxAzHbpdNhNdL4u2EWw/cTDD&#10;PWu3S6cRH2K/376DY698G+G1H7n3vwufuZkjP9juUyOCrSMkjEboaNZIpHAEcIgywX3Jqqmz2PfK&#10;6goddQStP+/NsOWijhCvTqIg3vP4iFcnHvQebRzcSYtg5y59qKWYqZbBEG/WyIiQMD6CEUHL5NII&#10;egjZeK4rYiTQvzvZhV+wa1wn7FDe544UhugeFANp0omEhVsrcO9RAs80RwKdMo2nwWCb7owI5iMk&#10;zKY7aYSM2B8KEQFMI0SJYM8cJYNGBJlHmj7TL9yUtGxGXs0a5NWuJdYhr649cvdyBO83iHh1EgXx&#10;nsdHvDpBuPdatRbh5o3RHch879FfKtmdCZIXaQWbPvWJkFDrCMEPc2TjaTRwa4ju/8/ZGVKWQGH9&#10;JgweNgXdL5uN3sPmo7fm1d3curAgcUAncLfj4fo8U1iAA/hsQmuZIPz6DtF6hgNcPtPalUkUzEff&#10;oQvRa0Qy9r1iLo4Y+haK6ra6979DloCEwguyJkQEaQX/t08TggjSCMEf+PIX1BRsHUH/ut2nDOmV&#10;GzF45AcJPn2a4lZQD4x9FdZ7zBz005aRy2ah72XvoveQDzFgtGZOgvWii03Rvfy2AmvfGkfzDhyp&#10;2aXoRz7RbQrKmxdbsIuuuO/96w1aPe/gw5yYuewHf/rUnGX7Qm2v9xFs1kg+gm3DDn6PYETwQyJ8&#10;s/xV6Dd6jvvopOeQJHS5dBq12zQMHjULU7NWu2f867Ry7H/x+xR2CoQTcKtL4aBgaP3gh7evxNFX&#10;J2PQcH3NRgKNmIXeI9iuvnqjNtDWhL4jkmIfCi1yQiUCua0LezUR9LwBInDga11QczLRPtiskf3A&#10;l2TJNEJC+Aj+p5pisYighxAU4hHh32FluS9H6j6XfYDpBdGX+/z8KvS9+HV0v3gG9vntuzhg6HQ3&#10;ouvXKyS8biMdIQHRZ5in3bEcp9+Rgv+8bzGxCGfctZzxCpx5xyIM/1spLp+Qj7PvXor//MsKnH5v&#10;OvoNnU2him7oa/sqbPf72jsQhwhf45tlaQP9lIv5CLaOkDDfI0gjBIngfASGjohweIITYeBImkYc&#10;pXteTm3wX1PQ6+IPcOKNyZiS2YCtn36O21/LQ9dLP6DQznFawT6zlJDoW+bj/piMH92XhZNuXoYj&#10;fp+EQ65MwvdvScbJf0rB2Q9m48Trl+DIa5Nx2n1pOPwPi9hXKSQfNcLouTSdohv54t3X3oH2RJAJ&#10;7BMh6B8omH8gZ9l+BFh+Z0IQwTRCamqqY68RQQ8hRG1BrR5Y2OH+zajcgENH00doVfHxYTsY/xWI&#10;d70g4tUz6IXLZh9AzTBAWylGETRnDhw+DSdcN939gNkACoD7+J8Oo78rU3X6C7yG0xYU6mjMc0Ms&#10;z879+1J68H6C8MvHQ7w6PuLV8RGvjg/9JpO20g/kQKAfOThklDbdRbdhx/MR/JVl+8lH8xESylmW&#10;RpA6s3UE+QhtBOCD6yTWAZlVm3H45e9BM0Xak+N+hYFxEP21DeFfBGdm/DOgIPd1tjtteh73pobo&#10;rZdOYR80XMIwG31by7c9U1tatA1HArVDyNyy82ia7jVGmt2w+zP5aL3GPwNepx2854h3TYO2j2hQ&#10;kBY7YNRi9BqSjEOveAfZVbHdp5SDIBdMIxgRJEOSKRHhnnvuuSQmcntnsOlTfbzvO8ttm+74tO6J&#10;9W0a8AX/2eU+zvkCLR/twBspxXh2ejomz8zA5BnEzMx2eO5fjOD1gnhuVgdg3rMzsxhn8b6z8PwM&#10;ldf9R5/hBZ5H074KGXg+Vk+xD+UH73dPsPu12sOVi/dsMcSr4yN4vSCemZnNPkpj/6zC24uK0PKJ&#10;3rsE4DPs3KkdBu2ZYF+omcPsEyEhfIT33nsPK1eubP05F+0+NY3Q9qiaPtVZ9OOcKJjCDnGjg46D&#10;Q8T/QNAVO8LXDyzdWknrJKK8wp618q8Idlvx8HVCvHrC1wnumwO+3+iK8g7s4Ev/gpWjv4aufmrf&#10;ks0a2TZsI0JCzRpJI+Tm5rZqBGkDHXeGzvB1Q3DTneRHfmfCLKhJI8hZ9rdYKLZZo87QGb5OCP4N&#10;NcmPZCohNAJv8DzzEfQbNNIEnUToDP9IsE138g/8lWURISFWlm33qdgrItivYXcSoTPsSbDpU18j&#10;yEdIiN81sgU1mUb29xE6fYTO8I8E/3eNfCIklEbQOoJNn9o6QicROsOeBDONfGc5YTSCP2vkryOI&#10;zfY9QmfoDF8n2O5Tf4uFzRolBBGkEcw0Mh9BawidGqEz7Ekw00gawUwj23SXMESwdQTbYiFC2Dbs&#10;ztAZvk7wTSPba5QwGsF8BBHBVpY7neXO8I8EI4JMo4RbUPOJYAtqnaZRZ/hHgj9rZOsINmt0//33&#10;792b7nzTSDdtPoJI0Oksd4Y9CUaE4I8AJycnJ4Zp5H+PoJuXjyA2d2qEzrAnwRbUZB7506cJZxoZ&#10;Ecw0knboDJ3h64agj2CmUULMGvkawXwE/YpFJxE6w54GaQT7WXjfNEoYjfDuu++2M406N911hn8k&#10;mGlkv2KhgdSIsNdrBDL1XJlGRgQJv22x6CRCZ9iTYJ9qxps+TYgFNTONZM9J+G3qtJMInWFPQvAP&#10;hfhESIgPc0QE/5fuZBrZ6nJn6AxfN/jOsr/XSJvuaILv/esI8hFsHUFaQM6yrS53hs7wdYNPBN9Z&#10;Tpjdp/appn2PYH8xR+gMneHrBvkI2mckZzmoEfZ6Itx9992OCLbFQjdvPwLcSYTOsCchuI6gQVUy&#10;lXC7T32NoLjTNOoMexJsi4V9mCP5ERHkLI8fPz5xZo100/IRzD/onDXqDHsSbB3BNILkJ2FWlkWE&#10;d955p92Cms0Y6bgzdIavG/wf+Nq6daubhpdMJdT06YoVK3b7eF+/U6OHE3Ss3ag+xHhBdXxYukFl&#10;Vd/aiHccD3bt4D1Ymz6svF/f0g3BfD9daj0YC5bvx/71rJxfxo6F4L1aGY2e/jUEPz9emsG/pg+V&#10;9d+Df01rw79XH5YWzFN9/13679jaVqx6to5gs0ZmGiXMr1iICPrJR32hpgc0jWAPqoc0WEfGexnB&#10;Ttax/8KF4Llg9YN5lm7Hiq2M5X0VVFYvSPUMShOCzyb4aXYdpVkdSw+2FaxrUFoQlmf1gseCX9Zi&#10;u1ZHsDp6b/bugm0Y/Hp+3/jPJPh1fPh5/nV8Z1kyJI2QMKaR1hFEBNlzunn7XSMbVeyBBb+TfFgH&#10;flWZeB3u1/GvE4yDaQbL8/MFu44RwWLLs/LBtvTMlqcXOWvWLLz++ut46qmn8Pjjj2PixIl47LHH&#10;8PTTT+ONN95wqr+0tLSdQPhtK80E04TUrmHl/PK6NzuOB6sXD8q3e4h3P345/1zX9NFRmtW12Nq3&#10;NGkE22ukQTWhiKDpU60sS41J+G1l2VeB9rBCsHO+7NyH8vx8O7dO9K9hCOZbneB5ME/wry2ICIYv&#10;u/6yZcucsD/yyCOOBGVlZS7fRju9bB2rDfWNTEr5WQ899BCef/555OTktLblt+vDrv1ViFf3y+AL&#10;ptBRm3bs94+P4ODhw29LsGspT31js0byEWz6dK/3EcaPH3/eSy+9BE2h6gVK8EUE22/kkyDYAcGO&#10;8c/92O8oKyv47SoOvsTgiCb41/DP/fRgmp/eUb5euAjA/sCUKVPcdfVC/Wv79yTYyG73qJGwvLzc&#10;aYq//e1v7ic0ra6uEby2n+efB9Pi3YOlxTu3slb/y9rWc1uajn3Bt3M/3T+2etau0o0I0gjhcBiL&#10;Fy9GSkoKXnzxxb37B74efvjhc19++WVHBHOW7cMckcJeut/Bfgco9jvDjv0XE6zrp/vwr9URrH68&#10;6/rw0/SCdG5t+MKrdB1LK0oLSJWrvJXpCH6+2vGPRQgjlSYhdA92LR9+mh1bbM8QD35Zg13b8oLX&#10;tL4IIphn5ybsin10VN7KigTSliKC1qOMCBxs93rT6ByNgPquVESQ8OsBjAh64X6HdtQRiu1FBMvr&#10;3Mr4ab4QmWApNujcf8GC1bVjteu/IIsNyrP0eO0rT6r70UcfRUlJiXuJ/vXsOv592LG1p9g/Vp4E&#10;YunSpZgwYQKysrJa70Hw2zBYuh0HYXlqx44Fa8fSrazVU7pd24/jpVlsfdYR/PIGyzPzUVssJEP6&#10;Q/bqX5qNe7dGuO66645/5ZVXtmjk0guTRrC9RmYaWWf7D27w03WssoJfxvKCsLL+sWCC6sPKGaxd&#10;ewFB6GXaCzWi2H1YW8qLRCJOWGfMmOFeYrx27dxvw2/H7k/wBw/Ff//73/Hmm2+6dKvn140H/xp2&#10;zY6urTS7dkd1fPjPFe/Zvgp2jSAsX32tftRaQigUcjOR06dPBy2Ps2Iit9eGbz711FOlUuWaOZJZ&#10;JCL4q8smjP4D+7DOiPdygy8pXpqO7RqNjVGhih63H2UVG3QevI/gS44HK2vXlh3/7LPPulGrIyL4&#10;9ayuf08WG6yvVC8pKQkcaFxfqq6VUb4QbM/O/WPF/rFia+fr1BOCzxEs55cPHvvwrxuE1VM/SiNq&#10;FlKD6+uvv94wfPjwQTF5+z/EfxDfjB0bdO6n/c8Hmkf3Tps2zdlyunmNkmKzOcz2kMHYoIe3zjD4&#10;+cG8ePAF39CW3+awC/5LsmN7yfbCO4LVs7ZFeAmqBNY0iLUZbM+/nqH9fbZBedKqkydPhtZprFy0&#10;DUOboLXltaXZseUZ/HMdG/y6BqUFn8lg6VbO2rC0L4N/XT9NfSgS6Nm1W0HgQPtqTNS+3QG+FYMI&#10;YnGQLP+S0K7hs846az/acGGRQc6NZj40Ly5CGBGsc+yF+gKgY/9FW3qwwzqC31YQEpjocbSzdd7U&#10;1PbCOoIJr5+m+ga1KW2ndGlCCavUuF6kf99+eWvDYsv3y+pZFGtUnDt3rps90hSiX0awe7K2LE2x&#10;X9bS/HJCvD7z8/36Pvy04LEPv34wT2k+iQTdj/Wn+lDT8erXV199dc3IkSMPpZhJqPfzsG8M+8TQ&#10;ETH+KTJYZQVrRFC65dmx8I1LLrnkuHHjxm2fOnWqI4M0gsigKTCpdXWMPbh1/JcJsHVQMM0/D6Zb&#10;HUO8l2DoqJ7qGHTuk8HK2HWtrvI0cs2ZM8e9QL1IK++X/TKoL1TH1hg0qDz55JOOXEq3vrLrBWOD&#10;zv08g13D2vGPg7D6huCAYLC2/fN4x0JwYLG6dk3zJ5UnB1ky9NZbb31x7bXXnkvxkrx1IfYP4MtI&#10;0ZFmENoFP9EXah/WkBpV40H22Q0I37jwwguPu/322zdqUUimgmaRNJMiQthqs3W0dYD/MpRuL8jv&#10;KDuOdy74HWvnfocHz33YtX34dYIjl+UL/r2rnJ5V08h8gW5bugm11Vc5ez6/rqCyKqd9NU888YRr&#10;Q+aBXcvuxz8WgkJq5Q3Wvn+9eNc3BNs3BAV5T2B1/TZ0HWkAyYT5koJmyrTSTr9gx9ixY39OsZKM&#10;diO6erFB5PAJYsT4KjK0C0oICr2pFBN0NegLu11I8G9CsW5sn0GDBnUZM2bMMmoHzf26B5PfIEhQ&#10;ZC75U6vq/HgvJfgiLS3YydapwTy/0w3B9oLXNQGx9nxYfUFl/XM7trrShjNnznQjukwbzSjJ6dPz&#10;a+RTGQm51hxEGGlRCb+2YMgcUp7dj13DYNdSLAQFzPIN1o49Y/C8ozyr/2Xt++eK/TJ2bG1Yms51&#10;DcmAntMGR/WFZodmz56t7SeFRx11VD/Kk+Ssp4ceMYgQQvdY7BPD5FPy6pPB5Hw3MljC1yGCGjbW&#10;meCb8BvsxoRvXHTRRb+48sort9x///3QgpsIoYfVLIv+oIi2HUhLWGdIQEw9+rAXpA70X5BgnW6I&#10;l6c6asdGHF3DSGjt27GVs3SD2rNjK9NRG0q3EU71FGsQkOkkcmhv0WuvveaEX0KvdH+fUbz2DJZm&#10;Zf1ntvN4z2z1/OewMn45v7yV8du3Y2srmC749yQoX30uwdfEgt65zSzq3cv002Kk+mPixImfDR8+&#10;/HLJD0Mv4oBYHIRPCsEIIdjgbITYIzJ8GSHMHBIhfDIESWA3pFg36ghx3nnnnU1np/q2225zG83k&#10;VNpnnSKEhESxCCJyyKeQ1hDUYRYbLM8v4+fZ1K1iP8/y/XpW1mB1/HaV1lGbOtfLtNEt2E6wrEHn&#10;/jV8xKsbhF3Drifo+oZ4bdi1g/dn/WH9rljpfps6tvKCteWnWbpitSOtqEkTxWrToHO9c5nOL7zw&#10;gpsVu+eee9Zx4LyU4iLZ6xtAHw+9YxBBfJIECSGZNDLE0wy7EcFCkAxGCMEng7HMtIFpAbsR3ZRu&#10;0G5YN6+H0U31/PWvf33n6NGjm2699Vb85S9/wXPPPedGg0WLFjlyaHQwjWEkMaL4UJqIJA0j6NjO&#10;rbzVtXz/3BAsG+/cLx+8jp9n55bvp/uwNF3H2hMsz47t3E+zvrE6ytN58J4NVt/yVUd+m9LilbM2&#10;/XTFdg2dW1tWx8r69yMCCDrPzs7G8uXLnfOv963BUGbzLbfcsv7yyy9/mHJxICE5GhhD/xgGEDKP&#10;DJIjxUYInwymIXwimJkkIkh24xEhLhkU/AI+GUw7+GaSrwl0Qyb0egg9kB7wIOJgQtNfhxNHxNL6&#10;0pc4/YILLnhk6NChWVddddWnN910E+68807cd999bo+Ntixoy7I6TseKdT5p0iRnexu0qqs87fPR&#10;scpYeYPSfCjNb9PS7DzesXaSqo7dl13X0qy83YNB5wadW3tW3m8jmB8PKmf3ovNgG7qOn6dj9Wew&#10;T9WGYr+c0vzntHIPP/xwa7p/PYsNKidI0PUe77rrLtx8882g0/vFkCFDis4///xnBg8e/Cu+f8nE&#10;YOJY4mjiSEKycRhxCCEZ0QKayCB5klz52sB8BhN8IWgSSfh9TeDL9j8VfG3hE8NIoZsSO0UI3byI&#10;oIfVQx5HfI/4IfFj4gxCMwLnEeqYCwhtqhpGXPPNb37zT/3793/g6KOPfvS4446bKJx44omP9+jR&#10;4x7m3xTDzcSfmHav8o4//vhJxxxzzCSWnXTsscc+ITDtCZ5P4PFjylea8mNtTojFE1lPx3Y+4YQT&#10;Tng8dm5pk1Rfx8ybqGPiSaUbYtfS8YSBAwfe/61vfes2PsetepYYdH6HwPt2cQy3x+I7Bda7u1+/&#10;fn+J3e+TateeR9C5dy0984TYc9v9Bu99Ius9pnO1GUubxL59PPbcrt9ieY+zrOpbGT2j6us9WLuK&#10;Ve4RxewP11/f+c531McPHX744fd07dr1Bj7jCOI3hN6vpkCFc4ifEacRJxEnEEcRkhORQwOoRn0J&#10;u43wvpljwi3Y6G74bxHyztAZ/heGb3zj/wF+xTOQJosseAAAAABJRU5ErkJgglBLAwQKAAAAAAAA&#10;ACEA4LZk11RFAABURQAAFAAAAGRycy9tZWRpYS9pbWFnZTIucG5niVBORw0KGgoAAAANSUhEUgAA&#10;ASgAAADBCAYAAAB8Oy3nAAAAAXNSR0IArs4c6QAAAARnQU1BAACxjwv8YQUAAAAJcEhZcwAAIdUA&#10;ACHVAQSctJ0AAETpSURBVHhe7Z0HeBTHlu+5u+99b3ff7tu915FgJAQY2wQHwGAyKIBAKGdplEm2&#10;cc4Zh+vrbF9nG9uAc044x+uc7WujNJqgLCEJASInn3f+p6el0agVkfBInP6+/zdSd3V1z3TVr8+p&#10;OlU1yHubPeiT/5UUUHyiLcB9XVqA/df0QPue9KAiUqlUql7XiKL9aYGF5WmBJQ/YgspmxA/6/d8Z&#10;Q38yaNRqoz9FHlE4JD3QcVVGUHlV9sgqyghyWWeqUqlUvSRbUAllj6ykrKDyrbYgx6Npw+0nJQx6&#10;4V89YDK25KN/PYYpdmdGoHufgkmlUh1qAVRZI8soY4TztfRhBeMGDbr2Xzx4on9JH15wli2wdDcS&#10;pQcVtjlZpVKp+lbgTjFljiyl1ADHvYuG//pnwVPMMY6j0wLsxTigcFKpVH+cCtmSclDaCFdD+vCS&#10;aYynPw1KPq4kMjMIcCr2SaxSqVSHXlkjKyg90HEtOu0GpQUU34JGKquEKpVKdagFg4m9ug9mB7j/&#10;bVDaiPwnFFAqlcpfJB11AfZfIwb/8B8MqCIFlEql8hsBUGmBRRsUUCqVyu+kgFKpVH4rBZRKpfJb&#10;KaBUKpXfSgGlUqn8VgoolUrlt1JAqVQqv5UCSqVS+a0UUCqVqucKLCTbcQWUwcIn/rdM10MpoFQq&#10;Vfc1gsE0vIDSRhZR/KkOij3dQfGnlZAtwACW5Tk9kAJKpVJ1Twyn9OGFFHOGk06/pIHGPLKDRq/Z&#10;SWMe3UFT+P/ECSWUMax3INWngEoaVkiJQwpaa2gBpTBlrdJ3VamBRt7xxxZQ3FH5FOsR/k4YXMDH&#10;CiiVr8Hfp/kc/I19be6HlcTET8OP7nUN1R+reH6O5nOF8Eyt0rVVISVxGWt1Lv8vlcoyfe8LZQn3&#10;2/V77kdCnQKcpjpp3F1b6dgP99OxH/9Og1nHfsT6ZD+ddN82ShprZ0vq4H/zPgGUCYazp5bQ+bMd&#10;dP4cZ7POme6g7JOMh+h7XkdCnoBJzBFGgVt2WjFdFu6im1LL6NbsCrolq5yuTyqjS+e7+JidkvlH&#10;ROEEDHEulH1CEZ03q+VeTK2YZJf7UUj5gfg5pQYU0U1pZfTwJdX08MXVdN85VXTeTEenFV6eYWAh&#10;XTTPKedBD11YTZcuwNTVff980wBHLqModyiD5/I9y35PfWhXON5ZmkMg3Gcq15sUBksKPq3EzyCR&#10;v+fUc+sYRr/TMazBDKbBH7boqC8O0NTz6ylDXgzW1+qq+gRQYiGxb/rrP7bR7h37ac+uA82qtO+m&#10;O/IqBDZW51oJQIo/poBWTiuhtdfV0j853y31e2n/vt8N7feI/967+wA1btxLv32xnZ6+aSMtOaVY&#10;CnzS0EK6PtFNTY37Wt0P9MG6RspieKX2cgOfqvviwsggKqR/fraNDvAzhXZxGXr/yU0CKFjPVudB&#10;eH4ZxxfSJ89vbj4Xeu6WOrJxeezr5wsL/czJdnrhtjoqK9xFL91dJ2UP38kqvWmNZAzOp3S8SK3S&#10;HCrxvQBQtlGFlH0iv8zbUQ7/vsnTHHTiQ9vo6M89cDLFcBryAUPr09/p+Cd2UvIJxfK9LK/XRfUZ&#10;oGyjiij/m+104MDv5L3Vlu2hu5ZVdgoovO1SAw0z+awpJfTqfQ20eeM++r11dh1uO5r200XBTkrm&#10;N4IAii2s3Qwk3+2jZzbzj88gU0D94TIB9f17TZ6nY2zuDbvokjAnJbLrZ2WRoLwkc1m5KtLNL699&#10;nrNIAPXszXWUweWxL5+v0aRQSM5fd8p1t2/ZL6BqF1B8Lza+34RT7DRzeS3NWlpLKcdzhf4jyiD/&#10;nrCarohw0S+fbqON5Xs70B76iV/+5+VUUvgUJ0XPcFH0TBeNu7OpGVKwrEat3UWJ49jNYwBbXrOL&#10;6lNAbfiqZ4BCAURhwgP/K5v6xd/vaJNPV7ZfPmmizOONvJoBtUMB5c9qD1Db2PJ95uZaftnAimr7&#10;nIxnXECv39/gOcPY2gOU8QJkcVlFeYUEMrwPx7zz9haOIY3veSnDC6TM11fuket6AwpuE9KYMnrA&#10;Cml2Tg0FvrCbjv7sAJ12XSOlspWXzvm0aS/D/7h3COebf2O/9zHZh3N893n2m/8jDzMfz7XgvqFJ&#10;5h8vbqE97IV0tNVxHb4nt5yS/+c3yjwmnyJCS2nUup2Gi+exoE54dAclA7i4jvd36ab8ElAoOCgE&#10;t2aXUzmbyu1tv7M5hQK4bw9rr/E39pnby/fUi/WEQqWA6h9qD1C/czn6J7/dz5leIla173nYt/KM&#10;Eqpx7/acYWxWgMJnMkAwspByxhbTslPttPRku7gwKCuAjRWkmo8xAHJOKqalbP3gPDQPCDj5eG1p&#10;C6CeZ0Ch4ts4feaYIsri/PFpQ95cR0at3UlHfEtcqQ/QxGsaKYnLILrt0/i+DNCwcM98zVTel8zX&#10;hFWSfJKdUtkVQx64lxR+CZsSN5HzTx3dsl/y47SpnBbXQB5oxE4ZzccAEL4GjAJ0YF0c4qQfP2yi&#10;vXvahxSabd57YhPlTCim0MXlNPKpXWI1ifXEVtRRDNxp5/Bvjudkfo8eyu8AZRSCQrpsgYvsPxnm&#10;cpuNs2yo2kuF3+2g795tos9e2kKfv7yFvn17q7Q9lRbsok3Ve+nOpRUKqH6m9gCFrb5qDz1wfpW4&#10;cr4AiTkyn9ZeV+NJ2bL5AkoaegMKxPV/4uoa+viZRvrh/Sb67p0meufxTXT/uZW0ki0JWDrmNVB5&#10;xWpinTvDQQ9eVEUfPNUo94jz1j/cQDdnlAngqp0GIAGo5241APXXtHKx7N5evYlevLOO8sZyfgy0&#10;Mat3Gu04DCh000+6ahNNO7+OYqY5DcvGcw+Rs10046yNdPLfttDYe5rkczr/D/dqUVgpTbmojiZd&#10;sYlOv2wTJU6wC3BmLa2hSddskm7/cIZI7FQnW2zVdMpNm+mkvzfRuDu20tQL62lheBkljzEsHXw/&#10;WKHoeCr5aYe06ba31ZTsplU31dPoh7bT0f8wGsulN++DfZx3EyWORy9e+0ZIV+V3gMKPlMHUf39d&#10;o+eM1tvunQfop4+2cUGqogvmOCl3fDG/wQzljisWM/W6+FJ66OJqWjnNIfkpoPqPfAEFg9g0ivfv&#10;O8AuyGajl9ar8KP9JIOtAddvhrXtfY43oMTKYTjde3YVFX6zw9KVQSfKN29upauj3M3XQLmArk8o&#10;lRfi9s37Palbtnp+Yb58dz1t9LKgTEC9cHsd7dxmnNNQu5fOnMQAZBCYgBriabc58muioe/so/kx&#10;Fc1W05zMKhr59E6p/Eh71JckOvbjA3Qiw2H87Vtp8Pv75BjyELjxvR7/+A6xzo798ACNvZuBxBry&#10;3n4590jk8TmJKxb40h6ael4dJUwoEbcTdRfW5QMXVLG7ureVR2Ju6Ija8Pk2uvzsaprClhKAN2b1&#10;dvmctnIjJZzCeVlYuT2R3wEKBEfh2FLX0tBpbvv2HpAeGrzFEvh85IECYLQBGML52G9YTt75KqD6&#10;g3wBBcCg/amRKzY29ALfbCsXeJgWTixbT/ecVenp1T0gjeRbG4zyYwIKvXjoCb7nzEqxrs1jTZv2&#10;kfu3nVTGVveOrS3gKfh6h4TEoDzhWheHuARq3vV1O6cHmAAslHO8PPew5JgXoNCLiA4bbHUVe9oA&#10;ajBD5Lj1+yjw5d0CloULSqWCz0uvomHr99IxsFAk1ojTvb6XAl7ZK7DB/iHvHhALDA3UQ97/nWI9&#10;1tcJj+ww8n7/AA15h9MyjHCd4a/uFeEcWD3QkHf3izWFRnobAxyuHsJ4Cr9tW3/h+m34cjvdkFRK&#10;qfy7pDBE4/j7RE93UvzEEn4mGPLSe/XI7wCVcGwBvcRmsNVW/MMOiXHBuUbhNICEgE0EaHoLhdHc&#10;D/NcAdU/ZAUotEN+yi8mhJLg7f36A/XiTslLicsanlvBN9sl/bbN++iLV7eQ85+GNWUCCpBBb7Db&#10;Y2Xt55ddPkPo/vOq6MrFbro2ppSevL6Wyot2yTloRoBbBtcR13jzoQZjP2+7th+gHz/YRqsvq6bb&#10;ciroAc7jy9e2tCrr3QIUwwKWEFwxNDijez52ioNGrdthuE4Mn2Hr99PkKzdRaHwFzY+qoJnLNtLx&#10;j+1kMDGc0DhtAahjBH6GZRX0zG4647x6Covm81loI4L1ZLpmgS/upgWR5eKWJfPvn8eeiW/9Bfzx&#10;O8NDSQGc+HeBtdbvxuL1FFAonLCGEAPju+HtiAcNKElPiOc6F8xx0HVxpVLA2ii2VAofYjsShyig&#10;+oPaAIrLj+OXnXTXikqqcRvuU8lPO+nycJdYyXFH59ONKWXirsEdqSjezVZSFdl/NNovAZVnGFB4&#10;Ua2+rIbhsl/SlRftpgv5ZRf53xtY+fIZc8wGuve8SmnrwraRyyriqpZPtDdfG1b8N+u3SmMywmBM&#10;y33JhGL64rWtkgZblwH1BdEQBhTgk4rfAJV9aL708MF1A2Bg/UxnoKBRG21FGO+GFzQsrdGPA1Lt&#10;A0rg88JuCkmupBSuk+b5aNCfH11Ow97cZzRws6U1+fJNkiaZ68qSk+0CcLP+4rP4xx2G68vWnVkH&#10;+1p+BSg8zGWnFEsa321Lw16JFkfesIiQHm7eW49uksJT7bKW8587pZ0K1pQCyv/lCyj03gFQaG/E&#10;c8IGVwoBu6ikiYPz6cvXt8h+WFfvPrGJLpzrJBe7bdgEUH/dKOXmk+c2C2AAqKLvdoq7hyj1B86v&#10;lsZ3uIlPc1pABBsstguDHXR1tFtekNgQB/R3Tgc3yGxIR7mJO7pA4rTMtqZuA+qqRkodVSyBmyjf&#10;6NUb/JHhmo18erf04Em7Dl9PxOnS2R0749x6GsruHkBk6eIx4E5btZmSTvI0Wsv5/Fujjg7Jp1Nv&#10;2ExHAWQMuLH3bKP4U0oohWHuCyjXr7vo0vlOiZQ/VHCC/ApQcMPOm+WQNgffrca1m65hqwgPnO9T&#10;0uOt+OkLRuFsb0NUed54uwKqn6gNoBgmCH5EwziAsm2LEaz788fbxA0BFDbXGW1K2xgK18a6pY3S&#10;nd/i4mFEARrRf3i3SUCDPDGCAO1P2zbvb1ZT434Bi3fv1ZWLXXRrTrnnPyLHzzvpygi3lD3v+0al&#10;Rfkxw2J6BKjRDCFOn8r3OuG2reK+4fiEv22hDFzPu3xyHcBQkpDESraC9rIVxPm0ARTR0Lf304wV&#10;G40mER+wZB67gWbl1dDRnxlu4JhHt1PsVAelcl3xBlQp/5aolxIke4jriN8B6gJ++6Hx0XdD9+01&#10;0aUS9NYKUM93DKhNNQqo/iQrQMEaWjLBTmef4ZBIZ2xw1f6WYXTf79lluG2/fLq9OZanNN/o7vcG&#10;1PfvbfMACpaZHO50u2qxm27NqvD8x4Biaw772gKKxRCochw8oBC7NOFWAOp3OvpLkpAAAZRXpw8E&#10;QAWz63bc+nYAxXkPfWc/TT/bAyif8o0gS4QjmD2AYx5hQE1h19UDKPtPO8RlxhAztOlKHl7nHwr5&#10;FaDQOHfOjBJ5s/lu6Jn5W2Z585sK6VFIvnh1qxRCCO6A76aA6l+yAhSGuSCYEkGSz92yUawfbEXf&#10;7ZB4ODz3AwcOSLmK/nM+XRrmagWoZ27eyHkWyHg+9EIhz6Lvd9DVkW5alVAm5eIGFj6vTyyTNk2E&#10;FGAfyvG1MS0uXmPtPnr4omopvwhZQKWFov+Szy9QTrfXSNf9Nii4eEUMqAJpI0JM1OAP2cVjcAx/&#10;bR8lcBk2Bt9yGYU4HawZxD6h/QguWnttUBNu2UpJ4/h8bxeRr5E5eIMMURFAfXhAQJiAOCr0wo0s&#10;olu4vp07vUQ6rqye1aGQXwEK8MkZWyRdyb4b8kFbAn5c0wdGobv/vEp6b80m+ujpRqqwG28v700B&#10;1b/UHqCWTyyRBnFY0eihgxXkvVWV7GYryZhOxxdQ6MVDJbt7RYWEEiBPvPBQASP//BtF/XmDzJIB&#10;uKGcnDm5RGKBYvl6eGkiYhzBv+ZW+O0OgRGm6UEZRLsMothhXZlbp4Dic8Y8CkChneiAtBNJNz/n&#10;lzEkn+alVdGQ9/bRsR+wFcUu2Kk3baFkLqNoRwLEUA/g3gW8uLvTRnKEMMxcvlECMuV8tEXxfc3K&#10;q5Xj0n713n464/x6iUyHpQUvJZ4tLFikMnTG4lkdCvkVoGDCJg3Np6/eaOkN8d7QxYmhDi2RxEaB&#10;ROGCCY/oXt9NAdW/1BGg8AxzxxbT++tgCbWUK5SxNdfVUAxbMXh5WQEKzzZrTBHlf2mEIwik6vbR&#10;a/fVs6toWE0YWrX+kQaqcu6mV++vl4Bh5IfeQjSemzFO2CqKd9HrDzTQo5dVS1hMpaP1S7UzQKVx&#10;5T/x/u10lADqdwp4aQ9NunoTzVxWKyEGiAg/4eHtdMynRhgBXLATHtxOM1bU0pzsGpp4XSMd9xpc&#10;O+P89gBlBoEiFgpu46zcWpqdWyPR6DJ/E8PpmI8PSDBoRIgRf2X1XP4oHXJA1ZTuodtyKyS4Dm8n&#10;X8UcsYEevKBaxtb5bjCz31q9if3jYiE7Cg7apBALhQbTj581enm8NwVU/5IJqB8+aAEUrBcACvvx&#10;rO9cViHlyNzqKvfKtDpmzxoAVVbQGlCIJIdFdFUk4LWr2WWDe7h7p9FAbkaW45xyBtDZbBWZZezM&#10;SXZ5cZq9dFYbyprpfgJQ5li85xlUJqAQwgALLZ3L/7Tz6mSgsFgxDBGJJH93H82PraBMtqLCI8rY&#10;QtolPXlw9Y7+jOjofyACnBhsxIA5IGECsMBwHKAyh8kYjeSA1gE67o29/GlEkePcYzgPNKBLDNQn&#10;B2j4K3tkGIw0gPPvZ/Vc/igdckAhfH71FTXGZHaYPM5HiN69JqqUC5H1ODwMVPzo6c1iYsP0xmwF&#10;sKaWcwHCSGzfTQHVv2QCCqEDGHaC9kiMuZThLQAUv+FRwRGMCTcNx19lKwgBlXBLACg0kqN9Cudv&#10;5ePrVtVKeUS5xEydmJLlyze2ULVzjwRdAkgopwhfQBjB9+82SUgLLHTkifKF9i/E3GG8HpogACqc&#10;g1AE9AAi7grWFKLScd2N5bvpqZs2CqCeunEj1bPlhP0AHyZIRFd+3GSHzEo57K197GLBUjpAQc/s&#10;kvFxCCGAKzY/spwtrW0CGbOtCYGdiCg/+ebNNOmqRgp4ZbcMkTmOYYVeONyvdyM5xt+dtqpRAjMB&#10;LCOP32koX/f41dtpTma1DKuRmRQsnskfqUMOKBQCRPOimxi9Lm30yTY2szfRmmtq5MG3t2Fowqcv&#10;bKZX/l5Pz96yUSJ9ywrbtl0poPqXACiUn1syy+jxq2pECC/IPqFY9uMZARqr4kvp0cuN4zLbJltP&#10;Aig+vpStKcQ04dhjV9bQFYswo6ZxDGkSBufT0lOLJQoc4+TeX9tIHzzZKLNf4DxYTgChd3lApUc0&#10;OgIyAS85b12jxF2tu76WrohwC4zuXVkl18VsoJhfCXng2COXVst+RK4jCh4N7IAQIDU3o5rOYGvq&#10;jHPrKDi5SgbaSo8bCy5X/EQHBadU0ZSL6mnSNY0yADg4tUoWKcDUu3NtVRLYOSerhpJO4nLMsGkG&#10;1LtGLx7Gx4WxZXbG+XUSY4WgTJwTNQMA4Ovgfjzf1Z90yAHV2Yb0+V9vpxWT7fT2Y5tolwVQzA3m&#10;PwLvAL190jvjOeC1KaD6p2AJocJDcLG8u9gBGfOYiNN6nysWj/f5/FxxjvdxwAZQs/H/mDolG4GQ&#10;o9l64/3e4/y8Jflyfkns9mFsH85BucF+o1ev5ZrmdXGe7/7mvPlTxq3xccwFJfNB4RzIvF/+lDRs&#10;3SA+CsNgUtlrkEBLzktcMvwNec5NPb64BVBsmU07t96AEMNOIsUBe8/keNJgjvM839Hf5JeA+u3z&#10;7ZyPMYEWTOqtFoGbXd0QxJc3QQHV3wSgeKs7x32P+R5vSceVmctqM1D4bysw+Qr5tTqPy43v9UyZ&#10;6a32i/A3romyB1ld3ysNQNQqnRzzlhegviQJ9px6Qb2EMAjMcC4+IaT3vZafqU8BZTUaurPNtKBk&#10;egwm/vJT7fQom8fFP+xsboDszobu5+xxxlAXxLVYTcSFxnUBFB6axfdRqfqNGFCwjkY/sYOO+OZ3&#10;mUwuNLHCgCLgZHWOH6tPAYW5c7awBYPGzK4KFs83b2+VsAHEomByMUzhgLmdEPOEUe1ow0KDY6uu&#10;5v2/087tB6i+ei8V/bBDoAOfH0MV8KaAOY/Bw2is9L0mxvNhtkMFlP8IDeWwTvA3ngv+R/uUb7oW&#10;oYfPSCf/8zOX8zw9e23Td0+YqRI9epBpecBywvXas7zl+uz6md/DWwAGzoNrKO1dnEby6uK9Ip3p&#10;VrY65gEU4qrQ3hRzhqNlhk7Pffcn9QmgTDN5xcQS6ZXrrlZMtDfnYwoPOXFovkzzkDMOy0eVSNAe&#10;lif6azoigEtlGaqzp5RQFvvoeOjodkZ6+N/IA9OtruQH5ns9dFHj4Uk3q9f3UP0xQuU96/QSGW6B&#10;lx2m1EU3P156YglYnINJ6zBn0zkzHFxxAaZCWjK+WGbOzMUMlgfxbHFNACpvQrGEuAAKxuoyRvhB&#10;5vEeAHifw9fLY8v9klCXnOcLMXwv7MMyaRhKgns8fzbfK5/THvBM4TjSo7cS1zDrmwj1hT8xXMYM&#10;yBR3sJ3fzd918IDCD9KO8LYBKNDoCHetKzLTW+VnCkNc8PbAJ6KLo/4Hi3by/+zGYZ/ZLgAJnDx/&#10;wxrDW8p8E+JaKMgo0GaBMa5hFAI5t58+2P4qWEkIJyj4ZocEOkb852+0il8+6PVFeEHUn/NlWAks&#10;I6RD9DeeP6ZL+fTFzdK7hsHCGLJy+SIXffzcZlkLMfJ/NsgzRRlB+lguLyhvyEvWWuS8Eo418kYa&#10;lAmkk/mgPN3viGvC9MBnTrZLurtXVMpYNUAGeSA9xqwBYIhOx6wKX76+lVYllMr94d5RPs3Vit5f&#10;t5kqSnbTz59sk+mH0RN9xSI3RXFafC+sr4dzYo/k+sB5InYQ1138Xxvo8nA3ffbyFgmZwD65Nt8/&#10;yq/AqENrs//ooABl/Bhc2fkBorCgAODhoPIDBgAF3mw4boIBPSACLIEWLCOkw/8t+cj5OBegATj4&#10;GuiWxf64Y/LFWnrhDgTfGdHBcOUwGRm6h+89u1Ia12VyejZtcR30uOScZJjFGGOEyfKxD/e4ggv9&#10;Y1egq9opMMI+9M7A5TPAhu/Z9rur+kYAFMoKVvJ56a56ijpig8yRjfCTi9ka+Ts/3xf52QMKiEsC&#10;NF7mdHjBvL92k1Tydx/fRD992CRxSV+/uVXmHcffKBM3JJfR26sb6KGLqumCuXw+QxBzmV8c6qS/&#10;2sroOc4PC8FeG1cq8VVPXFUt5Qhl4blbN1JD9V5ZDBRWEZowNtftk3u5a3klrX+0ge5YUiHNE/ed&#10;W0Wfv7KFfvm0iW7ka96eW0Gv3Vsv7aB4uSJcASvA3LW0UhayxXQyd3MemNvqoQurZE09hCS8dh+i&#10;1WtkcYdHLq4WaOP6N6aUS2jEtexF4JoYNA1Pwgi34HJu8dv2Rx0coPihocIjzgMLFCAADZN74QdD&#10;IOUNyaXyI6Mg3O2ZewfjoTAK/WYuDDh2xUKXtA0h1uXqGLfMy4OHjfMv4UJzGVYKPtUuiyggRgUm&#10;O4L4MAAUDxpdxJ+/uoVe5YePmCjEpjzObyMU3DcebJDZ//CJY2uuraUHL6iSQnAn3yNABzih1/Bt&#10;LtRIh8KGAamv3V8vMyzKzI0Am8X3V/W+TEABSJiYDhXv6/VbacMX2+nZv9UJeL59a6ssQIBKj2fq&#10;3rBTXlJvPLDJWJzg0U1iTd3N5eXr9U0CLUxT+/iVNRI/h04XKWMxpfTyPXUCMaT5ij9xLZRBDCbG&#10;Pkyfgsh1WD4I+Pz1s+303hONch1YMP/k/9G0gHgrABUT4T12ZbUsLvua594xfAZDdzDzRv5X2yXA&#10;GPlhiAyCUFHW7uD6885jRhn8nq20d57YRLWlRrAnBkTfnlNOJT/v4O/YQF8w+N5iyK7n7/nKPfVy&#10;T4CyDKo+pVh+P6vftj/qoAAFiwkWzOrLa2QYACCFh4sgNfyN1S4e4b+x6grGyYH+2PeqBySYBgNv&#10;Q3x+w4UOK2Q8+7eN8qNjAnpAB28NmL1P3rBRAjLxxvuI34h4k+IhA1D4/xF+Qz58aRU/2EYZDoPC&#10;hbF7KCDvrW2U9gzMhIjGcyyJjcKOe8P9YP+FDD4EiGKBUKR5d80mWSEG7QJ4K1l9f1XvC4CCFY0B&#10;uR8+uZlWTndIeYLLh6BIuHp4+cAiQll7/raN5Pxlp5SpNx/aJJY1yuNz/HllrFtWjcZEaxhQDncP&#10;c0uZTQCwON5iqweAQvnEcYzJw7TSWBkY5Q1lEO4irHcACmXzdQYKpoDB9WEl4UX34u1Gma127ZZr&#10;Ib9r4tyyyMPX67cIoFD+X/17g7xwcf1z+bvdzC9ruHgIdQHI3uByC0hh5krADO1vuGdYUagjV0Ua&#10;3sNnL2+Wcv3JC5vZSttGT91QK8CCgYB7tfpt+6MOGlAwVVFgUHgwOvw2Jj1WXLk1q5zBUytWEwrP&#10;I5fW0HXsi8NvByAQvbuW336YGRGmNN4YHz7dKD414HbfOZUSA4W3JN44OAd+OiJ1n7imVhoI0VYA&#10;QMHiOZPduhXs4sGywoPDPlhFeNOt4fQxR26Q62DZH+xDzx0Ge4qLwOZ0NhcEWHRvPFAvD10eOANL&#10;RrYPU0AdKpmA+vHDbVI+FvzHb4Rpm79iqxnPB+UELzFY4SgfHzIIMD/4k/y8XryjXiACN/8f/Ayx&#10;sg+eMax0VH6UIbxIcT5cPFjVaFN6f00ju19skfDLCrBBQzUAg/YslAN0pMCKhrWNechhMRmrCjkE&#10;cHDNMNQFg4JhjSNqHENxYOVh+BXKLV6auC6ghu+4jMv0e3xdlEd8wuqHRYVrvnRnPVt3bllGDVHx&#10;sCbhMgLaKNPI6wm2GHH/jzC4UG+evHEjrb6iWjwa5G/12/ZHHbSLh/m+AQsQH28GtN/APbtgtkPc&#10;MbhT2H/ODKeMp0ID46VhTil89zCszp7qELcK56CNAQ/kzNPtMpQBDwGFAxbMOdMcdH1CmfSiYB8G&#10;B6PQ4Prn87UQxwRhtgNcF2/Cy7hgIjwBswGibQlzUKOdCvOVY9Ix9AJimASOoz0LvSlIjxkTV8WX&#10;ifWE9qeB9MD9Xfi90VZ4fXKZ9MqhJ3Y5lxs8T7wMMf0umgPQZnQRlzu8CLH6NBqk0RyAZ4ymhtuy&#10;y6VMXc5lYCmXGUAO+3H8vpWVUr7On+OUFyDapS4Jc0lTBcon2i1RxlA+0RQgPWt8T5hMEW1F0lbK&#10;VhjGgaIcwWr5a7rRbIF88T/KKl60aL5A+cd94OUM8KCNCG2gNyaVyQscA5hR7tGMgbqAT9QV5IF2&#10;M6TDcJ3fvjAa01Gu8ZsgT3gGOIa8YekNtPJ6UICC8GPDpITfKw3aLKPx2/jEfu8Gb6QFVJafViKf&#10;OC7pPDEskobTrphUIiZwKn5wFhrbkQZQMk107+vjfwATx5CP5MfCMexDlzD+hlDojeOexnkW8kE6&#10;/N18LueDa/t+Z1Xfyyw3+BtlAr1e5qc5k4U8K04n4SScFmVEPpHOKw3KBj5lv0/Z8P5b0nIaXNM8&#10;hryNfZ68WQIBj6Ssy/UgT2iL53+jnHn+99w39iMvlDf8L3FQ/IlrNN8/7oPvGWnNdHj53s6wRJuo&#10;9FRz+pbv1JL3QCuvBw2onsiEgTSyWx1nyQPzFAarNCrV4STUGUPWxweq/hBAqVSq7kkBpYBSqVR+&#10;JgWUSqXyWymgVCqV30oBpVKp/FYKKJVK5bdSQKlUKr+VAkqlUvmtFFAqlcpvpYBSqVR+KwWUSqXy&#10;WymgVCqV30oBpVKp/FYKKJVK5bdSQKlUKr+VAkqlUvmtFFAqlcpvpYBSqVR+KwWUSqXyWymgVCqV&#10;30oBpVKp/FYKKJVK5bdSQKlUKr+VAkqlUvmtFFAqlcpvpYBSqVR+KwWUSqXyWymgVCqV30oBpVKp&#10;/FYKKJVK5bdSQKlUKr+VAkqlUvmtFFAqlcpvpYBSqVQWKrbYd+ilgFKpVB4BSsWUGpRPKUG/8ucG&#10;r/2+aQ+NFFAqlUqUPOJnigr8iMIDXqcFAS/z52u0OOBdSgz8no//MZBSQKlUKoof8Q3ND3iRggPW&#10;stZRSMCT/PkkzeP/QwKeopjATy3P62spoFSqw1xJI36isIDnGEZrBEqQCShD6+RY7IjPOb29zfl9&#10;KQWUSnWYKg0aUUiLAt6m2UOfoFnHrqVZg9fSzGPXGH8fs5ZmD+H/8Tl0DYUGPM9u4D/53EPn7img&#10;VKrDVABUUuDPFDr8WUqY/AJdv+If9PCNP9D1Z35GFyV/QFfnfkIP3fAD3Xn5N2Sb+RrNPW4txQZ8&#10;TrZDaEUpoFSqAa60oEK2lApEqSPyWyk24Etx565d8ik9c+9vdHbUO/T0fb/R+mfs9PZzJZQZ8jo9&#10;cvOP9MrjRTT9yMcpMuD95jx9r9MXUkCpVANIBoQ2sH4VdwztSwkjvqf4wG8oLvArihvxhbQlxYz4&#10;jGICP6PFAe9R8PAnaUXE23TbRV9R+vRX6eZzv6Crcj6he6/9lqKnPU+r2KK6+4pv6Yy/PMbu4Juc&#10;37eUOOIHyRvXSBnxm8AO7qLVPR2MFFAqVb+U0Q6UykBKYRgljfiZofE9Q+hrig0EhAwAQfgf++MD&#10;AZbvWT9KesAlMfA7CjnuGYqe8BzdtPJzun/V9+LaRY17ni7P/JjuuOxruu/a7ylp8ks0e/BatqA+&#10;oASBHV9D8mYx8OICvxQIAoYIVxBoBeW3uteeSAGlUvUbmVDa4LGMvhUwxAV+zqBogQTilgAggAvB&#10;lmlBBc3n2ySPFsHiWhSwnuYMW0MLxzxDiZNfpvDRz9CcIesoNPApSjr9ZVo89jmG0xoKk0byn6UN&#10;CnniPlJMK42vGe+BowFFvp8RX/I9fifnwMJq/V26JgWUSuXXMkACGCQG/iAQMi0XuGwmAAw3qwVE&#10;hnzzstCIIobLdxQ2/HmB1Jwha2neMIQZPEXzjntS/p8zFOEH6yg68FNpWG+bj3m9QgFislh0AOh3&#10;re4XAAM0rfOwlgJKpfJLGRUeFR1WSXTgJ2yZ/EMqeRK7aGIdod3HbKwOZA0vpIyhDCn+bJtf+0Lb&#10;EVw2BGoiMNNXoQHsAgZ+7AXArslonM+Xe0WbFe49ecQvCiiVqr8L7USAQhQrni0lVGxYUXDJJA1b&#10;PiaQbMcVUPLoIoqdXELhC9wUOctJ6QGt8+tMyBcQiQz8UIa4YKjLgoBXpRE9IfDbluv2UIAVAId8&#10;FFAqVT8XLKfEwB+bK7XsB5QCGErDYCUVUMIEOy0KddO8lAqanV1JszMqKTS2nGKnlHQbUBDAAWvK&#10;CEGAywggsjWG6/qkPVRSQKlUfiiuiy1gCPRYSqzE8cW0YFEpzcqpohlLqyk4qZwWz3FR0lg+h+EF&#10;awoQ+yOh0ptSQKlUh0LewOlMYrUUCnAyhhguUcQ8F83MraJpZ9ZQSEI5xbCVBOsGxwVKDLGBAiVv&#10;KaBUqr6SQInBAXh4C/ss03uOMZjSOF38KXZx2WYsq6Y56ZUUNdMpsDKghLQWeQwwKaBUqr6QB0yw&#10;clKOL2IXrJiSTiqmVP47PdDH4mmVtpiipzkoOLGcZmVV0oKIMkoaV9zcGC69db7X6oo8sAT4RIBg&#10;d+Q5z4CoT959KAWUStXb8oAgYXwxhUWV0dRza+iUa+rp5Kvr6fSVNTR/canAStqKUPk5fTL/HznL&#10;RSGJFdLoDZcOYJOwAaSzuo6VvEGEvIcbnwLEkSwGYPoJxWQbayfbeBZbaRmnlVDGREcr2Xif7WRP&#10;GtzricWUBrhyHpI38vXk3Qwuq/s5SCmgVKreFCoqV9iYKQ6acn4tjX5oK41Ys000/ultNI4V9PAW&#10;Ov2CWoo/1S4QQlhASHw5W00VFDmbwTS6qPvtSiY00MMHIHG+tpPZ8prqoMw5LsoKd1N2XBnlpFVQ&#10;DltmuUuqKHdFNeWtqKG8M9sq90wcq6bc5fw3p83JqqLs1ArKji2jzAVuypztpIzTGWIMsDS+37SA&#10;Akrje04bztfvRQtLAaVS9ZZQMRkUcOcAoMDHmyhwdRONfKSJIl7eTpd8upOu/nwnBb+0jYY90UST&#10;L9lIoTFlFMrggPWUMoYtG4aMgMkqf2/xtcSSYSCloT0KUJtUQlnBbsqJK6ecDIbQ8ioBUO6yasrJ&#10;ZcikV1I2gzBrcRllhTFk5roocyaDhl3KDAYqYNYs3pfJ94Q0WQyk7Mgyyma3M8fG+eZxvpw3AJe7&#10;lPO1MbiiGVyc1naandJH8b0N43vDfXXlu3QgBZRK1VuC9cTWS1hUKY1+dCud+lQTjWcQQdd/tYue&#10;L9xLzxbuodu+3UVDHmqioMeaaAZXcFhRXQWTQAmWCiylE4oYIk7KSSg3oHEWLB6GEcMpi13LzGCX&#10;wMY2ga2cMXw+XD+Ghghg88CtQ3mnwz0ich0uIlxDQCzUJZZZbiaDC8A6q4Zy+F6yY8v5uFPAmcZu&#10;Ku65J7BSQKlUvSUAgCvw5AtrKWjdNkp9cztd88UuSngdnztp1Zc76Vr+/54fdtEwdv2C2MI6ndPK&#10;cJWOKq9pLSHkgK+RMZ2hxO7WkpXshp3LQGCXLWsRW0QMDIAD7l0zyNjlatVOdDDuF87Fd0TeyNPb&#10;pYP1B2ixRZYVXSoWW955tZR3Nt8fAzRjcokALhWw6+i7+kgBpVL1lrjiwRqacH09Ba3ZRkvf30lf&#10;Vu6jV+176P6fdtMVn+2k6xhSzxTsoQUvspvHrt+EmxoocTxDRawTizwZBKnH5FPa8cWUzVZRHruO&#10;S9g1hMUCC0mAxNYRwCVWTjOMLPLqK5kA5e8gAgjZurNNtEt7Ve7Salpy2UaBVeZ8twA5bXDXQKWA&#10;Uql6SwAUWxITbmgQQOW+u5Me/203XclguujTnXTBJzvp7A920qsle2nFBzvoGLaiJtzYQAnj7IaL&#10;55WXWBsMpvSxxdJAvWRVPeVdtJEtpVJpmG7uTfMASaBwKKHUgQSW3vc2ulB6BeEKLmVQLb2qjv8u&#10;N0B1LFw/63wgBZRK1VvygGISgwQu3vL3d9BrJYb1dC/r/p93053s3n1ZuZfOZFAdzYCafOlGSsW5&#10;XJm980kfXyztScvuahRXKeN0B1d4uGuG5SEQAJTMc/xRsKw89yn3LO5goVh+S66so2V3bKLsxArZ&#10;L6CyAKwCSqXqLQEYDJqwiDIatbqJol7fTmlv7aCxjzfRSayxTzTRCHbrYD2lrd9Ogx/ZSiFsSWCM&#10;XXPlBJyOL6S882sp79xasaDSjmRLyuM6CZT8xFLqljz3LuLvm3pUvvQcLr22npbf3UhZMaVGY/ow&#10;/i28zlNAqVS9JUSIM0gwJGXsHY00AmEGjzbRSB8FsQLWNtHEK+oohd2fVtaTKVgfaHtii8nqWLvy&#10;TevHQigCQJU520XLrm9gWDVQxmynYVF5rEQFlErVG4Llw6CJYPdl5pIqCg9302R29UaxlTTyMYjh&#10;xBq1mv9+dAudxnBKnGA3xtRZ5dcecLAvEK5TEaWOZI32CMfQltPeeR3JPMdXVml7WaZFhTa3rOgy&#10;WrqqQRrVEU8FSNkCGVgKKJWq57IxmACL+YvLaFZulYAnY3A+JbJ7hjF1Ey+tk8ZwaNJlG2U2AkDF&#10;xhaEVX7tiqEBMKGnMG5SMS2e66Dw+awwB0XMLqFYrtTItxlUVnmY8gBVPiETSqbM/ZwG36/5fzOt&#10;VZ4HIbGYGFQ2tL0x4JdcVkdZkWWUcaKbUocXbogYpIBSqazFFVIqECqqb+XkfSknFMtQlTm2Ckoe&#10;A/AYbhl65mzsrmBfwsl2kQRlImgReXnn05lwD6ykExlM80ooNM5F8xJdFJ7mpvSV5ZRzQQVFpJbS&#10;orkllMz3027PmOf+E8fZKW4iQ22yQ4blxEx1thbvi53koLhTS2RiPAxYRr6piBJHPt7gYiuoV6CF&#10;7wj3jpUZ4qIlbIEuWd5A6VOdakGpVJZC5QOcuGKiq9zYZwgAEispqZyBwVbRSANIrc9noTILrDgv&#10;VGrk6Z2mM3mul8LW0eJ5DgpNdFNwgovCWJffWEMPrW2ge1fX081/r2OLzUmLOE0K368lpDgfAGbh&#10;fLc00IfFsKLKaD5bK97CvjB2uUJj+TPG+DuM94eHl/I9uChqOsOLfw8Meka4AFxV+X7d/W5W4t87&#10;FR0H/NvmZdcxqOo2LF1apYBSqXwFywlQyUmukHFoBrAAJ8xuaadg3g/XDnDqtlXUVQFQfM24iXYK&#10;jXdRaIKb5sa4KDG3jB5Z10DPvrKZ7n+8gV5/ZyslLymjudFOtozsfD8++XjyAqAS+N5x/8lskSWf&#10;wPBjK89b2Af4IE08W1GwtKKmO2WWhYUL3AIwzFUFcIUvLJUBzwmnsIvJri4sRANWFtfvhhCpnhHk&#10;pMx5rg0RE9WCUqnaKPXYfMpmC2LpVfUyrs20hjAgGO1LmH5XrJW+ghMEqLAi2DIKSWI4MKDmMaAW&#10;s3t350N19NCaTfTkC5vphdc3s5vHx2JdtCjU0dJw7puf7AdouyB8X893lmh33pfGMAbA4LLG8G+C&#10;joGwyFIK4d8D0FoU4qZ4Pibnwp1FPlb30AVloJF8qLZBqVRtlMZwyuTKtuxvm2Tgq8ToAE6eNieB&#10;0/GcFhXQyrXh/c3tNL7HuiMAii2TheFOhoCLZkc6aXYUWxZnldODawwL6uF1m+iWe+sobUU5Bce7&#10;KXyR03NvPnkdrGAVedxegTJ/prKLZ7azRc9wiHU1N7VCfiNMvofjGT0ElYYZqFQWwsBcG7s2y+/f&#10;QhlzuZKgTYQrJNqBpG2GrSpUSqmkVnDi/bA0FvO5sDKMiu2TpqsyAbXASfNTXHTWpZVsNTWIbr+/&#10;jl56Ywu9+f5WevqlzbSePxewlTU/3CGuWq8DykomsFiw9ODmJYwrFndwHoNqTnqFLOwgbXQAldXv&#10;1Y4UUCqVr9hKQsMvhmJkxZZR2uB8riSGBbBwQSnNS640esrag5NU1EJaEFFKc7lyIuxAKnBPAeW5&#10;nwWhTorNLaXVTzfSa+9spfOvqqbMlRV0zyMN9M5H2+jtD5ro+ttraS67eAs7c/H6SgJi/q78e+E3&#10;Sx1VSFFsfeJ3QAhG5Gys2cfH0ZnQBVApoFQqb8FaYesJcTiYWTL1SIYT1qXjSoUI8VnZVdJFL+0x&#10;VhUM+zgt4DQ7ywOy9tJ2JlT24QgJKOaK7aCFwU5alFJK195WSy+v30JvsbW09vlGWvPcJnqKracl&#10;F1TQDHbtQhJcFHu60QbUYygerPB9IQaz0X5VIO7ezLwqmpVTKQtCpHchDkwBpVJ5JFHNgwsoJ6mC&#10;lq6ql+hms5KhQs3gyhWDaW59xos1iy0GuDALw92yRBRcLHFprNK2I7kHiOGCmKPo6SUUOddBSSex&#10;68SwWTivhPIurpQ2p0tWVVNiXinFZrFVF4O2KReFJrlo0QKHuIR/GJysxPcivxv/phEhbpp6Tg27&#10;gE7+fTqGlAJKpYIABa5AGdMdtOyGBrIxiJoBxUKD76IwV/tw4jQCpzA3zVhSLZZTj+AEMHFlTjjF&#10;sJriMYUuwgUg3p90QhGFM6RmLmZrJIpdJ3bnguPcfH8IP0AIgEPayXqysvAhEX8HLASBjgaEJYiV&#10;Z5XOIwWUSsVC9DJWL1ly4UbKiikTUKDdR6wQBkfiWK5M8nfr80RoX2JLAI3CWMMO8UPdghPnKZHq&#10;LMyKmRpbRjEzHJSMXjhA0isd2pQAoFgG6KIwh/TWQRH8N5Y8F8upN+BkfldTVmkORgBTJ3CCFFCq&#10;w14CB4ZQTnoF5Z1ZLdPXyrAWMw0fa7c9B8cYTghUnL6CXS6Mw2vPyrKQaTVh7u6siDJacmkdZSWU&#10;S+R6u9dEwzdDCL1l6EmE8Dfaq3qlUZyviWBOwI7hIACWcAkIMO4LYLUjBZTq8BYAwVYKlmbKu7CW&#10;MmY4DWB0pRIiDVtKGLeGxQ/iJnXQPmUhmVESvVlscQGOsN4y2UU0rSmrc5qFaws8vNRb4OBrY/wd&#10;hrQsnu2SXjh8NxmTx66Z9A7ybySN330MLAWU6rCWwIgBgdkrsaySWDSdwcEUV1AEJ6K3LorB1i3L&#10;CXBiuGFxTFw776waY9ZM3tfl6/eVPIBaFOqmBQtLZSiPjMWDosoofIFbLMb400qM9i6ASqDe+/et&#10;gFIdtjItlazFpZS3skYWuhSLxiJtGwUYsxRgFWA0jLfrjrUjDIa1TSyREfu5uexWjrMLnPqikvdU&#10;zINmNxKhDgASQgUWhbhoPoa2xJdTaEy5gEwa8/nepe0N1pxFfj2RAkp12Eqsp1PsMud3FlsKXQYE&#10;wMbpFsCyiCnzzMHUdbAg8NN2SomEMmClX1k7DlZIH7pKPRLuB8J3w2/lEaw/QAvWIwYQI+ZrXgrD&#10;Kr5MLEm0X8mS7b0AKgWU6rCU6crBrcNySBiW0qphvCMxTLASMCLKMSuA0Q7TtXMxZCaDLZHldzVS&#10;NhrDZSGELl7XHyTQ4vvFd2bhN0S0OOaLWjzbKRYlXN4IDA/itNImdxDgVUCpDj9xhZF2HrYAsARS&#10;xizPQOCuVCSGE6YgQUWE9dAdOEnkNJ+7/M5GGUIDN0/uwyptf5EvrNglxNhDGdqSXUXR0x3s9vFx&#10;WIhW53ciBZTqsJNYTwwLLBGOtieZE7srkEElZPdmPrs0mNRNuva7av2wu5PK14gJZ6hh8UosXNlV&#10;sPUX4ftAaMdjyxCT2s1YUkVzGeaYCVSmOO6mNaWAUh12gltl4wqz9MYGsk0qobROhluIUPEYRrAO&#10;5qVhALBnjF2rNKZQEU3x/wwnuDsYthJ3ajHmN2p93kAUvjt6JBnoYVGlNG1FNUXO8AxtAdRx3Oo8&#10;HymgVIeXGBRYziknp0q69jHnk2U6bwlkMPd4kfRcYYI2SzihUVhkVEBx3xDVzfsww2UMBvCa4PI+&#10;dyCLfwNYThjDiPGJCFOQ0ATPb2R5jpcUUKrDStIgfXwRLb+tkTLEemJ3xCJdK3Fl4kpCkbNdFJxU&#10;4Rnr5lW5ACcW9iecamdLyU6Rc0rkM+FkdM8XU+xUuzHzJtJ65304iL8zLCeMTwxOrGCXr5ISx3cw&#10;XY2XFFCqw0qm9bTk/FppB7JK00qoQAwotKGgYTx6OtwUr/O48gFe6MVaOJ/dvxgXzUuA3DQPA3hj&#10;XbRgMYIa2bXzgKxV/oeT2OqEVYngz9mZlWxVlhiQgjVllZ6lgFIdNhKXa1QhLbuLracpDqPnziJd&#10;KwFQXIkQjAj3zgCW13F24RDECAgBTCnLyykms5RiWfE5ZRQa75ZFDjAbJuYxF0AdzpDiZwBrCiEJ&#10;s/hFgTm2xF1uB1IKKNVhI1hM2QyZJVfXGdZTV0DBFQfjz2Zn8BsfY+28I835fPTkRYQ4aE6ci6Iz&#10;SunVt7bSBVdX09U319ADTzRQZHopBbMVFZLopsVzPbMNHM6AghjwiI+K5pcEQhEAq/YsKQWU6vAQ&#10;Vwr03i29voEyQrjQI9LZKp2PbJwOa8GFxJUZ3efecOFKhd68+ezWzYpy0bKLquiZlzeLBbXkwgoB&#10;FJaBmhHhkFku50e72Iri87wtsMNV/DvCksIQmTm2SpmqxlhgonU6BZTqsBCAlDnXRUtvaKBUuHZ4&#10;W8Pd6CiAkCsLGrZnLK02pqj1TcsVKnZKsaxVh6We4NLdu7qB5rO1BDCtuq2WMs8up+SlZbQgySXp&#10;4ieym6eAahba82InltActlARnS+/sddLQAGlOiyE8W+5K2soJ61S1rrjsi7jyTCNiCzlbeF2ZQxh&#10;62khFkmosB6ywaCJmWosphkS76a5bCFdfF01rXu+kR5k6+nOB+vp7Q+20kefNVHWOeU0l93AOCyo&#10;qYBqkedFgfgyWFJYINS7E0IBpRr4wlt5bDEtXdUgg3RlxgK2fjAnNgb7+r61Rfw/Ir2nnV1DcRip&#10;bxWOEADAtaz2G8IAQqP4c69upieea6S/3l0na9bh/9Tl5RTMriCm8lVAeQm/u7Q9YYkup6ynhxlJ&#10;TWtVAaUa8MIqLVmLy2RCOIl78ry1URmM6Oa28EHbU8Qcl6xCAkvKMl6HAZV8YhHNj3IKoMTVYwhd&#10;xFbUmmcb6bpbayk82diPBTf7bDHN/i4PpLBunkzjElfeHMypgFINeKH9Ce5ddkx5M6ASxhfT7OzK&#10;lqhmn3Mw+RwinzEguN2J6GBlMaSippfIkuQCIraisCT5RdfWUOoydusYWFjQAICKwZzhqIyQVX6H&#10;szzhHLCeIoLdlIiQDAWUaqBL3LnxdlpyeZ1MEIdYKGlbWsBAiS0z5i3yOQehBPGnltD05dXsasB6&#10;an28leTtX0SRc0tkVRXT1ZsZwe4Kwwn7AKjIWRpi0CWhJw/j9TwWqwJKNaAF6ykrzE1559YaE8N5&#10;ADU7q4qiz2D3ztc6YoDAvYOrMT+aAdaVaHMGFBraF853shvnojAGU1gsK5rdunCnLKIpMx8onLot&#10;BZRq4IqBAJcuJ7OKclIqeJ/pRthp5tIqShnF//u6d/w/2kIQQAgrSt7o3sethGjy8ZitwAARIssx&#10;2ySGv8j4Oz6u7U49kwJKNWAlA4NPKKa8lbWUOQ8FvVCsI8ypHczAsnTvGGhoK0KXtwyN8TneRh4X&#10;D3ACkGTpJwaSDVAywaSWU4+lgFINWMF6sk11UN45tWQ7rUSABfduTkaFLKlkCSh2+TDHNga0ytxF&#10;PsfbiAGUfEIRRc1ka0th1OtSQKkGrDAYGIsh5C6tlqWlsDABXLBpZ1UbA3d93TcGDI5j1gKs3GvV&#10;u9dGnGfsacUSDyUWk1UaVY+lgFINTKH9iQGEtqfsZGPlFFhEcRNLZJFNy945hg2GtMxLrRCryDL2&#10;yVuwmEYVUVyo00iP/63SqXosBZRqQEraj8YUUW5eNWWFuwU2cOkWLnBTcFK5EXzpcw7an7CSbiiW&#10;kpJet44BhR5CLLiQfXY1pQZYAA/CfUDq+vVICijVgBTcOdupdspbUUOZWLUF7U8MFIyrWzzPIrwA&#10;YsgsWFxKi4LdMpd2p4BiyOVkVFBObpX1zJx8zXisHTfD2W5AqKpjKaBUA1IARsZ0hwBKpvbF2C4G&#10;xMycKlnWu037E1s4WIAzNK6cYqc4DDh1BCi4kJxf3gW1lBnMlcgiP1wvIsRFCxaVUsooIzK6VRpV&#10;p1JAqQakAKhMBGgurSbbeLtElGPc3Ex2+bict4UFAyZhQjGFxFfIundyvAO3TIB3WgktuWQj2bBs&#10;uW9+/H8Ku5jzo0opaqbLAGIH+amspYBSDTyx5QOLJju6XNa+wyIJcOmwsghWvbVsf2LgYIZHDH/B&#10;5P6dWTsSoT6/lPLOrZGG8jaA4uujwT00vpzi2dVsY7GpuiQFlGrgCbAYWUg5yRWytDnakzDgN2Ke&#10;m4ITrBvI0YO3eA67YxGl4up1BVDIP8dm1JdWi3B63L+YM5wUFg3g8b5O8lNZSwGlGnASa4atJlhP&#10;WYtLjQZyBtR8/ntBeCnZfBfO9ABlIbuEi0K5QnTWg+ex0BBfhfzFdWsFKCPeCuvnhYebDe6eY6pu&#10;SQGlGnCSBuuxdsrNq6JMLDN+HBaPLGDrqUIm6G8TIQ5AsSKnO2RhhPZm2DQl+Y8poryzaylzNiqQ&#10;D4D4f/TahS8qFausw2mFVR1KAaUacJIQg1MYUMuqKWMuF3CEFDBU5qZWUuzpDnHnrM5LZQmcOlFz&#10;CMM5tZQx2WEAyjsN/4919MJiymUqWwVUz6WAUg04ASAZE0sobzkDaoZTAAXwYABwwskdDGHp4lg6&#10;CWGY4WALqoZsJ9sNi8o7DeePlXObG8gVUD2WAko14CSAwiDhs2rkEy5e8vEMqIxKSmbL5mDbg9BA&#10;nhnilhgr29hiS0BhqhYAynLMn6rLUkCpBpwADMyemR1XTukIymRAYQpZWFApx/cOoLIWlUobF6Zz&#10;aQUozhs9ehhsHBpbblyvPYtN1akUUKoBJwBCeuKwQAF60NiiwgRyc9MrPWPsWtL2RGnDCik7soxy&#10;0isofQwDyhtAAijMU+6gsChzTF/LuaruSQGlGpASSKHrn4UVa+NPKRFAdaURvDMJkBBtztCT/3Ed&#10;87jnulGznDR/cZnASgHVcymgVANe6EVD+MDcNC7bveFuATjIB/KFDwDFVhtmRcAYPB3icnBSQKkG&#10;vARQkx0CKFtvAKojmYCa55Y4KA0xODgpoFQDXn8IoOYqoHpDCijVgJfh4hmA6vMeNRNQnnF96uId&#10;nBRQqgEvACruNKMNqlWDdl/IA6iomdpI3htSQKkGvtiKMcMM+nx1X84bUIqe5gkz8OyzTKvqVAoo&#10;1cAXAwqLaSJQM3X0wQdqdigAit3I5kBNXK+v3coBLAWUauCLAZE8xgCUTEbX1xYNX695qMtJfD20&#10;Q1mlU3UqBZRq4Muz3h3G4hnT+Vqk6U0xoBL4OpjfHIsm6GDhnksBpRr4gtvFVgwayRGw2ecWDQNK&#10;pluJLqPoKSUaanAQUkCpDgvZhhVScFIFRc6ymLCutwWXcnSRRJIvnsPXU0D1WAoo1WEhrIkHiwYL&#10;d7aZ8re3NQJT/hbSohDPlL8IbdCevB5JAaU6LARALQp1U2hcmfWiCV0RW0ZdCrxELBSnjZrmpLCo&#10;Ull+Ss61SqvqUK0BFaiAUg1QsVsXfYaDZmdUdR9QABIDBjMiRIS4KWWU8b9lWlMMsgQsOxVbJstP&#10;YUYFy3SqDtUKUKnDix5XQKkGpBgQiIWauaTKgEt3XS4BlJ2Ck8spEZPgddauxOmT2HKCBRU93dk1&#10;y0vVRgKogOJ/xg/76t/ZxSu8LmckP0CLhCpVvxbDAUNQZuZW9WwaXgYOViaGRQRLrNOGb1yPXT24&#10;leELSo2J6zqzulRtlDmyjH9L+yuzB33yb4NSA4tnZQaW7UkPMibiUqkGkmxDC2humqcnb1g3YcGw&#10;gWuHRm9ApysWkQxSnmJElMN66zYUVZQVVPp7WmDJyoRBL/zroAV/sf+/tMDiLzKDyi0Tq1T9WWgo&#10;R9c/Gsoze9AOJTNlznRSWGQZpWI64c4sIgYSItdDGFBYfkrSq5vXZWUEuck2osSVPPTXCYOM7dp/&#10;SQ8oic4YUVaeOZLfEhYnqVT9VbBoYtiimZlX1bNYKAYOlpGSCPFTuhCACRjxOQvnuxmMZbKYp7p5&#10;XVNGkJOtp4rN6YH2S0OP+eX/egA1aBD+gUnFB13w/2xBJZYZqFT9ToFFAonpZ9VIpHe3YcHpYRFh&#10;loJItqS64uahMT3uNDuFxFewm4dhNgqojlVMmWw5ZY4oq08PdN0eM9Q+zIOmli3hz87/zgh0JWYG&#10;lb7Hn9uyGFRZIytUqn6vnGGlFJy7mWLm1VLO8B6U66Byig7bSBHR9ZQxhv8fUW6dzhSnzxhdTsmT&#10;q8l2IvZ1kv6wFH4TQ7Yg5y5bgPu7zBGlZ8UPKx4Kr86DpdbbgkH2/5MyNH90xghnfEZg6c3pQa4n&#10;00Y4n1Wp+rOyjrU/GxZV9WxYbLX8bZWmI9mOsz8bO7mUz699Nnkc/z+88zxsrIxApOv+9Q4XpQc6&#10;n8kYUXpXZoA7K2tY4fiEozb8pwdFHW9LB/3wv3OOqP+v+GEb/hI9pOAIlao/y8YKDmZFVx5h+y/r&#10;NJ3qBON8fFoetxCua7Vf1aKEIOd/wzBi7PzJoI9uuummW7/YBg36/7DlMJ9dBydaAAAAAElFTkSu&#10;QmCCUEsDBBQABgAIAAAAIQCYYa++4AAAAAkBAAAPAAAAZHJzL2Rvd25yZXYueG1sTI9BT8JAEIXv&#10;Jv6HzZh4k20pINRuCSHqiZgIJobb0h3ahu5s013a8u8dT3qc917evC9bj7YRPXa+dqQgnkQgkApn&#10;aioVfB3enpYgfNBkdOMIFdzQwzq/v8t0atxAn9jvQym4hHyqFVQhtKmUvqjQaj9xLRJ7Z9dZHfjs&#10;Smk6PXC5beQ0ihbS6pr4Q6Vb3FZYXPZXq+B90MMmiV/73eW8vR0P84/vXYxKPT6MmxcQAcfwF4bf&#10;+Twdct50clcyXjQKnldTTrKeMAH7ySJmtpOC2Wy+BJln8j9B/gM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CArkzDCQMAAJ8IAAAOAAAAAAAAAAAA&#10;AAAAADoCAABkcnMvZTJvRG9jLnhtbFBLAQItAAoAAAAAAAAAIQA8heRld+sAAHfrAAAUAAAAAAAA&#10;AAAAAAAAAG8FAABkcnMvbWVkaWEvaW1hZ2UxLnBuZ1BLAQItAAoAAAAAAAAAIQDgtmTXVEUAAFRF&#10;AAAUAAAAAAAAAAAAAAAAABjxAABkcnMvbWVkaWEvaW1hZ2UyLnBuZ1BLAQItABQABgAIAAAAIQCY&#10;Ya++4AAAAAkBAAAPAAAAAAAAAAAAAAAAAJ42AQBkcnMvZG93bnJldi54bWxQSwECLQAUAAYACAAA&#10;ACEALmzwAMUAAAClAQAAGQAAAAAAAAAAAAAAAACrNwEAZHJzL19yZWxzL2Uyb0RvYy54bWwucmVs&#10;c1BLBQYAAAAABwAHAL4BAACnO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alt="A cell phone with a member card&#10;&#10;Description automatically generated" style="position:absolute;width:21621;height:33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DA+ygAAAOEAAAAPAAAAZHJzL2Rvd25yZXYueG1sRI/dSsNA&#10;FITvBd9hOYJ3dlN/+pN2W6RWKrQItn2AQ/Y0G5o9G7PHNL69KwheDjPzDTNf9r5WHbWxCmxgOMhA&#10;ERfBVlwaOB5e7yagoiBbrAOTgW+KsFxcX80xt+HCH9TtpVQJwjFHA06kybWOhSOPcRAa4uSdQutR&#10;kmxLbVu8JLiv9X2WjbTHitOCw4ZWjorz/ssbeGTR23JFsjnuXjZNtz5/vru1Mbc3/fMMlFAv/+G/&#10;9ps1MB2Phw/TpxH8PkpvQC9+AAAA//8DAFBLAQItABQABgAIAAAAIQDb4fbL7gAAAIUBAAATAAAA&#10;AAAAAAAAAAAAAAAAAABbQ29udGVudF9UeXBlc10ueG1sUEsBAi0AFAAGAAgAAAAhAFr0LFu/AAAA&#10;FQEAAAsAAAAAAAAAAAAAAAAAHwEAAF9yZWxzLy5yZWxzUEsBAi0AFAAGAAgAAAAhAG4YMD7KAAAA&#10;4QAAAA8AAAAAAAAAAAAAAAAABwIAAGRycy9kb3ducmV2LnhtbFBLBQYAAAAAAwADALcAAAD+AgAA&#10;AAA=&#10;">
                  <v:imagedata r:id="rId20" o:title="A cell phone with a member card&#10;&#10;Description automatically generated" croptop="-2840f" cropbottom="-2205f" cropleft="-6756f" cropright="-4392f"/>
                </v:shape>
                <v:shape id="Picture 6" o:spid="_x0000_s1028" type="#_x0000_t75" alt="A blue background with white text&#10;&#10;Description automatically generated" style="position:absolute;left:4860;top:9226;width:12319;height:8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9/zygAAAOIAAAAPAAAAZHJzL2Rvd25yZXYueG1sRI9Ba8JA&#10;FITvQv/D8gq9SN20FE2iq0hLqXjTetDbI/tM0mbfht01Jv/eLRQ8DjPzDbNY9aYRHTlfW1bwMklA&#10;EBdW11wqOHx/PqcgfEDW2FgmBQN5WC0fRgvMtb3yjrp9KEWEsM9RQRVCm0vpi4oM+oltiaN3ts5g&#10;iNKVUju8Rrhp5GuSTKXBmuNChS29V1T87i9GwXp8dtvj5cf502HgrNt+fZwGVurpsV/PQQTqwz38&#10;395oBdN09jZLsySDv0vxDsjlDQAA//8DAFBLAQItABQABgAIAAAAIQDb4fbL7gAAAIUBAAATAAAA&#10;AAAAAAAAAAAAAAAAAABbQ29udGVudF9UeXBlc10ueG1sUEsBAi0AFAAGAAgAAAAhAFr0LFu/AAAA&#10;FQEAAAsAAAAAAAAAAAAAAAAAHwEAAF9yZWxzLy5yZWxzUEsBAi0AFAAGAAgAAAAhAO3b3/PKAAAA&#10;4gAAAA8AAAAAAAAAAAAAAAAABwIAAGRycy9kb3ducmV2LnhtbFBLBQYAAAAAAwADALcAAAD+AgAA&#10;AAA=&#10;">
                  <v:imagedata r:id="rId21" o:title="A blue background with white text&#10;&#10;Description automatically generated"/>
                </v:shape>
              </v:group>
            </w:pict>
          </mc:Fallback>
        </mc:AlternateContent>
      </w:r>
    </w:p>
    <w:p w14:paraId="3A799C83" w14:textId="77777777" w:rsidR="00B95FD9" w:rsidRDefault="00B95FD9" w:rsidP="00B95FD9">
      <w:pPr>
        <w:ind w:left="3600" w:firstLine="720"/>
        <w:rPr>
          <w:rFonts w:ascii="Arial" w:hAnsi="Arial" w:cs="Arial"/>
          <w:b w:val="0"/>
        </w:rPr>
      </w:pPr>
      <w:r>
        <w:rPr>
          <w:rFonts w:ascii="Arial" w:hAnsi="Arial" w:cs="Arial"/>
          <w:b w:val="0"/>
          <w:noProof/>
        </w:rPr>
        <w:drawing>
          <wp:anchor distT="0" distB="0" distL="114300" distR="114300" simplePos="0" relativeHeight="251660288" behindDoc="0" locked="0" layoutInCell="1" allowOverlap="1" wp14:anchorId="265288FC" wp14:editId="475E0383">
            <wp:simplePos x="0" y="0"/>
            <wp:positionH relativeFrom="column">
              <wp:posOffset>2738755</wp:posOffset>
            </wp:positionH>
            <wp:positionV relativeFrom="paragraph">
              <wp:posOffset>635</wp:posOffset>
            </wp:positionV>
            <wp:extent cx="1601470" cy="2451100"/>
            <wp:effectExtent l="0" t="0" r="0" b="6350"/>
            <wp:wrapThrough wrapText="bothSides">
              <wp:wrapPolygon edited="0">
                <wp:start x="0" y="0"/>
                <wp:lineTo x="0" y="21488"/>
                <wp:lineTo x="21326" y="21488"/>
                <wp:lineTo x="21326" y="0"/>
                <wp:lineTo x="0" y="0"/>
              </wp:wrapPolygon>
            </wp:wrapThrough>
            <wp:docPr id="331857497" name="Picture 5" descr="A pink and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89978" name="Picture 5" descr="A pink and white rectangular object with black text&#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01470" cy="2451100"/>
                    </a:xfrm>
                    <a:prstGeom prst="rect">
                      <a:avLst/>
                    </a:prstGeom>
                    <a:noFill/>
                  </pic:spPr>
                </pic:pic>
              </a:graphicData>
            </a:graphic>
            <wp14:sizeRelH relativeFrom="margin">
              <wp14:pctWidth>0</wp14:pctWidth>
            </wp14:sizeRelH>
            <wp14:sizeRelV relativeFrom="margin">
              <wp14:pctHeight>0</wp14:pctHeight>
            </wp14:sizeRelV>
          </wp:anchor>
        </w:drawing>
      </w:r>
    </w:p>
    <w:p w14:paraId="66762C5F" w14:textId="77777777" w:rsidR="00B95FD9" w:rsidRDefault="00B95FD9" w:rsidP="00B95FD9">
      <w:pPr>
        <w:ind w:firstLine="720"/>
        <w:rPr>
          <w:rFonts w:ascii="Arial" w:hAnsi="Arial" w:cs="Arial"/>
          <w:b w:val="0"/>
        </w:rPr>
      </w:pPr>
    </w:p>
    <w:p w14:paraId="5E913019" w14:textId="77777777" w:rsidR="00B95FD9" w:rsidRDefault="00B95FD9" w:rsidP="00B95FD9">
      <w:pPr>
        <w:ind w:left="1440"/>
        <w:contextualSpacing/>
        <w:rPr>
          <w:noProof/>
        </w:rPr>
      </w:pPr>
    </w:p>
    <w:p w14:paraId="02EF0507" w14:textId="77777777" w:rsidR="00B95FD9" w:rsidRDefault="00B95FD9" w:rsidP="00B95FD9">
      <w:pPr>
        <w:ind w:left="1440"/>
        <w:contextualSpacing/>
      </w:pPr>
    </w:p>
    <w:p w14:paraId="26A09E22" w14:textId="77777777" w:rsidR="00B95FD9" w:rsidRDefault="00B95FD9" w:rsidP="00B95FD9">
      <w:pPr>
        <w:ind w:left="1440"/>
        <w:contextualSpacing/>
      </w:pPr>
    </w:p>
    <w:p w14:paraId="7ADF47DB" w14:textId="77777777" w:rsidR="00B95FD9" w:rsidRPr="00FB5A21" w:rsidRDefault="00B95FD9" w:rsidP="00B95FD9">
      <w:pPr>
        <w:ind w:left="1440"/>
        <w:contextualSpacing/>
        <w:rPr>
          <w:rFonts w:ascii="Arial" w:hAnsi="Arial" w:cs="Arial"/>
          <w:b w:val="0"/>
          <w:bCs/>
        </w:rPr>
      </w:pPr>
    </w:p>
    <w:p w14:paraId="62D494AB" w14:textId="77777777" w:rsidR="00B95FD9" w:rsidRPr="003E3290" w:rsidRDefault="00B95FD9" w:rsidP="00B95FD9">
      <w:pPr>
        <w:spacing w:line="276" w:lineRule="auto"/>
        <w:ind w:left="720"/>
        <w:contextualSpacing/>
        <w:rPr>
          <w:rFonts w:ascii="Arial" w:hAnsi="Arial" w:cs="Arial"/>
          <w:b w:val="0"/>
        </w:rPr>
      </w:pPr>
    </w:p>
    <w:p w14:paraId="1058448F" w14:textId="77777777" w:rsidR="00B95FD9" w:rsidRPr="003E3290" w:rsidRDefault="00B95FD9" w:rsidP="00B95FD9">
      <w:pPr>
        <w:spacing w:line="276" w:lineRule="auto"/>
        <w:rPr>
          <w:rFonts w:ascii="Arial" w:hAnsi="Arial" w:cs="Arial"/>
          <w:b w:val="0"/>
        </w:rPr>
      </w:pPr>
    </w:p>
    <w:p w14:paraId="254ACCA9" w14:textId="77777777" w:rsidR="00B95FD9" w:rsidRDefault="00B95FD9" w:rsidP="00B95FD9">
      <w:pPr>
        <w:jc w:val="both"/>
        <w:rPr>
          <w:rFonts w:ascii="Arial" w:hAnsi="Arial" w:cs="Arial"/>
          <w:b w:val="0"/>
        </w:rPr>
      </w:pPr>
    </w:p>
    <w:p w14:paraId="419A3767" w14:textId="77777777" w:rsidR="00B95FD9" w:rsidRDefault="00B95FD9" w:rsidP="00B95FD9">
      <w:pPr>
        <w:jc w:val="both"/>
      </w:pPr>
      <w:r w:rsidRPr="00EB033E">
        <w:rPr>
          <w:noProof/>
        </w:rPr>
        <w:drawing>
          <wp:anchor distT="0" distB="0" distL="114300" distR="114300" simplePos="0" relativeHeight="251662336" behindDoc="0" locked="0" layoutInCell="1" allowOverlap="1" wp14:anchorId="7CB99BDE" wp14:editId="779D8756">
            <wp:simplePos x="0" y="0"/>
            <wp:positionH relativeFrom="column">
              <wp:posOffset>793750</wp:posOffset>
            </wp:positionH>
            <wp:positionV relativeFrom="paragraph">
              <wp:posOffset>3097530</wp:posOffset>
            </wp:positionV>
            <wp:extent cx="2827020" cy="1834515"/>
            <wp:effectExtent l="0" t="0" r="0" b="0"/>
            <wp:wrapThrough wrapText="bothSides">
              <wp:wrapPolygon edited="0">
                <wp:start x="0" y="0"/>
                <wp:lineTo x="0" y="21308"/>
                <wp:lineTo x="21396" y="21308"/>
                <wp:lineTo x="21396" y="0"/>
                <wp:lineTo x="0" y="0"/>
              </wp:wrapPolygon>
            </wp:wrapThrough>
            <wp:docPr id="279347006" name="Picture 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logo&#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27020" cy="1834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B033E">
        <w:rPr>
          <w:noProof/>
        </w:rPr>
        <w:drawing>
          <wp:anchor distT="0" distB="0" distL="114300" distR="114300" simplePos="0" relativeHeight="251661312" behindDoc="0" locked="0" layoutInCell="1" allowOverlap="1" wp14:anchorId="715DD976" wp14:editId="0FCD42F5">
            <wp:simplePos x="0" y="0"/>
            <wp:positionH relativeFrom="column">
              <wp:posOffset>812800</wp:posOffset>
            </wp:positionH>
            <wp:positionV relativeFrom="paragraph">
              <wp:posOffset>1217930</wp:posOffset>
            </wp:positionV>
            <wp:extent cx="2807970" cy="1822450"/>
            <wp:effectExtent l="0" t="0" r="0" b="6350"/>
            <wp:wrapThrough wrapText="bothSides">
              <wp:wrapPolygon edited="0">
                <wp:start x="0" y="0"/>
                <wp:lineTo x="0" y="21449"/>
                <wp:lineTo x="21395" y="21449"/>
                <wp:lineTo x="21395" y="0"/>
                <wp:lineTo x="0" y="0"/>
              </wp:wrapPolygon>
            </wp:wrapThrough>
            <wp:docPr id="979883545" name="Picture 4" descr="A blue background with white text and ic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background with white text and icons&#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07970" cy="1822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4C333F" w14:textId="77777777" w:rsidR="00B95FD9" w:rsidRPr="003E3290" w:rsidRDefault="00B95FD9" w:rsidP="00B95FD9">
      <w:pPr>
        <w:spacing w:line="276" w:lineRule="auto"/>
        <w:jc w:val="center"/>
        <w:rPr>
          <w:rFonts w:ascii="Arial" w:hAnsi="Arial" w:cs="Arial"/>
          <w:b w:val="0"/>
        </w:rPr>
      </w:pPr>
    </w:p>
    <w:p w14:paraId="44D73939" w14:textId="40CF90DA" w:rsidR="00D17E21" w:rsidRDefault="00D17E21" w:rsidP="00B95FD9">
      <w:pPr>
        <w:spacing w:line="276" w:lineRule="auto"/>
        <w:ind w:right="36"/>
        <w:jc w:val="center"/>
      </w:pPr>
    </w:p>
    <w:sectPr w:rsidR="00D17E21" w:rsidSect="009F19B2">
      <w:footerReference w:type="default" r:id="rId25"/>
      <w:footerReference w:type="first" r:id="rId26"/>
      <w:pgSz w:w="11907" w:h="16839" w:code="9"/>
      <w:pgMar w:top="1620" w:right="1440" w:bottom="630" w:left="1530" w:header="1584" w:footer="1008"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Yosua Pratama Salikin" w:date="2026-04-22T11:13:00Z" w:initials="YP">
    <w:p w14:paraId="56810FA7" w14:textId="77777777" w:rsidR="009C2BF2" w:rsidRDefault="009C2BF2" w:rsidP="009C2BF2">
      <w:pPr>
        <w:pStyle w:val="CommentText"/>
      </w:pPr>
      <w:r>
        <w:rPr>
          <w:rStyle w:val="CommentReference"/>
        </w:rPr>
        <w:annotationRef/>
      </w:r>
      <w:r>
        <w:t>Dear RS,</w:t>
      </w:r>
      <w:r>
        <w:br/>
      </w:r>
      <w:r>
        <w:br/>
        <w:t>Mohon melengkapi nomor PKS agar dapat kami proses lebih lanjut.</w:t>
      </w:r>
    </w:p>
  </w:comment>
  <w:comment w:id="10" w:author="Yosua Pratama Salikin" w:date="2025-03-05T15:01:00Z" w:initials="YP">
    <w:p w14:paraId="31AC7DFD" w14:textId="77777777" w:rsidR="00CC30EE" w:rsidRDefault="00CC30EE" w:rsidP="00CC30EE">
      <w:pPr>
        <w:pStyle w:val="CommentText"/>
      </w:pPr>
      <w:r>
        <w:rPr>
          <w:rStyle w:val="CommentReference"/>
        </w:rPr>
        <w:annotationRef/>
      </w:r>
      <w:r>
        <w:rPr>
          <w:bCs/>
        </w:rPr>
        <w:t xml:space="preserve">Dear RS, </w:t>
      </w:r>
    </w:p>
    <w:p w14:paraId="416A1EAA" w14:textId="77777777" w:rsidR="00CC30EE" w:rsidRDefault="00CC30EE" w:rsidP="00CC30EE">
      <w:pPr>
        <w:pStyle w:val="CommentText"/>
      </w:pPr>
    </w:p>
    <w:p w14:paraId="3C651F96" w14:textId="77777777" w:rsidR="00CC30EE" w:rsidRDefault="00CC30EE" w:rsidP="00CC30EE">
      <w:pPr>
        <w:pStyle w:val="CommentText"/>
      </w:pPr>
      <w:r>
        <w:rPr>
          <w:bCs/>
        </w:rPr>
        <w:t>Perkiraan tgl PKS ini akan ditandatangani. Masih akan berubah sampai isi PKS ini telah disepakati bersama dan hendak difinalisasikan.</w:t>
      </w:r>
    </w:p>
  </w:comment>
  <w:comment w:id="53" w:author="Yosua Pratama Salikin" w:date="2025-12-26T10:31:00Z" w:initials="YP">
    <w:p w14:paraId="419FFF41" w14:textId="77777777" w:rsidR="008043B3" w:rsidRDefault="008043B3" w:rsidP="008043B3">
      <w:pPr>
        <w:pStyle w:val="CommentText"/>
      </w:pPr>
      <w:r>
        <w:rPr>
          <w:rStyle w:val="CommentReference"/>
        </w:rPr>
        <w:annotationRef/>
      </w:r>
      <w:r>
        <w:t>Dear RS,</w:t>
      </w:r>
      <w:r>
        <w:br/>
      </w:r>
      <w:r>
        <w:br/>
        <w:t>Kami sesuaikan penulisan sesuai dengan draft standar kami.</w:t>
      </w:r>
    </w:p>
  </w:comment>
  <w:comment w:id="192" w:author="Yosua Pratama Salikin" w:date="2024-11-08T13:37:00Z" w:initials="YP">
    <w:p w14:paraId="22CB614A" w14:textId="77777777" w:rsidR="00CC30EE" w:rsidRDefault="00CC30EE" w:rsidP="00CC30EE">
      <w:pPr>
        <w:pStyle w:val="CommentText"/>
      </w:pPr>
      <w:r>
        <w:rPr>
          <w:rStyle w:val="CommentReference"/>
        </w:rPr>
        <w:annotationRef/>
      </w:r>
      <w:r>
        <w:rPr>
          <w:bCs/>
        </w:rPr>
        <w:t>Dear RS,</w:t>
      </w:r>
    </w:p>
    <w:p w14:paraId="6F601FB6" w14:textId="77777777" w:rsidR="00CC30EE" w:rsidRDefault="00CC30EE" w:rsidP="00CC30EE">
      <w:pPr>
        <w:pStyle w:val="CommentText"/>
      </w:pPr>
    </w:p>
    <w:p w14:paraId="55AD7311" w14:textId="77777777" w:rsidR="00CC30EE" w:rsidRDefault="00CC30EE" w:rsidP="00CC30EE">
      <w:pPr>
        <w:pStyle w:val="CommentText"/>
      </w:pPr>
      <w:r>
        <w:rPr>
          <w:bCs/>
        </w:rPr>
        <w:t xml:space="preserve">Masa berlaku kerja sama selama 1 tahun dan akan diperpanjang otomatis mengingat </w:t>
      </w:r>
      <w:r>
        <w:rPr>
          <w:bCs/>
          <w:i/>
          <w:iCs/>
        </w:rPr>
        <w:t>renewal</w:t>
      </w:r>
      <w:r>
        <w:rPr>
          <w:bCs/>
        </w:rPr>
        <w:t xml:space="preserve">/pembaruan PKS membutuhkan waktu yang cukup panjang. </w:t>
      </w:r>
    </w:p>
    <w:p w14:paraId="7A242704" w14:textId="77777777" w:rsidR="00CC30EE" w:rsidRDefault="00CC30EE" w:rsidP="00CC30EE">
      <w:pPr>
        <w:pStyle w:val="CommentText"/>
      </w:pPr>
    </w:p>
    <w:p w14:paraId="57F9CE78" w14:textId="77777777" w:rsidR="00CC30EE" w:rsidRDefault="00CC30EE" w:rsidP="00CC30EE">
      <w:pPr>
        <w:pStyle w:val="CommentText"/>
      </w:pPr>
      <w:r>
        <w:rPr>
          <w:bCs/>
        </w:rPr>
        <w:t>Jika terjadi perubahan di tengah perjanjian berlangsung, dapat dituangkan ke dalam Addendum PKS sesuai pasal 14 PKS ini.</w:t>
      </w:r>
    </w:p>
    <w:p w14:paraId="2572C1EA" w14:textId="77777777" w:rsidR="00CC30EE" w:rsidRDefault="00CC30EE" w:rsidP="00CC30EE">
      <w:pPr>
        <w:pStyle w:val="CommentText"/>
      </w:pPr>
    </w:p>
    <w:p w14:paraId="3E85EC33" w14:textId="77777777" w:rsidR="00CC30EE" w:rsidRDefault="00CC30EE" w:rsidP="00CC30EE">
      <w:pPr>
        <w:pStyle w:val="CommentText"/>
      </w:pPr>
      <w:r>
        <w:rPr>
          <w:bCs/>
        </w:rPr>
        <w:t xml:space="preserve">Mohon perhatiannya. </w:t>
      </w:r>
    </w:p>
  </w:comment>
  <w:comment w:id="200" w:author="Andiyan rizaldi" w:date="2025-11-06T10:40:00Z" w:initials="Ar">
    <w:p w14:paraId="5533C4BF" w14:textId="4A852B54" w:rsidR="00C86E31" w:rsidRDefault="00C86E31">
      <w:pPr>
        <w:pStyle w:val="CommentText"/>
      </w:pPr>
      <w:r>
        <w:rPr>
          <w:rStyle w:val="CommentReference"/>
        </w:rPr>
        <w:annotationRef/>
      </w:r>
      <w:r>
        <w:t xml:space="preserve">Disesuaikan dengan tarif administrasi rumah sakit </w:t>
      </w:r>
    </w:p>
  </w:comment>
  <w:comment w:id="201" w:author="Yosua Pratama Salikin" w:date="2026-04-22T10:59:00Z" w:initials="YP">
    <w:p w14:paraId="26681CAE" w14:textId="77777777" w:rsidR="0055745C" w:rsidRDefault="0055745C" w:rsidP="0055745C">
      <w:pPr>
        <w:pStyle w:val="CommentText"/>
      </w:pPr>
      <w:r>
        <w:rPr>
          <w:rStyle w:val="CommentReference"/>
        </w:rPr>
        <w:annotationRef/>
      </w:r>
      <w:r>
        <w:t>Dear tim RS,</w:t>
      </w:r>
      <w:r>
        <w:br/>
      </w:r>
    </w:p>
    <w:p w14:paraId="03211216" w14:textId="77777777" w:rsidR="0055745C" w:rsidRDefault="0055745C" w:rsidP="0055745C">
      <w:pPr>
        <w:pStyle w:val="CommentText"/>
      </w:pPr>
      <w:r>
        <w:t>Terkait ketentuan biaya administrasi, LGI memberlakukan aturan yang sama bagi seluruh Provider rekanan, sehingga tidak dapat menyesuaikan dengan perubahan buku tarif RS. Oleh karena itu, LGI dan RS perlu menyepakati satu besaran biaya administrasi, baik untuk Rawat Inap (…….% dengan maksimal Rp…….) maupun Rawat Jalan bagi Peserta LGI yang dirawat di RS.</w:t>
      </w:r>
    </w:p>
    <w:p w14:paraId="26BF856C" w14:textId="77777777" w:rsidR="0055745C" w:rsidRDefault="0055745C" w:rsidP="0055745C">
      <w:pPr>
        <w:pStyle w:val="CommentText"/>
      </w:pPr>
    </w:p>
    <w:p w14:paraId="6B866F56" w14:textId="77777777" w:rsidR="0055745C" w:rsidRDefault="0055745C" w:rsidP="0055745C">
      <w:pPr>
        <w:pStyle w:val="CommentText"/>
      </w:pPr>
      <w:r>
        <w:t>Ketentuan ini ditetapkan dengan mempertimbangkan aspek Quality Control dan Cost Containment yang tengah digiatkan kepada seluruh Provider rekanan LGI. Selain itu, dasar penetapannya juga merujuk pada hasil evaluasi LGI, termasuk masukan dari Peserta, atas kecenderungan meningkatnya biaya perawatan RS dari tahun ke tahun. Sesuai yang dijelaskan sebelumnya juga, LGI dapat mengikuti seluruh tarif perawatan RS lainnya (selain biaya administrasi) selama sesuai dengan ketentuan yang ada pada Pasal 6 ayat 1.</w:t>
      </w:r>
    </w:p>
  </w:comment>
  <w:comment w:id="221" w:author="Yosua Pratama Salikin" w:date="2025-12-26T17:00:00Z" w:initials="YP">
    <w:p w14:paraId="6E66A741" w14:textId="77777777" w:rsidR="00D40E76" w:rsidRDefault="00D40E76" w:rsidP="00D40E76">
      <w:pPr>
        <w:pStyle w:val="CommentText"/>
      </w:pPr>
      <w:r>
        <w:rPr>
          <w:rStyle w:val="CommentReference"/>
        </w:rPr>
        <w:annotationRef/>
      </w:r>
      <w:r>
        <w:t>Dear RS,</w:t>
      </w:r>
      <w:r>
        <w:br/>
      </w:r>
      <w:r>
        <w:br/>
        <w:t>Mohon untuk dilengkapi.</w:t>
      </w:r>
    </w:p>
  </w:comment>
  <w:comment w:id="273" w:author="Yosua Pratama Salikin" w:date="2025-03-05T15:03:00Z" w:initials="YP">
    <w:p w14:paraId="50B457B9" w14:textId="77777777" w:rsidR="00CC30EE" w:rsidRDefault="00CC30EE" w:rsidP="00CC30EE">
      <w:pPr>
        <w:pStyle w:val="CommentText"/>
      </w:pPr>
      <w:r>
        <w:rPr>
          <w:rStyle w:val="CommentReference"/>
        </w:rPr>
        <w:annotationRef/>
      </w:r>
      <w:r>
        <w:rPr>
          <w:bCs/>
        </w:rPr>
        <w:t xml:space="preserve">Dear RS, </w:t>
      </w:r>
    </w:p>
    <w:p w14:paraId="31962BD6" w14:textId="77777777" w:rsidR="00CC30EE" w:rsidRDefault="00CC30EE" w:rsidP="00CC30EE">
      <w:pPr>
        <w:pStyle w:val="CommentText"/>
      </w:pPr>
    </w:p>
    <w:p w14:paraId="691C87CF" w14:textId="77777777" w:rsidR="00CC30EE" w:rsidRDefault="00CC30EE" w:rsidP="00CC30EE">
      <w:pPr>
        <w:pStyle w:val="CommentText"/>
      </w:pPr>
      <w:r>
        <w:rPr>
          <w:bCs/>
        </w:rPr>
        <w:t xml:space="preserve">FYI, biaya administrasi bagi peserta LGI akan tetap mengikuti besaran ini tidak mengikuti perubahan / kenaikan tarif admin yang diupdate RS selama perjanjian antara RS dengan LGI masih berjalan. </w:t>
      </w:r>
    </w:p>
    <w:p w14:paraId="0692EC97" w14:textId="77777777" w:rsidR="00CC30EE" w:rsidRDefault="00CC30EE" w:rsidP="00CC30EE">
      <w:pPr>
        <w:pStyle w:val="CommentText"/>
      </w:pPr>
    </w:p>
    <w:p w14:paraId="7AD0FCF5" w14:textId="77777777" w:rsidR="00CC30EE" w:rsidRDefault="00CC30EE" w:rsidP="00CC30EE">
      <w:pPr>
        <w:pStyle w:val="CommentText"/>
      </w:pPr>
      <w:r>
        <w:rPr>
          <w:bCs/>
        </w:rPr>
        <w:t>Jika terjadi perubahan di tengah2 perjanjian berlangsung, bisa dituangkan ke dalam Addendum PKS sesuai pasal 14 PKS ini.</w:t>
      </w:r>
    </w:p>
  </w:comment>
  <w:comment w:id="506" w:author="Andiyan rizaldi" w:date="2025-11-06T10:43:00Z" w:initials="Ar">
    <w:p w14:paraId="1C1BF160" w14:textId="77777777" w:rsidR="00C86E31" w:rsidRDefault="00C86E31">
      <w:pPr>
        <w:pStyle w:val="CommentText"/>
      </w:pPr>
      <w:r>
        <w:rPr>
          <w:rStyle w:val="CommentReference"/>
        </w:rPr>
        <w:annotationRef/>
      </w:r>
      <w:r>
        <w:t>Diskon yang diberikan RS Sebesar 3% sambil di evaluasi untuk penambahan diskon</w:t>
      </w:r>
    </w:p>
    <w:p w14:paraId="385EAE52" w14:textId="6BDD192E" w:rsidR="00C86E31" w:rsidRDefault="00C86E31">
      <w:pPr>
        <w:pStyle w:val="CommentText"/>
      </w:pPr>
    </w:p>
  </w:comment>
  <w:comment w:id="507" w:author="Yosua Pratama Salikin" w:date="2026-04-22T11:12:00Z" w:initials="YP">
    <w:p w14:paraId="3C742B3F" w14:textId="77777777" w:rsidR="00815767" w:rsidRDefault="00815767" w:rsidP="00815767">
      <w:pPr>
        <w:pStyle w:val="CommentText"/>
      </w:pPr>
      <w:r>
        <w:rPr>
          <w:rStyle w:val="CommentReference"/>
        </w:rPr>
        <w:annotationRef/>
      </w:r>
      <w:r>
        <w:t>Dear RS,</w:t>
      </w:r>
      <w:r>
        <w:br/>
      </w:r>
      <w:r>
        <w:br/>
        <w:t>Terima kasih atas besaran diskon yang telah disetujui, kami harap kerja sama dapat berjalan lancar kedepannya antara LGI dan RS.</w:t>
      </w:r>
    </w:p>
  </w:comment>
  <w:comment w:id="512" w:author="Yosua Pratama Salikin" w:date="2025-03-05T15:03:00Z" w:initials="YP">
    <w:p w14:paraId="2BDD7A30" w14:textId="77777777" w:rsidR="00CC30EE" w:rsidRDefault="00CC30EE" w:rsidP="00CC30EE">
      <w:pPr>
        <w:pStyle w:val="CommentText"/>
      </w:pPr>
      <w:r>
        <w:rPr>
          <w:rStyle w:val="CommentReference"/>
        </w:rPr>
        <w:annotationRef/>
      </w:r>
      <w:r>
        <w:rPr>
          <w:bCs/>
        </w:rPr>
        <w:t xml:space="preserve">Dear RS, </w:t>
      </w:r>
    </w:p>
    <w:p w14:paraId="6AA559D4" w14:textId="77777777" w:rsidR="00CC30EE" w:rsidRDefault="00CC30EE" w:rsidP="00CC30EE">
      <w:pPr>
        <w:pStyle w:val="CommentText"/>
      </w:pPr>
    </w:p>
    <w:p w14:paraId="42B1CB32" w14:textId="77777777" w:rsidR="00CC30EE" w:rsidRDefault="00CC30EE" w:rsidP="00CC30EE">
      <w:pPr>
        <w:pStyle w:val="CommentText"/>
      </w:pPr>
      <w:r>
        <w:rPr>
          <w:bCs/>
        </w:rPr>
        <w:t>Potongan Pembayaran tagihan LGI ke RS yang kami ajukan mengingat kontribusi yang cukup signifikan dari LGI, juga terkait performa baik kami akan ketepatan dan kecepatan pembayaran tagihan ke RS, mohon agar dapat mengakomodir pengajuan diskon tersebut.</w:t>
      </w:r>
    </w:p>
  </w:comment>
  <w:comment w:id="564" w:author="User" w:date="2026-05-09T11:28:00Z" w:initials="U">
    <w:p w14:paraId="52CD8EF5" w14:textId="3B3F9585" w:rsidR="00095D29" w:rsidRDefault="00095D29">
      <w:pPr>
        <w:pStyle w:val="CommentText"/>
      </w:pPr>
      <w:r>
        <w:rPr>
          <w:rStyle w:val="CommentReference"/>
        </w:rPr>
        <w:annotationRef/>
      </w:r>
      <w:r w:rsidRPr="00095D29">
        <w:t>Sesuai standar akreditasi aspek mutu rumah sakit kedua pihak wajib mematuhi standar mutu yang berlaku</w:t>
      </w:r>
    </w:p>
  </w:comment>
  <w:comment w:id="1025" w:author="Yosua Pratama Salikin" w:date="2025-03-05T15:04:00Z" w:initials="YP">
    <w:p w14:paraId="47BCDF48" w14:textId="77777777" w:rsidR="00CC30EE" w:rsidRDefault="00CC30EE" w:rsidP="00CC30EE">
      <w:pPr>
        <w:pStyle w:val="CommentText"/>
      </w:pPr>
      <w:r>
        <w:rPr>
          <w:rStyle w:val="CommentReference"/>
        </w:rPr>
        <w:annotationRef/>
      </w:r>
      <w:r>
        <w:t>Dear RS,</w:t>
      </w:r>
      <w:r>
        <w:br/>
      </w:r>
      <w:r>
        <w:br/>
        <w:t>Mohon dilengkapi.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810FA7" w15:done="0"/>
  <w15:commentEx w15:paraId="3C651F96" w15:done="0"/>
  <w15:commentEx w15:paraId="419FFF41" w15:done="0"/>
  <w15:commentEx w15:paraId="3E85EC33" w15:done="0"/>
  <w15:commentEx w15:paraId="5533C4BF" w15:done="0"/>
  <w15:commentEx w15:paraId="6B866F56" w15:paraIdParent="5533C4BF" w15:done="0"/>
  <w15:commentEx w15:paraId="6E66A741" w15:done="0"/>
  <w15:commentEx w15:paraId="7AD0FCF5" w15:done="0"/>
  <w15:commentEx w15:paraId="385EAE52" w15:done="0"/>
  <w15:commentEx w15:paraId="3C742B3F" w15:paraIdParent="385EAE52" w15:done="0"/>
  <w15:commentEx w15:paraId="42B1CB32" w15:done="1"/>
  <w15:commentEx w15:paraId="52CD8EF5" w15:done="1"/>
  <w15:commentEx w15:paraId="47BCDF4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173EAA" w16cex:dateUtc="2026-04-22T04:13:00Z"/>
  <w16cex:commentExtensible w16cex:durableId="637D2B22" w16cex:dateUtc="2025-03-05T08:01:00Z"/>
  <w16cex:commentExtensible w16cex:durableId="11CAE929" w16cex:dateUtc="2025-12-26T03:31:00Z"/>
  <w16cex:commentExtensible w16cex:durableId="2CB6F9B6" w16cex:dateUtc="2025-11-06T03:40:00Z"/>
  <w16cex:commentExtensible w16cex:durableId="45190BDF" w16cex:dateUtc="2026-04-22T03:59:00Z"/>
  <w16cex:commentExtensible w16cex:durableId="5363CF7D" w16cex:dateUtc="2025-12-26T10:00:00Z"/>
  <w16cex:commentExtensible w16cex:durableId="3F6FFC82" w16cex:dateUtc="2025-03-05T08:03:00Z"/>
  <w16cex:commentExtensible w16cex:durableId="2CB6FA68" w16cex:dateUtc="2025-11-06T03:43:00Z"/>
  <w16cex:commentExtensible w16cex:durableId="4F5908FE" w16cex:dateUtc="2026-04-22T04:12:00Z"/>
  <w16cex:commentExtensible w16cex:durableId="310F4C1E" w16cex:dateUtc="2025-03-05T08:03:00Z"/>
  <w16cex:commentExtensible w16cex:durableId="2F269B1A" w16cex:dateUtc="2026-05-09T04:28:00Z"/>
  <w16cex:commentExtensible w16cex:durableId="1CB6B19B" w16cex:dateUtc="2025-03-05T08: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810FA7" w16cid:durableId="58173EAA"/>
  <w16cid:commentId w16cid:paraId="3C651F96" w16cid:durableId="637D2B22"/>
  <w16cid:commentId w16cid:paraId="419FFF41" w16cid:durableId="11CAE929"/>
  <w16cid:commentId w16cid:paraId="3E85EC33" w16cid:durableId="3E85EC33"/>
  <w16cid:commentId w16cid:paraId="5533C4BF" w16cid:durableId="2CB6F9B6"/>
  <w16cid:commentId w16cid:paraId="6B866F56" w16cid:durableId="45190BDF"/>
  <w16cid:commentId w16cid:paraId="6E66A741" w16cid:durableId="5363CF7D"/>
  <w16cid:commentId w16cid:paraId="7AD0FCF5" w16cid:durableId="3F6FFC82"/>
  <w16cid:commentId w16cid:paraId="385EAE52" w16cid:durableId="2CB6FA68"/>
  <w16cid:commentId w16cid:paraId="3C742B3F" w16cid:durableId="4F5908FE"/>
  <w16cid:commentId w16cid:paraId="42B1CB32" w16cid:durableId="310F4C1E"/>
  <w16cid:commentId w16cid:paraId="52CD8EF5" w16cid:durableId="2F269B1A"/>
  <w16cid:commentId w16cid:paraId="47BCDF48" w16cid:durableId="1CB6B1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21690" w14:textId="77777777" w:rsidR="00C24F82" w:rsidRDefault="00C24F82">
      <w:r>
        <w:separator/>
      </w:r>
    </w:p>
  </w:endnote>
  <w:endnote w:type="continuationSeparator" w:id="0">
    <w:p w14:paraId="42BA115A" w14:textId="77777777" w:rsidR="00C24F82" w:rsidRDefault="00C24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kerSignet BT">
    <w:altName w:val="Arial"/>
    <w:charset w:val="00"/>
    <w:family w:val="auto"/>
    <w:pitch w:val="default"/>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707B8" w14:textId="77777777" w:rsidR="009315DC" w:rsidRDefault="009315DC" w:rsidP="001577C2">
    <w:pPr>
      <w:pStyle w:val="Footer"/>
      <w:jc w:val="center"/>
    </w:pPr>
  </w:p>
  <w:sdt>
    <w:sdtPr>
      <w:rPr>
        <w:rFonts w:ascii="Tahoma" w:hAnsi="Tahoma" w:cs="Tahoma"/>
        <w:sz w:val="16"/>
      </w:rPr>
      <w:id w:val="-1083836452"/>
    </w:sdtPr>
    <w:sdtContent>
      <w:tbl>
        <w:tblPr>
          <w:tblW w:w="6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90"/>
          <w:gridCol w:w="1528"/>
          <w:gridCol w:w="2532"/>
        </w:tblGrid>
        <w:tr w:rsidR="009315DC" w14:paraId="47FA5985" w14:textId="77777777" w:rsidTr="00EE1B46">
          <w:trPr>
            <w:jc w:val="center"/>
          </w:trPr>
          <w:tc>
            <w:tcPr>
              <w:tcW w:w="2690" w:type="dxa"/>
              <w:tcBorders>
                <w:top w:val="single" w:sz="4" w:space="0" w:color="000000"/>
                <w:left w:val="single" w:sz="4" w:space="0" w:color="000000"/>
                <w:bottom w:val="single" w:sz="4" w:space="0" w:color="000000"/>
                <w:right w:val="single" w:sz="4" w:space="0" w:color="auto"/>
              </w:tcBorders>
              <w:vAlign w:val="center"/>
            </w:tcPr>
            <w:p w14:paraId="4DA04071" w14:textId="77DC4EF4" w:rsidR="009315DC" w:rsidRDefault="009315DC" w:rsidP="00EE1B46">
              <w:pPr>
                <w:pStyle w:val="Footer"/>
                <w:jc w:val="center"/>
                <w:rPr>
                  <w:rFonts w:ascii="Tahoma" w:hAnsi="Tahoma" w:cs="Tahoma"/>
                  <w:sz w:val="16"/>
                </w:rPr>
              </w:pPr>
              <w:r>
                <w:rPr>
                  <w:rFonts w:ascii="Tahoma" w:hAnsi="Tahoma" w:cs="Tahoma"/>
                  <w:sz w:val="16"/>
                </w:rPr>
                <w:t xml:space="preserve">Paraf </w:t>
              </w:r>
              <w:r w:rsidR="00DC2AD6">
                <w:rPr>
                  <w:rFonts w:ascii="Tahoma" w:hAnsi="Tahoma" w:cs="Tahoma"/>
                  <w:sz w:val="16"/>
                </w:rPr>
                <w:t>LGI</w:t>
              </w:r>
            </w:p>
          </w:tc>
          <w:tc>
            <w:tcPr>
              <w:tcW w:w="1528" w:type="dxa"/>
              <w:tcBorders>
                <w:top w:val="nil"/>
                <w:left w:val="single" w:sz="4" w:space="0" w:color="auto"/>
                <w:bottom w:val="nil"/>
                <w:right w:val="single" w:sz="4" w:space="0" w:color="auto"/>
              </w:tcBorders>
            </w:tcPr>
            <w:p w14:paraId="17D5157B" w14:textId="77777777" w:rsidR="009315DC" w:rsidRDefault="009315DC" w:rsidP="001577C2">
              <w:pPr>
                <w:pStyle w:val="Footer"/>
                <w:jc w:val="center"/>
                <w:rPr>
                  <w:rFonts w:ascii="Tahoma" w:hAnsi="Tahoma" w:cs="Tahoma"/>
                  <w:sz w:val="16"/>
                </w:rPr>
              </w:pPr>
            </w:p>
          </w:tc>
          <w:tc>
            <w:tcPr>
              <w:tcW w:w="2532" w:type="dxa"/>
              <w:tcBorders>
                <w:top w:val="single" w:sz="4" w:space="0" w:color="000000"/>
                <w:left w:val="single" w:sz="4" w:space="0" w:color="auto"/>
                <w:bottom w:val="single" w:sz="4" w:space="0" w:color="000000"/>
                <w:right w:val="single" w:sz="4" w:space="0" w:color="000000"/>
              </w:tcBorders>
              <w:hideMark/>
            </w:tcPr>
            <w:p w14:paraId="64A5CEC5" w14:textId="7A1975EE" w:rsidR="009315DC" w:rsidRDefault="00CE5365" w:rsidP="001577C2">
              <w:pPr>
                <w:pStyle w:val="Footer"/>
                <w:jc w:val="center"/>
                <w:rPr>
                  <w:rFonts w:ascii="Tahoma" w:hAnsi="Tahoma" w:cs="Tahoma"/>
                  <w:sz w:val="16"/>
                </w:rPr>
              </w:pPr>
              <w:ins w:id="1185" w:author="User" w:date="2026-05-08T10:35:00Z" w16du:dateUtc="2026-05-08T03:35:00Z">
                <w:r>
                  <w:rPr>
                    <w:rFonts w:ascii="Tahoma" w:hAnsi="Tahoma" w:cs="Tahoma"/>
                    <w:sz w:val="16"/>
                  </w:rPr>
                  <w:t>Paraf PT DPP – RS Dharma Husada Probolinggo</w:t>
                </w:r>
              </w:ins>
              <w:del w:id="1186" w:author="User" w:date="2026-05-08T10:35:00Z" w16du:dateUtc="2026-05-08T03:35:00Z">
                <w:r w:rsidR="009315DC" w:rsidDel="00CE5365">
                  <w:rPr>
                    <w:rFonts w:ascii="Tahoma" w:hAnsi="Tahoma" w:cs="Tahoma"/>
                    <w:sz w:val="16"/>
                  </w:rPr>
                  <w:delText>Paraf Rumah Sakit</w:delText>
                </w:r>
              </w:del>
            </w:p>
          </w:tc>
        </w:tr>
        <w:tr w:rsidR="009315DC" w14:paraId="16C9B5EF" w14:textId="77777777" w:rsidTr="0084691E">
          <w:trPr>
            <w:jc w:val="center"/>
          </w:trPr>
          <w:tc>
            <w:tcPr>
              <w:tcW w:w="2690" w:type="dxa"/>
              <w:vMerge w:val="restart"/>
              <w:tcBorders>
                <w:top w:val="single" w:sz="4" w:space="0" w:color="000000"/>
                <w:left w:val="single" w:sz="4" w:space="0" w:color="000000"/>
                <w:right w:val="single" w:sz="4" w:space="0" w:color="auto"/>
              </w:tcBorders>
            </w:tcPr>
            <w:p w14:paraId="16893E58" w14:textId="77777777" w:rsidR="009315DC" w:rsidRDefault="009315DC" w:rsidP="00EE1B46">
              <w:pPr>
                <w:pStyle w:val="Footer"/>
                <w:rPr>
                  <w:rFonts w:ascii="Tahoma" w:hAnsi="Tahoma" w:cs="Tahoma"/>
                  <w:sz w:val="16"/>
                </w:rPr>
              </w:pPr>
            </w:p>
            <w:p w14:paraId="25ADDFC5" w14:textId="77777777" w:rsidR="00254E7A" w:rsidRDefault="00254E7A" w:rsidP="00EE1B46">
              <w:pPr>
                <w:pStyle w:val="Footer"/>
                <w:rPr>
                  <w:rFonts w:ascii="Tahoma" w:hAnsi="Tahoma" w:cs="Tahoma"/>
                  <w:sz w:val="16"/>
                </w:rPr>
              </w:pPr>
            </w:p>
            <w:p w14:paraId="5786C562" w14:textId="5EC42435" w:rsidR="00254E7A" w:rsidRDefault="00254E7A" w:rsidP="00EE1B46">
              <w:pPr>
                <w:pStyle w:val="Footer"/>
                <w:rPr>
                  <w:rFonts w:ascii="Tahoma" w:hAnsi="Tahoma" w:cs="Tahoma"/>
                  <w:sz w:val="16"/>
                </w:rPr>
              </w:pPr>
            </w:p>
          </w:tc>
          <w:tc>
            <w:tcPr>
              <w:tcW w:w="1528" w:type="dxa"/>
              <w:tcBorders>
                <w:top w:val="nil"/>
                <w:left w:val="single" w:sz="4" w:space="0" w:color="auto"/>
                <w:bottom w:val="nil"/>
                <w:right w:val="single" w:sz="4" w:space="0" w:color="auto"/>
              </w:tcBorders>
            </w:tcPr>
            <w:p w14:paraId="684F259A" w14:textId="77777777" w:rsidR="009315DC" w:rsidRDefault="009315DC" w:rsidP="001577C2">
              <w:pPr>
                <w:pStyle w:val="Footer"/>
                <w:jc w:val="center"/>
                <w:rPr>
                  <w:rFonts w:ascii="Tahoma" w:hAnsi="Tahoma" w:cs="Tahoma"/>
                  <w:sz w:val="16"/>
                </w:rPr>
              </w:pPr>
            </w:p>
          </w:tc>
          <w:tc>
            <w:tcPr>
              <w:tcW w:w="2532" w:type="dxa"/>
              <w:vMerge w:val="restart"/>
              <w:tcBorders>
                <w:top w:val="single" w:sz="4" w:space="0" w:color="000000"/>
                <w:left w:val="single" w:sz="4" w:space="0" w:color="auto"/>
                <w:right w:val="single" w:sz="4" w:space="0" w:color="000000"/>
              </w:tcBorders>
              <w:hideMark/>
            </w:tcPr>
            <w:p w14:paraId="2EEEB605" w14:textId="5D7F005E" w:rsidR="009315DC" w:rsidRDefault="009315DC" w:rsidP="00E45BE7">
              <w:pPr>
                <w:pStyle w:val="Footer"/>
                <w:jc w:val="center"/>
                <w:rPr>
                  <w:rFonts w:ascii="Tahoma" w:hAnsi="Tahoma" w:cs="Tahoma"/>
                  <w:sz w:val="16"/>
                  <w:szCs w:val="16"/>
                </w:rPr>
              </w:pPr>
            </w:p>
          </w:tc>
        </w:tr>
        <w:tr w:rsidR="009315DC" w14:paraId="6E5FEC9F" w14:textId="77777777" w:rsidTr="0084691E">
          <w:trPr>
            <w:jc w:val="center"/>
          </w:trPr>
          <w:tc>
            <w:tcPr>
              <w:tcW w:w="2690" w:type="dxa"/>
              <w:vMerge/>
              <w:tcBorders>
                <w:left w:val="single" w:sz="4" w:space="0" w:color="000000"/>
                <w:bottom w:val="single" w:sz="4" w:space="0" w:color="000000"/>
                <w:right w:val="single" w:sz="4" w:space="0" w:color="auto"/>
              </w:tcBorders>
            </w:tcPr>
            <w:p w14:paraId="75C08CF4" w14:textId="77777777" w:rsidR="009315DC" w:rsidRDefault="009315DC" w:rsidP="00EE1B46">
              <w:pPr>
                <w:pStyle w:val="Footer"/>
                <w:rPr>
                  <w:rFonts w:ascii="Tahoma" w:hAnsi="Tahoma" w:cs="Tahoma"/>
                  <w:sz w:val="16"/>
                </w:rPr>
              </w:pPr>
            </w:p>
          </w:tc>
          <w:tc>
            <w:tcPr>
              <w:tcW w:w="1528" w:type="dxa"/>
              <w:tcBorders>
                <w:top w:val="nil"/>
                <w:left w:val="single" w:sz="4" w:space="0" w:color="auto"/>
                <w:bottom w:val="nil"/>
                <w:right w:val="single" w:sz="4" w:space="0" w:color="auto"/>
              </w:tcBorders>
              <w:hideMark/>
            </w:tcPr>
            <w:p w14:paraId="76EC5FBA" w14:textId="21892834" w:rsidR="009315DC" w:rsidRPr="00441A70" w:rsidRDefault="00000000" w:rsidP="00833DC5">
              <w:pPr>
                <w:pStyle w:val="Footer"/>
                <w:jc w:val="center"/>
                <w:rPr>
                  <w:rFonts w:ascii="Tahoma" w:hAnsi="Tahoma" w:cs="Tahoma"/>
                  <w:sz w:val="16"/>
                  <w:szCs w:val="16"/>
                </w:rPr>
              </w:pPr>
              <w:sdt>
                <w:sdtPr>
                  <w:rPr>
                    <w:rFonts w:ascii="Tahoma" w:hAnsi="Tahoma" w:cs="Tahoma"/>
                    <w:sz w:val="16"/>
                    <w:szCs w:val="16"/>
                  </w:rPr>
                  <w:id w:val="313763119"/>
                  <w:docPartObj>
                    <w:docPartGallery w:val="Page Numbers (Bottom of Page)"/>
                    <w:docPartUnique/>
                  </w:docPartObj>
                </w:sdtPr>
                <w:sdtEndPr>
                  <w:rPr>
                    <w:noProof/>
                  </w:rPr>
                </w:sdtEndPr>
                <w:sdtContent>
                  <w:r w:rsidR="009315DC" w:rsidRPr="00441A70">
                    <w:rPr>
                      <w:rFonts w:ascii="Tahoma" w:hAnsi="Tahoma" w:cs="Tahoma"/>
                      <w:sz w:val="16"/>
                      <w:szCs w:val="16"/>
                    </w:rPr>
                    <w:t xml:space="preserve">Hal </w:t>
                  </w:r>
                  <w:r w:rsidR="009315DC" w:rsidRPr="00441A70">
                    <w:rPr>
                      <w:rFonts w:ascii="Tahoma" w:hAnsi="Tahoma" w:cs="Tahoma"/>
                      <w:sz w:val="16"/>
                      <w:szCs w:val="16"/>
                    </w:rPr>
                    <w:fldChar w:fldCharType="begin"/>
                  </w:r>
                  <w:r w:rsidR="009315DC" w:rsidRPr="00441A70">
                    <w:rPr>
                      <w:rFonts w:ascii="Tahoma" w:hAnsi="Tahoma" w:cs="Tahoma"/>
                      <w:sz w:val="16"/>
                      <w:szCs w:val="16"/>
                    </w:rPr>
                    <w:instrText xml:space="preserve"> PAGE   \* MERGEFORMAT </w:instrText>
                  </w:r>
                  <w:r w:rsidR="009315DC" w:rsidRPr="00441A70">
                    <w:rPr>
                      <w:rFonts w:ascii="Tahoma" w:hAnsi="Tahoma" w:cs="Tahoma"/>
                      <w:sz w:val="16"/>
                      <w:szCs w:val="16"/>
                    </w:rPr>
                    <w:fldChar w:fldCharType="separate"/>
                  </w:r>
                  <w:r w:rsidR="009315DC">
                    <w:rPr>
                      <w:rFonts w:ascii="Tahoma" w:hAnsi="Tahoma" w:cs="Tahoma"/>
                      <w:noProof/>
                      <w:sz w:val="16"/>
                      <w:szCs w:val="16"/>
                    </w:rPr>
                    <w:t>5</w:t>
                  </w:r>
                  <w:r w:rsidR="009315DC" w:rsidRPr="00441A70">
                    <w:rPr>
                      <w:rFonts w:ascii="Tahoma" w:hAnsi="Tahoma" w:cs="Tahoma"/>
                      <w:noProof/>
                      <w:sz w:val="16"/>
                      <w:szCs w:val="16"/>
                    </w:rPr>
                    <w:fldChar w:fldCharType="end"/>
                  </w:r>
                  <w:r w:rsidR="009315DC" w:rsidRPr="00441A70">
                    <w:rPr>
                      <w:rFonts w:ascii="Tahoma" w:hAnsi="Tahoma" w:cs="Tahoma"/>
                      <w:noProof/>
                      <w:sz w:val="16"/>
                      <w:szCs w:val="16"/>
                    </w:rPr>
                    <w:t xml:space="preserve"> dari </w:t>
                  </w:r>
                  <w:r w:rsidR="00552CF7">
                    <w:rPr>
                      <w:rFonts w:ascii="Tahoma" w:hAnsi="Tahoma" w:cs="Tahoma"/>
                      <w:noProof/>
                      <w:sz w:val="16"/>
                      <w:szCs w:val="16"/>
                    </w:rPr>
                    <w:t>1</w:t>
                  </w:r>
                  <w:ins w:id="1187" w:author="Yosua Pratama Salikin" w:date="2025-10-15T15:06:00Z">
                    <w:r w:rsidR="004468D5">
                      <w:rPr>
                        <w:rFonts w:ascii="Tahoma" w:hAnsi="Tahoma" w:cs="Tahoma"/>
                        <w:noProof/>
                        <w:sz w:val="16"/>
                        <w:szCs w:val="16"/>
                      </w:rPr>
                      <w:t>7</w:t>
                    </w:r>
                  </w:ins>
                  <w:del w:id="1188" w:author="Yosua Pratama Salikin" w:date="2025-10-15T15:06:00Z">
                    <w:r w:rsidR="00B95FD9" w:rsidDel="004468D5">
                      <w:rPr>
                        <w:rFonts w:ascii="Tahoma" w:hAnsi="Tahoma" w:cs="Tahoma"/>
                        <w:noProof/>
                        <w:sz w:val="16"/>
                        <w:szCs w:val="16"/>
                      </w:rPr>
                      <w:delText>5</w:delText>
                    </w:r>
                  </w:del>
                </w:sdtContent>
              </w:sdt>
            </w:p>
            <w:p w14:paraId="652162C5" w14:textId="3329967D" w:rsidR="009315DC" w:rsidRDefault="00000000" w:rsidP="00EE1B46">
              <w:pPr>
                <w:pStyle w:val="Footer"/>
                <w:jc w:val="center"/>
                <w:rPr>
                  <w:rFonts w:ascii="Tahoma" w:hAnsi="Tahoma" w:cs="Tahoma"/>
                  <w:sz w:val="16"/>
                </w:rPr>
              </w:pPr>
            </w:p>
          </w:tc>
          <w:tc>
            <w:tcPr>
              <w:tcW w:w="2532" w:type="dxa"/>
              <w:vMerge/>
              <w:tcBorders>
                <w:left w:val="single" w:sz="4" w:space="0" w:color="auto"/>
                <w:bottom w:val="single" w:sz="4" w:space="0" w:color="000000"/>
                <w:right w:val="single" w:sz="4" w:space="0" w:color="000000"/>
              </w:tcBorders>
            </w:tcPr>
            <w:p w14:paraId="0477435D" w14:textId="4EF491D7" w:rsidR="009315DC" w:rsidRDefault="009315DC" w:rsidP="00EE1B46">
              <w:pPr>
                <w:pStyle w:val="Footer"/>
                <w:rPr>
                  <w:rFonts w:ascii="Tahoma" w:hAnsi="Tahoma" w:cs="Tahoma"/>
                  <w:sz w:val="16"/>
                </w:rPr>
              </w:pPr>
            </w:p>
          </w:tc>
        </w:tr>
      </w:tbl>
    </w:sdtContent>
  </w:sdt>
  <w:p w14:paraId="7105858C" w14:textId="2391F8D6" w:rsidR="009315DC" w:rsidRDefault="009315DC" w:rsidP="00AA5243">
    <w:pPr>
      <w:pStyle w:val="Footer"/>
      <w:tabs>
        <w:tab w:val="clear" w:pos="4320"/>
        <w:tab w:val="clear" w:pos="8640"/>
        <w:tab w:val="left" w:pos="2685"/>
      </w:tabs>
      <w:ind w:right="-65"/>
      <w:rPr>
        <w:rFonts w:ascii="Calibri" w:hAnsi="Calibri"/>
      </w:rPr>
    </w:pPr>
    <w:r>
      <w:rPr>
        <w:rFonts w:ascii="Tahoma" w:hAnsi="Tahom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16"/>
      </w:rPr>
      <w:id w:val="-1750953723"/>
    </w:sdtPr>
    <w:sdtContent>
      <w:tbl>
        <w:tblPr>
          <w:tblW w:w="6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90"/>
          <w:gridCol w:w="1528"/>
          <w:gridCol w:w="2532"/>
        </w:tblGrid>
        <w:tr w:rsidR="009315DC" w14:paraId="40A798F4" w14:textId="77777777" w:rsidTr="0084691E">
          <w:trPr>
            <w:jc w:val="center"/>
          </w:trPr>
          <w:tc>
            <w:tcPr>
              <w:tcW w:w="2690" w:type="dxa"/>
              <w:tcBorders>
                <w:top w:val="single" w:sz="4" w:space="0" w:color="000000"/>
                <w:left w:val="single" w:sz="4" w:space="0" w:color="000000"/>
                <w:bottom w:val="single" w:sz="4" w:space="0" w:color="000000"/>
                <w:right w:val="single" w:sz="4" w:space="0" w:color="auto"/>
              </w:tcBorders>
              <w:vAlign w:val="center"/>
            </w:tcPr>
            <w:p w14:paraId="48153349" w14:textId="4A5D26CE" w:rsidR="009315DC" w:rsidRDefault="009315DC" w:rsidP="007177D9">
              <w:pPr>
                <w:pStyle w:val="Footer"/>
                <w:jc w:val="center"/>
                <w:rPr>
                  <w:rFonts w:ascii="Tahoma" w:hAnsi="Tahoma" w:cs="Tahoma"/>
                  <w:sz w:val="16"/>
                </w:rPr>
              </w:pPr>
              <w:r>
                <w:rPr>
                  <w:rFonts w:ascii="Tahoma" w:hAnsi="Tahoma" w:cs="Tahoma"/>
                  <w:sz w:val="16"/>
                </w:rPr>
                <w:t xml:space="preserve">Paraf </w:t>
              </w:r>
              <w:r w:rsidR="00DC2AD6">
                <w:rPr>
                  <w:rFonts w:ascii="Tahoma" w:hAnsi="Tahoma" w:cs="Tahoma"/>
                  <w:sz w:val="16"/>
                </w:rPr>
                <w:t>LGI</w:t>
              </w:r>
            </w:p>
          </w:tc>
          <w:tc>
            <w:tcPr>
              <w:tcW w:w="1528" w:type="dxa"/>
              <w:tcBorders>
                <w:top w:val="nil"/>
                <w:left w:val="single" w:sz="4" w:space="0" w:color="auto"/>
                <w:bottom w:val="nil"/>
                <w:right w:val="single" w:sz="4" w:space="0" w:color="auto"/>
              </w:tcBorders>
            </w:tcPr>
            <w:p w14:paraId="705D4F68" w14:textId="77777777" w:rsidR="009315DC" w:rsidRDefault="009315DC" w:rsidP="007177D9">
              <w:pPr>
                <w:pStyle w:val="Footer"/>
                <w:jc w:val="center"/>
                <w:rPr>
                  <w:rFonts w:ascii="Tahoma" w:hAnsi="Tahoma" w:cs="Tahoma"/>
                  <w:sz w:val="16"/>
                </w:rPr>
              </w:pPr>
            </w:p>
          </w:tc>
          <w:tc>
            <w:tcPr>
              <w:tcW w:w="2532" w:type="dxa"/>
              <w:tcBorders>
                <w:top w:val="single" w:sz="4" w:space="0" w:color="000000"/>
                <w:left w:val="single" w:sz="4" w:space="0" w:color="auto"/>
                <w:bottom w:val="single" w:sz="4" w:space="0" w:color="000000"/>
                <w:right w:val="single" w:sz="4" w:space="0" w:color="000000"/>
              </w:tcBorders>
              <w:hideMark/>
            </w:tcPr>
            <w:p w14:paraId="46BC4B75" w14:textId="49715901" w:rsidR="009315DC" w:rsidRDefault="009315DC" w:rsidP="007177D9">
              <w:pPr>
                <w:pStyle w:val="Footer"/>
                <w:jc w:val="center"/>
                <w:rPr>
                  <w:rFonts w:ascii="Tahoma" w:hAnsi="Tahoma" w:cs="Tahoma"/>
                  <w:sz w:val="16"/>
                </w:rPr>
              </w:pPr>
              <w:r>
                <w:rPr>
                  <w:rFonts w:ascii="Tahoma" w:hAnsi="Tahoma" w:cs="Tahoma"/>
                  <w:sz w:val="16"/>
                </w:rPr>
                <w:t xml:space="preserve">Paraf </w:t>
              </w:r>
              <w:ins w:id="1189" w:author="User" w:date="2026-05-08T10:34:00Z" w16du:dateUtc="2026-05-08T03:34:00Z">
                <w:r w:rsidR="00CE5365">
                  <w:rPr>
                    <w:rFonts w:ascii="Tahoma" w:hAnsi="Tahoma" w:cs="Tahoma"/>
                    <w:sz w:val="16"/>
                  </w:rPr>
                  <w:t xml:space="preserve">PT DPP – </w:t>
                </w:r>
              </w:ins>
              <w:r>
                <w:rPr>
                  <w:rFonts w:ascii="Tahoma" w:hAnsi="Tahoma" w:cs="Tahoma"/>
                  <w:sz w:val="16"/>
                </w:rPr>
                <w:t>R</w:t>
              </w:r>
              <w:ins w:id="1190" w:author="User" w:date="2026-05-08T10:34:00Z" w16du:dateUtc="2026-05-08T03:34:00Z">
                <w:r w:rsidR="00CE5365">
                  <w:rPr>
                    <w:rFonts w:ascii="Tahoma" w:hAnsi="Tahoma" w:cs="Tahoma"/>
                    <w:sz w:val="16"/>
                  </w:rPr>
                  <w:t>S Dharma Husada Probolinggo</w:t>
                </w:r>
              </w:ins>
              <w:del w:id="1191" w:author="User" w:date="2026-05-08T10:34:00Z" w16du:dateUtc="2026-05-08T03:34:00Z">
                <w:r w:rsidDel="00CE5365">
                  <w:rPr>
                    <w:rFonts w:ascii="Tahoma" w:hAnsi="Tahoma" w:cs="Tahoma"/>
                    <w:sz w:val="16"/>
                  </w:rPr>
                  <w:delText>umah Sakit</w:delText>
                </w:r>
              </w:del>
            </w:p>
          </w:tc>
        </w:tr>
        <w:tr w:rsidR="009315DC" w14:paraId="0BBE1617" w14:textId="77777777" w:rsidTr="0084691E">
          <w:trPr>
            <w:jc w:val="center"/>
          </w:trPr>
          <w:tc>
            <w:tcPr>
              <w:tcW w:w="2690" w:type="dxa"/>
              <w:vMerge w:val="restart"/>
              <w:tcBorders>
                <w:top w:val="single" w:sz="4" w:space="0" w:color="000000"/>
                <w:left w:val="single" w:sz="4" w:space="0" w:color="000000"/>
                <w:right w:val="single" w:sz="4" w:space="0" w:color="auto"/>
              </w:tcBorders>
            </w:tcPr>
            <w:p w14:paraId="78A38D1F" w14:textId="21A3F630" w:rsidR="009315DC" w:rsidRDefault="009315DC" w:rsidP="007177D9">
              <w:pPr>
                <w:pStyle w:val="Footer"/>
                <w:rPr>
                  <w:rFonts w:ascii="Tahoma" w:hAnsi="Tahoma" w:cs="Tahoma"/>
                  <w:sz w:val="16"/>
                </w:rPr>
              </w:pPr>
              <w:r>
                <w:rPr>
                  <w:rFonts w:ascii="Tahoma" w:hAnsi="Tahoma" w:cs="Tahoma"/>
                  <w:sz w:val="16"/>
                </w:rPr>
                <w:br/>
              </w:r>
              <w:r>
                <w:rPr>
                  <w:rFonts w:ascii="Tahoma" w:hAnsi="Tahoma" w:cs="Tahoma"/>
                  <w:sz w:val="16"/>
                </w:rPr>
                <w:br/>
              </w:r>
            </w:p>
          </w:tc>
          <w:tc>
            <w:tcPr>
              <w:tcW w:w="1528" w:type="dxa"/>
              <w:tcBorders>
                <w:top w:val="nil"/>
                <w:left w:val="single" w:sz="4" w:space="0" w:color="auto"/>
                <w:bottom w:val="nil"/>
                <w:right w:val="single" w:sz="4" w:space="0" w:color="auto"/>
              </w:tcBorders>
            </w:tcPr>
            <w:p w14:paraId="3569DF37" w14:textId="77777777" w:rsidR="009315DC" w:rsidRDefault="009315DC" w:rsidP="007177D9">
              <w:pPr>
                <w:pStyle w:val="Footer"/>
                <w:jc w:val="center"/>
                <w:rPr>
                  <w:rFonts w:ascii="Tahoma" w:hAnsi="Tahoma" w:cs="Tahoma"/>
                  <w:sz w:val="16"/>
                </w:rPr>
              </w:pPr>
            </w:p>
          </w:tc>
          <w:tc>
            <w:tcPr>
              <w:tcW w:w="2532" w:type="dxa"/>
              <w:vMerge w:val="restart"/>
              <w:tcBorders>
                <w:top w:val="single" w:sz="4" w:space="0" w:color="000000"/>
                <w:left w:val="single" w:sz="4" w:space="0" w:color="auto"/>
                <w:right w:val="single" w:sz="4" w:space="0" w:color="000000"/>
              </w:tcBorders>
              <w:hideMark/>
            </w:tcPr>
            <w:p w14:paraId="39A50BAF" w14:textId="77777777" w:rsidR="009315DC" w:rsidRDefault="009315DC" w:rsidP="007177D9">
              <w:pPr>
                <w:pStyle w:val="Footer"/>
                <w:jc w:val="center"/>
                <w:rPr>
                  <w:rFonts w:ascii="Tahoma" w:hAnsi="Tahoma" w:cs="Tahoma"/>
                  <w:sz w:val="16"/>
                  <w:szCs w:val="16"/>
                </w:rPr>
              </w:pPr>
            </w:p>
          </w:tc>
        </w:tr>
        <w:tr w:rsidR="009315DC" w14:paraId="1B77A78E" w14:textId="77777777" w:rsidTr="0084691E">
          <w:trPr>
            <w:jc w:val="center"/>
          </w:trPr>
          <w:tc>
            <w:tcPr>
              <w:tcW w:w="2690" w:type="dxa"/>
              <w:vMerge/>
              <w:tcBorders>
                <w:left w:val="single" w:sz="4" w:space="0" w:color="000000"/>
                <w:bottom w:val="single" w:sz="4" w:space="0" w:color="000000"/>
                <w:right w:val="single" w:sz="4" w:space="0" w:color="auto"/>
              </w:tcBorders>
            </w:tcPr>
            <w:p w14:paraId="166217D8" w14:textId="77777777" w:rsidR="009315DC" w:rsidRDefault="009315DC" w:rsidP="007177D9">
              <w:pPr>
                <w:pStyle w:val="Footer"/>
                <w:rPr>
                  <w:rFonts w:ascii="Tahoma" w:hAnsi="Tahoma" w:cs="Tahoma"/>
                  <w:sz w:val="16"/>
                </w:rPr>
              </w:pPr>
            </w:p>
          </w:tc>
          <w:tc>
            <w:tcPr>
              <w:tcW w:w="1528" w:type="dxa"/>
              <w:tcBorders>
                <w:top w:val="nil"/>
                <w:left w:val="single" w:sz="4" w:space="0" w:color="auto"/>
                <w:bottom w:val="nil"/>
                <w:right w:val="single" w:sz="4" w:space="0" w:color="auto"/>
              </w:tcBorders>
              <w:hideMark/>
            </w:tcPr>
            <w:p w14:paraId="4C3988BE" w14:textId="703C0CB9" w:rsidR="009315DC" w:rsidRPr="00441A70" w:rsidRDefault="00000000" w:rsidP="00833DC5">
              <w:pPr>
                <w:pStyle w:val="Footer"/>
                <w:jc w:val="center"/>
                <w:rPr>
                  <w:rFonts w:ascii="Tahoma" w:hAnsi="Tahoma" w:cs="Tahoma"/>
                  <w:sz w:val="16"/>
                  <w:szCs w:val="16"/>
                </w:rPr>
              </w:pPr>
              <w:sdt>
                <w:sdtPr>
                  <w:rPr>
                    <w:rFonts w:ascii="Tahoma" w:hAnsi="Tahoma" w:cs="Tahoma"/>
                    <w:sz w:val="16"/>
                    <w:szCs w:val="16"/>
                  </w:rPr>
                  <w:id w:val="-745107457"/>
                  <w:docPartObj>
                    <w:docPartGallery w:val="Page Numbers (Bottom of Page)"/>
                    <w:docPartUnique/>
                  </w:docPartObj>
                </w:sdtPr>
                <w:sdtEndPr>
                  <w:rPr>
                    <w:noProof/>
                  </w:rPr>
                </w:sdtEndPr>
                <w:sdtContent>
                  <w:r w:rsidR="009315DC" w:rsidRPr="00441A70">
                    <w:rPr>
                      <w:rFonts w:ascii="Tahoma" w:hAnsi="Tahoma" w:cs="Tahoma"/>
                      <w:sz w:val="16"/>
                      <w:szCs w:val="16"/>
                    </w:rPr>
                    <w:t xml:space="preserve">Hal </w:t>
                  </w:r>
                  <w:r w:rsidR="009315DC" w:rsidRPr="00441A70">
                    <w:rPr>
                      <w:rFonts w:ascii="Tahoma" w:hAnsi="Tahoma" w:cs="Tahoma"/>
                      <w:sz w:val="16"/>
                      <w:szCs w:val="16"/>
                    </w:rPr>
                    <w:fldChar w:fldCharType="begin"/>
                  </w:r>
                  <w:r w:rsidR="009315DC" w:rsidRPr="00441A70">
                    <w:rPr>
                      <w:rFonts w:ascii="Tahoma" w:hAnsi="Tahoma" w:cs="Tahoma"/>
                      <w:sz w:val="16"/>
                      <w:szCs w:val="16"/>
                    </w:rPr>
                    <w:instrText xml:space="preserve"> PAGE   \* MERGEFORMAT </w:instrText>
                  </w:r>
                  <w:r w:rsidR="009315DC" w:rsidRPr="00441A70">
                    <w:rPr>
                      <w:rFonts w:ascii="Tahoma" w:hAnsi="Tahoma" w:cs="Tahoma"/>
                      <w:sz w:val="16"/>
                      <w:szCs w:val="16"/>
                    </w:rPr>
                    <w:fldChar w:fldCharType="separate"/>
                  </w:r>
                  <w:r w:rsidR="009315DC">
                    <w:rPr>
                      <w:rFonts w:ascii="Tahoma" w:hAnsi="Tahoma" w:cs="Tahoma"/>
                      <w:noProof/>
                      <w:sz w:val="16"/>
                      <w:szCs w:val="16"/>
                    </w:rPr>
                    <w:t>1</w:t>
                  </w:r>
                  <w:r w:rsidR="009315DC" w:rsidRPr="00441A70">
                    <w:rPr>
                      <w:rFonts w:ascii="Tahoma" w:hAnsi="Tahoma" w:cs="Tahoma"/>
                      <w:noProof/>
                      <w:sz w:val="16"/>
                      <w:szCs w:val="16"/>
                    </w:rPr>
                    <w:fldChar w:fldCharType="end"/>
                  </w:r>
                  <w:r w:rsidR="009315DC" w:rsidRPr="00441A70">
                    <w:rPr>
                      <w:rFonts w:ascii="Tahoma" w:hAnsi="Tahoma" w:cs="Tahoma"/>
                      <w:noProof/>
                      <w:sz w:val="16"/>
                      <w:szCs w:val="16"/>
                    </w:rPr>
                    <w:t xml:space="preserve"> dari 1</w:t>
                  </w:r>
                  <w:ins w:id="1192" w:author="Yosua Pratama Salikin" w:date="2025-10-15T15:05:00Z">
                    <w:r w:rsidR="004468D5">
                      <w:rPr>
                        <w:rFonts w:ascii="Tahoma" w:hAnsi="Tahoma" w:cs="Tahoma"/>
                        <w:noProof/>
                        <w:sz w:val="16"/>
                        <w:szCs w:val="16"/>
                      </w:rPr>
                      <w:t>7</w:t>
                    </w:r>
                  </w:ins>
                  <w:del w:id="1193" w:author="Yosua Pratama Salikin" w:date="2025-10-15T15:05:00Z">
                    <w:r w:rsidR="00B95FD9" w:rsidDel="004468D5">
                      <w:rPr>
                        <w:rFonts w:ascii="Tahoma" w:hAnsi="Tahoma" w:cs="Tahoma"/>
                        <w:noProof/>
                        <w:sz w:val="16"/>
                        <w:szCs w:val="16"/>
                      </w:rPr>
                      <w:delText>5</w:delText>
                    </w:r>
                  </w:del>
                </w:sdtContent>
              </w:sdt>
            </w:p>
            <w:p w14:paraId="563FC19B" w14:textId="77777777" w:rsidR="009315DC" w:rsidRDefault="00000000" w:rsidP="007177D9">
              <w:pPr>
                <w:pStyle w:val="Footer"/>
                <w:jc w:val="center"/>
                <w:rPr>
                  <w:rFonts w:ascii="Tahoma" w:hAnsi="Tahoma" w:cs="Tahoma"/>
                  <w:sz w:val="16"/>
                </w:rPr>
              </w:pPr>
            </w:p>
          </w:tc>
          <w:tc>
            <w:tcPr>
              <w:tcW w:w="2532" w:type="dxa"/>
              <w:vMerge/>
              <w:tcBorders>
                <w:left w:val="single" w:sz="4" w:space="0" w:color="auto"/>
                <w:bottom w:val="single" w:sz="4" w:space="0" w:color="000000"/>
                <w:right w:val="single" w:sz="4" w:space="0" w:color="000000"/>
              </w:tcBorders>
            </w:tcPr>
            <w:p w14:paraId="66F33651" w14:textId="77777777" w:rsidR="009315DC" w:rsidRDefault="009315DC" w:rsidP="007177D9">
              <w:pPr>
                <w:pStyle w:val="Footer"/>
                <w:rPr>
                  <w:rFonts w:ascii="Tahoma" w:hAnsi="Tahoma" w:cs="Tahoma"/>
                  <w:sz w:val="16"/>
                </w:rPr>
              </w:pPr>
            </w:p>
          </w:tc>
        </w:tr>
      </w:tbl>
    </w:sdtContent>
  </w:sdt>
  <w:p w14:paraId="3BA74EFC" w14:textId="7505D5BF" w:rsidR="009315DC" w:rsidRPr="00ED6112" w:rsidRDefault="009315DC" w:rsidP="00FE29B4">
    <w:pPr>
      <w:pStyle w:val="Footer"/>
      <w:rPr>
        <w:lang w:val="da-D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7CD86" w14:textId="77777777" w:rsidR="00C24F82" w:rsidRDefault="00C24F82">
      <w:r>
        <w:separator/>
      </w:r>
    </w:p>
  </w:footnote>
  <w:footnote w:type="continuationSeparator" w:id="0">
    <w:p w14:paraId="37EECCAC" w14:textId="77777777" w:rsidR="00C24F82" w:rsidRDefault="00C24F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C11CEAE8"/>
    <w:lvl w:ilvl="0">
      <w:start w:val="1"/>
      <w:numFmt w:val="none"/>
      <w:suff w:val="nothing"/>
      <w:lvlText w:val=""/>
      <w:lvlJc w:val="left"/>
      <w:pPr>
        <w:ind w:left="0" w:firstLine="0"/>
      </w:pPr>
      <w:rPr>
        <w:rFonts w:hint="default"/>
      </w:rPr>
    </w:lvl>
    <w:lvl w:ilvl="1">
      <w:start w:val="2"/>
      <w:numFmt w:val="decimal"/>
      <w:lvlText w:val="(%2)"/>
      <w:lvlJc w:val="left"/>
      <w:pPr>
        <w:tabs>
          <w:tab w:val="num" w:pos="0"/>
        </w:tabs>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 w15:restartNumberingAfterBreak="0">
    <w:nsid w:val="00000004"/>
    <w:multiLevelType w:val="multilevel"/>
    <w:tmpl w:val="157EF348"/>
    <w:name w:val="WW8Num4"/>
    <w:lvl w:ilvl="0">
      <w:start w:val="3"/>
      <w:numFmt w:val="decimal"/>
      <w:lvlText w:val="%1"/>
      <w:lvlJc w:val="left"/>
      <w:pPr>
        <w:tabs>
          <w:tab w:val="num" w:pos="360"/>
        </w:tabs>
        <w:ind w:left="0" w:firstLine="0"/>
      </w:pPr>
      <w:rPr>
        <w:rFonts w:hint="default"/>
      </w:rPr>
    </w:lvl>
    <w:lvl w:ilvl="1">
      <w:start w:val="1"/>
      <w:numFmt w:val="decimal"/>
      <w:lvlText w:val="(%2)"/>
      <w:lvlJc w:val="left"/>
      <w:pPr>
        <w:tabs>
          <w:tab w:val="num" w:pos="720"/>
        </w:tabs>
        <w:ind w:left="0" w:firstLine="0"/>
      </w:pPr>
      <w:rPr>
        <w:rFonts w:hint="default"/>
      </w:rPr>
    </w:lvl>
    <w:lvl w:ilvl="2">
      <w:start w:val="1"/>
      <w:numFmt w:val="decimal"/>
      <w:lvlText w:val="%1.%2.%3"/>
      <w:lvlJc w:val="left"/>
      <w:pPr>
        <w:tabs>
          <w:tab w:val="num" w:pos="1440"/>
        </w:tabs>
        <w:ind w:left="0" w:firstLine="0"/>
      </w:pPr>
      <w:rPr>
        <w:rFonts w:hint="default"/>
      </w:rPr>
    </w:lvl>
    <w:lvl w:ilvl="3">
      <w:start w:val="1"/>
      <w:numFmt w:val="decimal"/>
      <w:lvlText w:val="%1.%2.%3.%4"/>
      <w:lvlJc w:val="left"/>
      <w:pPr>
        <w:tabs>
          <w:tab w:val="num" w:pos="1800"/>
        </w:tabs>
        <w:ind w:left="0" w:firstLine="0"/>
      </w:pPr>
      <w:rPr>
        <w:rFonts w:hint="default"/>
      </w:rPr>
    </w:lvl>
    <w:lvl w:ilvl="4">
      <w:start w:val="1"/>
      <w:numFmt w:val="decimal"/>
      <w:lvlText w:val="%1.%2.%3.%4.%5"/>
      <w:lvlJc w:val="left"/>
      <w:pPr>
        <w:tabs>
          <w:tab w:val="num" w:pos="2520"/>
        </w:tabs>
        <w:ind w:left="0" w:firstLine="0"/>
      </w:pPr>
      <w:rPr>
        <w:rFonts w:hint="default"/>
      </w:rPr>
    </w:lvl>
    <w:lvl w:ilvl="5">
      <w:start w:val="1"/>
      <w:numFmt w:val="decimal"/>
      <w:lvlText w:val="%1.%2.%3.%4.%5.%6"/>
      <w:lvlJc w:val="left"/>
      <w:pPr>
        <w:tabs>
          <w:tab w:val="num" w:pos="2880"/>
        </w:tabs>
        <w:ind w:left="0" w:firstLine="0"/>
      </w:pPr>
      <w:rPr>
        <w:rFonts w:hint="default"/>
      </w:rPr>
    </w:lvl>
    <w:lvl w:ilvl="6">
      <w:start w:val="1"/>
      <w:numFmt w:val="decimal"/>
      <w:lvlText w:val="%1.%2.%3.%4.%5.%6.%7"/>
      <w:lvlJc w:val="left"/>
      <w:pPr>
        <w:tabs>
          <w:tab w:val="num" w:pos="3600"/>
        </w:tabs>
        <w:ind w:left="0" w:firstLine="0"/>
      </w:pPr>
      <w:rPr>
        <w:rFonts w:hint="default"/>
      </w:rPr>
    </w:lvl>
    <w:lvl w:ilvl="7">
      <w:start w:val="1"/>
      <w:numFmt w:val="decimal"/>
      <w:lvlText w:val="%1.%2.%3.%4.%5.%6.%7.%8"/>
      <w:lvlJc w:val="left"/>
      <w:pPr>
        <w:tabs>
          <w:tab w:val="num" w:pos="3960"/>
        </w:tabs>
        <w:ind w:left="0" w:firstLine="0"/>
      </w:pPr>
      <w:rPr>
        <w:rFonts w:hint="default"/>
      </w:rPr>
    </w:lvl>
    <w:lvl w:ilvl="8">
      <w:start w:val="1"/>
      <w:numFmt w:val="decimal"/>
      <w:lvlText w:val="%1.%2.%3.%4.%5.%6.%7.%8.%9"/>
      <w:lvlJc w:val="left"/>
      <w:pPr>
        <w:tabs>
          <w:tab w:val="num" w:pos="4680"/>
        </w:tabs>
        <w:ind w:left="0" w:firstLine="0"/>
      </w:pPr>
      <w:rPr>
        <w:rFonts w:hint="default"/>
      </w:rPr>
    </w:lvl>
  </w:abstractNum>
  <w:abstractNum w:abstractNumId="2" w15:restartNumberingAfterBreak="0">
    <w:nsid w:val="00000005"/>
    <w:multiLevelType w:val="multilevel"/>
    <w:tmpl w:val="42EEFCEC"/>
    <w:name w:val="WW8Num5"/>
    <w:lvl w:ilvl="0">
      <w:start w:val="8"/>
      <w:numFmt w:val="decimal"/>
      <w:lvlText w:val="%1"/>
      <w:lvlJc w:val="left"/>
      <w:pPr>
        <w:tabs>
          <w:tab w:val="num" w:pos="360"/>
        </w:tabs>
      </w:pPr>
    </w:lvl>
    <w:lvl w:ilvl="1">
      <w:start w:val="1"/>
      <w:numFmt w:val="decimal"/>
      <w:lvlText w:val="(%2)"/>
      <w:lvlJc w:val="left"/>
      <w:pPr>
        <w:tabs>
          <w:tab w:val="num" w:pos="720"/>
        </w:tabs>
      </w:pPr>
      <w:rPr>
        <w:rFonts w:hint="default"/>
        <w:strike w:val="0"/>
      </w:rPr>
    </w:lvl>
    <w:lvl w:ilvl="2">
      <w:start w:val="1"/>
      <w:numFmt w:val="decimal"/>
      <w:lvlText w:val="%1.%2.%3"/>
      <w:lvlJc w:val="left"/>
      <w:pPr>
        <w:tabs>
          <w:tab w:val="num" w:pos="1440"/>
        </w:tabs>
      </w:pPr>
    </w:lvl>
    <w:lvl w:ilvl="3">
      <w:start w:val="1"/>
      <w:numFmt w:val="decimal"/>
      <w:lvlText w:val="%1.%2.%3.%4"/>
      <w:lvlJc w:val="left"/>
      <w:pPr>
        <w:tabs>
          <w:tab w:val="num" w:pos="1800"/>
        </w:tabs>
      </w:pPr>
    </w:lvl>
    <w:lvl w:ilvl="4">
      <w:start w:val="1"/>
      <w:numFmt w:val="decimal"/>
      <w:lvlText w:val="%1.%2.%3.%4.%5"/>
      <w:lvlJc w:val="left"/>
      <w:pPr>
        <w:tabs>
          <w:tab w:val="num" w:pos="2520"/>
        </w:tabs>
      </w:pPr>
    </w:lvl>
    <w:lvl w:ilvl="5">
      <w:start w:val="1"/>
      <w:numFmt w:val="decimal"/>
      <w:lvlText w:val="%1.%2.%3.%4.%5.%6"/>
      <w:lvlJc w:val="left"/>
      <w:pPr>
        <w:tabs>
          <w:tab w:val="num" w:pos="2880"/>
        </w:tabs>
      </w:pPr>
    </w:lvl>
    <w:lvl w:ilvl="6">
      <w:start w:val="1"/>
      <w:numFmt w:val="decimal"/>
      <w:lvlText w:val="%1.%2.%3.%4.%5.%6.%7"/>
      <w:lvlJc w:val="left"/>
      <w:pPr>
        <w:tabs>
          <w:tab w:val="num" w:pos="3600"/>
        </w:tabs>
      </w:pPr>
    </w:lvl>
    <w:lvl w:ilvl="7">
      <w:start w:val="1"/>
      <w:numFmt w:val="decimal"/>
      <w:lvlText w:val="%1.%2.%3.%4.%5.%6.%7.%8"/>
      <w:lvlJc w:val="left"/>
      <w:pPr>
        <w:tabs>
          <w:tab w:val="num" w:pos="3960"/>
        </w:tabs>
      </w:pPr>
    </w:lvl>
    <w:lvl w:ilvl="8">
      <w:start w:val="1"/>
      <w:numFmt w:val="decimal"/>
      <w:lvlText w:val="%1.%2.%3.%4.%5.%6.%7.%8.%9"/>
      <w:lvlJc w:val="left"/>
      <w:pPr>
        <w:tabs>
          <w:tab w:val="num" w:pos="4680"/>
        </w:tabs>
      </w:pPr>
    </w:lvl>
  </w:abstractNum>
  <w:abstractNum w:abstractNumId="3" w15:restartNumberingAfterBreak="0">
    <w:nsid w:val="00000006"/>
    <w:multiLevelType w:val="singleLevel"/>
    <w:tmpl w:val="00000006"/>
    <w:name w:val="WW8Num6"/>
    <w:lvl w:ilvl="0">
      <w:start w:val="1"/>
      <w:numFmt w:val="lowerLetter"/>
      <w:lvlText w:val="%1."/>
      <w:lvlJc w:val="left"/>
      <w:pPr>
        <w:tabs>
          <w:tab w:val="num" w:pos="1620"/>
        </w:tabs>
      </w:pPr>
    </w:lvl>
  </w:abstractNum>
  <w:abstractNum w:abstractNumId="4" w15:restartNumberingAfterBreak="0">
    <w:nsid w:val="00000007"/>
    <w:multiLevelType w:val="multilevel"/>
    <w:tmpl w:val="C6180F9C"/>
    <w:name w:val="WW8Num7"/>
    <w:lvl w:ilvl="0">
      <w:start w:val="9"/>
      <w:numFmt w:val="decimal"/>
      <w:lvlText w:val="%1"/>
      <w:lvlJc w:val="left"/>
      <w:pPr>
        <w:tabs>
          <w:tab w:val="num" w:pos="360"/>
        </w:tabs>
      </w:pPr>
    </w:lvl>
    <w:lvl w:ilvl="1">
      <w:start w:val="1"/>
      <w:numFmt w:val="decimal"/>
      <w:lvlText w:val="(%2)"/>
      <w:lvlJc w:val="left"/>
      <w:pPr>
        <w:tabs>
          <w:tab w:val="num" w:pos="540"/>
        </w:tabs>
      </w:pPr>
      <w:rPr>
        <w:rFonts w:hint="default"/>
      </w:rPr>
    </w:lvl>
    <w:lvl w:ilvl="2">
      <w:start w:val="1"/>
      <w:numFmt w:val="decimal"/>
      <w:lvlText w:val="%1.%2.%3"/>
      <w:lvlJc w:val="left"/>
      <w:pPr>
        <w:tabs>
          <w:tab w:val="num" w:pos="1080"/>
        </w:tabs>
      </w:pPr>
    </w:lvl>
    <w:lvl w:ilvl="3">
      <w:start w:val="1"/>
      <w:numFmt w:val="decimal"/>
      <w:lvlText w:val="%1.%2.%3.%4"/>
      <w:lvlJc w:val="left"/>
      <w:pPr>
        <w:tabs>
          <w:tab w:val="num" w:pos="1260"/>
        </w:tabs>
      </w:pPr>
    </w:lvl>
    <w:lvl w:ilvl="4">
      <w:start w:val="1"/>
      <w:numFmt w:val="decimal"/>
      <w:lvlText w:val="%1.%2.%3.%4.%5"/>
      <w:lvlJc w:val="left"/>
      <w:pPr>
        <w:tabs>
          <w:tab w:val="num" w:pos="1800"/>
        </w:tabs>
      </w:pPr>
    </w:lvl>
    <w:lvl w:ilvl="5">
      <w:start w:val="1"/>
      <w:numFmt w:val="decimal"/>
      <w:lvlText w:val="%1.%2.%3.%4.%5.%6"/>
      <w:lvlJc w:val="left"/>
      <w:pPr>
        <w:tabs>
          <w:tab w:val="num" w:pos="1980"/>
        </w:tabs>
      </w:pPr>
    </w:lvl>
    <w:lvl w:ilvl="6">
      <w:start w:val="1"/>
      <w:numFmt w:val="decimal"/>
      <w:lvlText w:val="%1.%2.%3.%4.%5.%6.%7"/>
      <w:lvlJc w:val="left"/>
      <w:pPr>
        <w:tabs>
          <w:tab w:val="num" w:pos="2520"/>
        </w:tabs>
      </w:pPr>
    </w:lvl>
    <w:lvl w:ilvl="7">
      <w:start w:val="1"/>
      <w:numFmt w:val="decimal"/>
      <w:lvlText w:val="%1.%2.%3.%4.%5.%6.%7.%8"/>
      <w:lvlJc w:val="left"/>
      <w:pPr>
        <w:tabs>
          <w:tab w:val="num" w:pos="2700"/>
        </w:tabs>
      </w:pPr>
    </w:lvl>
    <w:lvl w:ilvl="8">
      <w:start w:val="1"/>
      <w:numFmt w:val="decimal"/>
      <w:lvlText w:val="%1.%2.%3.%4.%5.%6.%7.%8.%9"/>
      <w:lvlJc w:val="left"/>
      <w:pPr>
        <w:tabs>
          <w:tab w:val="num" w:pos="3240"/>
        </w:tabs>
      </w:pPr>
    </w:lvl>
  </w:abstractNum>
  <w:abstractNum w:abstractNumId="5" w15:restartNumberingAfterBreak="0">
    <w:nsid w:val="00000008"/>
    <w:multiLevelType w:val="multilevel"/>
    <w:tmpl w:val="AD50604E"/>
    <w:name w:val="WW8Num10"/>
    <w:lvl w:ilvl="0">
      <w:start w:val="1"/>
      <w:numFmt w:val="decimal"/>
      <w:lvlText w:val="%1."/>
      <w:lvlJc w:val="left"/>
      <w:pPr>
        <w:tabs>
          <w:tab w:val="num" w:pos="720"/>
        </w:tabs>
      </w:pPr>
    </w:lvl>
    <w:lvl w:ilvl="1">
      <w:start w:val="1"/>
      <w:numFmt w:val="decimal"/>
      <w:lvlText w:val="(%2)"/>
      <w:lvlJc w:val="left"/>
      <w:pPr>
        <w:tabs>
          <w:tab w:val="num" w:pos="945"/>
        </w:tabs>
      </w:pPr>
      <w:rPr>
        <w:rFonts w:ascii="Arial" w:hAnsi="Arial" w:cs="Arial" w:hint="default"/>
        <w:b w:val="0"/>
        <w:i w:val="0"/>
        <w:strike w:val="0"/>
      </w:rPr>
    </w:lvl>
    <w:lvl w:ilvl="2">
      <w:start w:val="1"/>
      <w:numFmt w:val="decimal"/>
      <w:lvlText w:val="%1.%2.%3"/>
      <w:lvlJc w:val="left"/>
      <w:pPr>
        <w:tabs>
          <w:tab w:val="num" w:pos="1080"/>
        </w:tabs>
      </w:pPr>
    </w:lvl>
    <w:lvl w:ilvl="3">
      <w:start w:val="1"/>
      <w:numFmt w:val="decimal"/>
      <w:lvlText w:val="%1.%2.%3.%4"/>
      <w:lvlJc w:val="left"/>
      <w:pPr>
        <w:tabs>
          <w:tab w:val="num" w:pos="1080"/>
        </w:tabs>
      </w:pPr>
    </w:lvl>
    <w:lvl w:ilvl="4">
      <w:start w:val="1"/>
      <w:numFmt w:val="decimal"/>
      <w:lvlText w:val="%1.%2.%3.%4.%5"/>
      <w:lvlJc w:val="left"/>
      <w:pPr>
        <w:tabs>
          <w:tab w:val="num" w:pos="1440"/>
        </w:tabs>
      </w:pPr>
    </w:lvl>
    <w:lvl w:ilvl="5">
      <w:start w:val="1"/>
      <w:numFmt w:val="decimal"/>
      <w:lvlText w:val="%1.%2.%3.%4.%5.%6"/>
      <w:lvlJc w:val="left"/>
      <w:pPr>
        <w:tabs>
          <w:tab w:val="num" w:pos="1440"/>
        </w:tabs>
      </w:pPr>
    </w:lvl>
    <w:lvl w:ilvl="6">
      <w:start w:val="1"/>
      <w:numFmt w:val="decimal"/>
      <w:lvlText w:val="%1.%2.%3.%4.%5.%6.%7"/>
      <w:lvlJc w:val="left"/>
      <w:pPr>
        <w:tabs>
          <w:tab w:val="num" w:pos="1800"/>
        </w:tabs>
      </w:pPr>
    </w:lvl>
    <w:lvl w:ilvl="7">
      <w:start w:val="1"/>
      <w:numFmt w:val="decimal"/>
      <w:lvlText w:val="%1.%2.%3.%4.%5.%6.%7.%8"/>
      <w:lvlJc w:val="left"/>
      <w:pPr>
        <w:tabs>
          <w:tab w:val="num" w:pos="1800"/>
        </w:tabs>
      </w:pPr>
    </w:lvl>
    <w:lvl w:ilvl="8">
      <w:start w:val="1"/>
      <w:numFmt w:val="decimal"/>
      <w:lvlText w:val="%1.%2.%3.%4.%5.%6.%7.%8.%9"/>
      <w:lvlJc w:val="left"/>
      <w:pPr>
        <w:tabs>
          <w:tab w:val="num" w:pos="2160"/>
        </w:tabs>
      </w:pPr>
    </w:lvl>
  </w:abstractNum>
  <w:abstractNum w:abstractNumId="6" w15:restartNumberingAfterBreak="0">
    <w:nsid w:val="0000000E"/>
    <w:multiLevelType w:val="multilevel"/>
    <w:tmpl w:val="0000000E"/>
    <w:lvl w:ilvl="0">
      <w:start w:val="1"/>
      <w:numFmt w:val="decimal"/>
      <w:lvlText w:val="%1."/>
      <w:lvlJc w:val="left"/>
      <w:pPr>
        <w:tabs>
          <w:tab w:val="num" w:pos="425"/>
        </w:tabs>
        <w:ind w:left="425" w:hanging="425"/>
      </w:pPr>
      <w:rPr>
        <w:rFonts w:hint="default"/>
      </w:rPr>
    </w:lvl>
    <w:lvl w:ilvl="1">
      <w:start w:val="1"/>
      <w:numFmt w:val="lowerLetter"/>
      <w:lvlText w:val="%2)"/>
      <w:lvlJc w:val="left"/>
      <w:pPr>
        <w:tabs>
          <w:tab w:val="num" w:pos="840"/>
        </w:tabs>
        <w:ind w:left="840" w:hanging="420"/>
      </w:pPr>
      <w:rPr>
        <w:rFonts w:hint="default"/>
      </w:rPr>
    </w:lvl>
    <w:lvl w:ilvl="2">
      <w:start w:val="1"/>
      <w:numFmt w:val="lowerRoman"/>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decimal"/>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Roman"/>
      <w:lvlText w:val="%9."/>
      <w:lvlJc w:val="left"/>
      <w:pPr>
        <w:tabs>
          <w:tab w:val="num" w:pos="3780"/>
        </w:tabs>
        <w:ind w:left="3780" w:hanging="420"/>
      </w:pPr>
      <w:rPr>
        <w:rFonts w:hint="default"/>
      </w:rPr>
    </w:lvl>
  </w:abstractNum>
  <w:abstractNum w:abstractNumId="7" w15:restartNumberingAfterBreak="0">
    <w:nsid w:val="00000012"/>
    <w:multiLevelType w:val="multilevel"/>
    <w:tmpl w:val="00000012"/>
    <w:name w:val="WWNum1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8" w15:restartNumberingAfterBreak="0">
    <w:nsid w:val="00000013"/>
    <w:multiLevelType w:val="multilevel"/>
    <w:tmpl w:val="00000013"/>
    <w:name w:val="WWNum1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9" w15:restartNumberingAfterBreak="0">
    <w:nsid w:val="01B82E18"/>
    <w:multiLevelType w:val="multilevel"/>
    <w:tmpl w:val="1A907B6C"/>
    <w:lvl w:ilvl="0">
      <w:start w:val="1"/>
      <w:numFmt w:val="lowerLetter"/>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020B1461"/>
    <w:multiLevelType w:val="hybridMultilevel"/>
    <w:tmpl w:val="FD1CB392"/>
    <w:lvl w:ilvl="0" w:tplc="18F0ED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8D07CE"/>
    <w:multiLevelType w:val="hybridMultilevel"/>
    <w:tmpl w:val="93A828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6D95581"/>
    <w:multiLevelType w:val="hybridMultilevel"/>
    <w:tmpl w:val="10A8690C"/>
    <w:lvl w:ilvl="0" w:tplc="1AB6350A">
      <w:start w:val="18"/>
      <w:numFmt w:val="decimal"/>
      <w:lvlText w:val="(%1)"/>
      <w:lvlJc w:val="left"/>
      <w:pPr>
        <w:ind w:left="450" w:hanging="360"/>
      </w:pPr>
      <w:rPr>
        <w:rFonts w:ascii="Arial" w:hAnsi="Arial" w:cs="Arial"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933414"/>
    <w:multiLevelType w:val="multilevel"/>
    <w:tmpl w:val="2FA2E71C"/>
    <w:lvl w:ilvl="0">
      <w:start w:val="4"/>
      <w:numFmt w:val="decimal"/>
      <w:lvlText w:val="%1"/>
      <w:lvlJc w:val="left"/>
      <w:pPr>
        <w:ind w:left="360" w:hanging="360"/>
      </w:pPr>
      <w:rPr>
        <w:rFonts w:hint="default"/>
      </w:rPr>
    </w:lvl>
    <w:lvl w:ilvl="1">
      <w:start w:val="13"/>
      <w:numFmt w:val="decimal"/>
      <w:lvlText w:val="(%2)"/>
      <w:lvlJc w:val="left"/>
      <w:pPr>
        <w:ind w:left="360" w:hanging="36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8066BCA"/>
    <w:multiLevelType w:val="multilevel"/>
    <w:tmpl w:val="17C675C8"/>
    <w:lvl w:ilvl="0">
      <w:start w:val="6"/>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lowerRoman"/>
      <w:lvlText w:val="%3."/>
      <w:lvlJc w:val="righ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0938592F"/>
    <w:multiLevelType w:val="hybridMultilevel"/>
    <w:tmpl w:val="08D42F46"/>
    <w:lvl w:ilvl="0" w:tplc="100AB25E">
      <w:start w:val="1"/>
      <w:numFmt w:val="lowerLetter"/>
      <w:lvlText w:val="%1."/>
      <w:lvlJc w:val="left"/>
      <w:pPr>
        <w:ind w:left="1287" w:hanging="360"/>
      </w:pPr>
      <w:rPr>
        <w:b w:val="0"/>
        <w:bCs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6" w15:restartNumberingAfterBreak="0">
    <w:nsid w:val="0B8C2178"/>
    <w:multiLevelType w:val="hybridMultilevel"/>
    <w:tmpl w:val="DDC8F08A"/>
    <w:lvl w:ilvl="0" w:tplc="04090019">
      <w:start w:val="1"/>
      <w:numFmt w:val="low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0F264573"/>
    <w:multiLevelType w:val="hybridMultilevel"/>
    <w:tmpl w:val="59E87F12"/>
    <w:lvl w:ilvl="0" w:tplc="7152E146">
      <w:start w:val="1"/>
      <w:numFmt w:val="decimal"/>
      <w:lvlText w:val="(%1)"/>
      <w:lvlJc w:val="left"/>
      <w:pPr>
        <w:ind w:left="450" w:hanging="360"/>
      </w:pPr>
      <w:rPr>
        <w:rFonts w:hint="default"/>
        <w:b w:val="0"/>
        <w:bCs/>
        <w:sz w:val="22"/>
        <w:szCs w:val="22"/>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15:restartNumberingAfterBreak="0">
    <w:nsid w:val="103857F4"/>
    <w:multiLevelType w:val="multilevel"/>
    <w:tmpl w:val="C6180F9C"/>
    <w:lvl w:ilvl="0">
      <w:start w:val="9"/>
      <w:numFmt w:val="decimal"/>
      <w:lvlText w:val="%1"/>
      <w:lvlJc w:val="left"/>
      <w:pPr>
        <w:tabs>
          <w:tab w:val="num" w:pos="360"/>
        </w:tabs>
      </w:pPr>
    </w:lvl>
    <w:lvl w:ilvl="1">
      <w:start w:val="1"/>
      <w:numFmt w:val="decimal"/>
      <w:lvlText w:val="(%2)"/>
      <w:lvlJc w:val="left"/>
      <w:pPr>
        <w:tabs>
          <w:tab w:val="num" w:pos="540"/>
        </w:tabs>
      </w:pPr>
      <w:rPr>
        <w:rFonts w:hint="default"/>
      </w:rPr>
    </w:lvl>
    <w:lvl w:ilvl="2">
      <w:start w:val="1"/>
      <w:numFmt w:val="decimal"/>
      <w:lvlText w:val="%1.%2.%3"/>
      <w:lvlJc w:val="left"/>
      <w:pPr>
        <w:tabs>
          <w:tab w:val="num" w:pos="1080"/>
        </w:tabs>
      </w:pPr>
    </w:lvl>
    <w:lvl w:ilvl="3">
      <w:start w:val="1"/>
      <w:numFmt w:val="decimal"/>
      <w:lvlText w:val="%1.%2.%3.%4"/>
      <w:lvlJc w:val="left"/>
      <w:pPr>
        <w:tabs>
          <w:tab w:val="num" w:pos="1260"/>
        </w:tabs>
      </w:pPr>
    </w:lvl>
    <w:lvl w:ilvl="4">
      <w:start w:val="1"/>
      <w:numFmt w:val="decimal"/>
      <w:lvlText w:val="%1.%2.%3.%4.%5"/>
      <w:lvlJc w:val="left"/>
      <w:pPr>
        <w:tabs>
          <w:tab w:val="num" w:pos="1800"/>
        </w:tabs>
      </w:pPr>
    </w:lvl>
    <w:lvl w:ilvl="5">
      <w:start w:val="1"/>
      <w:numFmt w:val="decimal"/>
      <w:lvlText w:val="%1.%2.%3.%4.%5.%6"/>
      <w:lvlJc w:val="left"/>
      <w:pPr>
        <w:tabs>
          <w:tab w:val="num" w:pos="1980"/>
        </w:tabs>
      </w:pPr>
    </w:lvl>
    <w:lvl w:ilvl="6">
      <w:start w:val="1"/>
      <w:numFmt w:val="decimal"/>
      <w:lvlText w:val="%1.%2.%3.%4.%5.%6.%7"/>
      <w:lvlJc w:val="left"/>
      <w:pPr>
        <w:tabs>
          <w:tab w:val="num" w:pos="2520"/>
        </w:tabs>
      </w:pPr>
    </w:lvl>
    <w:lvl w:ilvl="7">
      <w:start w:val="1"/>
      <w:numFmt w:val="decimal"/>
      <w:lvlText w:val="%1.%2.%3.%4.%5.%6.%7.%8"/>
      <w:lvlJc w:val="left"/>
      <w:pPr>
        <w:tabs>
          <w:tab w:val="num" w:pos="2700"/>
        </w:tabs>
      </w:pPr>
    </w:lvl>
    <w:lvl w:ilvl="8">
      <w:start w:val="1"/>
      <w:numFmt w:val="decimal"/>
      <w:lvlText w:val="%1.%2.%3.%4.%5.%6.%7.%8.%9"/>
      <w:lvlJc w:val="left"/>
      <w:pPr>
        <w:tabs>
          <w:tab w:val="num" w:pos="3240"/>
        </w:tabs>
      </w:pPr>
    </w:lvl>
  </w:abstractNum>
  <w:abstractNum w:abstractNumId="19" w15:restartNumberingAfterBreak="0">
    <w:nsid w:val="11831111"/>
    <w:multiLevelType w:val="hybridMultilevel"/>
    <w:tmpl w:val="1FC4F686"/>
    <w:lvl w:ilvl="0" w:tplc="18F0ED34">
      <w:start w:val="1"/>
      <w:numFmt w:val="decimal"/>
      <w:lvlText w:val="(%1)"/>
      <w:lvlJc w:val="left"/>
      <w:pPr>
        <w:ind w:left="720" w:hanging="360"/>
      </w:pPr>
      <w:rPr>
        <w:rFonts w:hint="default"/>
        <w:b w:val="0"/>
        <w:bCs w:val="0"/>
        <w:i w:val="0"/>
        <w:iCs w:val="0"/>
        <w:spacing w:val="-1"/>
        <w:w w:val="100"/>
        <w:sz w:val="22"/>
        <w:szCs w:val="22"/>
        <w:lang w:val="id"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3862677"/>
    <w:multiLevelType w:val="hybridMultilevel"/>
    <w:tmpl w:val="A59E1806"/>
    <w:lvl w:ilvl="0" w:tplc="18F0ED34">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15F21185"/>
    <w:multiLevelType w:val="multilevel"/>
    <w:tmpl w:val="A6CEAEBC"/>
    <w:lvl w:ilvl="0">
      <w:start w:val="8"/>
      <w:numFmt w:val="decimal"/>
      <w:lvlText w:val="%1"/>
      <w:lvlJc w:val="left"/>
      <w:pPr>
        <w:tabs>
          <w:tab w:val="num" w:pos="360"/>
        </w:tabs>
        <w:ind w:left="0" w:firstLine="0"/>
      </w:pPr>
      <w:rPr>
        <w:rFonts w:hint="default"/>
      </w:rPr>
    </w:lvl>
    <w:lvl w:ilvl="1">
      <w:start w:val="3"/>
      <w:numFmt w:val="decimal"/>
      <w:lvlText w:val="(%2)"/>
      <w:lvlJc w:val="left"/>
      <w:pPr>
        <w:tabs>
          <w:tab w:val="num" w:pos="720"/>
        </w:tabs>
        <w:ind w:left="0" w:firstLine="0"/>
      </w:pPr>
      <w:rPr>
        <w:rFonts w:hint="default"/>
      </w:rPr>
    </w:lvl>
    <w:lvl w:ilvl="2">
      <w:start w:val="1"/>
      <w:numFmt w:val="decimal"/>
      <w:lvlText w:val="%1.%2.%3"/>
      <w:lvlJc w:val="left"/>
      <w:pPr>
        <w:tabs>
          <w:tab w:val="num" w:pos="1440"/>
        </w:tabs>
        <w:ind w:left="0" w:firstLine="0"/>
      </w:pPr>
      <w:rPr>
        <w:rFonts w:hint="default"/>
      </w:rPr>
    </w:lvl>
    <w:lvl w:ilvl="3">
      <w:start w:val="1"/>
      <w:numFmt w:val="decimal"/>
      <w:lvlText w:val="%1.%2.%3.%4"/>
      <w:lvlJc w:val="left"/>
      <w:pPr>
        <w:tabs>
          <w:tab w:val="num" w:pos="1800"/>
        </w:tabs>
        <w:ind w:left="0" w:firstLine="0"/>
      </w:pPr>
      <w:rPr>
        <w:rFonts w:hint="default"/>
      </w:rPr>
    </w:lvl>
    <w:lvl w:ilvl="4">
      <w:start w:val="1"/>
      <w:numFmt w:val="decimal"/>
      <w:lvlText w:val="%1.%2.%3.%4.%5"/>
      <w:lvlJc w:val="left"/>
      <w:pPr>
        <w:tabs>
          <w:tab w:val="num" w:pos="2520"/>
        </w:tabs>
        <w:ind w:left="0" w:firstLine="0"/>
      </w:pPr>
      <w:rPr>
        <w:rFonts w:hint="default"/>
      </w:rPr>
    </w:lvl>
    <w:lvl w:ilvl="5">
      <w:start w:val="1"/>
      <w:numFmt w:val="decimal"/>
      <w:lvlText w:val="%1.%2.%3.%4.%5.%6"/>
      <w:lvlJc w:val="left"/>
      <w:pPr>
        <w:tabs>
          <w:tab w:val="num" w:pos="2880"/>
        </w:tabs>
        <w:ind w:left="0" w:firstLine="0"/>
      </w:pPr>
      <w:rPr>
        <w:rFonts w:hint="default"/>
      </w:rPr>
    </w:lvl>
    <w:lvl w:ilvl="6">
      <w:start w:val="1"/>
      <w:numFmt w:val="decimal"/>
      <w:lvlText w:val="%1.%2.%3.%4.%5.%6.%7"/>
      <w:lvlJc w:val="left"/>
      <w:pPr>
        <w:tabs>
          <w:tab w:val="num" w:pos="3600"/>
        </w:tabs>
        <w:ind w:left="0" w:firstLine="0"/>
      </w:pPr>
      <w:rPr>
        <w:rFonts w:hint="default"/>
      </w:rPr>
    </w:lvl>
    <w:lvl w:ilvl="7">
      <w:start w:val="1"/>
      <w:numFmt w:val="decimal"/>
      <w:lvlText w:val="%1.%2.%3.%4.%5.%6.%7.%8"/>
      <w:lvlJc w:val="left"/>
      <w:pPr>
        <w:tabs>
          <w:tab w:val="num" w:pos="3960"/>
        </w:tabs>
        <w:ind w:left="0" w:firstLine="0"/>
      </w:pPr>
      <w:rPr>
        <w:rFonts w:hint="default"/>
      </w:rPr>
    </w:lvl>
    <w:lvl w:ilvl="8">
      <w:start w:val="1"/>
      <w:numFmt w:val="decimal"/>
      <w:lvlText w:val="%1.%2.%3.%4.%5.%6.%7.%8.%9"/>
      <w:lvlJc w:val="left"/>
      <w:pPr>
        <w:tabs>
          <w:tab w:val="num" w:pos="4680"/>
        </w:tabs>
        <w:ind w:left="0" w:firstLine="0"/>
      </w:pPr>
      <w:rPr>
        <w:rFonts w:hint="default"/>
      </w:rPr>
    </w:lvl>
  </w:abstractNum>
  <w:abstractNum w:abstractNumId="22" w15:restartNumberingAfterBreak="0">
    <w:nsid w:val="15FD466C"/>
    <w:multiLevelType w:val="hybridMultilevel"/>
    <w:tmpl w:val="AB8A70F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169626BA"/>
    <w:multiLevelType w:val="hybridMultilevel"/>
    <w:tmpl w:val="BDBEAD14"/>
    <w:lvl w:ilvl="0" w:tplc="FFFFFFFF">
      <w:start w:val="1"/>
      <w:numFmt w:val="low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4" w15:restartNumberingAfterBreak="0">
    <w:nsid w:val="17A25C85"/>
    <w:multiLevelType w:val="hybridMultilevel"/>
    <w:tmpl w:val="5D969BF8"/>
    <w:name w:val="WW8Num63"/>
    <w:lvl w:ilvl="0" w:tplc="EDCE9374">
      <w:start w:val="13"/>
      <w:numFmt w:val="decimal"/>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9767DE6"/>
    <w:multiLevelType w:val="multilevel"/>
    <w:tmpl w:val="C9705748"/>
    <w:lvl w:ilvl="0">
      <w:start w:val="4"/>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19B60E51"/>
    <w:multiLevelType w:val="hybridMultilevel"/>
    <w:tmpl w:val="B2D884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9DC47E5"/>
    <w:multiLevelType w:val="hybridMultilevel"/>
    <w:tmpl w:val="10EA668A"/>
    <w:lvl w:ilvl="0" w:tplc="D9460E2A">
      <w:start w:val="4"/>
      <w:numFmt w:val="decimal"/>
      <w:lvlText w:val="(%1)"/>
      <w:lvlJc w:val="left"/>
      <w:pPr>
        <w:ind w:left="45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FEF4B0F"/>
    <w:multiLevelType w:val="hybridMultilevel"/>
    <w:tmpl w:val="39247A3A"/>
    <w:lvl w:ilvl="0" w:tplc="18F0ED34">
      <w:start w:val="1"/>
      <w:numFmt w:val="decimal"/>
      <w:lvlText w:val="(%1)"/>
      <w:lvlJc w:val="left"/>
      <w:pPr>
        <w:ind w:left="720" w:hanging="360"/>
      </w:pPr>
      <w:rPr>
        <w:rFonts w:hint="default"/>
      </w:rPr>
    </w:lvl>
    <w:lvl w:ilvl="1" w:tplc="18F0ED34">
      <w:start w:val="1"/>
      <w:numFmt w:val="decimal"/>
      <w:lvlText w:val="(%2)"/>
      <w:lvlJc w:val="left"/>
      <w:pPr>
        <w:ind w:left="1440" w:hanging="360"/>
      </w:pPr>
      <w:rPr>
        <w:rFonts w:hint="default"/>
      </w:r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9" w15:restartNumberingAfterBreak="0">
    <w:nsid w:val="2299754A"/>
    <w:multiLevelType w:val="multilevel"/>
    <w:tmpl w:val="E4589CF4"/>
    <w:lvl w:ilvl="0">
      <w:start w:val="9"/>
      <w:numFmt w:val="decimal"/>
      <w:lvlText w:val="%1"/>
      <w:lvlJc w:val="left"/>
      <w:pPr>
        <w:ind w:left="0" w:firstLine="0"/>
      </w:pPr>
    </w:lvl>
    <w:lvl w:ilvl="1">
      <w:start w:val="1"/>
      <w:numFmt w:val="decimal"/>
      <w:lvlText w:val="(%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30" w15:restartNumberingAfterBreak="0">
    <w:nsid w:val="25491160"/>
    <w:multiLevelType w:val="hybridMultilevel"/>
    <w:tmpl w:val="A502CE6E"/>
    <w:lvl w:ilvl="0" w:tplc="FFFFFFFF">
      <w:start w:val="1"/>
      <w:numFmt w:val="lowerLetter"/>
      <w:lvlText w:val="%1."/>
      <w:lvlJc w:val="left"/>
      <w:pPr>
        <w:ind w:left="1440" w:hanging="360"/>
      </w:pPr>
      <w:rPr>
        <w:rFonts w:hint="default"/>
        <w:spacing w:val="-1"/>
        <w:w w:val="100"/>
        <w:lang w:val="id" w:eastAsia="en-US" w:bidi="ar-SA"/>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25F428AD"/>
    <w:multiLevelType w:val="multilevel"/>
    <w:tmpl w:val="70A834E8"/>
    <w:lvl w:ilvl="0">
      <w:start w:val="8"/>
      <w:numFmt w:val="decimal"/>
      <w:lvlText w:val="(%1)"/>
      <w:lvlJc w:val="left"/>
      <w:pPr>
        <w:ind w:left="45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993256E"/>
    <w:multiLevelType w:val="hybridMultilevel"/>
    <w:tmpl w:val="5DA886AA"/>
    <w:lvl w:ilvl="0" w:tplc="FFFFFFFF">
      <w:start w:val="1"/>
      <w:numFmt w:val="decimal"/>
      <w:lvlText w:val="(%1)"/>
      <w:lvlJc w:val="left"/>
      <w:pPr>
        <w:ind w:left="720" w:hanging="360"/>
      </w:pPr>
      <w:rPr>
        <w:rFonts w:hint="default"/>
      </w:rPr>
    </w:lvl>
    <w:lvl w:ilvl="1" w:tplc="18F0ED34">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B1F7DFE"/>
    <w:multiLevelType w:val="hybridMultilevel"/>
    <w:tmpl w:val="BADE74CC"/>
    <w:lvl w:ilvl="0" w:tplc="0409001B">
      <w:start w:val="1"/>
      <w:numFmt w:val="lowerRoman"/>
      <w:lvlText w:val="%1."/>
      <w:lvlJc w:val="righ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4" w15:restartNumberingAfterBreak="0">
    <w:nsid w:val="2C6440FB"/>
    <w:multiLevelType w:val="multilevel"/>
    <w:tmpl w:val="1DDAB2FC"/>
    <w:lvl w:ilvl="0">
      <w:start w:val="9"/>
      <w:numFmt w:val="decimal"/>
      <w:lvlText w:val="%1"/>
      <w:lvlJc w:val="left"/>
      <w:pPr>
        <w:ind w:left="0" w:firstLine="0"/>
      </w:pPr>
    </w:lvl>
    <w:lvl w:ilvl="1">
      <w:start w:val="1"/>
      <w:numFmt w:val="decimal"/>
      <w:lvlText w:val="(%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35" w15:restartNumberingAfterBreak="0">
    <w:nsid w:val="2FBC73E5"/>
    <w:multiLevelType w:val="hybridMultilevel"/>
    <w:tmpl w:val="D480C8C4"/>
    <w:lvl w:ilvl="0" w:tplc="3F60921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0BA1B61"/>
    <w:multiLevelType w:val="hybridMultilevel"/>
    <w:tmpl w:val="CFDA8256"/>
    <w:lvl w:ilvl="0" w:tplc="96EC8A8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3D23906"/>
    <w:multiLevelType w:val="hybridMultilevel"/>
    <w:tmpl w:val="C4581254"/>
    <w:lvl w:ilvl="0" w:tplc="1C624534">
      <w:start w:val="17"/>
      <w:numFmt w:val="decimal"/>
      <w:lvlText w:val="(%1)"/>
      <w:lvlJc w:val="left"/>
      <w:pPr>
        <w:ind w:left="450" w:hanging="360"/>
      </w:pPr>
      <w:rPr>
        <w:rFonts w:ascii="Arial" w:hAnsi="Arial" w:cs="Arial"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4F317B6"/>
    <w:multiLevelType w:val="multilevel"/>
    <w:tmpl w:val="519A0C48"/>
    <w:lvl w:ilvl="0">
      <w:start w:val="2"/>
      <w:numFmt w:val="decimal"/>
      <w:lvlText w:val="%1."/>
      <w:lvlJc w:val="left"/>
      <w:pPr>
        <w:tabs>
          <w:tab w:val="num" w:pos="360"/>
        </w:tabs>
        <w:ind w:left="36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39327164"/>
    <w:multiLevelType w:val="hybridMultilevel"/>
    <w:tmpl w:val="B9A0A0F2"/>
    <w:lvl w:ilvl="0" w:tplc="635AE9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B2C37C9"/>
    <w:multiLevelType w:val="multilevel"/>
    <w:tmpl w:val="485682FC"/>
    <w:lvl w:ilvl="0">
      <w:start w:val="4"/>
      <w:numFmt w:val="decimal"/>
      <w:lvlText w:val="%1"/>
      <w:lvlJc w:val="left"/>
      <w:pPr>
        <w:ind w:left="360" w:hanging="360"/>
      </w:pPr>
      <w:rPr>
        <w:rFonts w:hint="default"/>
      </w:rPr>
    </w:lvl>
    <w:lvl w:ilvl="1">
      <w:start w:val="13"/>
      <w:numFmt w:val="decimal"/>
      <w:lvlText w:val="(%2)"/>
      <w:lvlJc w:val="left"/>
      <w:pPr>
        <w:ind w:left="360" w:hanging="360"/>
      </w:pPr>
      <w:rPr>
        <w:rFonts w:hint="default"/>
        <w:b w:val="0"/>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41A10D24"/>
    <w:multiLevelType w:val="hybridMultilevel"/>
    <w:tmpl w:val="AC70CF6A"/>
    <w:lvl w:ilvl="0" w:tplc="27FC646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2" w15:restartNumberingAfterBreak="0">
    <w:nsid w:val="43EF6F4B"/>
    <w:multiLevelType w:val="hybridMultilevel"/>
    <w:tmpl w:val="E2CEAEBC"/>
    <w:lvl w:ilvl="0" w:tplc="73E8163E">
      <w:start w:val="17"/>
      <w:numFmt w:val="decimal"/>
      <w:lvlText w:val="(%1)"/>
      <w:lvlJc w:val="left"/>
      <w:pPr>
        <w:ind w:left="720" w:hanging="360"/>
      </w:pPr>
      <w:rPr>
        <w:rFonts w:ascii="Arial" w:hAnsi="Arial" w:cs="Arial"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6642642"/>
    <w:multiLevelType w:val="hybridMultilevel"/>
    <w:tmpl w:val="BDBEAD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A2F2B25"/>
    <w:multiLevelType w:val="hybridMultilevel"/>
    <w:tmpl w:val="C360DD00"/>
    <w:lvl w:ilvl="0" w:tplc="F8380FE2">
      <w:start w:val="7"/>
      <w:numFmt w:val="decimal"/>
      <w:lvlText w:val="(%1)"/>
      <w:lvlJc w:val="left"/>
      <w:pPr>
        <w:ind w:left="45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A950337"/>
    <w:multiLevelType w:val="hybridMultilevel"/>
    <w:tmpl w:val="1924D126"/>
    <w:lvl w:ilvl="0" w:tplc="18F0ED34">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6" w15:restartNumberingAfterBreak="0">
    <w:nsid w:val="4B4015D2"/>
    <w:multiLevelType w:val="hybridMultilevel"/>
    <w:tmpl w:val="1B503E54"/>
    <w:lvl w:ilvl="0" w:tplc="94D2C76E">
      <w:start w:val="14"/>
      <w:numFmt w:val="decimal"/>
      <w:lvlText w:val="(%1)"/>
      <w:lvlJc w:val="left"/>
      <w:pPr>
        <w:ind w:left="450" w:hanging="360"/>
      </w:pPr>
      <w:rPr>
        <w:rFonts w:ascii="Arial" w:hAnsi="Arial" w:cs="Arial"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BA52D19"/>
    <w:multiLevelType w:val="multilevel"/>
    <w:tmpl w:val="2FA2E71C"/>
    <w:lvl w:ilvl="0">
      <w:start w:val="4"/>
      <w:numFmt w:val="decimal"/>
      <w:lvlText w:val="%1"/>
      <w:lvlJc w:val="left"/>
      <w:pPr>
        <w:ind w:left="360" w:hanging="360"/>
      </w:pPr>
      <w:rPr>
        <w:rFonts w:hint="default"/>
      </w:rPr>
    </w:lvl>
    <w:lvl w:ilvl="1">
      <w:start w:val="13"/>
      <w:numFmt w:val="decimal"/>
      <w:lvlText w:val="(%2)"/>
      <w:lvlJc w:val="left"/>
      <w:pPr>
        <w:ind w:left="360" w:hanging="36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4C9D5C59"/>
    <w:multiLevelType w:val="hybridMultilevel"/>
    <w:tmpl w:val="69961CBA"/>
    <w:lvl w:ilvl="0" w:tplc="6254AEC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D0C0C2E"/>
    <w:multiLevelType w:val="hybridMultilevel"/>
    <w:tmpl w:val="617418EA"/>
    <w:lvl w:ilvl="0" w:tplc="AC024954">
      <w:start w:val="8"/>
      <w:numFmt w:val="decimal"/>
      <w:lvlText w:val="(%1)"/>
      <w:lvlJc w:val="left"/>
      <w:pPr>
        <w:ind w:left="450" w:hanging="360"/>
      </w:pPr>
      <w:rPr>
        <w:rFonts w:hint="default"/>
        <w:sz w:val="22"/>
      </w:r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D562DA6"/>
    <w:multiLevelType w:val="hybridMultilevel"/>
    <w:tmpl w:val="54CEE4E8"/>
    <w:lvl w:ilvl="0" w:tplc="1E588480">
      <w:start w:val="1"/>
      <w:numFmt w:val="decimal"/>
      <w:lvlText w:val="(%1)"/>
      <w:lvlJc w:val="left"/>
      <w:pPr>
        <w:ind w:left="720" w:hanging="360"/>
      </w:pPr>
      <w:rPr>
        <w:rFonts w:hint="default"/>
        <w:sz w:val="22"/>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16C5CE3"/>
    <w:multiLevelType w:val="hybridMultilevel"/>
    <w:tmpl w:val="6F908252"/>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2" w15:restartNumberingAfterBreak="0">
    <w:nsid w:val="52584140"/>
    <w:multiLevelType w:val="multilevel"/>
    <w:tmpl w:val="6A7A4C84"/>
    <w:lvl w:ilvl="0">
      <w:start w:val="2"/>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3" w15:restartNumberingAfterBreak="0">
    <w:nsid w:val="57383D5F"/>
    <w:multiLevelType w:val="hybridMultilevel"/>
    <w:tmpl w:val="6A887D96"/>
    <w:name w:val="WW8Num62"/>
    <w:lvl w:ilvl="0" w:tplc="1C8C8DC2">
      <w:start w:val="12"/>
      <w:numFmt w:val="decimal"/>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7D24FBA"/>
    <w:multiLevelType w:val="hybridMultilevel"/>
    <w:tmpl w:val="931E7422"/>
    <w:lvl w:ilvl="0" w:tplc="631C94DE">
      <w:start w:val="2"/>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B994CBB"/>
    <w:multiLevelType w:val="hybridMultilevel"/>
    <w:tmpl w:val="CCCE9732"/>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15:restartNumberingAfterBreak="0">
    <w:nsid w:val="5EC03D4C"/>
    <w:multiLevelType w:val="multilevel"/>
    <w:tmpl w:val="DF74E2CC"/>
    <w:lvl w:ilvl="0">
      <w:start w:val="4"/>
      <w:numFmt w:val="decimal"/>
      <w:lvlText w:val="%1"/>
      <w:lvlJc w:val="left"/>
      <w:pPr>
        <w:ind w:left="360" w:hanging="360"/>
      </w:pPr>
      <w:rPr>
        <w:rFonts w:hint="default"/>
      </w:rPr>
    </w:lvl>
    <w:lvl w:ilvl="1">
      <w:start w:val="16"/>
      <w:numFmt w:val="decimal"/>
      <w:lvlText w:val="(%2)"/>
      <w:lvlJc w:val="left"/>
      <w:pPr>
        <w:ind w:left="360" w:hanging="36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618746F1"/>
    <w:multiLevelType w:val="multilevel"/>
    <w:tmpl w:val="BA3AE486"/>
    <w:lvl w:ilvl="0">
      <w:start w:val="9"/>
      <w:numFmt w:val="decimal"/>
      <w:lvlText w:val="%1"/>
      <w:lvlJc w:val="left"/>
      <w:pPr>
        <w:ind w:left="0" w:firstLine="0"/>
      </w:pPr>
    </w:lvl>
    <w:lvl w:ilvl="1">
      <w:start w:val="1"/>
      <w:numFmt w:val="decimal"/>
      <w:lvlText w:val="(%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8" w15:restartNumberingAfterBreak="0">
    <w:nsid w:val="62AA50CC"/>
    <w:multiLevelType w:val="hybridMultilevel"/>
    <w:tmpl w:val="F3384B88"/>
    <w:lvl w:ilvl="0" w:tplc="73E8163E">
      <w:start w:val="17"/>
      <w:numFmt w:val="decimal"/>
      <w:lvlText w:val="(%1)"/>
      <w:lvlJc w:val="left"/>
      <w:pPr>
        <w:ind w:left="450" w:hanging="360"/>
      </w:pPr>
      <w:rPr>
        <w:rFonts w:ascii="Arial" w:hAnsi="Arial" w:cs="Arial"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3EF1215"/>
    <w:multiLevelType w:val="multilevel"/>
    <w:tmpl w:val="80C225AA"/>
    <w:lvl w:ilvl="0">
      <w:start w:val="7"/>
      <w:numFmt w:val="decimal"/>
      <w:lvlText w:val="%1"/>
      <w:lvlJc w:val="left"/>
      <w:pPr>
        <w:tabs>
          <w:tab w:val="num" w:pos="360"/>
        </w:tabs>
        <w:ind w:left="0" w:firstLine="0"/>
      </w:pPr>
      <w:rPr>
        <w:rFonts w:hint="default"/>
      </w:rPr>
    </w:lvl>
    <w:lvl w:ilvl="1">
      <w:start w:val="1"/>
      <w:numFmt w:val="decimal"/>
      <w:lvlText w:val="(%2)"/>
      <w:lvlJc w:val="left"/>
      <w:pPr>
        <w:tabs>
          <w:tab w:val="num" w:pos="720"/>
        </w:tabs>
        <w:ind w:left="0" w:firstLine="0"/>
      </w:pPr>
      <w:rPr>
        <w:rFonts w:hint="default"/>
      </w:rPr>
    </w:lvl>
    <w:lvl w:ilvl="2">
      <w:start w:val="1"/>
      <w:numFmt w:val="decimal"/>
      <w:lvlText w:val="%1.%2.%3"/>
      <w:lvlJc w:val="left"/>
      <w:pPr>
        <w:tabs>
          <w:tab w:val="num" w:pos="1440"/>
        </w:tabs>
        <w:ind w:left="0" w:firstLine="0"/>
      </w:pPr>
      <w:rPr>
        <w:rFonts w:hint="default"/>
      </w:rPr>
    </w:lvl>
    <w:lvl w:ilvl="3">
      <w:start w:val="1"/>
      <w:numFmt w:val="decimal"/>
      <w:lvlText w:val="%1.%2.%3.%4"/>
      <w:lvlJc w:val="left"/>
      <w:pPr>
        <w:tabs>
          <w:tab w:val="num" w:pos="1800"/>
        </w:tabs>
        <w:ind w:left="0" w:firstLine="0"/>
      </w:pPr>
      <w:rPr>
        <w:rFonts w:hint="default"/>
      </w:rPr>
    </w:lvl>
    <w:lvl w:ilvl="4">
      <w:start w:val="1"/>
      <w:numFmt w:val="decimal"/>
      <w:lvlText w:val="%1.%2.%3.%4.%5"/>
      <w:lvlJc w:val="left"/>
      <w:pPr>
        <w:tabs>
          <w:tab w:val="num" w:pos="2520"/>
        </w:tabs>
        <w:ind w:left="0" w:firstLine="0"/>
      </w:pPr>
      <w:rPr>
        <w:rFonts w:hint="default"/>
      </w:rPr>
    </w:lvl>
    <w:lvl w:ilvl="5">
      <w:start w:val="1"/>
      <w:numFmt w:val="decimal"/>
      <w:lvlText w:val="%1.%2.%3.%4.%5.%6"/>
      <w:lvlJc w:val="left"/>
      <w:pPr>
        <w:tabs>
          <w:tab w:val="num" w:pos="2880"/>
        </w:tabs>
        <w:ind w:left="0" w:firstLine="0"/>
      </w:pPr>
      <w:rPr>
        <w:rFonts w:hint="default"/>
      </w:rPr>
    </w:lvl>
    <w:lvl w:ilvl="6">
      <w:start w:val="1"/>
      <w:numFmt w:val="decimal"/>
      <w:lvlText w:val="%1.%2.%3.%4.%5.%6.%7"/>
      <w:lvlJc w:val="left"/>
      <w:pPr>
        <w:tabs>
          <w:tab w:val="num" w:pos="3600"/>
        </w:tabs>
        <w:ind w:left="0" w:firstLine="0"/>
      </w:pPr>
      <w:rPr>
        <w:rFonts w:hint="default"/>
      </w:rPr>
    </w:lvl>
    <w:lvl w:ilvl="7">
      <w:start w:val="1"/>
      <w:numFmt w:val="decimal"/>
      <w:lvlText w:val="%1.%2.%3.%4.%5.%6.%7.%8"/>
      <w:lvlJc w:val="left"/>
      <w:pPr>
        <w:tabs>
          <w:tab w:val="num" w:pos="3960"/>
        </w:tabs>
        <w:ind w:left="0" w:firstLine="0"/>
      </w:pPr>
      <w:rPr>
        <w:rFonts w:hint="default"/>
      </w:rPr>
    </w:lvl>
    <w:lvl w:ilvl="8">
      <w:start w:val="1"/>
      <w:numFmt w:val="decimal"/>
      <w:lvlText w:val="%1.%2.%3.%4.%5.%6.%7.%8.%9"/>
      <w:lvlJc w:val="left"/>
      <w:pPr>
        <w:tabs>
          <w:tab w:val="num" w:pos="4680"/>
        </w:tabs>
        <w:ind w:left="0" w:firstLine="0"/>
      </w:pPr>
      <w:rPr>
        <w:rFonts w:hint="default"/>
      </w:rPr>
    </w:lvl>
  </w:abstractNum>
  <w:abstractNum w:abstractNumId="60" w15:restartNumberingAfterBreak="0">
    <w:nsid w:val="65F075A9"/>
    <w:multiLevelType w:val="hybridMultilevel"/>
    <w:tmpl w:val="4F0014B4"/>
    <w:lvl w:ilvl="0" w:tplc="D79C150C">
      <w:start w:val="3"/>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1" w15:restartNumberingAfterBreak="0">
    <w:nsid w:val="66186A5F"/>
    <w:multiLevelType w:val="hybridMultilevel"/>
    <w:tmpl w:val="9620C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794772A"/>
    <w:multiLevelType w:val="hybridMultilevel"/>
    <w:tmpl w:val="623AA17C"/>
    <w:lvl w:ilvl="0" w:tplc="FFFFFFFF">
      <w:start w:val="1"/>
      <w:numFmt w:val="decimal"/>
      <w:lvlText w:val="(%1)"/>
      <w:lvlJc w:val="left"/>
      <w:pPr>
        <w:ind w:left="720" w:hanging="360"/>
      </w:pPr>
      <w:rPr>
        <w:rFonts w:hint="default"/>
      </w:rPr>
    </w:lvl>
    <w:lvl w:ilvl="1" w:tplc="18F0ED34">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80841E2"/>
    <w:multiLevelType w:val="multilevel"/>
    <w:tmpl w:val="A4388C6E"/>
    <w:lvl w:ilvl="0">
      <w:start w:val="5"/>
      <w:numFmt w:val="decimal"/>
      <w:lvlText w:val="%1"/>
      <w:lvlJc w:val="left"/>
      <w:pPr>
        <w:ind w:left="360" w:hanging="360"/>
      </w:pPr>
      <w:rPr>
        <w:rFonts w:hint="default"/>
        <w:color w:val="000000"/>
      </w:rPr>
    </w:lvl>
    <w:lvl w:ilvl="1">
      <w:start w:val="1"/>
      <w:numFmt w:val="decimal"/>
      <w:lvlText w:val="(%2)"/>
      <w:lvlJc w:val="left"/>
      <w:pPr>
        <w:ind w:left="360" w:hanging="360"/>
      </w:pPr>
      <w:rPr>
        <w:rFonts w:hint="default"/>
        <w:b w:val="0"/>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64" w15:restartNumberingAfterBreak="0">
    <w:nsid w:val="69564AE4"/>
    <w:multiLevelType w:val="multilevel"/>
    <w:tmpl w:val="B6267A82"/>
    <w:lvl w:ilvl="0">
      <w:start w:val="1"/>
      <w:numFmt w:val="decimal"/>
      <w:lvlText w:val="%1."/>
      <w:lvlJc w:val="left"/>
      <w:pPr>
        <w:ind w:left="0" w:firstLine="0"/>
      </w:pPr>
    </w:lvl>
    <w:lvl w:ilvl="1">
      <w:start w:val="1"/>
      <w:numFmt w:val="decimal"/>
      <w:lvlText w:val="(%2)"/>
      <w:lvlJc w:val="left"/>
      <w:pPr>
        <w:ind w:left="0" w:firstLine="0"/>
      </w:pPr>
      <w:rPr>
        <w:b w:val="0"/>
        <w:i w:val="0"/>
      </w:r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65" w15:restartNumberingAfterBreak="0">
    <w:nsid w:val="697214C3"/>
    <w:multiLevelType w:val="hybridMultilevel"/>
    <w:tmpl w:val="3D2C465E"/>
    <w:lvl w:ilvl="0" w:tplc="D79C150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A645A0E"/>
    <w:multiLevelType w:val="hybridMultilevel"/>
    <w:tmpl w:val="2748445C"/>
    <w:lvl w:ilvl="0" w:tplc="713430BC">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7" w15:restartNumberingAfterBreak="0">
    <w:nsid w:val="6ABA3D8D"/>
    <w:multiLevelType w:val="hybridMultilevel"/>
    <w:tmpl w:val="A6860C72"/>
    <w:lvl w:ilvl="0" w:tplc="2B1AD0C6">
      <w:start w:val="1"/>
      <w:numFmt w:val="decimal"/>
      <w:lvlText w:val="(%1)"/>
      <w:lvlJc w:val="left"/>
      <w:pPr>
        <w:ind w:left="720" w:hanging="360"/>
      </w:pPr>
      <w:rPr>
        <w:rFonts w:hint="default"/>
      </w:rPr>
    </w:lvl>
    <w:lvl w:ilvl="1" w:tplc="DF9855E8">
      <w:start w:val="1"/>
      <w:numFmt w:val="lowerLetter"/>
      <w:lvlText w:val="%2."/>
      <w:lvlJc w:val="left"/>
      <w:pPr>
        <w:ind w:left="1440" w:hanging="360"/>
      </w:pPr>
      <w:rPr>
        <w:b w:val="0"/>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6B641D5A"/>
    <w:multiLevelType w:val="hybridMultilevel"/>
    <w:tmpl w:val="5CF45856"/>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9" w15:restartNumberingAfterBreak="0">
    <w:nsid w:val="726A15A2"/>
    <w:multiLevelType w:val="hybridMultilevel"/>
    <w:tmpl w:val="93721260"/>
    <w:lvl w:ilvl="0" w:tplc="F6629810">
      <w:start w:val="1"/>
      <w:numFmt w:val="decimal"/>
      <w:lvlText w:val="(%1)"/>
      <w:lvlJc w:val="left"/>
      <w:pPr>
        <w:ind w:left="45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0" w15:restartNumberingAfterBreak="0">
    <w:nsid w:val="741A642A"/>
    <w:multiLevelType w:val="hybridMultilevel"/>
    <w:tmpl w:val="D7DC9FEE"/>
    <w:lvl w:ilvl="0" w:tplc="04090011">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71" w15:restartNumberingAfterBreak="0">
    <w:nsid w:val="74397B92"/>
    <w:multiLevelType w:val="hybridMultilevel"/>
    <w:tmpl w:val="A0D6DE6E"/>
    <w:lvl w:ilvl="0" w:tplc="D43ECC76">
      <w:start w:val="1"/>
      <w:numFmt w:val="upperRoman"/>
      <w:lvlText w:val="%1."/>
      <w:lvlJc w:val="right"/>
      <w:pPr>
        <w:ind w:left="720" w:hanging="360"/>
      </w:pPr>
      <w:rPr>
        <w:rFonts w:ascii="Arial"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44246A9"/>
    <w:multiLevelType w:val="hybridMultilevel"/>
    <w:tmpl w:val="2C644A12"/>
    <w:styleLink w:val="ImportedStyle4"/>
    <w:lvl w:ilvl="0" w:tplc="0DDE3F92">
      <w:start w:val="1"/>
      <w:numFmt w:val="decimal"/>
      <w:lvlText w:val="%1."/>
      <w:lvlJc w:val="left"/>
      <w:pPr>
        <w:ind w:left="420" w:hanging="42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FBC9172">
      <w:start w:val="1"/>
      <w:numFmt w:val="lowerLetter"/>
      <w:lvlText w:val="%2."/>
      <w:lvlJc w:val="left"/>
      <w:pPr>
        <w:ind w:left="1114" w:hanging="746"/>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75255B6">
      <w:start w:val="1"/>
      <w:numFmt w:val="lowerRoman"/>
      <w:lvlText w:val="%3."/>
      <w:lvlJc w:val="left"/>
      <w:pPr>
        <w:ind w:left="1834" w:hanging="131"/>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A3492C6">
      <w:start w:val="1"/>
      <w:numFmt w:val="decimal"/>
      <w:lvlText w:val="%4."/>
      <w:lvlJc w:val="left"/>
      <w:pPr>
        <w:ind w:left="2554" w:hanging="746"/>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ABA6DA6">
      <w:start w:val="1"/>
      <w:numFmt w:val="lowerLetter"/>
      <w:lvlText w:val="%5."/>
      <w:lvlJc w:val="left"/>
      <w:pPr>
        <w:ind w:left="829" w:hanging="43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9669408">
      <w:start w:val="1"/>
      <w:numFmt w:val="lowerRoman"/>
      <w:lvlText w:val="%6."/>
      <w:lvlJc w:val="left"/>
      <w:pPr>
        <w:ind w:left="1549" w:hanging="43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29A6480">
      <w:start w:val="1"/>
      <w:numFmt w:val="decimal"/>
      <w:lvlText w:val="%7."/>
      <w:lvlJc w:val="left"/>
      <w:pPr>
        <w:ind w:left="2269" w:hanging="3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D88290E">
      <w:start w:val="1"/>
      <w:numFmt w:val="lowerLetter"/>
      <w:lvlText w:val="%8."/>
      <w:lvlJc w:val="left"/>
      <w:pPr>
        <w:ind w:left="2989" w:hanging="3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D243E0A">
      <w:start w:val="1"/>
      <w:numFmt w:val="lowerRoman"/>
      <w:lvlText w:val="%9."/>
      <w:lvlJc w:val="left"/>
      <w:pPr>
        <w:ind w:left="3709" w:hanging="43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3" w15:restartNumberingAfterBreak="0">
    <w:nsid w:val="751C07F1"/>
    <w:multiLevelType w:val="multilevel"/>
    <w:tmpl w:val="9C247AE0"/>
    <w:lvl w:ilvl="0">
      <w:start w:val="7"/>
      <w:numFmt w:val="decimal"/>
      <w:lvlText w:val="%1"/>
      <w:lvlJc w:val="left"/>
      <w:pPr>
        <w:ind w:left="0" w:firstLine="0"/>
      </w:pPr>
    </w:lvl>
    <w:lvl w:ilvl="1">
      <w:start w:val="1"/>
      <w:numFmt w:val="decimal"/>
      <w:lvlText w:val="(%2)"/>
      <w:lvlJc w:val="left"/>
      <w:pPr>
        <w:ind w:left="0" w:firstLine="0"/>
      </w:pPr>
      <w:rPr>
        <w:b w:val="0"/>
        <w:bCs w:val="0"/>
        <w:sz w:val="22"/>
        <w:szCs w:val="24"/>
      </w:r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74" w15:restartNumberingAfterBreak="0">
    <w:nsid w:val="768654AA"/>
    <w:multiLevelType w:val="hybridMultilevel"/>
    <w:tmpl w:val="8036FD64"/>
    <w:lvl w:ilvl="0" w:tplc="1C8C8DC2">
      <w:start w:val="12"/>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5" w15:restartNumberingAfterBreak="0">
    <w:nsid w:val="77107BEB"/>
    <w:multiLevelType w:val="multilevel"/>
    <w:tmpl w:val="EAC294D2"/>
    <w:lvl w:ilvl="0">
      <w:start w:val="4"/>
      <w:numFmt w:val="decimal"/>
      <w:lvlText w:val="%1"/>
      <w:lvlJc w:val="left"/>
      <w:pPr>
        <w:ind w:left="360" w:hanging="360"/>
      </w:pPr>
      <w:rPr>
        <w:rFonts w:hint="default"/>
      </w:rPr>
    </w:lvl>
    <w:lvl w:ilvl="1">
      <w:start w:val="14"/>
      <w:numFmt w:val="decimal"/>
      <w:lvlText w:val="(%2)"/>
      <w:lvlJc w:val="left"/>
      <w:pPr>
        <w:ind w:left="360" w:hanging="36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6" w15:restartNumberingAfterBreak="0">
    <w:nsid w:val="771B1F77"/>
    <w:multiLevelType w:val="hybridMultilevel"/>
    <w:tmpl w:val="2C644A12"/>
    <w:numStyleLink w:val="ImportedStyle4"/>
  </w:abstractNum>
  <w:abstractNum w:abstractNumId="77" w15:restartNumberingAfterBreak="0">
    <w:nsid w:val="7846681A"/>
    <w:multiLevelType w:val="multilevel"/>
    <w:tmpl w:val="D4CACD60"/>
    <w:lvl w:ilvl="0">
      <w:start w:val="1"/>
      <w:numFmt w:val="decimal"/>
      <w:lvlText w:val="(%1)"/>
      <w:lvlJc w:val="left"/>
      <w:pPr>
        <w:ind w:left="45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78" w15:restartNumberingAfterBreak="0">
    <w:nsid w:val="79C673E3"/>
    <w:multiLevelType w:val="hybridMultilevel"/>
    <w:tmpl w:val="0870F850"/>
    <w:lvl w:ilvl="0" w:tplc="A6F6B4CC">
      <w:start w:val="1"/>
      <w:numFmt w:val="decimal"/>
      <w:lvlText w:val="(%1)"/>
      <w:lvlJc w:val="left"/>
      <w:pPr>
        <w:ind w:left="50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96FE2DD2">
      <w:start w:val="1"/>
      <w:numFmt w:val="decimal"/>
      <w:lvlText w:val="(%7)"/>
      <w:lvlJc w:val="left"/>
      <w:pPr>
        <w:ind w:left="5040" w:hanging="360"/>
      </w:pPr>
      <w:rPr>
        <w:rFonts w:ascii="Arial" w:eastAsia="Calibri" w:hAnsi="Arial" w:cs="Arial" w:hint="default"/>
        <w:spacing w:val="-1"/>
        <w:w w:val="99"/>
        <w:sz w:val="22"/>
        <w:szCs w:val="22"/>
        <w:lang w:val="en-US" w:eastAsia="en-US" w:bidi="ar-SA"/>
      </w:r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9" w15:restartNumberingAfterBreak="0">
    <w:nsid w:val="79D0054E"/>
    <w:multiLevelType w:val="hybridMultilevel"/>
    <w:tmpl w:val="60421A50"/>
    <w:lvl w:ilvl="0" w:tplc="A9DCDF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BAB1786"/>
    <w:multiLevelType w:val="multilevel"/>
    <w:tmpl w:val="DA381EB6"/>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72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7DFF7332"/>
    <w:multiLevelType w:val="multilevel"/>
    <w:tmpl w:val="A37C3700"/>
    <w:lvl w:ilvl="0">
      <w:start w:val="6"/>
      <w:numFmt w:val="decimal"/>
      <w:lvlText w:val="%1"/>
      <w:lvlJc w:val="left"/>
      <w:pPr>
        <w:ind w:left="360" w:hanging="360"/>
      </w:pPr>
      <w:rPr>
        <w:rFonts w:hint="default"/>
      </w:rPr>
    </w:lvl>
    <w:lvl w:ilvl="1">
      <w:start w:val="1"/>
      <w:numFmt w:val="lowerLetter"/>
      <w:lvlText w:val="%2."/>
      <w:lvlJc w:val="left"/>
      <w:pPr>
        <w:ind w:left="1070" w:hanging="360"/>
      </w:pPr>
      <w:rPr>
        <w:rFonts w:hint="default"/>
        <w:strike w:val="0"/>
      </w:rPr>
    </w:lvl>
    <w:lvl w:ilvl="2">
      <w:start w:val="1"/>
      <w:numFmt w:val="lowerRoman"/>
      <w:lvlText w:val="%3."/>
      <w:lvlJc w:val="right"/>
      <w:pPr>
        <w:ind w:left="720" w:hanging="720"/>
      </w:pPr>
      <w:rPr>
        <w:rFonts w:ascii="Arial" w:eastAsia="Times New Roman" w:hAnsi="Arial" w:cs="Arial"/>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2" w15:restartNumberingAfterBreak="0">
    <w:nsid w:val="7EBD78A2"/>
    <w:multiLevelType w:val="multilevel"/>
    <w:tmpl w:val="C6180F9C"/>
    <w:lvl w:ilvl="0">
      <w:start w:val="9"/>
      <w:numFmt w:val="decimal"/>
      <w:lvlText w:val="%1"/>
      <w:lvlJc w:val="left"/>
      <w:pPr>
        <w:tabs>
          <w:tab w:val="num" w:pos="360"/>
        </w:tabs>
      </w:pPr>
    </w:lvl>
    <w:lvl w:ilvl="1">
      <w:start w:val="1"/>
      <w:numFmt w:val="decimal"/>
      <w:lvlText w:val="(%2)"/>
      <w:lvlJc w:val="left"/>
      <w:pPr>
        <w:tabs>
          <w:tab w:val="num" w:pos="540"/>
        </w:tabs>
      </w:pPr>
      <w:rPr>
        <w:rFonts w:hint="default"/>
      </w:rPr>
    </w:lvl>
    <w:lvl w:ilvl="2">
      <w:start w:val="1"/>
      <w:numFmt w:val="decimal"/>
      <w:lvlText w:val="%1.%2.%3"/>
      <w:lvlJc w:val="left"/>
      <w:pPr>
        <w:tabs>
          <w:tab w:val="num" w:pos="1080"/>
        </w:tabs>
      </w:pPr>
    </w:lvl>
    <w:lvl w:ilvl="3">
      <w:start w:val="1"/>
      <w:numFmt w:val="decimal"/>
      <w:lvlText w:val="%1.%2.%3.%4"/>
      <w:lvlJc w:val="left"/>
      <w:pPr>
        <w:tabs>
          <w:tab w:val="num" w:pos="1260"/>
        </w:tabs>
      </w:pPr>
    </w:lvl>
    <w:lvl w:ilvl="4">
      <w:start w:val="1"/>
      <w:numFmt w:val="decimal"/>
      <w:lvlText w:val="%1.%2.%3.%4.%5"/>
      <w:lvlJc w:val="left"/>
      <w:pPr>
        <w:tabs>
          <w:tab w:val="num" w:pos="1800"/>
        </w:tabs>
      </w:pPr>
    </w:lvl>
    <w:lvl w:ilvl="5">
      <w:start w:val="1"/>
      <w:numFmt w:val="decimal"/>
      <w:lvlText w:val="%1.%2.%3.%4.%5.%6"/>
      <w:lvlJc w:val="left"/>
      <w:pPr>
        <w:tabs>
          <w:tab w:val="num" w:pos="1980"/>
        </w:tabs>
      </w:pPr>
    </w:lvl>
    <w:lvl w:ilvl="6">
      <w:start w:val="1"/>
      <w:numFmt w:val="decimal"/>
      <w:lvlText w:val="%1.%2.%3.%4.%5.%6.%7"/>
      <w:lvlJc w:val="left"/>
      <w:pPr>
        <w:tabs>
          <w:tab w:val="num" w:pos="2520"/>
        </w:tabs>
      </w:pPr>
    </w:lvl>
    <w:lvl w:ilvl="7">
      <w:start w:val="1"/>
      <w:numFmt w:val="decimal"/>
      <w:lvlText w:val="%1.%2.%3.%4.%5.%6.%7.%8"/>
      <w:lvlJc w:val="left"/>
      <w:pPr>
        <w:tabs>
          <w:tab w:val="num" w:pos="2700"/>
        </w:tabs>
      </w:pPr>
    </w:lvl>
    <w:lvl w:ilvl="8">
      <w:start w:val="1"/>
      <w:numFmt w:val="decimal"/>
      <w:lvlText w:val="%1.%2.%3.%4.%5.%6.%7.%8.%9"/>
      <w:lvlJc w:val="left"/>
      <w:pPr>
        <w:tabs>
          <w:tab w:val="num" w:pos="3240"/>
        </w:tabs>
      </w:pPr>
    </w:lvl>
  </w:abstractNum>
  <w:num w:numId="1" w16cid:durableId="1068264381">
    <w:abstractNumId w:val="0"/>
  </w:num>
  <w:num w:numId="2" w16cid:durableId="740516820">
    <w:abstractNumId w:val="1"/>
  </w:num>
  <w:num w:numId="3" w16cid:durableId="1191259403">
    <w:abstractNumId w:val="2"/>
  </w:num>
  <w:num w:numId="4" w16cid:durableId="471484483">
    <w:abstractNumId w:val="3"/>
  </w:num>
  <w:num w:numId="5" w16cid:durableId="628317498">
    <w:abstractNumId w:val="4"/>
  </w:num>
  <w:num w:numId="6" w16cid:durableId="1215190818">
    <w:abstractNumId w:val="5"/>
  </w:num>
  <w:num w:numId="7" w16cid:durableId="1861578597">
    <w:abstractNumId w:val="52"/>
  </w:num>
  <w:num w:numId="8" w16cid:durableId="1260411043">
    <w:abstractNumId w:val="25"/>
  </w:num>
  <w:num w:numId="9" w16cid:durableId="125634167">
    <w:abstractNumId w:val="63"/>
  </w:num>
  <w:num w:numId="10" w16cid:durableId="1853453952">
    <w:abstractNumId w:val="81"/>
  </w:num>
  <w:num w:numId="11" w16cid:durableId="1422488204">
    <w:abstractNumId w:val="59"/>
  </w:num>
  <w:num w:numId="12" w16cid:durableId="1827477856">
    <w:abstractNumId w:val="48"/>
  </w:num>
  <w:num w:numId="13" w16cid:durableId="376785445">
    <w:abstractNumId w:val="26"/>
  </w:num>
  <w:num w:numId="14" w16cid:durableId="1191576423">
    <w:abstractNumId w:val="17"/>
  </w:num>
  <w:num w:numId="15" w16cid:durableId="2090957737">
    <w:abstractNumId w:val="47"/>
  </w:num>
  <w:num w:numId="16" w16cid:durableId="1179851061">
    <w:abstractNumId w:val="36"/>
  </w:num>
  <w:num w:numId="17" w16cid:durableId="914630346">
    <w:abstractNumId w:val="14"/>
  </w:num>
  <w:num w:numId="18" w16cid:durableId="821888013">
    <w:abstractNumId w:val="33"/>
  </w:num>
  <w:num w:numId="19" w16cid:durableId="1435586902">
    <w:abstractNumId w:val="71"/>
  </w:num>
  <w:num w:numId="20" w16cid:durableId="1534029405">
    <w:abstractNumId w:val="53"/>
  </w:num>
  <w:num w:numId="21" w16cid:durableId="40254486">
    <w:abstractNumId w:val="22"/>
  </w:num>
  <w:num w:numId="22" w16cid:durableId="388119360">
    <w:abstractNumId w:val="68"/>
  </w:num>
  <w:num w:numId="23" w16cid:durableId="1373077017">
    <w:abstractNumId w:val="24"/>
  </w:num>
  <w:num w:numId="24" w16cid:durableId="1139344487">
    <w:abstractNumId w:val="54"/>
  </w:num>
  <w:num w:numId="25" w16cid:durableId="1340236221">
    <w:abstractNumId w:val="21"/>
  </w:num>
  <w:num w:numId="26" w16cid:durableId="1315256356">
    <w:abstractNumId w:val="65"/>
  </w:num>
  <w:num w:numId="27" w16cid:durableId="331489172">
    <w:abstractNumId w:val="27"/>
  </w:num>
  <w:num w:numId="28" w16cid:durableId="488787967">
    <w:abstractNumId w:val="60"/>
  </w:num>
  <w:num w:numId="29" w16cid:durableId="94636725">
    <w:abstractNumId w:val="46"/>
  </w:num>
  <w:num w:numId="30" w16cid:durableId="575628427">
    <w:abstractNumId w:val="44"/>
  </w:num>
  <w:num w:numId="31" w16cid:durableId="1643537108">
    <w:abstractNumId w:val="58"/>
  </w:num>
  <w:num w:numId="32" w16cid:durableId="1626427209">
    <w:abstractNumId w:val="49"/>
  </w:num>
  <w:num w:numId="33" w16cid:durableId="566692979">
    <w:abstractNumId w:val="12"/>
  </w:num>
  <w:num w:numId="34" w16cid:durableId="1697845559">
    <w:abstractNumId w:val="82"/>
  </w:num>
  <w:num w:numId="35" w16cid:durableId="1772117055">
    <w:abstractNumId w:val="42"/>
  </w:num>
  <w:num w:numId="36" w16cid:durableId="1573737207">
    <w:abstractNumId w:val="41"/>
  </w:num>
  <w:num w:numId="37" w16cid:durableId="1011646223">
    <w:abstractNumId w:val="18"/>
  </w:num>
  <w:num w:numId="38" w16cid:durableId="1689208841">
    <w:abstractNumId w:val="37"/>
  </w:num>
  <w:num w:numId="39" w16cid:durableId="91798059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36182421">
    <w:abstractNumId w:val="69"/>
  </w:num>
  <w:num w:numId="41" w16cid:durableId="582569330">
    <w:abstractNumId w:val="64"/>
  </w:num>
  <w:num w:numId="42" w16cid:durableId="1782144208">
    <w:abstractNumId w:val="20"/>
  </w:num>
  <w:num w:numId="43" w16cid:durableId="2049379081">
    <w:abstractNumId w:val="45"/>
  </w:num>
  <w:num w:numId="44" w16cid:durableId="599722862">
    <w:abstractNumId w:val="73"/>
  </w:num>
  <w:num w:numId="45" w16cid:durableId="943803173">
    <w:abstractNumId w:val="9"/>
  </w:num>
  <w:num w:numId="46" w16cid:durableId="1294361375">
    <w:abstractNumId w:val="29"/>
  </w:num>
  <w:num w:numId="47" w16cid:durableId="1724326141">
    <w:abstractNumId w:val="34"/>
  </w:num>
  <w:num w:numId="48" w16cid:durableId="1954511095">
    <w:abstractNumId w:val="57"/>
  </w:num>
  <w:num w:numId="49" w16cid:durableId="289435675">
    <w:abstractNumId w:val="28"/>
  </w:num>
  <w:num w:numId="50" w16cid:durableId="1786388072">
    <w:abstractNumId w:val="32"/>
  </w:num>
  <w:num w:numId="51" w16cid:durableId="1319966497">
    <w:abstractNumId w:val="62"/>
  </w:num>
  <w:num w:numId="52" w16cid:durableId="693961833">
    <w:abstractNumId w:val="56"/>
  </w:num>
  <w:num w:numId="53" w16cid:durableId="391739160">
    <w:abstractNumId w:val="13"/>
  </w:num>
  <w:num w:numId="54" w16cid:durableId="2112969701">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574587917">
    <w:abstractNumId w:val="3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326520735">
    <w:abstractNumId w:val="75"/>
  </w:num>
  <w:num w:numId="57" w16cid:durableId="2111973386">
    <w:abstractNumId w:val="77"/>
  </w:num>
  <w:num w:numId="58" w16cid:durableId="974262365">
    <w:abstractNumId w:val="40"/>
  </w:num>
  <w:num w:numId="59" w16cid:durableId="1116750067">
    <w:abstractNumId w:val="39"/>
  </w:num>
  <w:num w:numId="60" w16cid:durableId="523786374">
    <w:abstractNumId w:val="79"/>
  </w:num>
  <w:num w:numId="61" w16cid:durableId="1156992664">
    <w:abstractNumId w:val="7"/>
  </w:num>
  <w:num w:numId="62" w16cid:durableId="1158107565">
    <w:abstractNumId w:val="8"/>
  </w:num>
  <w:num w:numId="63" w16cid:durableId="1471821524">
    <w:abstractNumId w:val="72"/>
  </w:num>
  <w:num w:numId="64" w16cid:durableId="312301061">
    <w:abstractNumId w:val="76"/>
  </w:num>
  <w:num w:numId="65" w16cid:durableId="657611308">
    <w:abstractNumId w:val="50"/>
  </w:num>
  <w:num w:numId="66" w16cid:durableId="1864512936">
    <w:abstractNumId w:val="43"/>
  </w:num>
  <w:num w:numId="67" w16cid:durableId="1101339643">
    <w:abstractNumId w:val="61"/>
  </w:num>
  <w:num w:numId="68" w16cid:durableId="248736944">
    <w:abstractNumId w:val="35"/>
  </w:num>
  <w:num w:numId="69" w16cid:durableId="955528886">
    <w:abstractNumId w:val="78"/>
  </w:num>
  <w:num w:numId="70" w16cid:durableId="875044082">
    <w:abstractNumId w:val="19"/>
  </w:num>
  <w:num w:numId="71" w16cid:durableId="1084448375">
    <w:abstractNumId w:val="23"/>
  </w:num>
  <w:num w:numId="72" w16cid:durableId="34813494">
    <w:abstractNumId w:val="30"/>
  </w:num>
  <w:num w:numId="73" w16cid:durableId="600843472">
    <w:abstractNumId w:val="67"/>
  </w:num>
  <w:num w:numId="74" w16cid:durableId="2076509378">
    <w:abstractNumId w:val="15"/>
  </w:num>
  <w:num w:numId="75" w16cid:durableId="1661613874">
    <w:abstractNumId w:val="51"/>
  </w:num>
  <w:num w:numId="76" w16cid:durableId="2062513235">
    <w:abstractNumId w:val="38"/>
  </w:num>
  <w:num w:numId="77" w16cid:durableId="1204291900">
    <w:abstractNumId w:val="16"/>
  </w:num>
  <w:num w:numId="78" w16cid:durableId="2050297407">
    <w:abstractNumId w:val="66"/>
  </w:num>
  <w:num w:numId="79" w16cid:durableId="43257689">
    <w:abstractNumId w:val="10"/>
  </w:num>
  <w:num w:numId="80" w16cid:durableId="889926275">
    <w:abstractNumId w:val="74"/>
  </w:num>
  <w:num w:numId="81" w16cid:durableId="2075661068">
    <w:abstractNumId w:val="6"/>
  </w:num>
  <w:num w:numId="82" w16cid:durableId="1426657806">
    <w:abstractNumId w:val="80"/>
  </w:num>
  <w:num w:numId="83" w16cid:durableId="1535116375">
    <w:abstractNumId w:val="11"/>
  </w:num>
  <w:num w:numId="84" w16cid:durableId="468978499">
    <w:abstractNumId w:val="55"/>
  </w:num>
  <w:num w:numId="85" w16cid:durableId="175193301">
    <w:abstractNumId w:val="70"/>
  </w:num>
  <w:numIdMacAtCleanup w:val="7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rson w15:author="Yosua Pratama Salikin">
    <w15:presenceInfo w15:providerId="AD" w15:userId="S::provider03@lgi.co.id::5d27a05a-b537-46b2-a8af-4c333e2d327f"/>
  </w15:person>
  <w15:person w15:author="Andiyan rizaldi">
    <w15:presenceInfo w15:providerId="Windows Live" w15:userId="7108dcd4719bb56f"/>
  </w15:person>
  <w15:person w15:author="Joanna Grace">
    <w15:presenceInfo w15:providerId="AD" w15:userId="S::provider01@lgi.co.id::b38cb9d6-a387-421d-b75a-0c1b0d7ccbed"/>
  </w15:person>
  <w15:person w15:author="Monica Asmitha Tampubolon">
    <w15:presenceInfo w15:providerId="AD" w15:userId="S::legal03.ho@lgi.co.id::77a12eae-1f45-4696-a2e9-53a0ec3980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trackRevisions/>
  <w:documentProtection w:edit="trackedChanges" w:enforcement="1" w:cryptProviderType="rsaAES" w:cryptAlgorithmClass="hash" w:cryptAlgorithmType="typeAny" w:cryptAlgorithmSid="14" w:cryptSpinCount="100000" w:hash="bWy3yXi6OVkmzRIuPvjzUZxtzHZpOcsKQIujJ0yzo1MpG19vva5ji8ygIrlGgqwPHEbndnJGavMkEMJQtZYOeQ==" w:salt="FVW3lYJZ7YYgQVU3cycHT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0C2"/>
    <w:rsid w:val="0000025F"/>
    <w:rsid w:val="00001AC5"/>
    <w:rsid w:val="00003715"/>
    <w:rsid w:val="0000456D"/>
    <w:rsid w:val="0000493F"/>
    <w:rsid w:val="000061D3"/>
    <w:rsid w:val="00006AEF"/>
    <w:rsid w:val="00010AE0"/>
    <w:rsid w:val="00012E3C"/>
    <w:rsid w:val="000173DB"/>
    <w:rsid w:val="0002060E"/>
    <w:rsid w:val="00022319"/>
    <w:rsid w:val="000231A1"/>
    <w:rsid w:val="00024563"/>
    <w:rsid w:val="00024CB9"/>
    <w:rsid w:val="00025176"/>
    <w:rsid w:val="00027A7A"/>
    <w:rsid w:val="0003231D"/>
    <w:rsid w:val="00035483"/>
    <w:rsid w:val="000359DC"/>
    <w:rsid w:val="00041300"/>
    <w:rsid w:val="00041392"/>
    <w:rsid w:val="00043D54"/>
    <w:rsid w:val="00045CDD"/>
    <w:rsid w:val="00047EBC"/>
    <w:rsid w:val="000613FE"/>
    <w:rsid w:val="00063110"/>
    <w:rsid w:val="00064811"/>
    <w:rsid w:val="000670F7"/>
    <w:rsid w:val="0006778F"/>
    <w:rsid w:val="00073A51"/>
    <w:rsid w:val="00075D88"/>
    <w:rsid w:val="0007645C"/>
    <w:rsid w:val="0007724B"/>
    <w:rsid w:val="00081F41"/>
    <w:rsid w:val="00082277"/>
    <w:rsid w:val="00095D29"/>
    <w:rsid w:val="00096856"/>
    <w:rsid w:val="000A2B16"/>
    <w:rsid w:val="000A569F"/>
    <w:rsid w:val="000A64B5"/>
    <w:rsid w:val="000A719C"/>
    <w:rsid w:val="000A754A"/>
    <w:rsid w:val="000A76CA"/>
    <w:rsid w:val="000A7BCD"/>
    <w:rsid w:val="000B1EC5"/>
    <w:rsid w:val="000B3BED"/>
    <w:rsid w:val="000B4F0A"/>
    <w:rsid w:val="000B5760"/>
    <w:rsid w:val="000B7ADD"/>
    <w:rsid w:val="000C048D"/>
    <w:rsid w:val="000C3AA2"/>
    <w:rsid w:val="000C46B5"/>
    <w:rsid w:val="000D5E96"/>
    <w:rsid w:val="000D5EEA"/>
    <w:rsid w:val="000E048A"/>
    <w:rsid w:val="000E04D3"/>
    <w:rsid w:val="000E3652"/>
    <w:rsid w:val="000E46C1"/>
    <w:rsid w:val="000E5B0B"/>
    <w:rsid w:val="000E5CD0"/>
    <w:rsid w:val="000F0F30"/>
    <w:rsid w:val="000F160E"/>
    <w:rsid w:val="000F37A7"/>
    <w:rsid w:val="000F757F"/>
    <w:rsid w:val="001037E1"/>
    <w:rsid w:val="00103D82"/>
    <w:rsid w:val="00104E6A"/>
    <w:rsid w:val="00111552"/>
    <w:rsid w:val="0011209B"/>
    <w:rsid w:val="00113AB4"/>
    <w:rsid w:val="001162D7"/>
    <w:rsid w:val="00120F3F"/>
    <w:rsid w:val="00121BCB"/>
    <w:rsid w:val="00122343"/>
    <w:rsid w:val="0012505C"/>
    <w:rsid w:val="00125FD2"/>
    <w:rsid w:val="00130700"/>
    <w:rsid w:val="00130972"/>
    <w:rsid w:val="001334E5"/>
    <w:rsid w:val="00134367"/>
    <w:rsid w:val="00142D06"/>
    <w:rsid w:val="001474A5"/>
    <w:rsid w:val="00147FE5"/>
    <w:rsid w:val="001513E9"/>
    <w:rsid w:val="001524FF"/>
    <w:rsid w:val="0015327B"/>
    <w:rsid w:val="0015503B"/>
    <w:rsid w:val="001577C2"/>
    <w:rsid w:val="0016026E"/>
    <w:rsid w:val="001609C6"/>
    <w:rsid w:val="00165DE0"/>
    <w:rsid w:val="00165E4A"/>
    <w:rsid w:val="0016757D"/>
    <w:rsid w:val="00167897"/>
    <w:rsid w:val="00171D7D"/>
    <w:rsid w:val="0017227C"/>
    <w:rsid w:val="00174D6B"/>
    <w:rsid w:val="00181C8F"/>
    <w:rsid w:val="00183C08"/>
    <w:rsid w:val="001848C8"/>
    <w:rsid w:val="001848FE"/>
    <w:rsid w:val="00191A6D"/>
    <w:rsid w:val="00193399"/>
    <w:rsid w:val="001951DD"/>
    <w:rsid w:val="00195F34"/>
    <w:rsid w:val="00195F4D"/>
    <w:rsid w:val="001A24F7"/>
    <w:rsid w:val="001A2D70"/>
    <w:rsid w:val="001A4868"/>
    <w:rsid w:val="001A73C7"/>
    <w:rsid w:val="001A7F93"/>
    <w:rsid w:val="001B18BD"/>
    <w:rsid w:val="001B21FE"/>
    <w:rsid w:val="001B4E73"/>
    <w:rsid w:val="001B7E03"/>
    <w:rsid w:val="001C1C9E"/>
    <w:rsid w:val="001C51DE"/>
    <w:rsid w:val="001D16EA"/>
    <w:rsid w:val="001D1740"/>
    <w:rsid w:val="001D2DF3"/>
    <w:rsid w:val="001D4D0A"/>
    <w:rsid w:val="001D5797"/>
    <w:rsid w:val="001E1208"/>
    <w:rsid w:val="001E3180"/>
    <w:rsid w:val="001E464C"/>
    <w:rsid w:val="001E64D3"/>
    <w:rsid w:val="001E7974"/>
    <w:rsid w:val="001F6298"/>
    <w:rsid w:val="001F73B3"/>
    <w:rsid w:val="002004A2"/>
    <w:rsid w:val="00201AB4"/>
    <w:rsid w:val="00206FF2"/>
    <w:rsid w:val="00207967"/>
    <w:rsid w:val="00207CA0"/>
    <w:rsid w:val="00207D8F"/>
    <w:rsid w:val="002128AD"/>
    <w:rsid w:val="0021305C"/>
    <w:rsid w:val="00216F51"/>
    <w:rsid w:val="002170B2"/>
    <w:rsid w:val="002237C1"/>
    <w:rsid w:val="00225844"/>
    <w:rsid w:val="002266CD"/>
    <w:rsid w:val="00226833"/>
    <w:rsid w:val="00233CE4"/>
    <w:rsid w:val="002418F2"/>
    <w:rsid w:val="002504C0"/>
    <w:rsid w:val="00250E7F"/>
    <w:rsid w:val="002536AB"/>
    <w:rsid w:val="00254E7A"/>
    <w:rsid w:val="002558BC"/>
    <w:rsid w:val="00255901"/>
    <w:rsid w:val="00257B81"/>
    <w:rsid w:val="00262776"/>
    <w:rsid w:val="00264B3A"/>
    <w:rsid w:val="00266141"/>
    <w:rsid w:val="002705B0"/>
    <w:rsid w:val="00273D96"/>
    <w:rsid w:val="00273E26"/>
    <w:rsid w:val="00280390"/>
    <w:rsid w:val="0028207B"/>
    <w:rsid w:val="00283C62"/>
    <w:rsid w:val="00285761"/>
    <w:rsid w:val="00290682"/>
    <w:rsid w:val="0029518C"/>
    <w:rsid w:val="00295985"/>
    <w:rsid w:val="00296713"/>
    <w:rsid w:val="0029693C"/>
    <w:rsid w:val="002A2045"/>
    <w:rsid w:val="002A3054"/>
    <w:rsid w:val="002A76D4"/>
    <w:rsid w:val="002B2891"/>
    <w:rsid w:val="002C128C"/>
    <w:rsid w:val="002C16F9"/>
    <w:rsid w:val="002C1A15"/>
    <w:rsid w:val="002C2668"/>
    <w:rsid w:val="002D1D6A"/>
    <w:rsid w:val="002D289D"/>
    <w:rsid w:val="002E0C54"/>
    <w:rsid w:val="002E2A5E"/>
    <w:rsid w:val="002E4380"/>
    <w:rsid w:val="002E6074"/>
    <w:rsid w:val="002E6444"/>
    <w:rsid w:val="002F22E6"/>
    <w:rsid w:val="002F2954"/>
    <w:rsid w:val="002F522C"/>
    <w:rsid w:val="002F6C6C"/>
    <w:rsid w:val="00301A1D"/>
    <w:rsid w:val="00307319"/>
    <w:rsid w:val="00307C57"/>
    <w:rsid w:val="003144FF"/>
    <w:rsid w:val="00317E13"/>
    <w:rsid w:val="0032346B"/>
    <w:rsid w:val="00330095"/>
    <w:rsid w:val="00330C47"/>
    <w:rsid w:val="00333731"/>
    <w:rsid w:val="003345EE"/>
    <w:rsid w:val="0033489F"/>
    <w:rsid w:val="00334906"/>
    <w:rsid w:val="00334D3D"/>
    <w:rsid w:val="003405FC"/>
    <w:rsid w:val="00352D4A"/>
    <w:rsid w:val="00361597"/>
    <w:rsid w:val="003615AF"/>
    <w:rsid w:val="00364A2E"/>
    <w:rsid w:val="00364C96"/>
    <w:rsid w:val="003713E2"/>
    <w:rsid w:val="00381053"/>
    <w:rsid w:val="003970CA"/>
    <w:rsid w:val="003A269D"/>
    <w:rsid w:val="003A2CCE"/>
    <w:rsid w:val="003A66E0"/>
    <w:rsid w:val="003B03B2"/>
    <w:rsid w:val="003B22B5"/>
    <w:rsid w:val="003B23E1"/>
    <w:rsid w:val="003B3129"/>
    <w:rsid w:val="003B427A"/>
    <w:rsid w:val="003B4CF4"/>
    <w:rsid w:val="003B6FAD"/>
    <w:rsid w:val="003C57A9"/>
    <w:rsid w:val="003D195F"/>
    <w:rsid w:val="003D1B7E"/>
    <w:rsid w:val="003D3EBC"/>
    <w:rsid w:val="003D487A"/>
    <w:rsid w:val="003E308C"/>
    <w:rsid w:val="003E5E5D"/>
    <w:rsid w:val="003E7790"/>
    <w:rsid w:val="00405A95"/>
    <w:rsid w:val="00413E59"/>
    <w:rsid w:val="00414A7F"/>
    <w:rsid w:val="00415726"/>
    <w:rsid w:val="0042358E"/>
    <w:rsid w:val="0042566D"/>
    <w:rsid w:val="00430812"/>
    <w:rsid w:val="00435C8B"/>
    <w:rsid w:val="00436E1C"/>
    <w:rsid w:val="0044125F"/>
    <w:rsid w:val="00441FD8"/>
    <w:rsid w:val="00443708"/>
    <w:rsid w:val="004468D5"/>
    <w:rsid w:val="0045031E"/>
    <w:rsid w:val="00456947"/>
    <w:rsid w:val="00461464"/>
    <w:rsid w:val="0046289D"/>
    <w:rsid w:val="00462BC3"/>
    <w:rsid w:val="00462C84"/>
    <w:rsid w:val="00466A5A"/>
    <w:rsid w:val="00467D7E"/>
    <w:rsid w:val="00470EFD"/>
    <w:rsid w:val="004713A5"/>
    <w:rsid w:val="004742F8"/>
    <w:rsid w:val="00476215"/>
    <w:rsid w:val="00476598"/>
    <w:rsid w:val="00481B00"/>
    <w:rsid w:val="004843F6"/>
    <w:rsid w:val="00486C63"/>
    <w:rsid w:val="00487500"/>
    <w:rsid w:val="004901FF"/>
    <w:rsid w:val="00490C0F"/>
    <w:rsid w:val="0049171D"/>
    <w:rsid w:val="00492154"/>
    <w:rsid w:val="0049296C"/>
    <w:rsid w:val="00493242"/>
    <w:rsid w:val="00493ABE"/>
    <w:rsid w:val="0049462D"/>
    <w:rsid w:val="00494DD0"/>
    <w:rsid w:val="004961E7"/>
    <w:rsid w:val="004A2497"/>
    <w:rsid w:val="004A3471"/>
    <w:rsid w:val="004A3B69"/>
    <w:rsid w:val="004A710D"/>
    <w:rsid w:val="004A7491"/>
    <w:rsid w:val="004B517C"/>
    <w:rsid w:val="004C0803"/>
    <w:rsid w:val="004C0C12"/>
    <w:rsid w:val="004C1F9A"/>
    <w:rsid w:val="004C79E1"/>
    <w:rsid w:val="004C7D0F"/>
    <w:rsid w:val="004D79E5"/>
    <w:rsid w:val="004E08CB"/>
    <w:rsid w:val="004E639A"/>
    <w:rsid w:val="004F0035"/>
    <w:rsid w:val="004F432A"/>
    <w:rsid w:val="004F533A"/>
    <w:rsid w:val="004F621F"/>
    <w:rsid w:val="004F6D1B"/>
    <w:rsid w:val="00500B23"/>
    <w:rsid w:val="005011B5"/>
    <w:rsid w:val="0050299D"/>
    <w:rsid w:val="0050504B"/>
    <w:rsid w:val="005071EA"/>
    <w:rsid w:val="00511364"/>
    <w:rsid w:val="00511ABF"/>
    <w:rsid w:val="00513C11"/>
    <w:rsid w:val="005140AD"/>
    <w:rsid w:val="00515AC2"/>
    <w:rsid w:val="005162F4"/>
    <w:rsid w:val="00520617"/>
    <w:rsid w:val="005225DB"/>
    <w:rsid w:val="00523663"/>
    <w:rsid w:val="005300DF"/>
    <w:rsid w:val="00533750"/>
    <w:rsid w:val="00535BAB"/>
    <w:rsid w:val="005447FA"/>
    <w:rsid w:val="00546BDF"/>
    <w:rsid w:val="0054728A"/>
    <w:rsid w:val="00550ACF"/>
    <w:rsid w:val="00551B5B"/>
    <w:rsid w:val="00552CF7"/>
    <w:rsid w:val="00555270"/>
    <w:rsid w:val="0055708F"/>
    <w:rsid w:val="0055745C"/>
    <w:rsid w:val="00557493"/>
    <w:rsid w:val="005618E3"/>
    <w:rsid w:val="0056199F"/>
    <w:rsid w:val="0057159A"/>
    <w:rsid w:val="00571F76"/>
    <w:rsid w:val="00575BA8"/>
    <w:rsid w:val="005761A7"/>
    <w:rsid w:val="005764DE"/>
    <w:rsid w:val="005766A2"/>
    <w:rsid w:val="005768C9"/>
    <w:rsid w:val="00576E83"/>
    <w:rsid w:val="00577C4A"/>
    <w:rsid w:val="00581003"/>
    <w:rsid w:val="0058547F"/>
    <w:rsid w:val="0058655B"/>
    <w:rsid w:val="00587EA0"/>
    <w:rsid w:val="005905AF"/>
    <w:rsid w:val="005923BC"/>
    <w:rsid w:val="00594CE6"/>
    <w:rsid w:val="0059546B"/>
    <w:rsid w:val="00595E2A"/>
    <w:rsid w:val="00596131"/>
    <w:rsid w:val="005A0AA3"/>
    <w:rsid w:val="005A44DD"/>
    <w:rsid w:val="005A5F91"/>
    <w:rsid w:val="005A7676"/>
    <w:rsid w:val="005B00D2"/>
    <w:rsid w:val="005B03B6"/>
    <w:rsid w:val="005B0883"/>
    <w:rsid w:val="005B4B3E"/>
    <w:rsid w:val="005B7903"/>
    <w:rsid w:val="005C1AAA"/>
    <w:rsid w:val="005C379F"/>
    <w:rsid w:val="005C3C6C"/>
    <w:rsid w:val="005C4C29"/>
    <w:rsid w:val="005C7EBA"/>
    <w:rsid w:val="005D14CE"/>
    <w:rsid w:val="005D4589"/>
    <w:rsid w:val="005D469E"/>
    <w:rsid w:val="005D5469"/>
    <w:rsid w:val="005D5ECF"/>
    <w:rsid w:val="005E198C"/>
    <w:rsid w:val="005E1F34"/>
    <w:rsid w:val="005E35B4"/>
    <w:rsid w:val="005F38F8"/>
    <w:rsid w:val="005F3C20"/>
    <w:rsid w:val="005F4F56"/>
    <w:rsid w:val="005F5DDD"/>
    <w:rsid w:val="006004CD"/>
    <w:rsid w:val="00600908"/>
    <w:rsid w:val="0060096E"/>
    <w:rsid w:val="00606DA0"/>
    <w:rsid w:val="006121D4"/>
    <w:rsid w:val="00613036"/>
    <w:rsid w:val="0061613E"/>
    <w:rsid w:val="00616B0C"/>
    <w:rsid w:val="00625A95"/>
    <w:rsid w:val="00626C68"/>
    <w:rsid w:val="00626F30"/>
    <w:rsid w:val="00636532"/>
    <w:rsid w:val="0064541A"/>
    <w:rsid w:val="006461EA"/>
    <w:rsid w:val="00647564"/>
    <w:rsid w:val="00647E34"/>
    <w:rsid w:val="006536EB"/>
    <w:rsid w:val="00653808"/>
    <w:rsid w:val="00656E94"/>
    <w:rsid w:val="006615F0"/>
    <w:rsid w:val="006654FC"/>
    <w:rsid w:val="00667343"/>
    <w:rsid w:val="00670CA7"/>
    <w:rsid w:val="006727D5"/>
    <w:rsid w:val="006739A8"/>
    <w:rsid w:val="0067481F"/>
    <w:rsid w:val="00675801"/>
    <w:rsid w:val="006771D3"/>
    <w:rsid w:val="00677807"/>
    <w:rsid w:val="006808C4"/>
    <w:rsid w:val="00682AFA"/>
    <w:rsid w:val="00684031"/>
    <w:rsid w:val="0068735F"/>
    <w:rsid w:val="00687D7D"/>
    <w:rsid w:val="00690872"/>
    <w:rsid w:val="0069385B"/>
    <w:rsid w:val="006A3D74"/>
    <w:rsid w:val="006B1883"/>
    <w:rsid w:val="006B29F7"/>
    <w:rsid w:val="006B5244"/>
    <w:rsid w:val="006C1260"/>
    <w:rsid w:val="006C2065"/>
    <w:rsid w:val="006C33CB"/>
    <w:rsid w:val="006C799F"/>
    <w:rsid w:val="006D0593"/>
    <w:rsid w:val="006D0696"/>
    <w:rsid w:val="006D2C55"/>
    <w:rsid w:val="006E459F"/>
    <w:rsid w:val="006F0E44"/>
    <w:rsid w:val="006F0EB5"/>
    <w:rsid w:val="006F5F45"/>
    <w:rsid w:val="00703637"/>
    <w:rsid w:val="00705428"/>
    <w:rsid w:val="00710314"/>
    <w:rsid w:val="007113A6"/>
    <w:rsid w:val="0071321B"/>
    <w:rsid w:val="007177D9"/>
    <w:rsid w:val="00721C68"/>
    <w:rsid w:val="0072276D"/>
    <w:rsid w:val="007259A7"/>
    <w:rsid w:val="00725AE4"/>
    <w:rsid w:val="00732FC4"/>
    <w:rsid w:val="007338BE"/>
    <w:rsid w:val="007344A3"/>
    <w:rsid w:val="00734E42"/>
    <w:rsid w:val="00737789"/>
    <w:rsid w:val="00742CBC"/>
    <w:rsid w:val="00743D41"/>
    <w:rsid w:val="00744AE0"/>
    <w:rsid w:val="007453A8"/>
    <w:rsid w:val="007468C4"/>
    <w:rsid w:val="0074784E"/>
    <w:rsid w:val="0075243A"/>
    <w:rsid w:val="00752752"/>
    <w:rsid w:val="007528A3"/>
    <w:rsid w:val="00752BA6"/>
    <w:rsid w:val="00755F26"/>
    <w:rsid w:val="0075706A"/>
    <w:rsid w:val="007639B0"/>
    <w:rsid w:val="00767A72"/>
    <w:rsid w:val="00770EC5"/>
    <w:rsid w:val="00770F60"/>
    <w:rsid w:val="00771DB4"/>
    <w:rsid w:val="0077228B"/>
    <w:rsid w:val="007722E2"/>
    <w:rsid w:val="007729C1"/>
    <w:rsid w:val="00773B50"/>
    <w:rsid w:val="00773B52"/>
    <w:rsid w:val="007743AD"/>
    <w:rsid w:val="00774949"/>
    <w:rsid w:val="00774E7C"/>
    <w:rsid w:val="0077628F"/>
    <w:rsid w:val="00777816"/>
    <w:rsid w:val="00781378"/>
    <w:rsid w:val="00781D3A"/>
    <w:rsid w:val="00781E9D"/>
    <w:rsid w:val="00785239"/>
    <w:rsid w:val="00790685"/>
    <w:rsid w:val="00790D69"/>
    <w:rsid w:val="007916EB"/>
    <w:rsid w:val="00792004"/>
    <w:rsid w:val="00795011"/>
    <w:rsid w:val="007962AC"/>
    <w:rsid w:val="007963BD"/>
    <w:rsid w:val="00796823"/>
    <w:rsid w:val="007A4284"/>
    <w:rsid w:val="007A6D08"/>
    <w:rsid w:val="007A70E3"/>
    <w:rsid w:val="007B0D59"/>
    <w:rsid w:val="007B7996"/>
    <w:rsid w:val="007C4586"/>
    <w:rsid w:val="007C5A51"/>
    <w:rsid w:val="007D2F23"/>
    <w:rsid w:val="007D4BA8"/>
    <w:rsid w:val="007D6C52"/>
    <w:rsid w:val="007E3F26"/>
    <w:rsid w:val="007E6708"/>
    <w:rsid w:val="007E6E9B"/>
    <w:rsid w:val="007F2308"/>
    <w:rsid w:val="007F3070"/>
    <w:rsid w:val="007F4E05"/>
    <w:rsid w:val="007F4EEB"/>
    <w:rsid w:val="008024ED"/>
    <w:rsid w:val="00802D90"/>
    <w:rsid w:val="0080328B"/>
    <w:rsid w:val="008043B3"/>
    <w:rsid w:val="00815767"/>
    <w:rsid w:val="00816448"/>
    <w:rsid w:val="00820507"/>
    <w:rsid w:val="008211F7"/>
    <w:rsid w:val="008266D3"/>
    <w:rsid w:val="00827BA3"/>
    <w:rsid w:val="008313BF"/>
    <w:rsid w:val="00832160"/>
    <w:rsid w:val="008331BC"/>
    <w:rsid w:val="00833DC5"/>
    <w:rsid w:val="00835EF9"/>
    <w:rsid w:val="00840FEC"/>
    <w:rsid w:val="008413C1"/>
    <w:rsid w:val="0084472D"/>
    <w:rsid w:val="00844FD8"/>
    <w:rsid w:val="0084691E"/>
    <w:rsid w:val="008500BD"/>
    <w:rsid w:val="0085247F"/>
    <w:rsid w:val="008526C6"/>
    <w:rsid w:val="00853195"/>
    <w:rsid w:val="00854F14"/>
    <w:rsid w:val="00855463"/>
    <w:rsid w:val="00857130"/>
    <w:rsid w:val="00863253"/>
    <w:rsid w:val="00863270"/>
    <w:rsid w:val="00863A46"/>
    <w:rsid w:val="0086579D"/>
    <w:rsid w:val="00866608"/>
    <w:rsid w:val="008716C9"/>
    <w:rsid w:val="008740BE"/>
    <w:rsid w:val="00882B5E"/>
    <w:rsid w:val="00882BC1"/>
    <w:rsid w:val="0088321C"/>
    <w:rsid w:val="00885A7B"/>
    <w:rsid w:val="00887416"/>
    <w:rsid w:val="00887616"/>
    <w:rsid w:val="00892553"/>
    <w:rsid w:val="00893C46"/>
    <w:rsid w:val="00897F1B"/>
    <w:rsid w:val="008A0A40"/>
    <w:rsid w:val="008A0C59"/>
    <w:rsid w:val="008A1FFC"/>
    <w:rsid w:val="008A2CDF"/>
    <w:rsid w:val="008A30FE"/>
    <w:rsid w:val="008B6F89"/>
    <w:rsid w:val="008B7C55"/>
    <w:rsid w:val="008C002B"/>
    <w:rsid w:val="008C24A7"/>
    <w:rsid w:val="008D170C"/>
    <w:rsid w:val="008F0C19"/>
    <w:rsid w:val="008F1006"/>
    <w:rsid w:val="008F32CE"/>
    <w:rsid w:val="008F55EB"/>
    <w:rsid w:val="008F6BD3"/>
    <w:rsid w:val="009033C8"/>
    <w:rsid w:val="00904E73"/>
    <w:rsid w:val="00910A31"/>
    <w:rsid w:val="00911F0E"/>
    <w:rsid w:val="0091202A"/>
    <w:rsid w:val="00913219"/>
    <w:rsid w:val="00913F80"/>
    <w:rsid w:val="00914BA5"/>
    <w:rsid w:val="009155F7"/>
    <w:rsid w:val="0092054E"/>
    <w:rsid w:val="00920E61"/>
    <w:rsid w:val="0092169E"/>
    <w:rsid w:val="00923DB6"/>
    <w:rsid w:val="00924A54"/>
    <w:rsid w:val="00925D76"/>
    <w:rsid w:val="0092711F"/>
    <w:rsid w:val="00931325"/>
    <w:rsid w:val="009315DC"/>
    <w:rsid w:val="00931C6F"/>
    <w:rsid w:val="00932455"/>
    <w:rsid w:val="00942A6A"/>
    <w:rsid w:val="00943AD8"/>
    <w:rsid w:val="0094441D"/>
    <w:rsid w:val="00944CD6"/>
    <w:rsid w:val="009502CB"/>
    <w:rsid w:val="009523A2"/>
    <w:rsid w:val="00953B93"/>
    <w:rsid w:val="009546D7"/>
    <w:rsid w:val="00963DE7"/>
    <w:rsid w:val="009641FB"/>
    <w:rsid w:val="00966133"/>
    <w:rsid w:val="0097351A"/>
    <w:rsid w:val="0098002C"/>
    <w:rsid w:val="00981632"/>
    <w:rsid w:val="009856B3"/>
    <w:rsid w:val="00985F8B"/>
    <w:rsid w:val="00986090"/>
    <w:rsid w:val="00987429"/>
    <w:rsid w:val="00992AFA"/>
    <w:rsid w:val="00996245"/>
    <w:rsid w:val="009A14AC"/>
    <w:rsid w:val="009A1FD6"/>
    <w:rsid w:val="009A5ED6"/>
    <w:rsid w:val="009B63C8"/>
    <w:rsid w:val="009C282A"/>
    <w:rsid w:val="009C2BF2"/>
    <w:rsid w:val="009C4D70"/>
    <w:rsid w:val="009C637A"/>
    <w:rsid w:val="009D0D39"/>
    <w:rsid w:val="009D30D0"/>
    <w:rsid w:val="009D6167"/>
    <w:rsid w:val="009E0CCE"/>
    <w:rsid w:val="009E29BE"/>
    <w:rsid w:val="009E6634"/>
    <w:rsid w:val="009F156D"/>
    <w:rsid w:val="009F19B2"/>
    <w:rsid w:val="009F1E99"/>
    <w:rsid w:val="009F3950"/>
    <w:rsid w:val="009F419A"/>
    <w:rsid w:val="009F4640"/>
    <w:rsid w:val="009F50C6"/>
    <w:rsid w:val="009F7164"/>
    <w:rsid w:val="00A00909"/>
    <w:rsid w:val="00A05657"/>
    <w:rsid w:val="00A07EB7"/>
    <w:rsid w:val="00A12698"/>
    <w:rsid w:val="00A134EB"/>
    <w:rsid w:val="00A20A6C"/>
    <w:rsid w:val="00A276CF"/>
    <w:rsid w:val="00A31D63"/>
    <w:rsid w:val="00A40D55"/>
    <w:rsid w:val="00A424D4"/>
    <w:rsid w:val="00A50BFD"/>
    <w:rsid w:val="00A50CCE"/>
    <w:rsid w:val="00A54C8A"/>
    <w:rsid w:val="00A550AC"/>
    <w:rsid w:val="00A57095"/>
    <w:rsid w:val="00A57600"/>
    <w:rsid w:val="00A60153"/>
    <w:rsid w:val="00A6273B"/>
    <w:rsid w:val="00A66A52"/>
    <w:rsid w:val="00A67F65"/>
    <w:rsid w:val="00A73AEC"/>
    <w:rsid w:val="00A7434C"/>
    <w:rsid w:val="00A80CCB"/>
    <w:rsid w:val="00A82E1F"/>
    <w:rsid w:val="00A83C02"/>
    <w:rsid w:val="00A94BE4"/>
    <w:rsid w:val="00A962DF"/>
    <w:rsid w:val="00A97393"/>
    <w:rsid w:val="00AA5243"/>
    <w:rsid w:val="00AB0674"/>
    <w:rsid w:val="00AB2063"/>
    <w:rsid w:val="00AB51C8"/>
    <w:rsid w:val="00AB6C5D"/>
    <w:rsid w:val="00AC09EB"/>
    <w:rsid w:val="00AC1D72"/>
    <w:rsid w:val="00AC393D"/>
    <w:rsid w:val="00AD2BE8"/>
    <w:rsid w:val="00AD522A"/>
    <w:rsid w:val="00AD52E3"/>
    <w:rsid w:val="00AD7E09"/>
    <w:rsid w:val="00AE0A1D"/>
    <w:rsid w:val="00AE1907"/>
    <w:rsid w:val="00AE2D93"/>
    <w:rsid w:val="00AE52D9"/>
    <w:rsid w:val="00AE5C85"/>
    <w:rsid w:val="00AE6A5D"/>
    <w:rsid w:val="00AE6DED"/>
    <w:rsid w:val="00AF0F66"/>
    <w:rsid w:val="00AF1819"/>
    <w:rsid w:val="00AF2BE3"/>
    <w:rsid w:val="00AF2C54"/>
    <w:rsid w:val="00AF737C"/>
    <w:rsid w:val="00B01574"/>
    <w:rsid w:val="00B02F20"/>
    <w:rsid w:val="00B04D86"/>
    <w:rsid w:val="00B16AA7"/>
    <w:rsid w:val="00B211AB"/>
    <w:rsid w:val="00B219EF"/>
    <w:rsid w:val="00B26247"/>
    <w:rsid w:val="00B2753C"/>
    <w:rsid w:val="00B27809"/>
    <w:rsid w:val="00B27D30"/>
    <w:rsid w:val="00B32635"/>
    <w:rsid w:val="00B32FDB"/>
    <w:rsid w:val="00B3337E"/>
    <w:rsid w:val="00B34663"/>
    <w:rsid w:val="00B34D04"/>
    <w:rsid w:val="00B362A1"/>
    <w:rsid w:val="00B3712D"/>
    <w:rsid w:val="00B41D4E"/>
    <w:rsid w:val="00B43D61"/>
    <w:rsid w:val="00B4466E"/>
    <w:rsid w:val="00B452B3"/>
    <w:rsid w:val="00B455D7"/>
    <w:rsid w:val="00B53979"/>
    <w:rsid w:val="00B54212"/>
    <w:rsid w:val="00B5445E"/>
    <w:rsid w:val="00B54889"/>
    <w:rsid w:val="00B5592D"/>
    <w:rsid w:val="00B67FFA"/>
    <w:rsid w:val="00B714A9"/>
    <w:rsid w:val="00B73BBE"/>
    <w:rsid w:val="00B74C9A"/>
    <w:rsid w:val="00B77DC6"/>
    <w:rsid w:val="00B807FE"/>
    <w:rsid w:val="00B80B09"/>
    <w:rsid w:val="00B818E9"/>
    <w:rsid w:val="00B82859"/>
    <w:rsid w:val="00B86152"/>
    <w:rsid w:val="00B9182B"/>
    <w:rsid w:val="00B923C7"/>
    <w:rsid w:val="00B92839"/>
    <w:rsid w:val="00B93F58"/>
    <w:rsid w:val="00B95FD9"/>
    <w:rsid w:val="00B961FB"/>
    <w:rsid w:val="00BA750A"/>
    <w:rsid w:val="00BB28C9"/>
    <w:rsid w:val="00BB38EE"/>
    <w:rsid w:val="00BB3E28"/>
    <w:rsid w:val="00BB5BB0"/>
    <w:rsid w:val="00BB7494"/>
    <w:rsid w:val="00BC1F6C"/>
    <w:rsid w:val="00BC67B6"/>
    <w:rsid w:val="00BD177E"/>
    <w:rsid w:val="00BD29E0"/>
    <w:rsid w:val="00BD3746"/>
    <w:rsid w:val="00BE2794"/>
    <w:rsid w:val="00BE2A36"/>
    <w:rsid w:val="00BE4157"/>
    <w:rsid w:val="00BE51FC"/>
    <w:rsid w:val="00BE5E7F"/>
    <w:rsid w:val="00BE7F27"/>
    <w:rsid w:val="00BF07FF"/>
    <w:rsid w:val="00BF1366"/>
    <w:rsid w:val="00BF1A88"/>
    <w:rsid w:val="00BF2624"/>
    <w:rsid w:val="00BF304D"/>
    <w:rsid w:val="00BF3F53"/>
    <w:rsid w:val="00BF4879"/>
    <w:rsid w:val="00BF632D"/>
    <w:rsid w:val="00BF6ED2"/>
    <w:rsid w:val="00BF79D8"/>
    <w:rsid w:val="00C00AC9"/>
    <w:rsid w:val="00C04F11"/>
    <w:rsid w:val="00C100EF"/>
    <w:rsid w:val="00C1305E"/>
    <w:rsid w:val="00C13065"/>
    <w:rsid w:val="00C16684"/>
    <w:rsid w:val="00C24F82"/>
    <w:rsid w:val="00C26198"/>
    <w:rsid w:val="00C31465"/>
    <w:rsid w:val="00C32278"/>
    <w:rsid w:val="00C32917"/>
    <w:rsid w:val="00C32AFE"/>
    <w:rsid w:val="00C3463A"/>
    <w:rsid w:val="00C40AB2"/>
    <w:rsid w:val="00C42E05"/>
    <w:rsid w:val="00C43476"/>
    <w:rsid w:val="00C44C66"/>
    <w:rsid w:val="00C46BDC"/>
    <w:rsid w:val="00C476FF"/>
    <w:rsid w:val="00C50603"/>
    <w:rsid w:val="00C517D9"/>
    <w:rsid w:val="00C527BA"/>
    <w:rsid w:val="00C52E18"/>
    <w:rsid w:val="00C5449F"/>
    <w:rsid w:val="00C55673"/>
    <w:rsid w:val="00C56A7C"/>
    <w:rsid w:val="00C61107"/>
    <w:rsid w:val="00C61BA2"/>
    <w:rsid w:val="00C638AF"/>
    <w:rsid w:val="00C6542D"/>
    <w:rsid w:val="00C66F33"/>
    <w:rsid w:val="00C73025"/>
    <w:rsid w:val="00C7570A"/>
    <w:rsid w:val="00C76833"/>
    <w:rsid w:val="00C772B0"/>
    <w:rsid w:val="00C77F4A"/>
    <w:rsid w:val="00C82CC8"/>
    <w:rsid w:val="00C855E9"/>
    <w:rsid w:val="00C86E31"/>
    <w:rsid w:val="00C8742C"/>
    <w:rsid w:val="00C8768B"/>
    <w:rsid w:val="00C906EC"/>
    <w:rsid w:val="00C910D6"/>
    <w:rsid w:val="00C92254"/>
    <w:rsid w:val="00C9259C"/>
    <w:rsid w:val="00C9298D"/>
    <w:rsid w:val="00C952E6"/>
    <w:rsid w:val="00CA435F"/>
    <w:rsid w:val="00CA7793"/>
    <w:rsid w:val="00CB3554"/>
    <w:rsid w:val="00CB3F59"/>
    <w:rsid w:val="00CB54DA"/>
    <w:rsid w:val="00CB573A"/>
    <w:rsid w:val="00CB7728"/>
    <w:rsid w:val="00CC01E7"/>
    <w:rsid w:val="00CC0491"/>
    <w:rsid w:val="00CC0FB4"/>
    <w:rsid w:val="00CC30EE"/>
    <w:rsid w:val="00CC6621"/>
    <w:rsid w:val="00CC6A52"/>
    <w:rsid w:val="00CD04BD"/>
    <w:rsid w:val="00CD1B39"/>
    <w:rsid w:val="00CD2AE5"/>
    <w:rsid w:val="00CD34C7"/>
    <w:rsid w:val="00CD6532"/>
    <w:rsid w:val="00CD6C85"/>
    <w:rsid w:val="00CD7313"/>
    <w:rsid w:val="00CE2C29"/>
    <w:rsid w:val="00CE3F2B"/>
    <w:rsid w:val="00CE3F4E"/>
    <w:rsid w:val="00CE5365"/>
    <w:rsid w:val="00CE60C2"/>
    <w:rsid w:val="00CF1A3C"/>
    <w:rsid w:val="00CF1FC9"/>
    <w:rsid w:val="00CF2499"/>
    <w:rsid w:val="00CF3CBE"/>
    <w:rsid w:val="00CF4757"/>
    <w:rsid w:val="00CF4829"/>
    <w:rsid w:val="00CF6FC7"/>
    <w:rsid w:val="00D0451F"/>
    <w:rsid w:val="00D054ED"/>
    <w:rsid w:val="00D07A62"/>
    <w:rsid w:val="00D120C3"/>
    <w:rsid w:val="00D12ED4"/>
    <w:rsid w:val="00D13A41"/>
    <w:rsid w:val="00D13FCB"/>
    <w:rsid w:val="00D15875"/>
    <w:rsid w:val="00D17879"/>
    <w:rsid w:val="00D17E21"/>
    <w:rsid w:val="00D202A7"/>
    <w:rsid w:val="00D224B4"/>
    <w:rsid w:val="00D22C0E"/>
    <w:rsid w:val="00D249C2"/>
    <w:rsid w:val="00D3104B"/>
    <w:rsid w:val="00D319B7"/>
    <w:rsid w:val="00D31EA9"/>
    <w:rsid w:val="00D337FD"/>
    <w:rsid w:val="00D33CAE"/>
    <w:rsid w:val="00D40E76"/>
    <w:rsid w:val="00D44995"/>
    <w:rsid w:val="00D45795"/>
    <w:rsid w:val="00D50295"/>
    <w:rsid w:val="00D540F9"/>
    <w:rsid w:val="00D5457C"/>
    <w:rsid w:val="00D5559E"/>
    <w:rsid w:val="00D571C5"/>
    <w:rsid w:val="00D6258D"/>
    <w:rsid w:val="00D6374C"/>
    <w:rsid w:val="00D6392D"/>
    <w:rsid w:val="00D64572"/>
    <w:rsid w:val="00D722BA"/>
    <w:rsid w:val="00D7447E"/>
    <w:rsid w:val="00D7748C"/>
    <w:rsid w:val="00D87417"/>
    <w:rsid w:val="00D875D1"/>
    <w:rsid w:val="00D90075"/>
    <w:rsid w:val="00D9122F"/>
    <w:rsid w:val="00D9178D"/>
    <w:rsid w:val="00D92560"/>
    <w:rsid w:val="00D92BA4"/>
    <w:rsid w:val="00D935B4"/>
    <w:rsid w:val="00D9583D"/>
    <w:rsid w:val="00DA28CF"/>
    <w:rsid w:val="00DA4580"/>
    <w:rsid w:val="00DA4999"/>
    <w:rsid w:val="00DA6418"/>
    <w:rsid w:val="00DB0146"/>
    <w:rsid w:val="00DB0997"/>
    <w:rsid w:val="00DB4724"/>
    <w:rsid w:val="00DC2AD6"/>
    <w:rsid w:val="00DC479B"/>
    <w:rsid w:val="00DC6771"/>
    <w:rsid w:val="00DC7725"/>
    <w:rsid w:val="00DD22DA"/>
    <w:rsid w:val="00DD49D5"/>
    <w:rsid w:val="00DE5DA3"/>
    <w:rsid w:val="00DF1E5C"/>
    <w:rsid w:val="00DF319B"/>
    <w:rsid w:val="00DF513A"/>
    <w:rsid w:val="00E0355C"/>
    <w:rsid w:val="00E121AC"/>
    <w:rsid w:val="00E14E45"/>
    <w:rsid w:val="00E16EF7"/>
    <w:rsid w:val="00E206EF"/>
    <w:rsid w:val="00E21E40"/>
    <w:rsid w:val="00E220F4"/>
    <w:rsid w:val="00E23044"/>
    <w:rsid w:val="00E2402F"/>
    <w:rsid w:val="00E27B1F"/>
    <w:rsid w:val="00E27D30"/>
    <w:rsid w:val="00E30396"/>
    <w:rsid w:val="00E30B69"/>
    <w:rsid w:val="00E35E59"/>
    <w:rsid w:val="00E36148"/>
    <w:rsid w:val="00E4270C"/>
    <w:rsid w:val="00E43BC0"/>
    <w:rsid w:val="00E454AE"/>
    <w:rsid w:val="00E45970"/>
    <w:rsid w:val="00E45BE7"/>
    <w:rsid w:val="00E472BE"/>
    <w:rsid w:val="00E502C9"/>
    <w:rsid w:val="00E50513"/>
    <w:rsid w:val="00E51328"/>
    <w:rsid w:val="00E5158A"/>
    <w:rsid w:val="00E528E8"/>
    <w:rsid w:val="00E53EE9"/>
    <w:rsid w:val="00E54F49"/>
    <w:rsid w:val="00E568A4"/>
    <w:rsid w:val="00E56BC2"/>
    <w:rsid w:val="00E57CE3"/>
    <w:rsid w:val="00E57DB5"/>
    <w:rsid w:val="00E61DCE"/>
    <w:rsid w:val="00E6667C"/>
    <w:rsid w:val="00E7048C"/>
    <w:rsid w:val="00E72503"/>
    <w:rsid w:val="00E765C7"/>
    <w:rsid w:val="00E77B75"/>
    <w:rsid w:val="00E813EF"/>
    <w:rsid w:val="00E8143B"/>
    <w:rsid w:val="00E81AD8"/>
    <w:rsid w:val="00E81F41"/>
    <w:rsid w:val="00E83BEA"/>
    <w:rsid w:val="00E92D1E"/>
    <w:rsid w:val="00E94FAF"/>
    <w:rsid w:val="00EA1487"/>
    <w:rsid w:val="00EA3849"/>
    <w:rsid w:val="00EA7FEC"/>
    <w:rsid w:val="00EB07C0"/>
    <w:rsid w:val="00EB1476"/>
    <w:rsid w:val="00EB2435"/>
    <w:rsid w:val="00EB7390"/>
    <w:rsid w:val="00EC2EBB"/>
    <w:rsid w:val="00ED2732"/>
    <w:rsid w:val="00ED4F15"/>
    <w:rsid w:val="00ED6112"/>
    <w:rsid w:val="00EE0520"/>
    <w:rsid w:val="00EE1B46"/>
    <w:rsid w:val="00EE297A"/>
    <w:rsid w:val="00EE6479"/>
    <w:rsid w:val="00EF0404"/>
    <w:rsid w:val="00EF4F0C"/>
    <w:rsid w:val="00EF723A"/>
    <w:rsid w:val="00F00D23"/>
    <w:rsid w:val="00F015F7"/>
    <w:rsid w:val="00F02136"/>
    <w:rsid w:val="00F04C06"/>
    <w:rsid w:val="00F05A23"/>
    <w:rsid w:val="00F106F4"/>
    <w:rsid w:val="00F116A5"/>
    <w:rsid w:val="00F11BB7"/>
    <w:rsid w:val="00F220E9"/>
    <w:rsid w:val="00F308B8"/>
    <w:rsid w:val="00F3357A"/>
    <w:rsid w:val="00F34509"/>
    <w:rsid w:val="00F3496A"/>
    <w:rsid w:val="00F35060"/>
    <w:rsid w:val="00F35ACD"/>
    <w:rsid w:val="00F3649E"/>
    <w:rsid w:val="00F364BD"/>
    <w:rsid w:val="00F4020F"/>
    <w:rsid w:val="00F41D20"/>
    <w:rsid w:val="00F56677"/>
    <w:rsid w:val="00F6549F"/>
    <w:rsid w:val="00F6662A"/>
    <w:rsid w:val="00F734B5"/>
    <w:rsid w:val="00F73720"/>
    <w:rsid w:val="00F743AB"/>
    <w:rsid w:val="00F75749"/>
    <w:rsid w:val="00F75981"/>
    <w:rsid w:val="00F82C01"/>
    <w:rsid w:val="00F8571A"/>
    <w:rsid w:val="00F867C9"/>
    <w:rsid w:val="00F91218"/>
    <w:rsid w:val="00F9178C"/>
    <w:rsid w:val="00F91D2E"/>
    <w:rsid w:val="00F93F9C"/>
    <w:rsid w:val="00F95063"/>
    <w:rsid w:val="00F9663F"/>
    <w:rsid w:val="00FA1752"/>
    <w:rsid w:val="00FA4A33"/>
    <w:rsid w:val="00FB058A"/>
    <w:rsid w:val="00FB2ABB"/>
    <w:rsid w:val="00FB2BA9"/>
    <w:rsid w:val="00FB417C"/>
    <w:rsid w:val="00FB570D"/>
    <w:rsid w:val="00FC1379"/>
    <w:rsid w:val="00FC5060"/>
    <w:rsid w:val="00FD5313"/>
    <w:rsid w:val="00FD6108"/>
    <w:rsid w:val="00FD6782"/>
    <w:rsid w:val="00FE08DE"/>
    <w:rsid w:val="00FE21B4"/>
    <w:rsid w:val="00FE29B4"/>
    <w:rsid w:val="00FF2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9AF6E"/>
  <w15:docId w15:val="{33AC74B8-5B98-4DEB-8E78-32F469DBF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8FE"/>
    <w:pPr>
      <w:spacing w:after="0" w:line="240" w:lineRule="auto"/>
    </w:pPr>
    <w:rPr>
      <w:rFonts w:ascii="Calibri" w:eastAsia="Times New Roman" w:hAnsi="Calibri" w:cs="Times New Roman"/>
      <w:b/>
      <w:szCs w:val="24"/>
    </w:rPr>
  </w:style>
  <w:style w:type="paragraph" w:styleId="Heading1">
    <w:name w:val="heading 1"/>
    <w:basedOn w:val="Normal"/>
    <w:next w:val="Normal"/>
    <w:link w:val="Heading1Char"/>
    <w:uiPriority w:val="9"/>
    <w:qFormat/>
    <w:rsid w:val="00BE415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CE60C2"/>
    <w:pPr>
      <w:keepNext/>
      <w:suppressAutoHyphens/>
      <w:jc w:val="both"/>
      <w:outlineLvl w:val="1"/>
    </w:pPr>
    <w:rPr>
      <w:rFonts w:ascii="Tahoma" w:hAnsi="Tahoma"/>
      <w:b w:val="0"/>
      <w:sz w:val="20"/>
      <w:szCs w:val="20"/>
      <w:u w:val="single"/>
      <w:lang w:eastAsia="ar-SA"/>
    </w:rPr>
  </w:style>
  <w:style w:type="paragraph" w:styleId="Heading3">
    <w:name w:val="heading 3"/>
    <w:basedOn w:val="Normal"/>
    <w:next w:val="Normal"/>
    <w:link w:val="Heading3Char"/>
    <w:uiPriority w:val="9"/>
    <w:qFormat/>
    <w:rsid w:val="00CE60C2"/>
    <w:pPr>
      <w:keepNext/>
      <w:numPr>
        <w:ilvl w:val="2"/>
        <w:numId w:val="1"/>
      </w:numPr>
      <w:tabs>
        <w:tab w:val="left" w:pos="4680"/>
      </w:tabs>
      <w:suppressAutoHyphens/>
      <w:ind w:right="36"/>
      <w:jc w:val="both"/>
      <w:outlineLvl w:val="2"/>
    </w:pPr>
    <w:rPr>
      <w:rFonts w:ascii="Arial" w:hAnsi="Arial" w:cs="Arial"/>
      <w:b w:val="0"/>
      <w:sz w:val="24"/>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E60C2"/>
    <w:rPr>
      <w:rFonts w:ascii="Tahoma" w:eastAsia="Times New Roman" w:hAnsi="Tahoma" w:cs="Times New Roman"/>
      <w:sz w:val="20"/>
      <w:szCs w:val="20"/>
      <w:u w:val="single"/>
      <w:lang w:eastAsia="ar-SA"/>
    </w:rPr>
  </w:style>
  <w:style w:type="character" w:customStyle="1" w:styleId="Heading3Char">
    <w:name w:val="Heading 3 Char"/>
    <w:basedOn w:val="DefaultParagraphFont"/>
    <w:link w:val="Heading3"/>
    <w:rsid w:val="00CE60C2"/>
    <w:rPr>
      <w:rFonts w:ascii="Arial" w:eastAsia="Times New Roman" w:hAnsi="Arial" w:cs="Arial"/>
      <w:sz w:val="24"/>
      <w:szCs w:val="20"/>
      <w:lang w:eastAsia="ar-SA"/>
    </w:rPr>
  </w:style>
  <w:style w:type="paragraph" w:styleId="Title">
    <w:name w:val="Title"/>
    <w:basedOn w:val="Normal"/>
    <w:next w:val="Subtitle"/>
    <w:link w:val="TitleChar"/>
    <w:qFormat/>
    <w:rsid w:val="00CE60C2"/>
    <w:pPr>
      <w:tabs>
        <w:tab w:val="left" w:pos="576"/>
        <w:tab w:val="left" w:pos="1296"/>
        <w:tab w:val="left" w:pos="2160"/>
        <w:tab w:val="left" w:pos="4320"/>
        <w:tab w:val="left" w:pos="4896"/>
      </w:tabs>
      <w:suppressAutoHyphens/>
      <w:jc w:val="center"/>
    </w:pPr>
    <w:rPr>
      <w:rFonts w:ascii="BakerSignet BT" w:hAnsi="BakerSignet BT"/>
      <w:sz w:val="28"/>
      <w:szCs w:val="20"/>
      <w:u w:val="single"/>
      <w:lang w:eastAsia="ar-SA"/>
    </w:rPr>
  </w:style>
  <w:style w:type="character" w:customStyle="1" w:styleId="TitleChar">
    <w:name w:val="Title Char"/>
    <w:basedOn w:val="DefaultParagraphFont"/>
    <w:link w:val="Title"/>
    <w:rsid w:val="00CE60C2"/>
    <w:rPr>
      <w:rFonts w:ascii="BakerSignet BT" w:eastAsia="Times New Roman" w:hAnsi="BakerSignet BT" w:cs="Times New Roman"/>
      <w:b/>
      <w:sz w:val="28"/>
      <w:szCs w:val="20"/>
      <w:u w:val="single"/>
      <w:lang w:eastAsia="ar-SA"/>
    </w:rPr>
  </w:style>
  <w:style w:type="paragraph" w:styleId="Subtitle">
    <w:name w:val="Subtitle"/>
    <w:basedOn w:val="Normal"/>
    <w:next w:val="BodyText"/>
    <w:link w:val="SubtitleChar"/>
    <w:qFormat/>
    <w:rsid w:val="00CE60C2"/>
    <w:pPr>
      <w:keepNext/>
      <w:suppressAutoHyphens/>
      <w:spacing w:before="240" w:after="120"/>
      <w:jc w:val="center"/>
    </w:pPr>
    <w:rPr>
      <w:rFonts w:ascii="Arial" w:eastAsia="Tahoma" w:hAnsi="Arial"/>
      <w:b w:val="0"/>
      <w:i/>
      <w:iCs/>
      <w:sz w:val="28"/>
      <w:szCs w:val="28"/>
      <w:lang w:eastAsia="ar-SA"/>
    </w:rPr>
  </w:style>
  <w:style w:type="character" w:customStyle="1" w:styleId="SubtitleChar">
    <w:name w:val="Subtitle Char"/>
    <w:basedOn w:val="DefaultParagraphFont"/>
    <w:link w:val="Subtitle"/>
    <w:rsid w:val="00CE60C2"/>
    <w:rPr>
      <w:rFonts w:ascii="Arial" w:eastAsia="Tahoma" w:hAnsi="Arial" w:cs="Times New Roman"/>
      <w:i/>
      <w:iCs/>
      <w:sz w:val="28"/>
      <w:szCs w:val="28"/>
      <w:lang w:eastAsia="ar-SA"/>
    </w:rPr>
  </w:style>
  <w:style w:type="paragraph" w:styleId="BodyText2">
    <w:name w:val="Body Text 2"/>
    <w:basedOn w:val="Normal"/>
    <w:link w:val="BodyText2Char"/>
    <w:semiHidden/>
    <w:rsid w:val="00CE60C2"/>
    <w:pPr>
      <w:suppressAutoHyphens/>
      <w:ind w:right="-259"/>
      <w:jc w:val="both"/>
    </w:pPr>
    <w:rPr>
      <w:rFonts w:ascii="Tahoma" w:hAnsi="Tahoma"/>
      <w:bCs/>
      <w:szCs w:val="20"/>
      <w:lang w:eastAsia="ar-SA"/>
    </w:rPr>
  </w:style>
  <w:style w:type="character" w:customStyle="1" w:styleId="BodyText2Char">
    <w:name w:val="Body Text 2 Char"/>
    <w:basedOn w:val="DefaultParagraphFont"/>
    <w:link w:val="BodyText2"/>
    <w:semiHidden/>
    <w:rsid w:val="00CE60C2"/>
    <w:rPr>
      <w:rFonts w:ascii="Tahoma" w:eastAsia="Times New Roman" w:hAnsi="Tahoma" w:cs="Times New Roman"/>
      <w:b/>
      <w:bCs/>
      <w:szCs w:val="20"/>
      <w:lang w:eastAsia="ar-SA"/>
    </w:rPr>
  </w:style>
  <w:style w:type="paragraph" w:styleId="BlockText">
    <w:name w:val="Block Text"/>
    <w:basedOn w:val="Normal"/>
    <w:semiHidden/>
    <w:rsid w:val="00CE60C2"/>
    <w:pPr>
      <w:suppressAutoHyphens/>
      <w:ind w:left="720" w:right="-619" w:hanging="720"/>
      <w:jc w:val="both"/>
    </w:pPr>
    <w:rPr>
      <w:rFonts w:ascii="Tahoma" w:hAnsi="Tahoma"/>
      <w:b w:val="0"/>
      <w:sz w:val="20"/>
      <w:szCs w:val="20"/>
      <w:lang w:eastAsia="ar-SA"/>
    </w:rPr>
  </w:style>
  <w:style w:type="paragraph" w:styleId="BodyTextIndent">
    <w:name w:val="Body Text Indent"/>
    <w:basedOn w:val="Normal"/>
    <w:link w:val="BodyTextIndentChar"/>
    <w:semiHidden/>
    <w:rsid w:val="00CE60C2"/>
    <w:pPr>
      <w:suppressAutoHyphens/>
      <w:ind w:left="540" w:hanging="540"/>
      <w:jc w:val="both"/>
    </w:pPr>
    <w:rPr>
      <w:rFonts w:ascii="Tahoma" w:hAnsi="Tahoma"/>
      <w:b w:val="0"/>
      <w:sz w:val="20"/>
      <w:szCs w:val="20"/>
      <w:lang w:eastAsia="ar-SA"/>
    </w:rPr>
  </w:style>
  <w:style w:type="character" w:customStyle="1" w:styleId="BodyTextIndentChar">
    <w:name w:val="Body Text Indent Char"/>
    <w:basedOn w:val="DefaultParagraphFont"/>
    <w:link w:val="BodyTextIndent"/>
    <w:semiHidden/>
    <w:rsid w:val="00CE60C2"/>
    <w:rPr>
      <w:rFonts w:ascii="Tahoma" w:eastAsia="Times New Roman" w:hAnsi="Tahoma" w:cs="Times New Roman"/>
      <w:sz w:val="20"/>
      <w:szCs w:val="20"/>
      <w:lang w:eastAsia="ar-SA"/>
    </w:rPr>
  </w:style>
  <w:style w:type="paragraph" w:styleId="BodyTextIndent3">
    <w:name w:val="Body Text Indent 3"/>
    <w:basedOn w:val="Normal"/>
    <w:link w:val="BodyTextIndent3Char"/>
    <w:semiHidden/>
    <w:rsid w:val="00CE60C2"/>
    <w:pPr>
      <w:suppressAutoHyphens/>
      <w:ind w:left="540" w:hanging="540"/>
      <w:jc w:val="both"/>
    </w:pPr>
    <w:rPr>
      <w:rFonts w:ascii="Tahoma" w:hAnsi="Tahoma"/>
      <w:b w:val="0"/>
      <w:szCs w:val="20"/>
      <w:lang w:eastAsia="ar-SA"/>
    </w:rPr>
  </w:style>
  <w:style w:type="character" w:customStyle="1" w:styleId="BodyTextIndent3Char">
    <w:name w:val="Body Text Indent 3 Char"/>
    <w:basedOn w:val="DefaultParagraphFont"/>
    <w:link w:val="BodyTextIndent3"/>
    <w:semiHidden/>
    <w:rsid w:val="00CE60C2"/>
    <w:rPr>
      <w:rFonts w:ascii="Tahoma" w:eastAsia="Times New Roman" w:hAnsi="Tahoma" w:cs="Times New Roman"/>
      <w:szCs w:val="20"/>
      <w:lang w:eastAsia="ar-SA"/>
    </w:rPr>
  </w:style>
  <w:style w:type="paragraph" w:styleId="Header">
    <w:name w:val="header"/>
    <w:basedOn w:val="Normal"/>
    <w:link w:val="HeaderChar"/>
    <w:semiHidden/>
    <w:rsid w:val="00CE60C2"/>
    <w:pPr>
      <w:tabs>
        <w:tab w:val="center" w:pos="4320"/>
        <w:tab w:val="right" w:pos="8640"/>
      </w:tabs>
      <w:suppressAutoHyphens/>
    </w:pPr>
    <w:rPr>
      <w:rFonts w:ascii="Times New Roman" w:hAnsi="Times New Roman"/>
      <w:b w:val="0"/>
      <w:sz w:val="20"/>
      <w:szCs w:val="20"/>
      <w:lang w:eastAsia="ar-SA"/>
    </w:rPr>
  </w:style>
  <w:style w:type="character" w:customStyle="1" w:styleId="HeaderChar">
    <w:name w:val="Header Char"/>
    <w:basedOn w:val="DefaultParagraphFont"/>
    <w:link w:val="Header"/>
    <w:semiHidden/>
    <w:rsid w:val="00CE60C2"/>
    <w:rPr>
      <w:rFonts w:ascii="Times New Roman" w:eastAsia="Times New Roman" w:hAnsi="Times New Roman" w:cs="Times New Roman"/>
      <w:sz w:val="20"/>
      <w:szCs w:val="20"/>
      <w:lang w:eastAsia="ar-SA"/>
    </w:rPr>
  </w:style>
  <w:style w:type="paragraph" w:styleId="Footer">
    <w:name w:val="footer"/>
    <w:basedOn w:val="Normal"/>
    <w:link w:val="FooterChar"/>
    <w:uiPriority w:val="99"/>
    <w:rsid w:val="00CE60C2"/>
    <w:pPr>
      <w:tabs>
        <w:tab w:val="center" w:pos="4320"/>
        <w:tab w:val="right" w:pos="8640"/>
      </w:tabs>
      <w:suppressAutoHyphens/>
    </w:pPr>
    <w:rPr>
      <w:rFonts w:ascii="Times New Roman" w:hAnsi="Times New Roman"/>
      <w:b w:val="0"/>
      <w:sz w:val="20"/>
      <w:szCs w:val="20"/>
      <w:lang w:eastAsia="ar-SA"/>
    </w:rPr>
  </w:style>
  <w:style w:type="character" w:customStyle="1" w:styleId="FooterChar">
    <w:name w:val="Footer Char"/>
    <w:basedOn w:val="DefaultParagraphFont"/>
    <w:link w:val="Footer"/>
    <w:uiPriority w:val="99"/>
    <w:rsid w:val="00CE60C2"/>
    <w:rPr>
      <w:rFonts w:ascii="Times New Roman" w:eastAsia="Times New Roman" w:hAnsi="Times New Roman" w:cs="Times New Roman"/>
      <w:sz w:val="20"/>
      <w:szCs w:val="20"/>
      <w:lang w:eastAsia="ar-SA"/>
    </w:rPr>
  </w:style>
  <w:style w:type="paragraph" w:styleId="BodyText">
    <w:name w:val="Body Text"/>
    <w:basedOn w:val="Normal"/>
    <w:link w:val="BodyTextChar"/>
    <w:uiPriority w:val="99"/>
    <w:unhideWhenUsed/>
    <w:rsid w:val="00CE60C2"/>
    <w:pPr>
      <w:spacing w:after="120"/>
    </w:pPr>
  </w:style>
  <w:style w:type="character" w:customStyle="1" w:styleId="BodyTextChar">
    <w:name w:val="Body Text Char"/>
    <w:basedOn w:val="DefaultParagraphFont"/>
    <w:link w:val="BodyText"/>
    <w:uiPriority w:val="99"/>
    <w:rsid w:val="00CE60C2"/>
    <w:rPr>
      <w:rFonts w:ascii="Calibri" w:eastAsia="Times New Roman" w:hAnsi="Calibri" w:cs="Times New Roman"/>
      <w:b/>
      <w:szCs w:val="24"/>
    </w:rPr>
  </w:style>
  <w:style w:type="paragraph" w:styleId="ListParagraph">
    <w:name w:val="List Paragraph"/>
    <w:aliases w:val="numbered,Paragraphe de liste1,Bulletr List Paragraph,列出段落,列出段落1,Bullet List,FooterText,List Paragraph2,List Paragraph21,List Paragraph11,Parágrafo da Lista1,Párrafo de lista1,リスト段落1,Listeafsnit1,Listenabsatz,リスト段落,Plan,Fo,List Paragraph1"/>
    <w:basedOn w:val="Normal"/>
    <w:link w:val="ListParagraphChar"/>
    <w:uiPriority w:val="34"/>
    <w:qFormat/>
    <w:rsid w:val="00CE60C2"/>
    <w:pPr>
      <w:ind w:left="720"/>
      <w:contextualSpacing/>
    </w:pPr>
  </w:style>
  <w:style w:type="paragraph" w:styleId="BalloonText">
    <w:name w:val="Balloon Text"/>
    <w:basedOn w:val="Normal"/>
    <w:link w:val="BalloonTextChar"/>
    <w:uiPriority w:val="99"/>
    <w:semiHidden/>
    <w:unhideWhenUsed/>
    <w:rsid w:val="00CE60C2"/>
    <w:rPr>
      <w:rFonts w:ascii="Tahoma" w:hAnsi="Tahoma" w:cs="Tahoma"/>
      <w:sz w:val="16"/>
      <w:szCs w:val="16"/>
    </w:rPr>
  </w:style>
  <w:style w:type="character" w:customStyle="1" w:styleId="BalloonTextChar">
    <w:name w:val="Balloon Text Char"/>
    <w:basedOn w:val="DefaultParagraphFont"/>
    <w:link w:val="BalloonText"/>
    <w:uiPriority w:val="99"/>
    <w:semiHidden/>
    <w:rsid w:val="00CE60C2"/>
    <w:rPr>
      <w:rFonts w:ascii="Tahoma" w:eastAsia="Times New Roman" w:hAnsi="Tahoma" w:cs="Tahoma"/>
      <w:b/>
      <w:sz w:val="16"/>
      <w:szCs w:val="16"/>
    </w:rPr>
  </w:style>
  <w:style w:type="character" w:styleId="Hyperlink">
    <w:name w:val="Hyperlink"/>
    <w:basedOn w:val="DefaultParagraphFont"/>
    <w:uiPriority w:val="99"/>
    <w:unhideWhenUsed/>
    <w:rsid w:val="00AC393D"/>
    <w:rPr>
      <w:color w:val="0000FF" w:themeColor="hyperlink"/>
      <w:u w:val="single"/>
    </w:rPr>
  </w:style>
  <w:style w:type="character" w:styleId="CommentReference">
    <w:name w:val="annotation reference"/>
    <w:basedOn w:val="DefaultParagraphFont"/>
    <w:uiPriority w:val="99"/>
    <w:semiHidden/>
    <w:unhideWhenUsed/>
    <w:rsid w:val="0059546B"/>
    <w:rPr>
      <w:sz w:val="16"/>
      <w:szCs w:val="16"/>
    </w:rPr>
  </w:style>
  <w:style w:type="paragraph" w:styleId="CommentText">
    <w:name w:val="annotation text"/>
    <w:basedOn w:val="Normal"/>
    <w:link w:val="CommentTextChar"/>
    <w:uiPriority w:val="99"/>
    <w:unhideWhenUsed/>
    <w:rsid w:val="0059546B"/>
    <w:rPr>
      <w:sz w:val="20"/>
      <w:szCs w:val="20"/>
    </w:rPr>
  </w:style>
  <w:style w:type="character" w:customStyle="1" w:styleId="CommentTextChar">
    <w:name w:val="Comment Text Char"/>
    <w:basedOn w:val="DefaultParagraphFont"/>
    <w:link w:val="CommentText"/>
    <w:uiPriority w:val="99"/>
    <w:rsid w:val="0059546B"/>
    <w:rPr>
      <w:rFonts w:ascii="Calibri" w:eastAsia="Times New Roman" w:hAnsi="Calibri" w:cs="Times New Roman"/>
      <w:b/>
      <w:sz w:val="20"/>
      <w:szCs w:val="20"/>
    </w:rPr>
  </w:style>
  <w:style w:type="paragraph" w:styleId="CommentSubject">
    <w:name w:val="annotation subject"/>
    <w:basedOn w:val="CommentText"/>
    <w:next w:val="CommentText"/>
    <w:link w:val="CommentSubjectChar"/>
    <w:uiPriority w:val="99"/>
    <w:semiHidden/>
    <w:unhideWhenUsed/>
    <w:rsid w:val="0059546B"/>
    <w:rPr>
      <w:bCs/>
    </w:rPr>
  </w:style>
  <w:style w:type="character" w:customStyle="1" w:styleId="CommentSubjectChar">
    <w:name w:val="Comment Subject Char"/>
    <w:basedOn w:val="CommentTextChar"/>
    <w:link w:val="CommentSubject"/>
    <w:uiPriority w:val="99"/>
    <w:semiHidden/>
    <w:rsid w:val="0059546B"/>
    <w:rPr>
      <w:rFonts w:ascii="Calibri" w:eastAsia="Times New Roman" w:hAnsi="Calibri" w:cs="Times New Roman"/>
      <w:b/>
      <w:bCs/>
      <w:sz w:val="20"/>
      <w:szCs w:val="20"/>
    </w:rPr>
  </w:style>
  <w:style w:type="paragraph" w:styleId="Revision">
    <w:name w:val="Revision"/>
    <w:hidden/>
    <w:uiPriority w:val="99"/>
    <w:semiHidden/>
    <w:rsid w:val="0059546B"/>
    <w:pPr>
      <w:spacing w:after="0" w:line="240" w:lineRule="auto"/>
    </w:pPr>
    <w:rPr>
      <w:rFonts w:ascii="Calibri" w:eastAsia="Times New Roman" w:hAnsi="Calibri" w:cs="Times New Roman"/>
      <w:b/>
      <w:szCs w:val="24"/>
    </w:rPr>
  </w:style>
  <w:style w:type="table" w:styleId="TableGrid">
    <w:name w:val="Table Grid"/>
    <w:basedOn w:val="TableNormal"/>
    <w:uiPriority w:val="99"/>
    <w:qFormat/>
    <w:rsid w:val="007036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numbered Char,Paragraphe de liste1 Char,Bulletr List Paragraph Char,列出段落 Char,列出段落1 Char,Bullet List Char,FooterText Char,List Paragraph2 Char,List Paragraph21 Char,List Paragraph11 Char,Parágrafo da Lista1 Char,リスト段落1 Char,Plan Char"/>
    <w:link w:val="ListParagraph"/>
    <w:uiPriority w:val="34"/>
    <w:qFormat/>
    <w:locked/>
    <w:rsid w:val="00CC6A52"/>
    <w:rPr>
      <w:rFonts w:ascii="Calibri" w:eastAsia="Times New Roman" w:hAnsi="Calibri" w:cs="Times New Roman"/>
      <w:b/>
      <w:szCs w:val="24"/>
    </w:rPr>
  </w:style>
  <w:style w:type="character" w:customStyle="1" w:styleId="Heading1Char">
    <w:name w:val="Heading 1 Char"/>
    <w:basedOn w:val="DefaultParagraphFont"/>
    <w:link w:val="Heading1"/>
    <w:uiPriority w:val="9"/>
    <w:rsid w:val="00BE4157"/>
    <w:rPr>
      <w:rFonts w:asciiTheme="majorHAnsi" w:eastAsiaTheme="majorEastAsia" w:hAnsiTheme="majorHAnsi" w:cstheme="majorBidi"/>
      <w:b/>
      <w:color w:val="365F91" w:themeColor="accent1" w:themeShade="BF"/>
      <w:sz w:val="32"/>
      <w:szCs w:val="32"/>
    </w:rPr>
  </w:style>
  <w:style w:type="paragraph" w:customStyle="1" w:styleId="Body">
    <w:name w:val="Body"/>
    <w:rsid w:val="00BE4157"/>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id-ID" w:eastAsia="id-ID"/>
    </w:rPr>
  </w:style>
  <w:style w:type="numbering" w:customStyle="1" w:styleId="ImportedStyle4">
    <w:name w:val="Imported Style 4"/>
    <w:rsid w:val="00BE4157"/>
    <w:pPr>
      <w:numPr>
        <w:numId w:val="63"/>
      </w:numPr>
    </w:pPr>
  </w:style>
  <w:style w:type="character" w:styleId="UnresolvedMention">
    <w:name w:val="Unresolved Mention"/>
    <w:basedOn w:val="DefaultParagraphFont"/>
    <w:uiPriority w:val="99"/>
    <w:semiHidden/>
    <w:unhideWhenUsed/>
    <w:rsid w:val="00D92560"/>
    <w:rPr>
      <w:color w:val="605E5C"/>
      <w:shd w:val="clear" w:color="auto" w:fill="E1DFDD"/>
    </w:rPr>
  </w:style>
  <w:style w:type="paragraph" w:styleId="NormalWeb">
    <w:name w:val="Normal (Web)"/>
    <w:basedOn w:val="Normal"/>
    <w:uiPriority w:val="99"/>
    <w:semiHidden/>
    <w:unhideWhenUsed/>
    <w:rsid w:val="00AE0A1D"/>
    <w:pPr>
      <w:spacing w:before="100" w:beforeAutospacing="1" w:after="100" w:afterAutospacing="1"/>
    </w:pPr>
    <w:rPr>
      <w:rFonts w:ascii="Times New Roman" w:hAnsi="Times New Roman"/>
      <w:b w:val="0"/>
      <w:sz w:val="24"/>
      <w:lang w:val="en-ID" w:eastAsia="en-ID"/>
    </w:rPr>
  </w:style>
  <w:style w:type="character" w:styleId="Strong">
    <w:name w:val="Strong"/>
    <w:basedOn w:val="DefaultParagraphFont"/>
    <w:uiPriority w:val="22"/>
    <w:qFormat/>
    <w:rsid w:val="00AE0A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795493">
      <w:bodyDiv w:val="1"/>
      <w:marLeft w:val="0"/>
      <w:marRight w:val="0"/>
      <w:marTop w:val="0"/>
      <w:marBottom w:val="0"/>
      <w:divBdr>
        <w:top w:val="none" w:sz="0" w:space="0" w:color="auto"/>
        <w:left w:val="none" w:sz="0" w:space="0" w:color="auto"/>
        <w:bottom w:val="none" w:sz="0" w:space="0" w:color="auto"/>
        <w:right w:val="none" w:sz="0" w:space="0" w:color="auto"/>
      </w:divBdr>
    </w:div>
    <w:div w:id="805855485">
      <w:bodyDiv w:val="1"/>
      <w:marLeft w:val="0"/>
      <w:marRight w:val="0"/>
      <w:marTop w:val="0"/>
      <w:marBottom w:val="0"/>
      <w:divBdr>
        <w:top w:val="none" w:sz="0" w:space="0" w:color="auto"/>
        <w:left w:val="none" w:sz="0" w:space="0" w:color="auto"/>
        <w:bottom w:val="none" w:sz="0" w:space="0" w:color="auto"/>
        <w:right w:val="none" w:sz="0" w:space="0" w:color="auto"/>
      </w:divBdr>
    </w:div>
    <w:div w:id="966932739">
      <w:bodyDiv w:val="1"/>
      <w:marLeft w:val="0"/>
      <w:marRight w:val="0"/>
      <w:marTop w:val="0"/>
      <w:marBottom w:val="0"/>
      <w:divBdr>
        <w:top w:val="none" w:sz="0" w:space="0" w:color="auto"/>
        <w:left w:val="none" w:sz="0" w:space="0" w:color="auto"/>
        <w:bottom w:val="none" w:sz="0" w:space="0" w:color="auto"/>
        <w:right w:val="none" w:sz="0" w:space="0" w:color="auto"/>
      </w:divBdr>
    </w:div>
    <w:div w:id="988904624">
      <w:bodyDiv w:val="1"/>
      <w:marLeft w:val="0"/>
      <w:marRight w:val="0"/>
      <w:marTop w:val="0"/>
      <w:marBottom w:val="0"/>
      <w:divBdr>
        <w:top w:val="none" w:sz="0" w:space="0" w:color="auto"/>
        <w:left w:val="none" w:sz="0" w:space="0" w:color="auto"/>
        <w:bottom w:val="none" w:sz="0" w:space="0" w:color="auto"/>
        <w:right w:val="none" w:sz="0" w:space="0" w:color="auto"/>
      </w:divBdr>
    </w:div>
    <w:div w:id="1042054393">
      <w:bodyDiv w:val="1"/>
      <w:marLeft w:val="0"/>
      <w:marRight w:val="0"/>
      <w:marTop w:val="0"/>
      <w:marBottom w:val="0"/>
      <w:divBdr>
        <w:top w:val="none" w:sz="0" w:space="0" w:color="auto"/>
        <w:left w:val="none" w:sz="0" w:space="0" w:color="auto"/>
        <w:bottom w:val="none" w:sz="0" w:space="0" w:color="auto"/>
        <w:right w:val="none" w:sz="0" w:space="0" w:color="auto"/>
      </w:divBdr>
    </w:div>
    <w:div w:id="1174414658">
      <w:bodyDiv w:val="1"/>
      <w:marLeft w:val="0"/>
      <w:marRight w:val="0"/>
      <w:marTop w:val="0"/>
      <w:marBottom w:val="0"/>
      <w:divBdr>
        <w:top w:val="none" w:sz="0" w:space="0" w:color="auto"/>
        <w:left w:val="none" w:sz="0" w:space="0" w:color="auto"/>
        <w:bottom w:val="none" w:sz="0" w:space="0" w:color="auto"/>
        <w:right w:val="none" w:sz="0" w:space="0" w:color="auto"/>
      </w:divBdr>
    </w:div>
    <w:div w:id="1506676490">
      <w:bodyDiv w:val="1"/>
      <w:marLeft w:val="0"/>
      <w:marRight w:val="0"/>
      <w:marTop w:val="0"/>
      <w:marBottom w:val="0"/>
      <w:divBdr>
        <w:top w:val="none" w:sz="0" w:space="0" w:color="auto"/>
        <w:left w:val="none" w:sz="0" w:space="0" w:color="auto"/>
        <w:bottom w:val="none" w:sz="0" w:space="0" w:color="auto"/>
        <w:right w:val="none" w:sz="0" w:space="0" w:color="auto"/>
      </w:divBdr>
    </w:div>
    <w:div w:id="1668485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6B4AAE8C89F264F8AB020A14CA10991" ma:contentTypeVersion="13" ma:contentTypeDescription="Create a new document." ma:contentTypeScope="" ma:versionID="70dd9463bdee2908aeb7c995b5c85397">
  <xsd:schema xmlns:xsd="http://www.w3.org/2001/XMLSchema" xmlns:xs="http://www.w3.org/2001/XMLSchema" xmlns:p="http://schemas.microsoft.com/office/2006/metadata/properties" xmlns:ns2="3bfe31ba-9e45-4a31-a2a8-6bae0b22a62f" xmlns:ns3="2c44a4d1-79ed-42d5-aa36-4151ef79a9f7" targetNamespace="http://schemas.microsoft.com/office/2006/metadata/properties" ma:root="true" ma:fieldsID="e6afa7f2876d856f03cf78f75a1393af" ns2:_="" ns3:_="">
    <xsd:import namespace="3bfe31ba-9e45-4a31-a2a8-6bae0b22a62f"/>
    <xsd:import namespace="2c44a4d1-79ed-42d5-aa36-4151ef79a9f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fe31ba-9e45-4a31-a2a8-6bae0b22a6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8008fe1-f5c5-4155-aeee-a9c7eb826bd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44a4d1-79ed-42d5-aa36-4151ef79a9f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85f8d57-8e6e-49dc-b36b-43fa93b9419e}" ma:internalName="TaxCatchAll" ma:showField="CatchAllData" ma:web="2c44a4d1-79ed-42d5-aa36-4151ef79a9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c44a4d1-79ed-42d5-aa36-4151ef79a9f7" xsi:nil="true"/>
    <lcf76f155ced4ddcb4097134ff3c332f xmlns="3bfe31ba-9e45-4a31-a2a8-6bae0b22a62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BC94AC-87F8-45FD-BAC2-94CECD0CBA88}">
  <ds:schemaRefs>
    <ds:schemaRef ds:uri="http://schemas.openxmlformats.org/officeDocument/2006/bibliography"/>
  </ds:schemaRefs>
</ds:datastoreItem>
</file>

<file path=customXml/itemProps2.xml><?xml version="1.0" encoding="utf-8"?>
<ds:datastoreItem xmlns:ds="http://schemas.openxmlformats.org/officeDocument/2006/customXml" ds:itemID="{5A5CA5E1-7F9E-467C-9AEF-4860F6F2B8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fe31ba-9e45-4a31-a2a8-6bae0b22a62f"/>
    <ds:schemaRef ds:uri="2c44a4d1-79ed-42d5-aa36-4151ef79a9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09D294-9D2F-4DAA-AB04-A56594A5A0AD}">
  <ds:schemaRefs>
    <ds:schemaRef ds:uri="http://schemas.microsoft.com/office/2006/metadata/properties"/>
    <ds:schemaRef ds:uri="http://schemas.microsoft.com/office/infopath/2007/PartnerControls"/>
    <ds:schemaRef ds:uri="2c44a4d1-79ed-42d5-aa36-4151ef79a9f7"/>
    <ds:schemaRef ds:uri="3bfe31ba-9e45-4a31-a2a8-6bae0b22a62f"/>
  </ds:schemaRefs>
</ds:datastoreItem>
</file>

<file path=customXml/itemProps4.xml><?xml version="1.0" encoding="utf-8"?>
<ds:datastoreItem xmlns:ds="http://schemas.openxmlformats.org/officeDocument/2006/customXml" ds:itemID="{2942177B-5192-42D7-B291-E0FC7C7540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557</TotalTime>
  <Pages>18</Pages>
  <Words>6583</Words>
  <Characters>37528</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Faiz</dc:creator>
  <cp:lastModifiedBy>User</cp:lastModifiedBy>
  <cp:revision>28</cp:revision>
  <cp:lastPrinted>2024-10-09T09:43:00Z</cp:lastPrinted>
  <dcterms:created xsi:type="dcterms:W3CDTF">2025-10-31T06:13:00Z</dcterms:created>
  <dcterms:modified xsi:type="dcterms:W3CDTF">2026-05-26T09:14:00Z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0x01010086B4AAE8C89F264F8AB020A14CA10991</vt:lpwstr>
  </property>
  <property fmtid="{D5CDD505-2E9C-101B-9397-08002B2CF9AE}" pid="3" name="MediaServiceImageTags">
    <vt:lpwstr/>
  </property>
</Properties>
</file>