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7B59B3" w14:textId="77777777" w:rsidR="00C85455" w:rsidRPr="00972DED" w:rsidRDefault="001F1C3B" w:rsidP="5AB5D3CC">
      <w:pPr>
        <w:spacing w:before="120" w:after="0" w:line="240" w:lineRule="auto"/>
        <w:ind w:right="-334"/>
        <w:jc w:val="center"/>
        <w:rPr>
          <w:rFonts w:ascii="Bookman Old Style" w:eastAsia="DengXian" w:hAnsi="Bookman Old Style" w:cs="Tahoma"/>
          <w:b/>
          <w:bCs/>
          <w:sz w:val="20"/>
          <w:szCs w:val="20"/>
          <w:lang w:val="en-US"/>
        </w:rPr>
      </w:pPr>
      <w:r w:rsidRPr="5AB5D3CC">
        <w:rPr>
          <w:rFonts w:ascii="Bookman Old Style" w:eastAsia="DengXian" w:hAnsi="Bookman Old Style" w:cs="Tahoma"/>
          <w:b/>
          <w:bCs/>
          <w:sz w:val="20"/>
          <w:szCs w:val="20"/>
        </w:rPr>
        <w:t xml:space="preserve">PERJANJIAN </w:t>
      </w:r>
      <w:r w:rsidR="00C3394B" w:rsidRPr="5AB5D3CC">
        <w:rPr>
          <w:rFonts w:ascii="Bookman Old Style" w:eastAsia="DengXian" w:hAnsi="Bookman Old Style" w:cs="Tahoma"/>
          <w:b/>
          <w:bCs/>
          <w:sz w:val="20"/>
          <w:szCs w:val="20"/>
          <w:lang w:val="en-US"/>
        </w:rPr>
        <w:t>KERJA SAMA</w:t>
      </w:r>
    </w:p>
    <w:p w14:paraId="5D2D3557" w14:textId="77777777" w:rsidR="00C85455" w:rsidRPr="00972DED" w:rsidRDefault="00C85455" w:rsidP="001F1C3B">
      <w:pPr>
        <w:spacing w:before="120" w:after="0" w:line="240" w:lineRule="auto"/>
        <w:ind w:right="-334"/>
        <w:jc w:val="center"/>
        <w:rPr>
          <w:rFonts w:ascii="Bookman Old Style" w:eastAsia="DengXian" w:hAnsi="Bookman Old Style" w:cs="Tahoma"/>
          <w:b/>
          <w:sz w:val="20"/>
          <w:szCs w:val="20"/>
          <w:lang w:val="en-US"/>
        </w:rPr>
      </w:pPr>
      <w:r w:rsidRPr="00972DED">
        <w:rPr>
          <w:rFonts w:ascii="Bookman Old Style" w:eastAsia="DengXian" w:hAnsi="Bookman Old Style" w:cs="Tahoma"/>
          <w:b/>
          <w:sz w:val="20"/>
          <w:szCs w:val="20"/>
          <w:lang w:val="en-US"/>
        </w:rPr>
        <w:t>TENTANG</w:t>
      </w:r>
    </w:p>
    <w:p w14:paraId="2A643AA0" w14:textId="77777777" w:rsidR="00C85455" w:rsidRPr="00972DED" w:rsidRDefault="00C85455" w:rsidP="001F1C3B">
      <w:pPr>
        <w:spacing w:before="120" w:after="0" w:line="240" w:lineRule="auto"/>
        <w:ind w:right="-334"/>
        <w:jc w:val="center"/>
        <w:rPr>
          <w:rFonts w:ascii="Bookman Old Style" w:eastAsia="DengXian" w:hAnsi="Bookman Old Style" w:cs="Tahoma"/>
          <w:b/>
          <w:sz w:val="20"/>
          <w:szCs w:val="20"/>
          <w:lang w:val="en-US"/>
        </w:rPr>
      </w:pPr>
      <w:r w:rsidRPr="00972DED">
        <w:rPr>
          <w:rFonts w:ascii="Bookman Old Style" w:eastAsia="DengXian" w:hAnsi="Bookman Old Style" w:cs="Tahoma"/>
          <w:b/>
          <w:sz w:val="20"/>
          <w:szCs w:val="20"/>
          <w:lang w:val="en-US"/>
        </w:rPr>
        <w:t xml:space="preserve">PENGOLAHAN SEL PUNCA DAN/ATAU SEL </w:t>
      </w:r>
    </w:p>
    <w:p w14:paraId="6229D4CE" w14:textId="77777777" w:rsidR="00C85455" w:rsidRPr="00972DED" w:rsidRDefault="00C85455" w:rsidP="001F1C3B">
      <w:pPr>
        <w:spacing w:before="120" w:after="0" w:line="240" w:lineRule="auto"/>
        <w:ind w:right="-334"/>
        <w:jc w:val="center"/>
        <w:rPr>
          <w:rFonts w:ascii="Bookman Old Style" w:eastAsia="DengXian" w:hAnsi="Bookman Old Style" w:cs="Tahoma"/>
          <w:b/>
          <w:sz w:val="20"/>
          <w:szCs w:val="20"/>
          <w:lang w:val="en-US"/>
        </w:rPr>
      </w:pPr>
      <w:r w:rsidRPr="00972DED">
        <w:rPr>
          <w:rFonts w:ascii="Bookman Old Style" w:eastAsia="DengXian" w:hAnsi="Bookman Old Style" w:cs="Tahoma"/>
          <w:b/>
          <w:sz w:val="20"/>
          <w:szCs w:val="20"/>
          <w:lang w:val="en-US"/>
        </w:rPr>
        <w:t xml:space="preserve">UNTUK </w:t>
      </w:r>
    </w:p>
    <w:p w14:paraId="79D5C404" w14:textId="77777777" w:rsidR="001F1C3B" w:rsidRPr="00972DED" w:rsidRDefault="00C85455" w:rsidP="5AB5D3CC">
      <w:pPr>
        <w:spacing w:before="120" w:after="0" w:line="240" w:lineRule="auto"/>
        <w:ind w:right="-334"/>
        <w:jc w:val="center"/>
        <w:rPr>
          <w:rFonts w:ascii="Bookman Old Style" w:eastAsia="DengXian" w:hAnsi="Bookman Old Style" w:cs="Tahoma"/>
          <w:b/>
          <w:bCs/>
          <w:sz w:val="20"/>
          <w:szCs w:val="20"/>
        </w:rPr>
      </w:pPr>
      <w:r w:rsidRPr="5AB5D3CC">
        <w:rPr>
          <w:rFonts w:ascii="Bookman Old Style" w:eastAsia="DengXian" w:hAnsi="Bookman Old Style" w:cs="Tahoma"/>
          <w:b/>
          <w:bCs/>
          <w:sz w:val="20"/>
          <w:szCs w:val="20"/>
          <w:lang w:val="en-US"/>
        </w:rPr>
        <w:t>PENYELENGGARAAN PELAYANAN</w:t>
      </w:r>
      <w:r w:rsidR="001F1C3B" w:rsidRPr="5AB5D3CC">
        <w:rPr>
          <w:rFonts w:ascii="Bookman Old Style" w:eastAsia="DengXian" w:hAnsi="Bookman Old Style" w:cs="Tahoma"/>
          <w:b/>
          <w:bCs/>
          <w:sz w:val="20"/>
          <w:szCs w:val="20"/>
        </w:rPr>
        <w:t xml:space="preserve"> </w:t>
      </w:r>
      <w:r w:rsidRPr="5AB5D3CC">
        <w:rPr>
          <w:rFonts w:ascii="Bookman Old Style" w:eastAsia="DengXian" w:hAnsi="Bookman Old Style" w:cs="Tahoma"/>
          <w:b/>
          <w:bCs/>
          <w:sz w:val="20"/>
          <w:szCs w:val="20"/>
          <w:lang w:val="en-US"/>
        </w:rPr>
        <w:t>SEL PUNCA DAN/ATAU SEL</w:t>
      </w:r>
      <w:r w:rsidRPr="5AB5D3CC">
        <w:rPr>
          <w:rFonts w:ascii="Bookman Old Style" w:eastAsia="DengXian" w:hAnsi="Bookman Old Style" w:cs="Tahoma"/>
          <w:b/>
          <w:bCs/>
          <w:sz w:val="20"/>
          <w:szCs w:val="20"/>
        </w:rPr>
        <w:t xml:space="preserve"> </w:t>
      </w:r>
      <w:r w:rsidR="001F1C3B" w:rsidRPr="5AB5D3CC">
        <w:rPr>
          <w:rFonts w:ascii="Bookman Old Style" w:eastAsia="DengXian" w:hAnsi="Bookman Old Style" w:cs="Tahoma"/>
          <w:b/>
          <w:bCs/>
          <w:sz w:val="20"/>
          <w:szCs w:val="20"/>
        </w:rPr>
        <w:t>(“PERJANJIAN”)</w:t>
      </w:r>
    </w:p>
    <w:p w14:paraId="18CDBDD9" w14:textId="77777777" w:rsidR="001F1C3B" w:rsidRPr="00972DED" w:rsidRDefault="0002307F" w:rsidP="001F1C3B">
      <w:pPr>
        <w:spacing w:before="120" w:after="0" w:line="240" w:lineRule="auto"/>
        <w:jc w:val="center"/>
        <w:rPr>
          <w:rFonts w:ascii="Bookman Old Style" w:eastAsia="DengXian" w:hAnsi="Bookman Old Style" w:cs="Tahoma"/>
          <w:b/>
          <w:sz w:val="20"/>
          <w:szCs w:val="20"/>
          <w:lang w:val="en-US"/>
        </w:rPr>
      </w:pPr>
      <w:proofErr w:type="spellStart"/>
      <w:r w:rsidRPr="00972DED">
        <w:rPr>
          <w:rFonts w:ascii="Bookman Old Style" w:eastAsia="DengXian" w:hAnsi="Bookman Old Style" w:cs="Tahoma"/>
          <w:b/>
          <w:sz w:val="20"/>
          <w:szCs w:val="20"/>
          <w:lang w:val="en-US"/>
        </w:rPr>
        <w:t>Tanggal</w:t>
      </w:r>
      <w:proofErr w:type="spellEnd"/>
      <w:r w:rsidR="00AB2C88" w:rsidRPr="00972DED">
        <w:rPr>
          <w:rFonts w:ascii="Bookman Old Style" w:eastAsia="DengXian" w:hAnsi="Bookman Old Style" w:cs="Tahoma"/>
          <w:b/>
          <w:sz w:val="20"/>
          <w:szCs w:val="20"/>
          <w:lang w:val="en-US"/>
        </w:rPr>
        <w:t xml:space="preserve"> </w:t>
      </w:r>
      <w:proofErr w:type="spellStart"/>
      <w:proofErr w:type="gramStart"/>
      <w:r w:rsidR="00AB2C88" w:rsidRPr="00972DED">
        <w:rPr>
          <w:rFonts w:ascii="Bookman Old Style" w:eastAsia="DengXian" w:hAnsi="Bookman Old Style" w:cs="Tahoma"/>
          <w:b/>
          <w:sz w:val="20"/>
          <w:szCs w:val="20"/>
          <w:lang w:val="en-US"/>
        </w:rPr>
        <w:t>Perjanjian</w:t>
      </w:r>
      <w:proofErr w:type="spellEnd"/>
      <w:r w:rsidR="00AB2C88" w:rsidRPr="00972DED">
        <w:rPr>
          <w:rFonts w:ascii="Bookman Old Style" w:eastAsia="DengXian" w:hAnsi="Bookman Old Style" w:cs="Tahoma"/>
          <w:b/>
          <w:sz w:val="20"/>
          <w:szCs w:val="20"/>
          <w:lang w:val="en-US"/>
        </w:rPr>
        <w:t xml:space="preserve"> </w:t>
      </w:r>
      <w:r w:rsidRPr="00972DED">
        <w:rPr>
          <w:rFonts w:ascii="Bookman Old Style" w:eastAsia="DengXian" w:hAnsi="Bookman Old Style" w:cs="Tahoma"/>
          <w:b/>
          <w:sz w:val="20"/>
          <w:szCs w:val="20"/>
        </w:rPr>
        <w:t>:</w:t>
      </w:r>
      <w:proofErr w:type="gramEnd"/>
      <w:r w:rsidRPr="00972DED">
        <w:rPr>
          <w:rFonts w:ascii="Bookman Old Style" w:eastAsia="DengXian" w:hAnsi="Bookman Old Style" w:cs="Tahoma"/>
          <w:b/>
          <w:sz w:val="20"/>
          <w:szCs w:val="20"/>
        </w:rPr>
        <w:t xml:space="preserve"> </w:t>
      </w:r>
      <w:r w:rsidRPr="00972DED">
        <w:rPr>
          <w:rFonts w:ascii="Bookman Old Style" w:eastAsia="DengXian" w:hAnsi="Bookman Old Style" w:cs="Tahoma"/>
          <w:b/>
          <w:sz w:val="20"/>
          <w:szCs w:val="20"/>
          <w:lang w:val="en-US"/>
        </w:rPr>
        <w:t>____________________________</w:t>
      </w:r>
      <w:r w:rsidR="00AB2C88" w:rsidRPr="00972DED">
        <w:rPr>
          <w:rFonts w:ascii="Bookman Old Style" w:eastAsia="DengXian" w:hAnsi="Bookman Old Style" w:cs="Tahoma"/>
          <w:b/>
          <w:sz w:val="20"/>
          <w:szCs w:val="20"/>
          <w:lang w:val="en-US"/>
        </w:rPr>
        <w:t>__________</w:t>
      </w:r>
    </w:p>
    <w:p w14:paraId="27F8F2FE" w14:textId="77777777" w:rsidR="0002307F" w:rsidRPr="00972DED" w:rsidRDefault="0002307F" w:rsidP="001F1C3B">
      <w:pPr>
        <w:spacing w:before="120" w:after="0" w:line="240" w:lineRule="auto"/>
        <w:jc w:val="center"/>
        <w:rPr>
          <w:rFonts w:ascii="Bookman Old Style" w:eastAsia="DengXian" w:hAnsi="Bookman Old Style" w:cs="Tahoma"/>
          <w:b/>
          <w:sz w:val="20"/>
          <w:szCs w:val="20"/>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80"/>
        <w:gridCol w:w="6389"/>
      </w:tblGrid>
      <w:tr w:rsidR="001F1C3B" w:rsidRPr="00972DED" w14:paraId="446F6519" w14:textId="77777777" w:rsidTr="6C6119E1">
        <w:trPr>
          <w:trHeight w:val="440"/>
          <w:jc w:val="center"/>
        </w:trPr>
        <w:tc>
          <w:tcPr>
            <w:tcW w:w="9078" w:type="dxa"/>
            <w:gridSpan w:val="3"/>
            <w:shd w:val="clear" w:color="auto" w:fill="BFBFBF" w:themeFill="background1" w:themeFillShade="BF"/>
            <w:vAlign w:val="center"/>
          </w:tcPr>
          <w:p w14:paraId="148EC6DA" w14:textId="77777777" w:rsidR="001F1C3B" w:rsidRPr="00972DED" w:rsidRDefault="001F1C3B" w:rsidP="00C92F2C">
            <w:pPr>
              <w:spacing w:before="120" w:after="0" w:line="240" w:lineRule="auto"/>
              <w:ind w:right="95"/>
              <w:jc w:val="center"/>
              <w:rPr>
                <w:rFonts w:ascii="Bookman Old Style" w:eastAsia="DengXian" w:hAnsi="Bookman Old Style" w:cs="Tahoma"/>
                <w:b/>
                <w:bCs/>
                <w:color w:val="000000"/>
                <w:sz w:val="20"/>
                <w:szCs w:val="20"/>
                <w:lang w:val="en-US" w:eastAsia="zh-CN"/>
              </w:rPr>
            </w:pPr>
            <w:r w:rsidRPr="00972DED">
              <w:rPr>
                <w:rFonts w:ascii="Bookman Old Style" w:eastAsia="DengXian" w:hAnsi="Bookman Old Style" w:cs="Tahoma"/>
                <w:b/>
                <w:bCs/>
                <w:color w:val="000000"/>
                <w:sz w:val="20"/>
                <w:szCs w:val="20"/>
                <w:lang w:eastAsia="zh-CN"/>
              </w:rPr>
              <w:t>KETENTUAN KHUSUS PERJANJIAN</w:t>
            </w:r>
          </w:p>
        </w:tc>
      </w:tr>
      <w:tr w:rsidR="001F1C3B" w:rsidRPr="00972DED" w14:paraId="3FC7853C" w14:textId="77777777" w:rsidTr="6C6119E1">
        <w:trPr>
          <w:jc w:val="center"/>
        </w:trPr>
        <w:tc>
          <w:tcPr>
            <w:tcW w:w="2409" w:type="dxa"/>
            <w:vAlign w:val="center"/>
          </w:tcPr>
          <w:p w14:paraId="00864A00"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PIHAK PERTAMA</w:t>
            </w:r>
          </w:p>
        </w:tc>
        <w:tc>
          <w:tcPr>
            <w:tcW w:w="280" w:type="dxa"/>
            <w:vAlign w:val="center"/>
          </w:tcPr>
          <w:p w14:paraId="3AD19447"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w:t>
            </w:r>
          </w:p>
        </w:tc>
        <w:tc>
          <w:tcPr>
            <w:tcW w:w="6389" w:type="dxa"/>
          </w:tcPr>
          <w:tbl>
            <w:tblPr>
              <w:tblStyle w:val="TableGrid"/>
              <w:tblW w:w="6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58"/>
              <w:gridCol w:w="283"/>
              <w:gridCol w:w="4521"/>
            </w:tblGrid>
            <w:tr w:rsidR="001F1C3B" w:rsidRPr="00972DED" w14:paraId="52DB40AB" w14:textId="77777777" w:rsidTr="00C92F2C">
              <w:tc>
                <w:tcPr>
                  <w:tcW w:w="1458" w:type="dxa"/>
                </w:tcPr>
                <w:p w14:paraId="15323D11"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Nama</w:t>
                  </w:r>
                </w:p>
              </w:tc>
              <w:tc>
                <w:tcPr>
                  <w:tcW w:w="283" w:type="dxa"/>
                </w:tcPr>
                <w:p w14:paraId="435D68E0"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w:t>
                  </w:r>
                </w:p>
              </w:tc>
              <w:tc>
                <w:tcPr>
                  <w:tcW w:w="4521" w:type="dxa"/>
                </w:tcPr>
                <w:p w14:paraId="718D3FF3" w14:textId="77777777" w:rsidR="001F1C3B" w:rsidRPr="00972DED" w:rsidRDefault="004B4B14" w:rsidP="00C92F2C">
                  <w:pPr>
                    <w:spacing w:before="120"/>
                    <w:ind w:right="95"/>
                    <w:jc w:val="both"/>
                    <w:rPr>
                      <w:rFonts w:ascii="Bookman Old Style" w:eastAsia="DengXian" w:hAnsi="Bookman Old Style" w:cs="Tahoma"/>
                      <w:bCs/>
                      <w:color w:val="000000"/>
                      <w:sz w:val="20"/>
                      <w:szCs w:val="20"/>
                      <w:lang w:val="en-US" w:eastAsia="zh-CN"/>
                    </w:rPr>
                  </w:pPr>
                  <w:r w:rsidRPr="00972DED">
                    <w:rPr>
                      <w:rFonts w:ascii="Bookman Old Style" w:eastAsia="DengXian" w:hAnsi="Bookman Old Style" w:cs="Tahoma"/>
                      <w:bCs/>
                      <w:color w:val="000000"/>
                      <w:sz w:val="20"/>
                      <w:szCs w:val="20"/>
                      <w:lang w:val="en-US" w:eastAsia="zh-CN"/>
                    </w:rPr>
                    <w:t xml:space="preserve">Dr Sandy </w:t>
                  </w:r>
                  <w:proofErr w:type="spellStart"/>
                  <w:r w:rsidRPr="00972DED">
                    <w:rPr>
                      <w:rFonts w:ascii="Bookman Old Style" w:eastAsia="DengXian" w:hAnsi="Bookman Old Style" w:cs="Tahoma"/>
                      <w:bCs/>
                      <w:color w:val="000000"/>
                      <w:sz w:val="20"/>
                      <w:szCs w:val="20"/>
                      <w:lang w:val="en-US" w:eastAsia="zh-CN"/>
                    </w:rPr>
                    <w:t>Qlintang</w:t>
                  </w:r>
                  <w:proofErr w:type="spellEnd"/>
                  <w:r w:rsidR="007C12A4">
                    <w:rPr>
                      <w:rFonts w:ascii="Bookman Old Style" w:eastAsia="DengXian" w:hAnsi="Bookman Old Style" w:cs="Tahoma"/>
                      <w:bCs/>
                      <w:color w:val="000000"/>
                      <w:sz w:val="20"/>
                      <w:szCs w:val="20"/>
                      <w:lang w:val="en-US" w:eastAsia="zh-CN"/>
                    </w:rPr>
                    <w:t xml:space="preserve">, </w:t>
                  </w:r>
                  <w:proofErr w:type="spellStart"/>
                  <w:r w:rsidR="007C12A4">
                    <w:rPr>
                      <w:rFonts w:ascii="Bookman Old Style" w:eastAsia="DengXian" w:hAnsi="Bookman Old Style" w:cs="Tahoma"/>
                      <w:bCs/>
                      <w:color w:val="000000"/>
                      <w:sz w:val="20"/>
                      <w:szCs w:val="20"/>
                      <w:lang w:val="en-US" w:eastAsia="zh-CN"/>
                    </w:rPr>
                    <w:t>MBiomed</w:t>
                  </w:r>
                  <w:proofErr w:type="spellEnd"/>
                  <w:r w:rsidR="007C12A4">
                    <w:rPr>
                      <w:rFonts w:ascii="Bookman Old Style" w:eastAsia="DengXian" w:hAnsi="Bookman Old Style" w:cs="Tahoma"/>
                      <w:bCs/>
                      <w:color w:val="000000"/>
                      <w:sz w:val="20"/>
                      <w:szCs w:val="20"/>
                      <w:lang w:val="en-US" w:eastAsia="zh-CN"/>
                    </w:rPr>
                    <w:t>.</w:t>
                  </w:r>
                </w:p>
              </w:tc>
            </w:tr>
            <w:tr w:rsidR="001F1C3B" w:rsidRPr="00972DED" w14:paraId="08FB3105" w14:textId="77777777" w:rsidTr="00C92F2C">
              <w:tc>
                <w:tcPr>
                  <w:tcW w:w="1458" w:type="dxa"/>
                </w:tcPr>
                <w:p w14:paraId="404CAF78"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Jabatan</w:t>
                  </w:r>
                </w:p>
              </w:tc>
              <w:tc>
                <w:tcPr>
                  <w:tcW w:w="283" w:type="dxa"/>
                </w:tcPr>
                <w:p w14:paraId="58F47625"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w:t>
                  </w:r>
                </w:p>
              </w:tc>
              <w:tc>
                <w:tcPr>
                  <w:tcW w:w="4521" w:type="dxa"/>
                </w:tcPr>
                <w:p w14:paraId="35654455"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Presiden Direktur</w:t>
                  </w:r>
                </w:p>
              </w:tc>
            </w:tr>
            <w:tr w:rsidR="001F1C3B" w:rsidRPr="00972DED" w14:paraId="220BC75B" w14:textId="77777777" w:rsidTr="00C92F2C">
              <w:tc>
                <w:tcPr>
                  <w:tcW w:w="1458" w:type="dxa"/>
                </w:tcPr>
                <w:p w14:paraId="279452E0"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Perusahan</w:t>
                  </w:r>
                </w:p>
              </w:tc>
              <w:tc>
                <w:tcPr>
                  <w:tcW w:w="283" w:type="dxa"/>
                </w:tcPr>
                <w:p w14:paraId="003C2ED9"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w:t>
                  </w:r>
                </w:p>
              </w:tc>
              <w:tc>
                <w:tcPr>
                  <w:tcW w:w="4521" w:type="dxa"/>
                </w:tcPr>
                <w:p w14:paraId="1FDDFBA6"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val="en-US" w:eastAsia="zh-CN"/>
                    </w:rPr>
                  </w:pPr>
                  <w:r w:rsidRPr="00972DED">
                    <w:rPr>
                      <w:rFonts w:ascii="Bookman Old Style" w:eastAsia="DengXian" w:hAnsi="Bookman Old Style" w:cs="Tahoma"/>
                      <w:bCs/>
                      <w:color w:val="000000"/>
                      <w:sz w:val="20"/>
                      <w:szCs w:val="20"/>
                      <w:lang w:eastAsia="zh-CN"/>
                    </w:rPr>
                    <w:t xml:space="preserve">PT </w:t>
                  </w:r>
                  <w:proofErr w:type="spellStart"/>
                  <w:r w:rsidR="004B4B14" w:rsidRPr="00972DED">
                    <w:rPr>
                      <w:rFonts w:ascii="Bookman Old Style" w:eastAsia="DengXian" w:hAnsi="Bookman Old Style" w:cs="Tahoma"/>
                      <w:bCs/>
                      <w:color w:val="000000"/>
                      <w:sz w:val="20"/>
                      <w:szCs w:val="20"/>
                      <w:lang w:val="en-US" w:eastAsia="zh-CN"/>
                    </w:rPr>
                    <w:t>Bifarma</w:t>
                  </w:r>
                  <w:proofErr w:type="spellEnd"/>
                  <w:r w:rsidR="004B4B14" w:rsidRPr="00972DED">
                    <w:rPr>
                      <w:rFonts w:ascii="Bookman Old Style" w:eastAsia="DengXian" w:hAnsi="Bookman Old Style" w:cs="Tahoma"/>
                      <w:bCs/>
                      <w:color w:val="000000"/>
                      <w:sz w:val="20"/>
                      <w:szCs w:val="20"/>
                      <w:lang w:val="en-US" w:eastAsia="zh-CN"/>
                    </w:rPr>
                    <w:t xml:space="preserve"> </w:t>
                  </w:r>
                  <w:proofErr w:type="spellStart"/>
                  <w:r w:rsidR="004B4B14" w:rsidRPr="00972DED">
                    <w:rPr>
                      <w:rFonts w:ascii="Bookman Old Style" w:eastAsia="DengXian" w:hAnsi="Bookman Old Style" w:cs="Tahoma"/>
                      <w:bCs/>
                      <w:color w:val="000000"/>
                      <w:sz w:val="20"/>
                      <w:szCs w:val="20"/>
                      <w:lang w:val="en-US" w:eastAsia="zh-CN"/>
                    </w:rPr>
                    <w:t>Adiluhung</w:t>
                  </w:r>
                  <w:proofErr w:type="spellEnd"/>
                </w:p>
              </w:tc>
            </w:tr>
            <w:tr w:rsidR="001F1C3B" w:rsidRPr="00972DED" w14:paraId="31DC446C" w14:textId="77777777" w:rsidTr="00C92F2C">
              <w:tc>
                <w:tcPr>
                  <w:tcW w:w="1458" w:type="dxa"/>
                </w:tcPr>
                <w:p w14:paraId="38EBAAD4"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Alamat</w:t>
                  </w:r>
                </w:p>
              </w:tc>
              <w:tc>
                <w:tcPr>
                  <w:tcW w:w="283" w:type="dxa"/>
                </w:tcPr>
                <w:p w14:paraId="44054668" w14:textId="77777777" w:rsidR="001F1C3B" w:rsidRPr="00972DED" w:rsidRDefault="001F1C3B" w:rsidP="00C92F2C">
                  <w:pPr>
                    <w:spacing w:before="120"/>
                    <w:ind w:right="95"/>
                    <w:jc w:val="both"/>
                    <w:rPr>
                      <w:rFonts w:ascii="Bookman Old Style" w:eastAsia="DengXian" w:hAnsi="Bookman Old Style" w:cs="Tahoma"/>
                      <w:bCs/>
                      <w:color w:val="000000"/>
                      <w:sz w:val="20"/>
                      <w:szCs w:val="20"/>
                      <w:lang w:eastAsia="zh-CN"/>
                    </w:rPr>
                  </w:pPr>
                  <w:r w:rsidRPr="00972DED">
                    <w:rPr>
                      <w:rFonts w:ascii="Bookman Old Style" w:eastAsia="DengXian" w:hAnsi="Bookman Old Style" w:cs="Tahoma"/>
                      <w:bCs/>
                      <w:color w:val="000000"/>
                      <w:sz w:val="20"/>
                      <w:szCs w:val="20"/>
                      <w:lang w:eastAsia="zh-CN"/>
                    </w:rPr>
                    <w:t>:</w:t>
                  </w:r>
                </w:p>
              </w:tc>
              <w:tc>
                <w:tcPr>
                  <w:tcW w:w="4521" w:type="dxa"/>
                </w:tcPr>
                <w:p w14:paraId="196AD0E3" w14:textId="77777777" w:rsidR="001F1C3B" w:rsidRPr="00972DED" w:rsidRDefault="004B4B14" w:rsidP="00C92F2C">
                  <w:pPr>
                    <w:spacing w:before="120"/>
                    <w:ind w:right="95"/>
                    <w:jc w:val="both"/>
                    <w:rPr>
                      <w:rFonts w:ascii="Bookman Old Style" w:eastAsia="DengXian" w:hAnsi="Bookman Old Style" w:cs="Tahoma"/>
                      <w:bCs/>
                      <w:color w:val="000000"/>
                      <w:sz w:val="20"/>
                      <w:szCs w:val="20"/>
                      <w:highlight w:val="yellow"/>
                      <w:lang w:eastAsia="zh-CN"/>
                    </w:rPr>
                  </w:pPr>
                  <w:r w:rsidRPr="00972DED">
                    <w:rPr>
                      <w:rFonts w:ascii="Bookman Old Style" w:eastAsia="Bookman Old Style" w:hAnsi="Bookman Old Style" w:cs="Tahoma"/>
                      <w:sz w:val="20"/>
                      <w:szCs w:val="20"/>
                    </w:rPr>
                    <w:t>Kalbe Business Innovation Center, Jalan Pulogadung Nomor 23, Kelurahan Jatinegara, Kecamatan Cakung, Kota Administrasi Jakarta Timur 13930, Provinsi Daerah Khusus Ibukota Jakarta</w:t>
                  </w:r>
                </w:p>
              </w:tc>
            </w:tr>
          </w:tbl>
          <w:p w14:paraId="6A39A04C" w14:textId="77777777" w:rsidR="001F1C3B" w:rsidRPr="00972DED" w:rsidRDefault="001F1C3B" w:rsidP="00C92F2C">
            <w:pPr>
              <w:spacing w:before="120" w:after="0" w:line="240" w:lineRule="auto"/>
              <w:jc w:val="both"/>
              <w:rPr>
                <w:rFonts w:ascii="Bookman Old Style" w:eastAsia="DengXian" w:hAnsi="Bookman Old Style" w:cs="Tahoma"/>
                <w:sz w:val="20"/>
                <w:szCs w:val="20"/>
              </w:rPr>
            </w:pPr>
          </w:p>
        </w:tc>
      </w:tr>
      <w:tr w:rsidR="001F1C3B" w:rsidRPr="00972DED" w14:paraId="6A3490E2" w14:textId="77777777" w:rsidTr="6C6119E1">
        <w:trPr>
          <w:jc w:val="center"/>
        </w:trPr>
        <w:tc>
          <w:tcPr>
            <w:tcW w:w="2409" w:type="dxa"/>
            <w:vAlign w:val="center"/>
          </w:tcPr>
          <w:p w14:paraId="644F31C6" w14:textId="77777777" w:rsidR="001F1C3B" w:rsidRPr="00FA13A3" w:rsidRDefault="001F1C3B" w:rsidP="00C92F2C">
            <w:pPr>
              <w:spacing w:before="120" w:after="0" w:line="240" w:lineRule="auto"/>
              <w:jc w:val="center"/>
              <w:rPr>
                <w:rFonts w:ascii="Bookman Old Style" w:eastAsia="DengXian" w:hAnsi="Bookman Old Style" w:cs="Tahoma"/>
                <w:b/>
                <w:sz w:val="20"/>
                <w:szCs w:val="20"/>
              </w:rPr>
            </w:pPr>
            <w:r w:rsidRPr="00FA13A3">
              <w:rPr>
                <w:rFonts w:ascii="Bookman Old Style" w:eastAsia="DengXian" w:hAnsi="Bookman Old Style" w:cs="Tahoma"/>
                <w:b/>
                <w:sz w:val="20"/>
                <w:szCs w:val="20"/>
              </w:rPr>
              <w:t>PIHAK KEDUA</w:t>
            </w:r>
          </w:p>
        </w:tc>
        <w:tc>
          <w:tcPr>
            <w:tcW w:w="280" w:type="dxa"/>
            <w:vAlign w:val="center"/>
          </w:tcPr>
          <w:p w14:paraId="4D35771C" w14:textId="77777777" w:rsidR="001F1C3B" w:rsidRPr="00FA13A3" w:rsidRDefault="001F1C3B" w:rsidP="00C92F2C">
            <w:pPr>
              <w:spacing w:before="120" w:after="0" w:line="240" w:lineRule="auto"/>
              <w:jc w:val="center"/>
              <w:rPr>
                <w:rFonts w:ascii="Bookman Old Style" w:eastAsia="DengXian" w:hAnsi="Bookman Old Style" w:cs="Tahoma"/>
                <w:b/>
                <w:sz w:val="20"/>
                <w:szCs w:val="20"/>
              </w:rPr>
            </w:pPr>
            <w:r w:rsidRPr="00FA13A3">
              <w:rPr>
                <w:rFonts w:ascii="Bookman Old Style" w:eastAsia="DengXian" w:hAnsi="Bookman Old Style" w:cs="Tahoma"/>
                <w:b/>
                <w:sz w:val="20"/>
                <w:szCs w:val="20"/>
              </w:rPr>
              <w:t>:</w:t>
            </w:r>
          </w:p>
        </w:tc>
        <w:tc>
          <w:tcPr>
            <w:tcW w:w="6389" w:type="dxa"/>
          </w:tcPr>
          <w:tbl>
            <w:tblPr>
              <w:tblStyle w:val="TableGrid"/>
              <w:tblW w:w="6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58"/>
              <w:gridCol w:w="283"/>
              <w:gridCol w:w="4521"/>
            </w:tblGrid>
            <w:tr w:rsidR="00FA13A3" w:rsidRPr="00496D8F" w14:paraId="5F022A7E" w14:textId="77777777" w:rsidTr="00C92F2C">
              <w:tc>
                <w:tcPr>
                  <w:tcW w:w="1458" w:type="dxa"/>
                </w:tcPr>
                <w:p w14:paraId="17274285" w14:textId="494D375E"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Nama</w:t>
                  </w:r>
                </w:p>
              </w:tc>
              <w:tc>
                <w:tcPr>
                  <w:tcW w:w="283" w:type="dxa"/>
                </w:tcPr>
                <w:p w14:paraId="582F9785" w14:textId="0D8DE81E"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w:t>
                  </w:r>
                </w:p>
              </w:tc>
              <w:tc>
                <w:tcPr>
                  <w:tcW w:w="4521" w:type="dxa"/>
                </w:tcPr>
                <w:p w14:paraId="34D4B3CA" w14:textId="7F5F7C32"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val="en-US" w:eastAsia="zh-CN"/>
                    </w:rPr>
                  </w:pPr>
                  <w:proofErr w:type="spellStart"/>
                  <w:r w:rsidRPr="00EE49A2">
                    <w:rPr>
                      <w:rFonts w:ascii="Bookman Old Style" w:eastAsia="DengXian" w:hAnsi="Bookman Old Style" w:cs="Tahoma"/>
                      <w:bCs/>
                      <w:color w:val="000000"/>
                      <w:sz w:val="20"/>
                      <w:szCs w:val="20"/>
                      <w:lang w:val="en-US" w:eastAsia="zh-CN"/>
                    </w:rPr>
                    <w:t>dr</w:t>
                  </w:r>
                  <w:proofErr w:type="spellEnd"/>
                  <w:r w:rsidRPr="00EE49A2">
                    <w:rPr>
                      <w:rFonts w:ascii="Bookman Old Style" w:eastAsia="DengXian" w:hAnsi="Bookman Old Style" w:cs="Tahoma"/>
                      <w:bCs/>
                      <w:color w:val="000000"/>
                      <w:sz w:val="20"/>
                      <w:szCs w:val="20"/>
                      <w:lang w:val="en-US" w:eastAsia="zh-CN"/>
                    </w:rPr>
                    <w:t xml:space="preserve"> </w:t>
                  </w:r>
                  <w:proofErr w:type="spellStart"/>
                  <w:r w:rsidRPr="00EE49A2">
                    <w:rPr>
                      <w:rFonts w:ascii="Bookman Old Style" w:eastAsia="DengXian" w:hAnsi="Bookman Old Style" w:cs="Tahoma"/>
                      <w:bCs/>
                      <w:color w:val="000000"/>
                      <w:sz w:val="20"/>
                      <w:szCs w:val="20"/>
                      <w:lang w:val="en-US" w:eastAsia="zh-CN"/>
                    </w:rPr>
                    <w:t>Sefrina</w:t>
                  </w:r>
                  <w:proofErr w:type="spellEnd"/>
                  <w:r w:rsidRPr="00EE49A2">
                    <w:rPr>
                      <w:rFonts w:ascii="Bookman Old Style" w:eastAsia="DengXian" w:hAnsi="Bookman Old Style" w:cs="Tahoma"/>
                      <w:bCs/>
                      <w:color w:val="000000"/>
                      <w:sz w:val="20"/>
                      <w:szCs w:val="20"/>
                      <w:lang w:val="en-US" w:eastAsia="zh-CN"/>
                    </w:rPr>
                    <w:t xml:space="preserve"> </w:t>
                  </w:r>
                  <w:proofErr w:type="spellStart"/>
                  <w:r w:rsidRPr="00EE49A2">
                    <w:rPr>
                      <w:rFonts w:ascii="Bookman Old Style" w:eastAsia="DengXian" w:hAnsi="Bookman Old Style" w:cs="Tahoma"/>
                      <w:bCs/>
                      <w:color w:val="000000"/>
                      <w:sz w:val="20"/>
                      <w:szCs w:val="20"/>
                      <w:lang w:val="en-US" w:eastAsia="zh-CN"/>
                    </w:rPr>
                    <w:t>Trisadi</w:t>
                  </w:r>
                  <w:proofErr w:type="spellEnd"/>
                  <w:r w:rsidRPr="00EE49A2">
                    <w:rPr>
                      <w:rFonts w:ascii="Bookman Old Style" w:eastAsia="DengXian" w:hAnsi="Bookman Old Style" w:cs="Tahoma"/>
                      <w:bCs/>
                      <w:color w:val="000000"/>
                      <w:sz w:val="20"/>
                      <w:szCs w:val="20"/>
                      <w:lang w:val="en-US" w:eastAsia="zh-CN"/>
                    </w:rPr>
                    <w:t xml:space="preserve"> </w:t>
                  </w:r>
                  <w:proofErr w:type="spellStart"/>
                  <w:r w:rsidRPr="00EE49A2">
                    <w:rPr>
                      <w:rFonts w:ascii="Bookman Old Style" w:eastAsia="DengXian" w:hAnsi="Bookman Old Style" w:cs="Tahoma"/>
                      <w:bCs/>
                      <w:color w:val="000000"/>
                      <w:sz w:val="20"/>
                      <w:szCs w:val="20"/>
                      <w:lang w:val="en-US" w:eastAsia="zh-CN"/>
                    </w:rPr>
                    <w:t>Sp.DVE</w:t>
                  </w:r>
                  <w:proofErr w:type="spellEnd"/>
                </w:p>
              </w:tc>
            </w:tr>
            <w:tr w:rsidR="00FA13A3" w:rsidRPr="00496D8F" w14:paraId="43EC2602" w14:textId="77777777" w:rsidTr="00C92F2C">
              <w:tc>
                <w:tcPr>
                  <w:tcW w:w="1458" w:type="dxa"/>
                </w:tcPr>
                <w:p w14:paraId="71250301" w14:textId="0309AFC7"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Jabatan</w:t>
                  </w:r>
                </w:p>
              </w:tc>
              <w:tc>
                <w:tcPr>
                  <w:tcW w:w="283" w:type="dxa"/>
                </w:tcPr>
                <w:p w14:paraId="33F13866" w14:textId="601D1249"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w:t>
                  </w:r>
                </w:p>
              </w:tc>
              <w:tc>
                <w:tcPr>
                  <w:tcW w:w="4521" w:type="dxa"/>
                </w:tcPr>
                <w:p w14:paraId="480D5E6C" w14:textId="59DD30CB"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proofErr w:type="spellStart"/>
                  <w:r w:rsidRPr="00EE49A2">
                    <w:rPr>
                      <w:rFonts w:ascii="Bookman Old Style" w:eastAsia="DengXian" w:hAnsi="Bookman Old Style" w:cs="Tahoma"/>
                      <w:bCs/>
                      <w:color w:val="000000"/>
                      <w:sz w:val="20"/>
                      <w:szCs w:val="20"/>
                      <w:lang w:val="en-US" w:eastAsia="zh-CN"/>
                    </w:rPr>
                    <w:t>Direktur</w:t>
                  </w:r>
                  <w:proofErr w:type="spellEnd"/>
                  <w:r w:rsidRPr="00EE49A2">
                    <w:rPr>
                      <w:rFonts w:ascii="Bookman Old Style" w:eastAsia="DengXian" w:hAnsi="Bookman Old Style" w:cs="Tahoma"/>
                      <w:bCs/>
                      <w:color w:val="000000"/>
                      <w:sz w:val="20"/>
                      <w:szCs w:val="20"/>
                      <w:lang w:val="en-US" w:eastAsia="zh-CN"/>
                    </w:rPr>
                    <w:t xml:space="preserve"> PT </w:t>
                  </w:r>
                  <w:proofErr w:type="spellStart"/>
                  <w:r w:rsidRPr="00EE49A2">
                    <w:rPr>
                      <w:rFonts w:ascii="Bookman Old Style" w:eastAsia="DengXian" w:hAnsi="Bookman Old Style" w:cs="Tahoma"/>
                      <w:bCs/>
                      <w:color w:val="000000"/>
                      <w:sz w:val="20"/>
                      <w:szCs w:val="20"/>
                      <w:lang w:val="en-US" w:eastAsia="zh-CN"/>
                    </w:rPr>
                    <w:t>Disa</w:t>
                  </w:r>
                  <w:proofErr w:type="spellEnd"/>
                  <w:r w:rsidRPr="00EE49A2">
                    <w:rPr>
                      <w:rFonts w:ascii="Bookman Old Style" w:eastAsia="DengXian" w:hAnsi="Bookman Old Style" w:cs="Tahoma"/>
                      <w:bCs/>
                      <w:color w:val="000000"/>
                      <w:sz w:val="20"/>
                      <w:szCs w:val="20"/>
                      <w:lang w:val="en-US" w:eastAsia="zh-CN"/>
                    </w:rPr>
                    <w:t xml:space="preserve"> Prima </w:t>
                  </w:r>
                  <w:proofErr w:type="spellStart"/>
                  <w:r w:rsidRPr="00EE49A2">
                    <w:rPr>
                      <w:rFonts w:ascii="Bookman Old Style" w:eastAsia="DengXian" w:hAnsi="Bookman Old Style" w:cs="Tahoma"/>
                      <w:bCs/>
                      <w:color w:val="000000"/>
                      <w:sz w:val="20"/>
                      <w:szCs w:val="20"/>
                      <w:lang w:val="en-US" w:eastAsia="zh-CN"/>
                    </w:rPr>
                    <w:t>Medika</w:t>
                  </w:r>
                  <w:proofErr w:type="spellEnd"/>
                  <w:r w:rsidRPr="00EE49A2">
                    <w:rPr>
                      <w:rFonts w:ascii="Bookman Old Style" w:eastAsia="DengXian" w:hAnsi="Bookman Old Style" w:cs="Tahoma"/>
                      <w:bCs/>
                      <w:color w:val="000000"/>
                      <w:sz w:val="20"/>
                      <w:szCs w:val="20"/>
                      <w:lang w:val="en-US" w:eastAsia="zh-CN"/>
                    </w:rPr>
                    <w:t xml:space="preserve"> </w:t>
                  </w:r>
                </w:p>
              </w:tc>
            </w:tr>
            <w:tr w:rsidR="00FA13A3" w:rsidRPr="00496D8F" w14:paraId="2CF19690" w14:textId="77777777" w:rsidTr="00C92F2C">
              <w:tc>
                <w:tcPr>
                  <w:tcW w:w="1458" w:type="dxa"/>
                </w:tcPr>
                <w:p w14:paraId="557AED39" w14:textId="1441E9FE"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val="en-US" w:eastAsia="zh-CN"/>
                    </w:rPr>
                  </w:pPr>
                  <w:r w:rsidRPr="00EE49A2">
                    <w:rPr>
                      <w:rFonts w:ascii="Bookman Old Style" w:eastAsia="DengXian" w:hAnsi="Bookman Old Style" w:cs="Tahoma"/>
                      <w:bCs/>
                      <w:color w:val="000000"/>
                      <w:sz w:val="20"/>
                      <w:szCs w:val="20"/>
                      <w:lang w:val="en-US" w:eastAsia="zh-CN"/>
                    </w:rPr>
                    <w:t>Nama RS/</w:t>
                  </w:r>
                  <w:proofErr w:type="spellStart"/>
                  <w:r w:rsidRPr="00EE49A2">
                    <w:rPr>
                      <w:rFonts w:ascii="Bookman Old Style" w:eastAsia="DengXian" w:hAnsi="Bookman Old Style" w:cs="Tahoma"/>
                      <w:bCs/>
                      <w:color w:val="000000"/>
                      <w:sz w:val="20"/>
                      <w:szCs w:val="20"/>
                      <w:lang w:val="en-US" w:eastAsia="zh-CN"/>
                    </w:rPr>
                    <w:t>Klinik</w:t>
                  </w:r>
                  <w:proofErr w:type="spellEnd"/>
                </w:p>
              </w:tc>
              <w:tc>
                <w:tcPr>
                  <w:tcW w:w="283" w:type="dxa"/>
                </w:tcPr>
                <w:p w14:paraId="67EB7D05" w14:textId="6BFE2EAE"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w:t>
                  </w:r>
                </w:p>
              </w:tc>
              <w:tc>
                <w:tcPr>
                  <w:tcW w:w="4521" w:type="dxa"/>
                </w:tcPr>
                <w:p w14:paraId="50281670" w14:textId="07BA4F81"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proofErr w:type="spellStart"/>
                  <w:r w:rsidRPr="00EE49A2">
                    <w:rPr>
                      <w:rFonts w:ascii="Bookman Old Style" w:eastAsia="DengXian" w:hAnsi="Bookman Old Style" w:cs="Tahoma"/>
                      <w:bCs/>
                      <w:color w:val="000000"/>
                      <w:sz w:val="20"/>
                      <w:szCs w:val="20"/>
                      <w:lang w:val="en-US" w:eastAsia="zh-CN"/>
                    </w:rPr>
                    <w:t>Rumah</w:t>
                  </w:r>
                  <w:proofErr w:type="spellEnd"/>
                  <w:r w:rsidRPr="00EE49A2">
                    <w:rPr>
                      <w:rFonts w:ascii="Bookman Old Style" w:eastAsia="DengXian" w:hAnsi="Bookman Old Style" w:cs="Tahoma"/>
                      <w:bCs/>
                      <w:color w:val="000000"/>
                      <w:sz w:val="20"/>
                      <w:szCs w:val="20"/>
                      <w:lang w:val="en-US" w:eastAsia="zh-CN"/>
                    </w:rPr>
                    <w:t xml:space="preserve"> </w:t>
                  </w:r>
                  <w:proofErr w:type="spellStart"/>
                  <w:r w:rsidRPr="00EE49A2">
                    <w:rPr>
                      <w:rFonts w:ascii="Bookman Old Style" w:eastAsia="DengXian" w:hAnsi="Bookman Old Style" w:cs="Tahoma"/>
                      <w:bCs/>
                      <w:color w:val="000000"/>
                      <w:sz w:val="20"/>
                      <w:szCs w:val="20"/>
                      <w:lang w:val="en-US" w:eastAsia="zh-CN"/>
                    </w:rPr>
                    <w:t>Sakit</w:t>
                  </w:r>
                  <w:proofErr w:type="spellEnd"/>
                  <w:r w:rsidRPr="00EE49A2">
                    <w:rPr>
                      <w:rFonts w:ascii="Bookman Old Style" w:eastAsia="DengXian" w:hAnsi="Bookman Old Style" w:cs="Tahoma"/>
                      <w:bCs/>
                      <w:color w:val="000000"/>
                      <w:sz w:val="20"/>
                      <w:szCs w:val="20"/>
                      <w:lang w:val="en-US" w:eastAsia="zh-CN"/>
                    </w:rPr>
                    <w:t xml:space="preserve"> Prima </w:t>
                  </w:r>
                  <w:proofErr w:type="spellStart"/>
                  <w:r w:rsidRPr="00EE49A2">
                    <w:rPr>
                      <w:rFonts w:ascii="Bookman Old Style" w:eastAsia="DengXian" w:hAnsi="Bookman Old Style" w:cs="Tahoma"/>
                      <w:bCs/>
                      <w:color w:val="000000"/>
                      <w:sz w:val="20"/>
                      <w:szCs w:val="20"/>
                      <w:lang w:val="en-US" w:eastAsia="zh-CN"/>
                    </w:rPr>
                    <w:t>Husada</w:t>
                  </w:r>
                  <w:proofErr w:type="spellEnd"/>
                  <w:r w:rsidRPr="00EE49A2">
                    <w:rPr>
                      <w:rFonts w:ascii="Bookman Old Style" w:eastAsia="DengXian" w:hAnsi="Bookman Old Style" w:cs="Tahoma"/>
                      <w:bCs/>
                      <w:color w:val="000000"/>
                      <w:sz w:val="20"/>
                      <w:szCs w:val="20"/>
                      <w:lang w:val="en-US" w:eastAsia="zh-CN"/>
                    </w:rPr>
                    <w:t xml:space="preserve"> </w:t>
                  </w:r>
                </w:p>
              </w:tc>
            </w:tr>
            <w:tr w:rsidR="00FA13A3" w:rsidRPr="00496D8F" w14:paraId="13FEC9D7" w14:textId="77777777" w:rsidTr="0051529A">
              <w:trPr>
                <w:trHeight w:val="60"/>
              </w:trPr>
              <w:tc>
                <w:tcPr>
                  <w:tcW w:w="1458" w:type="dxa"/>
                </w:tcPr>
                <w:p w14:paraId="4B29DDEA" w14:textId="437F81AF"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Alamat</w:t>
                  </w:r>
                </w:p>
              </w:tc>
              <w:tc>
                <w:tcPr>
                  <w:tcW w:w="283" w:type="dxa"/>
                </w:tcPr>
                <w:p w14:paraId="20333E6A" w14:textId="27F5279A"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r w:rsidRPr="00EE49A2">
                    <w:rPr>
                      <w:rFonts w:ascii="Bookman Old Style" w:eastAsia="DengXian" w:hAnsi="Bookman Old Style" w:cs="Tahoma"/>
                      <w:bCs/>
                      <w:color w:val="000000"/>
                      <w:sz w:val="20"/>
                      <w:szCs w:val="20"/>
                      <w:lang w:eastAsia="zh-CN"/>
                    </w:rPr>
                    <w:t>:</w:t>
                  </w:r>
                </w:p>
              </w:tc>
              <w:tc>
                <w:tcPr>
                  <w:tcW w:w="4521" w:type="dxa"/>
                </w:tcPr>
                <w:p w14:paraId="68EE2B44" w14:textId="3E59FA7B" w:rsidR="00FA13A3" w:rsidRPr="0051529A" w:rsidRDefault="00FA13A3" w:rsidP="00FA13A3">
                  <w:pPr>
                    <w:spacing w:before="120"/>
                    <w:ind w:right="95"/>
                    <w:jc w:val="both"/>
                    <w:rPr>
                      <w:rFonts w:ascii="Bookman Old Style" w:eastAsia="DengXian" w:hAnsi="Bookman Old Style" w:cs="Tahoma"/>
                      <w:bCs/>
                      <w:color w:val="000000"/>
                      <w:sz w:val="20"/>
                      <w:szCs w:val="20"/>
                      <w:highlight w:val="yellow"/>
                      <w:lang w:eastAsia="zh-CN"/>
                    </w:rPr>
                  </w:pPr>
                  <w:proofErr w:type="spellStart"/>
                  <w:r w:rsidRPr="00EE49A2">
                    <w:rPr>
                      <w:rFonts w:ascii="Bookman Old Style" w:eastAsia="DengXian" w:hAnsi="Bookman Old Style" w:cs="Tahoma"/>
                      <w:bCs/>
                      <w:color w:val="000000"/>
                      <w:sz w:val="20"/>
                      <w:szCs w:val="20"/>
                      <w:lang w:val="en-US" w:eastAsia="zh-CN"/>
                    </w:rPr>
                    <w:t>Banjararum</w:t>
                  </w:r>
                  <w:proofErr w:type="spellEnd"/>
                  <w:r w:rsidRPr="00EE49A2">
                    <w:rPr>
                      <w:rFonts w:ascii="Bookman Old Style" w:eastAsia="DengXian" w:hAnsi="Bookman Old Style" w:cs="Tahoma"/>
                      <w:bCs/>
                      <w:color w:val="000000"/>
                      <w:sz w:val="20"/>
                      <w:szCs w:val="20"/>
                      <w:lang w:val="en-US" w:eastAsia="zh-CN"/>
                    </w:rPr>
                    <w:t xml:space="preserve"> Selatan No 3-7 </w:t>
                  </w:r>
                  <w:proofErr w:type="spellStart"/>
                  <w:r w:rsidRPr="00EE49A2">
                    <w:rPr>
                      <w:rFonts w:ascii="Bookman Old Style" w:eastAsia="DengXian" w:hAnsi="Bookman Old Style" w:cs="Tahoma"/>
                      <w:bCs/>
                      <w:color w:val="000000"/>
                      <w:sz w:val="20"/>
                      <w:szCs w:val="20"/>
                      <w:lang w:val="en-US" w:eastAsia="zh-CN"/>
                    </w:rPr>
                    <w:t>Kecamatan</w:t>
                  </w:r>
                  <w:proofErr w:type="spellEnd"/>
                  <w:r w:rsidRPr="00EE49A2">
                    <w:rPr>
                      <w:rFonts w:ascii="Bookman Old Style" w:eastAsia="DengXian" w:hAnsi="Bookman Old Style" w:cs="Tahoma"/>
                      <w:bCs/>
                      <w:color w:val="000000"/>
                      <w:sz w:val="20"/>
                      <w:szCs w:val="20"/>
                      <w:lang w:val="en-US" w:eastAsia="zh-CN"/>
                    </w:rPr>
                    <w:t xml:space="preserve"> </w:t>
                  </w:r>
                  <w:proofErr w:type="spellStart"/>
                  <w:r w:rsidRPr="00EE49A2">
                    <w:rPr>
                      <w:rFonts w:ascii="Bookman Old Style" w:eastAsia="DengXian" w:hAnsi="Bookman Old Style" w:cs="Tahoma"/>
                      <w:bCs/>
                      <w:color w:val="000000"/>
                      <w:sz w:val="20"/>
                      <w:szCs w:val="20"/>
                      <w:lang w:val="en-US" w:eastAsia="zh-CN"/>
                    </w:rPr>
                    <w:t>Singosari</w:t>
                  </w:r>
                  <w:proofErr w:type="spellEnd"/>
                  <w:r w:rsidRPr="00EE49A2">
                    <w:rPr>
                      <w:rFonts w:ascii="Bookman Old Style" w:eastAsia="DengXian" w:hAnsi="Bookman Old Style" w:cs="Tahoma"/>
                      <w:bCs/>
                      <w:color w:val="000000"/>
                      <w:sz w:val="20"/>
                      <w:szCs w:val="20"/>
                      <w:lang w:val="en-US" w:eastAsia="zh-CN"/>
                    </w:rPr>
                    <w:t xml:space="preserve"> </w:t>
                  </w:r>
                  <w:proofErr w:type="spellStart"/>
                  <w:r w:rsidRPr="00EE49A2">
                    <w:rPr>
                      <w:rFonts w:ascii="Bookman Old Style" w:eastAsia="DengXian" w:hAnsi="Bookman Old Style" w:cs="Tahoma"/>
                      <w:bCs/>
                      <w:color w:val="000000"/>
                      <w:sz w:val="20"/>
                      <w:szCs w:val="20"/>
                      <w:lang w:val="en-US" w:eastAsia="zh-CN"/>
                    </w:rPr>
                    <w:t>Kabupaten</w:t>
                  </w:r>
                  <w:proofErr w:type="spellEnd"/>
                  <w:r w:rsidRPr="00EE49A2">
                    <w:rPr>
                      <w:rFonts w:ascii="Bookman Old Style" w:eastAsia="DengXian" w:hAnsi="Bookman Old Style" w:cs="Tahoma"/>
                      <w:bCs/>
                      <w:color w:val="000000"/>
                      <w:sz w:val="20"/>
                      <w:szCs w:val="20"/>
                      <w:lang w:val="en-US" w:eastAsia="zh-CN"/>
                    </w:rPr>
                    <w:t xml:space="preserve"> Malang </w:t>
                  </w:r>
                </w:p>
              </w:tc>
            </w:tr>
          </w:tbl>
          <w:p w14:paraId="3091F36E" w14:textId="77777777" w:rsidR="001F1C3B" w:rsidRPr="0051529A" w:rsidRDefault="001F1C3B" w:rsidP="00C92F2C">
            <w:pPr>
              <w:spacing w:before="120" w:after="0" w:line="240" w:lineRule="auto"/>
              <w:jc w:val="both"/>
              <w:rPr>
                <w:rFonts w:ascii="Bookman Old Style" w:eastAsia="DengXian" w:hAnsi="Bookman Old Style" w:cs="Tahoma"/>
                <w:b/>
                <w:sz w:val="20"/>
                <w:szCs w:val="20"/>
                <w:highlight w:val="yellow"/>
              </w:rPr>
            </w:pPr>
          </w:p>
        </w:tc>
      </w:tr>
      <w:tr w:rsidR="001F1C3B" w:rsidRPr="00972DED" w14:paraId="76A9952F" w14:textId="77777777" w:rsidTr="6C6119E1">
        <w:trPr>
          <w:jc w:val="center"/>
        </w:trPr>
        <w:tc>
          <w:tcPr>
            <w:tcW w:w="9078" w:type="dxa"/>
            <w:gridSpan w:val="3"/>
            <w:vAlign w:val="center"/>
          </w:tcPr>
          <w:p w14:paraId="7DA72AB4" w14:textId="77777777" w:rsidR="001F1C3B" w:rsidRPr="00972DED" w:rsidRDefault="001F1C3B" w:rsidP="00C92F2C">
            <w:pPr>
              <w:spacing w:before="120" w:after="0" w:line="240" w:lineRule="auto"/>
              <w:ind w:right="95"/>
              <w:jc w:val="both"/>
              <w:rPr>
                <w:rFonts w:ascii="Bookman Old Style" w:eastAsia="DengXian" w:hAnsi="Bookman Old Style" w:cs="Tahoma"/>
                <w:color w:val="000000" w:themeColor="text1"/>
                <w:sz w:val="20"/>
                <w:szCs w:val="20"/>
                <w:lang w:eastAsia="zh-CN"/>
              </w:rPr>
            </w:pPr>
            <w:r w:rsidRPr="00972DED">
              <w:rPr>
                <w:rFonts w:ascii="Bookman Old Style" w:eastAsia="DengXian" w:hAnsi="Bookman Old Style" w:cs="Tahoma"/>
                <w:color w:val="000000" w:themeColor="text1"/>
                <w:sz w:val="20"/>
                <w:szCs w:val="20"/>
                <w:lang w:eastAsia="zh-CN"/>
              </w:rPr>
              <w:t>Pihak Pertama dan Pihak Kedua secara bersama-sama disebut “</w:t>
            </w:r>
            <w:r w:rsidRPr="00972DED">
              <w:rPr>
                <w:rFonts w:ascii="Bookman Old Style" w:eastAsia="DengXian" w:hAnsi="Bookman Old Style" w:cs="Tahoma"/>
                <w:b/>
                <w:bCs/>
                <w:color w:val="000000" w:themeColor="text1"/>
                <w:sz w:val="20"/>
                <w:szCs w:val="20"/>
                <w:lang w:eastAsia="zh-CN"/>
              </w:rPr>
              <w:t>Para Pihak</w:t>
            </w:r>
            <w:r w:rsidRPr="00972DED">
              <w:rPr>
                <w:rFonts w:ascii="Bookman Old Style" w:eastAsia="DengXian" w:hAnsi="Bookman Old Style" w:cs="Tahoma"/>
                <w:color w:val="000000" w:themeColor="text1"/>
                <w:sz w:val="20"/>
                <w:szCs w:val="20"/>
                <w:lang w:eastAsia="zh-CN"/>
              </w:rPr>
              <w:t>” dan secara sendiri-sendiri disebut “</w:t>
            </w:r>
            <w:r w:rsidRPr="00972DED">
              <w:rPr>
                <w:rFonts w:ascii="Bookman Old Style" w:eastAsia="DengXian" w:hAnsi="Bookman Old Style" w:cs="Tahoma"/>
                <w:b/>
                <w:bCs/>
                <w:color w:val="000000" w:themeColor="text1"/>
                <w:sz w:val="20"/>
                <w:szCs w:val="20"/>
                <w:lang w:eastAsia="zh-CN"/>
              </w:rPr>
              <w:t>Pihak</w:t>
            </w:r>
            <w:r w:rsidRPr="00972DED">
              <w:rPr>
                <w:rFonts w:ascii="Bookman Old Style" w:eastAsia="DengXian" w:hAnsi="Bookman Old Style" w:cs="Tahoma"/>
                <w:color w:val="000000" w:themeColor="text1"/>
                <w:sz w:val="20"/>
                <w:szCs w:val="20"/>
                <w:lang w:eastAsia="zh-CN"/>
              </w:rPr>
              <w:t>”.</w:t>
            </w:r>
          </w:p>
          <w:p w14:paraId="111E3E38" w14:textId="77777777" w:rsidR="002335CA" w:rsidRPr="00972DED" w:rsidRDefault="002335CA" w:rsidP="00C92F2C">
            <w:pPr>
              <w:spacing w:before="120" w:after="0" w:line="240" w:lineRule="auto"/>
              <w:ind w:right="95"/>
              <w:jc w:val="both"/>
              <w:rPr>
                <w:rFonts w:ascii="Bookman Old Style" w:eastAsia="DengXian" w:hAnsi="Bookman Old Style" w:cs="Tahoma"/>
                <w:color w:val="000000" w:themeColor="text1"/>
                <w:sz w:val="20"/>
                <w:szCs w:val="20"/>
                <w:lang w:eastAsia="zh-CN"/>
              </w:rPr>
            </w:pPr>
            <w:r w:rsidRPr="00972DED">
              <w:rPr>
                <w:rFonts w:ascii="Bookman Old Style" w:eastAsia="Bookman Old Style" w:hAnsi="Bookman Old Style" w:cs="Tahoma"/>
                <w:sz w:val="20"/>
                <w:szCs w:val="20"/>
              </w:rPr>
              <w:t>Para Pihak dengan ini menyatakan sebagai berikut:</w:t>
            </w:r>
          </w:p>
          <w:p w14:paraId="5045A383" w14:textId="5D4C5472" w:rsidR="002335CA" w:rsidRPr="00496D8F" w:rsidRDefault="002335CA" w:rsidP="00FC41D2">
            <w:pPr>
              <w:pStyle w:val="ListParagraph"/>
              <w:numPr>
                <w:ilvl w:val="0"/>
                <w:numId w:val="3"/>
              </w:numPr>
              <w:spacing w:after="0" w:line="240" w:lineRule="auto"/>
              <w:ind w:left="567" w:hanging="567"/>
              <w:jc w:val="both"/>
              <w:rPr>
                <w:rFonts w:ascii="Bookman Old Style" w:eastAsia="Bookman Old Style" w:hAnsi="Bookman Old Style" w:cs="Tahoma"/>
                <w:sz w:val="20"/>
                <w:szCs w:val="20"/>
              </w:rPr>
            </w:pPr>
            <w:proofErr w:type="spellStart"/>
            <w:r w:rsidRPr="6C6119E1">
              <w:rPr>
                <w:rFonts w:ascii="Bookman Old Style" w:eastAsia="Bookman Old Style" w:hAnsi="Bookman Old Style" w:cs="Tahoma"/>
                <w:sz w:val="20"/>
                <w:szCs w:val="20"/>
              </w:rPr>
              <w:t>bahwa</w:t>
            </w:r>
            <w:proofErr w:type="spellEnd"/>
            <w:r w:rsidRPr="6C6119E1">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Pihak</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Pertama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merupakan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perusahaan</w:t>
            </w:r>
            <w:proofErr w:type="spellEnd"/>
            <w:r w:rsidRPr="00496D8F">
              <w:rPr>
                <w:rFonts w:ascii="Bookman Old Style" w:eastAsia="Bookman Old Style" w:hAnsi="Bookman Old Style" w:cs="Tahoma"/>
                <w:sz w:val="20"/>
                <w:szCs w:val="20"/>
              </w:rPr>
              <w:t xml:space="preserve"> yang </w:t>
            </w:r>
            <w:proofErr w:type="spellStart"/>
            <w:r w:rsidRPr="00496D8F">
              <w:rPr>
                <w:rFonts w:ascii="Bookman Old Style" w:eastAsia="Bookman Old Style" w:hAnsi="Bookman Old Style" w:cs="Tahoma"/>
                <w:sz w:val="20"/>
                <w:szCs w:val="20"/>
              </w:rPr>
              <w:t>memiliki</w:t>
            </w:r>
            <w:proofErr w:type="spellEnd"/>
            <w:r w:rsidRPr="00496D8F">
              <w:rPr>
                <w:rFonts w:ascii="Bookman Old Style" w:eastAsia="Bookman Old Style" w:hAnsi="Bookman Old Style" w:cs="Tahoma"/>
                <w:sz w:val="20"/>
                <w:szCs w:val="20"/>
              </w:rPr>
              <w:t xml:space="preserve"> dan </w:t>
            </w:r>
            <w:proofErr w:type="spellStart"/>
            <w:r w:rsidRPr="00496D8F">
              <w:rPr>
                <w:rFonts w:ascii="Bookman Old Style" w:eastAsia="Bookman Old Style" w:hAnsi="Bookman Old Style" w:cs="Tahoma"/>
                <w:sz w:val="20"/>
                <w:szCs w:val="20"/>
              </w:rPr>
              <w:t>mengelola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fasilitas</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pengolahan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Sel</w:t>
            </w:r>
            <w:proofErr w:type="spellEnd"/>
            <w:r w:rsidRPr="00496D8F">
              <w:rPr>
                <w:rFonts w:ascii="Bookman Old Style" w:eastAsia="Bookman Old Style" w:hAnsi="Bookman Old Style" w:cs="Tahoma"/>
                <w:sz w:val="20"/>
                <w:szCs w:val="20"/>
              </w:rPr>
              <w:t xml:space="preserve"> dan / </w:t>
            </w:r>
            <w:proofErr w:type="spellStart"/>
            <w:r w:rsidRPr="00496D8F">
              <w:rPr>
                <w:rFonts w:ascii="Bookman Old Style" w:eastAsia="Bookman Old Style" w:hAnsi="Bookman Old Style" w:cs="Tahoma"/>
                <w:sz w:val="20"/>
                <w:szCs w:val="20"/>
              </w:rPr>
              <w:t>atau</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Sel</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Punca</w:t>
            </w:r>
            <w:proofErr w:type="spellEnd"/>
            <w:r w:rsidRPr="00496D8F">
              <w:rPr>
                <w:rFonts w:ascii="Bookman Old Style" w:eastAsia="Bookman Old Style" w:hAnsi="Bookman Old Style" w:cs="Tahoma"/>
                <w:sz w:val="20"/>
                <w:szCs w:val="20"/>
              </w:rPr>
              <w:t xml:space="preserve"> dan </w:t>
            </w:r>
            <w:proofErr w:type="spellStart"/>
            <w:r w:rsidRPr="00496D8F">
              <w:rPr>
                <w:rFonts w:ascii="Bookman Old Style" w:eastAsia="Bookman Old Style" w:hAnsi="Bookman Old Style" w:cs="Tahoma"/>
                <w:sz w:val="20"/>
                <w:szCs w:val="20"/>
              </w:rPr>
              <w:t>Turunannya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dengan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nama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dagang</w:t>
            </w:r>
            <w:proofErr w:type="spellEnd"/>
            <w:r w:rsidRPr="00496D8F">
              <w:rPr>
                <w:rFonts w:ascii="Bookman Old Style" w:eastAsia="Bookman Old Style" w:hAnsi="Bookman Old Style" w:cs="Tahoma"/>
                <w:sz w:val="20"/>
                <w:szCs w:val="20"/>
              </w:rPr>
              <w:t xml:space="preserve"> REGENIC. </w:t>
            </w:r>
            <w:proofErr w:type="spellStart"/>
            <w:r w:rsidRPr="00496D8F">
              <w:rPr>
                <w:rFonts w:ascii="Bookman Old Style" w:eastAsia="Bookman Old Style" w:hAnsi="Bookman Old Style" w:cs="Tahoma"/>
                <w:sz w:val="20"/>
                <w:szCs w:val="20"/>
              </w:rPr>
              <w:t>Adapun</w:t>
            </w:r>
            <w:proofErr w:type="spellEnd"/>
            <w:r w:rsidRPr="00496D8F">
              <w:rPr>
                <w:rFonts w:ascii="Bookman Old Style" w:eastAsia="Bookman Old Style" w:hAnsi="Bookman Old Style" w:cs="Tahoma"/>
                <w:sz w:val="20"/>
                <w:szCs w:val="20"/>
              </w:rPr>
              <w:t xml:space="preserve"> REGENIC </w:t>
            </w:r>
            <w:proofErr w:type="spellStart"/>
            <w:r w:rsidRPr="00496D8F">
              <w:rPr>
                <w:rFonts w:ascii="Bookman Old Style" w:eastAsia="Bookman Old Style" w:hAnsi="Bookman Old Style" w:cs="Tahoma"/>
                <w:sz w:val="20"/>
                <w:szCs w:val="20"/>
              </w:rPr>
              <w:t>merupakan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Fasilitas</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Produksi</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Sel</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Punca</w:t>
            </w:r>
            <w:proofErr w:type="spellEnd"/>
            <w:r w:rsidRPr="00496D8F">
              <w:rPr>
                <w:rFonts w:ascii="Bookman Old Style" w:eastAsia="Bookman Old Style" w:hAnsi="Bookman Old Style" w:cs="Tahoma"/>
                <w:sz w:val="20"/>
                <w:szCs w:val="20"/>
              </w:rPr>
              <w:t xml:space="preserve"> </w:t>
            </w:r>
            <w:r w:rsidR="51358D59" w:rsidRPr="0051529A">
              <w:rPr>
                <w:rFonts w:ascii="Bookman Old Style" w:eastAsia="Bookman Old Style" w:hAnsi="Bookman Old Style" w:cs="Tahoma"/>
                <w:sz w:val="20"/>
                <w:szCs w:val="20"/>
              </w:rPr>
              <w:t>dan/</w:t>
            </w:r>
            <w:r w:rsidR="51358D59" w:rsidRPr="00496D8F">
              <w:rPr>
                <w:rFonts w:ascii="Bookman Old Style" w:eastAsia="Bookman Old Style" w:hAnsi="Bookman Old Style" w:cs="Tahoma"/>
                <w:sz w:val="20"/>
                <w:szCs w:val="20"/>
              </w:rPr>
              <w:t xml:space="preserve"> </w:t>
            </w:r>
            <w:proofErr w:type="spellStart"/>
            <w:r w:rsidR="51358D59" w:rsidRPr="0051529A">
              <w:rPr>
                <w:rFonts w:ascii="Bookman Old Style" w:eastAsia="Bookman Old Style" w:hAnsi="Bookman Old Style" w:cs="Tahoma"/>
                <w:sz w:val="20"/>
                <w:szCs w:val="20"/>
              </w:rPr>
              <w:t>atau</w:t>
            </w:r>
            <w:proofErr w:type="spellEnd"/>
            <w:r w:rsidR="51358D59" w:rsidRPr="0051529A">
              <w:rPr>
                <w:rFonts w:ascii="Bookman Old Style" w:eastAsia="Bookman Old Style" w:hAnsi="Bookman Old Style" w:cs="Tahoma"/>
                <w:sz w:val="20"/>
                <w:szCs w:val="20"/>
              </w:rPr>
              <w:t xml:space="preserve"> </w:t>
            </w:r>
            <w:proofErr w:type="spellStart"/>
            <w:r w:rsidR="51358D59" w:rsidRPr="0051529A">
              <w:rPr>
                <w:rFonts w:ascii="Bookman Old Style" w:eastAsia="Bookman Old Style" w:hAnsi="Bookman Old Style" w:cs="Tahoma"/>
                <w:sz w:val="20"/>
                <w:szCs w:val="20"/>
              </w:rPr>
              <w:t>Sel</w:t>
            </w:r>
            <w:proofErr w:type="spellEnd"/>
            <w:r w:rsidR="51358D59" w:rsidRPr="0051529A">
              <w:rPr>
                <w:rFonts w:ascii="Bookman Old Style" w:eastAsia="Bookman Old Style" w:hAnsi="Bookman Old Style" w:cs="Tahoma"/>
                <w:sz w:val="20"/>
                <w:szCs w:val="20"/>
              </w:rPr>
              <w:t xml:space="preserve"> dan </w:t>
            </w:r>
            <w:proofErr w:type="spellStart"/>
            <w:r w:rsidR="51358D59" w:rsidRPr="0051529A">
              <w:rPr>
                <w:rFonts w:ascii="Bookman Old Style" w:eastAsia="Bookman Old Style" w:hAnsi="Bookman Old Style" w:cs="Tahoma"/>
                <w:sz w:val="20"/>
                <w:szCs w:val="20"/>
              </w:rPr>
              <w:t>Turunannya</w:t>
            </w:r>
            <w:proofErr w:type="spellEnd"/>
            <w:r w:rsidR="51358D59" w:rsidRPr="00496D8F">
              <w:rPr>
                <w:rFonts w:ascii="Bookman Old Style" w:eastAsia="Bookman Old Style" w:hAnsi="Bookman Old Style" w:cs="Tahoma"/>
                <w:sz w:val="20"/>
                <w:szCs w:val="20"/>
              </w:rPr>
              <w:t xml:space="preserve"> </w:t>
            </w:r>
            <w:r w:rsidRPr="00496D8F">
              <w:rPr>
                <w:rFonts w:ascii="Bookman Old Style" w:eastAsia="Bookman Old Style" w:hAnsi="Bookman Old Style" w:cs="Tahoma"/>
                <w:sz w:val="20"/>
                <w:szCs w:val="20"/>
              </w:rPr>
              <w:t xml:space="preserve">yang </w:t>
            </w:r>
            <w:proofErr w:type="spellStart"/>
            <w:r w:rsidRPr="00496D8F">
              <w:rPr>
                <w:rFonts w:ascii="Bookman Old Style" w:eastAsia="Bookman Old Style" w:hAnsi="Bookman Old Style" w:cs="Tahoma"/>
                <w:sz w:val="20"/>
                <w:szCs w:val="20"/>
              </w:rPr>
              <w:t>memiliki</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izin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operasional</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laboratorium</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pengolahan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sel</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punca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dari</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otoritas</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terkait</w:t>
            </w:r>
            <w:proofErr w:type="spellEnd"/>
            <w:r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untuk</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mendukung</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kegiatan</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penelitian</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berbasis</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pelayanan</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maupun</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terapi</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Selain</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itu</w:t>
            </w:r>
            <w:proofErr w:type="spellEnd"/>
            <w:r w:rsidR="00FE0732" w:rsidRPr="00496D8F">
              <w:rPr>
                <w:rFonts w:ascii="Bookman Old Style" w:eastAsia="Bookman Old Style" w:hAnsi="Bookman Old Style" w:cs="Tahoma"/>
                <w:sz w:val="20"/>
                <w:szCs w:val="20"/>
              </w:rPr>
              <w:t xml:space="preserve">, REGENIC juga </w:t>
            </w:r>
            <w:proofErr w:type="spellStart"/>
            <w:r w:rsidR="00FE0732" w:rsidRPr="00496D8F">
              <w:rPr>
                <w:rFonts w:ascii="Bookman Old Style" w:eastAsia="Bookman Old Style" w:hAnsi="Bookman Old Style" w:cs="Tahoma"/>
                <w:sz w:val="20"/>
                <w:szCs w:val="20"/>
              </w:rPr>
              <w:t>telah</w:t>
            </w:r>
            <w:proofErr w:type="spellEnd"/>
            <w:r w:rsidR="00FE0732" w:rsidRPr="00496D8F">
              <w:rPr>
                <w:rFonts w:ascii="Bookman Old Style" w:eastAsia="Bookman Old Style" w:hAnsi="Bookman Old Style" w:cs="Tahoma"/>
                <w:sz w:val="20"/>
                <w:szCs w:val="20"/>
              </w:rPr>
              <w:t xml:space="preserve"> </w:t>
            </w:r>
            <w:proofErr w:type="spellStart"/>
            <w:r w:rsidR="00FE0732" w:rsidRPr="00496D8F">
              <w:rPr>
                <w:rFonts w:ascii="Bookman Old Style" w:eastAsia="Bookman Old Style" w:hAnsi="Bookman Old Style" w:cs="Tahoma"/>
                <w:sz w:val="20"/>
                <w:szCs w:val="20"/>
              </w:rPr>
              <w:t>memperoleh</w:t>
            </w:r>
            <w:proofErr w:type="spellEnd"/>
            <w:r w:rsidR="00FE0732"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Sertifikat</w:t>
            </w:r>
            <w:proofErr w:type="spellEnd"/>
            <w:r w:rsidRPr="00496D8F">
              <w:rPr>
                <w:rFonts w:ascii="Bookman Old Style" w:eastAsia="Bookman Old Style" w:hAnsi="Bookman Old Style" w:cs="Tahoma"/>
                <w:sz w:val="20"/>
                <w:szCs w:val="20"/>
              </w:rPr>
              <w:t xml:space="preserve"> Cara </w:t>
            </w:r>
            <w:proofErr w:type="spellStart"/>
            <w:r w:rsidRPr="00496D8F">
              <w:rPr>
                <w:rFonts w:ascii="Bookman Old Style" w:eastAsia="Bookman Old Style" w:hAnsi="Bookman Old Style" w:cs="Tahoma"/>
                <w:sz w:val="20"/>
                <w:szCs w:val="20"/>
              </w:rPr>
              <w:t>Pembuatan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Obat</w:t>
            </w:r>
            <w:proofErr w:type="spellEnd"/>
            <w:r w:rsidRPr="00496D8F">
              <w:rPr>
                <w:rFonts w:ascii="Bookman Old Style" w:eastAsia="Bookman Old Style" w:hAnsi="Bookman Old Style" w:cs="Tahoma"/>
                <w:sz w:val="20"/>
                <w:szCs w:val="20"/>
              </w:rPr>
              <w:t xml:space="preserve"> yang </w:t>
            </w:r>
            <w:proofErr w:type="spellStart"/>
            <w:r w:rsidRPr="00496D8F">
              <w:rPr>
                <w:rFonts w:ascii="Bookman Old Style" w:eastAsia="Bookman Old Style" w:hAnsi="Bookman Old Style" w:cs="Tahoma"/>
                <w:sz w:val="20"/>
                <w:szCs w:val="20"/>
              </w:rPr>
              <w:t>Baik</w:t>
            </w:r>
            <w:proofErr w:type="spellEnd"/>
            <w:r w:rsidRPr="00496D8F">
              <w:rPr>
                <w:rFonts w:ascii="Bookman Old Style" w:eastAsia="Bookman Old Style" w:hAnsi="Bookman Old Style" w:cs="Tahoma"/>
                <w:sz w:val="20"/>
                <w:szCs w:val="20"/>
              </w:rPr>
              <w:t xml:space="preserve"> (“</w:t>
            </w:r>
            <w:r w:rsidRPr="00496D8F">
              <w:rPr>
                <w:rFonts w:ascii="Bookman Old Style" w:eastAsia="Bookman Old Style" w:hAnsi="Bookman Old Style" w:cs="Tahoma"/>
                <w:b/>
                <w:bCs/>
                <w:sz w:val="20"/>
                <w:szCs w:val="20"/>
              </w:rPr>
              <w:t>CPOB</w:t>
            </w:r>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dari</w:t>
            </w:r>
            <w:proofErr w:type="spellEnd"/>
            <w:r w:rsidRPr="00496D8F">
              <w:rPr>
                <w:rFonts w:ascii="Bookman Old Style" w:eastAsia="Bookman Old Style" w:hAnsi="Bookman Old Style" w:cs="Tahoma"/>
                <w:sz w:val="20"/>
                <w:szCs w:val="20"/>
              </w:rPr>
              <w:t xml:space="preserve"> Badan </w:t>
            </w:r>
            <w:proofErr w:type="spellStart"/>
            <w:r w:rsidRPr="00496D8F">
              <w:rPr>
                <w:rFonts w:ascii="Bookman Old Style" w:eastAsia="Bookman Old Style" w:hAnsi="Bookman Old Style" w:cs="Tahoma"/>
                <w:sz w:val="20"/>
                <w:szCs w:val="20"/>
              </w:rPr>
              <w:t>Pengawas</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Obat</w:t>
            </w:r>
            <w:proofErr w:type="spellEnd"/>
            <w:r w:rsidRPr="00496D8F">
              <w:rPr>
                <w:rFonts w:ascii="Bookman Old Style" w:eastAsia="Bookman Old Style" w:hAnsi="Bookman Old Style" w:cs="Tahoma"/>
                <w:sz w:val="20"/>
                <w:szCs w:val="20"/>
              </w:rPr>
              <w:t xml:space="preserve"> dan </w:t>
            </w:r>
            <w:proofErr w:type="spellStart"/>
            <w:r w:rsidRPr="00496D8F">
              <w:rPr>
                <w:rFonts w:ascii="Bookman Old Style" w:eastAsia="Bookman Old Style" w:hAnsi="Bookman Old Style" w:cs="Tahoma"/>
                <w:sz w:val="20"/>
                <w:szCs w:val="20"/>
              </w:rPr>
              <w:t>Makanan</w:t>
            </w:r>
            <w:proofErr w:type="spellEnd"/>
            <w:r w:rsidRPr="00496D8F">
              <w:rPr>
                <w:rFonts w:ascii="Bookman Old Style" w:eastAsia="Bookman Old Style" w:hAnsi="Bookman Old Style" w:cs="Tahoma"/>
                <w:sz w:val="20"/>
                <w:szCs w:val="20"/>
              </w:rPr>
              <w:t xml:space="preserve"> (BPOM) </w:t>
            </w:r>
            <w:proofErr w:type="spellStart"/>
            <w:r w:rsidR="00CE66F5" w:rsidRPr="0051529A">
              <w:rPr>
                <w:rFonts w:ascii="Bookman Old Style" w:eastAsia="Bookman Old Style" w:hAnsi="Bookman Old Style" w:cs="Tahoma"/>
                <w:sz w:val="20"/>
                <w:szCs w:val="20"/>
              </w:rPr>
              <w:t>untuk</w:t>
            </w:r>
            <w:proofErr w:type="spellEnd"/>
            <w:r w:rsidR="00CE66F5"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Produk</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Terapi</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Sel</w:t>
            </w:r>
            <w:proofErr w:type="spellEnd"/>
            <w:r w:rsidRPr="00496D8F">
              <w:rPr>
                <w:rFonts w:ascii="Bookman Old Style" w:eastAsia="Bookman Old Style" w:hAnsi="Bookman Old Style" w:cs="Tahoma"/>
                <w:sz w:val="20"/>
                <w:szCs w:val="20"/>
              </w:rPr>
              <w:t xml:space="preserve"> dan </w:t>
            </w:r>
            <w:proofErr w:type="spellStart"/>
            <w:r w:rsidRPr="00496D8F">
              <w:rPr>
                <w:rFonts w:ascii="Bookman Old Style" w:eastAsia="Bookman Old Style" w:hAnsi="Bookman Old Style" w:cs="Tahoma"/>
                <w:sz w:val="20"/>
                <w:szCs w:val="20"/>
              </w:rPr>
              <w:t>Turunannya</w:t>
            </w:r>
            <w:proofErr w:type="spellEnd"/>
            <w:r w:rsidRPr="00496D8F">
              <w:rPr>
                <w:rFonts w:ascii="Bookman Old Style" w:eastAsia="Bookman Old Style" w:hAnsi="Bookman Old Style" w:cs="Tahoma"/>
                <w:sz w:val="20"/>
                <w:szCs w:val="20"/>
              </w:rPr>
              <w:t>.</w:t>
            </w:r>
          </w:p>
          <w:p w14:paraId="1A9EC922" w14:textId="22DD4CB0" w:rsidR="002335CA" w:rsidRPr="00496D8F" w:rsidRDefault="002335CA" w:rsidP="00FC41D2">
            <w:pPr>
              <w:pStyle w:val="ListParagraph"/>
              <w:numPr>
                <w:ilvl w:val="0"/>
                <w:numId w:val="3"/>
              </w:numPr>
              <w:spacing w:after="0" w:line="240" w:lineRule="auto"/>
              <w:ind w:left="567" w:hanging="567"/>
              <w:jc w:val="both"/>
              <w:rPr>
                <w:rFonts w:ascii="Bookman Old Style" w:eastAsia="Bookman Old Style" w:hAnsi="Bookman Old Style" w:cs="Tahoma"/>
                <w:sz w:val="20"/>
                <w:szCs w:val="20"/>
              </w:rPr>
            </w:pPr>
            <w:proofErr w:type="spellStart"/>
            <w:r w:rsidRPr="00496D8F">
              <w:rPr>
                <w:rFonts w:ascii="Bookman Old Style" w:eastAsia="Bookman Old Style" w:hAnsi="Bookman Old Style" w:cs="Tahoma"/>
                <w:sz w:val="20"/>
                <w:szCs w:val="20"/>
              </w:rPr>
              <w:t>bahwa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Pihak</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Kedua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merupakan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rumah</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sakit</w:t>
            </w:r>
            <w:proofErr w:type="spellEnd"/>
            <w:r w:rsidR="65C9BCEF" w:rsidRPr="00496D8F">
              <w:rPr>
                <w:rFonts w:ascii="Bookman Old Style" w:eastAsia="Bookman Old Style" w:hAnsi="Bookman Old Style" w:cs="Tahoma"/>
                <w:sz w:val="20"/>
                <w:szCs w:val="20"/>
              </w:rPr>
              <w:t xml:space="preserve"> dan/</w:t>
            </w:r>
            <w:proofErr w:type="spellStart"/>
            <w:r w:rsidR="65C9BCEF" w:rsidRPr="00496D8F">
              <w:rPr>
                <w:rFonts w:ascii="Bookman Old Style" w:eastAsia="Bookman Old Style" w:hAnsi="Bookman Old Style" w:cs="Tahoma"/>
                <w:sz w:val="20"/>
                <w:szCs w:val="20"/>
              </w:rPr>
              <w:t>atau</w:t>
            </w:r>
            <w:proofErr w:type="spellEnd"/>
            <w:r w:rsidR="65C9BCEF"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klinik</w:t>
            </w:r>
            <w:proofErr w:type="spellEnd"/>
            <w:r w:rsidRPr="00496D8F">
              <w:rPr>
                <w:rFonts w:ascii="Bookman Old Style" w:eastAsia="Bookman Old Style" w:hAnsi="Bookman Old Style" w:cs="Tahoma"/>
                <w:sz w:val="20"/>
                <w:szCs w:val="20"/>
              </w:rPr>
              <w:t xml:space="preserve"> </w:t>
            </w:r>
            <w:proofErr w:type="spellStart"/>
            <w:r w:rsidR="65C9BCEF" w:rsidRPr="00496D8F">
              <w:rPr>
                <w:rFonts w:ascii="Bookman Old Style" w:eastAsia="Bookman Old Style" w:hAnsi="Bookman Old Style" w:cs="Tahoma"/>
                <w:sz w:val="20"/>
                <w:szCs w:val="20"/>
              </w:rPr>
              <w:t>sebagaimana</w:t>
            </w:r>
            <w:proofErr w:type="spellEnd"/>
            <w:r w:rsidR="65C9BCEF" w:rsidRPr="00496D8F">
              <w:rPr>
                <w:rFonts w:ascii="Bookman Old Style" w:eastAsia="Bookman Old Style" w:hAnsi="Bookman Old Style" w:cs="Tahoma"/>
                <w:sz w:val="20"/>
                <w:szCs w:val="20"/>
              </w:rPr>
              <w:t xml:space="preserve"> </w:t>
            </w:r>
            <w:proofErr w:type="spellStart"/>
            <w:r w:rsidR="65C9BCEF" w:rsidRPr="00496D8F">
              <w:rPr>
                <w:rFonts w:ascii="Bookman Old Style" w:eastAsia="Bookman Old Style" w:hAnsi="Bookman Old Style" w:cs="Tahoma"/>
                <w:sz w:val="20"/>
                <w:szCs w:val="20"/>
              </w:rPr>
              <w:t>tersebut</w:t>
            </w:r>
            <w:proofErr w:type="spellEnd"/>
            <w:r w:rsidR="65C9BCEF" w:rsidRPr="00496D8F">
              <w:rPr>
                <w:rFonts w:ascii="Bookman Old Style" w:eastAsia="Bookman Old Style" w:hAnsi="Bookman Old Style" w:cs="Tahoma"/>
                <w:sz w:val="20"/>
                <w:szCs w:val="20"/>
              </w:rPr>
              <w:t xml:space="preserve"> </w:t>
            </w:r>
            <w:proofErr w:type="spellStart"/>
            <w:r w:rsidR="65C9BCEF" w:rsidRPr="00496D8F">
              <w:rPr>
                <w:rFonts w:ascii="Bookman Old Style" w:eastAsia="Bookman Old Style" w:hAnsi="Bookman Old Style" w:cs="Tahoma"/>
                <w:sz w:val="20"/>
                <w:szCs w:val="20"/>
              </w:rPr>
              <w:t>diatas</w:t>
            </w:r>
            <w:proofErr w:type="spellEnd"/>
            <w:r w:rsidRPr="00496D8F">
              <w:rPr>
                <w:rFonts w:ascii="Bookman Old Style" w:eastAsia="Bookman Old Style" w:hAnsi="Bookman Old Style" w:cs="Tahoma"/>
                <w:sz w:val="20"/>
                <w:szCs w:val="20"/>
              </w:rPr>
              <w:t xml:space="preserve"> </w:t>
            </w:r>
            <w:r w:rsidR="65C9BCEF" w:rsidRPr="00496D8F">
              <w:rPr>
                <w:rFonts w:ascii="Bookman Old Style" w:eastAsia="Bookman Old Style" w:hAnsi="Bookman Old Style" w:cs="Tahoma"/>
                <w:sz w:val="20"/>
                <w:szCs w:val="20"/>
              </w:rPr>
              <w:t xml:space="preserve">yang </w:t>
            </w:r>
            <w:proofErr w:type="spellStart"/>
            <w:r w:rsidR="65C9BCEF" w:rsidRPr="00496D8F">
              <w:rPr>
                <w:rFonts w:ascii="Bookman Old Style" w:eastAsia="Bookman Old Style" w:hAnsi="Bookman Old Style" w:cs="Tahoma"/>
                <w:sz w:val="20"/>
                <w:szCs w:val="20"/>
              </w:rPr>
              <w:t>menyelenggarakan</w:t>
            </w:r>
            <w:proofErr w:type="spellEnd"/>
            <w:r w:rsidR="65C9BCEF" w:rsidRPr="00496D8F">
              <w:rPr>
                <w:rFonts w:ascii="Bookman Old Style" w:eastAsia="Bookman Old Style" w:hAnsi="Bookman Old Style" w:cs="Tahoma"/>
                <w:sz w:val="20"/>
                <w:szCs w:val="20"/>
              </w:rPr>
              <w:t xml:space="preserve"> </w:t>
            </w:r>
            <w:proofErr w:type="spellStart"/>
            <w:r w:rsidR="65C9BCEF" w:rsidRPr="00496D8F">
              <w:rPr>
                <w:rFonts w:ascii="Bookman Old Style" w:eastAsia="Bookman Old Style" w:hAnsi="Bookman Old Style" w:cs="Tahoma"/>
                <w:sz w:val="20"/>
                <w:szCs w:val="20"/>
              </w:rPr>
              <w:t>pelayanan</w:t>
            </w:r>
            <w:proofErr w:type="spellEnd"/>
            <w:r w:rsidR="65C9BCEF" w:rsidRPr="00496D8F">
              <w:rPr>
                <w:rFonts w:ascii="Bookman Old Style" w:eastAsia="Bookman Old Style" w:hAnsi="Bookman Old Style" w:cs="Tahoma"/>
                <w:sz w:val="20"/>
                <w:szCs w:val="20"/>
              </w:rPr>
              <w:t xml:space="preserve"> </w:t>
            </w:r>
            <w:proofErr w:type="spellStart"/>
            <w:r w:rsidR="65C9BCEF" w:rsidRPr="00496D8F">
              <w:rPr>
                <w:rFonts w:ascii="Bookman Old Style" w:eastAsia="Bookman Old Style" w:hAnsi="Bookman Old Style" w:cs="Tahoma"/>
                <w:sz w:val="20"/>
                <w:szCs w:val="20"/>
              </w:rPr>
              <w:t>sel</w:t>
            </w:r>
            <w:proofErr w:type="spellEnd"/>
            <w:r w:rsidR="65C9BCEF" w:rsidRPr="00496D8F">
              <w:rPr>
                <w:rFonts w:ascii="Bookman Old Style" w:eastAsia="Bookman Old Style" w:hAnsi="Bookman Old Style" w:cs="Tahoma"/>
                <w:sz w:val="20"/>
                <w:szCs w:val="20"/>
              </w:rPr>
              <w:t xml:space="preserve"> </w:t>
            </w:r>
            <w:proofErr w:type="spellStart"/>
            <w:r w:rsidR="65C9BCEF" w:rsidRPr="00496D8F">
              <w:rPr>
                <w:rFonts w:ascii="Bookman Old Style" w:eastAsia="Bookman Old Style" w:hAnsi="Bookman Old Style" w:cs="Tahoma"/>
                <w:sz w:val="20"/>
                <w:szCs w:val="20"/>
              </w:rPr>
              <w:t>punca</w:t>
            </w:r>
            <w:proofErr w:type="spellEnd"/>
            <w:r w:rsidR="65C9BCEF" w:rsidRPr="00496D8F">
              <w:rPr>
                <w:rFonts w:ascii="Bookman Old Style" w:eastAsia="Bookman Old Style" w:hAnsi="Bookman Old Style" w:cs="Tahoma"/>
                <w:sz w:val="20"/>
                <w:szCs w:val="20"/>
              </w:rPr>
              <w:t xml:space="preserve"> dan/</w:t>
            </w:r>
            <w:proofErr w:type="spellStart"/>
            <w:r w:rsidR="65C9BCEF" w:rsidRPr="00496D8F">
              <w:rPr>
                <w:rFonts w:ascii="Bookman Old Style" w:eastAsia="Bookman Old Style" w:hAnsi="Bookman Old Style" w:cs="Tahoma"/>
                <w:sz w:val="20"/>
                <w:szCs w:val="20"/>
              </w:rPr>
              <w:t>atau</w:t>
            </w:r>
            <w:proofErr w:type="spellEnd"/>
            <w:r w:rsidR="65C9BCEF" w:rsidRPr="00496D8F">
              <w:rPr>
                <w:rFonts w:ascii="Bookman Old Style" w:eastAsia="Bookman Old Style" w:hAnsi="Bookman Old Style" w:cs="Tahoma"/>
                <w:sz w:val="20"/>
                <w:szCs w:val="20"/>
              </w:rPr>
              <w:t xml:space="preserve"> </w:t>
            </w:r>
            <w:proofErr w:type="spellStart"/>
            <w:r w:rsidR="00D23B7C" w:rsidRPr="00496D8F">
              <w:rPr>
                <w:rFonts w:ascii="Bookman Old Style" w:eastAsia="Bookman Old Style" w:hAnsi="Bookman Old Style" w:cs="Tahoma"/>
                <w:sz w:val="20"/>
                <w:szCs w:val="20"/>
              </w:rPr>
              <w:t>sel</w:t>
            </w:r>
            <w:proofErr w:type="spellEnd"/>
            <w:r w:rsidR="00D23B7C" w:rsidRPr="00496D8F">
              <w:rPr>
                <w:rFonts w:ascii="Bookman Old Style" w:eastAsia="Bookman Old Style" w:hAnsi="Bookman Old Style" w:cs="Tahoma"/>
                <w:sz w:val="20"/>
                <w:szCs w:val="20"/>
              </w:rPr>
              <w:t xml:space="preserve"> </w:t>
            </w:r>
            <w:proofErr w:type="spellStart"/>
            <w:r w:rsidR="00D23B7C" w:rsidRPr="0051529A">
              <w:rPr>
                <w:rFonts w:ascii="Bookman Old Style" w:eastAsia="Bookman Old Style" w:hAnsi="Bookman Old Style" w:cs="Tahoma"/>
                <w:sz w:val="20"/>
                <w:szCs w:val="20"/>
              </w:rPr>
              <w:t>dalam</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ranah</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penelitian</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berbasis</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pelayanan</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atau</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pelayanan</w:t>
            </w:r>
            <w:proofErr w:type="spellEnd"/>
            <w:r w:rsidR="00CE66F5" w:rsidRPr="0051529A">
              <w:rPr>
                <w:rFonts w:ascii="Bookman Old Style" w:eastAsia="Bookman Old Style" w:hAnsi="Bookman Old Style" w:cs="Tahoma"/>
                <w:sz w:val="20"/>
                <w:szCs w:val="20"/>
              </w:rPr>
              <w:t xml:space="preserve"> </w:t>
            </w:r>
            <w:proofErr w:type="spellStart"/>
            <w:r w:rsidR="00CE66F5" w:rsidRPr="0051529A">
              <w:rPr>
                <w:rFonts w:ascii="Bookman Old Style" w:eastAsia="Bookman Old Style" w:hAnsi="Bookman Old Style" w:cs="Tahoma"/>
                <w:sz w:val="20"/>
                <w:szCs w:val="20"/>
              </w:rPr>
              <w:t>terapi</w:t>
            </w:r>
            <w:proofErr w:type="spellEnd"/>
            <w:r w:rsidR="5FDD06DA" w:rsidRPr="0051529A">
              <w:rPr>
                <w:rFonts w:ascii="Bookman Old Style" w:eastAsia="Bookman Old Style" w:hAnsi="Bookman Old Style" w:cs="Tahoma"/>
                <w:sz w:val="20"/>
                <w:szCs w:val="20"/>
              </w:rPr>
              <w:t>,</w:t>
            </w:r>
            <w:r w:rsidR="00CE66F5" w:rsidRPr="0051529A">
              <w:rPr>
                <w:rFonts w:ascii="Bookman Old Style" w:eastAsia="Bookman Old Style" w:hAnsi="Bookman Old Style" w:cs="Tahoma"/>
                <w:sz w:val="20"/>
                <w:szCs w:val="20"/>
              </w:rPr>
              <w:t xml:space="preserve"> </w:t>
            </w:r>
            <w:proofErr w:type="spellStart"/>
            <w:r w:rsidR="65C9BCEF" w:rsidRPr="0051529A">
              <w:rPr>
                <w:rFonts w:ascii="Bookman Old Style" w:eastAsia="Bookman Old Style" w:hAnsi="Bookman Old Style" w:cs="Tahoma"/>
                <w:sz w:val="20"/>
                <w:szCs w:val="20"/>
              </w:rPr>
              <w:t>sesuai</w:t>
            </w:r>
            <w:proofErr w:type="spellEnd"/>
            <w:r w:rsidR="65C9BCEF" w:rsidRPr="0051529A">
              <w:rPr>
                <w:rFonts w:ascii="Bookman Old Style" w:eastAsia="Bookman Old Style" w:hAnsi="Bookman Old Style" w:cs="Tahoma"/>
                <w:sz w:val="20"/>
                <w:szCs w:val="20"/>
              </w:rPr>
              <w:t xml:space="preserve"> </w:t>
            </w:r>
            <w:proofErr w:type="spellStart"/>
            <w:r w:rsidR="65C9BCEF" w:rsidRPr="0051529A">
              <w:rPr>
                <w:rFonts w:ascii="Bookman Old Style" w:eastAsia="Bookman Old Style" w:hAnsi="Bookman Old Style" w:cs="Tahoma"/>
                <w:sz w:val="20"/>
                <w:szCs w:val="20"/>
              </w:rPr>
              <w:t>peraturan</w:t>
            </w:r>
            <w:proofErr w:type="spellEnd"/>
            <w:r w:rsidR="65C9BCEF" w:rsidRPr="0051529A">
              <w:rPr>
                <w:rFonts w:ascii="Bookman Old Style" w:eastAsia="Bookman Old Style" w:hAnsi="Bookman Old Style" w:cs="Tahoma"/>
                <w:sz w:val="20"/>
                <w:szCs w:val="20"/>
              </w:rPr>
              <w:t xml:space="preserve"> yang </w:t>
            </w:r>
            <w:proofErr w:type="spellStart"/>
            <w:r w:rsidR="65C9BCEF" w:rsidRPr="0051529A">
              <w:rPr>
                <w:rFonts w:ascii="Bookman Old Style" w:eastAsia="Bookman Old Style" w:hAnsi="Bookman Old Style" w:cs="Tahoma"/>
                <w:sz w:val="20"/>
                <w:szCs w:val="20"/>
              </w:rPr>
              <w:t>berlaku</w:t>
            </w:r>
            <w:proofErr w:type="spellEnd"/>
            <w:r w:rsidR="65C9BCEF" w:rsidRPr="00496D8F">
              <w:rPr>
                <w:rFonts w:ascii="Bookman Old Style" w:eastAsia="Bookman Old Style" w:hAnsi="Bookman Old Style" w:cs="Tahoma"/>
                <w:sz w:val="20"/>
                <w:szCs w:val="20"/>
              </w:rPr>
              <w:t xml:space="preserve"> </w:t>
            </w:r>
            <w:r w:rsidRPr="00496D8F">
              <w:rPr>
                <w:rFonts w:ascii="Bookman Old Style" w:eastAsia="Bookman Old Style" w:hAnsi="Bookman Old Style" w:cs="Tahoma"/>
                <w:sz w:val="20"/>
                <w:szCs w:val="20"/>
              </w:rPr>
              <w:t>(“</w:t>
            </w:r>
            <w:proofErr w:type="spellStart"/>
            <w:r w:rsidRPr="00496D8F">
              <w:rPr>
                <w:rFonts w:ascii="Bookman Old Style" w:eastAsia="Bookman Old Style" w:hAnsi="Bookman Old Style" w:cs="Tahoma"/>
                <w:b/>
                <w:bCs/>
                <w:sz w:val="20"/>
                <w:szCs w:val="20"/>
              </w:rPr>
              <w:t>Fasilitas</w:t>
            </w:r>
            <w:proofErr w:type="spellEnd"/>
            <w:r w:rsidRPr="00496D8F">
              <w:rPr>
                <w:rFonts w:ascii="Bookman Old Style" w:eastAsia="Bookman Old Style" w:hAnsi="Bookman Old Style" w:cs="Tahoma"/>
                <w:b/>
                <w:bCs/>
                <w:sz w:val="20"/>
                <w:szCs w:val="20"/>
              </w:rPr>
              <w:t xml:space="preserve"> </w:t>
            </w:r>
            <w:proofErr w:type="spellStart"/>
            <w:r w:rsidRPr="00496D8F">
              <w:rPr>
                <w:rFonts w:ascii="Bookman Old Style" w:eastAsia="Bookman Old Style" w:hAnsi="Bookman Old Style" w:cs="Tahoma"/>
                <w:b/>
                <w:bCs/>
                <w:sz w:val="20"/>
                <w:szCs w:val="20"/>
              </w:rPr>
              <w:t>Kesehatan</w:t>
            </w:r>
            <w:proofErr w:type="spellEnd"/>
            <w:r w:rsidRPr="00496D8F">
              <w:rPr>
                <w:rFonts w:ascii="Bookman Old Style" w:eastAsia="Bookman Old Style" w:hAnsi="Bookman Old Style" w:cs="Tahoma"/>
                <w:sz w:val="20"/>
                <w:szCs w:val="20"/>
              </w:rPr>
              <w:t>”).</w:t>
            </w:r>
          </w:p>
          <w:p w14:paraId="5896F072" w14:textId="77777777" w:rsidR="001F1C3B" w:rsidRPr="00972DED" w:rsidRDefault="002335CA" w:rsidP="00FC41D2">
            <w:pPr>
              <w:pStyle w:val="ListParagraph"/>
              <w:numPr>
                <w:ilvl w:val="0"/>
                <w:numId w:val="3"/>
              </w:numPr>
              <w:spacing w:after="0" w:line="240" w:lineRule="auto"/>
              <w:ind w:left="567" w:hanging="567"/>
              <w:jc w:val="both"/>
              <w:rPr>
                <w:rFonts w:ascii="Bookman Old Style" w:eastAsia="Bookman Old Style" w:hAnsi="Bookman Old Style" w:cs="Tahoma"/>
                <w:sz w:val="20"/>
                <w:szCs w:val="20"/>
              </w:rPr>
            </w:pPr>
            <w:proofErr w:type="spellStart"/>
            <w:r w:rsidRPr="00496D8F">
              <w:rPr>
                <w:rFonts w:ascii="Bookman Old Style" w:eastAsia="Bookman Old Style" w:hAnsi="Bookman Old Style" w:cs="Tahoma"/>
                <w:sz w:val="20"/>
                <w:szCs w:val="20"/>
              </w:rPr>
              <w:t>bahwa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dengan</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semangat</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serta</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maksud</w:t>
            </w:r>
            <w:proofErr w:type="spellEnd"/>
            <w:r w:rsidRPr="00496D8F">
              <w:rPr>
                <w:rFonts w:ascii="Bookman Old Style" w:eastAsia="Bookman Old Style" w:hAnsi="Bookman Old Style" w:cs="Tahoma"/>
                <w:sz w:val="20"/>
                <w:szCs w:val="20"/>
              </w:rPr>
              <w:t xml:space="preserve"> yang </w:t>
            </w:r>
            <w:proofErr w:type="spellStart"/>
            <w:r w:rsidRPr="00496D8F">
              <w:rPr>
                <w:rFonts w:ascii="Bookman Old Style" w:eastAsia="Bookman Old Style" w:hAnsi="Bookman Old Style" w:cs="Tahoma"/>
                <w:sz w:val="20"/>
                <w:szCs w:val="20"/>
              </w:rPr>
              <w:t>telah</w:t>
            </w:r>
            <w:proofErr w:type="spellEnd"/>
            <w:r w:rsidRPr="00496D8F">
              <w:rPr>
                <w:rFonts w:ascii="Bookman Old Style" w:eastAsia="Bookman Old Style" w:hAnsi="Bookman Old Style" w:cs="Tahoma"/>
                <w:sz w:val="20"/>
                <w:szCs w:val="20"/>
              </w:rPr>
              <w:t xml:space="preserve"> </w:t>
            </w:r>
            <w:proofErr w:type="spellStart"/>
            <w:r w:rsidRPr="00496D8F">
              <w:rPr>
                <w:rFonts w:ascii="Bookman Old Style" w:eastAsia="Bookman Old Style" w:hAnsi="Bookman Old Style" w:cs="Tahoma"/>
                <w:sz w:val="20"/>
                <w:szCs w:val="20"/>
              </w:rPr>
              <w:t>diuraikan</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diatas</w:t>
            </w:r>
            <w:proofErr w:type="spellEnd"/>
            <w:r w:rsidRPr="00972DED">
              <w:rPr>
                <w:rFonts w:ascii="Bookman Old Style" w:eastAsia="Bookman Old Style" w:hAnsi="Bookman Old Style" w:cs="Tahoma"/>
                <w:sz w:val="20"/>
                <w:szCs w:val="20"/>
              </w:rPr>
              <w:t xml:space="preserve">, Para </w:t>
            </w:r>
            <w:proofErr w:type="spellStart"/>
            <w:r w:rsidRPr="00972DED">
              <w:rPr>
                <w:rFonts w:ascii="Bookman Old Style" w:eastAsia="Bookman Old Style" w:hAnsi="Bookman Old Style" w:cs="Tahoma"/>
                <w:sz w:val="20"/>
                <w:szCs w:val="20"/>
              </w:rPr>
              <w:t>Pihak</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sepakat</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melakukan</w:t>
            </w:r>
            <w:proofErr w:type="spellEnd"/>
            <w:r w:rsidRPr="00972DED">
              <w:rPr>
                <w:rFonts w:ascii="Bookman Old Style" w:eastAsia="Bookman Old Style" w:hAnsi="Bookman Old Style" w:cs="Tahoma"/>
                <w:sz w:val="20"/>
                <w:szCs w:val="20"/>
              </w:rPr>
              <w:t xml:space="preserve"> </w:t>
            </w:r>
            <w:bookmarkStart w:id="0" w:name="_Hlk135635777"/>
            <w:proofErr w:type="spellStart"/>
            <w:r w:rsidRPr="00972DED">
              <w:rPr>
                <w:rFonts w:ascii="Bookman Old Style" w:eastAsia="Bookman Old Style" w:hAnsi="Bookman Old Style" w:cs="Tahoma"/>
                <w:sz w:val="20"/>
                <w:szCs w:val="20"/>
              </w:rPr>
              <w:t>kerja</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sama</w:t>
            </w:r>
            <w:proofErr w:type="spellEnd"/>
            <w:r w:rsidRPr="00972DED">
              <w:rPr>
                <w:rFonts w:ascii="Bookman Old Style" w:eastAsia="Bookman Old Style" w:hAnsi="Bookman Old Style" w:cs="Tahoma"/>
                <w:sz w:val="20"/>
                <w:szCs w:val="20"/>
              </w:rPr>
              <w:t xml:space="preserve"> di mana </w:t>
            </w:r>
            <w:proofErr w:type="spellStart"/>
            <w:r w:rsidRPr="00972DED">
              <w:rPr>
                <w:rFonts w:ascii="Bookman Old Style" w:eastAsia="Bookman Old Style" w:hAnsi="Bookman Old Style" w:cs="Tahoma"/>
                <w:sz w:val="20"/>
                <w:szCs w:val="20"/>
              </w:rPr>
              <w:t>Pihak</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Kedua</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menerima</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manfaat</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dari</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Sel</w:t>
            </w:r>
            <w:proofErr w:type="spellEnd"/>
            <w:r w:rsidRPr="00972DED">
              <w:rPr>
                <w:rFonts w:ascii="Bookman Old Style" w:eastAsia="Bookman Old Style" w:hAnsi="Bookman Old Style" w:cs="Tahoma"/>
                <w:sz w:val="20"/>
                <w:szCs w:val="20"/>
              </w:rPr>
              <w:t xml:space="preserve"> dan/</w:t>
            </w:r>
            <w:proofErr w:type="spellStart"/>
            <w:r w:rsidRPr="00972DED">
              <w:rPr>
                <w:rFonts w:ascii="Bookman Old Style" w:eastAsia="Bookman Old Style" w:hAnsi="Bookman Old Style" w:cs="Tahoma"/>
                <w:sz w:val="20"/>
                <w:szCs w:val="20"/>
              </w:rPr>
              <w:t>atau</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Sel</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Punca</w:t>
            </w:r>
            <w:proofErr w:type="spellEnd"/>
            <w:r w:rsidRPr="00972DED">
              <w:rPr>
                <w:rFonts w:ascii="Bookman Old Style" w:eastAsia="Bookman Old Style" w:hAnsi="Bookman Old Style" w:cs="Tahoma"/>
                <w:sz w:val="20"/>
                <w:szCs w:val="20"/>
              </w:rPr>
              <w:t xml:space="preserve"> dan </w:t>
            </w:r>
            <w:proofErr w:type="spellStart"/>
            <w:r w:rsidRPr="00972DED">
              <w:rPr>
                <w:rFonts w:ascii="Bookman Old Style" w:eastAsia="Bookman Old Style" w:hAnsi="Bookman Old Style" w:cs="Tahoma"/>
                <w:sz w:val="20"/>
                <w:szCs w:val="20"/>
              </w:rPr>
              <w:t>Turunannya</w:t>
            </w:r>
            <w:proofErr w:type="spellEnd"/>
            <w:r w:rsidRPr="00972DED">
              <w:rPr>
                <w:rFonts w:ascii="Bookman Old Style" w:eastAsia="Bookman Old Style" w:hAnsi="Bookman Old Style" w:cs="Tahoma"/>
                <w:sz w:val="20"/>
                <w:szCs w:val="20"/>
              </w:rPr>
              <w:t xml:space="preserve"> yang </w:t>
            </w:r>
            <w:proofErr w:type="spellStart"/>
            <w:r w:rsidRPr="00972DED">
              <w:rPr>
                <w:rFonts w:ascii="Bookman Old Style" w:eastAsia="Bookman Old Style" w:hAnsi="Bookman Old Style" w:cs="Tahoma"/>
                <w:sz w:val="20"/>
                <w:szCs w:val="20"/>
              </w:rPr>
              <w:t>merupakan</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hasil</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p</w:t>
            </w:r>
            <w:bookmarkEnd w:id="0"/>
            <w:r w:rsidRPr="00972DED">
              <w:rPr>
                <w:rFonts w:ascii="Bookman Old Style" w:eastAsia="Bookman Old Style" w:hAnsi="Bookman Old Style" w:cs="Tahoma"/>
                <w:sz w:val="20"/>
                <w:szCs w:val="20"/>
              </w:rPr>
              <w:t>engolahan</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Pihak</w:t>
            </w:r>
            <w:proofErr w:type="spellEnd"/>
            <w:r w:rsidRPr="00972DED">
              <w:rPr>
                <w:rFonts w:ascii="Bookman Old Style" w:eastAsia="Bookman Old Style" w:hAnsi="Bookman Old Style" w:cs="Tahoma"/>
                <w:sz w:val="20"/>
                <w:szCs w:val="20"/>
              </w:rPr>
              <w:t xml:space="preserve"> </w:t>
            </w:r>
            <w:proofErr w:type="spellStart"/>
            <w:r w:rsidRPr="00972DED">
              <w:rPr>
                <w:rFonts w:ascii="Bookman Old Style" w:eastAsia="Bookman Old Style" w:hAnsi="Bookman Old Style" w:cs="Tahoma"/>
                <w:sz w:val="20"/>
                <w:szCs w:val="20"/>
              </w:rPr>
              <w:t>Pertama</w:t>
            </w:r>
            <w:proofErr w:type="spellEnd"/>
            <w:r w:rsidRPr="00972DED">
              <w:rPr>
                <w:rFonts w:ascii="Bookman Old Style" w:eastAsia="Bookman Old Style" w:hAnsi="Bookman Old Style" w:cs="Tahoma"/>
                <w:sz w:val="20"/>
                <w:szCs w:val="20"/>
              </w:rPr>
              <w:t>.</w:t>
            </w:r>
          </w:p>
          <w:p w14:paraId="3193301D" w14:textId="77777777" w:rsidR="00787C32" w:rsidRPr="00972DED" w:rsidRDefault="00787C32" w:rsidP="00787C32">
            <w:pPr>
              <w:spacing w:after="0" w:line="240" w:lineRule="auto"/>
              <w:jc w:val="both"/>
              <w:rPr>
                <w:rFonts w:ascii="Bookman Old Style" w:eastAsia="Bookman Old Style" w:hAnsi="Bookman Old Style" w:cs="Tahoma"/>
                <w:sz w:val="20"/>
                <w:szCs w:val="20"/>
              </w:rPr>
            </w:pPr>
            <w:r w:rsidRPr="00972DED">
              <w:rPr>
                <w:rFonts w:ascii="Bookman Old Style" w:eastAsia="Bookman Old Style" w:hAnsi="Bookman Old Style" w:cs="Tahoma"/>
                <w:sz w:val="20"/>
                <w:szCs w:val="20"/>
              </w:rPr>
              <w:t>Sehubungan dengan hal-hal tersebut di atas, Para Pihak sepakat untuk mengadakan Perjanjian dengan syarat-syarat dan ketentuan-ketentuan sebagai berikut:</w:t>
            </w:r>
          </w:p>
        </w:tc>
      </w:tr>
      <w:tr w:rsidR="001F1C3B" w:rsidRPr="00972DED" w14:paraId="3D6FE039" w14:textId="77777777" w:rsidTr="6C6119E1">
        <w:trPr>
          <w:trHeight w:val="950"/>
          <w:jc w:val="center"/>
        </w:trPr>
        <w:tc>
          <w:tcPr>
            <w:tcW w:w="2409" w:type="dxa"/>
            <w:vAlign w:val="center"/>
          </w:tcPr>
          <w:p w14:paraId="62CD254E" w14:textId="77777777" w:rsidR="001F1C3B" w:rsidRPr="00972DED" w:rsidRDefault="001F1C3B" w:rsidP="00FC41D2">
            <w:pPr>
              <w:pStyle w:val="ListParagraph"/>
              <w:numPr>
                <w:ilvl w:val="0"/>
                <w:numId w:val="2"/>
              </w:numPr>
              <w:spacing w:before="120" w:after="0" w:line="240" w:lineRule="auto"/>
              <w:ind w:left="311" w:hanging="283"/>
              <w:contextualSpacing w:val="0"/>
              <w:jc w:val="both"/>
              <w:rPr>
                <w:rFonts w:ascii="Bookman Old Style" w:eastAsia="DengXian" w:hAnsi="Bookman Old Style" w:cs="Tahoma"/>
                <w:b/>
                <w:sz w:val="20"/>
                <w:szCs w:val="20"/>
              </w:rPr>
            </w:pPr>
            <w:r w:rsidRPr="00972DED">
              <w:rPr>
                <w:rFonts w:ascii="Bookman Old Style" w:eastAsia="DengXian" w:hAnsi="Bookman Old Style" w:cs="Tahoma"/>
                <w:b/>
                <w:sz w:val="20"/>
                <w:szCs w:val="20"/>
              </w:rPr>
              <w:t>LINGKUP KERJA SAMA</w:t>
            </w:r>
          </w:p>
        </w:tc>
        <w:tc>
          <w:tcPr>
            <w:tcW w:w="280" w:type="dxa"/>
            <w:vAlign w:val="center"/>
          </w:tcPr>
          <w:p w14:paraId="731D1DA4"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w:t>
            </w:r>
          </w:p>
        </w:tc>
        <w:tc>
          <w:tcPr>
            <w:tcW w:w="6389" w:type="dxa"/>
          </w:tcPr>
          <w:p w14:paraId="3F070388" w14:textId="77777777" w:rsidR="001F1C3B" w:rsidRPr="00972DED" w:rsidRDefault="00787C32" w:rsidP="00C92F2C">
            <w:pPr>
              <w:spacing w:before="120" w:after="0" w:line="240" w:lineRule="auto"/>
              <w:jc w:val="both"/>
              <w:rPr>
                <w:rFonts w:ascii="Bookman Old Style" w:eastAsia="DengXian" w:hAnsi="Bookman Old Style" w:cs="Tahoma"/>
                <w:sz w:val="20"/>
                <w:szCs w:val="20"/>
                <w:lang w:val="en-US"/>
              </w:rPr>
            </w:pPr>
            <w:proofErr w:type="spellStart"/>
            <w:r w:rsidRPr="00972DED">
              <w:rPr>
                <w:rFonts w:ascii="Bookman Old Style" w:eastAsia="DengXian" w:hAnsi="Bookman Old Style" w:cs="Tahoma"/>
                <w:sz w:val="20"/>
                <w:szCs w:val="20"/>
                <w:lang w:val="en-US"/>
              </w:rPr>
              <w:t>Pengolahan</w:t>
            </w:r>
            <w:proofErr w:type="spellEnd"/>
            <w:r w:rsidRPr="00972DED">
              <w:rPr>
                <w:rFonts w:ascii="Bookman Old Style" w:eastAsia="DengXian" w:hAnsi="Bookman Old Style" w:cs="Tahoma"/>
                <w:sz w:val="20"/>
                <w:szCs w:val="20"/>
                <w:lang w:val="en-US"/>
              </w:rPr>
              <w:t xml:space="preserve"> dan </w:t>
            </w:r>
            <w:proofErr w:type="spellStart"/>
            <w:r w:rsidRPr="00972DED">
              <w:rPr>
                <w:rFonts w:ascii="Bookman Old Style" w:eastAsia="DengXian" w:hAnsi="Bookman Old Style" w:cs="Tahoma"/>
                <w:sz w:val="20"/>
                <w:szCs w:val="20"/>
                <w:lang w:val="en-US"/>
              </w:rPr>
              <w:t>penyediaan</w:t>
            </w:r>
            <w:proofErr w:type="spellEnd"/>
            <w:r w:rsidRPr="00972DED">
              <w:rPr>
                <w:rFonts w:ascii="Bookman Old Style" w:eastAsia="DengXian" w:hAnsi="Bookman Old Style" w:cs="Tahoma"/>
                <w:sz w:val="20"/>
                <w:szCs w:val="20"/>
                <w:lang w:val="en-US"/>
              </w:rPr>
              <w:t xml:space="preserve"> </w:t>
            </w:r>
            <w:proofErr w:type="spellStart"/>
            <w:r w:rsidRPr="00972DED">
              <w:rPr>
                <w:rFonts w:ascii="Bookman Old Style" w:eastAsia="DengXian" w:hAnsi="Bookman Old Style" w:cs="Tahoma"/>
                <w:sz w:val="20"/>
                <w:szCs w:val="20"/>
                <w:lang w:val="en-US"/>
              </w:rPr>
              <w:t>sel</w:t>
            </w:r>
            <w:proofErr w:type="spellEnd"/>
            <w:r w:rsidRPr="00972DED">
              <w:rPr>
                <w:rFonts w:ascii="Bookman Old Style" w:eastAsia="DengXian" w:hAnsi="Bookman Old Style" w:cs="Tahoma"/>
                <w:sz w:val="20"/>
                <w:szCs w:val="20"/>
                <w:lang w:val="en-US"/>
              </w:rPr>
              <w:t xml:space="preserve"> </w:t>
            </w:r>
            <w:proofErr w:type="spellStart"/>
            <w:r w:rsidRPr="00972DED">
              <w:rPr>
                <w:rFonts w:ascii="Bookman Old Style" w:eastAsia="DengXian" w:hAnsi="Bookman Old Style" w:cs="Tahoma"/>
                <w:sz w:val="20"/>
                <w:szCs w:val="20"/>
                <w:lang w:val="en-US"/>
              </w:rPr>
              <w:t>punca</w:t>
            </w:r>
            <w:proofErr w:type="spellEnd"/>
            <w:r w:rsidRPr="00972DED">
              <w:rPr>
                <w:rFonts w:ascii="Bookman Old Style" w:eastAsia="DengXian" w:hAnsi="Bookman Old Style" w:cs="Tahoma"/>
                <w:sz w:val="20"/>
                <w:szCs w:val="20"/>
                <w:lang w:val="en-US"/>
              </w:rPr>
              <w:t xml:space="preserve"> dan/</w:t>
            </w:r>
            <w:proofErr w:type="spellStart"/>
            <w:r w:rsidRPr="00972DED">
              <w:rPr>
                <w:rFonts w:ascii="Bookman Old Style" w:eastAsia="DengXian" w:hAnsi="Bookman Old Style" w:cs="Tahoma"/>
                <w:sz w:val="20"/>
                <w:szCs w:val="20"/>
                <w:lang w:val="en-US"/>
              </w:rPr>
              <w:t>atau</w:t>
            </w:r>
            <w:proofErr w:type="spellEnd"/>
            <w:r w:rsidRPr="00972DED">
              <w:rPr>
                <w:rFonts w:ascii="Bookman Old Style" w:eastAsia="DengXian" w:hAnsi="Bookman Old Style" w:cs="Tahoma"/>
                <w:sz w:val="20"/>
                <w:szCs w:val="20"/>
                <w:lang w:val="en-US"/>
              </w:rPr>
              <w:t xml:space="preserve"> </w:t>
            </w:r>
            <w:proofErr w:type="spellStart"/>
            <w:r w:rsidRPr="00972DED">
              <w:rPr>
                <w:rFonts w:ascii="Bookman Old Style" w:eastAsia="DengXian" w:hAnsi="Bookman Old Style" w:cs="Tahoma"/>
                <w:sz w:val="20"/>
                <w:szCs w:val="20"/>
                <w:lang w:val="en-US"/>
              </w:rPr>
              <w:t>sel</w:t>
            </w:r>
            <w:proofErr w:type="spellEnd"/>
            <w:r w:rsidRPr="00972DED">
              <w:rPr>
                <w:rFonts w:ascii="Bookman Old Style" w:eastAsia="DengXian" w:hAnsi="Bookman Old Style" w:cs="Tahoma"/>
                <w:sz w:val="20"/>
                <w:szCs w:val="20"/>
                <w:lang w:val="en-US"/>
              </w:rPr>
              <w:t xml:space="preserve"> yang </w:t>
            </w:r>
            <w:proofErr w:type="spellStart"/>
            <w:r w:rsidRPr="00972DED">
              <w:rPr>
                <w:rFonts w:ascii="Bookman Old Style" w:eastAsia="DengXian" w:hAnsi="Bookman Old Style" w:cs="Tahoma"/>
                <w:sz w:val="20"/>
                <w:szCs w:val="20"/>
                <w:lang w:val="en-US"/>
              </w:rPr>
              <w:t>telah</w:t>
            </w:r>
            <w:proofErr w:type="spellEnd"/>
            <w:r w:rsidRPr="00972DED">
              <w:rPr>
                <w:rFonts w:ascii="Bookman Old Style" w:eastAsia="DengXian" w:hAnsi="Bookman Old Style" w:cs="Tahoma"/>
                <w:sz w:val="20"/>
                <w:szCs w:val="20"/>
                <w:lang w:val="en-US"/>
              </w:rPr>
              <w:t xml:space="preserve"> </w:t>
            </w:r>
            <w:proofErr w:type="spellStart"/>
            <w:r w:rsidRPr="00972DED">
              <w:rPr>
                <w:rFonts w:ascii="Bookman Old Style" w:eastAsia="DengXian" w:hAnsi="Bookman Old Style" w:cs="Tahoma"/>
                <w:sz w:val="20"/>
                <w:szCs w:val="20"/>
                <w:lang w:val="en-US"/>
              </w:rPr>
              <w:t>diproses</w:t>
            </w:r>
            <w:proofErr w:type="spellEnd"/>
            <w:r w:rsidRPr="00972DED">
              <w:rPr>
                <w:rFonts w:ascii="Bookman Old Style" w:eastAsia="DengXian" w:hAnsi="Bookman Old Style" w:cs="Tahoma"/>
                <w:sz w:val="20"/>
                <w:szCs w:val="20"/>
                <w:lang w:val="en-US"/>
              </w:rPr>
              <w:t xml:space="preserve">, </w:t>
            </w:r>
            <w:proofErr w:type="spellStart"/>
            <w:r w:rsidRPr="00972DED">
              <w:rPr>
                <w:rFonts w:ascii="Bookman Old Style" w:eastAsia="DengXian" w:hAnsi="Bookman Old Style" w:cs="Tahoma"/>
                <w:sz w:val="20"/>
                <w:szCs w:val="20"/>
                <w:lang w:val="en-US"/>
              </w:rPr>
              <w:t>terdiri</w:t>
            </w:r>
            <w:proofErr w:type="spellEnd"/>
            <w:r w:rsidRPr="00972DED">
              <w:rPr>
                <w:rFonts w:ascii="Bookman Old Style" w:eastAsia="DengXian" w:hAnsi="Bookman Old Style" w:cs="Tahoma"/>
                <w:sz w:val="20"/>
                <w:szCs w:val="20"/>
                <w:lang w:val="en-US"/>
              </w:rPr>
              <w:t xml:space="preserve"> </w:t>
            </w:r>
            <w:proofErr w:type="spellStart"/>
            <w:proofErr w:type="gramStart"/>
            <w:r w:rsidRPr="00972DED">
              <w:rPr>
                <w:rFonts w:ascii="Bookman Old Style" w:eastAsia="DengXian" w:hAnsi="Bookman Old Style" w:cs="Tahoma"/>
                <w:sz w:val="20"/>
                <w:szCs w:val="20"/>
                <w:lang w:val="en-US"/>
              </w:rPr>
              <w:t>dari</w:t>
            </w:r>
            <w:proofErr w:type="spellEnd"/>
            <w:r w:rsidRPr="00972DED">
              <w:rPr>
                <w:rFonts w:ascii="Bookman Old Style" w:eastAsia="DengXian" w:hAnsi="Bookman Old Style" w:cs="Tahoma"/>
                <w:sz w:val="20"/>
                <w:szCs w:val="20"/>
                <w:lang w:val="en-US"/>
              </w:rPr>
              <w:t xml:space="preserve"> :</w:t>
            </w:r>
            <w:proofErr w:type="gramEnd"/>
          </w:p>
          <w:p w14:paraId="0B1F4210" w14:textId="77777777" w:rsidR="00787C32" w:rsidRPr="00972DED" w:rsidRDefault="00787C32" w:rsidP="00787C32">
            <w:pPr>
              <w:pStyle w:val="Default"/>
              <w:rPr>
                <w:rFonts w:cs="Tahoma"/>
                <w:sz w:val="20"/>
                <w:szCs w:val="20"/>
              </w:rPr>
            </w:pPr>
            <w:r w:rsidRPr="00972DED">
              <w:rPr>
                <w:rFonts w:cs="Tahoma"/>
                <w:noProof/>
                <w:sz w:val="20"/>
                <w:szCs w:val="20"/>
                <w:lang w:val="en-GB" w:eastAsia="en-GB"/>
              </w:rPr>
              <mc:AlternateContent>
                <mc:Choice Requires="wps">
                  <w:drawing>
                    <wp:anchor distT="0" distB="0" distL="114300" distR="114300" simplePos="0" relativeHeight="251661312" behindDoc="0" locked="0" layoutInCell="1" allowOverlap="1" wp14:anchorId="357A06E1" wp14:editId="2566BAA2">
                      <wp:simplePos x="0" y="0"/>
                      <wp:positionH relativeFrom="column">
                        <wp:posOffset>-13970</wp:posOffset>
                      </wp:positionH>
                      <wp:positionV relativeFrom="paragraph">
                        <wp:posOffset>134620</wp:posOffset>
                      </wp:positionV>
                      <wp:extent cx="196850" cy="146050"/>
                      <wp:effectExtent l="0" t="0" r="12700" b="25400"/>
                      <wp:wrapNone/>
                      <wp:docPr id="1" name="Rectangle 1"/>
                      <wp:cNvGraphicFramePr/>
                      <a:graphic xmlns:a="http://schemas.openxmlformats.org/drawingml/2006/main">
                        <a:graphicData uri="http://schemas.microsoft.com/office/word/2010/wordprocessingShape">
                          <wps:wsp>
                            <wps:cNvSpPr/>
                            <wps:spPr>
                              <a:xfrm>
                                <a:off x="0" y="0"/>
                                <a:ext cx="196850" cy="146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w14:anchorId="0862ACEC">
                    <v:rect id="Rectangle 1" style="position:absolute;margin-left:-1.1pt;margin-top:10.6pt;width:15.5pt;height: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01CCB3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"/>
                  </w:pict>
                </mc:Fallback>
              </mc:AlternateContent>
            </w:r>
          </w:p>
          <w:p w14:paraId="4936287E" w14:textId="77777777" w:rsidR="00787C32" w:rsidRPr="0051529A" w:rsidRDefault="00787C32" w:rsidP="5AB5D3CC">
            <w:pPr>
              <w:pStyle w:val="Default"/>
              <w:rPr>
                <w:rFonts w:cs="Tahoma"/>
                <w:sz w:val="20"/>
                <w:szCs w:val="20"/>
                <w:highlight w:val="yellow"/>
                <w:lang w:val="id-ID"/>
              </w:rPr>
            </w:pPr>
            <w:r w:rsidRPr="5AB5D3CC">
              <w:rPr>
                <w:rFonts w:cs="Tahoma"/>
                <w:sz w:val="20"/>
                <w:szCs w:val="20"/>
                <w:lang w:val="id-ID"/>
              </w:rPr>
              <w:t xml:space="preserve">     </w:t>
            </w:r>
            <w:r w:rsidR="0002307F" w:rsidRPr="5AB5D3CC">
              <w:rPr>
                <w:rFonts w:cs="Tahoma"/>
                <w:sz w:val="20"/>
                <w:szCs w:val="20"/>
                <w:lang w:val="id-ID"/>
              </w:rPr>
              <w:t xml:space="preserve"> </w:t>
            </w:r>
            <w:r w:rsidRPr="0051529A">
              <w:rPr>
                <w:rFonts w:cs="Tahoma"/>
                <w:sz w:val="20"/>
                <w:szCs w:val="20"/>
                <w:highlight w:val="yellow"/>
                <w:lang w:val="id-ID"/>
              </w:rPr>
              <w:t xml:space="preserve">Sel Punca </w:t>
            </w:r>
            <w:r w:rsidR="0002307F" w:rsidRPr="0051529A">
              <w:rPr>
                <w:rFonts w:cs="Tahoma"/>
                <w:sz w:val="20"/>
                <w:szCs w:val="20"/>
                <w:highlight w:val="yellow"/>
                <w:lang w:val="id-ID"/>
              </w:rPr>
              <w:t>A</w:t>
            </w:r>
            <w:r w:rsidRPr="0051529A">
              <w:rPr>
                <w:rFonts w:cs="Tahoma"/>
                <w:sz w:val="20"/>
                <w:szCs w:val="20"/>
                <w:highlight w:val="yellow"/>
                <w:lang w:val="id-ID"/>
              </w:rPr>
              <w:t>utologus</w:t>
            </w:r>
          </w:p>
          <w:p w14:paraId="3DBC4AF5" w14:textId="77777777" w:rsidR="00787C32" w:rsidRPr="0051529A" w:rsidRDefault="00787C32" w:rsidP="00787C32">
            <w:pPr>
              <w:pStyle w:val="Default"/>
              <w:rPr>
                <w:rFonts w:cs="Tahoma"/>
                <w:sz w:val="20"/>
                <w:szCs w:val="20"/>
                <w:highlight w:val="yellow"/>
              </w:rPr>
            </w:pPr>
          </w:p>
          <w:p w14:paraId="7B946308" w14:textId="77777777" w:rsidR="00787C32" w:rsidRPr="0051529A" w:rsidRDefault="0002307F" w:rsidP="5AB5D3CC">
            <w:pPr>
              <w:pStyle w:val="Default"/>
              <w:rPr>
                <w:rFonts w:cs="Tahoma"/>
                <w:sz w:val="20"/>
                <w:szCs w:val="20"/>
                <w:highlight w:val="yellow"/>
                <w:lang w:val="id-ID"/>
              </w:rPr>
            </w:pPr>
            <w:r w:rsidRPr="0051529A">
              <w:rPr>
                <w:rFonts w:cs="Tahoma"/>
                <w:noProof/>
                <w:sz w:val="20"/>
                <w:szCs w:val="20"/>
                <w:highlight w:val="yellow"/>
                <w:lang w:val="en-GB" w:eastAsia="en-GB"/>
              </w:rPr>
              <mc:AlternateContent>
                <mc:Choice Requires="wps">
                  <w:drawing>
                    <wp:anchor distT="0" distB="0" distL="114300" distR="114300" simplePos="0" relativeHeight="251663360" behindDoc="0" locked="0" layoutInCell="1" allowOverlap="1" wp14:anchorId="7112AAF8" wp14:editId="7435EF4A">
                      <wp:simplePos x="0" y="0"/>
                      <wp:positionH relativeFrom="column">
                        <wp:posOffset>-5715</wp:posOffset>
                      </wp:positionH>
                      <wp:positionV relativeFrom="paragraph">
                        <wp:posOffset>1270</wp:posOffset>
                      </wp:positionV>
                      <wp:extent cx="196850" cy="146050"/>
                      <wp:effectExtent l="0" t="0" r="12700" b="25400"/>
                      <wp:wrapNone/>
                      <wp:docPr id="2" name="Rectangle 2"/>
                      <wp:cNvGraphicFramePr/>
                      <a:graphic xmlns:a="http://schemas.openxmlformats.org/drawingml/2006/main">
                        <a:graphicData uri="http://schemas.microsoft.com/office/word/2010/wordprocessingShape">
                          <wps:wsp>
                            <wps:cNvSpPr/>
                            <wps:spPr>
                              <a:xfrm>
                                <a:off x="0" y="0"/>
                                <a:ext cx="196850" cy="146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w14:anchorId="3D1C4C91">
                    <v:rect id="Rectangle 2" style="position:absolute;margin-left:-.45pt;margin-top:.1pt;width:15.5pt;height:1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75AC6A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"/>
                  </w:pict>
                </mc:Fallback>
              </mc:AlternateContent>
            </w:r>
            <w:r w:rsidRPr="0051529A">
              <w:rPr>
                <w:rFonts w:cs="Tahoma"/>
                <w:sz w:val="20"/>
                <w:szCs w:val="20"/>
                <w:highlight w:val="yellow"/>
                <w:lang w:val="id-ID"/>
              </w:rPr>
              <w:t xml:space="preserve">      </w:t>
            </w:r>
            <w:r w:rsidR="00787C32" w:rsidRPr="0051529A">
              <w:rPr>
                <w:rFonts w:cs="Tahoma"/>
                <w:sz w:val="20"/>
                <w:szCs w:val="20"/>
                <w:highlight w:val="yellow"/>
                <w:lang w:val="id-ID"/>
              </w:rPr>
              <w:t xml:space="preserve">Sel Punca </w:t>
            </w:r>
            <w:r w:rsidRPr="0051529A">
              <w:rPr>
                <w:rFonts w:cs="Tahoma"/>
                <w:sz w:val="20"/>
                <w:szCs w:val="20"/>
                <w:highlight w:val="yellow"/>
                <w:lang w:val="id-ID"/>
              </w:rPr>
              <w:t>A</w:t>
            </w:r>
            <w:r w:rsidR="00787C32" w:rsidRPr="0051529A">
              <w:rPr>
                <w:rFonts w:cs="Tahoma"/>
                <w:sz w:val="20"/>
                <w:szCs w:val="20"/>
                <w:highlight w:val="yellow"/>
                <w:lang w:val="id-ID"/>
              </w:rPr>
              <w:t>logenik</w:t>
            </w:r>
          </w:p>
          <w:p w14:paraId="06A8156F" w14:textId="77777777" w:rsidR="00787C32" w:rsidRPr="0051529A" w:rsidRDefault="00787C32" w:rsidP="00787C32">
            <w:pPr>
              <w:pStyle w:val="Default"/>
              <w:rPr>
                <w:rFonts w:cs="Tahoma"/>
                <w:sz w:val="20"/>
                <w:szCs w:val="20"/>
                <w:highlight w:val="yellow"/>
              </w:rPr>
            </w:pPr>
          </w:p>
          <w:p w14:paraId="794AE99C" w14:textId="77777777" w:rsidR="00787C32" w:rsidRDefault="0002307F" w:rsidP="5AB5D3CC">
            <w:pPr>
              <w:pStyle w:val="Default"/>
              <w:rPr>
                <w:rFonts w:cs="Tahoma"/>
                <w:sz w:val="20"/>
                <w:szCs w:val="20"/>
                <w:lang w:val="id-ID"/>
              </w:rPr>
            </w:pPr>
            <w:r w:rsidRPr="0051529A">
              <w:rPr>
                <w:rFonts w:cs="Tahoma"/>
                <w:sz w:val="20"/>
                <w:szCs w:val="20"/>
                <w:highlight w:val="yellow"/>
                <w:lang w:val="id-ID"/>
              </w:rPr>
              <w:t xml:space="preserve">      </w:t>
            </w:r>
            <w:r w:rsidRPr="0051529A">
              <w:rPr>
                <w:rFonts w:cs="Tahoma"/>
                <w:noProof/>
                <w:sz w:val="20"/>
                <w:szCs w:val="20"/>
                <w:highlight w:val="yellow"/>
                <w:lang w:val="en-GB" w:eastAsia="en-GB"/>
              </w:rPr>
              <mc:AlternateContent>
                <mc:Choice Requires="wps">
                  <w:drawing>
                    <wp:anchor distT="0" distB="0" distL="114300" distR="114300" simplePos="0" relativeHeight="251665408" behindDoc="0" locked="0" layoutInCell="1" allowOverlap="1" wp14:anchorId="5429EC2F" wp14:editId="67569C1E">
                      <wp:simplePos x="0" y="0"/>
                      <wp:positionH relativeFrom="column">
                        <wp:posOffset>-5715</wp:posOffset>
                      </wp:positionH>
                      <wp:positionV relativeFrom="paragraph">
                        <wp:posOffset>1270</wp:posOffset>
                      </wp:positionV>
                      <wp:extent cx="196850" cy="146050"/>
                      <wp:effectExtent l="0" t="0" r="12700" b="25400"/>
                      <wp:wrapNone/>
                      <wp:docPr id="3" name="Rectangle 3"/>
                      <wp:cNvGraphicFramePr/>
                      <a:graphic xmlns:a="http://schemas.openxmlformats.org/drawingml/2006/main">
                        <a:graphicData uri="http://schemas.microsoft.com/office/word/2010/wordprocessingShape">
                          <wps:wsp>
                            <wps:cNvSpPr/>
                            <wps:spPr>
                              <a:xfrm>
                                <a:off x="0" y="0"/>
                                <a:ext cx="196850" cy="146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w14:anchorId="23A07B50">
                    <v:rect id="Rectangle 3" style="position:absolute;margin-left:-.45pt;margin-top:.1pt;width:15.5pt;height:1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5EEC38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"/>
                  </w:pict>
                </mc:Fallback>
              </mc:AlternateContent>
            </w:r>
            <w:r w:rsidR="00787C32" w:rsidRPr="0051529A">
              <w:rPr>
                <w:rFonts w:cs="Tahoma"/>
                <w:sz w:val="20"/>
                <w:szCs w:val="20"/>
                <w:highlight w:val="yellow"/>
                <w:lang w:val="id-ID"/>
              </w:rPr>
              <w:t>Secretome Sel Punca</w:t>
            </w:r>
          </w:p>
          <w:p w14:paraId="1B246063" w14:textId="77777777" w:rsidR="00972DED" w:rsidRDefault="00972DED" w:rsidP="00972DED">
            <w:pPr>
              <w:pStyle w:val="Default"/>
              <w:rPr>
                <w:rFonts w:cs="Tahoma"/>
                <w:sz w:val="20"/>
                <w:szCs w:val="20"/>
              </w:rPr>
            </w:pPr>
          </w:p>
          <w:p w14:paraId="72A16796" w14:textId="20EE1703" w:rsidR="00734C93" w:rsidRPr="00452161" w:rsidRDefault="00734C93" w:rsidP="00734C93">
            <w:pPr>
              <w:pStyle w:val="Default"/>
              <w:rPr>
                <w:rFonts w:cs="Tahoma"/>
                <w:sz w:val="20"/>
                <w:szCs w:val="20"/>
                <w:lang w:val="en-GB"/>
              </w:rPr>
            </w:pPr>
            <w:r w:rsidRPr="00C16152">
              <w:rPr>
                <w:rFonts w:cs="Tahoma"/>
                <w:sz w:val="20"/>
                <w:szCs w:val="20"/>
                <w:highlight w:val="yellow"/>
                <w:lang w:val="id-ID"/>
              </w:rPr>
              <w:t xml:space="preserve">    </w:t>
            </w:r>
            <w:r w:rsidRPr="00C16152">
              <w:rPr>
                <w:rFonts w:cs="Tahoma"/>
                <w:noProof/>
                <w:sz w:val="20"/>
                <w:szCs w:val="20"/>
                <w:highlight w:val="yellow"/>
                <w:lang w:val="en-GB" w:eastAsia="en-GB"/>
              </w:rPr>
              <mc:AlternateContent>
                <mc:Choice Requires="wps">
                  <w:drawing>
                    <wp:anchor distT="0" distB="0" distL="114300" distR="114300" simplePos="0" relativeHeight="251667456" behindDoc="0" locked="0" layoutInCell="1" allowOverlap="1" wp14:anchorId="5D6E91B3" wp14:editId="75D86BFF">
                      <wp:simplePos x="0" y="0"/>
                      <wp:positionH relativeFrom="column">
                        <wp:posOffset>-2540</wp:posOffset>
                      </wp:positionH>
                      <wp:positionV relativeFrom="paragraph">
                        <wp:posOffset>6350</wp:posOffset>
                      </wp:positionV>
                      <wp:extent cx="196850" cy="146050"/>
                      <wp:effectExtent l="0" t="0" r="12700" b="25400"/>
                      <wp:wrapNone/>
                      <wp:docPr id="5" name="Rectangle 5"/>
                      <wp:cNvGraphicFramePr/>
                      <a:graphic xmlns:a="http://schemas.openxmlformats.org/drawingml/2006/main">
                        <a:graphicData uri="http://schemas.microsoft.com/office/word/2010/wordprocessingShape">
                          <wps:wsp>
                            <wps:cNvSpPr/>
                            <wps:spPr>
                              <a:xfrm>
                                <a:off x="0" y="0"/>
                                <a:ext cx="196850" cy="146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48EC98A6">
                    <v:rect id="Rectangle 5" style="position:absolute;margin-left:-.2pt;margin-top:.5pt;width:15.5pt;height: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4105A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"/>
                  </w:pict>
                </mc:Fallback>
              </mc:AlternateContent>
            </w:r>
            <w:r w:rsidRPr="00C16152">
              <w:rPr>
                <w:rFonts w:cs="Tahoma"/>
                <w:sz w:val="20"/>
                <w:szCs w:val="20"/>
                <w:highlight w:val="yellow"/>
                <w:lang w:val="id-ID"/>
              </w:rPr>
              <w:t xml:space="preserve">   </w:t>
            </w:r>
            <w:ins w:id="1" w:author="Alma Dafina Eclessia" w:date="2025-10-01T10:03:00Z">
              <w:r w:rsidR="00C07088" w:rsidRPr="00C07088">
                <w:rPr>
                  <w:rFonts w:cs="Tahoma"/>
                  <w:i/>
                  <w:sz w:val="20"/>
                  <w:szCs w:val="20"/>
                  <w:highlight w:val="yellow"/>
                  <w:lang w:val="en-US"/>
                  <w:rPrChange w:id="2" w:author="Alma Dafina Eclessia" w:date="2025-10-01T10:04:00Z">
                    <w:rPr>
                      <w:rFonts w:cs="Tahoma"/>
                      <w:sz w:val="20"/>
                      <w:szCs w:val="20"/>
                      <w:highlight w:val="yellow"/>
                      <w:lang w:val="en-US"/>
                    </w:rPr>
                  </w:rPrChange>
                </w:rPr>
                <w:t>C</w:t>
              </w:r>
            </w:ins>
            <w:del w:id="3" w:author="Alma Dafina Eclessia" w:date="2025-10-01T10:03:00Z">
              <w:r w:rsidR="00C16152" w:rsidRPr="00C07088" w:rsidDel="00C07088">
                <w:rPr>
                  <w:rFonts w:cs="Tahoma"/>
                  <w:i/>
                  <w:sz w:val="20"/>
                  <w:szCs w:val="20"/>
                  <w:highlight w:val="yellow"/>
                  <w:lang w:val="id-ID"/>
                  <w:rPrChange w:id="4" w:author="Alma Dafina Eclessia" w:date="2025-10-01T10:04:00Z">
                    <w:rPr>
                      <w:rFonts w:cs="Tahoma"/>
                      <w:sz w:val="20"/>
                      <w:szCs w:val="20"/>
                      <w:highlight w:val="yellow"/>
                      <w:lang w:val="id-ID"/>
                    </w:rPr>
                  </w:rPrChange>
                </w:rPr>
                <w:delText>c</w:delText>
              </w:r>
            </w:del>
            <w:r w:rsidR="00C16152" w:rsidRPr="00C07088">
              <w:rPr>
                <w:rFonts w:cs="Tahoma"/>
                <w:i/>
                <w:sz w:val="20"/>
                <w:szCs w:val="20"/>
                <w:highlight w:val="yellow"/>
                <w:lang w:val="id-ID"/>
                <w:rPrChange w:id="5" w:author="Alma Dafina Eclessia" w:date="2025-10-01T10:04:00Z">
                  <w:rPr>
                    <w:rFonts w:cs="Tahoma"/>
                    <w:sz w:val="20"/>
                    <w:szCs w:val="20"/>
                    <w:highlight w:val="yellow"/>
                    <w:lang w:val="id-ID"/>
                  </w:rPr>
                </w:rPrChange>
              </w:rPr>
              <w:t xml:space="preserve">ytokine-induced killer </w:t>
            </w:r>
            <w:ins w:id="6" w:author="Alma Dafina Eclessia" w:date="2025-10-01T10:04:00Z">
              <w:r w:rsidR="00C07088" w:rsidRPr="00C07088">
                <w:rPr>
                  <w:rFonts w:cs="Tahoma"/>
                  <w:i/>
                  <w:sz w:val="20"/>
                  <w:szCs w:val="20"/>
                  <w:highlight w:val="yellow"/>
                  <w:lang w:val="en-US"/>
                  <w:rPrChange w:id="7" w:author="Alma Dafina Eclessia" w:date="2025-10-01T10:04:00Z">
                    <w:rPr>
                      <w:rFonts w:cs="Tahoma"/>
                      <w:sz w:val="20"/>
                      <w:szCs w:val="20"/>
                      <w:highlight w:val="yellow"/>
                      <w:lang w:val="en-US"/>
                    </w:rPr>
                  </w:rPrChange>
                </w:rPr>
                <w:t>C</w:t>
              </w:r>
            </w:ins>
            <w:del w:id="8" w:author="Alma Dafina Eclessia" w:date="2025-10-01T10:04:00Z">
              <w:r w:rsidR="00C16152" w:rsidRPr="00C07088" w:rsidDel="00C07088">
                <w:rPr>
                  <w:rFonts w:cs="Tahoma"/>
                  <w:i/>
                  <w:sz w:val="20"/>
                  <w:szCs w:val="20"/>
                  <w:highlight w:val="yellow"/>
                  <w:lang w:val="id-ID"/>
                  <w:rPrChange w:id="9" w:author="Alma Dafina Eclessia" w:date="2025-10-01T10:04:00Z">
                    <w:rPr>
                      <w:rFonts w:cs="Tahoma"/>
                      <w:sz w:val="20"/>
                      <w:szCs w:val="20"/>
                      <w:highlight w:val="yellow"/>
                      <w:lang w:val="id-ID"/>
                    </w:rPr>
                  </w:rPrChange>
                </w:rPr>
                <w:delText>c</w:delText>
              </w:r>
            </w:del>
            <w:r w:rsidR="00C16152" w:rsidRPr="00C07088">
              <w:rPr>
                <w:rFonts w:cs="Tahoma"/>
                <w:i/>
                <w:sz w:val="20"/>
                <w:szCs w:val="20"/>
                <w:highlight w:val="yellow"/>
                <w:lang w:val="id-ID"/>
                <w:rPrChange w:id="10" w:author="Alma Dafina Eclessia" w:date="2025-10-01T10:04:00Z">
                  <w:rPr>
                    <w:rFonts w:cs="Tahoma"/>
                    <w:sz w:val="20"/>
                    <w:szCs w:val="20"/>
                    <w:highlight w:val="yellow"/>
                    <w:lang w:val="id-ID"/>
                  </w:rPr>
                </w:rPrChange>
              </w:rPr>
              <w:t xml:space="preserve">ell </w:t>
            </w:r>
            <w:del w:id="11" w:author="Alma Dafina Eclessia" w:date="2025-10-01T10:04:00Z">
              <w:r w:rsidR="00C16152" w:rsidRPr="00C07088" w:rsidDel="00C07088">
                <w:rPr>
                  <w:rFonts w:cs="Tahoma"/>
                  <w:i/>
                  <w:sz w:val="20"/>
                  <w:szCs w:val="20"/>
                  <w:highlight w:val="yellow"/>
                  <w:lang w:val="id-ID"/>
                  <w:rPrChange w:id="12" w:author="Alma Dafina Eclessia" w:date="2025-10-01T10:04:00Z">
                    <w:rPr>
                      <w:rFonts w:cs="Tahoma"/>
                      <w:sz w:val="20"/>
                      <w:szCs w:val="20"/>
                      <w:highlight w:val="yellow"/>
                      <w:lang w:val="id-ID"/>
                    </w:rPr>
                  </w:rPrChange>
                </w:rPr>
                <w:delText xml:space="preserve">therapy </w:delText>
              </w:r>
            </w:del>
            <w:r w:rsidR="00C16152" w:rsidRPr="00C07088">
              <w:rPr>
                <w:rFonts w:cs="Tahoma"/>
                <w:i/>
                <w:sz w:val="20"/>
                <w:szCs w:val="20"/>
                <w:highlight w:val="yellow"/>
                <w:lang w:val="id-ID"/>
                <w:rPrChange w:id="13" w:author="Alma Dafina Eclessia" w:date="2025-10-01T10:04:00Z">
                  <w:rPr>
                    <w:rFonts w:cs="Tahoma"/>
                    <w:sz w:val="20"/>
                    <w:szCs w:val="20"/>
                    <w:highlight w:val="yellow"/>
                    <w:lang w:val="id-ID"/>
                  </w:rPr>
                </w:rPrChange>
              </w:rPr>
              <w:t xml:space="preserve">(CIK </w:t>
            </w:r>
            <w:ins w:id="14" w:author="Alma Dafina Eclessia" w:date="2025-10-01T10:04:00Z">
              <w:r w:rsidR="00C07088" w:rsidRPr="00C07088">
                <w:rPr>
                  <w:rFonts w:cs="Tahoma"/>
                  <w:i/>
                  <w:sz w:val="20"/>
                  <w:szCs w:val="20"/>
                  <w:highlight w:val="yellow"/>
                  <w:lang w:val="en-US"/>
                  <w:rPrChange w:id="15" w:author="Alma Dafina Eclessia" w:date="2025-10-01T10:04:00Z">
                    <w:rPr>
                      <w:rFonts w:cs="Tahoma"/>
                      <w:sz w:val="20"/>
                      <w:szCs w:val="20"/>
                      <w:highlight w:val="yellow"/>
                      <w:lang w:val="en-US"/>
                    </w:rPr>
                  </w:rPrChange>
                </w:rPr>
                <w:t>C</w:t>
              </w:r>
            </w:ins>
            <w:del w:id="16" w:author="Alma Dafina Eclessia" w:date="2025-10-01T10:04:00Z">
              <w:r w:rsidR="00C16152" w:rsidRPr="00C07088" w:rsidDel="00C07088">
                <w:rPr>
                  <w:rFonts w:cs="Tahoma"/>
                  <w:i/>
                  <w:sz w:val="20"/>
                  <w:szCs w:val="20"/>
                  <w:highlight w:val="yellow"/>
                  <w:lang w:val="id-ID"/>
                  <w:rPrChange w:id="17" w:author="Alma Dafina Eclessia" w:date="2025-10-01T10:04:00Z">
                    <w:rPr>
                      <w:rFonts w:cs="Tahoma"/>
                      <w:sz w:val="20"/>
                      <w:szCs w:val="20"/>
                      <w:highlight w:val="yellow"/>
                      <w:lang w:val="id-ID"/>
                    </w:rPr>
                  </w:rPrChange>
                </w:rPr>
                <w:delText>c</w:delText>
              </w:r>
            </w:del>
            <w:r w:rsidR="00C16152" w:rsidRPr="00C07088">
              <w:rPr>
                <w:rFonts w:cs="Tahoma"/>
                <w:i/>
                <w:sz w:val="20"/>
                <w:szCs w:val="20"/>
                <w:highlight w:val="yellow"/>
                <w:lang w:val="id-ID"/>
                <w:rPrChange w:id="18" w:author="Alma Dafina Eclessia" w:date="2025-10-01T10:04:00Z">
                  <w:rPr>
                    <w:rFonts w:cs="Tahoma"/>
                    <w:sz w:val="20"/>
                    <w:szCs w:val="20"/>
                    <w:highlight w:val="yellow"/>
                    <w:lang w:val="id-ID"/>
                  </w:rPr>
                </w:rPrChange>
              </w:rPr>
              <w:t>ell)</w:t>
            </w:r>
            <w:r w:rsidR="00452161" w:rsidRPr="00452161">
              <w:rPr>
                <w:rFonts w:cs="Tahoma"/>
                <w:sz w:val="20"/>
                <w:szCs w:val="20"/>
                <w:highlight w:val="yellow"/>
                <w:lang w:val="id-ID"/>
              </w:rPr>
              <w:t xml:space="preserve"> </w:t>
            </w:r>
            <w:ins w:id="19" w:author="Alma Dafina Eclessia" w:date="2025-10-01T10:04:00Z">
              <w:r w:rsidR="00C07088">
                <w:rPr>
                  <w:rFonts w:cs="Tahoma"/>
                  <w:sz w:val="20"/>
                  <w:szCs w:val="20"/>
                  <w:highlight w:val="yellow"/>
                  <w:lang w:val="en-US"/>
                </w:rPr>
                <w:t>A</w:t>
              </w:r>
            </w:ins>
            <w:del w:id="20" w:author="Alma Dafina Eclessia" w:date="2025-10-01T10:04:00Z">
              <w:r w:rsidR="00452161" w:rsidRPr="00452161" w:rsidDel="00C07088">
                <w:rPr>
                  <w:rFonts w:cs="Tahoma"/>
                  <w:sz w:val="20"/>
                  <w:szCs w:val="20"/>
                  <w:highlight w:val="yellow"/>
                  <w:lang w:val="id-ID"/>
                </w:rPr>
                <w:delText>a</w:delText>
              </w:r>
            </w:del>
            <w:r w:rsidR="00452161" w:rsidRPr="0051529A">
              <w:rPr>
                <w:rFonts w:cs="Tahoma"/>
                <w:sz w:val="20"/>
                <w:szCs w:val="20"/>
                <w:highlight w:val="yellow"/>
                <w:lang w:val="id-ID"/>
              </w:rPr>
              <w:t>utologus</w:t>
            </w:r>
          </w:p>
          <w:p w14:paraId="49F0FEE8" w14:textId="03A990CB" w:rsidR="00734C93" w:rsidRPr="00972DED" w:rsidRDefault="00734C93" w:rsidP="00972DED">
            <w:pPr>
              <w:pStyle w:val="Default"/>
              <w:rPr>
                <w:rFonts w:cs="Tahoma"/>
                <w:sz w:val="20"/>
                <w:szCs w:val="20"/>
              </w:rPr>
            </w:pPr>
          </w:p>
        </w:tc>
      </w:tr>
      <w:tr w:rsidR="001F1C3B" w:rsidRPr="00972DED" w14:paraId="702A45D1" w14:textId="77777777" w:rsidTr="6C6119E1">
        <w:trPr>
          <w:trHeight w:val="197"/>
          <w:jc w:val="center"/>
        </w:trPr>
        <w:tc>
          <w:tcPr>
            <w:tcW w:w="2409" w:type="dxa"/>
            <w:vAlign w:val="center"/>
          </w:tcPr>
          <w:p w14:paraId="07F9D1AA" w14:textId="77777777" w:rsidR="001F1C3B" w:rsidRPr="00972DED" w:rsidRDefault="001F1C3B" w:rsidP="00FC41D2">
            <w:pPr>
              <w:pStyle w:val="ListParagraph"/>
              <w:numPr>
                <w:ilvl w:val="0"/>
                <w:numId w:val="2"/>
              </w:numPr>
              <w:spacing w:before="120" w:after="0" w:line="240" w:lineRule="auto"/>
              <w:ind w:left="311" w:hanging="283"/>
              <w:contextualSpacing w:val="0"/>
              <w:jc w:val="both"/>
              <w:rPr>
                <w:rFonts w:ascii="Bookman Old Style" w:eastAsia="DengXian" w:hAnsi="Bookman Old Style" w:cs="Tahoma"/>
                <w:b/>
                <w:sz w:val="20"/>
                <w:szCs w:val="20"/>
              </w:rPr>
            </w:pPr>
            <w:r w:rsidRPr="00972DED">
              <w:rPr>
                <w:rFonts w:ascii="Bookman Old Style" w:eastAsia="DengXian" w:hAnsi="Bookman Old Style" w:cs="Tahoma"/>
                <w:b/>
                <w:sz w:val="20"/>
                <w:szCs w:val="20"/>
              </w:rPr>
              <w:lastRenderedPageBreak/>
              <w:t>JANGKA WAKTU PERJANJIAN</w:t>
            </w:r>
          </w:p>
        </w:tc>
        <w:tc>
          <w:tcPr>
            <w:tcW w:w="280" w:type="dxa"/>
            <w:vAlign w:val="center"/>
          </w:tcPr>
          <w:p w14:paraId="15ED09E7"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tc>
        <w:tc>
          <w:tcPr>
            <w:tcW w:w="6389" w:type="dxa"/>
          </w:tcPr>
          <w:p w14:paraId="41A19DA9" w14:textId="77777777" w:rsidR="001F1C3B" w:rsidRPr="00972DED" w:rsidRDefault="001F1C3B" w:rsidP="006D6EE4">
            <w:pPr>
              <w:spacing w:before="120" w:after="0" w:line="240" w:lineRule="auto"/>
              <w:jc w:val="both"/>
              <w:rPr>
                <w:rFonts w:ascii="Bookman Old Style" w:eastAsia="DengXian" w:hAnsi="Bookman Old Style" w:cs="Tahoma"/>
                <w:sz w:val="20"/>
                <w:szCs w:val="20"/>
              </w:rPr>
            </w:pPr>
            <w:r w:rsidRPr="00972DED">
              <w:rPr>
                <w:rFonts w:ascii="Bookman Old Style" w:eastAsia="DengXian" w:hAnsi="Bookman Old Style" w:cs="Tahoma"/>
                <w:sz w:val="20"/>
                <w:szCs w:val="20"/>
              </w:rPr>
              <w:t xml:space="preserve">Berlaku untuk </w:t>
            </w:r>
            <w:r w:rsidR="0002307F" w:rsidRPr="00972DED">
              <w:rPr>
                <w:rFonts w:ascii="Bookman Old Style" w:eastAsia="DengXian" w:hAnsi="Bookman Old Style" w:cs="Tahoma"/>
                <w:sz w:val="20"/>
                <w:szCs w:val="20"/>
              </w:rPr>
              <w:t>2</w:t>
            </w:r>
            <w:r w:rsidRPr="00972DED">
              <w:rPr>
                <w:rFonts w:ascii="Bookman Old Style" w:eastAsia="DengXian" w:hAnsi="Bookman Old Style" w:cs="Tahoma"/>
                <w:sz w:val="20"/>
                <w:szCs w:val="20"/>
              </w:rPr>
              <w:t xml:space="preserve"> (</w:t>
            </w:r>
            <w:r w:rsidR="0002307F" w:rsidRPr="00972DED">
              <w:rPr>
                <w:rFonts w:ascii="Bookman Old Style" w:eastAsia="DengXian" w:hAnsi="Bookman Old Style" w:cs="Tahoma"/>
                <w:sz w:val="20"/>
                <w:szCs w:val="20"/>
              </w:rPr>
              <w:t>dua</w:t>
            </w:r>
            <w:r w:rsidRPr="00972DED">
              <w:rPr>
                <w:rFonts w:ascii="Bookman Old Style" w:eastAsia="DengXian" w:hAnsi="Bookman Old Style" w:cs="Tahoma"/>
                <w:sz w:val="20"/>
                <w:szCs w:val="20"/>
              </w:rPr>
              <w:t xml:space="preserve">) tahun, terhitung efektif sejak tanggal </w:t>
            </w:r>
            <w:r w:rsidR="00AB2C88" w:rsidRPr="00972DED">
              <w:rPr>
                <w:rFonts w:ascii="Bookman Old Style" w:eastAsia="DengXian" w:hAnsi="Bookman Old Style" w:cs="Tahoma"/>
                <w:sz w:val="20"/>
                <w:szCs w:val="20"/>
              </w:rPr>
              <w:t>tercantum pada halaman awal</w:t>
            </w:r>
            <w:r w:rsidR="0002307F" w:rsidRPr="00972DED">
              <w:rPr>
                <w:rFonts w:ascii="Bookman Old Style" w:eastAsia="DengXian" w:hAnsi="Bookman Old Style" w:cs="Tahoma"/>
                <w:sz w:val="20"/>
                <w:szCs w:val="20"/>
              </w:rPr>
              <w:t xml:space="preserve"> Perjanjian</w:t>
            </w:r>
            <w:r w:rsidR="00AB2C88" w:rsidRPr="00972DED">
              <w:rPr>
                <w:rFonts w:ascii="Bookman Old Style" w:eastAsia="DengXian" w:hAnsi="Bookman Old Style" w:cs="Tahoma"/>
                <w:sz w:val="20"/>
                <w:szCs w:val="20"/>
              </w:rPr>
              <w:t xml:space="preserve"> ini</w:t>
            </w:r>
            <w:r w:rsidRPr="00972DED">
              <w:rPr>
                <w:rFonts w:ascii="Bookman Old Style" w:eastAsia="DengXian" w:hAnsi="Bookman Old Style" w:cs="Tahoma"/>
                <w:sz w:val="20"/>
                <w:szCs w:val="20"/>
              </w:rPr>
              <w:t xml:space="preserve">, dan diperpanjang secara otomatis </w:t>
            </w:r>
            <w:r w:rsidR="00087401" w:rsidRPr="00972DED">
              <w:rPr>
                <w:rFonts w:ascii="Bookman Old Style" w:eastAsia="DengXian" w:hAnsi="Bookman Old Style" w:cs="Tahoma"/>
                <w:sz w:val="20"/>
                <w:szCs w:val="20"/>
              </w:rPr>
              <w:t xml:space="preserve">terus menerus </w:t>
            </w:r>
            <w:r w:rsidRPr="00972DED">
              <w:rPr>
                <w:rFonts w:ascii="Bookman Old Style" w:eastAsia="DengXian" w:hAnsi="Bookman Old Style" w:cs="Tahoma"/>
                <w:sz w:val="20"/>
                <w:szCs w:val="20"/>
              </w:rPr>
              <w:t xml:space="preserve">untuk </w:t>
            </w:r>
            <w:r w:rsidR="00087401" w:rsidRPr="00972DED">
              <w:rPr>
                <w:rFonts w:ascii="Bookman Old Style" w:eastAsia="DengXian" w:hAnsi="Bookman Old Style" w:cs="Tahoma"/>
                <w:sz w:val="20"/>
                <w:szCs w:val="20"/>
              </w:rPr>
              <w:t xml:space="preserve">masa waktu </w:t>
            </w:r>
            <w:r w:rsidRPr="00972DED">
              <w:rPr>
                <w:rFonts w:ascii="Bookman Old Style" w:eastAsia="DengXian" w:hAnsi="Bookman Old Style" w:cs="Tahoma"/>
                <w:sz w:val="20"/>
                <w:szCs w:val="20"/>
              </w:rPr>
              <w:t>1 (satu) tahun.</w:t>
            </w:r>
          </w:p>
        </w:tc>
      </w:tr>
      <w:tr w:rsidR="001F1C3B" w:rsidRPr="00972DED" w14:paraId="578BC0C7" w14:textId="77777777" w:rsidTr="6C6119E1">
        <w:trPr>
          <w:trHeight w:val="197"/>
          <w:jc w:val="center"/>
        </w:trPr>
        <w:tc>
          <w:tcPr>
            <w:tcW w:w="2409" w:type="dxa"/>
            <w:vAlign w:val="center"/>
          </w:tcPr>
          <w:p w14:paraId="20C55292" w14:textId="130AE9A3" w:rsidR="001F1C3B" w:rsidRPr="00972DED" w:rsidRDefault="4E599F5E" w:rsidP="6C6119E1">
            <w:pPr>
              <w:pStyle w:val="ListParagraph"/>
              <w:numPr>
                <w:ilvl w:val="0"/>
                <w:numId w:val="2"/>
              </w:numPr>
              <w:spacing w:before="120" w:after="0" w:line="240" w:lineRule="auto"/>
              <w:ind w:left="311" w:hanging="283"/>
              <w:jc w:val="both"/>
              <w:rPr>
                <w:rFonts w:ascii="Bookman Old Style" w:eastAsia="DengXian" w:hAnsi="Bookman Old Style" w:cs="Tahoma"/>
                <w:b/>
                <w:bCs/>
                <w:sz w:val="20"/>
                <w:szCs w:val="20"/>
              </w:rPr>
            </w:pPr>
            <w:r w:rsidRPr="6C6119E1">
              <w:rPr>
                <w:rFonts w:ascii="Bookman Old Style" w:eastAsia="DengXian" w:hAnsi="Bookman Old Style" w:cs="Tahoma"/>
                <w:b/>
                <w:bCs/>
                <w:sz w:val="20"/>
                <w:szCs w:val="20"/>
              </w:rPr>
              <w:t>BIAYA</w:t>
            </w:r>
            <w:r w:rsidR="16981F3F" w:rsidRPr="6C6119E1">
              <w:rPr>
                <w:rFonts w:ascii="Bookman Old Style" w:eastAsia="DengXian" w:hAnsi="Bookman Old Style" w:cs="Tahoma"/>
                <w:b/>
                <w:bCs/>
                <w:sz w:val="20"/>
                <w:szCs w:val="20"/>
              </w:rPr>
              <w:t xml:space="preserve"> PENGOLAHAN</w:t>
            </w:r>
          </w:p>
        </w:tc>
        <w:tc>
          <w:tcPr>
            <w:tcW w:w="280" w:type="dxa"/>
            <w:vAlign w:val="center"/>
          </w:tcPr>
          <w:p w14:paraId="4CFD7764"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tc>
        <w:tc>
          <w:tcPr>
            <w:tcW w:w="6389" w:type="dxa"/>
          </w:tcPr>
          <w:tbl>
            <w:tblPr>
              <w:tblStyle w:val="TableGrid"/>
              <w:tblW w:w="6126" w:type="dxa"/>
              <w:tblLayout w:type="fixed"/>
              <w:tblLook w:val="04A0" w:firstRow="1" w:lastRow="0" w:firstColumn="1" w:lastColumn="0" w:noHBand="0" w:noVBand="1"/>
            </w:tblPr>
            <w:tblGrid>
              <w:gridCol w:w="488"/>
              <w:gridCol w:w="3795"/>
              <w:gridCol w:w="1843"/>
            </w:tblGrid>
            <w:tr w:rsidR="00AB0F34" w:rsidRPr="00496D8F" w14:paraId="774CE2F8" w14:textId="77777777" w:rsidTr="6C6119E1">
              <w:trPr>
                <w:trHeight w:val="300"/>
              </w:trPr>
              <w:tc>
                <w:tcPr>
                  <w:tcW w:w="488" w:type="dxa"/>
                  <w:vAlign w:val="center"/>
                </w:tcPr>
                <w:p w14:paraId="32DA14B1" w14:textId="77777777" w:rsidR="00AB0F34" w:rsidRPr="0051529A" w:rsidRDefault="00AB0F34" w:rsidP="00AB0F34">
                  <w:pPr>
                    <w:spacing w:after="120"/>
                    <w:jc w:val="center"/>
                    <w:rPr>
                      <w:rFonts w:ascii="Bookman Old Style" w:eastAsia="Bookman Old Style" w:hAnsi="Bookman Old Style" w:cs="Tahoma"/>
                      <w:b/>
                      <w:bCs/>
                      <w:sz w:val="20"/>
                      <w:szCs w:val="20"/>
                      <w:highlight w:val="yellow"/>
                    </w:rPr>
                  </w:pPr>
                  <w:r w:rsidRPr="0051529A">
                    <w:rPr>
                      <w:rFonts w:ascii="Bookman Old Style" w:eastAsia="Bookman Old Style" w:hAnsi="Bookman Old Style" w:cs="Tahoma"/>
                      <w:b/>
                      <w:bCs/>
                      <w:sz w:val="20"/>
                      <w:szCs w:val="20"/>
                      <w:highlight w:val="yellow"/>
                    </w:rPr>
                    <w:t>No</w:t>
                  </w:r>
                </w:p>
              </w:tc>
              <w:tc>
                <w:tcPr>
                  <w:tcW w:w="3795" w:type="dxa"/>
                  <w:vAlign w:val="center"/>
                </w:tcPr>
                <w:p w14:paraId="73588A36" w14:textId="77777777" w:rsidR="00AB0F34" w:rsidRPr="0051529A" w:rsidRDefault="00AB0F34" w:rsidP="00AB0F34">
                  <w:pPr>
                    <w:spacing w:after="120"/>
                    <w:jc w:val="center"/>
                    <w:rPr>
                      <w:rFonts w:ascii="Bookman Old Style" w:eastAsia="Bookman Old Style" w:hAnsi="Bookman Old Style" w:cs="Tahoma"/>
                      <w:b/>
                      <w:bCs/>
                      <w:sz w:val="20"/>
                      <w:szCs w:val="20"/>
                      <w:highlight w:val="yellow"/>
                    </w:rPr>
                  </w:pPr>
                  <w:r w:rsidRPr="0051529A">
                    <w:rPr>
                      <w:rFonts w:ascii="Bookman Old Style" w:eastAsia="Bookman Old Style" w:hAnsi="Bookman Old Style" w:cs="Tahoma"/>
                      <w:b/>
                      <w:bCs/>
                      <w:sz w:val="20"/>
                      <w:szCs w:val="20"/>
                      <w:highlight w:val="yellow"/>
                    </w:rPr>
                    <w:t>Jenis Pengolahan</w:t>
                  </w:r>
                </w:p>
              </w:tc>
              <w:tc>
                <w:tcPr>
                  <w:tcW w:w="1843" w:type="dxa"/>
                  <w:vAlign w:val="center"/>
                </w:tcPr>
                <w:p w14:paraId="26BB3780" w14:textId="24B1BBBA" w:rsidR="00AB0F34" w:rsidRPr="0051529A" w:rsidRDefault="34C1CFD1" w:rsidP="6C6119E1">
                  <w:pPr>
                    <w:spacing w:after="120"/>
                    <w:jc w:val="center"/>
                    <w:rPr>
                      <w:rFonts w:ascii="Bookman Old Style" w:eastAsia="Bookman Old Style" w:hAnsi="Bookman Old Style" w:cs="Tahoma"/>
                      <w:b/>
                      <w:bCs/>
                      <w:strike/>
                      <w:sz w:val="20"/>
                      <w:szCs w:val="20"/>
                      <w:highlight w:val="yellow"/>
                    </w:rPr>
                  </w:pPr>
                  <w:r w:rsidRPr="0051529A">
                    <w:rPr>
                      <w:rFonts w:ascii="Bookman Old Style" w:eastAsia="Bookman Old Style" w:hAnsi="Bookman Old Style" w:cs="Tahoma"/>
                      <w:b/>
                      <w:bCs/>
                      <w:sz w:val="20"/>
                      <w:szCs w:val="20"/>
                      <w:highlight w:val="yellow"/>
                    </w:rPr>
                    <w:t>Biaya</w:t>
                  </w:r>
                </w:p>
              </w:tc>
            </w:tr>
            <w:tr w:rsidR="00BA2780" w:rsidRPr="00496D8F" w14:paraId="6E0D6E3F" w14:textId="77777777" w:rsidTr="6C6119E1">
              <w:trPr>
                <w:trHeight w:val="300"/>
              </w:trPr>
              <w:tc>
                <w:tcPr>
                  <w:tcW w:w="488" w:type="dxa"/>
                  <w:vAlign w:val="center"/>
                </w:tcPr>
                <w:p w14:paraId="5BAC2A25" w14:textId="77777777" w:rsidR="00BA2780" w:rsidRPr="0051529A" w:rsidRDefault="00BA2780" w:rsidP="00BA2780">
                  <w:pPr>
                    <w:spacing w:after="120"/>
                    <w:jc w:val="center"/>
                    <w:rPr>
                      <w:rFonts w:ascii="Bookman Old Style" w:eastAsia="Bookman Old Style" w:hAnsi="Bookman Old Style" w:cs="Tahoma"/>
                      <w:sz w:val="20"/>
                      <w:szCs w:val="20"/>
                      <w:highlight w:val="yellow"/>
                    </w:rPr>
                  </w:pPr>
                  <w:r w:rsidRPr="0051529A">
                    <w:rPr>
                      <w:rFonts w:ascii="Bookman Old Style" w:eastAsia="Bookman Old Style" w:hAnsi="Bookman Old Style" w:cs="Tahoma"/>
                      <w:sz w:val="20"/>
                      <w:szCs w:val="20"/>
                      <w:highlight w:val="yellow"/>
                    </w:rPr>
                    <w:t>1.</w:t>
                  </w:r>
                </w:p>
              </w:tc>
              <w:tc>
                <w:tcPr>
                  <w:tcW w:w="3795" w:type="dxa"/>
                  <w:vAlign w:val="center"/>
                </w:tcPr>
                <w:p w14:paraId="76D9B690" w14:textId="1514BE01" w:rsidR="00BA2780" w:rsidRPr="00496D8F" w:rsidRDefault="00BA2780" w:rsidP="00BA2780">
                  <w:pPr>
                    <w:spacing w:after="120"/>
                    <w:rPr>
                      <w:rFonts w:ascii="Bookman Old Style" w:eastAsia="Bookman Old Style" w:hAnsi="Bookman Old Style" w:cs="Tahoma"/>
                      <w:sz w:val="20"/>
                      <w:szCs w:val="20"/>
                      <w:highlight w:val="yellow"/>
                      <w:lang w:val="en-US"/>
                    </w:rPr>
                  </w:pPr>
                  <w:ins w:id="21" w:author="Jonathan Derian" w:date="2025-11-22T09:36:00Z">
                    <w:r w:rsidRPr="4356282A">
                      <w:rPr>
                        <w:rFonts w:ascii="Bookman Old Style" w:eastAsia="Bookman Old Style" w:hAnsi="Bookman Old Style" w:cs="Bookman Old Style"/>
                        <w:highlight w:val="yellow"/>
                      </w:rPr>
                      <w:t xml:space="preserve">Allogeneic Umbilical Cord Mesenchymal Stem Cell (UCMSC) </w:t>
                    </w:r>
                  </w:ins>
                </w:p>
              </w:tc>
              <w:tc>
                <w:tcPr>
                  <w:tcW w:w="1843" w:type="dxa"/>
                  <w:vAlign w:val="center"/>
                </w:tcPr>
                <w:p w14:paraId="193DAC73" w14:textId="2463A24B" w:rsidR="00BA2780" w:rsidRPr="00496D8F" w:rsidRDefault="00BA2780" w:rsidP="00BA2780">
                  <w:pPr>
                    <w:spacing w:after="120"/>
                    <w:jc w:val="center"/>
                    <w:rPr>
                      <w:rFonts w:ascii="Bookman Old Style" w:eastAsia="Bookman Old Style" w:hAnsi="Bookman Old Style" w:cs="Tahoma"/>
                      <w:sz w:val="20"/>
                      <w:szCs w:val="20"/>
                      <w:highlight w:val="yellow"/>
                    </w:rPr>
                  </w:pPr>
                  <w:ins w:id="22" w:author="Jonathan Derian" w:date="2025-11-22T09:36:00Z">
                    <w:r w:rsidRPr="4356282A">
                      <w:rPr>
                        <w:rFonts w:ascii="Bookman Old Style" w:eastAsia="Bookman Old Style" w:hAnsi="Bookman Old Style" w:cs="Bookman Old Style"/>
                        <w:highlight w:val="yellow"/>
                      </w:rPr>
                      <w:t>Rp 2,-/Sel</w:t>
                    </w:r>
                  </w:ins>
                </w:p>
              </w:tc>
            </w:tr>
            <w:tr w:rsidR="00BA2780" w:rsidRPr="00496D8F" w14:paraId="65BE804E" w14:textId="77777777" w:rsidTr="6C6119E1">
              <w:trPr>
                <w:trHeight w:val="300"/>
              </w:trPr>
              <w:tc>
                <w:tcPr>
                  <w:tcW w:w="488" w:type="dxa"/>
                  <w:vAlign w:val="center"/>
                </w:tcPr>
                <w:p w14:paraId="144B691D" w14:textId="77777777" w:rsidR="00BA2780" w:rsidRPr="0051529A" w:rsidRDefault="00BA2780" w:rsidP="00BA2780">
                  <w:pPr>
                    <w:spacing w:after="120"/>
                    <w:jc w:val="center"/>
                    <w:rPr>
                      <w:rFonts w:ascii="Bookman Old Style" w:eastAsia="Bookman Old Style" w:hAnsi="Bookman Old Style" w:cs="Tahoma"/>
                      <w:sz w:val="20"/>
                      <w:szCs w:val="20"/>
                      <w:highlight w:val="yellow"/>
                    </w:rPr>
                  </w:pPr>
                  <w:r w:rsidRPr="0051529A">
                    <w:rPr>
                      <w:rFonts w:ascii="Bookman Old Style" w:eastAsia="Bookman Old Style" w:hAnsi="Bookman Old Style" w:cs="Tahoma"/>
                      <w:sz w:val="20"/>
                      <w:szCs w:val="20"/>
                      <w:highlight w:val="yellow"/>
                    </w:rPr>
                    <w:t>2.</w:t>
                  </w:r>
                </w:p>
              </w:tc>
              <w:tc>
                <w:tcPr>
                  <w:tcW w:w="3795" w:type="dxa"/>
                  <w:vAlign w:val="center"/>
                </w:tcPr>
                <w:p w14:paraId="2C0C4BB0" w14:textId="01F07DFB" w:rsidR="00BA2780" w:rsidRPr="00496D8F" w:rsidRDefault="00BA2780" w:rsidP="00BA2780">
                  <w:pPr>
                    <w:spacing w:after="120"/>
                    <w:rPr>
                      <w:rFonts w:ascii="Bookman Old Style" w:eastAsia="Bookman Old Style" w:hAnsi="Bookman Old Style" w:cs="Tahoma"/>
                      <w:sz w:val="20"/>
                      <w:szCs w:val="20"/>
                      <w:highlight w:val="yellow"/>
                    </w:rPr>
                  </w:pPr>
                  <w:ins w:id="23" w:author="Jonathan Derian" w:date="2025-11-22T09:36:00Z">
                    <w:r w:rsidRPr="4356282A">
                      <w:rPr>
                        <w:rFonts w:ascii="Bookman Old Style" w:eastAsia="Bookman Old Style" w:hAnsi="Bookman Old Style" w:cs="Bookman Old Style"/>
                        <w:highlight w:val="yellow"/>
                      </w:rPr>
                      <w:t>Secretome 1,5 ml (per vial)</w:t>
                    </w:r>
                  </w:ins>
                </w:p>
              </w:tc>
              <w:tc>
                <w:tcPr>
                  <w:tcW w:w="1843" w:type="dxa"/>
                  <w:vAlign w:val="center"/>
                </w:tcPr>
                <w:p w14:paraId="6EC063B8" w14:textId="23DE4BE3" w:rsidR="00BA2780" w:rsidRPr="00496D8F" w:rsidRDefault="00BA2780" w:rsidP="00BA2780">
                  <w:pPr>
                    <w:spacing w:after="120"/>
                    <w:jc w:val="center"/>
                    <w:rPr>
                      <w:rFonts w:ascii="Bookman Old Style" w:eastAsia="Bookman Old Style" w:hAnsi="Bookman Old Style" w:cs="Tahoma"/>
                      <w:sz w:val="20"/>
                      <w:szCs w:val="20"/>
                      <w:highlight w:val="yellow"/>
                    </w:rPr>
                  </w:pPr>
                  <w:ins w:id="24" w:author="Jonathan Derian" w:date="2025-11-22T09:36:00Z">
                    <w:r w:rsidRPr="4356282A">
                      <w:rPr>
                        <w:rFonts w:ascii="Bookman Old Style" w:eastAsia="Bookman Old Style" w:hAnsi="Bookman Old Style" w:cs="Bookman Old Style"/>
                        <w:highlight w:val="yellow"/>
                      </w:rPr>
                      <w:t>Rp 950.000,-</w:t>
                    </w:r>
                  </w:ins>
                </w:p>
              </w:tc>
            </w:tr>
            <w:tr w:rsidR="00BA2780" w:rsidRPr="00496D8F" w14:paraId="678CC8BA" w14:textId="77777777" w:rsidTr="6C6119E1">
              <w:trPr>
                <w:trHeight w:val="300"/>
              </w:trPr>
              <w:tc>
                <w:tcPr>
                  <w:tcW w:w="488" w:type="dxa"/>
                  <w:vAlign w:val="center"/>
                </w:tcPr>
                <w:p w14:paraId="584D10EB" w14:textId="77777777" w:rsidR="00BA2780" w:rsidRPr="0051529A" w:rsidRDefault="00BA2780" w:rsidP="00BA2780">
                  <w:pPr>
                    <w:spacing w:after="120"/>
                    <w:jc w:val="center"/>
                    <w:rPr>
                      <w:rFonts w:ascii="Bookman Old Style" w:eastAsia="Bookman Old Style" w:hAnsi="Bookman Old Style" w:cs="Tahoma"/>
                      <w:sz w:val="20"/>
                      <w:szCs w:val="20"/>
                      <w:highlight w:val="yellow"/>
                      <w:lang w:val="en-US"/>
                    </w:rPr>
                  </w:pPr>
                  <w:r w:rsidRPr="0051529A">
                    <w:rPr>
                      <w:rFonts w:ascii="Bookman Old Style" w:eastAsia="Bookman Old Style" w:hAnsi="Bookman Old Style" w:cs="Tahoma"/>
                      <w:sz w:val="20"/>
                      <w:szCs w:val="20"/>
                      <w:highlight w:val="yellow"/>
                      <w:lang w:val="en-US"/>
                    </w:rPr>
                    <w:t>3.</w:t>
                  </w:r>
                </w:p>
              </w:tc>
              <w:tc>
                <w:tcPr>
                  <w:tcW w:w="3795" w:type="dxa"/>
                  <w:vAlign w:val="center"/>
                </w:tcPr>
                <w:p w14:paraId="1F8EE662" w14:textId="77777777" w:rsidR="00BA2780" w:rsidRPr="00496D8F" w:rsidRDefault="00BA2780" w:rsidP="00BA2780">
                  <w:pPr>
                    <w:spacing w:after="120"/>
                    <w:rPr>
                      <w:rFonts w:ascii="Bookman Old Style" w:eastAsia="Bookman Old Style" w:hAnsi="Bookman Old Style" w:cs="Tahoma"/>
                      <w:sz w:val="20"/>
                      <w:szCs w:val="20"/>
                      <w:highlight w:val="yellow"/>
                    </w:rPr>
                  </w:pPr>
                </w:p>
              </w:tc>
              <w:tc>
                <w:tcPr>
                  <w:tcW w:w="1843" w:type="dxa"/>
                  <w:vAlign w:val="center"/>
                </w:tcPr>
                <w:p w14:paraId="4828FD5E" w14:textId="77777777" w:rsidR="00BA2780" w:rsidRPr="00496D8F" w:rsidRDefault="00BA2780" w:rsidP="00BA2780">
                  <w:pPr>
                    <w:spacing w:after="120"/>
                    <w:jc w:val="center"/>
                    <w:rPr>
                      <w:rFonts w:ascii="Bookman Old Style" w:eastAsia="Bookman Old Style" w:hAnsi="Bookman Old Style" w:cs="Tahoma"/>
                      <w:sz w:val="20"/>
                      <w:szCs w:val="20"/>
                      <w:highlight w:val="yellow"/>
                    </w:rPr>
                  </w:pPr>
                </w:p>
              </w:tc>
            </w:tr>
            <w:tr w:rsidR="00BA2780" w:rsidRPr="00496D8F" w14:paraId="03DA08DC" w14:textId="77777777" w:rsidTr="6C6119E1">
              <w:trPr>
                <w:trHeight w:val="300"/>
                <w:ins w:id="25" w:author="Dennis Evan Nurtjahja" w:date="2025-09-30T16:57:00Z"/>
              </w:trPr>
              <w:tc>
                <w:tcPr>
                  <w:tcW w:w="488" w:type="dxa"/>
                  <w:vAlign w:val="center"/>
                </w:tcPr>
                <w:p w14:paraId="2AC01E90" w14:textId="51C08D7F" w:rsidR="00BA2780" w:rsidRPr="0051529A" w:rsidRDefault="00BA2780" w:rsidP="00BA2780">
                  <w:pPr>
                    <w:spacing w:after="120"/>
                    <w:jc w:val="center"/>
                    <w:rPr>
                      <w:ins w:id="26" w:author="Dennis Evan Nurtjahja" w:date="2025-09-30T16:57:00Z"/>
                      <w:rFonts w:ascii="Bookman Old Style" w:eastAsia="Bookman Old Style" w:hAnsi="Bookman Old Style" w:cs="Tahoma"/>
                      <w:sz w:val="20"/>
                      <w:szCs w:val="20"/>
                      <w:highlight w:val="yellow"/>
                      <w:lang w:val="en-US"/>
                    </w:rPr>
                  </w:pPr>
                  <w:ins w:id="27" w:author="Dennis Evan Nurtjahja" w:date="2025-09-30T16:57:00Z">
                    <w:r>
                      <w:rPr>
                        <w:rFonts w:ascii="Bookman Old Style" w:eastAsia="Bookman Old Style" w:hAnsi="Bookman Old Style" w:cs="Tahoma"/>
                        <w:sz w:val="20"/>
                        <w:szCs w:val="20"/>
                        <w:highlight w:val="yellow"/>
                        <w:lang w:val="en-US"/>
                      </w:rPr>
                      <w:t>4.</w:t>
                    </w:r>
                  </w:ins>
                </w:p>
              </w:tc>
              <w:tc>
                <w:tcPr>
                  <w:tcW w:w="3795" w:type="dxa"/>
                  <w:vAlign w:val="center"/>
                </w:tcPr>
                <w:p w14:paraId="27613462" w14:textId="77777777" w:rsidR="00BA2780" w:rsidRPr="00496D8F" w:rsidRDefault="00BA2780" w:rsidP="00BA2780">
                  <w:pPr>
                    <w:spacing w:after="120"/>
                    <w:rPr>
                      <w:ins w:id="28" w:author="Dennis Evan Nurtjahja" w:date="2025-09-30T16:57:00Z"/>
                      <w:rFonts w:ascii="Bookman Old Style" w:eastAsia="Bookman Old Style" w:hAnsi="Bookman Old Style" w:cs="Tahoma"/>
                      <w:sz w:val="20"/>
                      <w:szCs w:val="20"/>
                      <w:highlight w:val="yellow"/>
                    </w:rPr>
                  </w:pPr>
                </w:p>
              </w:tc>
              <w:tc>
                <w:tcPr>
                  <w:tcW w:w="1843" w:type="dxa"/>
                  <w:vAlign w:val="center"/>
                </w:tcPr>
                <w:p w14:paraId="572364AC" w14:textId="77777777" w:rsidR="00BA2780" w:rsidRPr="00496D8F" w:rsidRDefault="00BA2780" w:rsidP="00BA2780">
                  <w:pPr>
                    <w:spacing w:after="120"/>
                    <w:jc w:val="center"/>
                    <w:rPr>
                      <w:ins w:id="29" w:author="Dennis Evan Nurtjahja" w:date="2025-09-30T16:57:00Z"/>
                      <w:rFonts w:ascii="Bookman Old Style" w:eastAsia="Bookman Old Style" w:hAnsi="Bookman Old Style" w:cs="Tahoma"/>
                      <w:sz w:val="20"/>
                      <w:szCs w:val="20"/>
                      <w:highlight w:val="yellow"/>
                    </w:rPr>
                  </w:pPr>
                </w:p>
              </w:tc>
            </w:tr>
          </w:tbl>
          <w:p w14:paraId="1EFD6FA6" w14:textId="77777777" w:rsidR="001F1C3B" w:rsidRPr="0051529A" w:rsidRDefault="00AB0F34" w:rsidP="00AB0F34">
            <w:pPr>
              <w:spacing w:before="120" w:after="0" w:line="240" w:lineRule="auto"/>
              <w:jc w:val="both"/>
              <w:rPr>
                <w:rFonts w:ascii="Bookman Old Style" w:eastAsia="DengXian" w:hAnsi="Bookman Old Style" w:cs="Tahoma"/>
                <w:b/>
                <w:sz w:val="20"/>
                <w:szCs w:val="20"/>
                <w:highlight w:val="yellow"/>
                <w:lang w:val="en-US"/>
              </w:rPr>
            </w:pPr>
            <w:proofErr w:type="spellStart"/>
            <w:proofErr w:type="gramStart"/>
            <w:r w:rsidRPr="0051529A">
              <w:rPr>
                <w:rFonts w:ascii="Bookman Old Style" w:eastAsia="DengXian" w:hAnsi="Bookman Old Style" w:cs="Tahoma"/>
                <w:b/>
                <w:sz w:val="20"/>
                <w:szCs w:val="20"/>
                <w:highlight w:val="yellow"/>
                <w:lang w:val="en-US"/>
              </w:rPr>
              <w:t>Keterangan</w:t>
            </w:r>
            <w:proofErr w:type="spellEnd"/>
            <w:r w:rsidRPr="0051529A">
              <w:rPr>
                <w:rFonts w:ascii="Bookman Old Style" w:eastAsia="DengXian" w:hAnsi="Bookman Old Style" w:cs="Tahoma"/>
                <w:b/>
                <w:sz w:val="20"/>
                <w:szCs w:val="20"/>
                <w:highlight w:val="yellow"/>
                <w:lang w:val="en-US"/>
              </w:rPr>
              <w:t xml:space="preserve"> :</w:t>
            </w:r>
            <w:proofErr w:type="gramEnd"/>
          </w:p>
          <w:p w14:paraId="4E4A248A" w14:textId="4B9C975C" w:rsidR="00AB0F34" w:rsidRPr="0051529A" w:rsidRDefault="00AB0F34" w:rsidP="00AB0F34">
            <w:pPr>
              <w:spacing w:before="120" w:after="0" w:line="240" w:lineRule="auto"/>
              <w:jc w:val="both"/>
              <w:rPr>
                <w:rFonts w:ascii="Bookman Old Style" w:eastAsia="DengXian" w:hAnsi="Bookman Old Style" w:cs="Tahoma"/>
                <w:sz w:val="20"/>
                <w:szCs w:val="20"/>
                <w:highlight w:val="yellow"/>
                <w:lang w:val="en-US"/>
              </w:rPr>
            </w:pPr>
            <w:r w:rsidRPr="0051529A">
              <w:rPr>
                <w:rFonts w:ascii="Bookman Old Style" w:eastAsia="DengXian" w:hAnsi="Bookman Old Style" w:cs="Tahoma"/>
                <w:sz w:val="20"/>
                <w:szCs w:val="20"/>
                <w:highlight w:val="yellow"/>
                <w:lang w:val="en-US"/>
              </w:rPr>
              <w:t>1._</w:t>
            </w:r>
            <w:ins w:id="30" w:author="Jonathan Derian" w:date="2025-11-22T09:36:00Z">
              <w:r w:rsidR="00BA2780" w:rsidRPr="4356282A">
                <w:rPr>
                  <w:rFonts w:ascii="Bookman Old Style" w:eastAsia="Bookman Old Style" w:hAnsi="Bookman Old Style" w:cs="Bookman Old Style"/>
                  <w:sz w:val="20"/>
                  <w:szCs w:val="20"/>
                </w:rPr>
                <w:t xml:space="preserve"> Harga di atas sudah termasuk untuk pengantaran produk dari warehouse Regenic menuju </w:t>
              </w:r>
              <w:r w:rsidR="00BA2780">
                <w:rPr>
                  <w:rFonts w:ascii="Bookman Old Style" w:eastAsia="Bookman Old Style" w:hAnsi="Bookman Old Style" w:cs="Bookman Old Style"/>
                  <w:sz w:val="20"/>
                  <w:szCs w:val="20"/>
                </w:rPr>
                <w:t>Fasilitas Pelayanan Kesehatan</w:t>
              </w:r>
            </w:ins>
            <w:del w:id="31" w:author="Jonathan Derian" w:date="2025-11-22T09:36:00Z">
              <w:r w:rsidRPr="0051529A" w:rsidDel="00BA2780">
                <w:rPr>
                  <w:rFonts w:ascii="Bookman Old Style" w:eastAsia="DengXian" w:hAnsi="Bookman Old Style" w:cs="Tahoma"/>
                  <w:sz w:val="20"/>
                  <w:szCs w:val="20"/>
                  <w:highlight w:val="yellow"/>
                  <w:lang w:val="en-US"/>
                </w:rPr>
                <w:delText>__________________________________________________________</w:delText>
              </w:r>
            </w:del>
          </w:p>
          <w:p w14:paraId="0D68B141" w14:textId="1079B8C2" w:rsidR="00AB0F34" w:rsidRPr="0051529A" w:rsidDel="00BA2780" w:rsidRDefault="00AB0F34" w:rsidP="00AB0F34">
            <w:pPr>
              <w:spacing w:before="120" w:after="0" w:line="240" w:lineRule="auto"/>
              <w:jc w:val="both"/>
              <w:rPr>
                <w:del w:id="32" w:author="Jonathan Derian" w:date="2025-11-22T09:38:00Z"/>
                <w:rFonts w:ascii="Bookman Old Style" w:eastAsia="DengXian" w:hAnsi="Bookman Old Style" w:cs="Tahoma"/>
                <w:sz w:val="20"/>
                <w:szCs w:val="20"/>
                <w:highlight w:val="yellow"/>
                <w:lang w:val="en-US"/>
              </w:rPr>
            </w:pPr>
            <w:r w:rsidRPr="0051529A">
              <w:rPr>
                <w:rFonts w:ascii="Bookman Old Style" w:eastAsia="DengXian" w:hAnsi="Bookman Old Style" w:cs="Tahoma"/>
                <w:sz w:val="20"/>
                <w:szCs w:val="20"/>
                <w:highlight w:val="yellow"/>
                <w:lang w:val="en-US"/>
              </w:rPr>
              <w:t>2.</w:t>
            </w:r>
            <w:del w:id="33" w:author="Jonathan Derian" w:date="2025-11-22T09:37:00Z">
              <w:r w:rsidRPr="0051529A" w:rsidDel="00BA2780">
                <w:rPr>
                  <w:rFonts w:ascii="Bookman Old Style" w:eastAsia="DengXian" w:hAnsi="Bookman Old Style" w:cs="Tahoma"/>
                  <w:sz w:val="20"/>
                  <w:szCs w:val="20"/>
                  <w:highlight w:val="yellow"/>
                  <w:lang w:val="en-US"/>
                </w:rPr>
                <w:delText>__</w:delText>
              </w:r>
            </w:del>
            <w:del w:id="34" w:author="Jonathan Derian" w:date="2025-11-22T09:36:00Z">
              <w:r w:rsidRPr="0051529A" w:rsidDel="00BA2780">
                <w:rPr>
                  <w:rFonts w:ascii="Bookman Old Style" w:eastAsia="DengXian" w:hAnsi="Bookman Old Style" w:cs="Tahoma"/>
                  <w:sz w:val="20"/>
                  <w:szCs w:val="20"/>
                  <w:highlight w:val="yellow"/>
                  <w:lang w:val="en-US"/>
                </w:rPr>
                <w:delText>______________________________________________________</w:delText>
              </w:r>
            </w:del>
            <w:ins w:id="35" w:author="Jonathan Derian" w:date="2025-11-22T09:37:00Z">
              <w:r w:rsidR="00BA2780" w:rsidRPr="4356282A">
                <w:rPr>
                  <w:rFonts w:ascii="Bookman Old Style" w:eastAsia="Bookman Old Style" w:hAnsi="Bookman Old Style" w:cs="Bookman Old Style"/>
                  <w:sz w:val="20"/>
                  <w:szCs w:val="20"/>
                </w:rPr>
                <w:t xml:space="preserve"> Harga di</w:t>
              </w:r>
              <w:r w:rsidR="00BA2780">
                <w:rPr>
                  <w:rFonts w:ascii="Bookman Old Style" w:eastAsia="Bookman Old Style" w:hAnsi="Bookman Old Style" w:cs="Bookman Old Style"/>
                  <w:sz w:val="20"/>
                  <w:szCs w:val="20"/>
                </w:rPr>
                <w:t xml:space="preserve"> atas tidak termasuk PPN</w:t>
              </w:r>
              <w:r w:rsidR="00BA2780" w:rsidRPr="0051529A" w:rsidDel="00BA2780">
                <w:rPr>
                  <w:rFonts w:ascii="Bookman Old Style" w:eastAsia="DengXian" w:hAnsi="Bookman Old Style" w:cs="Tahoma"/>
                  <w:sz w:val="20"/>
                  <w:szCs w:val="20"/>
                  <w:highlight w:val="yellow"/>
                  <w:lang w:val="en-US"/>
                </w:rPr>
                <w:t xml:space="preserve"> </w:t>
              </w:r>
            </w:ins>
            <w:del w:id="36" w:author="Jonathan Derian" w:date="2025-11-22T09:36:00Z">
              <w:r w:rsidRPr="0051529A" w:rsidDel="00BA2780">
                <w:rPr>
                  <w:rFonts w:ascii="Bookman Old Style" w:eastAsia="DengXian" w:hAnsi="Bookman Old Style" w:cs="Tahoma"/>
                  <w:sz w:val="20"/>
                  <w:szCs w:val="20"/>
                  <w:highlight w:val="yellow"/>
                  <w:lang w:val="en-US"/>
                </w:rPr>
                <w:delText>___</w:delText>
              </w:r>
            </w:del>
          </w:p>
          <w:p w14:paraId="0464CC67" w14:textId="77777777" w:rsidR="00AB0F34" w:rsidRPr="0051529A" w:rsidRDefault="00AB0F34" w:rsidP="00AB0F34">
            <w:pPr>
              <w:spacing w:before="120" w:after="0" w:line="240" w:lineRule="auto"/>
              <w:jc w:val="both"/>
              <w:rPr>
                <w:rFonts w:ascii="Bookman Old Style" w:eastAsia="DengXian" w:hAnsi="Bookman Old Style" w:cs="Tahoma"/>
                <w:sz w:val="20"/>
                <w:szCs w:val="20"/>
                <w:highlight w:val="yellow"/>
                <w:lang w:val="en-US"/>
              </w:rPr>
            </w:pPr>
          </w:p>
          <w:p w14:paraId="6BA5176D" w14:textId="411D9570" w:rsidR="00BA2780" w:rsidRPr="00BA2780" w:rsidRDefault="00AB0F34" w:rsidP="00AB0F34">
            <w:pPr>
              <w:spacing w:before="120" w:after="0" w:line="240" w:lineRule="auto"/>
              <w:jc w:val="both"/>
              <w:rPr>
                <w:ins w:id="37" w:author="Jonathan Derian" w:date="2025-11-22T09:37:00Z"/>
                <w:rFonts w:ascii="Bookman Old Style" w:eastAsia="DengXian" w:hAnsi="Bookman Old Style" w:cs="Tahoma"/>
                <w:sz w:val="20"/>
                <w:szCs w:val="20"/>
                <w:lang w:val="en-US"/>
              </w:rPr>
            </w:pPr>
            <w:r w:rsidRPr="0051529A">
              <w:rPr>
                <w:rFonts w:ascii="Bookman Old Style" w:eastAsia="DengXian" w:hAnsi="Bookman Old Style" w:cs="Tahoma"/>
                <w:sz w:val="20"/>
                <w:szCs w:val="20"/>
                <w:highlight w:val="yellow"/>
                <w:lang w:val="en-US"/>
              </w:rPr>
              <w:t>3.</w:t>
            </w:r>
            <w:del w:id="38" w:author="Jonathan Derian" w:date="2025-11-22T09:37:00Z">
              <w:r w:rsidRPr="0051529A" w:rsidDel="00BA2780">
                <w:rPr>
                  <w:rFonts w:ascii="Bookman Old Style" w:eastAsia="DengXian" w:hAnsi="Bookman Old Style" w:cs="Tahoma"/>
                  <w:sz w:val="20"/>
                  <w:szCs w:val="20"/>
                  <w:highlight w:val="yellow"/>
                  <w:lang w:val="en-US"/>
                </w:rPr>
                <w:delText>_</w:delText>
              </w:r>
            </w:del>
            <w:ins w:id="39" w:author="Jonathan Derian" w:date="2025-11-22T09:37:00Z">
              <w:r w:rsidR="00BA2780" w:rsidRPr="00EA691D">
                <w:rPr>
                  <w:rFonts w:ascii="Bookman Old Style" w:eastAsia="Bookman Old Style" w:hAnsi="Bookman Old Style" w:cs="Bookman Old Style"/>
                  <w:sz w:val="20"/>
                  <w:szCs w:val="20"/>
                </w:rPr>
                <w:t xml:space="preserve"> Pemesanan minimum untuk Secretome (No. 2) adalah 5 vial</w:t>
              </w:r>
            </w:ins>
            <w:del w:id="40" w:author="Jonathan Derian" w:date="2025-11-22T09:37:00Z">
              <w:r w:rsidRPr="0051529A" w:rsidDel="00BA2780">
                <w:rPr>
                  <w:rFonts w:ascii="Bookman Old Style" w:eastAsia="DengXian" w:hAnsi="Bookman Old Style" w:cs="Tahoma"/>
                  <w:sz w:val="20"/>
                  <w:szCs w:val="20"/>
                  <w:highlight w:val="yellow"/>
                  <w:lang w:val="en-US"/>
                </w:rPr>
                <w:delText>__________________________________________________________</w:delText>
              </w:r>
            </w:del>
          </w:p>
          <w:p w14:paraId="0151097A" w14:textId="6EB216B2" w:rsidR="00BA2780" w:rsidRPr="00BA2780" w:rsidRDefault="00BA2780" w:rsidP="00BA2780">
            <w:pPr>
              <w:spacing w:before="120" w:after="0" w:line="240" w:lineRule="auto"/>
              <w:jc w:val="both"/>
              <w:rPr>
                <w:rFonts w:ascii="Bookman Old Style" w:eastAsia="DengXian" w:hAnsi="Bookman Old Style" w:cs="Tahoma"/>
                <w:sz w:val="20"/>
                <w:szCs w:val="20"/>
                <w:lang w:val="en-US"/>
              </w:rPr>
            </w:pPr>
            <w:ins w:id="41" w:author="Jonathan Derian" w:date="2025-11-22T09:37:00Z">
              <w:r w:rsidRPr="00BA2780">
                <w:rPr>
                  <w:rFonts w:ascii="Bookman Old Style" w:eastAsia="DengXian" w:hAnsi="Bookman Old Style" w:cs="Tahoma"/>
                  <w:sz w:val="20"/>
                  <w:szCs w:val="20"/>
                  <w:highlight w:val="yellow"/>
                  <w:lang w:val="en-US"/>
                </w:rPr>
                <w:t>4.</w:t>
              </w:r>
            </w:ins>
            <w:ins w:id="42" w:author="Jonathan Derian" w:date="2025-11-22T09:38:00Z">
              <w:r>
                <w:rPr>
                  <w:rFonts w:ascii="Bookman Old Style" w:eastAsia="Bookman Old Style" w:hAnsi="Bookman Old Style" w:cs="Bookman Old Style"/>
                  <w:sz w:val="20"/>
                  <w:szCs w:val="20"/>
                </w:rPr>
                <w:t xml:space="preserve"> </w:t>
              </w:r>
            </w:ins>
            <w:ins w:id="43" w:author="Jonathan Derian" w:date="2025-11-22T09:37:00Z">
              <w:r w:rsidRPr="00BA2780">
                <w:rPr>
                  <w:rFonts w:ascii="Bookman Old Style" w:eastAsia="Bookman Old Style" w:hAnsi="Bookman Old Style" w:cs="Bookman Old Style"/>
                  <w:sz w:val="20"/>
                  <w:szCs w:val="20"/>
                </w:rPr>
                <w:t>Diskon 20%, pemesanan Allogeneic Umbilical Cord Mesenchymal Stem Cell (UCMSC) minimal 30 Jt Sell</w:t>
              </w:r>
            </w:ins>
          </w:p>
          <w:p w14:paraId="35F6C90D" w14:textId="77777777" w:rsidR="00AB0F34" w:rsidRPr="00972DED" w:rsidRDefault="00AB0F34" w:rsidP="00AB0F34">
            <w:pPr>
              <w:spacing w:before="120" w:after="0" w:line="240" w:lineRule="auto"/>
              <w:jc w:val="both"/>
              <w:rPr>
                <w:rFonts w:ascii="Bookman Old Style" w:eastAsia="DengXian" w:hAnsi="Bookman Old Style" w:cs="Tahoma"/>
                <w:sz w:val="20"/>
                <w:szCs w:val="20"/>
              </w:rPr>
            </w:pPr>
          </w:p>
        </w:tc>
      </w:tr>
      <w:tr w:rsidR="001F1C3B" w:rsidRPr="00972DED" w14:paraId="080EE29C" w14:textId="77777777" w:rsidTr="6C6119E1">
        <w:trPr>
          <w:jc w:val="center"/>
        </w:trPr>
        <w:tc>
          <w:tcPr>
            <w:tcW w:w="2409" w:type="dxa"/>
            <w:vAlign w:val="center"/>
          </w:tcPr>
          <w:p w14:paraId="276F6FF5" w14:textId="74E090F4" w:rsidR="001F1C3B" w:rsidRPr="00972DED" w:rsidRDefault="00A36EB1" w:rsidP="00FC41D2">
            <w:pPr>
              <w:pStyle w:val="ListParagraph"/>
              <w:numPr>
                <w:ilvl w:val="0"/>
                <w:numId w:val="2"/>
              </w:numPr>
              <w:spacing w:before="120" w:after="0" w:line="240" w:lineRule="auto"/>
              <w:ind w:left="311" w:hanging="283"/>
              <w:contextualSpacing w:val="0"/>
              <w:jc w:val="both"/>
              <w:rPr>
                <w:rFonts w:ascii="Bookman Old Style" w:eastAsia="DengXian" w:hAnsi="Bookman Old Style" w:cs="Tahoma"/>
                <w:b/>
                <w:sz w:val="20"/>
                <w:szCs w:val="20"/>
              </w:rPr>
            </w:pPr>
            <w:r>
              <w:rPr>
                <w:rFonts w:ascii="Bookman Old Style" w:eastAsia="DengXian" w:hAnsi="Bookman Old Style" w:cs="Tahoma"/>
                <w:b/>
                <w:sz w:val="20"/>
                <w:szCs w:val="20"/>
              </w:rPr>
              <w:t xml:space="preserve">JANGKA WAKTU DAN </w:t>
            </w:r>
            <w:r w:rsidR="00AB0F34" w:rsidRPr="00972DED">
              <w:rPr>
                <w:rFonts w:ascii="Bookman Old Style" w:eastAsia="DengXian" w:hAnsi="Bookman Old Style" w:cs="Tahoma"/>
                <w:b/>
                <w:sz w:val="20"/>
                <w:szCs w:val="20"/>
              </w:rPr>
              <w:t>METODE PEMBAYARAN</w:t>
            </w:r>
          </w:p>
        </w:tc>
        <w:tc>
          <w:tcPr>
            <w:tcW w:w="280" w:type="dxa"/>
            <w:vAlign w:val="center"/>
          </w:tcPr>
          <w:p w14:paraId="7926BF6D"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w:t>
            </w:r>
          </w:p>
        </w:tc>
        <w:tc>
          <w:tcPr>
            <w:tcW w:w="6389" w:type="dxa"/>
            <w:vAlign w:val="center"/>
          </w:tcPr>
          <w:p w14:paraId="5E8AA5FE" w14:textId="37452B51" w:rsidR="001F1C3B" w:rsidRPr="00972DED" w:rsidRDefault="006D6EE4" w:rsidP="0002307F">
            <w:pPr>
              <w:spacing w:before="120" w:after="0" w:line="240" w:lineRule="auto"/>
              <w:jc w:val="both"/>
              <w:rPr>
                <w:rFonts w:ascii="Bookman Old Style" w:eastAsia="DengXian" w:hAnsi="Bookman Old Style" w:cs="Tahoma"/>
                <w:sz w:val="20"/>
                <w:szCs w:val="20"/>
              </w:rPr>
            </w:pPr>
            <w:r w:rsidRPr="00972DED">
              <w:rPr>
                <w:rFonts w:ascii="Bookman Old Style" w:eastAsia="Bookman Old Style" w:hAnsi="Bookman Old Style" w:cs="Tahoma"/>
                <w:sz w:val="20"/>
                <w:szCs w:val="20"/>
              </w:rPr>
              <w:t xml:space="preserve">Pihak Kedua wajib melakukan pembayaran ke rekening Pihak Pertama </w:t>
            </w:r>
            <w:proofErr w:type="spellStart"/>
            <w:r w:rsidR="00A36EB1">
              <w:rPr>
                <w:rFonts w:ascii="Bookman Old Style" w:eastAsia="Bookman Old Style" w:hAnsi="Bookman Old Style" w:cs="Tahoma"/>
                <w:sz w:val="20"/>
                <w:szCs w:val="20"/>
                <w:lang w:val="en-US"/>
              </w:rPr>
              <w:t>secara</w:t>
            </w:r>
            <w:proofErr w:type="spellEnd"/>
            <w:r w:rsidR="00A36EB1">
              <w:rPr>
                <w:rFonts w:ascii="Bookman Old Style" w:eastAsia="Bookman Old Style" w:hAnsi="Bookman Old Style" w:cs="Tahoma"/>
                <w:sz w:val="20"/>
                <w:szCs w:val="20"/>
                <w:lang w:val="en-US"/>
              </w:rPr>
              <w:t xml:space="preserve"> transfer </w:t>
            </w:r>
            <w:r w:rsidRPr="00972DED">
              <w:rPr>
                <w:rFonts w:ascii="Bookman Old Style" w:eastAsia="Bookman Old Style" w:hAnsi="Bookman Old Style" w:cs="Tahoma"/>
                <w:sz w:val="20"/>
                <w:szCs w:val="20"/>
              </w:rPr>
              <w:t xml:space="preserve">sesuai tanggal jatuh tempo yang tercantum dalam tagihan, yaitu paling lambat </w:t>
            </w:r>
            <w:r w:rsidRPr="00972DED">
              <w:rPr>
                <w:rFonts w:ascii="Bookman Old Style" w:eastAsia="Bookman Old Style" w:hAnsi="Bookman Old Style" w:cs="Tahoma"/>
                <w:sz w:val="20"/>
                <w:szCs w:val="20"/>
                <w:lang w:val="en-US"/>
              </w:rPr>
              <w:t>14</w:t>
            </w:r>
            <w:r w:rsidRPr="00972DED">
              <w:rPr>
                <w:rFonts w:ascii="Bookman Old Style" w:eastAsia="Bookman Old Style" w:hAnsi="Bookman Old Style" w:cs="Tahoma"/>
                <w:sz w:val="20"/>
                <w:szCs w:val="20"/>
              </w:rPr>
              <w:t xml:space="preserve"> Hari Kalender sejak </w:t>
            </w:r>
            <w:proofErr w:type="spellStart"/>
            <w:r w:rsidRPr="00972DED">
              <w:rPr>
                <w:rFonts w:ascii="Bookman Old Style" w:eastAsia="Bookman Old Style" w:hAnsi="Bookman Old Style" w:cs="Tahoma"/>
                <w:sz w:val="20"/>
                <w:szCs w:val="20"/>
                <w:lang w:val="en-US"/>
              </w:rPr>
              <w:t>tanggal</w:t>
            </w:r>
            <w:proofErr w:type="spellEnd"/>
            <w:r w:rsidRPr="00972DED">
              <w:rPr>
                <w:rFonts w:ascii="Bookman Old Style" w:eastAsia="Bookman Old Style" w:hAnsi="Bookman Old Style" w:cs="Tahoma"/>
                <w:sz w:val="20"/>
                <w:szCs w:val="20"/>
                <w:lang w:val="en-US"/>
              </w:rPr>
              <w:t xml:space="preserve"> </w:t>
            </w:r>
            <w:r w:rsidRPr="00972DED">
              <w:rPr>
                <w:rFonts w:ascii="Bookman Old Style" w:eastAsia="Bookman Old Style" w:hAnsi="Bookman Old Style" w:cs="Tahoma"/>
                <w:sz w:val="20"/>
                <w:szCs w:val="20"/>
              </w:rPr>
              <w:t xml:space="preserve">tagihan </w:t>
            </w:r>
            <w:proofErr w:type="spellStart"/>
            <w:r w:rsidRPr="00972DED">
              <w:rPr>
                <w:rFonts w:ascii="Bookman Old Style" w:eastAsia="Bookman Old Style" w:hAnsi="Bookman Old Style" w:cs="Tahoma"/>
                <w:sz w:val="20"/>
                <w:szCs w:val="20"/>
                <w:lang w:val="en-GB"/>
              </w:rPr>
              <w:t>diterbitkan</w:t>
            </w:r>
            <w:proofErr w:type="spellEnd"/>
            <w:r w:rsidRPr="00972DED">
              <w:rPr>
                <w:rFonts w:ascii="Bookman Old Style" w:eastAsia="Bookman Old Style" w:hAnsi="Bookman Old Style" w:cs="Tahoma"/>
                <w:sz w:val="20"/>
                <w:szCs w:val="20"/>
              </w:rPr>
              <w:t>.</w:t>
            </w:r>
          </w:p>
        </w:tc>
      </w:tr>
      <w:tr w:rsidR="001F1C3B" w:rsidRPr="00972DED" w14:paraId="0D7A0DAD" w14:textId="77777777" w:rsidTr="6C6119E1">
        <w:trPr>
          <w:jc w:val="center"/>
        </w:trPr>
        <w:tc>
          <w:tcPr>
            <w:tcW w:w="2409" w:type="dxa"/>
            <w:vAlign w:val="center"/>
          </w:tcPr>
          <w:p w14:paraId="3E182C46" w14:textId="77777777" w:rsidR="001F1C3B" w:rsidRPr="00972DED" w:rsidRDefault="001F1C3B" w:rsidP="00FC41D2">
            <w:pPr>
              <w:pStyle w:val="ListParagraph"/>
              <w:numPr>
                <w:ilvl w:val="0"/>
                <w:numId w:val="2"/>
              </w:numPr>
              <w:spacing w:before="120" w:after="0" w:line="240" w:lineRule="auto"/>
              <w:ind w:left="311" w:hanging="283"/>
              <w:contextualSpacing w:val="0"/>
              <w:jc w:val="both"/>
              <w:rPr>
                <w:rFonts w:ascii="Bookman Old Style" w:eastAsia="DengXian" w:hAnsi="Bookman Old Style" w:cs="Tahoma"/>
                <w:b/>
                <w:sz w:val="20"/>
                <w:szCs w:val="20"/>
              </w:rPr>
            </w:pPr>
            <w:r w:rsidRPr="00972DED">
              <w:rPr>
                <w:rFonts w:ascii="Bookman Old Style" w:eastAsia="DengXian" w:hAnsi="Bookman Old Style" w:cs="Tahoma"/>
                <w:b/>
                <w:sz w:val="20"/>
                <w:szCs w:val="20"/>
              </w:rPr>
              <w:t>REKENING BANK</w:t>
            </w:r>
            <w:r w:rsidR="00840FBA">
              <w:rPr>
                <w:rFonts w:ascii="Bookman Old Style" w:eastAsia="DengXian" w:hAnsi="Bookman Old Style" w:cs="Tahoma"/>
                <w:b/>
                <w:sz w:val="20"/>
                <w:szCs w:val="20"/>
              </w:rPr>
              <w:t xml:space="preserve"> PIHAK PERTAMA</w:t>
            </w:r>
          </w:p>
        </w:tc>
        <w:tc>
          <w:tcPr>
            <w:tcW w:w="280" w:type="dxa"/>
            <w:vAlign w:val="center"/>
          </w:tcPr>
          <w:p w14:paraId="40675CB6"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w:t>
            </w:r>
          </w:p>
        </w:tc>
        <w:tc>
          <w:tcPr>
            <w:tcW w:w="6389" w:type="dxa"/>
          </w:tcPr>
          <w:p w14:paraId="585C7F71" w14:textId="77777777" w:rsidR="006D6EE4" w:rsidRPr="00972DED" w:rsidRDefault="006D6EE4" w:rsidP="006D6EE4">
            <w:pPr>
              <w:pStyle w:val="NormalWeb858D7CFB-ED40-4347-BF05-701D383B685F858D7CFB-ED40-4347-BF05-701D383B685F"/>
              <w:tabs>
                <w:tab w:val="left" w:pos="1440"/>
              </w:tabs>
              <w:spacing w:before="0" w:after="0" w:line="240" w:lineRule="auto"/>
              <w:jc w:val="both"/>
              <w:rPr>
                <w:rFonts w:ascii="Bookman Old Style" w:eastAsia="Bookman Old Style" w:hAnsi="Bookman Old Style" w:cs="Tahoma"/>
                <w:color w:val="auto"/>
                <w:sz w:val="20"/>
                <w:szCs w:val="20"/>
              </w:rPr>
            </w:pPr>
            <w:r w:rsidRPr="00972DED">
              <w:rPr>
                <w:rFonts w:ascii="Bookman Old Style" w:eastAsia="Bookman Old Style" w:hAnsi="Bookman Old Style" w:cs="Tahoma"/>
                <w:color w:val="auto"/>
                <w:sz w:val="20"/>
                <w:szCs w:val="20"/>
              </w:rPr>
              <w:t xml:space="preserve">Nama </w:t>
            </w:r>
            <w:proofErr w:type="spellStart"/>
            <w:r w:rsidRPr="00972DED">
              <w:rPr>
                <w:rFonts w:ascii="Bookman Old Style" w:eastAsia="Bookman Old Style" w:hAnsi="Bookman Old Style" w:cs="Tahoma"/>
                <w:color w:val="auto"/>
                <w:sz w:val="20"/>
                <w:szCs w:val="20"/>
              </w:rPr>
              <w:t>Rekening</w:t>
            </w:r>
            <w:proofErr w:type="spellEnd"/>
            <w:r w:rsidRPr="00972DED">
              <w:rPr>
                <w:rFonts w:ascii="Bookman Old Style" w:hAnsi="Bookman Old Style" w:cs="Tahoma"/>
                <w:sz w:val="20"/>
                <w:szCs w:val="20"/>
              </w:rPr>
              <w:tab/>
            </w:r>
            <w:r w:rsidRPr="00972DED">
              <w:rPr>
                <w:rFonts w:ascii="Bookman Old Style" w:eastAsia="Bookman Old Style" w:hAnsi="Bookman Old Style" w:cs="Tahoma"/>
                <w:color w:val="auto"/>
                <w:sz w:val="20"/>
                <w:szCs w:val="20"/>
              </w:rPr>
              <w:t xml:space="preserve">: PT </w:t>
            </w:r>
            <w:proofErr w:type="spellStart"/>
            <w:r w:rsidRPr="00972DED">
              <w:rPr>
                <w:rFonts w:ascii="Bookman Old Style" w:eastAsia="Bookman Old Style" w:hAnsi="Bookman Old Style" w:cs="Tahoma"/>
                <w:color w:val="auto"/>
                <w:sz w:val="20"/>
                <w:szCs w:val="20"/>
              </w:rPr>
              <w:t>Bifarma</w:t>
            </w:r>
            <w:proofErr w:type="spellEnd"/>
            <w:r w:rsidRPr="00972DED">
              <w:rPr>
                <w:rFonts w:ascii="Bookman Old Style" w:eastAsia="Bookman Old Style" w:hAnsi="Bookman Old Style" w:cs="Tahoma"/>
                <w:color w:val="auto"/>
                <w:sz w:val="20"/>
                <w:szCs w:val="20"/>
              </w:rPr>
              <w:t xml:space="preserve"> </w:t>
            </w:r>
            <w:proofErr w:type="spellStart"/>
            <w:r w:rsidRPr="00972DED">
              <w:rPr>
                <w:rFonts w:ascii="Bookman Old Style" w:eastAsia="Bookman Old Style" w:hAnsi="Bookman Old Style" w:cs="Tahoma"/>
                <w:color w:val="auto"/>
                <w:sz w:val="20"/>
                <w:szCs w:val="20"/>
              </w:rPr>
              <w:t>Adiluhung</w:t>
            </w:r>
            <w:proofErr w:type="spellEnd"/>
          </w:p>
          <w:p w14:paraId="6F91FD45" w14:textId="73CF680A" w:rsidR="006D6EE4" w:rsidRPr="00972DED" w:rsidRDefault="006D6EE4" w:rsidP="006D6EE4">
            <w:pPr>
              <w:pStyle w:val="NormalWeb858D7CFB-ED40-4347-BF05-701D383B685F858D7CFB-ED40-4347-BF05-701D383B685F"/>
              <w:tabs>
                <w:tab w:val="left" w:pos="1440"/>
              </w:tabs>
              <w:spacing w:before="0" w:after="0" w:line="240" w:lineRule="auto"/>
              <w:jc w:val="both"/>
              <w:rPr>
                <w:rFonts w:ascii="Bookman Old Style" w:eastAsia="Bookman Old Style" w:hAnsi="Bookman Old Style" w:cs="Tahoma"/>
                <w:color w:val="auto"/>
                <w:sz w:val="20"/>
                <w:szCs w:val="20"/>
              </w:rPr>
            </w:pPr>
            <w:r w:rsidRPr="38D44225">
              <w:rPr>
                <w:rFonts w:ascii="Bookman Old Style" w:eastAsia="Bookman Old Style" w:hAnsi="Bookman Old Style" w:cs="Tahoma"/>
                <w:color w:val="auto"/>
                <w:sz w:val="20"/>
                <w:szCs w:val="20"/>
              </w:rPr>
              <w:t>Nama Bank</w:t>
            </w:r>
            <w:r>
              <w:tab/>
            </w:r>
            <w:r w:rsidRPr="38D44225">
              <w:rPr>
                <w:rFonts w:ascii="Bookman Old Style" w:hAnsi="Bookman Old Style" w:cs="Tahoma"/>
                <w:sz w:val="20"/>
                <w:szCs w:val="20"/>
              </w:rPr>
              <w:t xml:space="preserve">         </w:t>
            </w:r>
            <w:proofErr w:type="gramStart"/>
            <w:r w:rsidRPr="38D44225">
              <w:rPr>
                <w:rFonts w:ascii="Bookman Old Style" w:hAnsi="Bookman Old Style" w:cs="Tahoma"/>
                <w:sz w:val="20"/>
                <w:szCs w:val="20"/>
              </w:rPr>
              <w:t xml:space="preserve"> </w:t>
            </w:r>
            <w:r w:rsidR="17F88823" w:rsidRPr="38D44225">
              <w:rPr>
                <w:rFonts w:ascii="Bookman Old Style" w:hAnsi="Bookman Old Style" w:cs="Tahoma"/>
                <w:sz w:val="20"/>
                <w:szCs w:val="20"/>
              </w:rPr>
              <w:t xml:space="preserve"> </w:t>
            </w:r>
            <w:r w:rsidRPr="38D44225">
              <w:rPr>
                <w:rFonts w:ascii="Bookman Old Style" w:eastAsia="Bookman Old Style" w:hAnsi="Bookman Old Style" w:cs="Tahoma"/>
                <w:color w:val="auto"/>
                <w:sz w:val="20"/>
                <w:szCs w:val="20"/>
              </w:rPr>
              <w:t>:</w:t>
            </w:r>
            <w:proofErr w:type="gramEnd"/>
            <w:r w:rsidRPr="38D44225">
              <w:rPr>
                <w:rFonts w:ascii="Bookman Old Style" w:eastAsia="Bookman Old Style" w:hAnsi="Bookman Old Style" w:cs="Tahoma"/>
                <w:color w:val="auto"/>
                <w:sz w:val="20"/>
                <w:szCs w:val="20"/>
              </w:rPr>
              <w:t xml:space="preserve"> Bank Central Asia </w:t>
            </w:r>
          </w:p>
          <w:p w14:paraId="4EAE3D7F" w14:textId="77777777" w:rsidR="001F1C3B" w:rsidRPr="00972DED" w:rsidRDefault="006D6EE4" w:rsidP="006D6EE4">
            <w:pPr>
              <w:pStyle w:val="NormalWeb858D7CFB-ED40-4347-BF05-701D383B685F858D7CFB-ED40-4347-BF05-701D383B685F"/>
              <w:tabs>
                <w:tab w:val="left" w:pos="1440"/>
              </w:tabs>
              <w:spacing w:before="0" w:after="0" w:line="240" w:lineRule="auto"/>
              <w:jc w:val="both"/>
              <w:rPr>
                <w:rFonts w:ascii="Bookman Old Style" w:eastAsia="Bookman Old Style" w:hAnsi="Bookman Old Style" w:cs="Tahoma"/>
                <w:color w:val="auto"/>
                <w:sz w:val="20"/>
                <w:szCs w:val="20"/>
              </w:rPr>
            </w:pPr>
            <w:proofErr w:type="spellStart"/>
            <w:r w:rsidRPr="00972DED">
              <w:rPr>
                <w:rFonts w:ascii="Bookman Old Style" w:eastAsia="Bookman Old Style" w:hAnsi="Bookman Old Style" w:cs="Tahoma"/>
                <w:color w:val="auto"/>
                <w:sz w:val="20"/>
                <w:szCs w:val="20"/>
              </w:rPr>
              <w:t>Nomor</w:t>
            </w:r>
            <w:proofErr w:type="spellEnd"/>
            <w:r w:rsidRPr="00972DED">
              <w:rPr>
                <w:rFonts w:ascii="Bookman Old Style" w:eastAsia="Bookman Old Style" w:hAnsi="Bookman Old Style" w:cs="Tahoma"/>
                <w:color w:val="auto"/>
                <w:sz w:val="20"/>
                <w:szCs w:val="20"/>
              </w:rPr>
              <w:t xml:space="preserve"> </w:t>
            </w:r>
            <w:proofErr w:type="spellStart"/>
            <w:r w:rsidRPr="00972DED">
              <w:rPr>
                <w:rFonts w:ascii="Bookman Old Style" w:eastAsia="Bookman Old Style" w:hAnsi="Bookman Old Style" w:cs="Tahoma"/>
                <w:color w:val="auto"/>
                <w:sz w:val="20"/>
                <w:szCs w:val="20"/>
              </w:rPr>
              <w:t>Rekening</w:t>
            </w:r>
            <w:proofErr w:type="spellEnd"/>
            <w:r w:rsidRPr="00972DED">
              <w:rPr>
                <w:rFonts w:ascii="Bookman Old Style" w:hAnsi="Bookman Old Style" w:cs="Tahoma"/>
                <w:sz w:val="20"/>
                <w:szCs w:val="20"/>
              </w:rPr>
              <w:tab/>
            </w:r>
            <w:r w:rsidRPr="00972DED">
              <w:rPr>
                <w:rFonts w:ascii="Bookman Old Style" w:eastAsia="Bookman Old Style" w:hAnsi="Bookman Old Style" w:cs="Tahoma"/>
                <w:color w:val="auto"/>
                <w:sz w:val="20"/>
                <w:szCs w:val="20"/>
              </w:rPr>
              <w:t>: 0653-0817-55</w:t>
            </w:r>
          </w:p>
        </w:tc>
      </w:tr>
      <w:tr w:rsidR="001F1C3B" w:rsidRPr="00972DED" w14:paraId="10055670" w14:textId="77777777" w:rsidTr="6C6119E1">
        <w:trPr>
          <w:jc w:val="center"/>
        </w:trPr>
        <w:tc>
          <w:tcPr>
            <w:tcW w:w="2409" w:type="dxa"/>
            <w:vAlign w:val="center"/>
          </w:tcPr>
          <w:p w14:paraId="1E6B65D7" w14:textId="77777777" w:rsidR="001F1C3B" w:rsidRPr="00972DED" w:rsidRDefault="001F1C3B" w:rsidP="00FC41D2">
            <w:pPr>
              <w:pStyle w:val="ListParagraph"/>
              <w:numPr>
                <w:ilvl w:val="0"/>
                <w:numId w:val="2"/>
              </w:numPr>
              <w:spacing w:before="120" w:after="0" w:line="240" w:lineRule="auto"/>
              <w:ind w:left="311" w:hanging="283"/>
              <w:contextualSpacing w:val="0"/>
              <w:jc w:val="both"/>
              <w:rPr>
                <w:rFonts w:ascii="Bookman Old Style" w:eastAsia="DengXian" w:hAnsi="Bookman Old Style" w:cs="Tahoma"/>
                <w:b/>
                <w:sz w:val="20"/>
                <w:szCs w:val="20"/>
              </w:rPr>
            </w:pPr>
            <w:r w:rsidRPr="00972DED">
              <w:rPr>
                <w:rFonts w:ascii="Bookman Old Style" w:eastAsia="DengXian" w:hAnsi="Bookman Old Style" w:cs="Tahoma"/>
                <w:b/>
                <w:sz w:val="20"/>
                <w:szCs w:val="20"/>
              </w:rPr>
              <w:t>KORESPONDENSI</w:t>
            </w:r>
          </w:p>
        </w:tc>
        <w:tc>
          <w:tcPr>
            <w:tcW w:w="280" w:type="dxa"/>
            <w:vAlign w:val="center"/>
          </w:tcPr>
          <w:p w14:paraId="192EA13B"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w:t>
            </w:r>
          </w:p>
        </w:tc>
        <w:tc>
          <w:tcPr>
            <w:tcW w:w="6389" w:type="dxa"/>
          </w:tcPr>
          <w:tbl>
            <w:tblPr>
              <w:tblStyle w:val="TableGrid"/>
              <w:tblW w:w="6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1"/>
              <w:gridCol w:w="284"/>
              <w:gridCol w:w="4429"/>
            </w:tblGrid>
            <w:tr w:rsidR="001F1C3B" w:rsidRPr="00972DED" w14:paraId="76402415" w14:textId="77777777" w:rsidTr="6C6119E1">
              <w:tc>
                <w:tcPr>
                  <w:tcW w:w="6304" w:type="dxa"/>
                  <w:gridSpan w:val="3"/>
                </w:tcPr>
                <w:p w14:paraId="2CEC09C9" w14:textId="77777777" w:rsidR="001F1C3B" w:rsidRPr="00972DED" w:rsidRDefault="001F1C3B" w:rsidP="00C92F2C">
                  <w:pPr>
                    <w:spacing w:before="120"/>
                    <w:ind w:right="95"/>
                    <w:rPr>
                      <w:rFonts w:ascii="Bookman Old Style" w:eastAsia="DengXian" w:hAnsi="Bookman Old Style" w:cs="Tahoma"/>
                      <w:b/>
                      <w:color w:val="000000"/>
                      <w:sz w:val="20"/>
                      <w:szCs w:val="20"/>
                      <w:lang w:eastAsia="zh-CN"/>
                    </w:rPr>
                  </w:pPr>
                  <w:r w:rsidRPr="00972DED">
                    <w:rPr>
                      <w:rFonts w:ascii="Bookman Old Style" w:eastAsia="DengXian" w:hAnsi="Bookman Old Style" w:cs="Tahoma"/>
                      <w:b/>
                      <w:color w:val="000000"/>
                      <w:sz w:val="20"/>
                      <w:szCs w:val="20"/>
                      <w:lang w:eastAsia="zh-CN"/>
                    </w:rPr>
                    <w:t>Pihak Pertama</w:t>
                  </w:r>
                </w:p>
              </w:tc>
            </w:tr>
            <w:tr w:rsidR="001F1C3B" w:rsidRPr="00972DED" w14:paraId="4195C027" w14:textId="77777777" w:rsidTr="6C6119E1">
              <w:tc>
                <w:tcPr>
                  <w:tcW w:w="1591" w:type="dxa"/>
                </w:tcPr>
                <w:p w14:paraId="15B51F16" w14:textId="77777777" w:rsidR="001F1C3B" w:rsidRPr="00972DED" w:rsidRDefault="001F1C3B"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Alamat</w:t>
                  </w:r>
                </w:p>
              </w:tc>
              <w:tc>
                <w:tcPr>
                  <w:tcW w:w="284" w:type="dxa"/>
                </w:tcPr>
                <w:p w14:paraId="6076405E" w14:textId="77777777" w:rsidR="001F1C3B" w:rsidRPr="00972DED" w:rsidRDefault="001F1C3B"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33904AE3" w14:textId="77777777" w:rsidR="001F1C3B" w:rsidRPr="00972DED" w:rsidRDefault="006D6EE4" w:rsidP="00C92F2C">
                  <w:pPr>
                    <w:spacing w:before="120"/>
                    <w:ind w:right="95"/>
                    <w:jc w:val="both"/>
                    <w:rPr>
                      <w:rFonts w:ascii="Bookman Old Style" w:eastAsia="DengXian" w:hAnsi="Bookman Old Style" w:cs="Tahoma"/>
                      <w:color w:val="000000"/>
                      <w:sz w:val="20"/>
                      <w:szCs w:val="20"/>
                    </w:rPr>
                  </w:pPr>
                  <w:r w:rsidRPr="00972DED">
                    <w:rPr>
                      <w:rFonts w:ascii="Bookman Old Style" w:eastAsia="Bookman Old Style" w:hAnsi="Bookman Old Style" w:cs="Tahoma"/>
                      <w:sz w:val="20"/>
                      <w:szCs w:val="20"/>
                      <w:lang w:val="en-US"/>
                    </w:rPr>
                    <w:t xml:space="preserve">Kalbe Business Innovation Centre, Jalan </w:t>
                  </w:r>
                  <w:proofErr w:type="spellStart"/>
                  <w:r w:rsidRPr="00972DED">
                    <w:rPr>
                      <w:rFonts w:ascii="Bookman Old Style" w:eastAsia="Bookman Old Style" w:hAnsi="Bookman Old Style" w:cs="Tahoma"/>
                      <w:sz w:val="20"/>
                      <w:szCs w:val="20"/>
                      <w:lang w:val="en-US"/>
                    </w:rPr>
                    <w:t>Pulogadung</w:t>
                  </w:r>
                  <w:proofErr w:type="spellEnd"/>
                  <w:r w:rsidRPr="00972DED">
                    <w:rPr>
                      <w:rFonts w:ascii="Bookman Old Style" w:eastAsia="Bookman Old Style" w:hAnsi="Bookman Old Style" w:cs="Tahoma"/>
                      <w:sz w:val="20"/>
                      <w:szCs w:val="20"/>
                      <w:lang w:val="en-US"/>
                    </w:rPr>
                    <w:t xml:space="preserve"> </w:t>
                  </w:r>
                  <w:proofErr w:type="spellStart"/>
                  <w:r w:rsidRPr="00972DED">
                    <w:rPr>
                      <w:rFonts w:ascii="Bookman Old Style" w:eastAsia="Bookman Old Style" w:hAnsi="Bookman Old Style" w:cs="Tahoma"/>
                      <w:sz w:val="20"/>
                      <w:szCs w:val="20"/>
                      <w:lang w:val="en-US"/>
                    </w:rPr>
                    <w:t>Nomor</w:t>
                  </w:r>
                  <w:proofErr w:type="spellEnd"/>
                  <w:r w:rsidRPr="00972DED">
                    <w:rPr>
                      <w:rFonts w:ascii="Bookman Old Style" w:eastAsia="Bookman Old Style" w:hAnsi="Bookman Old Style" w:cs="Tahoma"/>
                      <w:sz w:val="20"/>
                      <w:szCs w:val="20"/>
                      <w:lang w:val="en-US"/>
                    </w:rPr>
                    <w:t xml:space="preserve"> 23, </w:t>
                  </w:r>
                  <w:proofErr w:type="spellStart"/>
                  <w:r w:rsidRPr="00972DED">
                    <w:rPr>
                      <w:rFonts w:ascii="Bookman Old Style" w:eastAsia="Bookman Old Style" w:hAnsi="Bookman Old Style" w:cs="Tahoma"/>
                      <w:sz w:val="20"/>
                      <w:szCs w:val="20"/>
                      <w:lang w:val="en-US"/>
                    </w:rPr>
                    <w:t>Kelurahan</w:t>
                  </w:r>
                  <w:proofErr w:type="spellEnd"/>
                  <w:r w:rsidRPr="00972DED">
                    <w:rPr>
                      <w:rFonts w:ascii="Bookman Old Style" w:eastAsia="Bookman Old Style" w:hAnsi="Bookman Old Style" w:cs="Tahoma"/>
                      <w:sz w:val="20"/>
                      <w:szCs w:val="20"/>
                      <w:lang w:val="en-US"/>
                    </w:rPr>
                    <w:t xml:space="preserve"> </w:t>
                  </w:r>
                  <w:proofErr w:type="spellStart"/>
                  <w:r w:rsidRPr="00972DED">
                    <w:rPr>
                      <w:rFonts w:ascii="Bookman Old Style" w:eastAsia="Bookman Old Style" w:hAnsi="Bookman Old Style" w:cs="Tahoma"/>
                      <w:sz w:val="20"/>
                      <w:szCs w:val="20"/>
                      <w:lang w:val="en-US"/>
                    </w:rPr>
                    <w:t>Jatinegara</w:t>
                  </w:r>
                  <w:proofErr w:type="spellEnd"/>
                  <w:r w:rsidRPr="00972DED">
                    <w:rPr>
                      <w:rFonts w:ascii="Bookman Old Style" w:eastAsia="Bookman Old Style" w:hAnsi="Bookman Old Style" w:cs="Tahoma"/>
                      <w:sz w:val="20"/>
                      <w:szCs w:val="20"/>
                      <w:lang w:val="en-US"/>
                    </w:rPr>
                    <w:t xml:space="preserve">, </w:t>
                  </w:r>
                  <w:proofErr w:type="spellStart"/>
                  <w:r w:rsidRPr="00972DED">
                    <w:rPr>
                      <w:rFonts w:ascii="Bookman Old Style" w:eastAsia="Bookman Old Style" w:hAnsi="Bookman Old Style" w:cs="Tahoma"/>
                      <w:sz w:val="20"/>
                      <w:szCs w:val="20"/>
                      <w:lang w:val="en-US"/>
                    </w:rPr>
                    <w:t>Kecamatan</w:t>
                  </w:r>
                  <w:proofErr w:type="spellEnd"/>
                  <w:r w:rsidRPr="00972DED">
                    <w:rPr>
                      <w:rFonts w:ascii="Bookman Old Style" w:eastAsia="Bookman Old Style" w:hAnsi="Bookman Old Style" w:cs="Tahoma"/>
                      <w:sz w:val="20"/>
                      <w:szCs w:val="20"/>
                      <w:lang w:val="en-US"/>
                    </w:rPr>
                    <w:t xml:space="preserve"> </w:t>
                  </w:r>
                  <w:proofErr w:type="spellStart"/>
                  <w:r w:rsidRPr="00972DED">
                    <w:rPr>
                      <w:rFonts w:ascii="Bookman Old Style" w:eastAsia="Bookman Old Style" w:hAnsi="Bookman Old Style" w:cs="Tahoma"/>
                      <w:sz w:val="20"/>
                      <w:szCs w:val="20"/>
                      <w:lang w:val="en-US"/>
                    </w:rPr>
                    <w:t>Cakung</w:t>
                  </w:r>
                  <w:proofErr w:type="spellEnd"/>
                  <w:r w:rsidRPr="00972DED">
                    <w:rPr>
                      <w:rFonts w:ascii="Bookman Old Style" w:eastAsia="Bookman Old Style" w:hAnsi="Bookman Old Style" w:cs="Tahoma"/>
                      <w:sz w:val="20"/>
                      <w:szCs w:val="20"/>
                      <w:lang w:val="en-US"/>
                    </w:rPr>
                    <w:t xml:space="preserve">, Kota </w:t>
                  </w:r>
                  <w:proofErr w:type="spellStart"/>
                  <w:r w:rsidRPr="00972DED">
                    <w:rPr>
                      <w:rFonts w:ascii="Bookman Old Style" w:eastAsia="Bookman Old Style" w:hAnsi="Bookman Old Style" w:cs="Tahoma"/>
                      <w:sz w:val="20"/>
                      <w:szCs w:val="20"/>
                      <w:lang w:val="en-US"/>
                    </w:rPr>
                    <w:t>Adminsitrasi</w:t>
                  </w:r>
                  <w:proofErr w:type="spellEnd"/>
                  <w:r w:rsidRPr="00972DED">
                    <w:rPr>
                      <w:rFonts w:ascii="Bookman Old Style" w:eastAsia="Bookman Old Style" w:hAnsi="Bookman Old Style" w:cs="Tahoma"/>
                      <w:sz w:val="20"/>
                      <w:szCs w:val="20"/>
                      <w:lang w:val="en-US"/>
                    </w:rPr>
                    <w:t xml:space="preserve"> Jakarta Timur 13930, </w:t>
                  </w:r>
                  <w:proofErr w:type="spellStart"/>
                  <w:r w:rsidRPr="00972DED">
                    <w:rPr>
                      <w:rFonts w:ascii="Bookman Old Style" w:eastAsia="Bookman Old Style" w:hAnsi="Bookman Old Style" w:cs="Tahoma"/>
                      <w:sz w:val="20"/>
                      <w:szCs w:val="20"/>
                      <w:lang w:val="en-US"/>
                    </w:rPr>
                    <w:t>Provinsi</w:t>
                  </w:r>
                  <w:proofErr w:type="spellEnd"/>
                  <w:r w:rsidRPr="00972DED">
                    <w:rPr>
                      <w:rFonts w:ascii="Bookman Old Style" w:eastAsia="Bookman Old Style" w:hAnsi="Bookman Old Style" w:cs="Tahoma"/>
                      <w:sz w:val="20"/>
                      <w:szCs w:val="20"/>
                      <w:lang w:val="en-US"/>
                    </w:rPr>
                    <w:t xml:space="preserve"> Daerah </w:t>
                  </w:r>
                  <w:proofErr w:type="spellStart"/>
                  <w:r w:rsidRPr="00972DED">
                    <w:rPr>
                      <w:rFonts w:ascii="Bookman Old Style" w:eastAsia="Bookman Old Style" w:hAnsi="Bookman Old Style" w:cs="Tahoma"/>
                      <w:sz w:val="20"/>
                      <w:szCs w:val="20"/>
                      <w:lang w:val="en-US"/>
                    </w:rPr>
                    <w:t>Khusus</w:t>
                  </w:r>
                  <w:proofErr w:type="spellEnd"/>
                </w:p>
              </w:tc>
            </w:tr>
            <w:tr w:rsidR="001F1C3B" w:rsidRPr="00972DED" w14:paraId="5F7401A3" w14:textId="77777777" w:rsidTr="6C6119E1">
              <w:tc>
                <w:tcPr>
                  <w:tcW w:w="1591" w:type="dxa"/>
                </w:tcPr>
                <w:p w14:paraId="28F98245" w14:textId="77777777" w:rsidR="001F1C3B" w:rsidRPr="00972DED" w:rsidRDefault="001F1C3B"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Telepon</w:t>
                  </w:r>
                </w:p>
              </w:tc>
              <w:tc>
                <w:tcPr>
                  <w:tcW w:w="284" w:type="dxa"/>
                </w:tcPr>
                <w:p w14:paraId="07074C57" w14:textId="77777777" w:rsidR="001F1C3B" w:rsidRPr="00972DED" w:rsidRDefault="001F1C3B"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3E084CB8" w14:textId="77777777" w:rsidR="001F1C3B" w:rsidRPr="00972DED" w:rsidRDefault="006D6EE4"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Bookman Old Style" w:hAnsi="Bookman Old Style" w:cs="Tahoma"/>
                      <w:sz w:val="20"/>
                      <w:szCs w:val="20"/>
                      <w:lang w:val="en-US"/>
                    </w:rPr>
                    <w:t>(021) 47860173/47869756</w:t>
                  </w:r>
                </w:p>
              </w:tc>
            </w:tr>
            <w:tr w:rsidR="001F1C3B" w:rsidRPr="00972DED" w14:paraId="23DEC559" w14:textId="77777777" w:rsidTr="6C6119E1">
              <w:tc>
                <w:tcPr>
                  <w:tcW w:w="1591" w:type="dxa"/>
                </w:tcPr>
                <w:p w14:paraId="006FBF68" w14:textId="77777777" w:rsidR="001F1C3B" w:rsidRPr="00972DED" w:rsidRDefault="001F1C3B" w:rsidP="00C92F2C">
                  <w:pPr>
                    <w:spacing w:before="120"/>
                    <w:ind w:right="95"/>
                    <w:rPr>
                      <w:rFonts w:ascii="Bookman Old Style" w:eastAsia="DengXian" w:hAnsi="Bookman Old Style" w:cs="Tahoma"/>
                      <w:color w:val="000000"/>
                      <w:sz w:val="20"/>
                      <w:szCs w:val="20"/>
                      <w:lang w:val="en-US" w:eastAsia="zh-CN"/>
                    </w:rPr>
                  </w:pPr>
                  <w:proofErr w:type="spellStart"/>
                  <w:r w:rsidRPr="00972DED">
                    <w:rPr>
                      <w:rFonts w:ascii="Bookman Old Style" w:eastAsia="DengXian" w:hAnsi="Bookman Old Style" w:cs="Tahoma"/>
                      <w:color w:val="000000"/>
                      <w:sz w:val="20"/>
                      <w:szCs w:val="20"/>
                      <w:lang w:val="en-US" w:eastAsia="zh-CN"/>
                    </w:rPr>
                    <w:t>Surel</w:t>
                  </w:r>
                  <w:proofErr w:type="spellEnd"/>
                </w:p>
              </w:tc>
              <w:tc>
                <w:tcPr>
                  <w:tcW w:w="284" w:type="dxa"/>
                </w:tcPr>
                <w:p w14:paraId="5A0EAF8D" w14:textId="77777777" w:rsidR="001F1C3B" w:rsidRPr="00972DED" w:rsidRDefault="681E8FB7" w:rsidP="00C92F2C">
                  <w:pPr>
                    <w:spacing w:before="120"/>
                    <w:ind w:right="95"/>
                    <w:rPr>
                      <w:rFonts w:ascii="Bookman Old Style" w:eastAsia="DengXian" w:hAnsi="Bookman Old Style" w:cs="Tahoma"/>
                      <w:color w:val="000000"/>
                      <w:sz w:val="20"/>
                      <w:szCs w:val="20"/>
                      <w:lang w:eastAsia="zh-CN"/>
                    </w:rPr>
                  </w:pPr>
                  <w:r w:rsidRPr="6C6119E1">
                    <w:rPr>
                      <w:rFonts w:ascii="Bookman Old Style" w:eastAsia="DengXian" w:hAnsi="Bookman Old Style" w:cs="Tahoma"/>
                      <w:color w:val="000000" w:themeColor="text1"/>
                      <w:sz w:val="20"/>
                      <w:szCs w:val="20"/>
                      <w:lang w:eastAsia="zh-CN"/>
                    </w:rPr>
                    <w:t>:</w:t>
                  </w:r>
                </w:p>
              </w:tc>
              <w:tc>
                <w:tcPr>
                  <w:tcW w:w="4429" w:type="dxa"/>
                </w:tcPr>
                <w:p w14:paraId="0071ABF7" w14:textId="0DD66E64" w:rsidR="001F1C3B" w:rsidRPr="00972DED" w:rsidRDefault="00B6428E" w:rsidP="00C92F2C">
                  <w:pPr>
                    <w:spacing w:before="120"/>
                    <w:ind w:right="95"/>
                    <w:rPr>
                      <w:rFonts w:ascii="Bookman Old Style" w:eastAsia="DengXian" w:hAnsi="Bookman Old Style" w:cs="Tahoma"/>
                      <w:color w:val="000000"/>
                      <w:sz w:val="20"/>
                      <w:szCs w:val="20"/>
                      <w:lang w:eastAsia="zh-CN"/>
                    </w:rPr>
                  </w:pPr>
                  <w:r>
                    <w:fldChar w:fldCharType="begin"/>
                  </w:r>
                  <w:r>
                    <w:instrText xml:space="preserve"> HYPERLINK "mailto:sandy.qlintang@kalbe.co.id/rouna.yauwenas@kalbe.co.id" \h </w:instrText>
                  </w:r>
                  <w:r>
                    <w:fldChar w:fldCharType="separate"/>
                  </w:r>
                  <w:r w:rsidR="00FE0732" w:rsidRPr="00C07088">
                    <w:rPr>
                      <w:rStyle w:val="Hyperlink"/>
                      <w:rFonts w:ascii="Bookman Old Style" w:eastAsia="Bookman Old Style" w:hAnsi="Bookman Old Style" w:cs="Tahoma"/>
                      <w:sz w:val="20"/>
                      <w:szCs w:val="20"/>
                      <w:rPrChange w:id="44" w:author="Alma Dafina Eclessia" w:date="2025-10-01T10:03:00Z">
                        <w:rPr>
                          <w:rStyle w:val="Hyperlink"/>
                          <w:rFonts w:ascii="Bookman Old Style" w:eastAsia="Bookman Old Style" w:hAnsi="Bookman Old Style" w:cs="Tahoma"/>
                          <w:sz w:val="20"/>
                          <w:szCs w:val="20"/>
                          <w:lang w:val="en-US"/>
                        </w:rPr>
                      </w:rPrChange>
                    </w:rPr>
                    <w:t>sandy.qlintang@bifarma.co.id</w:t>
                  </w:r>
                  <w:r w:rsidR="50904434" w:rsidRPr="00C07088">
                    <w:rPr>
                      <w:rStyle w:val="Hyperlink"/>
                      <w:rFonts w:ascii="Bookman Old Style" w:eastAsia="Bookman Old Style" w:hAnsi="Bookman Old Style" w:cs="Tahoma"/>
                      <w:sz w:val="20"/>
                      <w:szCs w:val="20"/>
                      <w:rPrChange w:id="45" w:author="Alma Dafina Eclessia" w:date="2025-10-01T10:03:00Z">
                        <w:rPr>
                          <w:rStyle w:val="Hyperlink"/>
                          <w:rFonts w:ascii="Bookman Old Style" w:eastAsia="Bookman Old Style" w:hAnsi="Bookman Old Style" w:cs="Tahoma"/>
                          <w:sz w:val="20"/>
                          <w:szCs w:val="20"/>
                          <w:lang w:val="en-US"/>
                        </w:rPr>
                      </w:rPrChange>
                    </w:rPr>
                    <w:t>/</w:t>
                  </w:r>
                  <w:r w:rsidR="00FE0732" w:rsidRPr="00C07088">
                    <w:rPr>
                      <w:rStyle w:val="Hyperlink"/>
                      <w:rFonts w:ascii="Bookman Old Style" w:eastAsia="Bookman Old Style" w:hAnsi="Bookman Old Style" w:cs="Tahoma"/>
                      <w:sz w:val="20"/>
                      <w:szCs w:val="20"/>
                      <w:rPrChange w:id="46" w:author="Alma Dafina Eclessia" w:date="2025-10-01T10:03:00Z">
                        <w:rPr>
                          <w:rStyle w:val="Hyperlink"/>
                          <w:rFonts w:ascii="Bookman Old Style" w:eastAsia="Bookman Old Style" w:hAnsi="Bookman Old Style" w:cs="Tahoma"/>
                          <w:sz w:val="20"/>
                          <w:szCs w:val="20"/>
                          <w:lang w:val="en-US"/>
                        </w:rPr>
                      </w:rPrChange>
                    </w:rPr>
                    <w:t>Rouna.Yauwenas@bifarma.co.id</w:t>
                  </w:r>
                  <w:r>
                    <w:rPr>
                      <w:rStyle w:val="Hyperlink"/>
                      <w:rFonts w:ascii="Bookman Old Style" w:eastAsia="Bookman Old Style" w:hAnsi="Bookman Old Style" w:cs="Tahoma"/>
                      <w:sz w:val="20"/>
                      <w:szCs w:val="20"/>
                      <w:lang w:val="en-US"/>
                    </w:rPr>
                    <w:fldChar w:fldCharType="end"/>
                  </w:r>
                </w:p>
              </w:tc>
            </w:tr>
            <w:tr w:rsidR="001F1C3B" w:rsidRPr="00972DED" w14:paraId="366BB746" w14:textId="77777777" w:rsidTr="6C6119E1">
              <w:tc>
                <w:tcPr>
                  <w:tcW w:w="1591" w:type="dxa"/>
                </w:tcPr>
                <w:p w14:paraId="3445BE07" w14:textId="77777777" w:rsidR="001F1C3B" w:rsidRPr="00972DED" w:rsidRDefault="001F1C3B" w:rsidP="00C92F2C">
                  <w:pPr>
                    <w:spacing w:before="120"/>
                    <w:ind w:right="95"/>
                    <w:rPr>
                      <w:rFonts w:ascii="Bookman Old Style" w:eastAsia="DengXian" w:hAnsi="Bookman Old Style" w:cs="Tahoma"/>
                      <w:color w:val="000000"/>
                      <w:sz w:val="20"/>
                      <w:szCs w:val="20"/>
                      <w:lang w:val="en-US" w:eastAsia="zh-CN"/>
                    </w:rPr>
                  </w:pPr>
                  <w:r w:rsidRPr="00972DED">
                    <w:rPr>
                      <w:rFonts w:ascii="Bookman Old Style" w:eastAsia="DengXian" w:hAnsi="Bookman Old Style" w:cs="Tahoma"/>
                      <w:color w:val="000000"/>
                      <w:sz w:val="20"/>
                      <w:szCs w:val="20"/>
                      <w:lang w:val="en-US" w:eastAsia="zh-CN"/>
                    </w:rPr>
                    <w:t>U.P.</w:t>
                  </w:r>
                </w:p>
              </w:tc>
              <w:tc>
                <w:tcPr>
                  <w:tcW w:w="284" w:type="dxa"/>
                </w:tcPr>
                <w:p w14:paraId="7297D796" w14:textId="77777777" w:rsidR="001F1C3B" w:rsidRPr="00972DED" w:rsidRDefault="001F1C3B"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46369129" w14:textId="77777777" w:rsidR="001F1C3B" w:rsidRPr="00972DED" w:rsidRDefault="006D6EE4"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Bookman Old Style" w:hAnsi="Bookman Old Style" w:cs="Tahoma"/>
                      <w:sz w:val="20"/>
                      <w:szCs w:val="20"/>
                      <w:lang w:val="en-US"/>
                    </w:rPr>
                    <w:t xml:space="preserve">dr. Sandy </w:t>
                  </w:r>
                  <w:proofErr w:type="spellStart"/>
                  <w:r w:rsidRPr="00972DED">
                    <w:rPr>
                      <w:rFonts w:ascii="Bookman Old Style" w:eastAsia="Bookman Old Style" w:hAnsi="Bookman Old Style" w:cs="Tahoma"/>
                      <w:sz w:val="20"/>
                      <w:szCs w:val="20"/>
                      <w:lang w:val="en-US"/>
                    </w:rPr>
                    <w:t>Qlintang</w:t>
                  </w:r>
                  <w:proofErr w:type="spellEnd"/>
                  <w:r w:rsidRPr="00972DED">
                    <w:rPr>
                      <w:rFonts w:ascii="Bookman Old Style" w:eastAsia="Bookman Old Style" w:hAnsi="Bookman Old Style" w:cs="Tahoma"/>
                      <w:sz w:val="20"/>
                      <w:szCs w:val="20"/>
                      <w:lang w:val="en-US"/>
                    </w:rPr>
                    <w:t>/</w:t>
                  </w:r>
                  <w:proofErr w:type="spellStart"/>
                  <w:r w:rsidRPr="00972DED">
                    <w:rPr>
                      <w:rFonts w:ascii="Bookman Old Style" w:eastAsia="Bookman Old Style" w:hAnsi="Bookman Old Style" w:cs="Tahoma"/>
                      <w:sz w:val="20"/>
                      <w:szCs w:val="20"/>
                      <w:lang w:val="en-US"/>
                    </w:rPr>
                    <w:t>Rouna</w:t>
                  </w:r>
                  <w:proofErr w:type="spellEnd"/>
                  <w:r w:rsidRPr="00972DED">
                    <w:rPr>
                      <w:rFonts w:ascii="Bookman Old Style" w:eastAsia="Bookman Old Style" w:hAnsi="Bookman Old Style" w:cs="Tahoma"/>
                      <w:sz w:val="20"/>
                      <w:szCs w:val="20"/>
                      <w:lang w:val="en-US"/>
                    </w:rPr>
                    <w:t xml:space="preserve"> </w:t>
                  </w:r>
                  <w:proofErr w:type="spellStart"/>
                  <w:r w:rsidRPr="00972DED">
                    <w:rPr>
                      <w:rFonts w:ascii="Bookman Old Style" w:eastAsia="Bookman Old Style" w:hAnsi="Bookman Old Style" w:cs="Tahoma"/>
                      <w:sz w:val="20"/>
                      <w:szCs w:val="20"/>
                      <w:lang w:val="en-US"/>
                    </w:rPr>
                    <w:t>Yauwenas</w:t>
                  </w:r>
                  <w:proofErr w:type="spellEnd"/>
                </w:p>
              </w:tc>
            </w:tr>
            <w:tr w:rsidR="001F1C3B" w:rsidRPr="00972DED" w14:paraId="5C4EB57F" w14:textId="77777777" w:rsidTr="6C6119E1">
              <w:tc>
                <w:tcPr>
                  <w:tcW w:w="6304" w:type="dxa"/>
                  <w:gridSpan w:val="3"/>
                </w:tcPr>
                <w:p w14:paraId="5D62C90D" w14:textId="77777777" w:rsidR="00972DED" w:rsidRDefault="00972DED" w:rsidP="00C92F2C">
                  <w:pPr>
                    <w:spacing w:before="120"/>
                    <w:ind w:right="95"/>
                    <w:rPr>
                      <w:rFonts w:ascii="Bookman Old Style" w:eastAsia="DengXian" w:hAnsi="Bookman Old Style" w:cs="Tahoma"/>
                      <w:b/>
                      <w:color w:val="000000"/>
                      <w:sz w:val="20"/>
                      <w:szCs w:val="20"/>
                      <w:lang w:eastAsia="zh-CN"/>
                    </w:rPr>
                  </w:pPr>
                </w:p>
                <w:p w14:paraId="31C7E2A6" w14:textId="77777777" w:rsidR="001F1C3B" w:rsidRPr="00972DED" w:rsidRDefault="001F1C3B" w:rsidP="00C92F2C">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b/>
                      <w:color w:val="000000"/>
                      <w:sz w:val="20"/>
                      <w:szCs w:val="20"/>
                      <w:lang w:eastAsia="zh-CN"/>
                    </w:rPr>
                    <w:t>Pihak Kedua</w:t>
                  </w:r>
                </w:p>
              </w:tc>
            </w:tr>
            <w:tr w:rsidR="00FA13A3" w:rsidRPr="00972DED" w14:paraId="2C324DFD" w14:textId="77777777" w:rsidTr="6C6119E1">
              <w:tc>
                <w:tcPr>
                  <w:tcW w:w="1591" w:type="dxa"/>
                </w:tcPr>
                <w:p w14:paraId="5295B602" w14:textId="7050DC88" w:rsidR="00FA13A3" w:rsidRPr="00972DED" w:rsidRDefault="00FA13A3" w:rsidP="00FA13A3">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Alamat</w:t>
                  </w:r>
                </w:p>
              </w:tc>
              <w:tc>
                <w:tcPr>
                  <w:tcW w:w="284" w:type="dxa"/>
                </w:tcPr>
                <w:p w14:paraId="547441A4" w14:textId="6E150820" w:rsidR="00FA13A3" w:rsidRPr="00972DED" w:rsidRDefault="00FA13A3" w:rsidP="00FA13A3">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0B072565" w14:textId="024A7C87" w:rsidR="00FA13A3" w:rsidRPr="0051529A" w:rsidRDefault="00FA13A3" w:rsidP="00FA13A3">
                  <w:pPr>
                    <w:spacing w:before="120"/>
                    <w:ind w:right="95"/>
                    <w:jc w:val="both"/>
                    <w:rPr>
                      <w:rFonts w:ascii="Bookman Old Style" w:eastAsia="DengXian" w:hAnsi="Bookman Old Style" w:cs="Tahoma"/>
                      <w:color w:val="000000"/>
                      <w:sz w:val="20"/>
                      <w:szCs w:val="20"/>
                      <w:highlight w:val="yellow"/>
                      <w:lang w:val="en-US" w:eastAsia="zh-CN"/>
                    </w:rPr>
                  </w:pPr>
                  <w:proofErr w:type="spellStart"/>
                  <w:r>
                    <w:rPr>
                      <w:rFonts w:ascii="Bookman Old Style" w:eastAsia="DengXian" w:hAnsi="Bookman Old Style" w:cs="Tahoma"/>
                      <w:bCs/>
                      <w:color w:val="000000"/>
                      <w:sz w:val="20"/>
                      <w:szCs w:val="20"/>
                      <w:highlight w:val="yellow"/>
                      <w:lang w:val="en-US" w:eastAsia="zh-CN"/>
                    </w:rPr>
                    <w:t>Banjararum</w:t>
                  </w:r>
                  <w:proofErr w:type="spellEnd"/>
                  <w:r>
                    <w:rPr>
                      <w:rFonts w:ascii="Bookman Old Style" w:eastAsia="DengXian" w:hAnsi="Bookman Old Style" w:cs="Tahoma"/>
                      <w:bCs/>
                      <w:color w:val="000000"/>
                      <w:sz w:val="20"/>
                      <w:szCs w:val="20"/>
                      <w:highlight w:val="yellow"/>
                      <w:lang w:val="en-US" w:eastAsia="zh-CN"/>
                    </w:rPr>
                    <w:t xml:space="preserve"> Selatan No 3 – 7 </w:t>
                  </w:r>
                  <w:proofErr w:type="spellStart"/>
                  <w:r>
                    <w:rPr>
                      <w:rFonts w:ascii="Bookman Old Style" w:eastAsia="DengXian" w:hAnsi="Bookman Old Style" w:cs="Tahoma"/>
                      <w:bCs/>
                      <w:color w:val="000000"/>
                      <w:sz w:val="20"/>
                      <w:szCs w:val="20"/>
                      <w:highlight w:val="yellow"/>
                      <w:lang w:val="en-US" w:eastAsia="zh-CN"/>
                    </w:rPr>
                    <w:t>Singosari</w:t>
                  </w:r>
                  <w:proofErr w:type="spellEnd"/>
                  <w:r>
                    <w:rPr>
                      <w:rFonts w:ascii="Bookman Old Style" w:eastAsia="DengXian" w:hAnsi="Bookman Old Style" w:cs="Tahoma"/>
                      <w:bCs/>
                      <w:color w:val="000000"/>
                      <w:sz w:val="20"/>
                      <w:szCs w:val="20"/>
                      <w:highlight w:val="yellow"/>
                      <w:lang w:val="en-US" w:eastAsia="zh-CN"/>
                    </w:rPr>
                    <w:t xml:space="preserve"> </w:t>
                  </w:r>
                  <w:proofErr w:type="spellStart"/>
                  <w:r>
                    <w:rPr>
                      <w:rFonts w:ascii="Bookman Old Style" w:eastAsia="DengXian" w:hAnsi="Bookman Old Style" w:cs="Tahoma"/>
                      <w:bCs/>
                      <w:color w:val="000000"/>
                      <w:sz w:val="20"/>
                      <w:szCs w:val="20"/>
                      <w:highlight w:val="yellow"/>
                      <w:lang w:val="en-US" w:eastAsia="zh-CN"/>
                    </w:rPr>
                    <w:t>Kabupaten</w:t>
                  </w:r>
                  <w:proofErr w:type="spellEnd"/>
                  <w:r>
                    <w:rPr>
                      <w:rFonts w:ascii="Bookman Old Style" w:eastAsia="DengXian" w:hAnsi="Bookman Old Style" w:cs="Tahoma"/>
                      <w:bCs/>
                      <w:color w:val="000000"/>
                      <w:sz w:val="20"/>
                      <w:szCs w:val="20"/>
                      <w:highlight w:val="yellow"/>
                      <w:lang w:val="en-US" w:eastAsia="zh-CN"/>
                    </w:rPr>
                    <w:t xml:space="preserve"> Malang </w:t>
                  </w:r>
                </w:p>
              </w:tc>
            </w:tr>
            <w:tr w:rsidR="00FA13A3" w:rsidRPr="00972DED" w14:paraId="4E0F4462" w14:textId="77777777" w:rsidTr="6C6119E1">
              <w:tc>
                <w:tcPr>
                  <w:tcW w:w="1591" w:type="dxa"/>
                </w:tcPr>
                <w:p w14:paraId="20E6A287" w14:textId="27923092" w:rsidR="00FA13A3" w:rsidRPr="00972DED" w:rsidRDefault="00FA13A3" w:rsidP="00FA13A3">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Telepon</w:t>
                  </w:r>
                </w:p>
              </w:tc>
              <w:tc>
                <w:tcPr>
                  <w:tcW w:w="284" w:type="dxa"/>
                </w:tcPr>
                <w:p w14:paraId="4AF5D0B0" w14:textId="6A35F2B9" w:rsidR="00FA13A3" w:rsidRPr="00972DED" w:rsidRDefault="00FA13A3" w:rsidP="00FA13A3">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5353B9E4" w14:textId="48579C5A" w:rsidR="00FA13A3" w:rsidRPr="0051529A" w:rsidRDefault="00FA13A3" w:rsidP="00FA13A3">
                  <w:pPr>
                    <w:spacing w:before="120"/>
                    <w:ind w:right="95"/>
                    <w:rPr>
                      <w:rFonts w:ascii="Bookman Old Style" w:eastAsia="DengXian" w:hAnsi="Bookman Old Style" w:cs="Tahoma"/>
                      <w:color w:val="000000"/>
                      <w:sz w:val="20"/>
                      <w:szCs w:val="20"/>
                      <w:highlight w:val="yellow"/>
                      <w:lang w:eastAsia="zh-CN"/>
                    </w:rPr>
                  </w:pPr>
                  <w:r>
                    <w:rPr>
                      <w:rFonts w:ascii="Bookman Old Style" w:eastAsia="DengXian" w:hAnsi="Bookman Old Style" w:cs="Tahoma"/>
                      <w:bCs/>
                      <w:color w:val="000000"/>
                      <w:sz w:val="20"/>
                      <w:szCs w:val="20"/>
                      <w:highlight w:val="yellow"/>
                      <w:lang w:val="en-US" w:eastAsia="zh-CN"/>
                    </w:rPr>
                    <w:t>0341 - 458679</w:t>
                  </w:r>
                </w:p>
              </w:tc>
            </w:tr>
            <w:tr w:rsidR="00FA13A3" w:rsidRPr="00972DED" w14:paraId="41AE7E12" w14:textId="77777777" w:rsidTr="6C6119E1">
              <w:tc>
                <w:tcPr>
                  <w:tcW w:w="1591" w:type="dxa"/>
                </w:tcPr>
                <w:p w14:paraId="3ABF344D" w14:textId="3E856FBF" w:rsidR="00FA13A3" w:rsidRPr="00972DED" w:rsidRDefault="00FA13A3" w:rsidP="00FA13A3">
                  <w:pPr>
                    <w:spacing w:before="120"/>
                    <w:ind w:right="95"/>
                    <w:rPr>
                      <w:rFonts w:ascii="Bookman Old Style" w:eastAsia="DengXian" w:hAnsi="Bookman Old Style" w:cs="Tahoma"/>
                      <w:color w:val="000000"/>
                      <w:sz w:val="20"/>
                      <w:szCs w:val="20"/>
                      <w:lang w:val="en-US" w:eastAsia="zh-CN"/>
                    </w:rPr>
                  </w:pPr>
                  <w:proofErr w:type="spellStart"/>
                  <w:r w:rsidRPr="00972DED">
                    <w:rPr>
                      <w:rFonts w:ascii="Bookman Old Style" w:eastAsia="DengXian" w:hAnsi="Bookman Old Style" w:cs="Tahoma"/>
                      <w:color w:val="000000"/>
                      <w:sz w:val="20"/>
                      <w:szCs w:val="20"/>
                      <w:lang w:val="en-US" w:eastAsia="zh-CN"/>
                    </w:rPr>
                    <w:t>Surel</w:t>
                  </w:r>
                  <w:proofErr w:type="spellEnd"/>
                </w:p>
              </w:tc>
              <w:tc>
                <w:tcPr>
                  <w:tcW w:w="284" w:type="dxa"/>
                </w:tcPr>
                <w:p w14:paraId="54463980" w14:textId="0DC7C83E" w:rsidR="00FA13A3" w:rsidRPr="00972DED" w:rsidRDefault="00FA13A3" w:rsidP="00FA13A3">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2518C0F0" w14:textId="3FF70C04" w:rsidR="00FA13A3" w:rsidRPr="0051529A" w:rsidRDefault="00FA13A3" w:rsidP="00FA13A3">
                  <w:pPr>
                    <w:spacing w:before="120"/>
                    <w:ind w:right="95"/>
                    <w:rPr>
                      <w:rFonts w:ascii="Bookman Old Style" w:eastAsia="DengXian" w:hAnsi="Bookman Old Style" w:cs="Tahoma"/>
                      <w:color w:val="000000"/>
                      <w:sz w:val="20"/>
                      <w:szCs w:val="20"/>
                      <w:highlight w:val="yellow"/>
                      <w:lang w:eastAsia="zh-CN"/>
                    </w:rPr>
                  </w:pPr>
                  <w:r>
                    <w:fldChar w:fldCharType="begin"/>
                  </w:r>
                  <w:r>
                    <w:instrText xml:space="preserve"> HYPERLINK "mailto:disaprimamedika@gmail.com" </w:instrText>
                  </w:r>
                  <w:r>
                    <w:fldChar w:fldCharType="separate"/>
                  </w:r>
                  <w:r w:rsidRPr="00EE2114">
                    <w:rPr>
                      <w:rStyle w:val="Hyperlink"/>
                      <w:rFonts w:ascii="Bookman Old Style" w:eastAsia="DengXian" w:hAnsi="Bookman Old Style" w:cs="Tahoma"/>
                      <w:bCs/>
                      <w:sz w:val="20"/>
                      <w:szCs w:val="20"/>
                      <w:highlight w:val="yellow"/>
                      <w:lang w:val="en-US" w:eastAsia="zh-CN"/>
                    </w:rPr>
                    <w:t>disaprimamedika@gmail.com</w:t>
                  </w:r>
                  <w:r>
                    <w:rPr>
                      <w:rStyle w:val="Hyperlink"/>
                      <w:rFonts w:ascii="Bookman Old Style" w:eastAsia="DengXian" w:hAnsi="Bookman Old Style" w:cs="Tahoma"/>
                      <w:bCs/>
                      <w:sz w:val="20"/>
                      <w:szCs w:val="20"/>
                      <w:highlight w:val="yellow"/>
                      <w:lang w:val="en-US" w:eastAsia="zh-CN"/>
                    </w:rPr>
                    <w:fldChar w:fldCharType="end"/>
                  </w:r>
                  <w:r>
                    <w:rPr>
                      <w:rFonts w:ascii="Bookman Old Style" w:eastAsia="DengXian" w:hAnsi="Bookman Old Style" w:cs="Tahoma"/>
                      <w:bCs/>
                      <w:color w:val="000000"/>
                      <w:sz w:val="20"/>
                      <w:szCs w:val="20"/>
                      <w:highlight w:val="yellow"/>
                      <w:lang w:val="en-US" w:eastAsia="zh-CN"/>
                    </w:rPr>
                    <w:t xml:space="preserve"> </w:t>
                  </w:r>
                </w:p>
              </w:tc>
            </w:tr>
            <w:tr w:rsidR="00FA13A3" w:rsidRPr="00972DED" w14:paraId="2B2B3D28" w14:textId="77777777" w:rsidTr="6C6119E1">
              <w:tc>
                <w:tcPr>
                  <w:tcW w:w="1591" w:type="dxa"/>
                </w:tcPr>
                <w:p w14:paraId="5E274BEF" w14:textId="7CED186B" w:rsidR="00FA13A3" w:rsidRPr="00972DED" w:rsidRDefault="00FA13A3" w:rsidP="00FA13A3">
                  <w:pPr>
                    <w:spacing w:before="120"/>
                    <w:ind w:right="95"/>
                    <w:rPr>
                      <w:rFonts w:ascii="Bookman Old Style" w:eastAsia="DengXian" w:hAnsi="Bookman Old Style" w:cs="Tahoma"/>
                      <w:color w:val="000000"/>
                      <w:sz w:val="20"/>
                      <w:szCs w:val="20"/>
                      <w:lang w:val="en-US" w:eastAsia="zh-CN"/>
                    </w:rPr>
                  </w:pPr>
                  <w:r w:rsidRPr="00972DED">
                    <w:rPr>
                      <w:rFonts w:ascii="Bookman Old Style" w:eastAsia="DengXian" w:hAnsi="Bookman Old Style" w:cs="Tahoma"/>
                      <w:color w:val="000000"/>
                      <w:sz w:val="20"/>
                      <w:szCs w:val="20"/>
                      <w:lang w:eastAsia="zh-CN"/>
                    </w:rPr>
                    <w:t>Alamat</w:t>
                  </w:r>
                </w:p>
              </w:tc>
              <w:tc>
                <w:tcPr>
                  <w:tcW w:w="284" w:type="dxa"/>
                </w:tcPr>
                <w:p w14:paraId="2498F009" w14:textId="4AFA5CDC" w:rsidR="00FA13A3" w:rsidRPr="00972DED" w:rsidRDefault="00FA13A3" w:rsidP="00FA13A3">
                  <w:pPr>
                    <w:spacing w:before="120"/>
                    <w:ind w:right="95"/>
                    <w:rPr>
                      <w:rFonts w:ascii="Bookman Old Style" w:eastAsia="DengXian" w:hAnsi="Bookman Old Style" w:cs="Tahoma"/>
                      <w:color w:val="000000"/>
                      <w:sz w:val="20"/>
                      <w:szCs w:val="20"/>
                      <w:lang w:eastAsia="zh-CN"/>
                    </w:rPr>
                  </w:pPr>
                  <w:r w:rsidRPr="00972DED">
                    <w:rPr>
                      <w:rFonts w:ascii="Bookman Old Style" w:eastAsia="DengXian" w:hAnsi="Bookman Old Style" w:cs="Tahoma"/>
                      <w:color w:val="000000"/>
                      <w:sz w:val="20"/>
                      <w:szCs w:val="20"/>
                      <w:lang w:eastAsia="zh-CN"/>
                    </w:rPr>
                    <w:t>:</w:t>
                  </w:r>
                </w:p>
              </w:tc>
              <w:tc>
                <w:tcPr>
                  <w:tcW w:w="4429" w:type="dxa"/>
                </w:tcPr>
                <w:p w14:paraId="3B9DAE0F" w14:textId="1F19E19C" w:rsidR="00FA13A3" w:rsidRPr="00496D8F" w:rsidRDefault="00FA13A3" w:rsidP="00FA13A3">
                  <w:pPr>
                    <w:spacing w:before="120"/>
                    <w:ind w:right="95"/>
                    <w:rPr>
                      <w:rFonts w:ascii="Bookman Old Style" w:eastAsia="DengXian" w:hAnsi="Bookman Old Style" w:cs="Tahoma"/>
                      <w:bCs/>
                      <w:sz w:val="20"/>
                      <w:szCs w:val="20"/>
                      <w:highlight w:val="yellow"/>
                      <w:lang w:eastAsia="zh-CN"/>
                    </w:rPr>
                  </w:pPr>
                </w:p>
              </w:tc>
            </w:tr>
          </w:tbl>
          <w:p w14:paraId="34D5FADA" w14:textId="77777777" w:rsidR="001F1C3B" w:rsidRPr="00972DED" w:rsidRDefault="001F1C3B" w:rsidP="00C92F2C">
            <w:pPr>
              <w:spacing w:before="120" w:after="0" w:line="240" w:lineRule="auto"/>
              <w:ind w:left="31"/>
              <w:rPr>
                <w:rFonts w:ascii="Bookman Old Style" w:eastAsia="DengXian" w:hAnsi="Bookman Old Style" w:cs="Tahoma"/>
                <w:sz w:val="20"/>
                <w:szCs w:val="20"/>
              </w:rPr>
            </w:pPr>
          </w:p>
        </w:tc>
      </w:tr>
      <w:tr w:rsidR="001F1C3B" w:rsidRPr="00972DED" w14:paraId="6D3EB0C2" w14:textId="77777777" w:rsidTr="6C6119E1">
        <w:trPr>
          <w:jc w:val="center"/>
        </w:trPr>
        <w:tc>
          <w:tcPr>
            <w:tcW w:w="2409" w:type="dxa"/>
            <w:vAlign w:val="center"/>
          </w:tcPr>
          <w:p w14:paraId="37D1C6FA" w14:textId="77777777" w:rsidR="001F1C3B" w:rsidRPr="00972DED" w:rsidRDefault="001F1C3B" w:rsidP="00FC41D2">
            <w:pPr>
              <w:pStyle w:val="ListParagraph"/>
              <w:numPr>
                <w:ilvl w:val="0"/>
                <w:numId w:val="2"/>
              </w:numPr>
              <w:spacing w:before="120" w:after="0" w:line="240" w:lineRule="auto"/>
              <w:ind w:left="311" w:hanging="283"/>
              <w:contextualSpacing w:val="0"/>
              <w:jc w:val="both"/>
              <w:rPr>
                <w:rFonts w:ascii="Bookman Old Style" w:eastAsia="DengXian" w:hAnsi="Bookman Old Style" w:cs="Tahoma"/>
                <w:b/>
                <w:sz w:val="20"/>
                <w:szCs w:val="20"/>
              </w:rPr>
            </w:pPr>
            <w:r w:rsidRPr="00972DED">
              <w:rPr>
                <w:rFonts w:ascii="Bookman Old Style" w:eastAsia="DengXian" w:hAnsi="Bookman Old Style" w:cs="Tahoma"/>
                <w:b/>
                <w:sz w:val="20"/>
                <w:szCs w:val="20"/>
              </w:rPr>
              <w:t>KETENTUAN LAIN-LAIN</w:t>
            </w:r>
          </w:p>
        </w:tc>
        <w:tc>
          <w:tcPr>
            <w:tcW w:w="280" w:type="dxa"/>
            <w:vAlign w:val="center"/>
          </w:tcPr>
          <w:p w14:paraId="05CB38D2"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r w:rsidRPr="00972DED">
              <w:rPr>
                <w:rFonts w:ascii="Bookman Old Style" w:eastAsia="DengXian" w:hAnsi="Bookman Old Style" w:cs="Tahoma"/>
                <w:b/>
                <w:sz w:val="20"/>
                <w:szCs w:val="20"/>
              </w:rPr>
              <w:t>:</w:t>
            </w:r>
          </w:p>
        </w:tc>
        <w:tc>
          <w:tcPr>
            <w:tcW w:w="6389" w:type="dxa"/>
          </w:tcPr>
          <w:p w14:paraId="604F7527" w14:textId="4AC24FEC" w:rsidR="001F1C3B" w:rsidRDefault="001F1C3B" w:rsidP="00FC41D2">
            <w:pPr>
              <w:pStyle w:val="ListParagraph"/>
              <w:numPr>
                <w:ilvl w:val="0"/>
                <w:numId w:val="1"/>
              </w:numPr>
              <w:spacing w:before="120" w:after="0" w:line="240" w:lineRule="auto"/>
              <w:ind w:left="319" w:hanging="319"/>
              <w:jc w:val="both"/>
              <w:rPr>
                <w:rFonts w:ascii="Bookman Old Style" w:eastAsia="DengXian" w:hAnsi="Bookman Old Style" w:cs="Tahoma"/>
                <w:sz w:val="20"/>
                <w:szCs w:val="20"/>
              </w:rPr>
            </w:pPr>
            <w:proofErr w:type="spellStart"/>
            <w:r w:rsidRPr="00972DED">
              <w:rPr>
                <w:rFonts w:ascii="Bookman Old Style" w:eastAsia="DengXian" w:hAnsi="Bookman Old Style" w:cs="Tahoma"/>
                <w:sz w:val="20"/>
                <w:szCs w:val="20"/>
              </w:rPr>
              <w:t>Dengan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ditandatanganinya</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Ketentuan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Khusus</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ini</w:t>
            </w:r>
            <w:proofErr w:type="spellEnd"/>
            <w:r w:rsidRPr="00972DED">
              <w:rPr>
                <w:rFonts w:ascii="Bookman Old Style" w:eastAsia="DengXian" w:hAnsi="Bookman Old Style" w:cs="Tahoma"/>
                <w:sz w:val="20"/>
                <w:szCs w:val="20"/>
              </w:rPr>
              <w:t xml:space="preserve">, Para </w:t>
            </w:r>
            <w:proofErr w:type="spellStart"/>
            <w:r w:rsidRPr="00972DED">
              <w:rPr>
                <w:rFonts w:ascii="Bookman Old Style" w:eastAsia="DengXian" w:hAnsi="Bookman Old Style" w:cs="Tahoma"/>
                <w:sz w:val="20"/>
                <w:szCs w:val="20"/>
              </w:rPr>
              <w:t>Pihak</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sepakat</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untuk</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tunduk</w:t>
            </w:r>
            <w:proofErr w:type="spellEnd"/>
            <w:r w:rsidRPr="00972DED">
              <w:rPr>
                <w:rFonts w:ascii="Bookman Old Style" w:eastAsia="DengXian" w:hAnsi="Bookman Old Style" w:cs="Tahoma"/>
                <w:sz w:val="20"/>
                <w:szCs w:val="20"/>
              </w:rPr>
              <w:t xml:space="preserve"> pada </w:t>
            </w:r>
            <w:proofErr w:type="spellStart"/>
            <w:r w:rsidR="00C92F2C">
              <w:rPr>
                <w:rFonts w:ascii="Bookman Old Style" w:eastAsia="DengXian" w:hAnsi="Bookman Old Style" w:cs="Tahoma"/>
                <w:sz w:val="20"/>
                <w:szCs w:val="20"/>
              </w:rPr>
              <w:t>Formulir</w:t>
            </w:r>
            <w:proofErr w:type="spellEnd"/>
            <w:r w:rsidR="00C92F2C">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Ketentuan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Umum</w:t>
            </w:r>
            <w:proofErr w:type="spellEnd"/>
            <w:r w:rsidRPr="00972DED">
              <w:rPr>
                <w:rFonts w:ascii="Bookman Old Style" w:eastAsia="DengXian" w:hAnsi="Bookman Old Style" w:cs="Tahoma"/>
                <w:sz w:val="20"/>
                <w:szCs w:val="20"/>
              </w:rPr>
              <w:t xml:space="preserve"> </w:t>
            </w:r>
            <w:proofErr w:type="spellStart"/>
            <w:r w:rsidR="00972DED" w:rsidRPr="00972DED">
              <w:rPr>
                <w:rFonts w:ascii="Bookman Old Style" w:eastAsia="DengXian" w:hAnsi="Bookman Old Style" w:cs="Tahoma"/>
                <w:sz w:val="20"/>
                <w:szCs w:val="20"/>
              </w:rPr>
              <w:t>Perjanjian</w:t>
            </w:r>
            <w:proofErr w:type="spellEnd"/>
            <w:r w:rsidR="00972DED" w:rsidRPr="00972DED">
              <w:rPr>
                <w:rFonts w:ascii="Bookman Old Style" w:eastAsia="DengXian" w:hAnsi="Bookman Old Style" w:cs="Tahoma"/>
                <w:sz w:val="20"/>
                <w:szCs w:val="20"/>
              </w:rPr>
              <w:t xml:space="preserve"> </w:t>
            </w:r>
            <w:proofErr w:type="spellStart"/>
            <w:r w:rsidR="00972DED" w:rsidRPr="00972DED">
              <w:rPr>
                <w:rFonts w:ascii="Bookman Old Style" w:eastAsia="DengXian" w:hAnsi="Bookman Old Style" w:cs="Tahoma"/>
                <w:sz w:val="20"/>
                <w:szCs w:val="20"/>
              </w:rPr>
              <w:t>versi</w:t>
            </w:r>
            <w:proofErr w:type="spellEnd"/>
            <w:r w:rsidR="00972DED" w:rsidRPr="00972DED">
              <w:rPr>
                <w:rFonts w:ascii="Bookman Old Style" w:eastAsia="DengXian" w:hAnsi="Bookman Old Style" w:cs="Tahoma"/>
                <w:sz w:val="20"/>
                <w:szCs w:val="20"/>
              </w:rPr>
              <w:t xml:space="preserve"> 01-Leg/BFA-2025</w:t>
            </w:r>
            <w:r w:rsidR="006673A5">
              <w:rPr>
                <w:rFonts w:ascii="Bookman Old Style" w:eastAsia="DengXian" w:hAnsi="Bookman Old Style" w:cs="Tahoma"/>
                <w:sz w:val="20"/>
                <w:szCs w:val="20"/>
              </w:rPr>
              <w:t xml:space="preserve"> (“</w:t>
            </w:r>
            <w:proofErr w:type="spellStart"/>
            <w:r w:rsidR="006673A5" w:rsidRPr="006673A5">
              <w:rPr>
                <w:rFonts w:ascii="Bookman Old Style" w:eastAsia="DengXian" w:hAnsi="Bookman Old Style" w:cs="Tahoma"/>
                <w:b/>
                <w:sz w:val="20"/>
                <w:szCs w:val="20"/>
              </w:rPr>
              <w:t>Ketentuan</w:t>
            </w:r>
            <w:proofErr w:type="spellEnd"/>
            <w:r w:rsidR="006673A5" w:rsidRPr="006673A5">
              <w:rPr>
                <w:rFonts w:ascii="Bookman Old Style" w:eastAsia="DengXian" w:hAnsi="Bookman Old Style" w:cs="Tahoma"/>
                <w:b/>
                <w:sz w:val="20"/>
                <w:szCs w:val="20"/>
              </w:rPr>
              <w:t xml:space="preserve"> </w:t>
            </w:r>
            <w:proofErr w:type="spellStart"/>
            <w:r w:rsidR="006673A5" w:rsidRPr="006673A5">
              <w:rPr>
                <w:rFonts w:ascii="Bookman Old Style" w:eastAsia="DengXian" w:hAnsi="Bookman Old Style" w:cs="Tahoma"/>
                <w:b/>
                <w:sz w:val="20"/>
                <w:szCs w:val="20"/>
              </w:rPr>
              <w:t>Umum</w:t>
            </w:r>
            <w:proofErr w:type="spellEnd"/>
            <w:r w:rsidR="006673A5">
              <w:rPr>
                <w:rFonts w:ascii="Bookman Old Style" w:eastAsia="DengXian" w:hAnsi="Bookman Old Style" w:cs="Tahoma"/>
                <w:sz w:val="20"/>
                <w:szCs w:val="20"/>
              </w:rPr>
              <w:t>”)</w:t>
            </w:r>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Ketentuan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Khusus</w:t>
            </w:r>
            <w:proofErr w:type="spellEnd"/>
            <w:r w:rsidRPr="00972DED">
              <w:rPr>
                <w:rFonts w:ascii="Bookman Old Style" w:eastAsia="DengXian" w:hAnsi="Bookman Old Style" w:cs="Tahoma"/>
                <w:sz w:val="20"/>
                <w:szCs w:val="20"/>
              </w:rPr>
              <w:t xml:space="preserve"> dan </w:t>
            </w:r>
            <w:proofErr w:type="spellStart"/>
            <w:r w:rsidRPr="00972DED">
              <w:rPr>
                <w:rFonts w:ascii="Bookman Old Style" w:eastAsia="DengXian" w:hAnsi="Bookman Old Style" w:cs="Tahoma"/>
                <w:sz w:val="20"/>
                <w:szCs w:val="20"/>
              </w:rPr>
              <w:t>Ketentuan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Umum</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termasuk</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lampiran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apabila</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ada</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secara</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bersama-sama</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disebut</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sebagai</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b/>
                <w:sz w:val="20"/>
                <w:szCs w:val="20"/>
              </w:rPr>
              <w:t>Perjanjian</w:t>
            </w:r>
            <w:proofErr w:type="spellEnd"/>
            <w:r w:rsidRPr="00972DED">
              <w:rPr>
                <w:rFonts w:ascii="Bookman Old Style" w:eastAsia="DengXian" w:hAnsi="Bookman Old Style" w:cs="Tahoma"/>
                <w:sz w:val="20"/>
                <w:szCs w:val="20"/>
              </w:rPr>
              <w:t xml:space="preserve">” yang </w:t>
            </w:r>
            <w:proofErr w:type="spellStart"/>
            <w:r w:rsidRPr="00972DED">
              <w:rPr>
                <w:rFonts w:ascii="Bookman Old Style" w:eastAsia="DengXian" w:hAnsi="Bookman Old Style" w:cs="Tahoma"/>
                <w:sz w:val="20"/>
                <w:szCs w:val="20"/>
              </w:rPr>
              <w:t>merupakan</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satu</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kesatuan</w:t>
            </w:r>
            <w:proofErr w:type="spellEnd"/>
            <w:r w:rsidRPr="00972DED">
              <w:rPr>
                <w:rFonts w:ascii="Bookman Old Style" w:eastAsia="DengXian" w:hAnsi="Bookman Old Style" w:cs="Tahoma"/>
                <w:sz w:val="20"/>
                <w:szCs w:val="20"/>
              </w:rPr>
              <w:t xml:space="preserve"> yang </w:t>
            </w:r>
            <w:proofErr w:type="spellStart"/>
            <w:r w:rsidRPr="00972DED">
              <w:rPr>
                <w:rFonts w:ascii="Bookman Old Style" w:eastAsia="DengXian" w:hAnsi="Bookman Old Style" w:cs="Tahoma"/>
                <w:sz w:val="20"/>
                <w:szCs w:val="20"/>
              </w:rPr>
              <w:t>tidak</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dapat</w:t>
            </w:r>
            <w:proofErr w:type="spellEnd"/>
            <w:r w:rsidRPr="00972DED">
              <w:rPr>
                <w:rFonts w:ascii="Bookman Old Style" w:eastAsia="DengXian" w:hAnsi="Bookman Old Style" w:cs="Tahoma"/>
                <w:sz w:val="20"/>
                <w:szCs w:val="20"/>
              </w:rPr>
              <w:t xml:space="preserve"> </w:t>
            </w:r>
            <w:proofErr w:type="spellStart"/>
            <w:r w:rsidRPr="00972DED">
              <w:rPr>
                <w:rFonts w:ascii="Bookman Old Style" w:eastAsia="DengXian" w:hAnsi="Bookman Old Style" w:cs="Tahoma"/>
                <w:sz w:val="20"/>
                <w:szCs w:val="20"/>
              </w:rPr>
              <w:t>terpisahkan</w:t>
            </w:r>
            <w:proofErr w:type="spellEnd"/>
            <w:r w:rsidRPr="00972DED">
              <w:rPr>
                <w:rFonts w:ascii="Bookman Old Style" w:eastAsia="DengXian" w:hAnsi="Bookman Old Style" w:cs="Tahoma"/>
                <w:sz w:val="20"/>
                <w:szCs w:val="20"/>
              </w:rPr>
              <w:t>.</w:t>
            </w:r>
          </w:p>
          <w:p w14:paraId="634E4117" w14:textId="77777777" w:rsidR="001F1C3B" w:rsidRDefault="001F1C3B" w:rsidP="00FC41D2">
            <w:pPr>
              <w:pStyle w:val="ListParagraph"/>
              <w:numPr>
                <w:ilvl w:val="0"/>
                <w:numId w:val="1"/>
              </w:numPr>
              <w:spacing w:before="120" w:after="0" w:line="240" w:lineRule="auto"/>
              <w:ind w:left="319" w:hanging="319"/>
              <w:jc w:val="both"/>
              <w:rPr>
                <w:rFonts w:ascii="Bookman Old Style" w:eastAsia="DengXian" w:hAnsi="Bookman Old Style" w:cs="Tahoma"/>
                <w:sz w:val="20"/>
                <w:szCs w:val="20"/>
              </w:rPr>
            </w:pPr>
            <w:proofErr w:type="spellStart"/>
            <w:r w:rsidRPr="00840FBA">
              <w:rPr>
                <w:rFonts w:ascii="Bookman Old Style" w:eastAsia="DengXian" w:hAnsi="Bookman Old Style" w:cs="Tahoma"/>
                <w:sz w:val="20"/>
                <w:szCs w:val="20"/>
              </w:rPr>
              <w:t>Dalam</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hal</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terdapat</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perbedaan</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atau</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perselisihan</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penafsiran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ketentuan</w:t>
            </w:r>
            <w:proofErr w:type="spellEnd"/>
            <w:r w:rsidRP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antara</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Ketentuan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Khusus</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dengan</w:t>
            </w:r>
            <w:proofErr w:type="spellEnd"/>
            <w:r w:rsid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Ketentuan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Umum</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atau</w:t>
            </w:r>
            <w:proofErr w:type="spellEnd"/>
            <w:r w:rsidR="00840FBA">
              <w:rPr>
                <w:rFonts w:ascii="Bookman Old Style" w:eastAsia="DengXian" w:hAnsi="Bookman Old Style" w:cs="Tahoma"/>
                <w:sz w:val="20"/>
                <w:szCs w:val="20"/>
              </w:rPr>
              <w:t xml:space="preserve"> Lampiran</w:t>
            </w:r>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maka</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Ketentuan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Khusus</w:t>
            </w:r>
            <w:proofErr w:type="spellEnd"/>
            <w:r w:rsidRPr="00840FBA">
              <w:rPr>
                <w:rFonts w:ascii="Bookman Old Style" w:eastAsia="DengXian" w:hAnsi="Bookman Old Style" w:cs="Tahoma"/>
                <w:sz w:val="20"/>
                <w:szCs w:val="20"/>
              </w:rPr>
              <w:t xml:space="preserve"> yang </w:t>
            </w:r>
            <w:proofErr w:type="spellStart"/>
            <w:r w:rsidRPr="00840FBA">
              <w:rPr>
                <w:rFonts w:ascii="Bookman Old Style" w:eastAsia="DengXian" w:hAnsi="Bookman Old Style" w:cs="Tahoma"/>
                <w:sz w:val="20"/>
                <w:szCs w:val="20"/>
              </w:rPr>
              <w:t>akan</w:t>
            </w:r>
            <w:proofErr w:type="spellEnd"/>
            <w:r w:rsidRP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dijadikan</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pedoman</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terlebih</w:t>
            </w:r>
            <w:proofErr w:type="spellEnd"/>
            <w:r w:rsidR="00840FBA">
              <w:rPr>
                <w:rFonts w:ascii="Bookman Old Style" w:eastAsia="DengXian" w:hAnsi="Bookman Old Style" w:cs="Tahoma"/>
                <w:sz w:val="20"/>
                <w:szCs w:val="20"/>
              </w:rPr>
              <w:t xml:space="preserve"> </w:t>
            </w:r>
            <w:proofErr w:type="spellStart"/>
            <w:r w:rsidR="00840FBA">
              <w:rPr>
                <w:rFonts w:ascii="Bookman Old Style" w:eastAsia="DengXian" w:hAnsi="Bookman Old Style" w:cs="Tahoma"/>
                <w:sz w:val="20"/>
                <w:szCs w:val="20"/>
              </w:rPr>
              <w:t>dahulu</w:t>
            </w:r>
            <w:proofErr w:type="spellEnd"/>
            <w:r w:rsidR="007A616C">
              <w:rPr>
                <w:rFonts w:ascii="Bookman Old Style" w:eastAsia="DengXian" w:hAnsi="Bookman Old Style" w:cs="Tahoma"/>
                <w:sz w:val="20"/>
                <w:szCs w:val="20"/>
              </w:rPr>
              <w:t xml:space="preserve"> </w:t>
            </w:r>
            <w:proofErr w:type="spellStart"/>
            <w:r w:rsidR="007A616C">
              <w:rPr>
                <w:rFonts w:ascii="Bookman Old Style" w:eastAsia="DengXian" w:hAnsi="Bookman Old Style" w:cs="Tahoma"/>
                <w:sz w:val="20"/>
                <w:szCs w:val="20"/>
              </w:rPr>
              <w:t>baru</w:t>
            </w:r>
            <w:proofErr w:type="spellEnd"/>
            <w:r w:rsidR="007A616C">
              <w:rPr>
                <w:rFonts w:ascii="Bookman Old Style" w:eastAsia="DengXian" w:hAnsi="Bookman Old Style" w:cs="Tahoma"/>
                <w:sz w:val="20"/>
                <w:szCs w:val="20"/>
              </w:rPr>
              <w:t xml:space="preserve"> </w:t>
            </w:r>
            <w:proofErr w:type="spellStart"/>
            <w:r w:rsidR="007A616C">
              <w:rPr>
                <w:rFonts w:ascii="Bookman Old Style" w:eastAsia="DengXian" w:hAnsi="Bookman Old Style" w:cs="Tahoma"/>
                <w:sz w:val="20"/>
                <w:szCs w:val="20"/>
              </w:rPr>
              <w:t>kemudian</w:t>
            </w:r>
            <w:proofErr w:type="spellEnd"/>
            <w:r w:rsidR="007A616C">
              <w:rPr>
                <w:rFonts w:ascii="Bookman Old Style" w:eastAsia="DengXian" w:hAnsi="Bookman Old Style" w:cs="Tahoma"/>
                <w:sz w:val="20"/>
                <w:szCs w:val="20"/>
              </w:rPr>
              <w:t xml:space="preserve"> </w:t>
            </w:r>
            <w:r w:rsidR="007C12A4">
              <w:rPr>
                <w:rFonts w:ascii="Bookman Old Style" w:eastAsia="DengXian" w:hAnsi="Bookman Old Style" w:cs="Tahoma"/>
                <w:sz w:val="20"/>
                <w:szCs w:val="20"/>
              </w:rPr>
              <w:t xml:space="preserve">Lampiran dan yang </w:t>
            </w:r>
            <w:proofErr w:type="spellStart"/>
            <w:r w:rsidR="007C12A4">
              <w:rPr>
                <w:rFonts w:ascii="Bookman Old Style" w:eastAsia="DengXian" w:hAnsi="Bookman Old Style" w:cs="Tahoma"/>
                <w:sz w:val="20"/>
                <w:szCs w:val="20"/>
              </w:rPr>
              <w:t>terakhir</w:t>
            </w:r>
            <w:proofErr w:type="spellEnd"/>
            <w:r w:rsidR="007C12A4">
              <w:rPr>
                <w:rFonts w:ascii="Bookman Old Style" w:eastAsia="DengXian" w:hAnsi="Bookman Old Style" w:cs="Tahoma"/>
                <w:sz w:val="20"/>
                <w:szCs w:val="20"/>
              </w:rPr>
              <w:t xml:space="preserve"> </w:t>
            </w:r>
            <w:proofErr w:type="spellStart"/>
            <w:r w:rsidR="007C12A4">
              <w:rPr>
                <w:rFonts w:ascii="Bookman Old Style" w:eastAsia="DengXian" w:hAnsi="Bookman Old Style" w:cs="Tahoma"/>
                <w:sz w:val="20"/>
                <w:szCs w:val="20"/>
              </w:rPr>
              <w:t>adalah</w:t>
            </w:r>
            <w:proofErr w:type="spellEnd"/>
            <w:r w:rsidR="007C12A4">
              <w:rPr>
                <w:rFonts w:ascii="Bookman Old Style" w:eastAsia="DengXian" w:hAnsi="Bookman Old Style" w:cs="Tahoma"/>
                <w:sz w:val="20"/>
                <w:szCs w:val="20"/>
              </w:rPr>
              <w:t xml:space="preserve"> </w:t>
            </w:r>
            <w:proofErr w:type="spellStart"/>
            <w:r w:rsidR="007C12A4">
              <w:rPr>
                <w:rFonts w:ascii="Bookman Old Style" w:eastAsia="DengXian" w:hAnsi="Bookman Old Style" w:cs="Tahoma"/>
                <w:sz w:val="20"/>
                <w:szCs w:val="20"/>
              </w:rPr>
              <w:t>Ketentuan</w:t>
            </w:r>
            <w:proofErr w:type="spellEnd"/>
            <w:r w:rsidR="007C12A4">
              <w:rPr>
                <w:rFonts w:ascii="Bookman Old Style" w:eastAsia="DengXian" w:hAnsi="Bookman Old Style" w:cs="Tahoma"/>
                <w:sz w:val="20"/>
                <w:szCs w:val="20"/>
              </w:rPr>
              <w:t xml:space="preserve"> </w:t>
            </w:r>
            <w:proofErr w:type="spellStart"/>
            <w:r w:rsidR="007C12A4">
              <w:rPr>
                <w:rFonts w:ascii="Bookman Old Style" w:eastAsia="DengXian" w:hAnsi="Bookman Old Style" w:cs="Tahoma"/>
                <w:sz w:val="20"/>
                <w:szCs w:val="20"/>
              </w:rPr>
              <w:t>Umum</w:t>
            </w:r>
            <w:proofErr w:type="spellEnd"/>
            <w:r w:rsidRPr="00840FBA">
              <w:rPr>
                <w:rFonts w:ascii="Bookman Old Style" w:eastAsia="DengXian" w:hAnsi="Bookman Old Style" w:cs="Tahoma"/>
                <w:sz w:val="20"/>
                <w:szCs w:val="20"/>
              </w:rPr>
              <w:t>.</w:t>
            </w:r>
          </w:p>
          <w:p w14:paraId="4C240D16" w14:textId="77777777" w:rsidR="004E6213" w:rsidRDefault="004E6213" w:rsidP="00FC41D2">
            <w:pPr>
              <w:pStyle w:val="ListParagraph"/>
              <w:numPr>
                <w:ilvl w:val="0"/>
                <w:numId w:val="1"/>
              </w:numPr>
              <w:spacing w:before="120" w:after="0" w:line="240" w:lineRule="auto"/>
              <w:ind w:left="319" w:hanging="319"/>
              <w:jc w:val="both"/>
              <w:rPr>
                <w:rFonts w:ascii="Bookman Old Style" w:eastAsia="DengXian" w:hAnsi="Bookman Old Style" w:cs="Tahoma"/>
                <w:sz w:val="20"/>
                <w:szCs w:val="20"/>
              </w:rPr>
            </w:pPr>
            <w:proofErr w:type="spellStart"/>
            <w:r>
              <w:rPr>
                <w:rFonts w:ascii="Bookman Old Style" w:eastAsia="DengXian" w:hAnsi="Bookman Old Style" w:cs="Tahoma"/>
                <w:sz w:val="20"/>
                <w:szCs w:val="20"/>
              </w:rPr>
              <w:t>Suatu</w:t>
            </w:r>
            <w:proofErr w:type="spellEnd"/>
            <w:r>
              <w:rPr>
                <w:rFonts w:ascii="Bookman Old Style" w:eastAsia="DengXian" w:hAnsi="Bookman Old Style" w:cs="Tahoma"/>
                <w:sz w:val="20"/>
                <w:szCs w:val="20"/>
              </w:rPr>
              <w:t xml:space="preserve"> kata </w:t>
            </w:r>
            <w:proofErr w:type="spellStart"/>
            <w:r>
              <w:rPr>
                <w:rFonts w:ascii="Bookman Old Style" w:eastAsia="DengXian" w:hAnsi="Bookman Old Style" w:cs="Tahoma"/>
                <w:sz w:val="20"/>
                <w:szCs w:val="20"/>
              </w:rPr>
              <w:t>atau</w:t>
            </w:r>
            <w:proofErr w:type="spellEnd"/>
            <w:r>
              <w:rPr>
                <w:rFonts w:ascii="Bookman Old Style" w:eastAsia="DengXian" w:hAnsi="Bookman Old Style" w:cs="Tahoma"/>
                <w:sz w:val="20"/>
                <w:szCs w:val="20"/>
              </w:rPr>
              <w:t xml:space="preserve"> kata-kata </w:t>
            </w:r>
            <w:proofErr w:type="spellStart"/>
            <w:r>
              <w:rPr>
                <w:rFonts w:ascii="Bookman Old Style" w:eastAsia="DengXian" w:hAnsi="Bookman Old Style" w:cs="Tahoma"/>
                <w:sz w:val="20"/>
                <w:szCs w:val="20"/>
              </w:rPr>
              <w:t>atau</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kalimat</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dalam</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Ketentuan</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Khusus</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ini</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jika</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memiliki</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arti</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atau</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definisi</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tertentu</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akan</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dijelaskan</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diterjemahkan</w:t>
            </w:r>
            <w:proofErr w:type="spellEnd"/>
            <w:r>
              <w:rPr>
                <w:rFonts w:ascii="Bookman Old Style" w:eastAsia="DengXian" w:hAnsi="Bookman Old Style" w:cs="Tahoma"/>
                <w:sz w:val="20"/>
                <w:szCs w:val="20"/>
              </w:rPr>
              <w:t xml:space="preserve">, dan </w:t>
            </w:r>
            <w:proofErr w:type="spellStart"/>
            <w:r>
              <w:rPr>
                <w:rFonts w:ascii="Bookman Old Style" w:eastAsia="DengXian" w:hAnsi="Bookman Old Style" w:cs="Tahoma"/>
                <w:sz w:val="20"/>
                <w:szCs w:val="20"/>
              </w:rPr>
              <w:t>memiliki</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arti</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sebagaimana</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tercantum</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dalam</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Ketentuan</w:t>
            </w:r>
            <w:proofErr w:type="spellEnd"/>
            <w:r>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rPr>
              <w:t>Umum</w:t>
            </w:r>
            <w:proofErr w:type="spellEnd"/>
            <w:r>
              <w:rPr>
                <w:rFonts w:ascii="Bookman Old Style" w:eastAsia="DengXian" w:hAnsi="Bookman Old Style" w:cs="Tahoma"/>
                <w:sz w:val="20"/>
                <w:szCs w:val="20"/>
              </w:rPr>
              <w:t>.</w:t>
            </w:r>
          </w:p>
          <w:p w14:paraId="1E16D6E4" w14:textId="77777777" w:rsidR="001F1C3B" w:rsidRPr="00840FBA" w:rsidRDefault="001F1C3B" w:rsidP="00FC41D2">
            <w:pPr>
              <w:pStyle w:val="ListParagraph"/>
              <w:numPr>
                <w:ilvl w:val="0"/>
                <w:numId w:val="1"/>
              </w:numPr>
              <w:spacing w:before="120" w:after="0" w:line="240" w:lineRule="auto"/>
              <w:ind w:left="319" w:hanging="319"/>
              <w:jc w:val="both"/>
              <w:rPr>
                <w:rFonts w:ascii="Bookman Old Style" w:eastAsia="DengXian" w:hAnsi="Bookman Old Style" w:cs="Tahoma"/>
                <w:sz w:val="20"/>
                <w:szCs w:val="20"/>
              </w:rPr>
            </w:pPr>
            <w:r w:rsidRPr="00840FBA">
              <w:rPr>
                <w:rFonts w:ascii="Bookman Old Style" w:eastAsia="DengXian" w:hAnsi="Bookman Old Style" w:cs="Tahoma"/>
                <w:sz w:val="20"/>
                <w:szCs w:val="20"/>
              </w:rPr>
              <w:t xml:space="preserve">Para </w:t>
            </w:r>
            <w:proofErr w:type="spellStart"/>
            <w:r w:rsidRPr="00840FBA">
              <w:rPr>
                <w:rFonts w:ascii="Bookman Old Style" w:eastAsia="DengXian" w:hAnsi="Bookman Old Style" w:cs="Tahoma"/>
                <w:sz w:val="20"/>
                <w:szCs w:val="20"/>
              </w:rPr>
              <w:t>Pihak</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sepakat</w:t>
            </w:r>
            <w:proofErr w:type="spellEnd"/>
            <w:r w:rsidRPr="00840FBA">
              <w:rPr>
                <w:rFonts w:ascii="Bookman Old Style" w:eastAsia="DengXian" w:hAnsi="Bookman Old Style" w:cs="Tahoma"/>
                <w:sz w:val="20"/>
                <w:szCs w:val="20"/>
              </w:rPr>
              <w:t xml:space="preserve"> dan </w:t>
            </w:r>
            <w:proofErr w:type="spellStart"/>
            <w:r w:rsidRPr="00840FBA">
              <w:rPr>
                <w:rFonts w:ascii="Bookman Old Style" w:eastAsia="DengXian" w:hAnsi="Bookman Old Style" w:cs="Tahoma"/>
                <w:sz w:val="20"/>
                <w:szCs w:val="20"/>
              </w:rPr>
              <w:t>setuju</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untuk</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melaksanakan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Perjanjian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ini</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dengan</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itikad</w:t>
            </w:r>
            <w:proofErr w:type="spellEnd"/>
            <w:r w:rsidRPr="00840FBA">
              <w:rPr>
                <w:rFonts w:ascii="Bookman Old Style" w:eastAsia="DengXian" w:hAnsi="Bookman Old Style" w:cs="Tahoma"/>
                <w:sz w:val="20"/>
                <w:szCs w:val="20"/>
              </w:rPr>
              <w:t xml:space="preserve"> </w:t>
            </w:r>
            <w:proofErr w:type="spellStart"/>
            <w:r w:rsidRPr="00840FBA">
              <w:rPr>
                <w:rFonts w:ascii="Bookman Old Style" w:eastAsia="DengXian" w:hAnsi="Bookman Old Style" w:cs="Tahoma"/>
                <w:sz w:val="20"/>
                <w:szCs w:val="20"/>
              </w:rPr>
              <w:t>baik</w:t>
            </w:r>
            <w:proofErr w:type="spellEnd"/>
            <w:r w:rsidRPr="00840FBA">
              <w:rPr>
                <w:rFonts w:ascii="Bookman Old Style" w:eastAsia="DengXian" w:hAnsi="Bookman Old Style" w:cs="Tahoma"/>
                <w:sz w:val="20"/>
                <w:szCs w:val="20"/>
              </w:rPr>
              <w:t>.</w:t>
            </w:r>
          </w:p>
        </w:tc>
      </w:tr>
    </w:tbl>
    <w:p w14:paraId="190FEAB4" w14:textId="77777777" w:rsidR="001F1C3B" w:rsidRPr="007C12A4" w:rsidRDefault="007C12A4" w:rsidP="001F1C3B">
      <w:pPr>
        <w:spacing w:before="120" w:after="0" w:line="240" w:lineRule="auto"/>
        <w:ind w:right="95"/>
        <w:jc w:val="both"/>
        <w:rPr>
          <w:rFonts w:ascii="Bookman Old Style" w:eastAsia="DengXian" w:hAnsi="Bookman Old Style" w:cs="Tahoma"/>
          <w:sz w:val="20"/>
          <w:szCs w:val="20"/>
        </w:rPr>
      </w:pPr>
      <w:bookmarkStart w:id="47" w:name="_Hlk197611830"/>
      <w:r w:rsidRPr="007C12A4">
        <w:rPr>
          <w:rFonts w:ascii="Bookman Old Style" w:eastAsia="Meiryo UI" w:hAnsi="Bookman Old Style" w:cs="Calibri"/>
          <w:bCs/>
          <w:sz w:val="20"/>
          <w:szCs w:val="20"/>
        </w:rPr>
        <w:t>Perjanjian ini dibuat dalam 2 (dua) rangkap dan ditandatangani oleh Para Pihak pada tanggal yang disebutkan pada bagian awal Perjanjian ini atau Perjanjian ini dapat ditandatangani dalam 2 (dua) rangkap terpisah, yang masing-masing ketika ditandatangani akan dianggap asli dan semuanya ketika digabungkan akan merupakan satu kesatuan bagian yang sama</w:t>
      </w:r>
      <w:r w:rsidRPr="00C07088">
        <w:rPr>
          <w:rFonts w:ascii="Bookman Old Style" w:eastAsia="Meiryo UI" w:hAnsi="Bookman Old Style" w:cs="Calibri"/>
          <w:bCs/>
          <w:sz w:val="20"/>
          <w:szCs w:val="20"/>
          <w:rPrChange w:id="48" w:author="Alma Dafina Eclessia" w:date="2025-10-01T10:03:00Z">
            <w:rPr>
              <w:rFonts w:ascii="Bookman Old Style" w:eastAsia="Meiryo UI" w:hAnsi="Bookman Old Style" w:cs="Calibri"/>
              <w:bCs/>
              <w:sz w:val="20"/>
              <w:szCs w:val="20"/>
              <w:lang w:val="en-US"/>
            </w:rPr>
          </w:rPrChange>
        </w:rPr>
        <w:t xml:space="preserve"> serta mengikat Para Pihak</w:t>
      </w:r>
      <w:r w:rsidRPr="007C12A4">
        <w:rPr>
          <w:rFonts w:ascii="Bookman Old Style" w:eastAsia="Meiryo UI" w:hAnsi="Bookman Old Style" w:cs="Calibri"/>
          <w:bCs/>
          <w:sz w:val="20"/>
          <w:szCs w:val="20"/>
        </w:rPr>
        <w:t xml:space="preserve">. Untuk kenyamanan Para Pihak, Perjanjian ini </w:t>
      </w:r>
      <w:r>
        <w:rPr>
          <w:rFonts w:ascii="Bookman Old Style" w:eastAsia="Meiryo UI" w:hAnsi="Bookman Old Style" w:cs="Calibri"/>
          <w:bCs/>
          <w:sz w:val="20"/>
          <w:szCs w:val="20"/>
          <w:lang w:val="en-US"/>
        </w:rPr>
        <w:t xml:space="preserve">juga </w:t>
      </w:r>
      <w:r w:rsidRPr="007C12A4">
        <w:rPr>
          <w:rFonts w:ascii="Bookman Old Style" w:eastAsia="Meiryo UI" w:hAnsi="Bookman Old Style" w:cs="Calibri"/>
          <w:bCs/>
          <w:sz w:val="20"/>
          <w:szCs w:val="20"/>
        </w:rPr>
        <w:t>dapat dilaksanakan secara elektronik</w:t>
      </w:r>
      <w:r>
        <w:rPr>
          <w:rFonts w:ascii="Bookman Old Style" w:eastAsia="Meiryo UI" w:hAnsi="Bookman Old Style" w:cs="Calibri"/>
          <w:bCs/>
          <w:sz w:val="20"/>
          <w:szCs w:val="20"/>
          <w:lang w:val="en-US"/>
        </w:rPr>
        <w:t xml:space="preserve"> </w:t>
      </w:r>
      <w:proofErr w:type="spellStart"/>
      <w:r>
        <w:rPr>
          <w:rFonts w:ascii="Bookman Old Style" w:eastAsia="Meiryo UI" w:hAnsi="Bookman Old Style" w:cs="Calibri"/>
          <w:bCs/>
          <w:sz w:val="20"/>
          <w:szCs w:val="20"/>
          <w:lang w:val="en-US"/>
        </w:rPr>
        <w:t>dengan</w:t>
      </w:r>
      <w:proofErr w:type="spellEnd"/>
      <w:r>
        <w:rPr>
          <w:rFonts w:ascii="Bookman Old Style" w:eastAsia="Meiryo UI" w:hAnsi="Bookman Old Style" w:cs="Calibri"/>
          <w:bCs/>
          <w:sz w:val="20"/>
          <w:szCs w:val="20"/>
          <w:lang w:val="en-US"/>
        </w:rPr>
        <w:t xml:space="preserve"> </w:t>
      </w:r>
      <w:proofErr w:type="spellStart"/>
      <w:r>
        <w:rPr>
          <w:rFonts w:ascii="Bookman Old Style" w:eastAsia="Meiryo UI" w:hAnsi="Bookman Old Style" w:cs="Calibri"/>
          <w:bCs/>
          <w:sz w:val="20"/>
          <w:szCs w:val="20"/>
          <w:lang w:val="en-US"/>
        </w:rPr>
        <w:t>tunduk</w:t>
      </w:r>
      <w:proofErr w:type="spellEnd"/>
      <w:r>
        <w:rPr>
          <w:rFonts w:ascii="Bookman Old Style" w:eastAsia="Meiryo UI" w:hAnsi="Bookman Old Style" w:cs="Calibri"/>
          <w:bCs/>
          <w:sz w:val="20"/>
          <w:szCs w:val="20"/>
          <w:lang w:val="en-US"/>
        </w:rPr>
        <w:t xml:space="preserve"> pada </w:t>
      </w:r>
      <w:proofErr w:type="spellStart"/>
      <w:r>
        <w:rPr>
          <w:rFonts w:ascii="Bookman Old Style" w:eastAsia="Meiryo UI" w:hAnsi="Bookman Old Style" w:cs="Calibri"/>
          <w:bCs/>
          <w:sz w:val="20"/>
          <w:szCs w:val="20"/>
          <w:lang w:val="en-US"/>
        </w:rPr>
        <w:t>ketentuan</w:t>
      </w:r>
      <w:proofErr w:type="spellEnd"/>
      <w:r>
        <w:rPr>
          <w:rFonts w:ascii="Bookman Old Style" w:eastAsia="Meiryo UI" w:hAnsi="Bookman Old Style" w:cs="Calibri"/>
          <w:bCs/>
          <w:sz w:val="20"/>
          <w:szCs w:val="20"/>
          <w:lang w:val="en-US"/>
        </w:rPr>
        <w:t xml:space="preserve"> </w:t>
      </w:r>
      <w:proofErr w:type="spellStart"/>
      <w:r>
        <w:rPr>
          <w:rFonts w:ascii="Bookman Old Style" w:eastAsia="Meiryo UI" w:hAnsi="Bookman Old Style" w:cs="Calibri"/>
          <w:bCs/>
          <w:sz w:val="20"/>
          <w:szCs w:val="20"/>
          <w:lang w:val="en-US"/>
        </w:rPr>
        <w:t>perundangan</w:t>
      </w:r>
      <w:proofErr w:type="spellEnd"/>
      <w:r>
        <w:rPr>
          <w:rFonts w:ascii="Bookman Old Style" w:eastAsia="Meiryo UI" w:hAnsi="Bookman Old Style" w:cs="Calibri"/>
          <w:bCs/>
          <w:sz w:val="20"/>
          <w:szCs w:val="20"/>
          <w:lang w:val="en-US"/>
        </w:rPr>
        <w:t xml:space="preserve"> yang </w:t>
      </w:r>
      <w:proofErr w:type="spellStart"/>
      <w:r>
        <w:rPr>
          <w:rFonts w:ascii="Bookman Old Style" w:eastAsia="Meiryo UI" w:hAnsi="Bookman Old Style" w:cs="Calibri"/>
          <w:bCs/>
          <w:sz w:val="20"/>
          <w:szCs w:val="20"/>
          <w:lang w:val="en-US"/>
        </w:rPr>
        <w:t>berlaku</w:t>
      </w:r>
      <w:proofErr w:type="spellEnd"/>
      <w:r w:rsidRPr="007C12A4">
        <w:rPr>
          <w:rFonts w:ascii="Bookman Old Style" w:eastAsia="Meiryo UI" w:hAnsi="Bookman Old Style" w:cs="Calibri"/>
          <w:bCs/>
          <w:sz w:val="20"/>
          <w:szCs w:val="20"/>
        </w:rPr>
        <w:t>.</w:t>
      </w:r>
    </w:p>
    <w:p w14:paraId="12ABC858" w14:textId="77777777" w:rsidR="001F1C3B" w:rsidRPr="00972DED" w:rsidRDefault="001F1C3B" w:rsidP="001F1C3B">
      <w:pPr>
        <w:spacing w:before="120" w:after="0" w:line="240" w:lineRule="auto"/>
        <w:jc w:val="center"/>
        <w:rPr>
          <w:rFonts w:ascii="Bookman Old Style" w:eastAsia="DengXian" w:hAnsi="Bookman Old Style" w:cs="Tahoma"/>
          <w:sz w:val="20"/>
          <w:szCs w:val="20"/>
          <w:highlight w:val="yellow"/>
        </w:rPr>
      </w:pPr>
    </w:p>
    <w:tbl>
      <w:tblPr>
        <w:tblW w:w="0" w:type="auto"/>
        <w:tblLook w:val="04A0" w:firstRow="1" w:lastRow="0" w:firstColumn="1" w:lastColumn="0" w:noHBand="0" w:noVBand="1"/>
      </w:tblPr>
      <w:tblGrid>
        <w:gridCol w:w="4261"/>
        <w:gridCol w:w="4261"/>
      </w:tblGrid>
      <w:tr w:rsidR="001F1C3B" w:rsidRPr="00972DED" w14:paraId="3E799AE1" w14:textId="77777777" w:rsidTr="00C92F2C">
        <w:tc>
          <w:tcPr>
            <w:tcW w:w="4261" w:type="dxa"/>
          </w:tcPr>
          <w:p w14:paraId="6331A059" w14:textId="77777777" w:rsidR="001F1C3B" w:rsidRPr="00972DED" w:rsidRDefault="001F1C3B" w:rsidP="00C92F2C">
            <w:pPr>
              <w:spacing w:before="120" w:after="0" w:line="240" w:lineRule="auto"/>
              <w:jc w:val="center"/>
              <w:rPr>
                <w:rFonts w:ascii="Bookman Old Style" w:eastAsia="DengXian" w:hAnsi="Bookman Old Style" w:cs="Tahoma"/>
                <w:sz w:val="20"/>
                <w:szCs w:val="20"/>
              </w:rPr>
            </w:pPr>
            <w:r w:rsidRPr="00972DED">
              <w:rPr>
                <w:rFonts w:ascii="Bookman Old Style" w:eastAsia="DengXian" w:hAnsi="Bookman Old Style" w:cs="Tahoma"/>
                <w:sz w:val="20"/>
                <w:szCs w:val="20"/>
              </w:rPr>
              <w:t>Pihak Pertama,</w:t>
            </w:r>
          </w:p>
        </w:tc>
        <w:tc>
          <w:tcPr>
            <w:tcW w:w="4261" w:type="dxa"/>
          </w:tcPr>
          <w:p w14:paraId="01E16202" w14:textId="77777777" w:rsidR="001F1C3B" w:rsidRPr="00972DED" w:rsidRDefault="001F1C3B" w:rsidP="00C92F2C">
            <w:pPr>
              <w:spacing w:before="120" w:after="0" w:line="240" w:lineRule="auto"/>
              <w:jc w:val="center"/>
              <w:rPr>
                <w:rFonts w:ascii="Bookman Old Style" w:eastAsia="DengXian" w:hAnsi="Bookman Old Style" w:cs="Tahoma"/>
                <w:sz w:val="20"/>
                <w:szCs w:val="20"/>
              </w:rPr>
            </w:pPr>
            <w:r w:rsidRPr="00972DED">
              <w:rPr>
                <w:rFonts w:ascii="Bookman Old Style" w:eastAsia="DengXian" w:hAnsi="Bookman Old Style" w:cs="Tahoma"/>
                <w:sz w:val="20"/>
                <w:szCs w:val="20"/>
              </w:rPr>
              <w:t>Pihak Kedua,</w:t>
            </w:r>
          </w:p>
        </w:tc>
      </w:tr>
      <w:tr w:rsidR="001F1C3B" w:rsidRPr="00972DED" w14:paraId="04D00FBE" w14:textId="77777777" w:rsidTr="00C92F2C">
        <w:tc>
          <w:tcPr>
            <w:tcW w:w="4261" w:type="dxa"/>
          </w:tcPr>
          <w:p w14:paraId="5A376D66" w14:textId="77777777" w:rsidR="001F1C3B" w:rsidRPr="007C12A4" w:rsidRDefault="001F1C3B" w:rsidP="00C92F2C">
            <w:pPr>
              <w:spacing w:before="120" w:after="0" w:line="240" w:lineRule="auto"/>
              <w:jc w:val="center"/>
              <w:rPr>
                <w:rFonts w:ascii="Bookman Old Style" w:eastAsia="DengXian" w:hAnsi="Bookman Old Style" w:cs="Tahoma"/>
                <w:b/>
                <w:sz w:val="20"/>
                <w:szCs w:val="20"/>
                <w:lang w:val="en-US"/>
              </w:rPr>
            </w:pPr>
            <w:r w:rsidRPr="007C12A4">
              <w:rPr>
                <w:rFonts w:ascii="Bookman Old Style" w:eastAsia="DengXian" w:hAnsi="Bookman Old Style" w:cs="Tahoma"/>
                <w:b/>
                <w:sz w:val="20"/>
                <w:szCs w:val="20"/>
              </w:rPr>
              <w:t xml:space="preserve">PT </w:t>
            </w:r>
            <w:proofErr w:type="spellStart"/>
            <w:r w:rsidR="00840FBA" w:rsidRPr="007C12A4">
              <w:rPr>
                <w:rFonts w:ascii="Bookman Old Style" w:eastAsia="DengXian" w:hAnsi="Bookman Old Style" w:cs="Tahoma"/>
                <w:b/>
                <w:sz w:val="20"/>
                <w:szCs w:val="20"/>
                <w:lang w:val="en-US"/>
              </w:rPr>
              <w:t>Bifarma</w:t>
            </w:r>
            <w:proofErr w:type="spellEnd"/>
            <w:r w:rsidR="00840FBA" w:rsidRPr="007C12A4">
              <w:rPr>
                <w:rFonts w:ascii="Bookman Old Style" w:eastAsia="DengXian" w:hAnsi="Bookman Old Style" w:cs="Tahoma"/>
                <w:b/>
                <w:sz w:val="20"/>
                <w:szCs w:val="20"/>
                <w:lang w:val="en-US"/>
              </w:rPr>
              <w:t xml:space="preserve"> </w:t>
            </w:r>
            <w:proofErr w:type="spellStart"/>
            <w:r w:rsidR="00840FBA" w:rsidRPr="007C12A4">
              <w:rPr>
                <w:rFonts w:ascii="Bookman Old Style" w:eastAsia="DengXian" w:hAnsi="Bookman Old Style" w:cs="Tahoma"/>
                <w:b/>
                <w:sz w:val="20"/>
                <w:szCs w:val="20"/>
                <w:lang w:val="en-US"/>
              </w:rPr>
              <w:t>Adiluhung</w:t>
            </w:r>
            <w:proofErr w:type="spellEnd"/>
          </w:p>
          <w:p w14:paraId="1B6CD3B9"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p w14:paraId="390328BD"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p w14:paraId="493EADE8"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p w14:paraId="04A26F8E" w14:textId="77777777" w:rsidR="001F1C3B" w:rsidRPr="00972DED" w:rsidRDefault="001F1C3B" w:rsidP="00C92F2C">
            <w:pPr>
              <w:spacing w:before="120" w:after="0" w:line="240" w:lineRule="auto"/>
              <w:rPr>
                <w:rFonts w:ascii="Bookman Old Style" w:eastAsia="DengXian" w:hAnsi="Bookman Old Style" w:cs="Tahoma"/>
                <w:b/>
                <w:sz w:val="20"/>
                <w:szCs w:val="20"/>
              </w:rPr>
            </w:pPr>
          </w:p>
          <w:p w14:paraId="669E5EFE"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p w14:paraId="64AF3041" w14:textId="77777777" w:rsidR="001F1C3B" w:rsidRPr="00972DED" w:rsidRDefault="001F1C3B" w:rsidP="00C92F2C">
            <w:pPr>
              <w:spacing w:before="120" w:after="0" w:line="240" w:lineRule="auto"/>
              <w:jc w:val="center"/>
              <w:rPr>
                <w:rFonts w:ascii="Bookman Old Style" w:eastAsia="DengXian" w:hAnsi="Bookman Old Style" w:cs="Tahoma"/>
                <w:b/>
                <w:sz w:val="20"/>
                <w:szCs w:val="20"/>
              </w:rPr>
            </w:pPr>
          </w:p>
        </w:tc>
        <w:tc>
          <w:tcPr>
            <w:tcW w:w="4261" w:type="dxa"/>
          </w:tcPr>
          <w:p w14:paraId="2FDB22BA" w14:textId="25B3283C" w:rsidR="001F1C3B" w:rsidRPr="007C12A4" w:rsidRDefault="00FA13A3" w:rsidP="00C92F2C">
            <w:pPr>
              <w:spacing w:before="120" w:after="0" w:line="240" w:lineRule="auto"/>
              <w:jc w:val="center"/>
              <w:rPr>
                <w:rFonts w:ascii="Bookman Old Style" w:eastAsia="DengXian" w:hAnsi="Bookman Old Style" w:cs="Tahoma"/>
                <w:b/>
                <w:sz w:val="20"/>
                <w:szCs w:val="20"/>
                <w:lang w:val="en-US"/>
              </w:rPr>
            </w:pPr>
            <w:r>
              <w:rPr>
                <w:rFonts w:ascii="Bookman Old Style" w:eastAsia="DengXian" w:hAnsi="Bookman Old Style" w:cs="Tahoma"/>
                <w:b/>
                <w:sz w:val="20"/>
                <w:szCs w:val="20"/>
                <w:lang w:val="en-US"/>
              </w:rPr>
              <w:t xml:space="preserve">PT </w:t>
            </w:r>
            <w:proofErr w:type="spellStart"/>
            <w:r>
              <w:rPr>
                <w:rFonts w:ascii="Bookman Old Style" w:eastAsia="DengXian" w:hAnsi="Bookman Old Style" w:cs="Tahoma"/>
                <w:b/>
                <w:sz w:val="20"/>
                <w:szCs w:val="20"/>
                <w:lang w:val="en-US"/>
              </w:rPr>
              <w:t>Disa</w:t>
            </w:r>
            <w:proofErr w:type="spellEnd"/>
            <w:r>
              <w:rPr>
                <w:rFonts w:ascii="Bookman Old Style" w:eastAsia="DengXian" w:hAnsi="Bookman Old Style" w:cs="Tahoma"/>
                <w:b/>
                <w:sz w:val="20"/>
                <w:szCs w:val="20"/>
                <w:lang w:val="en-US"/>
              </w:rPr>
              <w:t xml:space="preserve"> Prima </w:t>
            </w:r>
            <w:proofErr w:type="spellStart"/>
            <w:r>
              <w:rPr>
                <w:rFonts w:ascii="Bookman Old Style" w:eastAsia="DengXian" w:hAnsi="Bookman Old Style" w:cs="Tahoma"/>
                <w:b/>
                <w:sz w:val="20"/>
                <w:szCs w:val="20"/>
                <w:lang w:val="en-US"/>
              </w:rPr>
              <w:t>Medika</w:t>
            </w:r>
            <w:proofErr w:type="spellEnd"/>
            <w:r>
              <w:rPr>
                <w:rFonts w:ascii="Bookman Old Style" w:eastAsia="DengXian" w:hAnsi="Bookman Old Style" w:cs="Tahoma"/>
                <w:b/>
                <w:sz w:val="20"/>
                <w:szCs w:val="20"/>
                <w:lang w:val="en-US"/>
              </w:rPr>
              <w:t xml:space="preserve"> </w:t>
            </w:r>
          </w:p>
        </w:tc>
      </w:tr>
      <w:tr w:rsidR="001F1C3B" w:rsidRPr="00972DED" w14:paraId="1F0A3ACC" w14:textId="77777777" w:rsidTr="00C92F2C">
        <w:tc>
          <w:tcPr>
            <w:tcW w:w="4261" w:type="dxa"/>
          </w:tcPr>
          <w:p w14:paraId="3CF89B27" w14:textId="77777777" w:rsidR="001F1C3B" w:rsidRPr="007C12A4" w:rsidRDefault="007C12A4" w:rsidP="00C92F2C">
            <w:pPr>
              <w:spacing w:before="120" w:after="0" w:line="240" w:lineRule="auto"/>
              <w:jc w:val="center"/>
              <w:rPr>
                <w:rFonts w:ascii="Bookman Old Style" w:eastAsia="DengXian" w:hAnsi="Bookman Old Style" w:cs="Tahoma"/>
                <w:b/>
                <w:sz w:val="20"/>
                <w:szCs w:val="20"/>
                <w:u w:val="single"/>
              </w:rPr>
            </w:pPr>
            <w:r w:rsidRPr="007C12A4">
              <w:rPr>
                <w:rFonts w:ascii="Bookman Old Style" w:eastAsia="DengXian" w:hAnsi="Bookman Old Style" w:cs="Tahoma"/>
                <w:b/>
                <w:bCs/>
                <w:color w:val="000000"/>
                <w:sz w:val="20"/>
                <w:szCs w:val="20"/>
                <w:u w:val="single"/>
                <w:lang w:val="en-US" w:eastAsia="zh-CN"/>
              </w:rPr>
              <w:t xml:space="preserve">Dr Sandy </w:t>
            </w:r>
            <w:proofErr w:type="spellStart"/>
            <w:r w:rsidRPr="007C12A4">
              <w:rPr>
                <w:rFonts w:ascii="Bookman Old Style" w:eastAsia="DengXian" w:hAnsi="Bookman Old Style" w:cs="Tahoma"/>
                <w:b/>
                <w:bCs/>
                <w:color w:val="000000"/>
                <w:sz w:val="20"/>
                <w:szCs w:val="20"/>
                <w:u w:val="single"/>
                <w:lang w:val="en-US" w:eastAsia="zh-CN"/>
              </w:rPr>
              <w:t>Qlintang</w:t>
            </w:r>
            <w:proofErr w:type="spellEnd"/>
            <w:r w:rsidRPr="007C12A4">
              <w:rPr>
                <w:rFonts w:ascii="Bookman Old Style" w:eastAsia="DengXian" w:hAnsi="Bookman Old Style" w:cs="Tahoma"/>
                <w:b/>
                <w:bCs/>
                <w:color w:val="000000"/>
                <w:sz w:val="20"/>
                <w:szCs w:val="20"/>
                <w:u w:val="single"/>
                <w:lang w:val="en-US" w:eastAsia="zh-CN"/>
              </w:rPr>
              <w:t xml:space="preserve">, </w:t>
            </w:r>
            <w:proofErr w:type="spellStart"/>
            <w:r w:rsidRPr="007C12A4">
              <w:rPr>
                <w:rFonts w:ascii="Bookman Old Style" w:eastAsia="DengXian" w:hAnsi="Bookman Old Style" w:cs="Tahoma"/>
                <w:b/>
                <w:bCs/>
                <w:color w:val="000000"/>
                <w:sz w:val="20"/>
                <w:szCs w:val="20"/>
                <w:u w:val="single"/>
                <w:lang w:val="en-US" w:eastAsia="zh-CN"/>
              </w:rPr>
              <w:t>MBiomed</w:t>
            </w:r>
            <w:proofErr w:type="spellEnd"/>
            <w:r w:rsidRPr="007C12A4">
              <w:rPr>
                <w:rFonts w:ascii="Bookman Old Style" w:eastAsia="DengXian" w:hAnsi="Bookman Old Style" w:cs="Tahoma"/>
                <w:b/>
                <w:bCs/>
                <w:color w:val="000000"/>
                <w:sz w:val="20"/>
                <w:szCs w:val="20"/>
                <w:u w:val="single"/>
                <w:lang w:val="en-US" w:eastAsia="zh-CN"/>
              </w:rPr>
              <w:t>.</w:t>
            </w:r>
          </w:p>
          <w:p w14:paraId="28650AAD" w14:textId="77777777" w:rsidR="001F1C3B" w:rsidRPr="007C12A4" w:rsidRDefault="001F1C3B" w:rsidP="00C92F2C">
            <w:pPr>
              <w:spacing w:before="120" w:after="0" w:line="240" w:lineRule="auto"/>
              <w:jc w:val="center"/>
              <w:rPr>
                <w:rFonts w:ascii="Bookman Old Style" w:eastAsia="DengXian" w:hAnsi="Bookman Old Style" w:cs="Tahoma"/>
                <w:sz w:val="20"/>
                <w:szCs w:val="20"/>
              </w:rPr>
            </w:pPr>
            <w:r w:rsidRPr="007C12A4">
              <w:rPr>
                <w:rFonts w:ascii="Bookman Old Style" w:eastAsia="DengXian" w:hAnsi="Bookman Old Style" w:cs="Tahoma"/>
                <w:sz w:val="20"/>
                <w:szCs w:val="20"/>
              </w:rPr>
              <w:t>Presiden Direktur</w:t>
            </w:r>
          </w:p>
        </w:tc>
        <w:tc>
          <w:tcPr>
            <w:tcW w:w="4261" w:type="dxa"/>
          </w:tcPr>
          <w:p w14:paraId="784C5D38" w14:textId="77777777" w:rsidR="00FA13A3" w:rsidRPr="00FA13A3" w:rsidRDefault="00FA13A3" w:rsidP="00C92F2C">
            <w:pPr>
              <w:spacing w:before="120" w:after="0" w:line="240" w:lineRule="auto"/>
              <w:jc w:val="center"/>
              <w:rPr>
                <w:rFonts w:ascii="Bookman Old Style" w:eastAsia="DengXian" w:hAnsi="Bookman Old Style" w:cs="Tahoma"/>
                <w:b/>
                <w:bCs/>
                <w:sz w:val="20"/>
                <w:szCs w:val="20"/>
                <w:u w:val="single"/>
                <w:lang w:val="en-US"/>
              </w:rPr>
            </w:pPr>
            <w:r w:rsidRPr="00FA13A3">
              <w:rPr>
                <w:rFonts w:ascii="Bookman Old Style" w:eastAsia="DengXian" w:hAnsi="Bookman Old Style" w:cs="Tahoma"/>
                <w:b/>
                <w:bCs/>
                <w:sz w:val="20"/>
                <w:szCs w:val="20"/>
                <w:u w:val="single"/>
                <w:lang w:val="en-US"/>
              </w:rPr>
              <w:t xml:space="preserve">dr. </w:t>
            </w:r>
            <w:proofErr w:type="spellStart"/>
            <w:r w:rsidRPr="00FA13A3">
              <w:rPr>
                <w:rFonts w:ascii="Bookman Old Style" w:eastAsia="DengXian" w:hAnsi="Bookman Old Style" w:cs="Tahoma"/>
                <w:b/>
                <w:bCs/>
                <w:sz w:val="20"/>
                <w:szCs w:val="20"/>
                <w:u w:val="single"/>
                <w:lang w:val="en-US"/>
              </w:rPr>
              <w:t>Sefrina</w:t>
            </w:r>
            <w:proofErr w:type="spellEnd"/>
            <w:r w:rsidRPr="00FA13A3">
              <w:rPr>
                <w:rFonts w:ascii="Bookman Old Style" w:eastAsia="DengXian" w:hAnsi="Bookman Old Style" w:cs="Tahoma"/>
                <w:b/>
                <w:bCs/>
                <w:sz w:val="20"/>
                <w:szCs w:val="20"/>
                <w:u w:val="single"/>
                <w:lang w:val="en-US"/>
              </w:rPr>
              <w:t xml:space="preserve"> </w:t>
            </w:r>
            <w:proofErr w:type="spellStart"/>
            <w:r w:rsidRPr="00FA13A3">
              <w:rPr>
                <w:rFonts w:ascii="Bookman Old Style" w:eastAsia="DengXian" w:hAnsi="Bookman Old Style" w:cs="Tahoma"/>
                <w:b/>
                <w:bCs/>
                <w:sz w:val="20"/>
                <w:szCs w:val="20"/>
                <w:u w:val="single"/>
                <w:lang w:val="en-US"/>
              </w:rPr>
              <w:t>Trisadi</w:t>
            </w:r>
            <w:proofErr w:type="spellEnd"/>
            <w:r w:rsidRPr="00FA13A3">
              <w:rPr>
                <w:rFonts w:ascii="Bookman Old Style" w:eastAsia="DengXian" w:hAnsi="Bookman Old Style" w:cs="Tahoma"/>
                <w:b/>
                <w:bCs/>
                <w:sz w:val="20"/>
                <w:szCs w:val="20"/>
                <w:u w:val="single"/>
                <w:lang w:val="en-US"/>
              </w:rPr>
              <w:t xml:space="preserve">, </w:t>
            </w:r>
            <w:proofErr w:type="spellStart"/>
            <w:r w:rsidRPr="00FA13A3">
              <w:rPr>
                <w:rFonts w:ascii="Bookman Old Style" w:eastAsia="DengXian" w:hAnsi="Bookman Old Style" w:cs="Tahoma"/>
                <w:b/>
                <w:bCs/>
                <w:sz w:val="20"/>
                <w:szCs w:val="20"/>
                <w:u w:val="single"/>
                <w:lang w:val="en-US"/>
              </w:rPr>
              <w:t>Sp.DVE</w:t>
            </w:r>
            <w:proofErr w:type="spellEnd"/>
            <w:r w:rsidRPr="00FA13A3">
              <w:rPr>
                <w:rFonts w:ascii="Bookman Old Style" w:eastAsia="DengXian" w:hAnsi="Bookman Old Style" w:cs="Tahoma"/>
                <w:b/>
                <w:bCs/>
                <w:sz w:val="20"/>
                <w:szCs w:val="20"/>
                <w:u w:val="single"/>
                <w:lang w:val="en-US"/>
              </w:rPr>
              <w:t xml:space="preserve"> </w:t>
            </w:r>
          </w:p>
          <w:p w14:paraId="7ADA2D56" w14:textId="630379EE" w:rsidR="001F1C3B" w:rsidRPr="00FA13A3" w:rsidRDefault="00FA13A3" w:rsidP="00C92F2C">
            <w:pPr>
              <w:spacing w:before="120" w:after="0" w:line="240" w:lineRule="auto"/>
              <w:jc w:val="center"/>
              <w:rPr>
                <w:rFonts w:ascii="Bookman Old Style" w:eastAsia="DengXian" w:hAnsi="Bookman Old Style" w:cs="Tahoma"/>
                <w:sz w:val="20"/>
                <w:szCs w:val="20"/>
                <w:lang w:val="en-US"/>
              </w:rPr>
            </w:pPr>
            <w:r w:rsidRPr="00972DED">
              <w:rPr>
                <w:rFonts w:ascii="Bookman Old Style" w:eastAsia="DengXian" w:hAnsi="Bookman Old Style" w:cs="Tahoma"/>
                <w:sz w:val="20"/>
                <w:szCs w:val="20"/>
              </w:rPr>
              <w:t xml:space="preserve"> </w:t>
            </w:r>
            <w:proofErr w:type="spellStart"/>
            <w:r>
              <w:rPr>
                <w:rFonts w:ascii="Bookman Old Style" w:eastAsia="DengXian" w:hAnsi="Bookman Old Style" w:cs="Tahoma"/>
                <w:sz w:val="20"/>
                <w:szCs w:val="20"/>
                <w:lang w:val="en-US"/>
              </w:rPr>
              <w:t>Direktur</w:t>
            </w:r>
            <w:proofErr w:type="spellEnd"/>
            <w:r>
              <w:rPr>
                <w:rFonts w:ascii="Bookman Old Style" w:eastAsia="DengXian" w:hAnsi="Bookman Old Style" w:cs="Tahoma"/>
                <w:sz w:val="20"/>
                <w:szCs w:val="20"/>
                <w:lang w:val="en-US"/>
              </w:rPr>
              <w:t xml:space="preserve"> </w:t>
            </w:r>
          </w:p>
        </w:tc>
      </w:tr>
      <w:bookmarkEnd w:id="47"/>
    </w:tbl>
    <w:p w14:paraId="667E7601" w14:textId="77777777" w:rsidR="001F1C3B" w:rsidRPr="00972DED" w:rsidRDefault="001F1C3B" w:rsidP="001F1C3B">
      <w:pPr>
        <w:spacing w:before="120" w:after="0" w:line="240" w:lineRule="auto"/>
        <w:rPr>
          <w:rFonts w:ascii="Bookman Old Style" w:hAnsi="Bookman Old Style" w:cs="Tahoma"/>
          <w:sz w:val="20"/>
          <w:szCs w:val="20"/>
        </w:rPr>
      </w:pPr>
    </w:p>
    <w:p w14:paraId="1C81F2A9" w14:textId="086AAFE5" w:rsidR="00171322" w:rsidRPr="00171322" w:rsidRDefault="00171322" w:rsidP="00171322">
      <w:pPr>
        <w:pStyle w:val="Body"/>
        <w:spacing w:after="0" w:line="240" w:lineRule="auto"/>
        <w:jc w:val="both"/>
        <w:rPr>
          <w:rFonts w:ascii="Bookman Old Style" w:eastAsia="Bookman Old Style" w:hAnsi="Bookman Old Style" w:cs="Bookman Old Style"/>
          <w:color w:val="auto"/>
          <w:sz w:val="20"/>
          <w:szCs w:val="20"/>
        </w:rPr>
        <w:sectPr w:rsidR="00171322" w:rsidRPr="00171322" w:rsidSect="00C92F2C">
          <w:footerReference w:type="default" r:id="rId10"/>
          <w:pgSz w:w="11907" w:h="16840" w:code="9"/>
          <w:pgMar w:top="1440" w:right="1440" w:bottom="1440" w:left="1440" w:header="720" w:footer="720" w:gutter="0"/>
          <w:cols w:space="720"/>
          <w:docGrid w:linePitch="360"/>
        </w:sectPr>
      </w:pPr>
    </w:p>
    <w:p w14:paraId="4046FF42" w14:textId="02B54B3B" w:rsidR="001F1C3B" w:rsidRPr="00292F3D" w:rsidRDefault="00C92F2C" w:rsidP="001F1C3B">
      <w:pPr>
        <w:spacing w:before="120" w:after="0" w:line="240" w:lineRule="auto"/>
        <w:jc w:val="center"/>
        <w:rPr>
          <w:rFonts w:ascii="Bookman Old Style" w:hAnsi="Bookman Old Style" w:cs="Tahoma"/>
          <w:b/>
          <w:sz w:val="20"/>
          <w:szCs w:val="20"/>
        </w:rPr>
      </w:pPr>
      <w:r w:rsidRPr="00292F3D">
        <w:rPr>
          <w:rFonts w:ascii="Bookman Old Style" w:hAnsi="Bookman Old Style" w:cs="Tahoma"/>
          <w:b/>
          <w:sz w:val="20"/>
          <w:szCs w:val="20"/>
          <w:lang w:val="en-US"/>
        </w:rPr>
        <w:t xml:space="preserve">FORMULIR </w:t>
      </w:r>
      <w:r w:rsidR="001F1C3B" w:rsidRPr="00292F3D">
        <w:rPr>
          <w:rFonts w:ascii="Bookman Old Style" w:hAnsi="Bookman Old Style" w:cs="Tahoma"/>
          <w:b/>
          <w:sz w:val="20"/>
          <w:szCs w:val="20"/>
        </w:rPr>
        <w:t>KETENTUAN UMUM</w:t>
      </w:r>
    </w:p>
    <w:p w14:paraId="7EBB53D9" w14:textId="53B6248D" w:rsidR="007C12A4" w:rsidRPr="00292F3D" w:rsidRDefault="7AB64E05" w:rsidP="001F1C3B">
      <w:pPr>
        <w:spacing w:before="120" w:after="0" w:line="240" w:lineRule="auto"/>
        <w:jc w:val="center"/>
        <w:rPr>
          <w:rFonts w:ascii="Bookman Old Style" w:hAnsi="Bookman Old Style" w:cs="Tahoma"/>
          <w:sz w:val="16"/>
          <w:szCs w:val="16"/>
        </w:rPr>
      </w:pPr>
      <w:ins w:id="49" w:author="Dennis Evan Nurtjahja" w:date="2025-10-06T06:39:00Z">
        <w:r w:rsidRPr="7DE5468F">
          <w:rPr>
            <w:rFonts w:ascii="Bookman Old Style" w:eastAsia="DengXian" w:hAnsi="Bookman Old Style" w:cs="Tahoma"/>
            <w:sz w:val="16"/>
            <w:szCs w:val="16"/>
            <w:lang w:val="en-US"/>
          </w:rPr>
          <w:t xml:space="preserve">No: </w:t>
        </w:r>
      </w:ins>
      <w:r w:rsidR="36CAFCD1" w:rsidRPr="7DE5468F">
        <w:rPr>
          <w:rFonts w:ascii="Bookman Old Style" w:eastAsia="DengXian" w:hAnsi="Bookman Old Style" w:cs="Tahoma"/>
          <w:sz w:val="16"/>
          <w:szCs w:val="16"/>
          <w:lang w:val="en-US"/>
        </w:rPr>
        <w:t>[…]</w:t>
      </w:r>
    </w:p>
    <w:p w14:paraId="738CB9F8" w14:textId="77777777" w:rsidR="00B218C5" w:rsidRPr="00292F3D" w:rsidRDefault="00B218C5" w:rsidP="00B218C5">
      <w:pPr>
        <w:spacing w:after="120" w:line="240" w:lineRule="auto"/>
        <w:jc w:val="center"/>
        <w:rPr>
          <w:rFonts w:ascii="Bookman Old Style" w:eastAsia="Bookman Old Style" w:hAnsi="Bookman Old Style" w:cs="Bookman Old Style"/>
          <w:b/>
          <w:bCs/>
          <w:sz w:val="20"/>
          <w:szCs w:val="20"/>
        </w:rPr>
      </w:pPr>
    </w:p>
    <w:p w14:paraId="78C74EF5"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rPr>
      </w:pPr>
      <w:r w:rsidRPr="00292F3D">
        <w:rPr>
          <w:rFonts w:ascii="Bookman Old Style" w:eastAsia="Bookman Old Style" w:hAnsi="Bookman Old Style" w:cs="Bookman Old Style"/>
          <w:b/>
          <w:bCs/>
          <w:sz w:val="16"/>
          <w:szCs w:val="16"/>
        </w:rPr>
        <w:t>PASAL 1</w:t>
      </w:r>
    </w:p>
    <w:p w14:paraId="112D148D"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rPr>
      </w:pPr>
      <w:r w:rsidRPr="00292F3D">
        <w:rPr>
          <w:rFonts w:ascii="Bookman Old Style" w:eastAsia="Bookman Old Style" w:hAnsi="Bookman Old Style" w:cs="Bookman Old Style"/>
          <w:b/>
          <w:bCs/>
          <w:sz w:val="16"/>
          <w:szCs w:val="16"/>
        </w:rPr>
        <w:t>DEFINISI</w:t>
      </w:r>
    </w:p>
    <w:p w14:paraId="097A2F55" w14:textId="00CC6418" w:rsidR="00B218C5" w:rsidRPr="007D4AC2" w:rsidRDefault="00B218C5" w:rsidP="00FC41D2">
      <w:pPr>
        <w:numPr>
          <w:ilvl w:val="0"/>
          <w:numId w:val="4"/>
        </w:numPr>
        <w:spacing w:after="120" w:line="240" w:lineRule="auto"/>
        <w:ind w:left="567" w:hanging="567"/>
        <w:jc w:val="both"/>
        <w:rPr>
          <w:ins w:id="50" w:author="Dennis Evan Nurtjahja" w:date="2025-09-30T16:59:00Z"/>
          <w:rFonts w:ascii="Bookman Old Style" w:eastAsia="Bookman Old Style" w:hAnsi="Bookman Old Style" w:cs="Bookman Old Style"/>
          <w:sz w:val="16"/>
          <w:szCs w:val="16"/>
          <w:lang w:val="en-US"/>
          <w:rPrChange w:id="51" w:author="Dennis Evan Nurtjahja" w:date="2025-09-30T16:59:00Z">
            <w:rPr>
              <w:ins w:id="52" w:author="Dennis Evan Nurtjahja" w:date="2025-09-30T16:59:00Z"/>
              <w:rFonts w:ascii="Bookman Old Style" w:eastAsia="Bookman Old Style" w:hAnsi="Bookman Old Style" w:cs="Bookman Old Style"/>
              <w:sz w:val="16"/>
              <w:szCs w:val="16"/>
            </w:rPr>
          </w:rPrChange>
        </w:rPr>
      </w:pPr>
      <w:r w:rsidRPr="7B70D047">
        <w:rPr>
          <w:rFonts w:ascii="Bookman Old Style" w:eastAsia="Bookman Old Style" w:hAnsi="Bookman Old Style" w:cs="Bookman Old Style"/>
          <w:b/>
          <w:bCs/>
          <w:sz w:val="16"/>
          <w:szCs w:val="16"/>
        </w:rPr>
        <w:t>“Alogenik” atau “</w:t>
      </w:r>
      <w:r w:rsidRPr="7B70D047">
        <w:rPr>
          <w:rFonts w:ascii="Bookman Old Style" w:eastAsia="Bookman Old Style" w:hAnsi="Bookman Old Style" w:cs="Bookman Old Style"/>
          <w:b/>
          <w:bCs/>
          <w:i/>
          <w:iCs/>
          <w:sz w:val="16"/>
          <w:szCs w:val="16"/>
        </w:rPr>
        <w:t>Allogenic</w:t>
      </w:r>
      <w:r w:rsidRPr="7B70D047">
        <w:rPr>
          <w:rFonts w:ascii="Bookman Old Style" w:eastAsia="Bookman Old Style" w:hAnsi="Bookman Old Style" w:cs="Bookman Old Style"/>
          <w:b/>
          <w:bCs/>
          <w:sz w:val="16"/>
          <w:szCs w:val="16"/>
        </w:rPr>
        <w:t>”</w:t>
      </w:r>
      <w:r w:rsidRPr="7B70D047">
        <w:rPr>
          <w:rFonts w:ascii="Bookman Old Style" w:eastAsia="Bookman Old Style" w:hAnsi="Bookman Old Style" w:cs="Bookman Old Style"/>
          <w:sz w:val="16"/>
          <w:szCs w:val="16"/>
        </w:rPr>
        <w:t xml:space="preserve"> adalah Sel Punca</w:t>
      </w:r>
      <w:ins w:id="53" w:author="Dennis Evan Nurtjahja" w:date="2025-10-02T10:16:00Z">
        <w:r w:rsidR="36839FB6" w:rsidRPr="7B70D047">
          <w:rPr>
            <w:rFonts w:ascii="Bookman Old Style" w:eastAsia="Bookman Old Style" w:hAnsi="Bookman Old Style" w:cs="Bookman Old Style"/>
            <w:sz w:val="16"/>
            <w:szCs w:val="16"/>
          </w:rPr>
          <w:t xml:space="preserve"> dan/atau Sel dan turunannya</w:t>
        </w:r>
      </w:ins>
      <w:r w:rsidRPr="7B70D047">
        <w:rPr>
          <w:rFonts w:ascii="Bookman Old Style" w:eastAsia="Bookman Old Style" w:hAnsi="Bookman Old Style" w:cs="Bookman Old Style"/>
          <w:sz w:val="16"/>
          <w:szCs w:val="16"/>
        </w:rPr>
        <w:t xml:space="preserve"> yang berasal dari pendonor yang diolah dan disediakan oleh Pihak Pertama dalam bentuk </w:t>
      </w:r>
      <w:r w:rsidRPr="7B70D047">
        <w:rPr>
          <w:rFonts w:ascii="Bookman Old Style" w:eastAsia="Bookman Old Style" w:hAnsi="Bookman Old Style" w:cs="Bookman Old Style"/>
          <w:i/>
          <w:iCs/>
          <w:sz w:val="16"/>
          <w:szCs w:val="16"/>
        </w:rPr>
        <w:t>ready-to-inject</w:t>
      </w:r>
      <w:r w:rsidRPr="7B70D047">
        <w:rPr>
          <w:rFonts w:ascii="Bookman Old Style" w:eastAsia="Bookman Old Style" w:hAnsi="Bookman Old Style" w:cs="Bookman Old Style"/>
          <w:sz w:val="16"/>
          <w:szCs w:val="16"/>
        </w:rPr>
        <w:t xml:space="preserve"> (siap pakai) untuk dimanfaatkan Pasien Pihak Kedua.</w:t>
      </w:r>
    </w:p>
    <w:p w14:paraId="0C090658" w14:textId="242422F3" w:rsidR="007D4AC2" w:rsidRPr="009C5D85" w:rsidRDefault="007D4AC2" w:rsidP="00FC41D2">
      <w:pPr>
        <w:numPr>
          <w:ilvl w:val="0"/>
          <w:numId w:val="4"/>
        </w:numPr>
        <w:spacing w:after="120" w:line="240" w:lineRule="auto"/>
        <w:ind w:left="567" w:hanging="567"/>
        <w:jc w:val="both"/>
        <w:rPr>
          <w:ins w:id="54" w:author="Dennis Evan Nurtjahja" w:date="2025-09-30T17:00:00Z"/>
          <w:rFonts w:ascii="Bookman Old Style" w:eastAsia="Bookman Old Style" w:hAnsi="Bookman Old Style" w:cs="Bookman Old Style"/>
          <w:sz w:val="16"/>
          <w:szCs w:val="16"/>
          <w:lang w:val="en-US"/>
          <w:rPrChange w:id="55" w:author="Alma Dafina Eclessia" w:date="2025-10-01T10:27:00Z">
            <w:rPr>
              <w:ins w:id="56" w:author="Dennis Evan Nurtjahja" w:date="2025-09-30T17:00:00Z"/>
              <w:rFonts w:ascii="Bookman Old Style" w:eastAsia="Bookman Old Style" w:hAnsi="Bookman Old Style" w:cs="Bookman Old Style"/>
              <w:bCs/>
              <w:sz w:val="16"/>
              <w:szCs w:val="16"/>
              <w:lang w:val="en-GB"/>
            </w:rPr>
          </w:rPrChange>
        </w:rPr>
      </w:pPr>
      <w:ins w:id="57" w:author="Dennis Evan Nurtjahja" w:date="2025-09-30T16:59:00Z">
        <w:r w:rsidRPr="009C5D85">
          <w:rPr>
            <w:rFonts w:ascii="Bookman Old Style" w:eastAsia="Bookman Old Style" w:hAnsi="Bookman Old Style" w:cs="Bookman Old Style"/>
            <w:b/>
            <w:bCs/>
            <w:sz w:val="16"/>
            <w:szCs w:val="16"/>
            <w:lang w:val="en-GB"/>
          </w:rPr>
          <w:t>“</w:t>
        </w:r>
        <w:proofErr w:type="spellStart"/>
        <w:r w:rsidRPr="009C5D85">
          <w:rPr>
            <w:rFonts w:ascii="Bookman Old Style" w:eastAsia="Bookman Old Style" w:hAnsi="Bookman Old Style" w:cs="Bookman Old Style"/>
            <w:b/>
            <w:bCs/>
            <w:sz w:val="16"/>
            <w:szCs w:val="16"/>
            <w:lang w:val="en-GB"/>
            <w:rPrChange w:id="58" w:author="Dennis Evan Nurtjahja" w:date="2025-09-30T17:02:00Z">
              <w:rPr>
                <w:rFonts w:ascii="Bookman Old Style" w:eastAsia="Bookman Old Style" w:hAnsi="Bookman Old Style" w:cs="Bookman Old Style"/>
                <w:bCs/>
                <w:sz w:val="16"/>
                <w:szCs w:val="16"/>
                <w:lang w:val="en-GB"/>
              </w:rPr>
            </w:rPrChange>
          </w:rPr>
          <w:t>Autologus</w:t>
        </w:r>
        <w:proofErr w:type="spellEnd"/>
        <w:r w:rsidRPr="009C5D85">
          <w:rPr>
            <w:rFonts w:ascii="Bookman Old Style" w:eastAsia="Bookman Old Style" w:hAnsi="Bookman Old Style" w:cs="Bookman Old Style"/>
            <w:bCs/>
            <w:sz w:val="16"/>
            <w:szCs w:val="16"/>
            <w:lang w:val="en-GB"/>
          </w:rPr>
          <w:t>”</w:t>
        </w:r>
      </w:ins>
      <w:ins w:id="59" w:author="Alma Dafina Eclessia" w:date="2025-10-01T10:25:00Z">
        <w:r w:rsidR="009C0755" w:rsidRPr="009C5D85">
          <w:rPr>
            <w:rFonts w:ascii="Bookman Old Style" w:eastAsia="Bookman Old Style" w:hAnsi="Bookman Old Style" w:cs="Bookman Old Style"/>
            <w:bCs/>
            <w:sz w:val="16"/>
            <w:szCs w:val="16"/>
            <w:lang w:val="en-GB"/>
          </w:rPr>
          <w:t xml:space="preserve"> </w:t>
        </w:r>
        <w:proofErr w:type="spellStart"/>
        <w:r w:rsidR="009C0755" w:rsidRPr="009C5D85">
          <w:rPr>
            <w:rFonts w:ascii="Bookman Old Style" w:eastAsia="Bookman Old Style" w:hAnsi="Bookman Old Style" w:cs="Bookman Old Style"/>
            <w:bCs/>
            <w:sz w:val="16"/>
            <w:szCs w:val="16"/>
            <w:lang w:val="en-GB"/>
          </w:rPr>
          <w:t>atau</w:t>
        </w:r>
        <w:proofErr w:type="spellEnd"/>
        <w:r w:rsidR="009C0755" w:rsidRPr="009C5D85">
          <w:rPr>
            <w:rFonts w:ascii="Bookman Old Style" w:eastAsia="Bookman Old Style" w:hAnsi="Bookman Old Style" w:cs="Bookman Old Style"/>
            <w:bCs/>
            <w:sz w:val="16"/>
            <w:szCs w:val="16"/>
            <w:lang w:val="en-GB"/>
          </w:rPr>
          <w:t xml:space="preserve"> </w:t>
        </w:r>
        <w:r w:rsidR="009C0755" w:rsidRPr="009C5D85">
          <w:rPr>
            <w:rFonts w:ascii="Bookman Old Style" w:eastAsia="Bookman Old Style" w:hAnsi="Bookman Old Style" w:cs="Bookman Old Style"/>
            <w:b/>
            <w:bCs/>
            <w:sz w:val="16"/>
            <w:szCs w:val="16"/>
            <w:lang w:val="en-GB"/>
          </w:rPr>
          <w:t>“</w:t>
        </w:r>
        <w:proofErr w:type="spellStart"/>
        <w:r w:rsidR="009C0755" w:rsidRPr="009C5D85">
          <w:rPr>
            <w:rFonts w:ascii="Bookman Old Style" w:eastAsia="Bookman Old Style" w:hAnsi="Bookman Old Style" w:cs="Bookman Old Style"/>
            <w:b/>
            <w:bCs/>
            <w:sz w:val="16"/>
            <w:szCs w:val="16"/>
            <w:lang w:val="en-GB"/>
          </w:rPr>
          <w:t>Autologus</w:t>
        </w:r>
        <w:proofErr w:type="spellEnd"/>
        <w:r w:rsidR="009C0755" w:rsidRPr="009C5D85">
          <w:rPr>
            <w:rFonts w:ascii="Bookman Old Style" w:eastAsia="Bookman Old Style" w:hAnsi="Bookman Old Style" w:cs="Bookman Old Style"/>
            <w:bCs/>
            <w:sz w:val="16"/>
            <w:szCs w:val="16"/>
            <w:lang w:val="en-GB"/>
          </w:rPr>
          <w:t>”</w:t>
        </w:r>
      </w:ins>
      <w:ins w:id="60" w:author="Dennis Evan Nurtjahja" w:date="2025-09-30T16:59:00Z">
        <w:r w:rsidRPr="009C5D85">
          <w:rPr>
            <w:rFonts w:ascii="Bookman Old Style" w:eastAsia="Bookman Old Style" w:hAnsi="Bookman Old Style" w:cs="Bookman Old Style"/>
            <w:bCs/>
            <w:sz w:val="16"/>
            <w:szCs w:val="16"/>
            <w:lang w:val="en-GB"/>
          </w:rPr>
          <w:t xml:space="preserve"> </w:t>
        </w:r>
        <w:proofErr w:type="spellStart"/>
        <w:r w:rsidRPr="009C5D85">
          <w:rPr>
            <w:rFonts w:ascii="Bookman Old Style" w:eastAsia="Bookman Old Style" w:hAnsi="Bookman Old Style" w:cs="Bookman Old Style"/>
            <w:bCs/>
            <w:sz w:val="16"/>
            <w:szCs w:val="16"/>
            <w:lang w:val="en-GB"/>
          </w:rPr>
          <w:t>ad</w:t>
        </w:r>
      </w:ins>
      <w:ins w:id="61" w:author="Dennis Evan Nurtjahja" w:date="2025-09-30T17:00:00Z">
        <w:r w:rsidRPr="009C5D85">
          <w:rPr>
            <w:rFonts w:ascii="Bookman Old Style" w:eastAsia="Bookman Old Style" w:hAnsi="Bookman Old Style" w:cs="Bookman Old Style"/>
            <w:bCs/>
            <w:sz w:val="16"/>
            <w:szCs w:val="16"/>
            <w:lang w:val="en-GB"/>
          </w:rPr>
          <w:t>alah</w:t>
        </w:r>
        <w:proofErr w:type="spellEnd"/>
        <w:r w:rsidRPr="009C5D85">
          <w:rPr>
            <w:rFonts w:ascii="Bookman Old Style" w:eastAsia="Bookman Old Style" w:hAnsi="Bookman Old Style" w:cs="Bookman Old Style"/>
            <w:bCs/>
            <w:sz w:val="16"/>
            <w:szCs w:val="16"/>
            <w:lang w:val="en-GB"/>
          </w:rPr>
          <w:t xml:space="preserve"> </w:t>
        </w:r>
      </w:ins>
      <w:ins w:id="62" w:author="Alma Dafina Eclessia" w:date="2025-10-01T10:25:00Z">
        <w:r w:rsidR="009C0755" w:rsidRPr="009C5D85">
          <w:rPr>
            <w:rFonts w:ascii="Bookman Old Style" w:eastAsia="Bookman Old Style" w:hAnsi="Bookman Old Style" w:cs="Bookman Old Style"/>
            <w:sz w:val="16"/>
            <w:szCs w:val="16"/>
          </w:rPr>
          <w:t>Sel Punca</w:t>
        </w:r>
      </w:ins>
      <w:ins w:id="63" w:author="Alma Dafina Eclessia" w:date="2025-10-01T10:26:00Z">
        <w:r w:rsidR="009C0755" w:rsidRPr="009C5D85">
          <w:rPr>
            <w:rFonts w:ascii="Bookman Old Style" w:eastAsia="Bookman Old Style" w:hAnsi="Bookman Old Style" w:cs="Bookman Old Style"/>
            <w:sz w:val="16"/>
            <w:szCs w:val="16"/>
            <w:lang w:val="en-US"/>
          </w:rPr>
          <w:t xml:space="preserve"> dan/</w:t>
        </w:r>
        <w:proofErr w:type="spellStart"/>
        <w:r w:rsidR="009C0755" w:rsidRPr="009C5D85">
          <w:rPr>
            <w:rFonts w:ascii="Bookman Old Style" w:eastAsia="Bookman Old Style" w:hAnsi="Bookman Old Style" w:cs="Bookman Old Style"/>
            <w:sz w:val="16"/>
            <w:szCs w:val="16"/>
            <w:lang w:val="en-US"/>
          </w:rPr>
          <w:t>atau</w:t>
        </w:r>
        <w:proofErr w:type="spellEnd"/>
        <w:r w:rsidR="009C0755" w:rsidRPr="009C5D85">
          <w:rPr>
            <w:rFonts w:ascii="Bookman Old Style" w:eastAsia="Bookman Old Style" w:hAnsi="Bookman Old Style" w:cs="Bookman Old Style"/>
            <w:sz w:val="16"/>
            <w:szCs w:val="16"/>
            <w:lang w:val="en-US"/>
          </w:rPr>
          <w:t xml:space="preserve"> </w:t>
        </w:r>
        <w:proofErr w:type="spellStart"/>
        <w:r w:rsidR="009C0755" w:rsidRPr="009C5D85">
          <w:rPr>
            <w:rFonts w:ascii="Bookman Old Style" w:eastAsia="Bookman Old Style" w:hAnsi="Bookman Old Style" w:cs="Bookman Old Style"/>
            <w:sz w:val="16"/>
            <w:szCs w:val="16"/>
            <w:lang w:val="en-US"/>
          </w:rPr>
          <w:t>Sel</w:t>
        </w:r>
      </w:ins>
      <w:proofErr w:type="spellEnd"/>
      <w:ins w:id="64" w:author="Alma Dafina Eclessia" w:date="2025-10-01T10:25:00Z">
        <w:r w:rsidR="009C0755" w:rsidRPr="009C5D85">
          <w:rPr>
            <w:rFonts w:ascii="Bookman Old Style" w:eastAsia="Bookman Old Style" w:hAnsi="Bookman Old Style" w:cs="Bookman Old Style"/>
            <w:sz w:val="16"/>
            <w:szCs w:val="16"/>
          </w:rPr>
          <w:t xml:space="preserve"> </w:t>
        </w:r>
      </w:ins>
      <w:proofErr w:type="spellStart"/>
      <w:ins w:id="65" w:author="Alma Dafina Eclessia" w:date="2025-10-01T10:28:00Z">
        <w:r w:rsidR="009C0755" w:rsidRPr="009C5D85">
          <w:rPr>
            <w:rFonts w:ascii="Bookman Old Style" w:eastAsia="Bookman Old Style" w:hAnsi="Bookman Old Style" w:cs="Bookman Old Style"/>
            <w:sz w:val="16"/>
            <w:szCs w:val="16"/>
            <w:lang w:val="en-US"/>
          </w:rPr>
          <w:t>beserta</w:t>
        </w:r>
        <w:proofErr w:type="spellEnd"/>
        <w:r w:rsidR="009C0755" w:rsidRPr="009C5D85">
          <w:rPr>
            <w:rFonts w:ascii="Bookman Old Style" w:eastAsia="Bookman Old Style" w:hAnsi="Bookman Old Style" w:cs="Bookman Old Style"/>
            <w:sz w:val="16"/>
            <w:szCs w:val="16"/>
            <w:lang w:val="en-US"/>
          </w:rPr>
          <w:t xml:space="preserve"> </w:t>
        </w:r>
        <w:proofErr w:type="spellStart"/>
        <w:r w:rsidR="009C0755" w:rsidRPr="009C5D85">
          <w:rPr>
            <w:rFonts w:ascii="Bookman Old Style" w:eastAsia="Bookman Old Style" w:hAnsi="Bookman Old Style" w:cs="Bookman Old Style"/>
            <w:sz w:val="16"/>
            <w:szCs w:val="16"/>
            <w:lang w:val="en-US"/>
          </w:rPr>
          <w:t>turunannya</w:t>
        </w:r>
        <w:proofErr w:type="spellEnd"/>
        <w:r w:rsidR="009C0755" w:rsidRPr="009C5D85">
          <w:rPr>
            <w:rFonts w:ascii="Bookman Old Style" w:eastAsia="Bookman Old Style" w:hAnsi="Bookman Old Style" w:cs="Bookman Old Style"/>
            <w:sz w:val="16"/>
            <w:szCs w:val="16"/>
            <w:lang w:val="en-US"/>
          </w:rPr>
          <w:t xml:space="preserve"> </w:t>
        </w:r>
      </w:ins>
      <w:ins w:id="66" w:author="Alma Dafina Eclessia" w:date="2025-10-01T10:25:00Z">
        <w:r w:rsidR="009C0755" w:rsidRPr="009C5D85">
          <w:rPr>
            <w:rFonts w:ascii="Bookman Old Style" w:eastAsia="Bookman Old Style" w:hAnsi="Bookman Old Style" w:cs="Bookman Old Style"/>
            <w:sz w:val="16"/>
            <w:szCs w:val="16"/>
          </w:rPr>
          <w:t xml:space="preserve">yang berasal dari </w:t>
        </w:r>
      </w:ins>
      <w:proofErr w:type="spellStart"/>
      <w:ins w:id="67" w:author="Alma Dafina Eclessia" w:date="2025-10-01T10:26:00Z">
        <w:r w:rsidR="009C0755" w:rsidRPr="009C5D85">
          <w:rPr>
            <w:rFonts w:ascii="Bookman Old Style" w:eastAsia="Bookman Old Style" w:hAnsi="Bookman Old Style" w:cs="Bookman Old Style"/>
            <w:sz w:val="16"/>
            <w:szCs w:val="16"/>
            <w:lang w:val="en-US"/>
          </w:rPr>
          <w:t>pasien</w:t>
        </w:r>
        <w:proofErr w:type="spellEnd"/>
        <w:r w:rsidR="009C0755" w:rsidRPr="009C5D85">
          <w:rPr>
            <w:rFonts w:ascii="Bookman Old Style" w:eastAsia="Bookman Old Style" w:hAnsi="Bookman Old Style" w:cs="Bookman Old Style"/>
            <w:sz w:val="16"/>
            <w:szCs w:val="16"/>
            <w:lang w:val="en-US"/>
          </w:rPr>
          <w:t xml:space="preserve"> </w:t>
        </w:r>
      </w:ins>
      <w:ins w:id="68" w:author="Dennis Evan Nurtjahja" w:date="2025-10-06T14:06:00Z">
        <w:r w:rsidR="00C760A2" w:rsidRPr="009C5D85">
          <w:rPr>
            <w:rFonts w:ascii="Bookman Old Style" w:eastAsia="Bookman Old Style" w:hAnsi="Bookman Old Style" w:cs="Bookman Old Style"/>
            <w:sz w:val="16"/>
            <w:szCs w:val="16"/>
            <w:lang w:val="en-US"/>
          </w:rPr>
          <w:t xml:space="preserve">yang </w:t>
        </w:r>
        <w:proofErr w:type="spellStart"/>
        <w:r w:rsidR="00C760A2" w:rsidRPr="009C5D85">
          <w:rPr>
            <w:rFonts w:ascii="Bookman Old Style" w:eastAsia="Bookman Old Style" w:hAnsi="Bookman Old Style" w:cs="Bookman Old Style"/>
            <w:sz w:val="16"/>
            <w:szCs w:val="16"/>
            <w:lang w:val="en-US"/>
          </w:rPr>
          <w:t>bersangkutan</w:t>
        </w:r>
        <w:proofErr w:type="spellEnd"/>
        <w:r w:rsidR="00C760A2" w:rsidRPr="009C5D85">
          <w:rPr>
            <w:rFonts w:ascii="Bookman Old Style" w:eastAsia="Bookman Old Style" w:hAnsi="Bookman Old Style" w:cs="Bookman Old Style"/>
            <w:sz w:val="16"/>
            <w:szCs w:val="16"/>
            <w:lang w:val="en-US"/>
          </w:rPr>
          <w:t xml:space="preserve">, </w:t>
        </w:r>
      </w:ins>
      <w:ins w:id="69" w:author="Alma Dafina Eclessia" w:date="2025-10-01T10:26:00Z">
        <w:del w:id="70" w:author="Dennis Evan Nurtjahja" w:date="2025-10-06T14:06:00Z">
          <w:r w:rsidR="009C0755" w:rsidRPr="009C5D85" w:rsidDel="00C760A2">
            <w:rPr>
              <w:rFonts w:ascii="Bookman Old Style" w:eastAsia="Bookman Old Style" w:hAnsi="Bookman Old Style" w:cs="Bookman Old Style"/>
              <w:sz w:val="16"/>
              <w:szCs w:val="16"/>
              <w:lang w:val="en-US"/>
            </w:rPr>
            <w:delText xml:space="preserve">itu sendiri </w:delText>
          </w:r>
        </w:del>
        <w:r w:rsidR="009C0755" w:rsidRPr="009C5D85">
          <w:rPr>
            <w:rFonts w:ascii="Bookman Old Style" w:eastAsia="Bookman Old Style" w:hAnsi="Bookman Old Style" w:cs="Bookman Old Style"/>
            <w:sz w:val="16"/>
            <w:szCs w:val="16"/>
            <w:lang w:val="en-US"/>
          </w:rPr>
          <w:t xml:space="preserve">yang </w:t>
        </w:r>
        <w:del w:id="71" w:author="Dennis Evan Nurtjahja" w:date="2025-10-06T14:06:00Z">
          <w:r w:rsidR="009C0755" w:rsidRPr="009C5D85" w:rsidDel="00C760A2">
            <w:rPr>
              <w:rFonts w:ascii="Bookman Old Style" w:eastAsia="Bookman Old Style" w:hAnsi="Bookman Old Style" w:cs="Bookman Old Style"/>
              <w:sz w:val="16"/>
              <w:szCs w:val="16"/>
              <w:lang w:val="en-US"/>
            </w:rPr>
            <w:delText xml:space="preserve">akan </w:delText>
          </w:r>
        </w:del>
        <w:proofErr w:type="spellStart"/>
        <w:r w:rsidR="009C0755" w:rsidRPr="009C5D85">
          <w:rPr>
            <w:rFonts w:ascii="Bookman Old Style" w:eastAsia="Bookman Old Style" w:hAnsi="Bookman Old Style" w:cs="Bookman Old Style"/>
            <w:sz w:val="16"/>
            <w:szCs w:val="16"/>
            <w:lang w:val="en-US"/>
          </w:rPr>
          <w:t>diolah</w:t>
        </w:r>
        <w:proofErr w:type="spellEnd"/>
        <w:r w:rsidR="009C0755" w:rsidRPr="009C5D85">
          <w:rPr>
            <w:rFonts w:ascii="Bookman Old Style" w:eastAsia="Bookman Old Style" w:hAnsi="Bookman Old Style" w:cs="Bookman Old Style"/>
            <w:sz w:val="16"/>
            <w:szCs w:val="16"/>
            <w:lang w:val="en-US"/>
          </w:rPr>
          <w:t xml:space="preserve"> </w:t>
        </w:r>
        <w:proofErr w:type="spellStart"/>
        <w:r w:rsidR="009C0755" w:rsidRPr="009C5D85">
          <w:rPr>
            <w:rFonts w:ascii="Bookman Old Style" w:eastAsia="Bookman Old Style" w:hAnsi="Bookman Old Style" w:cs="Bookman Old Style"/>
            <w:sz w:val="16"/>
            <w:szCs w:val="16"/>
            <w:lang w:val="en-US"/>
          </w:rPr>
          <w:t>menjadi</w:t>
        </w:r>
        <w:proofErr w:type="spellEnd"/>
        <w:r w:rsidR="009C0755" w:rsidRPr="009C5D85">
          <w:rPr>
            <w:rFonts w:ascii="Bookman Old Style" w:eastAsia="Bookman Old Style" w:hAnsi="Bookman Old Style" w:cs="Bookman Old Style"/>
            <w:sz w:val="16"/>
            <w:szCs w:val="16"/>
            <w:lang w:val="en-US"/>
          </w:rPr>
          <w:t xml:space="preserve"> </w:t>
        </w:r>
        <w:proofErr w:type="spellStart"/>
        <w:r w:rsidR="009C0755" w:rsidRPr="009C5D85">
          <w:rPr>
            <w:rFonts w:ascii="Bookman Old Style" w:eastAsia="Bookman Old Style" w:hAnsi="Bookman Old Style" w:cs="Bookman Old Style"/>
            <w:sz w:val="16"/>
            <w:szCs w:val="16"/>
            <w:lang w:val="en-US"/>
          </w:rPr>
          <w:t>produk</w:t>
        </w:r>
      </w:ins>
      <w:proofErr w:type="spellEnd"/>
      <w:ins w:id="72" w:author="Alma Dafina Eclessia" w:date="2025-10-01T10:27:00Z">
        <w:r w:rsidR="009C0755" w:rsidRPr="009C5D85">
          <w:rPr>
            <w:rFonts w:ascii="Bookman Old Style" w:eastAsia="Bookman Old Style" w:hAnsi="Bookman Old Style" w:cs="Bookman Old Style"/>
            <w:sz w:val="16"/>
            <w:szCs w:val="16"/>
            <w:lang w:val="en-US"/>
          </w:rPr>
          <w:t xml:space="preserve"> </w:t>
        </w:r>
      </w:ins>
      <w:proofErr w:type="spellStart"/>
      <w:ins w:id="73" w:author="Dennis Evan Nurtjahja" w:date="2025-10-06T14:06:00Z">
        <w:r w:rsidR="00C760A2" w:rsidRPr="009C5D85">
          <w:rPr>
            <w:rFonts w:ascii="Bookman Old Style" w:eastAsia="Bookman Old Style" w:hAnsi="Bookman Old Style" w:cs="Bookman Old Style"/>
            <w:sz w:val="16"/>
            <w:szCs w:val="16"/>
            <w:lang w:val="en-US"/>
          </w:rPr>
          <w:t>terapi</w:t>
        </w:r>
        <w:proofErr w:type="spellEnd"/>
        <w:r w:rsidR="00C760A2" w:rsidRPr="009C5D85">
          <w:rPr>
            <w:rFonts w:ascii="Bookman Old Style" w:eastAsia="Bookman Old Style" w:hAnsi="Bookman Old Style" w:cs="Bookman Old Style"/>
            <w:sz w:val="16"/>
            <w:szCs w:val="16"/>
            <w:lang w:val="en-US"/>
          </w:rPr>
          <w:t xml:space="preserve"> dan </w:t>
        </w:r>
      </w:ins>
      <w:ins w:id="74" w:author="Alma Dafina Eclessia" w:date="2025-10-01T10:27:00Z">
        <w:del w:id="75" w:author="Dennis Evan Nurtjahja" w:date="2025-10-06T14:06:00Z">
          <w:r w:rsidR="009C0755" w:rsidRPr="009C5D85" w:rsidDel="00C760A2">
            <w:rPr>
              <w:rFonts w:ascii="Bookman Old Style" w:eastAsia="Bookman Old Style" w:hAnsi="Bookman Old Style" w:cs="Bookman Old Style"/>
              <w:sz w:val="16"/>
              <w:szCs w:val="16"/>
              <w:lang w:val="en-US"/>
            </w:rPr>
            <w:delText xml:space="preserve">yang </w:delText>
          </w:r>
        </w:del>
        <w:proofErr w:type="spellStart"/>
        <w:r w:rsidR="009C0755" w:rsidRPr="009C5D85">
          <w:rPr>
            <w:rFonts w:ascii="Bookman Old Style" w:eastAsia="Bookman Old Style" w:hAnsi="Bookman Old Style" w:cs="Bookman Old Style"/>
            <w:sz w:val="16"/>
            <w:szCs w:val="16"/>
            <w:lang w:val="en-US"/>
          </w:rPr>
          <w:t>hanya</w:t>
        </w:r>
        <w:proofErr w:type="spellEnd"/>
        <w:r w:rsidR="009C0755" w:rsidRPr="009C5D85">
          <w:rPr>
            <w:rFonts w:ascii="Bookman Old Style" w:eastAsia="Bookman Old Style" w:hAnsi="Bookman Old Style" w:cs="Bookman Old Style"/>
            <w:sz w:val="16"/>
            <w:szCs w:val="16"/>
            <w:lang w:val="en-US"/>
          </w:rPr>
          <w:t xml:space="preserve"> </w:t>
        </w:r>
        <w:del w:id="76" w:author="Dennis Evan Nurtjahja" w:date="2025-10-06T14:06:00Z">
          <w:r w:rsidR="009C0755" w:rsidRPr="009C5D85" w:rsidDel="00C760A2">
            <w:rPr>
              <w:rFonts w:ascii="Bookman Old Style" w:eastAsia="Bookman Old Style" w:hAnsi="Bookman Old Style" w:cs="Bookman Old Style"/>
              <w:sz w:val="16"/>
              <w:szCs w:val="16"/>
              <w:lang w:val="en-US"/>
            </w:rPr>
            <w:delText xml:space="preserve">boleh </w:delText>
          </w:r>
        </w:del>
      </w:ins>
      <w:proofErr w:type="spellStart"/>
      <w:ins w:id="77" w:author="Dennis Evan Nurtjahja" w:date="2025-10-06T14:06:00Z">
        <w:r w:rsidR="00C760A2" w:rsidRPr="009C5D85">
          <w:rPr>
            <w:rFonts w:ascii="Bookman Old Style" w:eastAsia="Bookman Old Style" w:hAnsi="Bookman Old Style" w:cs="Bookman Old Style"/>
            <w:sz w:val="16"/>
            <w:szCs w:val="16"/>
            <w:lang w:val="en-US"/>
          </w:rPr>
          <w:t>dapat</w:t>
        </w:r>
        <w:proofErr w:type="spellEnd"/>
        <w:r w:rsidR="00C760A2" w:rsidRPr="009C5D85">
          <w:rPr>
            <w:rFonts w:ascii="Bookman Old Style" w:eastAsia="Bookman Old Style" w:hAnsi="Bookman Old Style" w:cs="Bookman Old Style"/>
            <w:sz w:val="16"/>
            <w:szCs w:val="16"/>
            <w:lang w:val="en-US"/>
          </w:rPr>
          <w:t xml:space="preserve"> </w:t>
        </w:r>
      </w:ins>
      <w:ins w:id="78" w:author="Alma Dafina Eclessia" w:date="2025-10-01T10:27:00Z">
        <w:del w:id="79" w:author="Dennis Evan Nurtjahja" w:date="2025-10-06T14:07:00Z">
          <w:r w:rsidR="009C0755" w:rsidRPr="009C5D85" w:rsidDel="00C760A2">
            <w:rPr>
              <w:rFonts w:ascii="Bookman Old Style" w:eastAsia="Bookman Old Style" w:hAnsi="Bookman Old Style" w:cs="Bookman Old Style"/>
              <w:sz w:val="16"/>
              <w:szCs w:val="16"/>
              <w:lang w:val="en-US"/>
            </w:rPr>
            <w:delText xml:space="preserve">dipakai </w:delText>
          </w:r>
        </w:del>
      </w:ins>
      <w:proofErr w:type="spellStart"/>
      <w:ins w:id="80" w:author="Dennis Evan Nurtjahja" w:date="2025-10-06T14:07:00Z">
        <w:r w:rsidR="00C760A2" w:rsidRPr="009C5D85">
          <w:rPr>
            <w:rFonts w:ascii="Bookman Old Style" w:eastAsia="Bookman Old Style" w:hAnsi="Bookman Old Style" w:cs="Bookman Old Style"/>
            <w:sz w:val="16"/>
            <w:szCs w:val="16"/>
            <w:lang w:val="en-US"/>
          </w:rPr>
          <w:t>digunakan</w:t>
        </w:r>
        <w:proofErr w:type="spellEnd"/>
        <w:r w:rsidR="00C760A2" w:rsidRPr="009C5D85">
          <w:rPr>
            <w:rFonts w:ascii="Bookman Old Style" w:eastAsia="Bookman Old Style" w:hAnsi="Bookman Old Style" w:cs="Bookman Old Style"/>
            <w:sz w:val="16"/>
            <w:szCs w:val="16"/>
            <w:lang w:val="en-US"/>
          </w:rPr>
          <w:t xml:space="preserve"> </w:t>
        </w:r>
        <w:proofErr w:type="spellStart"/>
        <w:r w:rsidR="00C760A2" w:rsidRPr="009C5D85">
          <w:rPr>
            <w:rFonts w:ascii="Bookman Old Style" w:eastAsia="Bookman Old Style" w:hAnsi="Bookman Old Style" w:cs="Bookman Old Style"/>
            <w:sz w:val="16"/>
            <w:szCs w:val="16"/>
            <w:lang w:val="en-US"/>
          </w:rPr>
          <w:t>untuk</w:t>
        </w:r>
        <w:proofErr w:type="spellEnd"/>
        <w:r w:rsidR="00C760A2" w:rsidRPr="009C5D85">
          <w:rPr>
            <w:rFonts w:ascii="Bookman Old Style" w:eastAsia="Bookman Old Style" w:hAnsi="Bookman Old Style" w:cs="Bookman Old Style"/>
            <w:sz w:val="16"/>
            <w:szCs w:val="16"/>
            <w:lang w:val="en-US"/>
          </w:rPr>
          <w:t xml:space="preserve"> </w:t>
        </w:r>
      </w:ins>
      <w:ins w:id="81" w:author="Alma Dafina Eclessia" w:date="2025-10-01T10:27:00Z">
        <w:del w:id="82" w:author="Dennis Evan Nurtjahja" w:date="2025-10-06T14:07:00Z">
          <w:r w:rsidR="009C0755" w:rsidRPr="009C5D85" w:rsidDel="00C760A2">
            <w:rPr>
              <w:rFonts w:ascii="Bookman Old Style" w:eastAsia="Bookman Old Style" w:hAnsi="Bookman Old Style" w:cs="Bookman Old Style"/>
              <w:sz w:val="16"/>
              <w:szCs w:val="16"/>
              <w:lang w:val="en-US"/>
            </w:rPr>
            <w:delText xml:space="preserve">untuk </w:delText>
          </w:r>
        </w:del>
        <w:proofErr w:type="spellStart"/>
        <w:r w:rsidR="009C0755" w:rsidRPr="009C5D85">
          <w:rPr>
            <w:rFonts w:ascii="Bookman Old Style" w:eastAsia="Bookman Old Style" w:hAnsi="Bookman Old Style" w:cs="Bookman Old Style"/>
            <w:sz w:val="16"/>
            <w:szCs w:val="16"/>
            <w:lang w:val="en-US"/>
          </w:rPr>
          <w:t>pasien</w:t>
        </w:r>
        <w:proofErr w:type="spellEnd"/>
        <w:r w:rsidR="009C0755" w:rsidRPr="009C5D85">
          <w:rPr>
            <w:rFonts w:ascii="Bookman Old Style" w:eastAsia="Bookman Old Style" w:hAnsi="Bookman Old Style" w:cs="Bookman Old Style"/>
            <w:sz w:val="16"/>
            <w:szCs w:val="16"/>
            <w:lang w:val="en-US"/>
          </w:rPr>
          <w:t xml:space="preserve"> </w:t>
        </w:r>
        <w:del w:id="83" w:author="Dennis Evan Nurtjahja" w:date="2025-10-06T14:07:00Z">
          <w:r w:rsidR="009C0755" w:rsidRPr="009C5D85" w:rsidDel="00C760A2">
            <w:rPr>
              <w:rFonts w:ascii="Bookman Old Style" w:eastAsia="Bookman Old Style" w:hAnsi="Bookman Old Style" w:cs="Bookman Old Style"/>
              <w:sz w:val="16"/>
              <w:szCs w:val="16"/>
              <w:lang w:val="en-US"/>
            </w:rPr>
            <w:delText>itu</w:delText>
          </w:r>
        </w:del>
      </w:ins>
      <w:proofErr w:type="spellStart"/>
      <w:ins w:id="84" w:author="Dennis Evan Nurtjahja" w:date="2025-10-06T14:07:00Z">
        <w:r w:rsidR="00C760A2" w:rsidRPr="009C5D85">
          <w:rPr>
            <w:rFonts w:ascii="Bookman Old Style" w:eastAsia="Bookman Old Style" w:hAnsi="Bookman Old Style" w:cs="Bookman Old Style"/>
            <w:sz w:val="16"/>
            <w:szCs w:val="16"/>
            <w:lang w:val="en-US"/>
          </w:rPr>
          <w:t>tersebut</w:t>
        </w:r>
      </w:ins>
      <w:proofErr w:type="spellEnd"/>
      <w:ins w:id="85" w:author="Alma Dafina Eclessia" w:date="2025-10-01T10:27:00Z">
        <w:r w:rsidR="009C0755" w:rsidRPr="009C5D85">
          <w:rPr>
            <w:rFonts w:ascii="Bookman Old Style" w:eastAsia="Bookman Old Style" w:hAnsi="Bookman Old Style" w:cs="Bookman Old Style"/>
            <w:sz w:val="16"/>
            <w:szCs w:val="16"/>
            <w:lang w:val="en-US"/>
          </w:rPr>
          <w:t xml:space="preserve"> </w:t>
        </w:r>
        <w:proofErr w:type="spellStart"/>
        <w:r w:rsidR="009C0755" w:rsidRPr="009C5D85">
          <w:rPr>
            <w:rFonts w:ascii="Bookman Old Style" w:eastAsia="Bookman Old Style" w:hAnsi="Bookman Old Style" w:cs="Bookman Old Style"/>
            <w:sz w:val="16"/>
            <w:szCs w:val="16"/>
            <w:lang w:val="en-US"/>
          </w:rPr>
          <w:t>sendiri</w:t>
        </w:r>
        <w:proofErr w:type="spellEnd"/>
        <w:r w:rsidR="009C0755" w:rsidRPr="009C5D85">
          <w:rPr>
            <w:rFonts w:ascii="Bookman Old Style" w:eastAsia="Bookman Old Style" w:hAnsi="Bookman Old Style" w:cs="Bookman Old Style"/>
            <w:sz w:val="16"/>
            <w:szCs w:val="16"/>
            <w:lang w:val="en-US"/>
          </w:rPr>
          <w:t>.</w:t>
        </w:r>
      </w:ins>
      <w:ins w:id="86" w:author="Dennis Evan Nurtjahja" w:date="2025-09-30T17:00:00Z">
        <w:del w:id="87" w:author="Alma Dafina Eclessia" w:date="2025-10-01T10:26:00Z">
          <w:r w:rsidRPr="009C5D85" w:rsidDel="009C0755">
            <w:rPr>
              <w:rFonts w:ascii="Bookman Old Style" w:eastAsia="Bookman Old Style" w:hAnsi="Bookman Old Style" w:cs="Bookman Old Style"/>
              <w:bCs/>
              <w:sz w:val="16"/>
              <w:szCs w:val="16"/>
              <w:lang w:val="en-GB"/>
            </w:rPr>
            <w:delText>]</w:delText>
          </w:r>
        </w:del>
      </w:ins>
      <w:ins w:id="88" w:author="Dennis Evan Nurtjahja" w:date="2025-09-30T17:01:00Z">
        <w:del w:id="89" w:author="Alma Dafina Eclessia" w:date="2025-10-01T10:26:00Z">
          <w:r w:rsidR="00873FF6" w:rsidRPr="009C5D85" w:rsidDel="009C0755">
            <w:rPr>
              <w:rFonts w:ascii="Bookman Old Style" w:eastAsia="Bookman Old Style" w:hAnsi="Bookman Old Style" w:cs="Bookman Old Style"/>
              <w:bCs/>
              <w:sz w:val="16"/>
              <w:szCs w:val="16"/>
              <w:lang w:val="en-GB"/>
            </w:rPr>
            <w:delText>.</w:delText>
          </w:r>
        </w:del>
      </w:ins>
    </w:p>
    <w:p w14:paraId="29B0C8C9" w14:textId="7FADB3A2" w:rsidR="007D4AC2" w:rsidRPr="009C5D85" w:rsidRDefault="007D4AC2">
      <w:pPr>
        <w:numPr>
          <w:ilvl w:val="0"/>
          <w:numId w:val="4"/>
        </w:numPr>
        <w:spacing w:after="120" w:line="240" w:lineRule="auto"/>
        <w:ind w:left="567" w:hanging="567"/>
        <w:jc w:val="both"/>
        <w:rPr>
          <w:rFonts w:ascii="Bookman Old Style" w:eastAsia="Bookman Old Style" w:hAnsi="Bookman Old Style" w:cs="Bookman Old Style"/>
          <w:bCs/>
          <w:sz w:val="16"/>
          <w:szCs w:val="16"/>
          <w:rPrChange w:id="90" w:author="Alma Dafina Eclessia" w:date="2025-10-01T10:20:00Z">
            <w:rPr>
              <w:rFonts w:ascii="Bookman Old Style" w:eastAsia="Bookman Old Style" w:hAnsi="Bookman Old Style" w:cs="Bookman Old Style"/>
              <w:sz w:val="16"/>
              <w:szCs w:val="16"/>
              <w:lang w:val="en-US"/>
            </w:rPr>
          </w:rPrChange>
        </w:rPr>
        <w:pPrChange w:id="91" w:author="Dennis Evan Nurtjahja" w:date="2025-09-30T17:00:00Z">
          <w:pPr>
            <w:numPr>
              <w:numId w:val="4"/>
            </w:numPr>
            <w:spacing w:after="120" w:line="240" w:lineRule="auto"/>
            <w:ind w:left="720" w:hanging="720"/>
            <w:jc w:val="both"/>
          </w:pPr>
        </w:pPrChange>
      </w:pPr>
      <w:ins w:id="92" w:author="Dennis Evan Nurtjahja" w:date="2025-09-30T17:00:00Z">
        <w:r w:rsidRPr="009C5D85">
          <w:rPr>
            <w:rFonts w:ascii="Bookman Old Style" w:eastAsia="Bookman Old Style" w:hAnsi="Bookman Old Style" w:cs="Bookman Old Style"/>
            <w:bCs/>
            <w:sz w:val="16"/>
            <w:szCs w:val="16"/>
            <w:lang w:val="en-GB"/>
          </w:rPr>
          <w:t>“</w:t>
        </w:r>
      </w:ins>
      <w:ins w:id="93" w:author="Alma Dafina Eclessia" w:date="2025-10-01T10:17:00Z">
        <w:r w:rsidR="005C5A70" w:rsidRPr="009C5D85">
          <w:rPr>
            <w:rFonts w:ascii="Bookman Old Style" w:eastAsia="Bookman Old Style" w:hAnsi="Bookman Old Style" w:cs="Bookman Old Style"/>
            <w:b/>
            <w:bCs/>
            <w:i/>
            <w:sz w:val="16"/>
            <w:szCs w:val="16"/>
            <w:lang w:val="en-GB"/>
            <w:rPrChange w:id="94" w:author="Alma Dafina Eclessia" w:date="2025-10-01T10:17:00Z">
              <w:rPr>
                <w:rFonts w:ascii="Bookman Old Style" w:eastAsia="Bookman Old Style" w:hAnsi="Bookman Old Style" w:cs="Bookman Old Style"/>
                <w:b/>
                <w:bCs/>
                <w:sz w:val="16"/>
                <w:szCs w:val="16"/>
                <w:highlight w:val="yellow"/>
                <w:lang w:val="en-GB"/>
              </w:rPr>
            </w:rPrChange>
          </w:rPr>
          <w:t>C</w:t>
        </w:r>
      </w:ins>
      <w:ins w:id="95" w:author="Dennis Evan Nurtjahja" w:date="2025-09-30T17:00:00Z">
        <w:del w:id="96" w:author="Alma Dafina Eclessia" w:date="2025-10-01T10:17:00Z">
          <w:r w:rsidRPr="009C5D85" w:rsidDel="005C5A70">
            <w:rPr>
              <w:rFonts w:ascii="Bookman Old Style" w:eastAsia="Bookman Old Style" w:hAnsi="Bookman Old Style" w:cs="Bookman Old Style"/>
              <w:b/>
              <w:bCs/>
              <w:i/>
              <w:sz w:val="16"/>
              <w:szCs w:val="16"/>
              <w:lang w:val="en-GB"/>
              <w:rPrChange w:id="97" w:author="Alma Dafina Eclessia" w:date="2025-10-01T10:17:00Z">
                <w:rPr>
                  <w:rFonts w:ascii="Bookman Old Style" w:eastAsia="Bookman Old Style" w:hAnsi="Bookman Old Style" w:cs="Bookman Old Style"/>
                  <w:bCs/>
                  <w:sz w:val="16"/>
                  <w:szCs w:val="16"/>
                  <w:lang w:val="en-GB"/>
                </w:rPr>
              </w:rPrChange>
            </w:rPr>
            <w:delText>c</w:delText>
          </w:r>
        </w:del>
        <w:r w:rsidRPr="009C5D85">
          <w:rPr>
            <w:rFonts w:ascii="Bookman Old Style" w:eastAsia="Bookman Old Style" w:hAnsi="Bookman Old Style" w:cs="Bookman Old Style"/>
            <w:b/>
            <w:bCs/>
            <w:i/>
            <w:sz w:val="16"/>
            <w:szCs w:val="16"/>
            <w:lang w:val="en-GB"/>
            <w:rPrChange w:id="98" w:author="Alma Dafina Eclessia" w:date="2025-10-01T10:17:00Z">
              <w:rPr>
                <w:rFonts w:ascii="Bookman Old Style" w:eastAsia="Bookman Old Style" w:hAnsi="Bookman Old Style" w:cs="Bookman Old Style"/>
                <w:bCs/>
                <w:sz w:val="16"/>
                <w:szCs w:val="16"/>
                <w:lang w:val="en-GB"/>
              </w:rPr>
            </w:rPrChange>
          </w:rPr>
          <w:t xml:space="preserve">ytokine-induced </w:t>
        </w:r>
      </w:ins>
      <w:ins w:id="99" w:author="Alma Dafina Eclessia" w:date="2025-10-01T10:17:00Z">
        <w:r w:rsidR="005C5A70" w:rsidRPr="009C5D85">
          <w:rPr>
            <w:rFonts w:ascii="Bookman Old Style" w:eastAsia="Bookman Old Style" w:hAnsi="Bookman Old Style" w:cs="Bookman Old Style"/>
            <w:b/>
            <w:bCs/>
            <w:i/>
            <w:sz w:val="16"/>
            <w:szCs w:val="16"/>
            <w:lang w:val="en-GB"/>
            <w:rPrChange w:id="100" w:author="Alma Dafina Eclessia" w:date="2025-10-01T10:17:00Z">
              <w:rPr>
                <w:rFonts w:ascii="Bookman Old Style" w:eastAsia="Bookman Old Style" w:hAnsi="Bookman Old Style" w:cs="Bookman Old Style"/>
                <w:b/>
                <w:bCs/>
                <w:sz w:val="16"/>
                <w:szCs w:val="16"/>
                <w:highlight w:val="yellow"/>
                <w:lang w:val="en-GB"/>
              </w:rPr>
            </w:rPrChange>
          </w:rPr>
          <w:t>K</w:t>
        </w:r>
      </w:ins>
      <w:ins w:id="101" w:author="Dennis Evan Nurtjahja" w:date="2025-09-30T17:00:00Z">
        <w:del w:id="102" w:author="Alma Dafina Eclessia" w:date="2025-10-01T10:17:00Z">
          <w:r w:rsidRPr="009C5D85" w:rsidDel="005C5A70">
            <w:rPr>
              <w:rFonts w:ascii="Bookman Old Style" w:eastAsia="Bookman Old Style" w:hAnsi="Bookman Old Style" w:cs="Bookman Old Style"/>
              <w:b/>
              <w:bCs/>
              <w:i/>
              <w:sz w:val="16"/>
              <w:szCs w:val="16"/>
              <w:lang w:val="en-GB"/>
              <w:rPrChange w:id="103" w:author="Alma Dafina Eclessia" w:date="2025-10-01T10:17:00Z">
                <w:rPr>
                  <w:rFonts w:ascii="Bookman Old Style" w:eastAsia="Bookman Old Style" w:hAnsi="Bookman Old Style" w:cs="Bookman Old Style"/>
                  <w:bCs/>
                  <w:sz w:val="16"/>
                  <w:szCs w:val="16"/>
                  <w:lang w:val="en-GB"/>
                </w:rPr>
              </w:rPrChange>
            </w:rPr>
            <w:delText>k</w:delText>
          </w:r>
        </w:del>
        <w:r w:rsidRPr="009C5D85">
          <w:rPr>
            <w:rFonts w:ascii="Bookman Old Style" w:eastAsia="Bookman Old Style" w:hAnsi="Bookman Old Style" w:cs="Bookman Old Style"/>
            <w:b/>
            <w:bCs/>
            <w:i/>
            <w:sz w:val="16"/>
            <w:szCs w:val="16"/>
            <w:lang w:val="en-GB"/>
            <w:rPrChange w:id="104" w:author="Alma Dafina Eclessia" w:date="2025-10-01T10:17:00Z">
              <w:rPr>
                <w:rFonts w:ascii="Bookman Old Style" w:eastAsia="Bookman Old Style" w:hAnsi="Bookman Old Style" w:cs="Bookman Old Style"/>
                <w:bCs/>
                <w:sz w:val="16"/>
                <w:szCs w:val="16"/>
                <w:lang w:val="en-GB"/>
              </w:rPr>
            </w:rPrChange>
          </w:rPr>
          <w:t xml:space="preserve">iller </w:t>
        </w:r>
      </w:ins>
      <w:ins w:id="105" w:author="Alma Dafina Eclessia" w:date="2025-10-01T10:17:00Z">
        <w:r w:rsidR="005C5A70" w:rsidRPr="009C5D85">
          <w:rPr>
            <w:rFonts w:ascii="Bookman Old Style" w:eastAsia="Bookman Old Style" w:hAnsi="Bookman Old Style" w:cs="Bookman Old Style"/>
            <w:b/>
            <w:bCs/>
            <w:i/>
            <w:sz w:val="16"/>
            <w:szCs w:val="16"/>
            <w:lang w:val="en-GB"/>
            <w:rPrChange w:id="106" w:author="Alma Dafina Eclessia" w:date="2025-10-01T10:20:00Z">
              <w:rPr>
                <w:rFonts w:ascii="Bookman Old Style" w:eastAsia="Bookman Old Style" w:hAnsi="Bookman Old Style" w:cs="Bookman Old Style"/>
                <w:b/>
                <w:bCs/>
                <w:sz w:val="16"/>
                <w:szCs w:val="16"/>
                <w:highlight w:val="yellow"/>
                <w:lang w:val="en-GB"/>
              </w:rPr>
            </w:rPrChange>
          </w:rPr>
          <w:t>C</w:t>
        </w:r>
      </w:ins>
      <w:ins w:id="107" w:author="Dennis Evan Nurtjahja" w:date="2025-09-30T17:00:00Z">
        <w:del w:id="108" w:author="Alma Dafina Eclessia" w:date="2025-10-01T10:17:00Z">
          <w:r w:rsidRPr="009C5D85" w:rsidDel="005C5A70">
            <w:rPr>
              <w:rFonts w:ascii="Bookman Old Style" w:eastAsia="Bookman Old Style" w:hAnsi="Bookman Old Style" w:cs="Bookman Old Style"/>
              <w:b/>
              <w:bCs/>
              <w:i/>
              <w:sz w:val="16"/>
              <w:szCs w:val="16"/>
              <w:lang w:val="en-GB"/>
              <w:rPrChange w:id="109" w:author="Alma Dafina Eclessia" w:date="2025-10-01T10:20:00Z">
                <w:rPr>
                  <w:rFonts w:ascii="Bookman Old Style" w:eastAsia="Bookman Old Style" w:hAnsi="Bookman Old Style" w:cs="Bookman Old Style"/>
                  <w:bCs/>
                  <w:sz w:val="16"/>
                  <w:szCs w:val="16"/>
                  <w:lang w:val="en-GB"/>
                </w:rPr>
              </w:rPrChange>
            </w:rPr>
            <w:delText>c</w:delText>
          </w:r>
        </w:del>
        <w:r w:rsidRPr="009C5D85">
          <w:rPr>
            <w:rFonts w:ascii="Bookman Old Style" w:eastAsia="Bookman Old Style" w:hAnsi="Bookman Old Style" w:cs="Bookman Old Style"/>
            <w:b/>
            <w:bCs/>
            <w:i/>
            <w:sz w:val="16"/>
            <w:szCs w:val="16"/>
            <w:lang w:val="en-GB"/>
            <w:rPrChange w:id="110" w:author="Alma Dafina Eclessia" w:date="2025-10-01T10:20:00Z">
              <w:rPr>
                <w:rFonts w:ascii="Bookman Old Style" w:eastAsia="Bookman Old Style" w:hAnsi="Bookman Old Style" w:cs="Bookman Old Style"/>
                <w:bCs/>
                <w:sz w:val="16"/>
                <w:szCs w:val="16"/>
                <w:lang w:val="en-GB"/>
              </w:rPr>
            </w:rPrChange>
          </w:rPr>
          <w:t>ell</w:t>
        </w:r>
        <w:r w:rsidRPr="009C5D85">
          <w:rPr>
            <w:rFonts w:ascii="Bookman Old Style" w:eastAsia="Bookman Old Style" w:hAnsi="Bookman Old Style" w:cs="Bookman Old Style"/>
            <w:b/>
            <w:bCs/>
            <w:sz w:val="16"/>
            <w:szCs w:val="16"/>
            <w:lang w:val="en-GB"/>
            <w:rPrChange w:id="111" w:author="Alma Dafina Eclessia" w:date="2025-10-01T10:20:00Z">
              <w:rPr>
                <w:rFonts w:ascii="Bookman Old Style" w:eastAsia="Bookman Old Style" w:hAnsi="Bookman Old Style" w:cs="Bookman Old Style"/>
                <w:bCs/>
                <w:sz w:val="16"/>
                <w:szCs w:val="16"/>
                <w:lang w:val="en-GB"/>
              </w:rPr>
            </w:rPrChange>
          </w:rPr>
          <w:t xml:space="preserve"> </w:t>
        </w:r>
        <w:del w:id="112" w:author="Alma Dafina Eclessia" w:date="2025-10-01T10:17:00Z">
          <w:r w:rsidRPr="009C5D85" w:rsidDel="005C5A70">
            <w:rPr>
              <w:rFonts w:ascii="Bookman Old Style" w:eastAsia="Bookman Old Style" w:hAnsi="Bookman Old Style" w:cs="Bookman Old Style"/>
              <w:b/>
              <w:bCs/>
              <w:sz w:val="16"/>
              <w:szCs w:val="16"/>
              <w:lang w:val="en-GB"/>
              <w:rPrChange w:id="113" w:author="Alma Dafina Eclessia" w:date="2025-10-01T10:20:00Z">
                <w:rPr>
                  <w:rFonts w:ascii="Bookman Old Style" w:eastAsia="Bookman Old Style" w:hAnsi="Bookman Old Style" w:cs="Bookman Old Style"/>
                  <w:bCs/>
                  <w:sz w:val="16"/>
                  <w:szCs w:val="16"/>
                  <w:lang w:val="en-GB"/>
                </w:rPr>
              </w:rPrChange>
            </w:rPr>
            <w:delText>therapy (CIK cell)</w:delText>
          </w:r>
        </w:del>
        <w:r w:rsidRPr="009C5D85">
          <w:rPr>
            <w:rFonts w:ascii="Bookman Old Style" w:eastAsia="Bookman Old Style" w:hAnsi="Bookman Old Style" w:cs="Bookman Old Style"/>
            <w:bCs/>
            <w:sz w:val="16"/>
            <w:szCs w:val="16"/>
            <w:lang w:val="en-GB"/>
          </w:rPr>
          <w:t xml:space="preserve">” </w:t>
        </w:r>
        <w:proofErr w:type="spellStart"/>
        <w:r w:rsidRPr="009C5D85">
          <w:rPr>
            <w:rFonts w:ascii="Bookman Old Style" w:eastAsia="Bookman Old Style" w:hAnsi="Bookman Old Style" w:cs="Bookman Old Style"/>
            <w:bCs/>
            <w:sz w:val="16"/>
            <w:szCs w:val="16"/>
            <w:lang w:val="en-GB"/>
          </w:rPr>
          <w:t>atau</w:t>
        </w:r>
        <w:proofErr w:type="spellEnd"/>
        <w:r w:rsidRPr="009C5D85">
          <w:rPr>
            <w:rFonts w:ascii="Bookman Old Style" w:eastAsia="Bookman Old Style" w:hAnsi="Bookman Old Style" w:cs="Bookman Old Style"/>
            <w:bCs/>
            <w:sz w:val="16"/>
            <w:szCs w:val="16"/>
            <w:lang w:val="en-GB"/>
          </w:rPr>
          <w:t xml:space="preserve"> “</w:t>
        </w:r>
        <w:r w:rsidRPr="009C5D85">
          <w:rPr>
            <w:rFonts w:ascii="Bookman Old Style" w:eastAsia="Bookman Old Style" w:hAnsi="Bookman Old Style" w:cs="Bookman Old Style"/>
            <w:b/>
            <w:bCs/>
            <w:sz w:val="16"/>
            <w:szCs w:val="16"/>
            <w:lang w:val="en-GB"/>
          </w:rPr>
          <w:t>CIK</w:t>
        </w:r>
        <w:r w:rsidRPr="009C5D85">
          <w:rPr>
            <w:rFonts w:ascii="Bookman Old Style" w:eastAsia="Bookman Old Style" w:hAnsi="Bookman Old Style" w:cs="Bookman Old Style"/>
            <w:bCs/>
            <w:sz w:val="16"/>
            <w:szCs w:val="16"/>
            <w:lang w:val="en-GB"/>
          </w:rPr>
          <w:t xml:space="preserve">” </w:t>
        </w:r>
        <w:proofErr w:type="spellStart"/>
        <w:r w:rsidRPr="009C5D85">
          <w:rPr>
            <w:rFonts w:ascii="Bookman Old Style" w:eastAsia="Bookman Old Style" w:hAnsi="Bookman Old Style" w:cs="Bookman Old Style"/>
            <w:bCs/>
            <w:sz w:val="16"/>
            <w:szCs w:val="16"/>
            <w:lang w:val="en-GB"/>
          </w:rPr>
          <w:t>adalah</w:t>
        </w:r>
        <w:proofErr w:type="spellEnd"/>
        <w:r w:rsidRPr="009C5D85">
          <w:rPr>
            <w:rFonts w:ascii="Bookman Old Style" w:eastAsia="Bookman Old Style" w:hAnsi="Bookman Old Style" w:cs="Bookman Old Style"/>
            <w:bCs/>
            <w:sz w:val="16"/>
            <w:szCs w:val="16"/>
            <w:lang w:val="en-GB"/>
          </w:rPr>
          <w:t xml:space="preserve"> </w:t>
        </w:r>
      </w:ins>
      <w:ins w:id="114" w:author="Alma Dafina Eclessia" w:date="2025-10-01T10:17:00Z">
        <w:r w:rsidR="005C5A70" w:rsidRPr="009C5D85">
          <w:rPr>
            <w:rFonts w:ascii="Bookman Old Style" w:hAnsi="Bookman Old Style" w:cs="AAAAAE+Calibri"/>
            <w:sz w:val="16"/>
            <w:szCs w:val="16"/>
            <w:rPrChange w:id="115" w:author="Alma Dafina Eclessia" w:date="2025-10-01T10:20:00Z">
              <w:rPr>
                <w:rFonts w:ascii="AAAAAE+Calibri" w:hAnsi="AAAAAE+Calibri" w:cs="AAAAAE+Calibri"/>
              </w:rPr>
            </w:rPrChange>
          </w:rPr>
          <w:t xml:space="preserve">produk imunoterapi antikanker yang </w:t>
        </w:r>
      </w:ins>
      <w:proofErr w:type="spellStart"/>
      <w:ins w:id="116" w:author="Dennis Evan Nurtjahja" w:date="2025-10-06T14:08:00Z">
        <w:r w:rsidR="00C760A2" w:rsidRPr="009C5D85">
          <w:rPr>
            <w:rFonts w:ascii="Bookman Old Style" w:hAnsi="Bookman Old Style" w:cs="AAAAAE+Calibri"/>
            <w:sz w:val="16"/>
            <w:szCs w:val="16"/>
            <w:lang w:val="en-GB"/>
          </w:rPr>
          <w:t>dikembangkan</w:t>
        </w:r>
        <w:proofErr w:type="spellEnd"/>
        <w:r w:rsidR="00C760A2" w:rsidRPr="009C5D85">
          <w:rPr>
            <w:rFonts w:ascii="Bookman Old Style" w:hAnsi="Bookman Old Style" w:cs="AAAAAE+Calibri"/>
            <w:sz w:val="16"/>
            <w:szCs w:val="16"/>
            <w:lang w:val="en-GB"/>
          </w:rPr>
          <w:t xml:space="preserve"> </w:t>
        </w:r>
        <w:proofErr w:type="spellStart"/>
        <w:r w:rsidR="00C760A2" w:rsidRPr="009C5D85">
          <w:rPr>
            <w:rFonts w:ascii="Bookman Old Style" w:hAnsi="Bookman Old Style" w:cs="AAAAAE+Calibri"/>
            <w:sz w:val="16"/>
            <w:szCs w:val="16"/>
            <w:lang w:val="en-GB"/>
          </w:rPr>
          <w:t>dari</w:t>
        </w:r>
        <w:proofErr w:type="spellEnd"/>
        <w:r w:rsidR="00C760A2" w:rsidRPr="009C5D85">
          <w:rPr>
            <w:rFonts w:ascii="Bookman Old Style" w:hAnsi="Bookman Old Style" w:cs="AAAAAE+Calibri"/>
            <w:sz w:val="16"/>
            <w:szCs w:val="16"/>
            <w:lang w:val="en-GB"/>
          </w:rPr>
          <w:t xml:space="preserve"> </w:t>
        </w:r>
        <w:proofErr w:type="spellStart"/>
        <w:r w:rsidR="00C760A2" w:rsidRPr="009C5D85">
          <w:rPr>
            <w:rFonts w:ascii="Bookman Old Style" w:hAnsi="Bookman Old Style" w:cs="AAAAAE+Calibri"/>
            <w:sz w:val="16"/>
            <w:szCs w:val="16"/>
            <w:lang w:val="en-GB"/>
          </w:rPr>
          <w:t>sel</w:t>
        </w:r>
        <w:proofErr w:type="spellEnd"/>
        <w:r w:rsidR="00C760A2" w:rsidRPr="009C5D85">
          <w:rPr>
            <w:rFonts w:ascii="Bookman Old Style" w:hAnsi="Bookman Old Style" w:cs="AAAAAE+Calibri"/>
            <w:sz w:val="16"/>
            <w:szCs w:val="16"/>
            <w:lang w:val="en-GB"/>
          </w:rPr>
          <w:t xml:space="preserve"> </w:t>
        </w:r>
        <w:proofErr w:type="spellStart"/>
        <w:r w:rsidR="00C760A2" w:rsidRPr="009C5D85">
          <w:rPr>
            <w:rFonts w:ascii="Bookman Old Style" w:hAnsi="Bookman Old Style" w:cs="AAAAAE+Calibri"/>
            <w:sz w:val="16"/>
            <w:szCs w:val="16"/>
            <w:lang w:val="en-GB"/>
          </w:rPr>
          <w:t>imun</w:t>
        </w:r>
        <w:proofErr w:type="spellEnd"/>
        <w:r w:rsidR="00C760A2" w:rsidRPr="009C5D85">
          <w:rPr>
            <w:rFonts w:ascii="Bookman Old Style" w:hAnsi="Bookman Old Style" w:cs="AAAAAE+Calibri"/>
            <w:sz w:val="16"/>
            <w:szCs w:val="16"/>
            <w:lang w:val="en-GB"/>
          </w:rPr>
          <w:t xml:space="preserve"> </w:t>
        </w:r>
        <w:proofErr w:type="spellStart"/>
        <w:r w:rsidR="00C760A2" w:rsidRPr="009C5D85">
          <w:rPr>
            <w:rFonts w:ascii="Bookman Old Style" w:hAnsi="Bookman Old Style" w:cs="AAAAAE+Calibri"/>
            <w:sz w:val="16"/>
            <w:szCs w:val="16"/>
            <w:lang w:val="en-GB"/>
          </w:rPr>
          <w:t>pasien</w:t>
        </w:r>
        <w:proofErr w:type="spellEnd"/>
        <w:r w:rsidR="00C760A2" w:rsidRPr="009C5D85">
          <w:rPr>
            <w:rFonts w:ascii="Bookman Old Style" w:hAnsi="Bookman Old Style" w:cs="AAAAAE+Calibri"/>
            <w:sz w:val="16"/>
            <w:szCs w:val="16"/>
            <w:lang w:val="en-GB"/>
          </w:rPr>
          <w:t xml:space="preserve"> </w:t>
        </w:r>
      </w:ins>
      <w:ins w:id="117" w:author="Dennis Evan Nurtjahja" w:date="2025-10-06T14:09:00Z">
        <w:r w:rsidR="00C760A2" w:rsidRPr="009C5D85">
          <w:rPr>
            <w:rFonts w:ascii="Bookman Old Style" w:hAnsi="Bookman Old Style" w:cs="AAAAAE+Calibri"/>
            <w:sz w:val="16"/>
            <w:szCs w:val="16"/>
            <w:lang w:val="en-GB"/>
          </w:rPr>
          <w:t xml:space="preserve">yang </w:t>
        </w:r>
        <w:proofErr w:type="spellStart"/>
        <w:r w:rsidR="00C760A2" w:rsidRPr="009C5D85">
          <w:rPr>
            <w:rFonts w:ascii="Bookman Old Style" w:hAnsi="Bookman Old Style" w:cs="AAAAAE+Calibri"/>
            <w:sz w:val="16"/>
            <w:szCs w:val="16"/>
            <w:lang w:val="en-GB"/>
          </w:rPr>
          <w:t>bersangkutan</w:t>
        </w:r>
        <w:proofErr w:type="spellEnd"/>
        <w:r w:rsidR="00C760A2" w:rsidRPr="009C5D85">
          <w:rPr>
            <w:rFonts w:ascii="Bookman Old Style" w:hAnsi="Bookman Old Style" w:cs="AAAAAE+Calibri"/>
            <w:sz w:val="16"/>
            <w:szCs w:val="16"/>
            <w:lang w:val="en-GB"/>
          </w:rPr>
          <w:t xml:space="preserve">, yang </w:t>
        </w:r>
      </w:ins>
      <w:ins w:id="118" w:author="Alma Dafina Eclessia" w:date="2025-10-01T10:17:00Z">
        <w:del w:id="119" w:author="Dennis Evan Nurtjahja" w:date="2025-10-06T14:09:00Z">
          <w:r w:rsidR="005C5A70" w:rsidRPr="009C5D85" w:rsidDel="00C760A2">
            <w:rPr>
              <w:rFonts w:ascii="Bookman Old Style" w:hAnsi="Bookman Old Style" w:cs="AAAAAE+Calibri"/>
              <w:sz w:val="16"/>
              <w:szCs w:val="16"/>
              <w:rPrChange w:id="120" w:author="Alma Dafina Eclessia" w:date="2025-10-01T10:20:00Z">
                <w:rPr>
                  <w:rFonts w:ascii="AAAAAE+Calibri" w:hAnsi="AAAAAE+Calibri" w:cs="AAAAAE+Calibri"/>
                </w:rPr>
              </w:rPrChange>
            </w:rPr>
            <w:delText xml:space="preserve">berpotensi untuk pengobatan pada pasien kanker. </w:delText>
          </w:r>
        </w:del>
      </w:ins>
      <w:ins w:id="121" w:author="Alma Dafina Eclessia" w:date="2025-10-01T10:20:00Z">
        <w:del w:id="122" w:author="Dennis Evan Nurtjahja" w:date="2025-10-06T14:09:00Z">
          <w:r w:rsidR="005C5A70" w:rsidRPr="009C5D85" w:rsidDel="00C760A2">
            <w:rPr>
              <w:rFonts w:ascii="Bookman Old Style" w:hAnsi="Bookman Old Style"/>
              <w:sz w:val="16"/>
              <w:szCs w:val="16"/>
              <w:rPrChange w:id="123" w:author="Alma Dafina Eclessia" w:date="2025-10-01T10:20:00Z">
                <w:rPr/>
              </w:rPrChange>
            </w:rPr>
            <w:delText xml:space="preserve">produk terapi anti kanker yang menggunakan sel imun dari tubuh pasien itu sendiri, yang kemudian </w:delText>
          </w:r>
        </w:del>
        <w:r w:rsidR="005C5A70" w:rsidRPr="009C5D85">
          <w:rPr>
            <w:rFonts w:ascii="Bookman Old Style" w:hAnsi="Bookman Old Style"/>
            <w:sz w:val="16"/>
            <w:szCs w:val="16"/>
            <w:rPrChange w:id="124" w:author="Alma Dafina Eclessia" w:date="2025-10-01T10:20:00Z">
              <w:rPr/>
            </w:rPrChange>
          </w:rPr>
          <w:t xml:space="preserve">dikembangbiakkan (dikultur) dan melalui </w:t>
        </w:r>
        <w:del w:id="125" w:author="Dennis Evan Nurtjahja" w:date="2025-10-06T14:09:00Z">
          <w:r w:rsidR="005C5A70" w:rsidRPr="009C5D85" w:rsidDel="00C760A2">
            <w:rPr>
              <w:rFonts w:ascii="Bookman Old Style" w:hAnsi="Bookman Old Style"/>
              <w:sz w:val="16"/>
              <w:szCs w:val="16"/>
              <w:rPrChange w:id="126" w:author="Alma Dafina Eclessia" w:date="2025-10-01T10:20:00Z">
                <w:rPr/>
              </w:rPrChange>
            </w:rPr>
            <w:delText xml:space="preserve">berbagai tahapan </w:delText>
          </w:r>
        </w:del>
      </w:ins>
      <w:proofErr w:type="spellStart"/>
      <w:ins w:id="127" w:author="Dennis Evan Nurtjahja" w:date="2025-10-06T14:09:00Z">
        <w:r w:rsidR="00C760A2" w:rsidRPr="009C5D85">
          <w:rPr>
            <w:rFonts w:ascii="Bookman Old Style" w:hAnsi="Bookman Old Style"/>
            <w:sz w:val="16"/>
            <w:szCs w:val="16"/>
            <w:lang w:val="en-GB"/>
          </w:rPr>
          <w:t>serangkai</w:t>
        </w:r>
        <w:proofErr w:type="spellEnd"/>
        <w:r w:rsidR="00C760A2" w:rsidRPr="009C5D85">
          <w:rPr>
            <w:rFonts w:ascii="Bookman Old Style" w:hAnsi="Bookman Old Style"/>
            <w:sz w:val="16"/>
            <w:szCs w:val="16"/>
            <w:lang w:val="en-GB"/>
          </w:rPr>
          <w:t xml:space="preserve"> </w:t>
        </w:r>
      </w:ins>
      <w:ins w:id="128" w:author="Alma Dafina Eclessia" w:date="2025-10-01T10:20:00Z">
        <w:r w:rsidR="005C5A70" w:rsidRPr="009C5D85">
          <w:rPr>
            <w:rFonts w:ascii="Bookman Old Style" w:hAnsi="Bookman Old Style"/>
            <w:sz w:val="16"/>
            <w:szCs w:val="16"/>
            <w:rPrChange w:id="129" w:author="Alma Dafina Eclessia" w:date="2025-10-01T10:20:00Z">
              <w:rPr/>
            </w:rPrChange>
          </w:rPr>
          <w:t>proses untuk menjadi produk imunoterapi antikanker</w:t>
        </w:r>
      </w:ins>
      <w:ins w:id="130" w:author="Dennis Evan Nurtjahja" w:date="2025-10-06T14:09:00Z">
        <w:r w:rsidR="00C760A2" w:rsidRPr="009C5D85">
          <w:rPr>
            <w:rFonts w:ascii="Bookman Old Style" w:hAnsi="Bookman Old Style"/>
            <w:sz w:val="16"/>
            <w:szCs w:val="16"/>
            <w:lang w:val="en-GB"/>
          </w:rPr>
          <w:t xml:space="preserve"> yang </w:t>
        </w:r>
        <w:proofErr w:type="spellStart"/>
        <w:r w:rsidR="00C760A2" w:rsidRPr="009C5D85">
          <w:rPr>
            <w:rFonts w:ascii="Bookman Old Style" w:hAnsi="Bookman Old Style"/>
            <w:sz w:val="16"/>
            <w:szCs w:val="16"/>
            <w:lang w:val="en-GB"/>
          </w:rPr>
          <w:t>berpotensi</w:t>
        </w:r>
        <w:proofErr w:type="spellEnd"/>
        <w:r w:rsidR="00C760A2" w:rsidRPr="009C5D85">
          <w:rPr>
            <w:rFonts w:ascii="Bookman Old Style" w:hAnsi="Bookman Old Style"/>
            <w:sz w:val="16"/>
            <w:szCs w:val="16"/>
            <w:lang w:val="en-GB"/>
          </w:rPr>
          <w:t xml:space="preserve"> </w:t>
        </w:r>
        <w:proofErr w:type="spellStart"/>
        <w:r w:rsidR="00C760A2" w:rsidRPr="009C5D85">
          <w:rPr>
            <w:rFonts w:ascii="Bookman Old Style" w:hAnsi="Bookman Old Style"/>
            <w:sz w:val="16"/>
            <w:szCs w:val="16"/>
            <w:lang w:val="en-GB"/>
          </w:rPr>
          <w:t>digunakan</w:t>
        </w:r>
        <w:proofErr w:type="spellEnd"/>
        <w:r w:rsidR="00C760A2" w:rsidRPr="009C5D85">
          <w:rPr>
            <w:rFonts w:ascii="Bookman Old Style" w:hAnsi="Bookman Old Style"/>
            <w:sz w:val="16"/>
            <w:szCs w:val="16"/>
            <w:lang w:val="en-GB"/>
          </w:rPr>
          <w:t xml:space="preserve"> </w:t>
        </w:r>
        <w:proofErr w:type="spellStart"/>
        <w:r w:rsidR="00C760A2" w:rsidRPr="009C5D85">
          <w:rPr>
            <w:rFonts w:ascii="Bookman Old Style" w:hAnsi="Bookman Old Style"/>
            <w:sz w:val="16"/>
            <w:szCs w:val="16"/>
            <w:lang w:val="en-GB"/>
          </w:rPr>
          <w:t>dalam</w:t>
        </w:r>
        <w:proofErr w:type="spellEnd"/>
        <w:r w:rsidR="00C760A2" w:rsidRPr="009C5D85">
          <w:rPr>
            <w:rFonts w:ascii="Bookman Old Style" w:hAnsi="Bookman Old Style"/>
            <w:sz w:val="16"/>
            <w:szCs w:val="16"/>
            <w:lang w:val="en-GB"/>
          </w:rPr>
          <w:t xml:space="preserve"> </w:t>
        </w:r>
        <w:proofErr w:type="spellStart"/>
        <w:r w:rsidR="00C760A2" w:rsidRPr="009C5D85">
          <w:rPr>
            <w:rFonts w:ascii="Bookman Old Style" w:hAnsi="Bookman Old Style"/>
            <w:sz w:val="16"/>
            <w:szCs w:val="16"/>
            <w:lang w:val="en-GB"/>
          </w:rPr>
          <w:t>pengobatan</w:t>
        </w:r>
        <w:proofErr w:type="spellEnd"/>
        <w:r w:rsidR="00C760A2" w:rsidRPr="009C5D85">
          <w:rPr>
            <w:rFonts w:ascii="Bookman Old Style" w:hAnsi="Bookman Old Style"/>
            <w:sz w:val="16"/>
            <w:szCs w:val="16"/>
            <w:lang w:val="en-GB"/>
          </w:rPr>
          <w:t xml:space="preserve"> </w:t>
        </w:r>
        <w:proofErr w:type="spellStart"/>
        <w:r w:rsidR="00C760A2" w:rsidRPr="009C5D85">
          <w:rPr>
            <w:rFonts w:ascii="Bookman Old Style" w:hAnsi="Bookman Old Style"/>
            <w:sz w:val="16"/>
            <w:szCs w:val="16"/>
            <w:lang w:val="en-GB"/>
          </w:rPr>
          <w:t>pasien</w:t>
        </w:r>
        <w:proofErr w:type="spellEnd"/>
        <w:r w:rsidR="00C760A2" w:rsidRPr="009C5D85">
          <w:rPr>
            <w:rFonts w:ascii="Bookman Old Style" w:hAnsi="Bookman Old Style"/>
            <w:sz w:val="16"/>
            <w:szCs w:val="16"/>
            <w:lang w:val="en-GB"/>
          </w:rPr>
          <w:t xml:space="preserve"> </w:t>
        </w:r>
        <w:proofErr w:type="spellStart"/>
        <w:r w:rsidR="00C760A2" w:rsidRPr="009C5D85">
          <w:rPr>
            <w:rFonts w:ascii="Bookman Old Style" w:hAnsi="Bookman Old Style"/>
            <w:sz w:val="16"/>
            <w:szCs w:val="16"/>
            <w:lang w:val="en-GB"/>
          </w:rPr>
          <w:t>kanker</w:t>
        </w:r>
      </w:ins>
      <w:proofErr w:type="spellEnd"/>
      <w:ins w:id="131" w:author="Alma Dafina Eclessia" w:date="2025-10-01T10:20:00Z">
        <w:r w:rsidR="005C5A70" w:rsidRPr="009C5D85">
          <w:rPr>
            <w:rFonts w:ascii="Bookman Old Style" w:hAnsi="Bookman Old Style"/>
            <w:sz w:val="16"/>
            <w:szCs w:val="16"/>
            <w:rPrChange w:id="132" w:author="Alma Dafina Eclessia" w:date="2025-10-01T10:20:00Z">
              <w:rPr/>
            </w:rPrChange>
          </w:rPr>
          <w:t>.</w:t>
        </w:r>
        <w:r w:rsidR="005C5A70" w:rsidRPr="009C5D85">
          <w:t xml:space="preserve"> </w:t>
        </w:r>
      </w:ins>
      <w:ins w:id="133" w:author="Dennis Evan Nurtjahja" w:date="2025-09-30T17:00:00Z">
        <w:del w:id="134" w:author="Alma Dafina Eclessia" w:date="2025-10-01T10:17:00Z">
          <w:r w:rsidR="006A6EC0" w:rsidRPr="009C5D85" w:rsidDel="005C5A70">
            <w:rPr>
              <w:rFonts w:ascii="Bookman Old Style" w:eastAsia="Bookman Old Style" w:hAnsi="Bookman Old Style" w:cs="Bookman Old Style"/>
              <w:bCs/>
              <w:sz w:val="16"/>
              <w:szCs w:val="16"/>
              <w:rPrChange w:id="135" w:author="Alma Dafina Eclessia" w:date="2025-10-01T10:20:00Z">
                <w:rPr>
                  <w:rFonts w:ascii="Bookman Old Style" w:eastAsia="Bookman Old Style" w:hAnsi="Bookman Old Style" w:cs="Bookman Old Style"/>
                  <w:bCs/>
                  <w:sz w:val="16"/>
                  <w:szCs w:val="16"/>
                  <w:lang w:val="en-GB"/>
                </w:rPr>
              </w:rPrChange>
            </w:rPr>
            <w:delText>[]</w:delText>
          </w:r>
        </w:del>
      </w:ins>
      <w:ins w:id="136" w:author="Dennis Evan Nurtjahja" w:date="2025-09-30T17:01:00Z">
        <w:del w:id="137" w:author="Alma Dafina Eclessia" w:date="2025-10-01T10:20:00Z">
          <w:r w:rsidR="00873FF6" w:rsidRPr="009C5D85" w:rsidDel="005C5A70">
            <w:rPr>
              <w:rFonts w:ascii="Bookman Old Style" w:eastAsia="Bookman Old Style" w:hAnsi="Bookman Old Style" w:cs="Bookman Old Style"/>
              <w:bCs/>
              <w:sz w:val="16"/>
              <w:szCs w:val="16"/>
              <w:rPrChange w:id="138" w:author="Alma Dafina Eclessia" w:date="2025-10-01T10:20:00Z">
                <w:rPr>
                  <w:rFonts w:ascii="Bookman Old Style" w:eastAsia="Bookman Old Style" w:hAnsi="Bookman Old Style" w:cs="Bookman Old Style"/>
                  <w:bCs/>
                  <w:sz w:val="16"/>
                  <w:szCs w:val="16"/>
                  <w:lang w:val="en-GB"/>
                </w:rPr>
              </w:rPrChange>
            </w:rPr>
            <w:delText>.</w:delText>
          </w:r>
        </w:del>
      </w:ins>
    </w:p>
    <w:p w14:paraId="2F7675A5" w14:textId="1D48681E" w:rsidR="00B218C5" w:rsidRPr="00292F3D" w:rsidRDefault="00B218C5" w:rsidP="00FC41D2">
      <w:pPr>
        <w:numPr>
          <w:ilvl w:val="0"/>
          <w:numId w:val="4"/>
        </w:numPr>
        <w:spacing w:after="120" w:line="240" w:lineRule="auto"/>
        <w:ind w:left="567" w:hanging="567"/>
        <w:jc w:val="both"/>
        <w:rPr>
          <w:rFonts w:ascii="Bookman Old Style" w:eastAsia="Bookman Old Style" w:hAnsi="Bookman Old Style" w:cs="Bookman Old Style"/>
          <w:sz w:val="16"/>
          <w:szCs w:val="16"/>
        </w:rPr>
      </w:pPr>
      <w:bookmarkStart w:id="139" w:name="_Hlk135636935"/>
      <w:r w:rsidRPr="00292F3D">
        <w:rPr>
          <w:rFonts w:ascii="Bookman Old Style" w:eastAsia="Bookman Old Style" w:hAnsi="Bookman Old Style" w:cs="Bookman Old Style"/>
          <w:sz w:val="16"/>
          <w:szCs w:val="16"/>
        </w:rPr>
        <w:t>“</w:t>
      </w:r>
      <w:r w:rsidRPr="00292F3D">
        <w:rPr>
          <w:rFonts w:ascii="Bookman Old Style" w:eastAsia="Bookman Old Style" w:hAnsi="Bookman Old Style" w:cs="Bookman Old Style"/>
          <w:b/>
          <w:bCs/>
          <w:sz w:val="16"/>
          <w:szCs w:val="16"/>
        </w:rPr>
        <w:t>Farmakovigilans</w:t>
      </w:r>
      <w:r w:rsidRPr="00292F3D">
        <w:rPr>
          <w:rFonts w:ascii="Bookman Old Style" w:eastAsia="Bookman Old Style" w:hAnsi="Bookman Old Style" w:cs="Bookman Old Style"/>
          <w:sz w:val="16"/>
          <w:szCs w:val="16"/>
        </w:rPr>
        <w:t>” adalah seluruh kegiatan yang terkait dengan pendeteksian, penilaian, pemahaman, dan pencegahan efek samping atau masalah lainnya terkait dengan penggunaan obat.</w:t>
      </w:r>
      <w:bookmarkEnd w:id="139"/>
    </w:p>
    <w:p w14:paraId="6E8C0365"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proofErr w:type="spellStart"/>
      <w:r w:rsidRPr="00292F3D">
        <w:rPr>
          <w:rFonts w:ascii="Bookman Old Style" w:eastAsia="Bookman Old Style" w:hAnsi="Bookman Old Style" w:cs="Bookman Old Style"/>
          <w:b/>
          <w:bCs/>
          <w:color w:val="auto"/>
          <w:sz w:val="16"/>
          <w:szCs w:val="16"/>
        </w:rPr>
        <w:t>Fasilitas</w:t>
      </w:r>
      <w:proofErr w:type="spellEnd"/>
      <w:r w:rsidRPr="00292F3D">
        <w:rPr>
          <w:rFonts w:ascii="Bookman Old Style" w:eastAsia="Bookman Old Style" w:hAnsi="Bookman Old Style" w:cs="Bookman Old Style"/>
          <w:b/>
          <w:bCs/>
          <w:color w:val="auto"/>
          <w:sz w:val="16"/>
          <w:szCs w:val="16"/>
        </w:rPr>
        <w:t xml:space="preserve"> </w:t>
      </w:r>
      <w:proofErr w:type="spellStart"/>
      <w:r w:rsidRPr="00292F3D">
        <w:rPr>
          <w:rFonts w:ascii="Bookman Old Style" w:eastAsia="Bookman Old Style" w:hAnsi="Bookman Old Style" w:cs="Bookman Old Style"/>
          <w:b/>
          <w:bCs/>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beralamat</w:t>
      </w:r>
      <w:proofErr w:type="spellEnd"/>
      <w:r w:rsidRPr="00292F3D">
        <w:rPr>
          <w:rFonts w:ascii="Bookman Old Style" w:eastAsia="Bookman Old Style" w:hAnsi="Bookman Old Style" w:cs="Bookman Old Style"/>
          <w:color w:val="auto"/>
          <w:sz w:val="16"/>
          <w:szCs w:val="16"/>
        </w:rPr>
        <w:t xml:space="preserve"> di Kalbe Business Innovation Center, Jalan </w:t>
      </w:r>
      <w:proofErr w:type="spellStart"/>
      <w:r w:rsidRPr="00292F3D">
        <w:rPr>
          <w:rFonts w:ascii="Bookman Old Style" w:eastAsia="Bookman Old Style" w:hAnsi="Bookman Old Style" w:cs="Bookman Old Style"/>
          <w:color w:val="auto"/>
          <w:sz w:val="16"/>
          <w:szCs w:val="16"/>
        </w:rPr>
        <w:t>Pulogadung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Nomor</w:t>
      </w:r>
      <w:proofErr w:type="spellEnd"/>
      <w:r w:rsidRPr="00292F3D">
        <w:rPr>
          <w:rFonts w:ascii="Bookman Old Style" w:eastAsia="Bookman Old Style" w:hAnsi="Bookman Old Style" w:cs="Bookman Old Style"/>
          <w:color w:val="auto"/>
          <w:sz w:val="16"/>
          <w:szCs w:val="16"/>
        </w:rPr>
        <w:t xml:space="preserve"> 23, </w:t>
      </w:r>
      <w:proofErr w:type="spellStart"/>
      <w:r w:rsidRPr="00292F3D">
        <w:rPr>
          <w:rFonts w:ascii="Bookman Old Style" w:eastAsia="Bookman Old Style" w:hAnsi="Bookman Old Style" w:cs="Bookman Old Style"/>
          <w:color w:val="auto"/>
          <w:sz w:val="16"/>
          <w:szCs w:val="16"/>
        </w:rPr>
        <w:t>Kelurahan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Jatinegara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Kecamatan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Cakung</w:t>
      </w:r>
      <w:proofErr w:type="spellEnd"/>
      <w:r w:rsidRPr="00292F3D">
        <w:rPr>
          <w:rFonts w:ascii="Bookman Old Style" w:eastAsia="Bookman Old Style" w:hAnsi="Bookman Old Style" w:cs="Bookman Old Style"/>
          <w:color w:val="auto"/>
          <w:sz w:val="16"/>
          <w:szCs w:val="16"/>
        </w:rPr>
        <w:t xml:space="preserve">, Kota </w:t>
      </w:r>
      <w:proofErr w:type="spellStart"/>
      <w:r w:rsidRPr="00292F3D">
        <w:rPr>
          <w:rFonts w:ascii="Bookman Old Style" w:eastAsia="Bookman Old Style" w:hAnsi="Bookman Old Style" w:cs="Bookman Old Style"/>
          <w:color w:val="auto"/>
          <w:sz w:val="16"/>
          <w:szCs w:val="16"/>
        </w:rPr>
        <w:t>Administrasi</w:t>
      </w:r>
      <w:proofErr w:type="spellEnd"/>
      <w:r w:rsidRPr="00292F3D">
        <w:rPr>
          <w:rFonts w:ascii="Bookman Old Style" w:eastAsia="Bookman Old Style" w:hAnsi="Bookman Old Style" w:cs="Bookman Old Style"/>
          <w:color w:val="auto"/>
          <w:sz w:val="16"/>
          <w:szCs w:val="16"/>
        </w:rPr>
        <w:t xml:space="preserve"> Jakarta Timur 13930, </w:t>
      </w:r>
      <w:proofErr w:type="spellStart"/>
      <w:r w:rsidRPr="00292F3D">
        <w:rPr>
          <w:rFonts w:ascii="Bookman Old Style" w:eastAsia="Bookman Old Style" w:hAnsi="Bookman Old Style" w:cs="Bookman Old Style"/>
          <w:color w:val="auto"/>
          <w:sz w:val="16"/>
          <w:szCs w:val="16"/>
        </w:rPr>
        <w:t>Provinsi</w:t>
      </w:r>
      <w:proofErr w:type="spellEnd"/>
      <w:r w:rsidRPr="00292F3D">
        <w:rPr>
          <w:rFonts w:ascii="Bookman Old Style" w:eastAsia="Bookman Old Style" w:hAnsi="Bookman Old Style" w:cs="Bookman Old Style"/>
          <w:color w:val="auto"/>
          <w:sz w:val="16"/>
          <w:szCs w:val="16"/>
        </w:rPr>
        <w:t xml:space="preserve"> Daerah </w:t>
      </w:r>
      <w:proofErr w:type="spellStart"/>
      <w:r w:rsidRPr="00292F3D">
        <w:rPr>
          <w:rFonts w:ascii="Bookman Old Style" w:eastAsia="Bookman Old Style" w:hAnsi="Bookman Old Style" w:cs="Bookman Old Style"/>
          <w:color w:val="auto"/>
          <w:sz w:val="16"/>
          <w:szCs w:val="16"/>
        </w:rPr>
        <w:t>Khusus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Ibukota</w:t>
      </w:r>
      <w:proofErr w:type="spellEnd"/>
      <w:r w:rsidRPr="00292F3D">
        <w:rPr>
          <w:rFonts w:ascii="Bookman Old Style" w:eastAsia="Bookman Old Style" w:hAnsi="Bookman Old Style" w:cs="Bookman Old Style"/>
          <w:color w:val="auto"/>
          <w:sz w:val="16"/>
          <w:szCs w:val="16"/>
        </w:rPr>
        <w:t xml:space="preserve"> Jakarta, Negara </w:t>
      </w:r>
      <w:proofErr w:type="spellStart"/>
      <w:r w:rsidRPr="00292F3D">
        <w:rPr>
          <w:rFonts w:ascii="Bookman Old Style" w:eastAsia="Bookman Old Style" w:hAnsi="Bookman Old Style" w:cs="Bookman Old Style"/>
          <w:color w:val="auto"/>
          <w:sz w:val="16"/>
          <w:szCs w:val="16"/>
        </w:rPr>
        <w:t>Republik</w:t>
      </w:r>
      <w:proofErr w:type="spellEnd"/>
      <w:r w:rsidRPr="00292F3D">
        <w:rPr>
          <w:rFonts w:ascii="Bookman Old Style" w:eastAsia="Bookman Old Style" w:hAnsi="Bookman Old Style" w:cs="Bookman Old Style"/>
          <w:color w:val="auto"/>
          <w:sz w:val="16"/>
          <w:szCs w:val="16"/>
        </w:rPr>
        <w:t xml:space="preserve"> Indonesia </w:t>
      </w:r>
      <w:proofErr w:type="spellStart"/>
      <w:r w:rsidRPr="00292F3D">
        <w:rPr>
          <w:rFonts w:ascii="Bookman Old Style" w:eastAsia="Bookman Old Style" w:hAnsi="Bookman Old Style" w:cs="Bookman Old Style"/>
          <w:color w:val="auto"/>
          <w:sz w:val="16"/>
          <w:szCs w:val="16"/>
        </w:rPr>
        <w:t>sebagai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tempat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dilaksanakannya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peraturan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perundang-undangan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w:t>
      </w:r>
    </w:p>
    <w:p w14:paraId="0C6B2C56"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b/>
          <w:bCs/>
          <w:color w:val="auto"/>
          <w:sz w:val="16"/>
          <w:szCs w:val="16"/>
          <w:lang w:eastAsia="en-US"/>
        </w:rPr>
        <w:t>“</w:t>
      </w:r>
      <w:proofErr w:type="spellStart"/>
      <w:r w:rsidRPr="00292F3D">
        <w:rPr>
          <w:rFonts w:ascii="Bookman Old Style" w:eastAsia="Bookman Old Style" w:hAnsi="Bookman Old Style" w:cs="Bookman Old Style"/>
          <w:b/>
          <w:bCs/>
          <w:color w:val="auto"/>
          <w:sz w:val="16"/>
          <w:szCs w:val="16"/>
          <w:lang w:eastAsia="en-US"/>
        </w:rPr>
        <w:t>Fasilitas</w:t>
      </w:r>
      <w:proofErr w:type="spellEnd"/>
      <w:r w:rsidRPr="00292F3D">
        <w:rPr>
          <w:rFonts w:ascii="Bookman Old Style" w:eastAsia="Bookman Old Style" w:hAnsi="Bookman Old Style" w:cs="Bookman Old Style"/>
          <w:b/>
          <w:bCs/>
          <w:color w:val="auto"/>
          <w:sz w:val="16"/>
          <w:szCs w:val="16"/>
          <w:lang w:eastAsia="en-US"/>
        </w:rPr>
        <w:t xml:space="preserve"> </w:t>
      </w:r>
      <w:proofErr w:type="spellStart"/>
      <w:r w:rsidRPr="00292F3D">
        <w:rPr>
          <w:rFonts w:ascii="Bookman Old Style" w:eastAsia="Bookman Old Style" w:hAnsi="Bookman Old Style" w:cs="Bookman Old Style"/>
          <w:b/>
          <w:bCs/>
          <w:color w:val="auto"/>
          <w:sz w:val="16"/>
          <w:szCs w:val="16"/>
          <w:lang w:eastAsia="en-US"/>
        </w:rPr>
        <w:t>Pelayanan</w:t>
      </w:r>
      <w:proofErr w:type="spellEnd"/>
      <w:r w:rsidRPr="00292F3D">
        <w:rPr>
          <w:rFonts w:ascii="Bookman Old Style" w:eastAsia="Bookman Old Style" w:hAnsi="Bookman Old Style" w:cs="Bookman Old Style"/>
          <w:b/>
          <w:bCs/>
          <w:color w:val="auto"/>
          <w:sz w:val="16"/>
          <w:szCs w:val="16"/>
          <w:lang w:eastAsia="en-US"/>
        </w:rPr>
        <w:t xml:space="preserve"> </w:t>
      </w:r>
      <w:proofErr w:type="spellStart"/>
      <w:r w:rsidRPr="00292F3D">
        <w:rPr>
          <w:rFonts w:ascii="Bookman Old Style" w:eastAsia="Bookman Old Style" w:hAnsi="Bookman Old Style" w:cs="Bookman Old Style"/>
          <w:b/>
          <w:bCs/>
          <w:color w:val="auto"/>
          <w:sz w:val="16"/>
          <w:szCs w:val="16"/>
          <w:lang w:eastAsia="en-US"/>
        </w:rPr>
        <w:t>Kesehatan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adalah</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Fasilitas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Kesehatan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berupa</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Klinik</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atau</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Rumah</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Sakit</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milik</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Pihak</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Kedua</w:t>
      </w:r>
      <w:proofErr w:type="spellEnd"/>
      <w:r w:rsidRPr="00292F3D">
        <w:rPr>
          <w:rFonts w:ascii="Bookman Old Style" w:eastAsia="Bookman Old Style" w:hAnsi="Bookman Old Style" w:cs="Bookman Old Style"/>
          <w:color w:val="auto"/>
          <w:sz w:val="16"/>
          <w:szCs w:val="16"/>
          <w:lang w:eastAsia="en-US"/>
        </w:rPr>
        <w:t xml:space="preserve"> yang </w:t>
      </w:r>
      <w:proofErr w:type="spellStart"/>
      <w:r w:rsidRPr="00292F3D">
        <w:rPr>
          <w:rFonts w:ascii="Bookman Old Style" w:eastAsia="Bookman Old Style" w:hAnsi="Bookman Old Style" w:cs="Bookman Old Style"/>
          <w:color w:val="auto"/>
          <w:sz w:val="16"/>
          <w:szCs w:val="16"/>
          <w:lang w:eastAsia="en-US"/>
        </w:rPr>
        <w:t>memiliki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kewenangan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dalam</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melakukan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aktivitas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penelitian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berbasis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pelayanan</w:t>
      </w:r>
      <w:proofErr w:type="spellEnd"/>
      <w:r w:rsidR="006673A5" w:rsidRPr="00292F3D">
        <w:rPr>
          <w:rFonts w:ascii="Bookman Old Style" w:eastAsia="Bookman Old Style" w:hAnsi="Bookman Old Style" w:cs="Bookman Old Style"/>
          <w:color w:val="auto"/>
          <w:sz w:val="16"/>
          <w:szCs w:val="16"/>
          <w:lang w:eastAsia="en-US"/>
        </w:rPr>
        <w:t xml:space="preserve"> </w:t>
      </w:r>
      <w:proofErr w:type="spellStart"/>
      <w:r w:rsidR="006673A5" w:rsidRPr="00292F3D">
        <w:rPr>
          <w:rFonts w:ascii="Bookman Old Style" w:eastAsia="Bookman Old Style" w:hAnsi="Bookman Old Style" w:cs="Bookman Old Style"/>
          <w:color w:val="auto"/>
          <w:sz w:val="16"/>
          <w:szCs w:val="16"/>
          <w:lang w:eastAsia="en-US"/>
        </w:rPr>
        <w:t>terapi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sesuai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dengan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sertifikasi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maupun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izin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operasional</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sebagai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fasilitas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pelayanan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kesehatan</w:t>
      </w:r>
      <w:proofErr w:type="spellEnd"/>
      <w:r w:rsidRPr="00292F3D">
        <w:rPr>
          <w:rFonts w:ascii="Bookman Old Style" w:eastAsia="Bookman Old Style" w:hAnsi="Bookman Old Style" w:cs="Bookman Old Style"/>
          <w:color w:val="auto"/>
          <w:sz w:val="16"/>
          <w:szCs w:val="16"/>
          <w:lang w:eastAsia="en-US"/>
        </w:rPr>
        <w:t xml:space="preserve"> yang </w:t>
      </w:r>
      <w:proofErr w:type="spellStart"/>
      <w:r w:rsidRPr="00292F3D">
        <w:rPr>
          <w:rFonts w:ascii="Bookman Old Style" w:eastAsia="Bookman Old Style" w:hAnsi="Bookman Old Style" w:cs="Bookman Old Style"/>
          <w:color w:val="auto"/>
          <w:sz w:val="16"/>
          <w:szCs w:val="16"/>
          <w:lang w:eastAsia="en-US"/>
        </w:rPr>
        <w:t>dikeluarkan</w:t>
      </w:r>
      <w:proofErr w:type="spellEnd"/>
      <w:r w:rsidRPr="00292F3D">
        <w:rPr>
          <w:rFonts w:ascii="Bookman Old Style" w:eastAsia="Bookman Old Style" w:hAnsi="Bookman Old Style" w:cs="Bookman Old Style"/>
          <w:color w:val="auto"/>
          <w:sz w:val="16"/>
          <w:szCs w:val="16"/>
          <w:lang w:eastAsia="en-US"/>
        </w:rPr>
        <w:t xml:space="preserve"> oleh </w:t>
      </w:r>
      <w:proofErr w:type="spellStart"/>
      <w:r w:rsidRPr="00292F3D">
        <w:rPr>
          <w:rFonts w:ascii="Bookman Old Style" w:eastAsia="Bookman Old Style" w:hAnsi="Bookman Old Style" w:cs="Bookman Old Style"/>
          <w:color w:val="auto"/>
          <w:sz w:val="16"/>
          <w:szCs w:val="16"/>
          <w:lang w:eastAsia="en-US"/>
        </w:rPr>
        <w:t>otoritas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terkait</w:t>
      </w:r>
      <w:proofErr w:type="spellEnd"/>
      <w:r w:rsidRPr="00292F3D">
        <w:rPr>
          <w:rFonts w:ascii="Bookman Old Style" w:eastAsia="Bookman Old Style" w:hAnsi="Bookman Old Style" w:cs="Bookman Old Style"/>
          <w:color w:val="auto"/>
          <w:sz w:val="16"/>
          <w:szCs w:val="16"/>
          <w:lang w:eastAsia="en-US"/>
        </w:rPr>
        <w:t xml:space="preserve"> dan </w:t>
      </w:r>
      <w:proofErr w:type="spellStart"/>
      <w:r w:rsidRPr="00292F3D">
        <w:rPr>
          <w:rFonts w:ascii="Bookman Old Style" w:eastAsia="Bookman Old Style" w:hAnsi="Bookman Old Style" w:cs="Bookman Old Style"/>
          <w:color w:val="auto"/>
          <w:sz w:val="16"/>
          <w:szCs w:val="16"/>
          <w:lang w:eastAsia="en-US"/>
        </w:rPr>
        <w:t>berlaku</w:t>
      </w:r>
      <w:proofErr w:type="spellEnd"/>
      <w:r w:rsidRPr="00292F3D">
        <w:rPr>
          <w:rFonts w:ascii="Bookman Old Style" w:eastAsia="Bookman Old Style" w:hAnsi="Bookman Old Style" w:cs="Bookman Old Style"/>
          <w:color w:val="auto"/>
          <w:sz w:val="16"/>
          <w:szCs w:val="16"/>
          <w:lang w:eastAsia="en-US"/>
        </w:rPr>
        <w:t xml:space="preserve"> di wilayah NKRI </w:t>
      </w:r>
    </w:p>
    <w:p w14:paraId="06908F6D"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b/>
          <w:bCs/>
          <w:color w:val="auto"/>
          <w:sz w:val="16"/>
          <w:szCs w:val="16"/>
        </w:rPr>
        <w:t>“</w:t>
      </w:r>
      <w:proofErr w:type="spellStart"/>
      <w:r w:rsidRPr="00292F3D">
        <w:rPr>
          <w:rFonts w:ascii="Bookman Old Style" w:eastAsia="Bookman Old Style" w:hAnsi="Bookman Old Style" w:cs="Bookman Old Style"/>
          <w:b/>
          <w:bCs/>
          <w:color w:val="auto"/>
          <w:sz w:val="16"/>
          <w:szCs w:val="16"/>
        </w:rPr>
        <w:t>Formulir</w:t>
      </w:r>
      <w:proofErr w:type="spellEnd"/>
      <w:r w:rsidRPr="00292F3D">
        <w:rPr>
          <w:rFonts w:ascii="Bookman Old Style" w:eastAsia="Bookman Old Style" w:hAnsi="Bookman Old Style" w:cs="Bookman Old Style"/>
          <w:b/>
          <w:bCs/>
          <w:color w:val="auto"/>
          <w:sz w:val="16"/>
          <w:szCs w:val="16"/>
        </w:rPr>
        <w:t>”</w:t>
      </w:r>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r w:rsidRPr="00292F3D">
        <w:rPr>
          <w:rFonts w:ascii="Bookman Old Style" w:eastAsia="Bookman Old Style" w:hAnsi="Bookman Old Style" w:cs="Bookman Old Style"/>
          <w:b/>
          <w:bCs/>
          <w:color w:val="auto"/>
          <w:sz w:val="16"/>
          <w:szCs w:val="16"/>
        </w:rPr>
        <w:t>“Form</w:t>
      </w:r>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dokumen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permohonan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milik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i/>
          <w:iCs/>
          <w:color w:val="auto"/>
          <w:sz w:val="16"/>
          <w:szCs w:val="16"/>
        </w:rPr>
        <w:t>Pihak</w:t>
      </w:r>
      <w:proofErr w:type="spellEnd"/>
      <w:r w:rsidRPr="00292F3D">
        <w:rPr>
          <w:rFonts w:ascii="Bookman Old Style" w:eastAsia="Bookman Old Style" w:hAnsi="Bookman Old Style" w:cs="Bookman Old Style"/>
          <w:i/>
          <w:iCs/>
          <w:color w:val="auto"/>
          <w:sz w:val="16"/>
          <w:szCs w:val="16"/>
        </w:rPr>
        <w:t xml:space="preserve"> </w:t>
      </w:r>
      <w:proofErr w:type="spellStart"/>
      <w:r w:rsidRPr="00292F3D">
        <w:rPr>
          <w:rFonts w:ascii="Bookman Old Style" w:eastAsia="Bookman Old Style" w:hAnsi="Bookman Old Style" w:cs="Bookman Old Style"/>
          <w:i/>
          <w:iCs/>
          <w:color w:val="auto"/>
          <w:sz w:val="16"/>
          <w:szCs w:val="16"/>
        </w:rPr>
        <w:t>Pertama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diisi</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otorisasi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medis</w:t>
      </w:r>
      <w:proofErr w:type="spellEnd"/>
      <w:r w:rsidRPr="00292F3D">
        <w:rPr>
          <w:rFonts w:ascii="Bookman Old Style" w:eastAsia="Bookman Old Style" w:hAnsi="Bookman Old Style" w:cs="Bookman Old Style"/>
          <w:color w:val="auto"/>
          <w:sz w:val="16"/>
          <w:szCs w:val="16"/>
        </w:rPr>
        <w:t xml:space="preserve"> (Medical Authorization)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meminta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dilakukannya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Formulir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acuan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resmi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bagi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kegiatan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sebagaimana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diminta</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penyelenggaraan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w:t>
      </w:r>
    </w:p>
    <w:p w14:paraId="72DAF434"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r w:rsidRPr="00292F3D">
        <w:rPr>
          <w:rFonts w:ascii="Bookman Old Style" w:eastAsia="Bookman Old Style" w:hAnsi="Bookman Old Style" w:cs="Bookman Old Style"/>
          <w:b/>
          <w:bCs/>
          <w:color w:val="auto"/>
          <w:sz w:val="16"/>
          <w:szCs w:val="16"/>
        </w:rPr>
        <w:t xml:space="preserve">Hari </w:t>
      </w:r>
      <w:proofErr w:type="spellStart"/>
      <w:r w:rsidRPr="00292F3D">
        <w:rPr>
          <w:rFonts w:ascii="Bookman Old Style" w:eastAsia="Bookman Old Style" w:hAnsi="Bookman Old Style" w:cs="Bookman Old Style"/>
          <w:b/>
          <w:bCs/>
          <w:color w:val="auto"/>
          <w:sz w:val="16"/>
          <w:szCs w:val="16"/>
        </w:rPr>
        <w:t>Kalender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penanggalan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kalender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365 (</w:t>
      </w:r>
      <w:proofErr w:type="spellStart"/>
      <w:r w:rsidRPr="00292F3D">
        <w:rPr>
          <w:rFonts w:ascii="Bookman Old Style" w:eastAsia="Bookman Old Style" w:hAnsi="Bookman Old Style" w:cs="Bookman Old Style"/>
          <w:color w:val="auto"/>
          <w:sz w:val="16"/>
          <w:szCs w:val="16"/>
        </w:rPr>
        <w:t>tiga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ratus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enam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puluh</w:t>
      </w:r>
      <w:proofErr w:type="spellEnd"/>
      <w:r w:rsidRPr="00292F3D">
        <w:rPr>
          <w:rFonts w:ascii="Bookman Old Style" w:eastAsia="Bookman Old Style" w:hAnsi="Bookman Old Style" w:cs="Bookman Old Style"/>
          <w:color w:val="auto"/>
          <w:sz w:val="16"/>
          <w:szCs w:val="16"/>
        </w:rPr>
        <w:t xml:space="preserve"> lima) </w:t>
      </w:r>
      <w:proofErr w:type="spellStart"/>
      <w:r w:rsidRPr="00292F3D">
        <w:rPr>
          <w:rFonts w:ascii="Bookman Old Style" w:eastAsia="Bookman Old Style" w:hAnsi="Bookman Old Style" w:cs="Bookman Old Style"/>
          <w:color w:val="auto"/>
          <w:sz w:val="16"/>
          <w:szCs w:val="16"/>
        </w:rPr>
        <w:t>hari</w:t>
      </w:r>
      <w:proofErr w:type="spellEnd"/>
      <w:r w:rsidRPr="00292F3D">
        <w:rPr>
          <w:rFonts w:ascii="Bookman Old Style" w:eastAsia="Bookman Old Style" w:hAnsi="Bookman Old Style" w:cs="Bookman Old Style"/>
          <w:color w:val="auto"/>
          <w:sz w:val="16"/>
          <w:szCs w:val="16"/>
        </w:rPr>
        <w:t>.</w:t>
      </w:r>
    </w:p>
    <w:p w14:paraId="54D76427"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r w:rsidRPr="00292F3D">
        <w:rPr>
          <w:rFonts w:ascii="Bookman Old Style" w:eastAsia="Bookman Old Style" w:hAnsi="Bookman Old Style" w:cs="Bookman Old Style"/>
          <w:b/>
          <w:bCs/>
          <w:color w:val="auto"/>
          <w:sz w:val="16"/>
          <w:szCs w:val="16"/>
        </w:rPr>
        <w:t xml:space="preserve">Hari </w:t>
      </w:r>
      <w:proofErr w:type="spellStart"/>
      <w:r w:rsidRPr="00292F3D">
        <w:rPr>
          <w:rFonts w:ascii="Bookman Old Style" w:eastAsia="Bookman Old Style" w:hAnsi="Bookman Old Style" w:cs="Bookman Old Style"/>
          <w:b/>
          <w:bCs/>
          <w:color w:val="auto"/>
          <w:sz w:val="16"/>
          <w:szCs w:val="16"/>
        </w:rPr>
        <w:t>Kerja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Hari </w:t>
      </w:r>
      <w:proofErr w:type="spellStart"/>
      <w:r w:rsidRPr="00292F3D">
        <w:rPr>
          <w:rFonts w:ascii="Bookman Old Style" w:eastAsia="Bookman Old Style" w:hAnsi="Bookman Old Style" w:cs="Bookman Old Style"/>
          <w:color w:val="auto"/>
          <w:sz w:val="16"/>
          <w:szCs w:val="16"/>
        </w:rPr>
        <w:t>Kalender</w:t>
      </w:r>
      <w:proofErr w:type="spellEnd"/>
      <w:r w:rsidRPr="00292F3D">
        <w:rPr>
          <w:rFonts w:ascii="Bookman Old Style" w:eastAsia="Bookman Old Style" w:hAnsi="Bookman Old Style" w:cs="Bookman Old Style"/>
          <w:color w:val="auto"/>
          <w:sz w:val="16"/>
          <w:szCs w:val="16"/>
        </w:rPr>
        <w:t xml:space="preserve"> di mana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beroperasional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kecuali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Sabtu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Minggu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libur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nasional</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hari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cuti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bersama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ditentukan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pemerintah</w:t>
      </w:r>
      <w:proofErr w:type="spellEnd"/>
      <w:r w:rsidRPr="00292F3D">
        <w:rPr>
          <w:rFonts w:ascii="Bookman Old Style" w:eastAsia="Bookman Old Style" w:hAnsi="Bookman Old Style" w:cs="Bookman Old Style"/>
          <w:color w:val="auto"/>
          <w:sz w:val="16"/>
          <w:szCs w:val="16"/>
        </w:rPr>
        <w:t>.</w:t>
      </w:r>
    </w:p>
    <w:p w14:paraId="662A1058"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proofErr w:type="spellStart"/>
      <w:r w:rsidRPr="00292F3D">
        <w:rPr>
          <w:rFonts w:ascii="Bookman Old Style" w:eastAsia="Bookman Old Style" w:hAnsi="Bookman Old Style" w:cs="Bookman Old Style"/>
          <w:b/>
          <w:bCs/>
          <w:color w:val="auto"/>
          <w:sz w:val="16"/>
          <w:szCs w:val="16"/>
        </w:rPr>
        <w:t>Sel</w:t>
      </w:r>
      <w:proofErr w:type="spellEnd"/>
      <w:r w:rsidRPr="00292F3D">
        <w:rPr>
          <w:rFonts w:ascii="Bookman Old Style" w:eastAsia="Bookman Old Style" w:hAnsi="Bookman Old Style" w:cs="Bookman Old Style"/>
          <w:b/>
          <w:bCs/>
          <w:color w:val="auto"/>
          <w:sz w:val="16"/>
          <w:szCs w:val="16"/>
        </w:rPr>
        <w:t xml:space="preserve"> </w:t>
      </w:r>
      <w:proofErr w:type="spellStart"/>
      <w:r w:rsidRPr="00292F3D">
        <w:rPr>
          <w:rFonts w:ascii="Bookman Old Style" w:eastAsia="Bookman Old Style" w:hAnsi="Bookman Old Style" w:cs="Bookman Old Style"/>
          <w:b/>
          <w:bCs/>
          <w:color w:val="auto"/>
          <w:sz w:val="16"/>
          <w:szCs w:val="16"/>
        </w:rPr>
        <w:t>Punca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tubuh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manusia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kemampuan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istimewa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memperbarui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meregenerasi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dirinya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sendiri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i/>
          <w:iCs/>
          <w:color w:val="auto"/>
          <w:sz w:val="16"/>
          <w:szCs w:val="16"/>
        </w:rPr>
        <w:t xml:space="preserve">self </w:t>
      </w:r>
      <w:proofErr w:type="spellEnd"/>
      <w:r w:rsidRPr="00292F3D">
        <w:rPr>
          <w:rFonts w:ascii="Bookman Old Style" w:eastAsia="Bookman Old Style" w:hAnsi="Bookman Old Style" w:cs="Bookman Old Style"/>
          <w:i/>
          <w:iCs/>
          <w:color w:val="auto"/>
          <w:sz w:val="16"/>
          <w:szCs w:val="16"/>
        </w:rPr>
        <w:t>regenerate/</w:t>
      </w:r>
      <w:proofErr w:type="spellStart"/>
      <w:r w:rsidRPr="00292F3D">
        <w:rPr>
          <w:rFonts w:ascii="Bookman Old Style" w:eastAsia="Bookman Old Style" w:hAnsi="Bookman Old Style" w:cs="Bookman Old Style"/>
          <w:i/>
          <w:iCs/>
          <w:color w:val="auto"/>
          <w:sz w:val="16"/>
          <w:szCs w:val="16"/>
        </w:rPr>
        <w:t>self renewal</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mampu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berdiferensiasi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lain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disebut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turunan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punca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dapat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berupa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sekretom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eksosom</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vesikel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ekstraseluler</w:t>
      </w:r>
      <w:proofErr w:type="spellEnd"/>
      <w:r w:rsidRPr="00292F3D">
        <w:rPr>
          <w:rFonts w:ascii="Bookman Old Style" w:eastAsia="Bookman Old Style" w:hAnsi="Bookman Old Style" w:cs="Bookman Old Style"/>
          <w:color w:val="auto"/>
          <w:sz w:val="16"/>
          <w:szCs w:val="16"/>
        </w:rPr>
        <w:t xml:space="preserve">. </w:t>
      </w:r>
    </w:p>
    <w:p w14:paraId="76C1FA8C" w14:textId="73F197AD" w:rsidR="00B218C5" w:rsidRPr="00292F3D" w:rsidRDefault="32EE6444"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proofErr w:type="spellStart"/>
      <w:r w:rsidRPr="00292F3D">
        <w:rPr>
          <w:rFonts w:ascii="Bookman Old Style" w:eastAsia="Bookman Old Style" w:hAnsi="Bookman Old Style" w:cs="Bookman Old Style"/>
          <w:b/>
          <w:bCs/>
          <w:color w:val="auto"/>
          <w:sz w:val="16"/>
          <w:szCs w:val="16"/>
        </w:rPr>
        <w:t>Sekretom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b/>
          <w:bCs/>
          <w:i/>
          <w:iCs/>
          <w:color w:val="auto"/>
          <w:sz w:val="16"/>
          <w:szCs w:val="16"/>
        </w:rPr>
        <w:t>Secretome</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Non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Punca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merupakan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sekresi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Punca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diolah</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disediakan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dimanfaatkan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w:t>
      </w:r>
    </w:p>
    <w:p w14:paraId="0AB5D35C"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memperkuat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kepastian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semua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rujukan</w:t>
      </w:r>
      <w:proofErr w:type="spellEnd"/>
      <w:r w:rsidRPr="00292F3D">
        <w:rPr>
          <w:rFonts w:ascii="Bookman Old Style" w:eastAsia="Bookman Old Style" w:hAnsi="Bookman Old Style" w:cs="Bookman Old Style"/>
          <w:color w:val="auto"/>
          <w:sz w:val="16"/>
          <w:szCs w:val="16"/>
        </w:rPr>
        <w:t xml:space="preserve"> pada kata "</w:t>
      </w:r>
      <w:proofErr w:type="spellStart"/>
      <w:r w:rsidRPr="00292F3D">
        <w:rPr>
          <w:rFonts w:ascii="Bookman Old Style" w:eastAsia="Bookman Old Style" w:hAnsi="Bookman Old Style" w:cs="Bookman Old Style"/>
          <w:b/>
          <w:bCs/>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berarti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Punca</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Turunannya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kecuali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dijelaskan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lain</w:t>
      </w:r>
      <w:proofErr w:type="spellEnd"/>
      <w:r w:rsidRPr="00292F3D">
        <w:rPr>
          <w:rFonts w:ascii="Bookman Old Style" w:eastAsia="Bookman Old Style" w:hAnsi="Bookman Old Style" w:cs="Bookman Old Style"/>
          <w:color w:val="auto"/>
          <w:sz w:val="16"/>
          <w:szCs w:val="16"/>
        </w:rPr>
        <w:t>.</w:t>
      </w:r>
    </w:p>
    <w:p w14:paraId="7C7A25B1" w14:textId="5E05A4EA" w:rsidR="00B218C5" w:rsidRPr="00292F3D" w:rsidRDefault="32EE6444"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proofErr w:type="spellStart"/>
      <w:r w:rsidRPr="00292F3D">
        <w:rPr>
          <w:rFonts w:ascii="Bookman Old Style" w:eastAsia="Bookman Old Style" w:hAnsi="Bookman Old Style" w:cs="Bookman Old Style"/>
          <w:b/>
          <w:bCs/>
          <w:color w:val="auto"/>
          <w:sz w:val="16"/>
          <w:szCs w:val="16"/>
        </w:rPr>
        <w:t>Aplikasi</w:t>
      </w:r>
      <w:proofErr w:type="spellEnd"/>
      <w:r w:rsidRPr="00292F3D">
        <w:rPr>
          <w:rFonts w:ascii="Bookman Old Style" w:eastAsia="Bookman Old Style" w:hAnsi="Bookman Old Style" w:cs="Bookman Old Style"/>
          <w:b/>
          <w:bCs/>
          <w:color w:val="auto"/>
          <w:sz w:val="16"/>
          <w:szCs w:val="16"/>
        </w:rPr>
        <w:t xml:space="preserve"> </w:t>
      </w:r>
      <w:proofErr w:type="spellStart"/>
      <w:r w:rsidRPr="00292F3D">
        <w:rPr>
          <w:rFonts w:ascii="Bookman Old Style" w:eastAsia="Bookman Old Style" w:hAnsi="Bookman Old Style" w:cs="Bookman Old Style"/>
          <w:b/>
          <w:bCs/>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prosedur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terapi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menggunakan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 xml:space="preserve"> </w:t>
      </w:r>
      <w:r w:rsidR="34B04568" w:rsidRPr="00292F3D">
        <w:rPr>
          <w:rFonts w:ascii="Bookman Old Style" w:eastAsia="Bookman Old Style" w:hAnsi="Bookman Old Style" w:cs="Bookman Old Style"/>
          <w:color w:val="auto"/>
          <w:sz w:val="16"/>
          <w:szCs w:val="16"/>
        </w:rPr>
        <w:t xml:space="preserve">dan </w:t>
      </w:r>
      <w:proofErr w:type="spellStart"/>
      <w:r w:rsidR="34B04568" w:rsidRPr="00292F3D">
        <w:rPr>
          <w:rFonts w:ascii="Bookman Old Style" w:eastAsia="Bookman Old Style" w:hAnsi="Bookman Old Style" w:cs="Bookman Old Style"/>
          <w:color w:val="auto"/>
          <w:sz w:val="16"/>
          <w:szCs w:val="16"/>
        </w:rPr>
        <w:t>pelayanan</w:t>
      </w:r>
      <w:proofErr w:type="spellEnd"/>
      <w:r w:rsidR="34B04568" w:rsidRPr="00292F3D">
        <w:rPr>
          <w:rFonts w:ascii="Bookman Old Style" w:eastAsia="Bookman Old Style" w:hAnsi="Bookman Old Style" w:cs="Bookman Old Style"/>
          <w:color w:val="auto"/>
          <w:sz w:val="16"/>
          <w:szCs w:val="16"/>
        </w:rPr>
        <w:t xml:space="preserve"> </w:t>
      </w:r>
      <w:proofErr w:type="spellStart"/>
      <w:r w:rsidR="34B04568" w:rsidRPr="00292F3D">
        <w:rPr>
          <w:rFonts w:ascii="Bookman Old Style" w:eastAsia="Bookman Old Style" w:hAnsi="Bookman Old Style" w:cs="Bookman Old Style"/>
          <w:color w:val="auto"/>
          <w:sz w:val="16"/>
          <w:szCs w:val="16"/>
        </w:rPr>
        <w:t>terapi</w:t>
      </w:r>
      <w:proofErr w:type="spellEnd"/>
      <w:r w:rsidR="34B04568" w:rsidRPr="00292F3D">
        <w:rPr>
          <w:rFonts w:ascii="Bookman Old Style" w:eastAsia="Bookman Old Style" w:hAnsi="Bookman Old Style" w:cs="Bookman Old Style"/>
          <w:color w:val="auto"/>
          <w:sz w:val="16"/>
          <w:szCs w:val="16"/>
        </w:rPr>
        <w:t xml:space="preserve"> </w:t>
      </w:r>
      <w:r w:rsidRPr="00292F3D">
        <w:rPr>
          <w:rFonts w:ascii="Bookman Old Style" w:eastAsia="Bookman Old Style" w:hAnsi="Bookman Old Style" w:cs="Bookman Old Style"/>
          <w:color w:val="auto"/>
          <w:sz w:val="16"/>
          <w:szCs w:val="16"/>
        </w:rPr>
        <w:t xml:space="preserve">yang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dokter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Surat </w:t>
      </w:r>
      <w:proofErr w:type="spellStart"/>
      <w:r w:rsidRPr="00292F3D">
        <w:rPr>
          <w:rFonts w:ascii="Bookman Old Style" w:eastAsia="Bookman Old Style" w:hAnsi="Bookman Old Style" w:cs="Bookman Old Style"/>
          <w:color w:val="auto"/>
          <w:sz w:val="16"/>
          <w:szCs w:val="16"/>
        </w:rPr>
        <w:t>Izin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Praktek</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ketentuan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perundang-undangan</w:t>
      </w:r>
      <w:proofErr w:type="spellEnd"/>
      <w:r w:rsidRPr="00292F3D">
        <w:rPr>
          <w:rFonts w:ascii="Bookman Old Style" w:eastAsia="Bookman Old Style" w:hAnsi="Bookman Old Style" w:cs="Bookman Old Style"/>
          <w:color w:val="auto"/>
          <w:sz w:val="16"/>
          <w:szCs w:val="16"/>
        </w:rPr>
        <w:t xml:space="preserve"> dan yang </w:t>
      </w:r>
      <w:proofErr w:type="spellStart"/>
      <w:r w:rsidRPr="00292F3D">
        <w:rPr>
          <w:rFonts w:ascii="Bookman Old Style" w:eastAsia="Bookman Old Style" w:hAnsi="Bookman Old Style" w:cs="Bookman Old Style"/>
          <w:color w:val="auto"/>
          <w:sz w:val="16"/>
          <w:szCs w:val="16"/>
        </w:rPr>
        <w:t>bekerja</w:t>
      </w:r>
      <w:proofErr w:type="spellEnd"/>
      <w:r w:rsidRPr="00292F3D">
        <w:rPr>
          <w:rFonts w:ascii="Bookman Old Style" w:eastAsia="Bookman Old Style" w:hAnsi="Bookman Old Style" w:cs="Bookman Old Style"/>
          <w:color w:val="auto"/>
          <w:sz w:val="16"/>
          <w:szCs w:val="16"/>
        </w:rPr>
        <w:t xml:space="preserve"> di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w:t>
      </w:r>
    </w:p>
    <w:p w14:paraId="7504FD1F"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r w:rsidRPr="00292F3D">
        <w:rPr>
          <w:rFonts w:ascii="Bookman Old Style" w:eastAsia="Bookman Old Style" w:hAnsi="Bookman Old Style" w:cs="Bookman Old Style"/>
          <w:b/>
          <w:bCs/>
          <w:color w:val="auto"/>
          <w:sz w:val="16"/>
          <w:szCs w:val="16"/>
        </w:rPr>
        <w:t xml:space="preserve">Jam </w:t>
      </w:r>
      <w:proofErr w:type="spellStart"/>
      <w:r w:rsidRPr="00292F3D">
        <w:rPr>
          <w:rFonts w:ascii="Bookman Old Style" w:eastAsia="Bookman Old Style" w:hAnsi="Bookman Old Style" w:cs="Bookman Old Style"/>
          <w:b/>
          <w:bCs/>
          <w:color w:val="auto"/>
          <w:sz w:val="16"/>
          <w:szCs w:val="16"/>
        </w:rPr>
        <w:t>Kerja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jam di mana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beroperasional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yaitu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pukul</w:t>
      </w:r>
      <w:proofErr w:type="spellEnd"/>
      <w:r w:rsidRPr="00292F3D">
        <w:rPr>
          <w:rFonts w:ascii="Bookman Old Style" w:eastAsia="Bookman Old Style" w:hAnsi="Bookman Old Style" w:cs="Bookman Old Style"/>
          <w:color w:val="auto"/>
          <w:sz w:val="16"/>
          <w:szCs w:val="16"/>
        </w:rPr>
        <w:t xml:space="preserve"> 08.00 WIB (</w:t>
      </w:r>
      <w:proofErr w:type="spellStart"/>
      <w:r w:rsidRPr="00292F3D">
        <w:rPr>
          <w:rFonts w:ascii="Bookman Old Style" w:eastAsia="Bookman Old Style" w:hAnsi="Bookman Old Style" w:cs="Bookman Old Style"/>
          <w:color w:val="auto"/>
          <w:sz w:val="16"/>
          <w:szCs w:val="16"/>
        </w:rPr>
        <w:t>delapan</w:t>
      </w:r>
      <w:proofErr w:type="spellEnd"/>
      <w:r w:rsidRPr="00292F3D">
        <w:rPr>
          <w:rFonts w:ascii="Bookman Old Style" w:eastAsia="Bookman Old Style" w:hAnsi="Bookman Old Style" w:cs="Bookman Old Style"/>
          <w:color w:val="auto"/>
          <w:sz w:val="16"/>
          <w:szCs w:val="16"/>
        </w:rPr>
        <w:t xml:space="preserve"> Waktu Indonesia Barat) </w:t>
      </w:r>
      <w:proofErr w:type="spellStart"/>
      <w:r w:rsidRPr="00292F3D">
        <w:rPr>
          <w:rFonts w:ascii="Bookman Old Style" w:eastAsia="Bookman Old Style" w:hAnsi="Bookman Old Style" w:cs="Bookman Old Style"/>
          <w:color w:val="auto"/>
          <w:sz w:val="16"/>
          <w:szCs w:val="16"/>
        </w:rPr>
        <w:t>sampai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16.00 WIB (</w:t>
      </w:r>
      <w:proofErr w:type="spellStart"/>
      <w:r w:rsidRPr="00292F3D">
        <w:rPr>
          <w:rFonts w:ascii="Bookman Old Style" w:eastAsia="Bookman Old Style" w:hAnsi="Bookman Old Style" w:cs="Bookman Old Style"/>
          <w:color w:val="auto"/>
          <w:sz w:val="16"/>
          <w:szCs w:val="16"/>
        </w:rPr>
        <w:t>enam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belas</w:t>
      </w:r>
      <w:proofErr w:type="spellEnd"/>
      <w:r w:rsidRPr="00292F3D">
        <w:rPr>
          <w:rFonts w:ascii="Bookman Old Style" w:eastAsia="Bookman Old Style" w:hAnsi="Bookman Old Style" w:cs="Bookman Old Style"/>
          <w:color w:val="auto"/>
          <w:sz w:val="16"/>
          <w:szCs w:val="16"/>
        </w:rPr>
        <w:t xml:space="preserve"> Waktu Indonesia Barat).</w:t>
      </w:r>
    </w:p>
    <w:p w14:paraId="5B6F77FC"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000000" w:themeColor="text1"/>
          <w:sz w:val="16"/>
          <w:szCs w:val="16"/>
          <w:lang w:eastAsia="en-US"/>
        </w:rPr>
      </w:pPr>
      <w:r w:rsidRPr="00292F3D">
        <w:rPr>
          <w:rFonts w:ascii="Bookman Old Style" w:eastAsia="Bookman Old Style" w:hAnsi="Bookman Old Style" w:cs="Bookman Old Style"/>
          <w:color w:val="auto"/>
          <w:sz w:val="16"/>
          <w:szCs w:val="16"/>
        </w:rPr>
        <w:t>“</w:t>
      </w:r>
      <w:proofErr w:type="spellStart"/>
      <w:r w:rsidRPr="00292F3D">
        <w:rPr>
          <w:rFonts w:ascii="Bookman Old Style" w:eastAsia="Bookman Old Style" w:hAnsi="Bookman Old Style" w:cs="Bookman Old Style"/>
          <w:b/>
          <w:bCs/>
          <w:color w:val="auto"/>
          <w:sz w:val="16"/>
          <w:szCs w:val="16"/>
        </w:rPr>
        <w:t>Pasien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orang-</w:t>
      </w:r>
      <w:proofErr w:type="spellStart"/>
      <w:r w:rsidRPr="00292F3D">
        <w:rPr>
          <w:rFonts w:ascii="Bookman Old Style" w:eastAsia="Bookman Old Style" w:hAnsi="Bookman Old Style" w:cs="Bookman Old Style"/>
          <w:color w:val="auto"/>
          <w:sz w:val="16"/>
          <w:szCs w:val="16"/>
        </w:rPr>
        <w:t>perorangan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menerima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lang w:eastAsia="en-US"/>
        </w:rPr>
        <w:t>telah</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dipastikan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memahami</w:t>
      </w:r>
      <w:proofErr w:type="spellEnd"/>
      <w:r w:rsidRPr="00292F3D">
        <w:rPr>
          <w:rFonts w:ascii="Bookman Old Style" w:eastAsia="Bookman Old Style" w:hAnsi="Bookman Old Style" w:cs="Bookman Old Style"/>
          <w:color w:val="auto"/>
          <w:sz w:val="16"/>
          <w:szCs w:val="16"/>
          <w:lang w:eastAsia="en-US"/>
        </w:rPr>
        <w:t xml:space="preserve"> dan </w:t>
      </w:r>
      <w:proofErr w:type="spellStart"/>
      <w:r w:rsidRPr="00292F3D">
        <w:rPr>
          <w:rFonts w:ascii="Bookman Old Style" w:eastAsia="Bookman Old Style" w:hAnsi="Bookman Old Style" w:cs="Bookman Old Style"/>
          <w:color w:val="auto"/>
          <w:sz w:val="16"/>
          <w:szCs w:val="16"/>
          <w:lang w:eastAsia="en-US"/>
        </w:rPr>
        <w:t>mendapatkan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edukasi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dari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Pihak</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Kedua</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mengenai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penelitian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berbasis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pelayanan</w:t>
      </w:r>
      <w:proofErr w:type="spellEnd"/>
      <w:r w:rsidRPr="00292F3D">
        <w:rPr>
          <w:rFonts w:ascii="Bookman Old Style" w:eastAsia="Bookman Old Style" w:hAnsi="Bookman Old Style" w:cs="Bookman Old Style"/>
          <w:color w:val="auto"/>
          <w:sz w:val="16"/>
          <w:szCs w:val="16"/>
          <w:lang w:eastAsia="en-US"/>
        </w:rPr>
        <w:t xml:space="preserve"> dan </w:t>
      </w:r>
      <w:proofErr w:type="spellStart"/>
      <w:r w:rsidRPr="00292F3D">
        <w:rPr>
          <w:rFonts w:ascii="Bookman Old Style" w:eastAsia="Bookman Old Style" w:hAnsi="Bookman Old Style" w:cs="Bookman Old Style"/>
          <w:color w:val="auto"/>
          <w:sz w:val="16"/>
          <w:szCs w:val="16"/>
          <w:lang w:eastAsia="en-US"/>
        </w:rPr>
        <w:t>menandatangani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dokumen</w:t>
      </w:r>
      <w:proofErr w:type="spellEnd"/>
      <w:r w:rsidRPr="00292F3D">
        <w:rPr>
          <w:rFonts w:ascii="Bookman Old Style" w:eastAsia="Bookman Old Style" w:hAnsi="Bookman Old Style" w:cs="Bookman Old Style"/>
          <w:color w:val="auto"/>
          <w:sz w:val="16"/>
          <w:szCs w:val="16"/>
          <w:lang w:eastAsia="en-US"/>
        </w:rPr>
        <w:t xml:space="preserve"> informed consent yang </w:t>
      </w:r>
      <w:proofErr w:type="spellStart"/>
      <w:r w:rsidRPr="00292F3D">
        <w:rPr>
          <w:rFonts w:ascii="Bookman Old Style" w:eastAsia="Bookman Old Style" w:hAnsi="Bookman Old Style" w:cs="Bookman Old Style"/>
          <w:color w:val="auto"/>
          <w:sz w:val="16"/>
          <w:szCs w:val="16"/>
          <w:lang w:eastAsia="en-US"/>
        </w:rPr>
        <w:t>difasilitasi</w:t>
      </w:r>
      <w:proofErr w:type="spellEnd"/>
      <w:r w:rsidRPr="00292F3D">
        <w:rPr>
          <w:rFonts w:ascii="Bookman Old Style" w:eastAsia="Bookman Old Style" w:hAnsi="Bookman Old Style" w:cs="Bookman Old Style"/>
          <w:color w:val="auto"/>
          <w:sz w:val="16"/>
          <w:szCs w:val="16"/>
          <w:lang w:eastAsia="en-US"/>
        </w:rPr>
        <w:t xml:space="preserve"> oleh </w:t>
      </w:r>
      <w:proofErr w:type="spellStart"/>
      <w:r w:rsidRPr="00292F3D">
        <w:rPr>
          <w:rFonts w:ascii="Bookman Old Style" w:eastAsia="Bookman Old Style" w:hAnsi="Bookman Old Style" w:cs="Bookman Old Style"/>
          <w:color w:val="auto"/>
          <w:sz w:val="16"/>
          <w:szCs w:val="16"/>
          <w:lang w:eastAsia="en-US"/>
        </w:rPr>
        <w:t>Pihak</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Kedua</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sebelum</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dilakukan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prosedur</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terapi</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dalam</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rangka</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Penelitian</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berbasis</w:t>
      </w:r>
      <w:proofErr w:type="spellEnd"/>
      <w:r w:rsidRPr="00292F3D">
        <w:rPr>
          <w:rFonts w:ascii="Bookman Old Style" w:eastAsia="Bookman Old Style" w:hAnsi="Bookman Old Style" w:cs="Bookman Old Style"/>
          <w:color w:val="auto"/>
          <w:sz w:val="16"/>
          <w:szCs w:val="16"/>
          <w:lang w:eastAsia="en-US"/>
        </w:rPr>
        <w:t xml:space="preserve"> </w:t>
      </w:r>
      <w:proofErr w:type="spellStart"/>
      <w:r w:rsidRPr="00292F3D">
        <w:rPr>
          <w:rFonts w:ascii="Bookman Old Style" w:eastAsia="Bookman Old Style" w:hAnsi="Bookman Old Style" w:cs="Bookman Old Style"/>
          <w:color w:val="auto"/>
          <w:sz w:val="16"/>
          <w:szCs w:val="16"/>
          <w:lang w:eastAsia="en-US"/>
        </w:rPr>
        <w:t>Pelayanan</w:t>
      </w:r>
      <w:proofErr w:type="spellEnd"/>
      <w:r w:rsidRPr="00292F3D">
        <w:rPr>
          <w:rFonts w:ascii="Bookman Old Style" w:eastAsia="Bookman Old Style" w:hAnsi="Bookman Old Style" w:cs="Bookman Old Style"/>
          <w:color w:val="auto"/>
          <w:sz w:val="16"/>
          <w:szCs w:val="16"/>
          <w:lang w:eastAsia="en-US"/>
        </w:rPr>
        <w:t>.</w:t>
      </w:r>
    </w:p>
    <w:p w14:paraId="5E5AE3C6"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w:t>
      </w:r>
      <w:proofErr w:type="spellStart"/>
      <w:r w:rsidRPr="00292F3D">
        <w:rPr>
          <w:rFonts w:ascii="Bookman Old Style" w:eastAsia="Bookman Old Style" w:hAnsi="Bookman Old Style" w:cs="Bookman Old Style"/>
          <w:b/>
          <w:bCs/>
          <w:color w:val="auto"/>
          <w:sz w:val="16"/>
          <w:szCs w:val="16"/>
        </w:rPr>
        <w:t>Pihak</w:t>
      </w:r>
      <w:proofErr w:type="spellEnd"/>
      <w:r w:rsidRPr="00292F3D">
        <w:rPr>
          <w:rFonts w:ascii="Bookman Old Style" w:eastAsia="Bookman Old Style" w:hAnsi="Bookman Old Style" w:cs="Bookman Old Style"/>
          <w:b/>
          <w:bCs/>
          <w:color w:val="auto"/>
          <w:sz w:val="16"/>
          <w:szCs w:val="16"/>
        </w:rPr>
        <w:t xml:space="preserve"> </w:t>
      </w:r>
      <w:proofErr w:type="spellStart"/>
      <w:r w:rsidRPr="00292F3D">
        <w:rPr>
          <w:rFonts w:ascii="Bookman Old Style" w:eastAsia="Bookman Old Style" w:hAnsi="Bookman Old Style" w:cs="Bookman Old Style"/>
          <w:b/>
          <w:bCs/>
          <w:color w:val="auto"/>
          <w:sz w:val="16"/>
          <w:szCs w:val="16"/>
        </w:rPr>
        <w:t>Ketiga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setiap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meliputi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namun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terbatas</w:t>
      </w:r>
      <w:proofErr w:type="spellEnd"/>
      <w:r w:rsidRPr="00292F3D">
        <w:rPr>
          <w:rFonts w:ascii="Bookman Old Style" w:eastAsia="Bookman Old Style" w:hAnsi="Bookman Old Style" w:cs="Bookman Old Style"/>
          <w:color w:val="auto"/>
          <w:sz w:val="16"/>
          <w:szCs w:val="16"/>
        </w:rPr>
        <w:t xml:space="preserve"> pada </w:t>
      </w:r>
      <w:proofErr w:type="spellStart"/>
      <w:r w:rsidRPr="00292F3D">
        <w:rPr>
          <w:rFonts w:ascii="Bookman Old Style" w:eastAsia="Bookman Old Style" w:hAnsi="Bookman Old Style" w:cs="Bookman Old Style"/>
          <w:color w:val="auto"/>
          <w:sz w:val="16"/>
          <w:szCs w:val="16"/>
        </w:rPr>
        <w:t>perseorangan</w:t>
      </w:r>
      <w:proofErr w:type="spellEnd"/>
      <w:r w:rsidRPr="00292F3D">
        <w:rPr>
          <w:rFonts w:ascii="Bookman Old Style" w:eastAsia="Bookman Old Style" w:hAnsi="Bookman Old Style" w:cs="Bookman Old Style"/>
          <w:color w:val="auto"/>
          <w:sz w:val="16"/>
          <w:szCs w:val="16"/>
        </w:rPr>
        <w:t xml:space="preserve">, badan </w:t>
      </w:r>
      <w:proofErr w:type="spellStart"/>
      <w:r w:rsidRPr="00292F3D">
        <w:rPr>
          <w:rFonts w:ascii="Bookman Old Style" w:eastAsia="Bookman Old Style" w:hAnsi="Bookman Old Style" w:cs="Bookman Old Style"/>
          <w:color w:val="auto"/>
          <w:sz w:val="16"/>
          <w:szCs w:val="16"/>
        </w:rPr>
        <w:t>usaha</w:t>
      </w:r>
      <w:proofErr w:type="spellEnd"/>
      <w:r w:rsidRPr="00292F3D">
        <w:rPr>
          <w:rFonts w:ascii="Bookman Old Style" w:eastAsia="Bookman Old Style" w:hAnsi="Bookman Old Style" w:cs="Bookman Old Style"/>
          <w:color w:val="auto"/>
          <w:sz w:val="16"/>
          <w:szCs w:val="16"/>
        </w:rPr>
        <w:t>,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badan </w:t>
      </w:r>
      <w:proofErr w:type="spellStart"/>
      <w:r w:rsidRPr="00292F3D">
        <w:rPr>
          <w:rFonts w:ascii="Bookman Old Style" w:eastAsia="Bookman Old Style" w:hAnsi="Bookman Old Style" w:cs="Bookman Old Style"/>
          <w:color w:val="auto"/>
          <w:sz w:val="16"/>
          <w:szCs w:val="16"/>
        </w:rPr>
        <w:t>hukum</w:t>
      </w:r>
      <w:proofErr w:type="spellEnd"/>
      <w:r w:rsidRPr="00292F3D">
        <w:rPr>
          <w:rFonts w:ascii="Bookman Old Style" w:eastAsia="Bookman Old Style" w:hAnsi="Bookman Old Style" w:cs="Bookman Old Style"/>
          <w:color w:val="auto"/>
          <w:sz w:val="16"/>
          <w:szCs w:val="16"/>
        </w:rPr>
        <w:t xml:space="preserve"> di </w:t>
      </w:r>
      <w:proofErr w:type="spellStart"/>
      <w:r w:rsidRPr="00292F3D">
        <w:rPr>
          <w:rFonts w:ascii="Bookman Old Style" w:eastAsia="Bookman Old Style" w:hAnsi="Bookman Old Style" w:cs="Bookman Old Style"/>
          <w:color w:val="auto"/>
          <w:sz w:val="16"/>
          <w:szCs w:val="16"/>
        </w:rPr>
        <w:t>luar</w:t>
      </w:r>
      <w:proofErr w:type="spellEnd"/>
      <w:r w:rsidRPr="00292F3D">
        <w:rPr>
          <w:rFonts w:ascii="Bookman Old Style" w:eastAsia="Bookman Old Style" w:hAnsi="Bookman Old Style" w:cs="Bookman Old Style"/>
          <w:color w:val="auto"/>
          <w:sz w:val="16"/>
          <w:szCs w:val="16"/>
        </w:rPr>
        <w:t xml:space="preserve"> Para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w:t>
      </w:r>
    </w:p>
    <w:p w14:paraId="5FE10BFA" w14:textId="77777777"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b/>
          <w:bCs/>
          <w:color w:val="auto"/>
          <w:sz w:val="16"/>
          <w:szCs w:val="16"/>
        </w:rPr>
        <w:t>“</w:t>
      </w:r>
      <w:proofErr w:type="spellStart"/>
      <w:r w:rsidRPr="00292F3D">
        <w:rPr>
          <w:rFonts w:ascii="Bookman Old Style" w:eastAsia="Bookman Old Style" w:hAnsi="Bookman Old Style" w:cs="Bookman Old Style"/>
          <w:b/>
          <w:bCs/>
          <w:color w:val="auto"/>
          <w:sz w:val="16"/>
          <w:szCs w:val="16"/>
        </w:rPr>
        <w:t>Pengolahan</w:t>
      </w:r>
      <w:proofErr w:type="spellEnd"/>
      <w:r w:rsidRPr="00292F3D">
        <w:rPr>
          <w:rFonts w:ascii="Bookman Old Style" w:eastAsia="Bookman Old Style" w:hAnsi="Bookman Old Style" w:cs="Bookman Old Style"/>
          <w:b/>
          <w:bCs/>
          <w:color w:val="auto"/>
          <w:sz w:val="16"/>
          <w:szCs w:val="16"/>
        </w:rPr>
        <w:t>”</w:t>
      </w:r>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penyediaan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diberikan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Aplikasi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004E6213" w:rsidRPr="00292F3D">
        <w:rPr>
          <w:rFonts w:ascii="Bookman Old Style" w:eastAsia="Bookman Old Style" w:hAnsi="Bookman Old Style" w:cs="Bookman Old Style"/>
          <w:color w:val="auto"/>
          <w:sz w:val="16"/>
          <w:szCs w:val="16"/>
        </w:rPr>
        <w:t xml:space="preserve"> </w:t>
      </w:r>
      <w:proofErr w:type="spellStart"/>
      <w:r w:rsidR="004E6213" w:rsidRPr="00292F3D">
        <w:rPr>
          <w:rFonts w:ascii="Bookman Old Style" w:eastAsia="Bookman Old Style" w:hAnsi="Bookman Old Style" w:cs="Bookman Old Style"/>
          <w:color w:val="auto"/>
          <w:sz w:val="16"/>
          <w:szCs w:val="16"/>
        </w:rPr>
        <w:t>terapi</w:t>
      </w:r>
      <w:proofErr w:type="spellEnd"/>
      <w:r w:rsidRPr="00292F3D">
        <w:rPr>
          <w:rFonts w:ascii="Bookman Old Style" w:eastAsia="Bookman Old Style" w:hAnsi="Bookman Old Style" w:cs="Bookman Old Style"/>
          <w:color w:val="auto"/>
          <w:sz w:val="16"/>
          <w:szCs w:val="16"/>
        </w:rPr>
        <w:t>.</w:t>
      </w:r>
    </w:p>
    <w:p w14:paraId="579568FC" w14:textId="7A6F8262" w:rsidR="00B218C5" w:rsidRPr="00292F3D" w:rsidRDefault="00B218C5" w:rsidP="00FC41D2">
      <w:pPr>
        <w:pStyle w:val="NormalWebCharChar"/>
        <w:numPr>
          <w:ilvl w:val="0"/>
          <w:numId w:val="4"/>
        </w:numPr>
        <w:spacing w:before="0" w:after="120" w:line="240" w:lineRule="auto"/>
        <w:ind w:left="567" w:hanging="567"/>
        <w:jc w:val="both"/>
        <w:rPr>
          <w:rFonts w:ascii="Bookman Old Style" w:eastAsia="Bookman Old Style" w:hAnsi="Bookman Old Style" w:cs="Bookman Old Style"/>
          <w:color w:val="auto"/>
          <w:sz w:val="16"/>
          <w:szCs w:val="16"/>
        </w:rPr>
      </w:pPr>
      <w:r w:rsidRPr="00292F3D">
        <w:rPr>
          <w:rStyle w:val="Strong"/>
          <w:rFonts w:ascii="Bookman Old Style" w:eastAsia="Bookman Old Style" w:hAnsi="Bookman Old Style" w:cs="Bookman Old Style"/>
          <w:color w:val="auto"/>
          <w:sz w:val="16"/>
          <w:szCs w:val="16"/>
        </w:rPr>
        <w:t>“</w:t>
      </w:r>
      <w:proofErr w:type="spellStart"/>
      <w:r w:rsidRPr="00292F3D">
        <w:rPr>
          <w:rStyle w:val="Strong"/>
          <w:rFonts w:ascii="Bookman Old Style" w:eastAsia="Bookman Old Style" w:hAnsi="Bookman Old Style" w:cs="Bookman Old Style"/>
          <w:color w:val="auto"/>
          <w:sz w:val="16"/>
          <w:szCs w:val="16"/>
        </w:rPr>
        <w:t>Biaya</w:t>
      </w:r>
      <w:proofErr w:type="spellEnd"/>
      <w:r w:rsidRPr="00292F3D">
        <w:rPr>
          <w:rStyle w:val="Strong"/>
          <w:rFonts w:ascii="Bookman Old Style" w:eastAsia="Bookman Old Style" w:hAnsi="Bookman Old Style" w:cs="Bookman Old Style"/>
          <w:color w:val="auto"/>
          <w:sz w:val="16"/>
          <w:szCs w:val="16"/>
        </w:rPr>
        <w:t xml:space="preserve"> </w:t>
      </w:r>
      <w:proofErr w:type="spellStart"/>
      <w:r w:rsidRPr="00292F3D">
        <w:rPr>
          <w:rStyle w:val="Strong"/>
          <w:rFonts w:ascii="Bookman Old Style" w:eastAsia="Bookman Old Style" w:hAnsi="Bookman Old Style" w:cs="Bookman Old Style"/>
          <w:color w:val="auto"/>
          <w:sz w:val="16"/>
          <w:szCs w:val="16"/>
        </w:rPr>
        <w:t>Pengolahan</w:t>
      </w:r>
      <w:proofErr w:type="spellEnd"/>
      <w:r w:rsidRPr="00292F3D">
        <w:rPr>
          <w:rStyle w:val="Strong"/>
          <w:rFonts w:ascii="Bookman Old Style" w:eastAsia="Bookman Old Style" w:hAnsi="Bookman Old Style" w:cs="Bookman Old Style"/>
          <w:color w:val="auto"/>
          <w:sz w:val="16"/>
          <w:szCs w:val="16"/>
        </w:rPr>
        <w:t>”</w:t>
      </w:r>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adalah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sejumlah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penggantian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timbul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kegiatan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pelaksanaan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sebagaimana</w:t>
      </w:r>
      <w:proofErr w:type="spellEnd"/>
      <w:r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tercantum</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Ketentuan</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Khusus</w:t>
      </w:r>
      <w:proofErr w:type="spellEnd"/>
      <w:r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P</w:t>
      </w:r>
      <w:r w:rsidRPr="00292F3D">
        <w:rPr>
          <w:rFonts w:ascii="Bookman Old Style" w:eastAsia="Bookman Old Style" w:hAnsi="Bookman Old Style" w:cs="Bookman Old Style"/>
          <w:color w:val="auto"/>
          <w:sz w:val="16"/>
          <w:szCs w:val="16"/>
        </w:rPr>
        <w:t>erjanjian</w:t>
      </w:r>
      <w:proofErr w:type="spellEnd"/>
      <w:r w:rsidRPr="00292F3D">
        <w:rPr>
          <w:rFonts w:ascii="Bookman Old Style" w:eastAsia="Bookman Old Style" w:hAnsi="Bookman Old Style" w:cs="Bookman Old Style"/>
          <w:color w:val="auto"/>
          <w:sz w:val="16"/>
          <w:szCs w:val="16"/>
        </w:rPr>
        <w:t>.</w:t>
      </w:r>
    </w:p>
    <w:p w14:paraId="19E96C5B" w14:textId="22E9D666"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2</w:t>
      </w:r>
    </w:p>
    <w:p w14:paraId="2AEEAC9C"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TUJUAN</w:t>
      </w:r>
    </w:p>
    <w:p w14:paraId="2160B670" w14:textId="77777777" w:rsidR="00B218C5" w:rsidRPr="00292F3D" w:rsidRDefault="00B218C5" w:rsidP="00B218C5">
      <w:pPr>
        <w:spacing w:after="120" w:line="240" w:lineRule="auto"/>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Tujuan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mengatur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hak</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kewajiban</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bekerja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penelitian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berbasis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pelayanan</w:t>
      </w:r>
      <w:proofErr w:type="spellEnd"/>
      <w:r w:rsidRPr="00292F3D">
        <w:rPr>
          <w:rFonts w:ascii="Bookman Old Style" w:eastAsia="Bookman Old Style" w:hAnsi="Bookman Old Style" w:cs="Bookman Old Style"/>
          <w:sz w:val="16"/>
          <w:szCs w:val="16"/>
          <w:lang w:val="en-US"/>
        </w:rPr>
        <w:t xml:space="preserve"> </w:t>
      </w:r>
      <w:proofErr w:type="spellStart"/>
      <w:r w:rsidR="006673A5" w:rsidRPr="00292F3D">
        <w:rPr>
          <w:rFonts w:ascii="Bookman Old Style" w:eastAsia="Bookman Old Style" w:hAnsi="Bookman Old Style" w:cs="Bookman Old Style"/>
          <w:sz w:val="16"/>
          <w:szCs w:val="16"/>
          <w:lang w:val="en-US"/>
        </w:rPr>
        <w:t>terapi</w:t>
      </w:r>
      <w:proofErr w:type="spellEnd"/>
      <w:r w:rsidR="006673A5"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sz w:val="16"/>
          <w:szCs w:val="16"/>
          <w:lang w:val="en-US"/>
        </w:rPr>
        <w:t xml:space="preserve">di </w:t>
      </w:r>
      <w:proofErr w:type="spellStart"/>
      <w:r w:rsidRPr="00292F3D">
        <w:rPr>
          <w:rFonts w:ascii="Bookman Old Style" w:eastAsia="Bookman Old Style" w:hAnsi="Bookman Old Style" w:cs="Bookman Old Style"/>
          <w:sz w:val="16"/>
          <w:szCs w:val="16"/>
          <w:lang w:val="en-US"/>
        </w:rPr>
        <w:t>Fasilitas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Kesehatan</w:t>
      </w:r>
      <w:proofErr w:type="spellEnd"/>
      <w:r w:rsidRPr="00292F3D">
        <w:rPr>
          <w:rFonts w:ascii="Bookman Old Style" w:eastAsia="Bookman Old Style" w:hAnsi="Bookman Old Style" w:cs="Bookman Old Style"/>
          <w:sz w:val="16"/>
          <w:szCs w:val="16"/>
          <w:lang w:val="en-US"/>
        </w:rPr>
        <w:t>.</w:t>
      </w:r>
    </w:p>
    <w:p w14:paraId="1643B165" w14:textId="77777777" w:rsidR="006673A5" w:rsidRPr="00292F3D" w:rsidRDefault="006673A5" w:rsidP="00B218C5">
      <w:pPr>
        <w:pStyle w:val="NormalWebCharChar"/>
        <w:spacing w:before="0" w:after="120" w:line="240" w:lineRule="auto"/>
        <w:jc w:val="center"/>
        <w:rPr>
          <w:rFonts w:ascii="Bookman Old Style" w:eastAsia="Bookman Old Style" w:hAnsi="Bookman Old Style" w:cs="Bookman Old Style"/>
          <w:b/>
          <w:bCs/>
          <w:color w:val="auto"/>
          <w:sz w:val="16"/>
          <w:szCs w:val="16"/>
        </w:rPr>
      </w:pPr>
    </w:p>
    <w:p w14:paraId="3DF926D7" w14:textId="77777777" w:rsidR="006673A5" w:rsidRPr="00292F3D" w:rsidRDefault="006673A5" w:rsidP="00B218C5">
      <w:pPr>
        <w:pStyle w:val="NormalWebCharChar"/>
        <w:spacing w:before="0" w:after="120" w:line="240" w:lineRule="auto"/>
        <w:jc w:val="center"/>
        <w:rPr>
          <w:rFonts w:ascii="Bookman Old Style" w:eastAsia="Bookman Old Style" w:hAnsi="Bookman Old Style" w:cs="Bookman Old Style"/>
          <w:b/>
          <w:bCs/>
          <w:color w:val="auto"/>
          <w:sz w:val="16"/>
          <w:szCs w:val="16"/>
        </w:rPr>
      </w:pPr>
    </w:p>
    <w:p w14:paraId="1A53D3F5" w14:textId="77777777" w:rsidR="00B218C5" w:rsidRPr="00292F3D" w:rsidRDefault="00B218C5" w:rsidP="00B218C5">
      <w:pPr>
        <w:pStyle w:val="NormalWebCharChar"/>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PASAL 3</w:t>
      </w:r>
    </w:p>
    <w:p w14:paraId="1CF72D48" w14:textId="77777777" w:rsidR="00B218C5" w:rsidRPr="00292F3D" w:rsidRDefault="00B218C5" w:rsidP="00B218C5">
      <w:pPr>
        <w:pStyle w:val="NormalWebCharChar"/>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RUANG LINGKUP DAN PELAKSANAAN</w:t>
      </w:r>
    </w:p>
    <w:p w14:paraId="5190DD60" w14:textId="77777777" w:rsidR="00B218C5" w:rsidRPr="009C5D85" w:rsidRDefault="00B218C5" w:rsidP="00FC41D2">
      <w:pPr>
        <w:pStyle w:val="NormalWeb858D7CFB-ED40-4347-BF05-701D383B685F858D7CFB-ED40-4347-BF05-701D383B685F"/>
        <w:numPr>
          <w:ilvl w:val="0"/>
          <w:numId w:val="5"/>
        </w:numPr>
        <w:spacing w:before="0" w:after="120" w:line="240" w:lineRule="auto"/>
        <w:ind w:left="567" w:hanging="567"/>
        <w:jc w:val="both"/>
        <w:rPr>
          <w:rFonts w:ascii="Bookman Old Style" w:eastAsia="Bookman Old Style" w:hAnsi="Bookman Old Style" w:cs="Bookman Old Style"/>
          <w:color w:val="auto"/>
          <w:sz w:val="16"/>
          <w:szCs w:val="16"/>
        </w:rPr>
      </w:pPr>
      <w:r w:rsidRPr="009C5D85">
        <w:rPr>
          <w:rFonts w:ascii="Bookman Old Style" w:eastAsia="Bookman Old Style" w:hAnsi="Bookman Old Style" w:cs="Bookman Old Style"/>
          <w:color w:val="auto"/>
          <w:sz w:val="16"/>
          <w:szCs w:val="16"/>
          <w:lang w:val="en-GB"/>
        </w:rPr>
        <w:t xml:space="preserve">Para </w:t>
      </w:r>
      <w:proofErr w:type="spellStart"/>
      <w:r w:rsidRPr="009C5D85">
        <w:rPr>
          <w:rFonts w:ascii="Bookman Old Style" w:eastAsia="Bookman Old Style" w:hAnsi="Bookman Old Style" w:cs="Bookman Old Style"/>
          <w:color w:val="auto"/>
          <w:sz w:val="16"/>
          <w:szCs w:val="16"/>
          <w:lang w:val="en-GB"/>
        </w:rPr>
        <w:t>Pihak</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sepakat</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bahwa</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ruang</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lingkup</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kerja</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sama</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dalam</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Perjanjian</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ini</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meliputi</w:t>
      </w:r>
      <w:proofErr w:type="spellEnd"/>
      <w:r w:rsidRPr="009C5D85">
        <w:rPr>
          <w:rFonts w:ascii="Bookman Old Style" w:eastAsia="Bookman Old Style" w:hAnsi="Bookman Old Style" w:cs="Bookman Old Style"/>
          <w:color w:val="auto"/>
          <w:sz w:val="16"/>
          <w:szCs w:val="16"/>
        </w:rPr>
        <w:t>:</w:t>
      </w:r>
    </w:p>
    <w:p w14:paraId="3D898AE2" w14:textId="7020C457" w:rsidR="00B218C5" w:rsidRPr="009C5D85" w:rsidRDefault="00B218C5" w:rsidP="00FC41D2">
      <w:pPr>
        <w:pStyle w:val="NormalWeb858D7CFB-ED40-4347-BF05-701D383B685F858D7CFB-ED40-4347-BF05-701D383B685F"/>
        <w:numPr>
          <w:ilvl w:val="0"/>
          <w:numId w:val="6"/>
        </w:numPr>
        <w:spacing w:before="0" w:after="120" w:line="240" w:lineRule="auto"/>
        <w:ind w:left="1134" w:hanging="567"/>
        <w:jc w:val="both"/>
        <w:rPr>
          <w:rFonts w:ascii="Bookman Old Style" w:eastAsia="Bookman Old Style" w:hAnsi="Bookman Old Style" w:cs="Bookman Old Style"/>
          <w:color w:val="auto"/>
          <w:sz w:val="16"/>
          <w:szCs w:val="16"/>
        </w:rPr>
      </w:pPr>
      <w:proofErr w:type="spellStart"/>
      <w:r w:rsidRPr="009C5D85">
        <w:rPr>
          <w:rFonts w:ascii="Bookman Old Style" w:eastAsia="Bookman Old Style" w:hAnsi="Bookman Old Style" w:cs="Bookman Old Style"/>
          <w:color w:val="auto"/>
          <w:sz w:val="16"/>
          <w:szCs w:val="16"/>
          <w:lang w:val="en-GB"/>
        </w:rPr>
        <w:t>Pengolahan</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r w:rsidRPr="009C5D85">
        <w:rPr>
          <w:rFonts w:ascii="Bookman Old Style" w:eastAsia="Bookman Old Style" w:hAnsi="Bookman Old Style" w:cs="Bookman Old Style"/>
          <w:color w:val="auto"/>
          <w:sz w:val="16"/>
          <w:szCs w:val="16"/>
          <w:lang w:val="en-GB"/>
        </w:rPr>
        <w:t xml:space="preserve">yang </w:t>
      </w:r>
      <w:proofErr w:type="spellStart"/>
      <w:r w:rsidRPr="009C5D85">
        <w:rPr>
          <w:rFonts w:ascii="Bookman Old Style" w:eastAsia="Bookman Old Style" w:hAnsi="Bookman Old Style" w:cs="Bookman Old Style"/>
          <w:color w:val="auto"/>
          <w:sz w:val="16"/>
          <w:szCs w:val="16"/>
          <w:lang w:val="en-GB"/>
        </w:rPr>
        <w:t>disediakan</w:t>
      </w:r>
      <w:proofErr w:type="spellEnd"/>
      <w:r w:rsidRPr="009C5D85">
        <w:rPr>
          <w:rFonts w:ascii="Bookman Old Style" w:eastAsia="Bookman Old Style" w:hAnsi="Bookman Old Style" w:cs="Bookman Old Style"/>
          <w:color w:val="auto"/>
          <w:sz w:val="16"/>
          <w:szCs w:val="16"/>
          <w:lang w:val="en-GB"/>
        </w:rPr>
        <w:t xml:space="preserve"> oleh </w:t>
      </w:r>
      <w:proofErr w:type="spellStart"/>
      <w:r w:rsidRPr="009C5D85">
        <w:rPr>
          <w:rFonts w:ascii="Bookman Old Style" w:eastAsia="Bookman Old Style" w:hAnsi="Bookman Old Style" w:cs="Bookman Old Style"/>
          <w:color w:val="auto"/>
          <w:sz w:val="16"/>
          <w:szCs w:val="16"/>
          <w:lang w:val="en-GB"/>
        </w:rPr>
        <w:t>Pihak</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Pertama</w:t>
      </w:r>
      <w:proofErr w:type="spellEnd"/>
      <w:ins w:id="140" w:author="Alma Dafina Eclessia" w:date="2025-10-01T10:33:00Z">
        <w:r w:rsidR="009C0755" w:rsidRPr="009C5D85">
          <w:rPr>
            <w:rFonts w:ascii="Bookman Old Style" w:eastAsia="Bookman Old Style" w:hAnsi="Bookman Old Style" w:cs="Bookman Old Style"/>
            <w:color w:val="auto"/>
            <w:sz w:val="16"/>
            <w:szCs w:val="16"/>
            <w:lang w:val="en-GB"/>
          </w:rPr>
          <w:t xml:space="preserve"> </w:t>
        </w:r>
        <w:proofErr w:type="spellStart"/>
        <w:r w:rsidR="009C0755" w:rsidRPr="009C5D85">
          <w:rPr>
            <w:rFonts w:ascii="Bookman Old Style" w:eastAsia="Bookman Old Style" w:hAnsi="Bookman Old Style" w:cs="Bookman Old Style"/>
            <w:color w:val="auto"/>
            <w:sz w:val="16"/>
            <w:szCs w:val="16"/>
            <w:lang w:val="en-GB"/>
            <w:rPrChange w:id="141" w:author="Alma Dafina Eclessia" w:date="2025-10-01T10:34:00Z">
              <w:rPr>
                <w:rFonts w:ascii="Bookman Old Style" w:eastAsia="Bookman Old Style" w:hAnsi="Bookman Old Style" w:cs="Bookman Old Style"/>
                <w:color w:val="auto"/>
                <w:sz w:val="16"/>
                <w:szCs w:val="16"/>
                <w:highlight w:val="yellow"/>
                <w:lang w:val="en-GB"/>
              </w:rPr>
            </w:rPrChange>
          </w:rPr>
          <w:t>atau</w:t>
        </w:r>
        <w:proofErr w:type="spellEnd"/>
        <w:r w:rsidR="009C0755" w:rsidRPr="009C5D85">
          <w:rPr>
            <w:rFonts w:ascii="Bookman Old Style" w:eastAsia="Bookman Old Style" w:hAnsi="Bookman Old Style" w:cs="Bookman Old Style"/>
            <w:color w:val="auto"/>
            <w:sz w:val="16"/>
            <w:szCs w:val="16"/>
            <w:lang w:val="en-GB"/>
            <w:rPrChange w:id="142" w:author="Alma Dafina Eclessia" w:date="2025-10-01T10:34:00Z">
              <w:rPr>
                <w:rFonts w:ascii="Bookman Old Style" w:eastAsia="Bookman Old Style" w:hAnsi="Bookman Old Style" w:cs="Bookman Old Style"/>
                <w:color w:val="auto"/>
                <w:sz w:val="16"/>
                <w:szCs w:val="16"/>
                <w:highlight w:val="yellow"/>
                <w:lang w:val="en-GB"/>
              </w:rPr>
            </w:rPrChange>
          </w:rPr>
          <w:t xml:space="preserve"> </w:t>
        </w:r>
      </w:ins>
      <w:proofErr w:type="spellStart"/>
      <w:ins w:id="143" w:author="Alma Dafina Eclessia" w:date="2025-10-01T10:34:00Z">
        <w:r w:rsidR="000C13B3" w:rsidRPr="009C5D85">
          <w:rPr>
            <w:rFonts w:ascii="Bookman Old Style" w:eastAsia="Bookman Old Style" w:hAnsi="Bookman Old Style" w:cs="Bookman Old Style"/>
            <w:color w:val="auto"/>
            <w:sz w:val="16"/>
            <w:szCs w:val="16"/>
            <w:lang w:val="en-GB"/>
            <w:rPrChange w:id="144" w:author="Alma Dafina Eclessia" w:date="2025-10-01T10:34:00Z">
              <w:rPr>
                <w:rFonts w:ascii="Bookman Old Style" w:eastAsia="Bookman Old Style" w:hAnsi="Bookman Old Style" w:cs="Bookman Old Style"/>
                <w:color w:val="auto"/>
                <w:sz w:val="16"/>
                <w:szCs w:val="16"/>
                <w:highlight w:val="yellow"/>
                <w:lang w:val="en-GB"/>
              </w:rPr>
            </w:rPrChange>
          </w:rPr>
          <w:t>Pasien</w:t>
        </w:r>
        <w:proofErr w:type="spellEnd"/>
        <w:r w:rsidR="000C13B3" w:rsidRPr="009C5D85">
          <w:rPr>
            <w:rFonts w:ascii="Bookman Old Style" w:eastAsia="Bookman Old Style" w:hAnsi="Bookman Old Style" w:cs="Bookman Old Style"/>
            <w:color w:val="auto"/>
            <w:sz w:val="16"/>
            <w:szCs w:val="16"/>
            <w:lang w:val="en-GB"/>
            <w:rPrChange w:id="145" w:author="Alma Dafina Eclessia" w:date="2025-10-01T10:34:00Z">
              <w:rPr>
                <w:rFonts w:ascii="Bookman Old Style" w:eastAsia="Bookman Old Style" w:hAnsi="Bookman Old Style" w:cs="Bookman Old Style"/>
                <w:color w:val="auto"/>
                <w:sz w:val="16"/>
                <w:szCs w:val="16"/>
                <w:highlight w:val="yellow"/>
                <w:lang w:val="en-GB"/>
              </w:rPr>
            </w:rPrChange>
          </w:rPr>
          <w:t xml:space="preserve"> </w:t>
        </w:r>
      </w:ins>
      <w:del w:id="146" w:author="Alma Dafina Eclessia" w:date="2025-10-01T10:34:00Z">
        <w:r w:rsidRPr="009C5D85" w:rsidDel="000C13B3">
          <w:rPr>
            <w:rFonts w:ascii="Bookman Old Style" w:eastAsia="Bookman Old Style" w:hAnsi="Bookman Old Style" w:cs="Bookman Old Style"/>
            <w:color w:val="auto"/>
            <w:sz w:val="16"/>
            <w:szCs w:val="16"/>
            <w:lang w:val="en-GB"/>
          </w:rPr>
          <w:delText xml:space="preserve"> </w:delText>
        </w:r>
      </w:del>
      <w:proofErr w:type="spellStart"/>
      <w:r w:rsidRPr="009C5D85">
        <w:rPr>
          <w:rFonts w:ascii="Bookman Old Style" w:eastAsia="Bookman Old Style" w:hAnsi="Bookman Old Style" w:cs="Bookman Old Style"/>
          <w:color w:val="auto"/>
          <w:sz w:val="16"/>
          <w:szCs w:val="16"/>
          <w:lang w:val="en-GB"/>
        </w:rPr>
        <w:t>untuk</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dimanfaatkan</w:t>
      </w:r>
      <w:proofErr w:type="spellEnd"/>
      <w:r w:rsidRPr="009C5D85">
        <w:rPr>
          <w:rFonts w:ascii="Bookman Old Style" w:eastAsia="Bookman Old Style" w:hAnsi="Bookman Old Style" w:cs="Bookman Old Style"/>
          <w:color w:val="auto"/>
          <w:sz w:val="16"/>
          <w:szCs w:val="16"/>
          <w:lang w:val="en-GB"/>
        </w:rPr>
        <w:t xml:space="preserve"> </w:t>
      </w:r>
      <w:bookmarkStart w:id="147" w:name="_Hlk137468963"/>
      <w:r w:rsidRPr="009C5D85">
        <w:rPr>
          <w:rFonts w:ascii="Bookman Old Style" w:eastAsia="Bookman Old Style" w:hAnsi="Bookman Old Style" w:cs="Bookman Old Style"/>
          <w:color w:val="auto"/>
          <w:sz w:val="16"/>
          <w:szCs w:val="16"/>
          <w:lang w:val="en-GB"/>
        </w:rPr>
        <w:t xml:space="preserve">oleh </w:t>
      </w:r>
      <w:proofErr w:type="spellStart"/>
      <w:r w:rsidRPr="009C5D85">
        <w:rPr>
          <w:rFonts w:ascii="Bookman Old Style" w:eastAsia="Bookman Old Style" w:hAnsi="Bookman Old Style" w:cs="Bookman Old Style"/>
          <w:color w:val="auto"/>
          <w:sz w:val="16"/>
          <w:szCs w:val="16"/>
          <w:lang w:val="en-GB"/>
        </w:rPr>
        <w:t>Pihak</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Kedua</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terhadap</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Pasien</w:t>
      </w:r>
      <w:proofErr w:type="spellEnd"/>
      <w:r w:rsidRPr="009C5D85">
        <w:rPr>
          <w:rFonts w:ascii="Bookman Old Style" w:eastAsia="Bookman Old Style" w:hAnsi="Bookman Old Style" w:cs="Bookman Old Style"/>
          <w:color w:val="auto"/>
          <w:sz w:val="16"/>
          <w:szCs w:val="16"/>
          <w:lang w:val="en-GB"/>
        </w:rPr>
        <w:t xml:space="preserve"> di </w:t>
      </w:r>
      <w:proofErr w:type="spellStart"/>
      <w:r w:rsidRPr="009C5D85">
        <w:rPr>
          <w:rFonts w:ascii="Bookman Old Style" w:eastAsia="Bookman Old Style" w:hAnsi="Bookman Old Style" w:cs="Bookman Old Style"/>
          <w:color w:val="auto"/>
          <w:sz w:val="16"/>
          <w:szCs w:val="16"/>
          <w:lang w:val="en-GB"/>
        </w:rPr>
        <w:t>Fasilitas</w:t>
      </w:r>
      <w:proofErr w:type="spellEnd"/>
      <w:r w:rsidRPr="009C5D85">
        <w:rPr>
          <w:rFonts w:ascii="Bookman Old Style" w:eastAsia="Bookman Old Style" w:hAnsi="Bookman Old Style" w:cs="Bookman Old Style"/>
          <w:color w:val="auto"/>
          <w:sz w:val="16"/>
          <w:szCs w:val="16"/>
          <w:lang w:val="en-GB"/>
        </w:rPr>
        <w:t xml:space="preserve"> </w:t>
      </w:r>
      <w:proofErr w:type="spellStart"/>
      <w:r w:rsidRPr="009C5D85">
        <w:rPr>
          <w:rFonts w:ascii="Bookman Old Style" w:eastAsia="Bookman Old Style" w:hAnsi="Bookman Old Style" w:cs="Bookman Old Style"/>
          <w:color w:val="auto"/>
          <w:sz w:val="16"/>
          <w:szCs w:val="16"/>
          <w:lang w:val="en-GB"/>
        </w:rPr>
        <w:t>Kesehatan</w:t>
      </w:r>
      <w:proofErr w:type="spellEnd"/>
      <w:r w:rsidRPr="009C5D85">
        <w:rPr>
          <w:rFonts w:ascii="Bookman Old Style" w:eastAsia="Bookman Old Style" w:hAnsi="Bookman Old Style" w:cs="Bookman Old Style"/>
          <w:color w:val="auto"/>
          <w:sz w:val="16"/>
          <w:szCs w:val="16"/>
          <w:lang w:val="en-GB"/>
        </w:rPr>
        <w:t xml:space="preserve"> </w:t>
      </w:r>
      <w:bookmarkEnd w:id="147"/>
    </w:p>
    <w:p w14:paraId="60A1E63A" w14:textId="77777777" w:rsidR="00B218C5" w:rsidRPr="00292F3D" w:rsidRDefault="00B218C5" w:rsidP="00FC41D2">
      <w:pPr>
        <w:pStyle w:val="NormalWeb858D7CFB-ED40-4347-BF05-701D383B685F858D7CFB-ED40-4347-BF05-701D383B685F"/>
        <w:numPr>
          <w:ilvl w:val="0"/>
          <w:numId w:val="6"/>
        </w:numPr>
        <w:spacing w:before="0" w:after="120" w:line="240" w:lineRule="auto"/>
        <w:ind w:left="1134" w:hanging="567"/>
        <w:jc w:val="both"/>
        <w:rPr>
          <w:rFonts w:ascii="Bookman Old Style" w:eastAsia="Bookman Old Style" w:hAnsi="Bookman Old Style" w:cs="Bookman Old Style"/>
          <w:color w:val="auto"/>
          <w:sz w:val="16"/>
          <w:szCs w:val="16"/>
        </w:rPr>
      </w:pPr>
      <w:proofErr w:type="spellStart"/>
      <w:r w:rsidRPr="009C5D85">
        <w:rPr>
          <w:rFonts w:ascii="Bookman Old Style" w:eastAsia="Bookman Old Style" w:hAnsi="Bookman Old Style" w:cs="Bookman Old Style"/>
          <w:color w:val="auto"/>
          <w:sz w:val="16"/>
          <w:szCs w:val="16"/>
        </w:rPr>
        <w:t>penggunaan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sarana</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prasarana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Pengolahan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sehubungan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w:t>
      </w:r>
    </w:p>
    <w:p w14:paraId="3E0A2F03" w14:textId="77777777" w:rsidR="00B218C5" w:rsidRPr="00292F3D" w:rsidRDefault="00B218C5" w:rsidP="00FC41D2">
      <w:pPr>
        <w:pStyle w:val="NormalWeb858D7CFB-ED40-4347-BF05-701D383B685F858D7CFB-ED40-4347-BF05-701D383B685F"/>
        <w:numPr>
          <w:ilvl w:val="0"/>
          <w:numId w:val="5"/>
        </w:numPr>
        <w:spacing w:before="0"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permintaan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berdasarkan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Formulir</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kesepakatan</w:t>
      </w:r>
      <w:proofErr w:type="spellEnd"/>
      <w:r w:rsidRPr="00292F3D">
        <w:rPr>
          <w:rFonts w:ascii="Bookman Old Style" w:eastAsia="Bookman Old Style" w:hAnsi="Bookman Old Style" w:cs="Bookman Old Style"/>
          <w:color w:val="auto"/>
          <w:sz w:val="16"/>
          <w:szCs w:val="16"/>
        </w:rPr>
        <w:t xml:space="preserve"> Para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w:t>
      </w:r>
    </w:p>
    <w:p w14:paraId="27BA6E2B" w14:textId="77777777" w:rsidR="00B218C5" w:rsidRPr="00292F3D" w:rsidRDefault="00B218C5" w:rsidP="00FC41D2">
      <w:pPr>
        <w:numPr>
          <w:ilvl w:val="0"/>
          <w:numId w:val="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melakukan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pengiriman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kepada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 xml:space="preserve"> pada Hari </w:t>
      </w:r>
      <w:proofErr w:type="spellStart"/>
      <w:r w:rsidRPr="00292F3D">
        <w:rPr>
          <w:rFonts w:ascii="Bookman Old Style" w:eastAsia="Bookman Old Style" w:hAnsi="Bookman Old Style" w:cs="Bookman Old Style"/>
          <w:sz w:val="16"/>
          <w:szCs w:val="16"/>
          <w:lang w:val="en-US"/>
        </w:rPr>
        <w:t>Kerja</w:t>
      </w:r>
      <w:proofErr w:type="spellEnd"/>
      <w:r w:rsidRPr="00292F3D">
        <w:rPr>
          <w:rFonts w:ascii="Bookman Old Style" w:eastAsia="Bookman Old Style" w:hAnsi="Bookman Old Style" w:cs="Bookman Old Style"/>
          <w:sz w:val="16"/>
          <w:szCs w:val="16"/>
          <w:lang w:val="en-US"/>
        </w:rPr>
        <w:t xml:space="preserve"> dan Jam </w:t>
      </w:r>
      <w:proofErr w:type="spellStart"/>
      <w:r w:rsidRPr="00292F3D">
        <w:rPr>
          <w:rFonts w:ascii="Bookman Old Style" w:eastAsia="Bookman Old Style" w:hAnsi="Bookman Old Style" w:cs="Bookman Old Style"/>
          <w:sz w:val="16"/>
          <w:szCs w:val="16"/>
          <w:lang w:val="en-US"/>
        </w:rPr>
        <w:t>Kerja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disepakati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bersama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sebelum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pengiriman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dilakukan</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Pertama</w:t>
      </w:r>
      <w:proofErr w:type="spellEnd"/>
      <w:r w:rsidRPr="00292F3D">
        <w:rPr>
          <w:rFonts w:ascii="Bookman Old Style" w:eastAsia="Bookman Old Style" w:hAnsi="Bookman Old Style" w:cs="Bookman Old Style"/>
          <w:sz w:val="16"/>
          <w:szCs w:val="16"/>
          <w:lang w:val="en-US"/>
        </w:rPr>
        <w:t>.</w:t>
      </w:r>
    </w:p>
    <w:p w14:paraId="36212690" w14:textId="77777777" w:rsidR="00B218C5" w:rsidRPr="00292F3D" w:rsidRDefault="00B218C5" w:rsidP="00FC41D2">
      <w:pPr>
        <w:numPr>
          <w:ilvl w:val="0"/>
          <w:numId w:val="5"/>
        </w:numPr>
        <w:spacing w:after="120" w:line="240" w:lineRule="auto"/>
        <w:ind w:left="567" w:hanging="567"/>
        <w:jc w:val="both"/>
        <w:rPr>
          <w:rFonts w:ascii="Bookman Old Style" w:eastAsia="Bookman Old Style" w:hAnsi="Bookman Old Style" w:cs="Bookman Old Style"/>
          <w:b/>
          <w:bCs/>
          <w:sz w:val="16"/>
          <w:szCs w:val="16"/>
          <w:lang w:val="en-US"/>
        </w:rPr>
      </w:pP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rangka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pelaksanaan</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menunjuk</w:t>
      </w:r>
      <w:proofErr w:type="spellEnd"/>
      <w:r w:rsidRPr="00292F3D">
        <w:rPr>
          <w:rFonts w:ascii="Bookman Old Style" w:eastAsia="Bookman Old Style" w:hAnsi="Bookman Old Style" w:cs="Bookman Old Style"/>
          <w:sz w:val="16"/>
          <w:szCs w:val="16"/>
          <w:lang w:val="en-US"/>
        </w:rPr>
        <w:t xml:space="preserve"> wakil-</w:t>
      </w:r>
      <w:proofErr w:type="spellStart"/>
      <w:r w:rsidRPr="00292F3D">
        <w:rPr>
          <w:rFonts w:ascii="Bookman Old Style" w:eastAsia="Bookman Old Style" w:hAnsi="Bookman Old Style" w:cs="Bookman Old Style"/>
          <w:sz w:val="16"/>
          <w:szCs w:val="16"/>
          <w:lang w:val="en-US"/>
        </w:rPr>
        <w:t>wakilnya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kebutuhan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tugas</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fungsi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masing-masing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w:t>
      </w:r>
    </w:p>
    <w:p w14:paraId="30D12BF8"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PASAL 4</w:t>
      </w:r>
    </w:p>
    <w:p w14:paraId="639091C6" w14:textId="77777777" w:rsidR="00B218C5" w:rsidRPr="00292F3D" w:rsidRDefault="00B218C5" w:rsidP="00B218C5">
      <w:pPr>
        <w:pStyle w:val="NormalWebCharChar"/>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JANGKA WAKTU KERJA SAMA</w:t>
      </w:r>
    </w:p>
    <w:p w14:paraId="530463D5" w14:textId="637A0765" w:rsidR="00B218C5" w:rsidRPr="00292F3D" w:rsidRDefault="00B218C5" w:rsidP="00FC41D2">
      <w:pPr>
        <w:pStyle w:val="NormalWeb858D7CFB-ED40-4347-BF05-701D383B685F858D7CFB-ED40-4347-BF05-701D383B685F"/>
        <w:numPr>
          <w:ilvl w:val="0"/>
          <w:numId w:val="7"/>
        </w:numPr>
        <w:spacing w:before="0" w:after="120" w:line="240" w:lineRule="auto"/>
        <w:ind w:left="567" w:hanging="567"/>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rPr>
        <w:t>Ketentuan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perpanjangan</w:t>
      </w:r>
      <w:proofErr w:type="spellEnd"/>
      <w:r w:rsidRPr="00292F3D">
        <w:rPr>
          <w:rFonts w:ascii="Bookman Old Style" w:eastAsia="Bookman Old Style" w:hAnsi="Bookman Old Style" w:cs="Bookman Old Style"/>
          <w:sz w:val="16"/>
          <w:szCs w:val="16"/>
        </w:rPr>
        <w:t xml:space="preserve"> </w:t>
      </w:r>
      <w:proofErr w:type="spellStart"/>
      <w:r w:rsidR="00C92F2C" w:rsidRPr="00292F3D">
        <w:rPr>
          <w:rFonts w:ascii="Bookman Old Style" w:eastAsia="Bookman Old Style" w:hAnsi="Bookman Old Style" w:cs="Bookman Old Style"/>
          <w:sz w:val="16"/>
          <w:szCs w:val="16"/>
        </w:rPr>
        <w:t>Perjanjian</w:t>
      </w:r>
      <w:proofErr w:type="spellEnd"/>
      <w:r w:rsidR="00C92F2C" w:rsidRPr="00292F3D">
        <w:rPr>
          <w:rFonts w:ascii="Bookman Old Style" w:eastAsia="Bookman Old Style" w:hAnsi="Bookman Old Style" w:cs="Bookman Old Style"/>
          <w:sz w:val="16"/>
          <w:szCs w:val="16"/>
        </w:rPr>
        <w:t xml:space="preserve"> </w:t>
      </w:r>
      <w:proofErr w:type="spellStart"/>
      <w:r w:rsidR="00C92F2C" w:rsidRPr="00292F3D">
        <w:rPr>
          <w:rFonts w:ascii="Bookman Old Style" w:eastAsia="Bookman Old Style" w:hAnsi="Bookman Old Style" w:cs="Bookman Old Style"/>
          <w:sz w:val="16"/>
          <w:szCs w:val="16"/>
        </w:rPr>
        <w:t>ini</w:t>
      </w:r>
      <w:proofErr w:type="spellEnd"/>
      <w:r w:rsidR="00C92F2C" w:rsidRPr="00292F3D">
        <w:rPr>
          <w:rFonts w:ascii="Bookman Old Style" w:eastAsia="Bookman Old Style" w:hAnsi="Bookman Old Style" w:cs="Bookman Old Style"/>
          <w:sz w:val="16"/>
          <w:szCs w:val="16"/>
        </w:rPr>
        <w:t xml:space="preserve"> </w:t>
      </w:r>
      <w:proofErr w:type="spellStart"/>
      <w:r w:rsidR="00C92F2C" w:rsidRPr="00292F3D">
        <w:rPr>
          <w:rFonts w:ascii="Bookman Old Style" w:eastAsia="Bookman Old Style" w:hAnsi="Bookman Old Style" w:cs="Bookman Old Style"/>
          <w:sz w:val="16"/>
          <w:szCs w:val="16"/>
        </w:rPr>
        <w:t>secara</w:t>
      </w:r>
      <w:proofErr w:type="spellEnd"/>
      <w:r w:rsidR="00C92F2C"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otomatis</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berlaku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berulang</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setiap</w:t>
      </w:r>
      <w:proofErr w:type="spellEnd"/>
      <w:r w:rsidRPr="00292F3D">
        <w:rPr>
          <w:rFonts w:ascii="Bookman Old Style" w:eastAsia="Bookman Old Style" w:hAnsi="Bookman Old Style" w:cs="Bookman Old Style"/>
          <w:sz w:val="16"/>
          <w:szCs w:val="16"/>
        </w:rPr>
        <w:t xml:space="preserve"> kali </w:t>
      </w:r>
      <w:proofErr w:type="spellStart"/>
      <w:r w:rsidRPr="00292F3D">
        <w:rPr>
          <w:rFonts w:ascii="Bookman Old Style" w:eastAsia="Bookman Old Style" w:hAnsi="Bookman Old Style" w:cs="Bookman Old Style"/>
          <w:sz w:val="16"/>
          <w:szCs w:val="16"/>
        </w:rPr>
        <w:t>berakhirnya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Jangka</w:t>
      </w:r>
      <w:proofErr w:type="spellEnd"/>
      <w:r w:rsidRPr="00292F3D">
        <w:rPr>
          <w:rFonts w:ascii="Bookman Old Style" w:eastAsia="Bookman Old Style" w:hAnsi="Bookman Old Style" w:cs="Bookman Old Style"/>
          <w:sz w:val="16"/>
          <w:szCs w:val="16"/>
        </w:rPr>
        <w:t xml:space="preserve"> Waktu, </w:t>
      </w:r>
      <w:proofErr w:type="spellStart"/>
      <w:r w:rsidRPr="00292F3D">
        <w:rPr>
          <w:rFonts w:ascii="Bookman Old Style" w:eastAsia="Bookman Old Style" w:hAnsi="Bookman Old Style" w:cs="Bookman Old Style"/>
          <w:sz w:val="16"/>
          <w:szCs w:val="16"/>
        </w:rPr>
        <w:t>kecuali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Pertama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menyampaikan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pemberitahuan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tertulis</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untuk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tidak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memperpanjang</w:t>
      </w:r>
      <w:proofErr w:type="spellEnd"/>
      <w:r w:rsidRPr="00292F3D">
        <w:rPr>
          <w:rFonts w:ascii="Bookman Old Style" w:eastAsia="Bookman Old Style" w:hAnsi="Bookman Old Style" w:cs="Bookman Old Style"/>
          <w:sz w:val="16"/>
          <w:szCs w:val="16"/>
        </w:rPr>
        <w:t>.</w:t>
      </w:r>
    </w:p>
    <w:p w14:paraId="6A76D551" w14:textId="77777777" w:rsidR="00B218C5" w:rsidRPr="00292F3D" w:rsidRDefault="00B218C5" w:rsidP="00FC41D2">
      <w:pPr>
        <w:pStyle w:val="NormalWeb858D7CFB-ED40-4347-BF05-701D383B685F858D7CFB-ED40-4347-BF05-701D383B685F"/>
        <w:numPr>
          <w:ilvl w:val="0"/>
          <w:numId w:val="7"/>
        </w:numPr>
        <w:spacing w:before="0" w:after="120" w:line="240" w:lineRule="auto"/>
        <w:ind w:left="567" w:hanging="567"/>
        <w:jc w:val="both"/>
        <w:rPr>
          <w:rFonts w:ascii="Bookman Old Style" w:eastAsia="Bookman Old Style" w:hAnsi="Bookman Old Style" w:cs="Bookman Old Style"/>
          <w:b/>
          <w:bCs/>
          <w:color w:val="auto"/>
          <w:sz w:val="16"/>
          <w:szCs w:val="16"/>
        </w:rPr>
      </w:pP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diakhiri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sebelum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berakhirnya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Jangka</w:t>
      </w:r>
      <w:proofErr w:type="spellEnd"/>
      <w:r w:rsidRPr="00292F3D">
        <w:rPr>
          <w:rFonts w:ascii="Bookman Old Style" w:eastAsia="Bookman Old Style" w:hAnsi="Bookman Old Style" w:cs="Bookman Old Style"/>
          <w:color w:val="auto"/>
          <w:sz w:val="16"/>
          <w:szCs w:val="16"/>
        </w:rPr>
        <w:t xml:space="preserve"> Waktu </w:t>
      </w:r>
      <w:proofErr w:type="spellStart"/>
      <w:r w:rsidRPr="00292F3D">
        <w:rPr>
          <w:rFonts w:ascii="Bookman Old Style" w:eastAsia="Bookman Old Style" w:hAnsi="Bookman Old Style" w:cs="Bookman Old Style"/>
          <w:color w:val="auto"/>
          <w:sz w:val="16"/>
          <w:szCs w:val="16"/>
        </w:rPr>
        <w:t>karena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pelanggaran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kewajiban</w:t>
      </w:r>
      <w:proofErr w:type="spellEnd"/>
      <w:r w:rsidRPr="00292F3D">
        <w:rPr>
          <w:rFonts w:ascii="Bookman Old Style" w:eastAsia="Bookman Old Style" w:hAnsi="Bookman Old Style" w:cs="Bookman Old Style"/>
          <w:color w:val="auto"/>
          <w:sz w:val="16"/>
          <w:szCs w:val="16"/>
        </w:rPr>
        <w:t xml:space="preserve"> oleh salah </w:t>
      </w:r>
      <w:proofErr w:type="spellStart"/>
      <w:r w:rsidRPr="00292F3D">
        <w:rPr>
          <w:rFonts w:ascii="Bookman Old Style" w:eastAsia="Bookman Old Style" w:hAnsi="Bookman Old Style" w:cs="Bookman Old Style"/>
          <w:color w:val="auto"/>
          <w:sz w:val="16"/>
          <w:szCs w:val="16"/>
        </w:rPr>
        <w:t>satu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pengakhiran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berdasarkan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pemberitahuan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tertulis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tenggat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selambat-lambatnya</w:t>
      </w:r>
      <w:proofErr w:type="spellEnd"/>
      <w:r w:rsidRPr="00292F3D">
        <w:rPr>
          <w:rFonts w:ascii="Bookman Old Style" w:eastAsia="Bookman Old Style" w:hAnsi="Bookman Old Style" w:cs="Bookman Old Style"/>
          <w:color w:val="auto"/>
          <w:sz w:val="16"/>
          <w:szCs w:val="16"/>
        </w:rPr>
        <w:t xml:space="preserve"> 30 (</w:t>
      </w:r>
      <w:proofErr w:type="spellStart"/>
      <w:r w:rsidRPr="00292F3D">
        <w:rPr>
          <w:rFonts w:ascii="Bookman Old Style" w:eastAsia="Bookman Old Style" w:hAnsi="Bookman Old Style" w:cs="Bookman Old Style"/>
          <w:color w:val="auto"/>
          <w:sz w:val="16"/>
          <w:szCs w:val="16"/>
        </w:rPr>
        <w:t>tiga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puluh</w:t>
      </w:r>
      <w:proofErr w:type="spellEnd"/>
      <w:r w:rsidRPr="00292F3D">
        <w:rPr>
          <w:rFonts w:ascii="Bookman Old Style" w:eastAsia="Bookman Old Style" w:hAnsi="Bookman Old Style" w:cs="Bookman Old Style"/>
          <w:color w:val="auto"/>
          <w:sz w:val="16"/>
          <w:szCs w:val="16"/>
        </w:rPr>
        <w:t xml:space="preserve">) Hari </w:t>
      </w:r>
      <w:proofErr w:type="spellStart"/>
      <w:r w:rsidRPr="00292F3D">
        <w:rPr>
          <w:rFonts w:ascii="Bookman Old Style" w:eastAsia="Bookman Old Style" w:hAnsi="Bookman Old Style" w:cs="Bookman Old Style"/>
          <w:color w:val="auto"/>
          <w:sz w:val="16"/>
          <w:szCs w:val="16"/>
        </w:rPr>
        <w:t>Kalender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sebelum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efektif</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berakhirnya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w:t>
      </w:r>
    </w:p>
    <w:p w14:paraId="6BE276B0"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PASAL 5</w:t>
      </w:r>
    </w:p>
    <w:p w14:paraId="69F03E36"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HAK DAN KEWAJIBAN</w:t>
      </w:r>
    </w:p>
    <w:p w14:paraId="408F9C9F" w14:textId="77777777" w:rsidR="00B218C5" w:rsidRPr="00292F3D" w:rsidRDefault="00B218C5" w:rsidP="00FC41D2">
      <w:pPr>
        <w:pStyle w:val="ListParagraph1"/>
        <w:numPr>
          <w:ilvl w:val="0"/>
          <w:numId w:val="8"/>
        </w:numPr>
        <w:spacing w:after="120" w:line="240" w:lineRule="auto"/>
        <w:ind w:left="567" w:hanging="567"/>
        <w:contextualSpacing w:val="0"/>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berkewajiban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
    <w:p w14:paraId="60785507" w14:textId="77777777" w:rsidR="00B218C5" w:rsidRPr="00292F3D" w:rsidRDefault="00B218C5" w:rsidP="00FC41D2">
      <w:pPr>
        <w:pStyle w:val="Body"/>
        <w:numPr>
          <w:ilvl w:val="0"/>
          <w:numId w:val="9"/>
        </w:numPr>
        <w:spacing w:after="120" w:line="240" w:lineRule="auto"/>
        <w:ind w:left="1134" w:hanging="567"/>
        <w:jc w:val="both"/>
        <w:rPr>
          <w:rFonts w:ascii="Bookman Old Style" w:eastAsia="Bookman Old Style" w:hAnsi="Bookman Old Style" w:cs="Bookman Old Style"/>
          <w:color w:val="auto"/>
          <w:sz w:val="16"/>
          <w:szCs w:val="16"/>
        </w:rPr>
      </w:pPr>
      <w:bookmarkStart w:id="148" w:name="_Hlk135638296"/>
      <w:proofErr w:type="spellStart"/>
      <w:r w:rsidRPr="00292F3D">
        <w:rPr>
          <w:rFonts w:ascii="Bookman Old Style" w:eastAsia="Bookman Old Style" w:hAnsi="Bookman Old Style" w:cs="Bookman Old Style"/>
          <w:color w:val="auto"/>
          <w:sz w:val="16"/>
          <w:szCs w:val="16"/>
        </w:rPr>
        <w:t>memastikan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kualitas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diberikan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ketentuan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peraturan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perundang-undangan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w:t>
      </w:r>
    </w:p>
    <w:bookmarkEnd w:id="148"/>
    <w:p w14:paraId="0362E283" w14:textId="77777777" w:rsidR="00B218C5" w:rsidRPr="00292F3D" w:rsidRDefault="00B218C5" w:rsidP="00FC41D2">
      <w:pPr>
        <w:pStyle w:val="Body"/>
        <w:numPr>
          <w:ilvl w:val="0"/>
          <w:numId w:val="9"/>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menyimpan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menjaga</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melindungi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sebelum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diserahterimakan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dimanfaatkan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w:t>
      </w:r>
    </w:p>
    <w:p w14:paraId="03985D76" w14:textId="77777777" w:rsidR="00B218C5" w:rsidRPr="00292F3D" w:rsidRDefault="00B218C5" w:rsidP="00FC41D2">
      <w:pPr>
        <w:numPr>
          <w:ilvl w:val="0"/>
          <w:numId w:val="9"/>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menjaga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hasil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penelitian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terkait</w:t>
      </w:r>
      <w:proofErr w:type="spellEnd"/>
      <w:r w:rsidRPr="00292F3D">
        <w:rPr>
          <w:rFonts w:ascii="Bookman Old Style" w:eastAsia="Bookman Old Style" w:hAnsi="Bookman Old Style" w:cs="Bookman Old Style"/>
          <w:sz w:val="16"/>
          <w:szCs w:val="16"/>
          <w:lang w:val="en-US"/>
        </w:rPr>
        <w:t xml:space="preserve"> data dan </w:t>
      </w: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diperoleh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w:t>
      </w:r>
    </w:p>
    <w:p w14:paraId="07462F3E" w14:textId="77777777" w:rsidR="00B218C5" w:rsidRPr="00292F3D" w:rsidRDefault="00B218C5" w:rsidP="00FC41D2">
      <w:pPr>
        <w:numPr>
          <w:ilvl w:val="0"/>
          <w:numId w:val="9"/>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menghindari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segala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tindakan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penyalahgunaan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maupun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limbah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hasil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Pengolahan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w:t>
      </w:r>
    </w:p>
    <w:p w14:paraId="2A8F19EB" w14:textId="77777777" w:rsidR="00B218C5" w:rsidRPr="00292F3D" w:rsidRDefault="00B218C5" w:rsidP="00FC41D2">
      <w:pPr>
        <w:numPr>
          <w:ilvl w:val="0"/>
          <w:numId w:val="9"/>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Melakukan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Pengolahan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Formulir</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terlebih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dahulu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diajukan</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w:t>
      </w:r>
      <w:r w:rsidRPr="00292F3D">
        <w:rPr>
          <w:rFonts w:ascii="Bookman Old Style" w:eastAsia="Bookman Old Style" w:hAnsi="Bookman Old Style" w:cs="Bookman Old Style"/>
          <w:sz w:val="16"/>
          <w:szCs w:val="16"/>
        </w:rPr>
        <w:t xml:space="preserve"> </w:t>
      </w:r>
    </w:p>
    <w:p w14:paraId="4EE20F48" w14:textId="1B80EEC6" w:rsidR="00B218C5" w:rsidRPr="00292F3D" w:rsidRDefault="00B218C5" w:rsidP="00FC41D2">
      <w:pPr>
        <w:pStyle w:val="Body"/>
        <w:numPr>
          <w:ilvl w:val="0"/>
          <w:numId w:val="9"/>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memberitahukan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keterlambatan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proses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dan</w:t>
      </w:r>
    </w:p>
    <w:p w14:paraId="51711EDD" w14:textId="788A3D5C" w:rsidR="00B218C5" w:rsidRPr="00292F3D" w:rsidRDefault="00B218C5" w:rsidP="00FC41D2">
      <w:pPr>
        <w:numPr>
          <w:ilvl w:val="0"/>
          <w:numId w:val="9"/>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membahas</w:t>
      </w:r>
      <w:proofErr w:type="spellEnd"/>
      <w:r w:rsidRPr="00292F3D">
        <w:rPr>
          <w:rFonts w:ascii="Bookman Old Style" w:eastAsia="Bookman Old Style" w:hAnsi="Bookman Old Style" w:cs="Bookman Old Style"/>
          <w:sz w:val="16"/>
          <w:szCs w:val="16"/>
          <w:lang w:val="en-US"/>
        </w:rPr>
        <w:t xml:space="preserve"> dan </w:t>
      </w:r>
      <w:r w:rsidRPr="00292F3D">
        <w:rPr>
          <w:rFonts w:ascii="Bookman Old Style" w:eastAsia="Bookman Old Style" w:hAnsi="Bookman Old Style" w:cs="Bookman Old Style"/>
          <w:sz w:val="16"/>
          <w:szCs w:val="16"/>
        </w:rPr>
        <w:t>m</w:t>
      </w:r>
      <w:proofErr w:type="spellStart"/>
      <w:r w:rsidRPr="00292F3D">
        <w:rPr>
          <w:rFonts w:ascii="Bookman Old Style" w:eastAsia="Bookman Old Style" w:hAnsi="Bookman Old Style" w:cs="Bookman Old Style"/>
          <w:sz w:val="16"/>
          <w:szCs w:val="16"/>
          <w:lang w:val="en-US"/>
        </w:rPr>
        <w:t>enyusun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rencana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kegiatan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kerja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dituangkan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kerangka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acuan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kegiatan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rangka</w:t>
      </w:r>
      <w:proofErr w:type="spellEnd"/>
      <w:r w:rsidRPr="00292F3D">
        <w:rPr>
          <w:rFonts w:ascii="Bookman Old Style" w:eastAsia="Bookman Old Style" w:hAnsi="Bookman Old Style" w:cs="Bookman Old Style"/>
          <w:sz w:val="16"/>
          <w:szCs w:val="16"/>
          <w:lang w:val="en-US"/>
        </w:rPr>
        <w:t xml:space="preserve"> </w:t>
      </w:r>
      <w:proofErr w:type="spellStart"/>
      <w:r w:rsidR="00C92F2C" w:rsidRPr="00292F3D">
        <w:rPr>
          <w:rFonts w:ascii="Bookman Old Style" w:eastAsia="Bookman Old Style" w:hAnsi="Bookman Old Style" w:cs="Bookman Old Style"/>
          <w:sz w:val="16"/>
          <w:szCs w:val="16"/>
          <w:lang w:val="en-US"/>
        </w:rPr>
        <w:t>p</w:t>
      </w:r>
      <w:r w:rsidRPr="00292F3D">
        <w:rPr>
          <w:rFonts w:ascii="Bookman Old Style" w:eastAsia="Bookman Old Style" w:hAnsi="Bookman Old Style" w:cs="Bookman Old Style"/>
          <w:sz w:val="16"/>
          <w:szCs w:val="16"/>
          <w:lang w:val="en-US"/>
        </w:rPr>
        <w:t>enelitian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berbasis</w:t>
      </w:r>
      <w:proofErr w:type="spellEnd"/>
      <w:r w:rsidRPr="00292F3D">
        <w:rPr>
          <w:rFonts w:ascii="Bookman Old Style" w:eastAsia="Bookman Old Style" w:hAnsi="Bookman Old Style" w:cs="Bookman Old Style"/>
          <w:sz w:val="16"/>
          <w:szCs w:val="16"/>
          <w:lang w:val="en-US"/>
        </w:rPr>
        <w:t xml:space="preserve"> </w:t>
      </w:r>
      <w:proofErr w:type="spellStart"/>
      <w:r w:rsidR="00C92F2C" w:rsidRPr="00292F3D">
        <w:rPr>
          <w:rFonts w:ascii="Bookman Old Style" w:eastAsia="Bookman Old Style" w:hAnsi="Bookman Old Style" w:cs="Bookman Old Style"/>
          <w:sz w:val="16"/>
          <w:szCs w:val="16"/>
          <w:lang w:val="en-US"/>
        </w:rPr>
        <w:t>p</w:t>
      </w:r>
      <w:r w:rsidRPr="00292F3D">
        <w:rPr>
          <w:rFonts w:ascii="Bookman Old Style" w:eastAsia="Bookman Old Style" w:hAnsi="Bookman Old Style" w:cs="Bookman Old Style"/>
          <w:sz w:val="16"/>
          <w:szCs w:val="16"/>
          <w:lang w:val="en-US"/>
        </w:rPr>
        <w:t>elayanan</w:t>
      </w:r>
      <w:proofErr w:type="spellEnd"/>
      <w:r w:rsidR="00C92F2C" w:rsidRPr="00292F3D">
        <w:rPr>
          <w:rFonts w:ascii="Bookman Old Style" w:eastAsia="Bookman Old Style" w:hAnsi="Bookman Old Style" w:cs="Bookman Old Style"/>
          <w:sz w:val="16"/>
          <w:szCs w:val="16"/>
          <w:lang w:val="en-US"/>
        </w:rPr>
        <w:t xml:space="preserve"> </w:t>
      </w:r>
      <w:proofErr w:type="spellStart"/>
      <w:r w:rsidR="00C92F2C" w:rsidRPr="00292F3D">
        <w:rPr>
          <w:rFonts w:ascii="Bookman Old Style" w:eastAsia="Bookman Old Style" w:hAnsi="Bookman Old Style" w:cs="Bookman Old Style"/>
          <w:sz w:val="16"/>
          <w:szCs w:val="16"/>
          <w:lang w:val="en-US"/>
        </w:rPr>
        <w:t>terapi</w:t>
      </w:r>
      <w:proofErr w:type="spellEnd"/>
      <w:r w:rsidRPr="00292F3D">
        <w:rPr>
          <w:rFonts w:ascii="Bookman Old Style" w:eastAsia="Bookman Old Style" w:hAnsi="Bookman Old Style" w:cs="Bookman Old Style"/>
          <w:sz w:val="16"/>
          <w:szCs w:val="16"/>
          <w:lang w:val="en-US"/>
        </w:rPr>
        <w:t>.</w:t>
      </w:r>
    </w:p>
    <w:p w14:paraId="7BB9D8BA" w14:textId="77777777" w:rsidR="00B218C5" w:rsidRPr="00292F3D" w:rsidRDefault="00B218C5" w:rsidP="00FC41D2">
      <w:pPr>
        <w:numPr>
          <w:ilvl w:val="0"/>
          <w:numId w:val="9"/>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melakukan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pencatatan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akurat</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terintegrasi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guna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menjaga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kesinambungan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rantai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identitas</w:t>
      </w:r>
      <w:proofErr w:type="spellEnd"/>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i/>
          <w:iCs/>
          <w:sz w:val="16"/>
          <w:szCs w:val="16"/>
          <w:lang w:val="en-US"/>
        </w:rPr>
        <w:t>chain of identity</w:t>
      </w:r>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rantai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penahanan</w:t>
      </w:r>
      <w:proofErr w:type="spellEnd"/>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i/>
          <w:iCs/>
          <w:sz w:val="16"/>
          <w:szCs w:val="16"/>
          <w:lang w:val="en-US"/>
        </w:rPr>
        <w:t>chain of custody</w:t>
      </w:r>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termasuk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namun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terbatas</w:t>
      </w:r>
      <w:proofErr w:type="spellEnd"/>
      <w:r w:rsidRPr="00292F3D">
        <w:rPr>
          <w:rFonts w:ascii="Bookman Old Style" w:eastAsia="Bookman Old Style" w:hAnsi="Bookman Old Style" w:cs="Bookman Old Style"/>
          <w:sz w:val="16"/>
          <w:szCs w:val="16"/>
          <w:lang w:val="en-US"/>
        </w:rPr>
        <w:t xml:space="preserve"> pada proses </w:t>
      </w:r>
      <w:proofErr w:type="spellStart"/>
      <w:r w:rsidRPr="00292F3D">
        <w:rPr>
          <w:rFonts w:ascii="Bookman Old Style" w:eastAsia="Bookman Old Style" w:hAnsi="Bookman Old Style" w:cs="Bookman Old Style"/>
          <w:sz w:val="16"/>
          <w:szCs w:val="16"/>
          <w:lang w:val="en-US"/>
        </w:rPr>
        <w:t>Pengolahan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dilakukan</w:t>
      </w:r>
      <w:proofErr w:type="spellEnd"/>
      <w:r w:rsidRPr="00292F3D">
        <w:rPr>
          <w:rFonts w:ascii="Bookman Old Style" w:eastAsia="Bookman Old Style" w:hAnsi="Bookman Old Style" w:cs="Bookman Old Style"/>
          <w:sz w:val="16"/>
          <w:szCs w:val="16"/>
          <w:lang w:val="en-US"/>
        </w:rPr>
        <w:t>.</w:t>
      </w:r>
    </w:p>
    <w:p w14:paraId="23BC4C9C" w14:textId="77777777" w:rsidR="00B218C5" w:rsidRPr="00292F3D" w:rsidRDefault="00B218C5" w:rsidP="00FC41D2">
      <w:pPr>
        <w:pStyle w:val="ListParagraph1"/>
        <w:numPr>
          <w:ilvl w:val="0"/>
          <w:numId w:val="10"/>
        </w:numPr>
        <w:spacing w:after="120" w:line="240" w:lineRule="auto"/>
        <w:ind w:left="567" w:hanging="567"/>
        <w:contextualSpacing w:val="0"/>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w:t>
      </w:r>
    </w:p>
    <w:p w14:paraId="09D3CC06" w14:textId="77777777" w:rsidR="00B218C5" w:rsidRPr="00292F3D" w:rsidRDefault="00B218C5" w:rsidP="00FC41D2">
      <w:pPr>
        <w:pStyle w:val="ListParagraph1"/>
        <w:numPr>
          <w:ilvl w:val="0"/>
          <w:numId w:val="11"/>
        </w:numPr>
        <w:spacing w:after="120" w:line="240" w:lineRule="auto"/>
        <w:ind w:left="1134" w:hanging="567"/>
        <w:contextualSpacing w:val="0"/>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menerima</w:t>
      </w:r>
      <w:proofErr w:type="spellEnd"/>
      <w:r w:rsidRPr="00292F3D">
        <w:rPr>
          <w:rFonts w:ascii="Bookman Old Style" w:eastAsia="Bookman Old Style" w:hAnsi="Bookman Old Style" w:cs="Bookman Old Style"/>
          <w:color w:val="auto"/>
          <w:sz w:val="16"/>
          <w:szCs w:val="16"/>
        </w:rPr>
        <w:t xml:space="preserve"> data dan </w:t>
      </w:r>
      <w:proofErr w:type="spellStart"/>
      <w:r w:rsidRPr="00292F3D">
        <w:rPr>
          <w:rFonts w:ascii="Bookman Old Style" w:eastAsia="Bookman Old Style" w:hAnsi="Bookman Old Style" w:cs="Bookman Old Style"/>
          <w:color w:val="auto"/>
          <w:sz w:val="16"/>
          <w:szCs w:val="16"/>
        </w:rPr>
        <w:t>dokumen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benar</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lengkap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baru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dimulai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setelah</w:t>
      </w:r>
      <w:proofErr w:type="spellEnd"/>
      <w:r w:rsidRPr="00292F3D">
        <w:rPr>
          <w:rFonts w:ascii="Bookman Old Style" w:eastAsia="Bookman Old Style" w:hAnsi="Bookman Old Style" w:cs="Bookman Old Style"/>
          <w:color w:val="auto"/>
          <w:sz w:val="16"/>
          <w:szCs w:val="16"/>
        </w:rPr>
        <w:t xml:space="preserve"> data dan </w:t>
      </w:r>
      <w:proofErr w:type="spellStart"/>
      <w:r w:rsidRPr="00292F3D">
        <w:rPr>
          <w:rFonts w:ascii="Bookman Old Style" w:eastAsia="Bookman Old Style" w:hAnsi="Bookman Old Style" w:cs="Bookman Old Style"/>
          <w:color w:val="auto"/>
          <w:sz w:val="16"/>
          <w:szCs w:val="16"/>
        </w:rPr>
        <w:t>dokumen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benar</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lengkap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diterima</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w:t>
      </w:r>
    </w:p>
    <w:p w14:paraId="1D46C35F" w14:textId="536250FD" w:rsidR="00B218C5" w:rsidRPr="00292F3D" w:rsidRDefault="32EE6444" w:rsidP="38D44225">
      <w:pPr>
        <w:pStyle w:val="ListParagraph1"/>
        <w:numPr>
          <w:ilvl w:val="0"/>
          <w:numId w:val="11"/>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memperoleh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dimanfaatkan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 xml:space="preserve"> </w:t>
      </w:r>
      <w:proofErr w:type="spellStart"/>
      <w:r w:rsidR="767B4C09" w:rsidRPr="00292F3D">
        <w:rPr>
          <w:rFonts w:ascii="Bookman Old Style" w:eastAsia="Bookman Old Style" w:hAnsi="Bookman Old Style" w:cs="Bookman Old Style"/>
          <w:color w:val="auto"/>
          <w:sz w:val="16"/>
          <w:szCs w:val="16"/>
        </w:rPr>
        <w:t>terapi</w:t>
      </w:r>
      <w:proofErr w:type="spellEnd"/>
      <w:r w:rsidR="10F89ACC" w:rsidRPr="00292F3D">
        <w:rPr>
          <w:rFonts w:ascii="Bookman Old Style" w:eastAsia="Bookman Old Style" w:hAnsi="Bookman Old Style" w:cs="Bookman Old Style"/>
          <w:color w:val="auto"/>
          <w:sz w:val="16"/>
          <w:szCs w:val="16"/>
        </w:rPr>
        <w:t xml:space="preserve"> dan </w:t>
      </w:r>
      <w:proofErr w:type="spellStart"/>
      <w:r w:rsidR="10F89ACC" w:rsidRPr="00292F3D">
        <w:rPr>
          <w:rFonts w:ascii="Bookman Old Style" w:eastAsia="Bookman Old Style" w:hAnsi="Bookman Old Style" w:cs="Bookman Old Style"/>
          <w:color w:val="auto"/>
          <w:sz w:val="16"/>
          <w:szCs w:val="16"/>
        </w:rPr>
        <w:t>pelayanan</w:t>
      </w:r>
      <w:proofErr w:type="spellEnd"/>
      <w:r w:rsidR="10F89ACC" w:rsidRPr="00292F3D">
        <w:rPr>
          <w:rFonts w:ascii="Bookman Old Style" w:eastAsia="Bookman Old Style" w:hAnsi="Bookman Old Style" w:cs="Bookman Old Style"/>
          <w:color w:val="auto"/>
          <w:sz w:val="16"/>
          <w:szCs w:val="16"/>
        </w:rPr>
        <w:t xml:space="preserve"> </w:t>
      </w:r>
      <w:proofErr w:type="spellStart"/>
      <w:r w:rsidR="10F89ACC" w:rsidRPr="00292F3D">
        <w:rPr>
          <w:rFonts w:ascii="Bookman Old Style" w:eastAsia="Bookman Old Style" w:hAnsi="Bookman Old Style" w:cs="Bookman Old Style"/>
          <w:color w:val="auto"/>
          <w:sz w:val="16"/>
          <w:szCs w:val="16"/>
        </w:rPr>
        <w:t>terapi</w:t>
      </w:r>
      <w:proofErr w:type="spellEnd"/>
      <w:r w:rsidR="767B4C09"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767B4C09"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sebagaimana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tertera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019BB921" w:rsidRPr="00292F3D">
        <w:rPr>
          <w:rFonts w:ascii="Bookman Old Style" w:eastAsia="Bookman Old Style" w:hAnsi="Bookman Old Style" w:cs="Bookman Old Style"/>
          <w:color w:val="auto"/>
          <w:sz w:val="16"/>
          <w:szCs w:val="16"/>
        </w:rPr>
        <w:t>Ketentuan</w:t>
      </w:r>
      <w:proofErr w:type="spellEnd"/>
      <w:r w:rsidR="019BB921" w:rsidRPr="00292F3D">
        <w:rPr>
          <w:rFonts w:ascii="Bookman Old Style" w:eastAsia="Bookman Old Style" w:hAnsi="Bookman Old Style" w:cs="Bookman Old Style"/>
          <w:color w:val="auto"/>
          <w:sz w:val="16"/>
          <w:szCs w:val="16"/>
        </w:rPr>
        <w:t xml:space="preserve"> </w:t>
      </w:r>
      <w:proofErr w:type="spellStart"/>
      <w:r w:rsidR="019BB921" w:rsidRPr="00292F3D">
        <w:rPr>
          <w:rFonts w:ascii="Bookman Old Style" w:eastAsia="Bookman Old Style" w:hAnsi="Bookman Old Style" w:cs="Bookman Old Style"/>
          <w:color w:val="auto"/>
          <w:sz w:val="16"/>
          <w:szCs w:val="16"/>
        </w:rPr>
        <w:t>Khusus</w:t>
      </w:r>
      <w:proofErr w:type="spellEnd"/>
      <w:r w:rsidR="019BB921" w:rsidRPr="00292F3D">
        <w:rPr>
          <w:rFonts w:ascii="Bookman Old Style" w:eastAsia="Bookman Old Style" w:hAnsi="Bookman Old Style" w:cs="Bookman Old Style"/>
          <w:color w:val="auto"/>
          <w:sz w:val="16"/>
          <w:szCs w:val="16"/>
        </w:rPr>
        <w:t xml:space="preserve"> </w:t>
      </w:r>
      <w:proofErr w:type="spellStart"/>
      <w:r w:rsidR="019BB921" w:rsidRPr="00292F3D">
        <w:rPr>
          <w:rFonts w:ascii="Bookman Old Style" w:eastAsia="Bookman Old Style" w:hAnsi="Bookman Old Style" w:cs="Bookman Old Style"/>
          <w:color w:val="auto"/>
          <w:sz w:val="16"/>
          <w:szCs w:val="16"/>
        </w:rPr>
        <w:t>Perjanjian</w:t>
      </w:r>
      <w:proofErr w:type="spellEnd"/>
      <w:r w:rsidR="019BB921" w:rsidRPr="00292F3D">
        <w:rPr>
          <w:rFonts w:ascii="Bookman Old Style" w:eastAsia="Bookman Old Style" w:hAnsi="Bookman Old Style" w:cs="Bookman Old Style"/>
          <w:color w:val="auto"/>
          <w:sz w:val="16"/>
          <w:szCs w:val="16"/>
        </w:rPr>
        <w:t>,</w:t>
      </w:r>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jatuh</w:t>
      </w:r>
      <w:proofErr w:type="spellEnd"/>
      <w:r w:rsidRPr="00292F3D">
        <w:rPr>
          <w:rFonts w:ascii="Bookman Old Style" w:eastAsia="Bookman Old Style" w:hAnsi="Bookman Old Style" w:cs="Bookman Old Style"/>
          <w:color w:val="auto"/>
          <w:sz w:val="16"/>
          <w:szCs w:val="16"/>
        </w:rPr>
        <w:t xml:space="preserve"> tempo yang </w:t>
      </w:r>
      <w:proofErr w:type="spellStart"/>
      <w:r w:rsidRPr="00292F3D">
        <w:rPr>
          <w:rFonts w:ascii="Bookman Old Style" w:eastAsia="Bookman Old Style" w:hAnsi="Bookman Old Style" w:cs="Bookman Old Style"/>
          <w:color w:val="auto"/>
          <w:sz w:val="16"/>
          <w:szCs w:val="16"/>
        </w:rPr>
        <w:t>tercantum</w:t>
      </w:r>
      <w:proofErr w:type="spellEnd"/>
      <w:r w:rsidRPr="00292F3D">
        <w:rPr>
          <w:rFonts w:ascii="Bookman Old Style" w:eastAsia="Bookman Old Style" w:hAnsi="Bookman Old Style" w:cs="Bookman Old Style"/>
          <w:color w:val="auto"/>
          <w:sz w:val="16"/>
          <w:szCs w:val="16"/>
        </w:rPr>
        <w:t xml:space="preserve"> pada </w:t>
      </w:r>
      <w:proofErr w:type="spellStart"/>
      <w:r w:rsidRPr="00292F3D">
        <w:rPr>
          <w:rFonts w:ascii="Bookman Old Style" w:eastAsia="Bookman Old Style" w:hAnsi="Bookman Old Style" w:cs="Bookman Old Style"/>
          <w:color w:val="auto"/>
          <w:sz w:val="16"/>
          <w:szCs w:val="16"/>
        </w:rPr>
        <w:t>tagihan</w:t>
      </w:r>
      <w:proofErr w:type="spellEnd"/>
      <w:r w:rsidRPr="00292F3D">
        <w:rPr>
          <w:rFonts w:ascii="Bookman Old Style" w:eastAsia="Bookman Old Style" w:hAnsi="Bookman Old Style" w:cs="Bookman Old Style"/>
          <w:i/>
          <w:iCs/>
          <w:color w:val="auto"/>
          <w:sz w:val="16"/>
          <w:szCs w:val="16"/>
        </w:rPr>
        <w:t xml:space="preserve">; </w:t>
      </w:r>
      <w:r w:rsidRPr="00292F3D">
        <w:rPr>
          <w:rFonts w:ascii="Bookman Old Style" w:eastAsia="Bookman Old Style" w:hAnsi="Bookman Old Style" w:cs="Bookman Old Style"/>
          <w:color w:val="auto"/>
          <w:sz w:val="16"/>
          <w:szCs w:val="16"/>
        </w:rPr>
        <w:t>dan</w:t>
      </w:r>
    </w:p>
    <w:p w14:paraId="3EC1C809" w14:textId="77777777" w:rsidR="00B218C5" w:rsidRPr="00292F3D" w:rsidRDefault="00B218C5" w:rsidP="00FC41D2">
      <w:pPr>
        <w:numPr>
          <w:ilvl w:val="0"/>
          <w:numId w:val="11"/>
        </w:numPr>
        <w:spacing w:after="120" w:line="240" w:lineRule="auto"/>
        <w:ind w:left="1134" w:hanging="567"/>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lang w:val="en-US"/>
        </w:rPr>
        <w:t>mendapatkan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pengetahuan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mengenai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aplikasi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klinis</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pengembangan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terapi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w:t>
      </w:r>
      <w:proofErr w:type="spellEnd"/>
      <w:r w:rsidRPr="00292F3D">
        <w:rPr>
          <w:rFonts w:ascii="Bookman Old Style" w:eastAsia="Bookman Old Style" w:hAnsi="Bookman Old Style" w:cs="Bookman Old Style"/>
          <w:sz w:val="16"/>
          <w:szCs w:val="16"/>
          <w:lang w:val="en-US"/>
        </w:rPr>
        <w:t xml:space="preserve"> di </w:t>
      </w:r>
      <w:proofErr w:type="spellStart"/>
      <w:r w:rsidRPr="00292F3D">
        <w:rPr>
          <w:rFonts w:ascii="Bookman Old Style" w:eastAsia="Bookman Old Style" w:hAnsi="Bookman Old Style" w:cs="Bookman Old Style"/>
          <w:sz w:val="16"/>
          <w:szCs w:val="16"/>
          <w:lang w:val="en-US"/>
        </w:rPr>
        <w:t>Fasilitas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Kesehatan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baik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diaplikasikan</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dikembangkan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mandiri</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bookmarkStart w:id="149" w:name="_Hlk135119462"/>
      <w:proofErr w:type="spellStart"/>
      <w:r w:rsidRPr="00292F3D">
        <w:rPr>
          <w:rFonts w:ascii="Bookman Old Style" w:eastAsia="Bookman Old Style" w:hAnsi="Bookman Old Style" w:cs="Bookman Old Style"/>
          <w:sz w:val="16"/>
          <w:szCs w:val="16"/>
          <w:lang w:val="en-US"/>
        </w:rPr>
        <w:t>Fasilitas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Kesehatan</w:t>
      </w:r>
      <w:proofErr w:type="spellEnd"/>
      <w:r w:rsidRPr="00292F3D">
        <w:rPr>
          <w:rFonts w:ascii="Bookman Old Style" w:eastAsia="Bookman Old Style" w:hAnsi="Bookman Old Style" w:cs="Bookman Old Style"/>
          <w:sz w:val="16"/>
          <w:szCs w:val="16"/>
          <w:lang w:val="en-US"/>
        </w:rPr>
        <w:t xml:space="preserve"> </w:t>
      </w:r>
      <w:bookmarkEnd w:id="149"/>
      <w:r w:rsidRPr="00292F3D">
        <w:rPr>
          <w:rFonts w:ascii="Bookman Old Style" w:eastAsia="Bookman Old Style" w:hAnsi="Bookman Old Style" w:cs="Bookman Old Style"/>
          <w:sz w:val="16"/>
          <w:szCs w:val="16"/>
          <w:lang w:val="en-US"/>
        </w:rPr>
        <w:t>(</w:t>
      </w: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maupun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diaplikasikan</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dikembangkan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bersama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Pertama</w:t>
      </w:r>
      <w:proofErr w:type="spellEnd"/>
      <w:r w:rsidRPr="00292F3D">
        <w:rPr>
          <w:rFonts w:ascii="Bookman Old Style" w:eastAsia="Bookman Old Style" w:hAnsi="Bookman Old Style" w:cs="Bookman Old Style"/>
          <w:sz w:val="16"/>
          <w:szCs w:val="16"/>
          <w:lang w:val="en-US"/>
        </w:rPr>
        <w:t>.</w:t>
      </w:r>
    </w:p>
    <w:p w14:paraId="2B23E7C6" w14:textId="77777777" w:rsidR="00B218C5" w:rsidRPr="00292F3D" w:rsidRDefault="00B218C5" w:rsidP="00FC41D2">
      <w:pPr>
        <w:pStyle w:val="ListParagraph1"/>
        <w:numPr>
          <w:ilvl w:val="0"/>
          <w:numId w:val="12"/>
        </w:numPr>
        <w:tabs>
          <w:tab w:val="clear" w:pos="425"/>
        </w:tabs>
        <w:spacing w:after="120" w:line="240" w:lineRule="auto"/>
        <w:ind w:left="567" w:hanging="567"/>
        <w:contextualSpacing w:val="0"/>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berkewajiban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w:t>
      </w:r>
    </w:p>
    <w:p w14:paraId="1B7F5CFD" w14:textId="4CB7D3BA"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memastikan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memiliki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protokol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persetujuan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tindakan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medis</w:t>
      </w:r>
      <w:proofErr w:type="spellEnd"/>
      <w:r w:rsidRPr="00292F3D">
        <w:rPr>
          <w:rFonts w:ascii="Bookman Old Style" w:eastAsia="Bookman Old Style" w:hAnsi="Bookman Old Style" w:cs="Bookman Old Style"/>
          <w:color w:val="auto"/>
          <w:sz w:val="16"/>
          <w:szCs w:val="16"/>
        </w:rPr>
        <w:t xml:space="preserve"> (informed consent)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w:t>
      </w:r>
      <w:r w:rsidR="00A36EB1" w:rsidRPr="00292F3D">
        <w:rPr>
          <w:rFonts w:ascii="Bookman Old Style" w:eastAsia="Bookman Old Style" w:hAnsi="Bookman Old Style" w:cs="Bookman Old Style"/>
          <w:color w:val="auto"/>
          <w:sz w:val="16"/>
          <w:szCs w:val="16"/>
        </w:rPr>
        <w:t>p</w:t>
      </w:r>
      <w:r w:rsidRPr="00292F3D">
        <w:rPr>
          <w:rFonts w:ascii="Bookman Old Style" w:eastAsia="Bookman Old Style" w:hAnsi="Bookman Old Style" w:cs="Bookman Old Style"/>
          <w:color w:val="auto"/>
          <w:sz w:val="16"/>
          <w:szCs w:val="16"/>
        </w:rPr>
        <w:t>likasi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prosedur</w:t>
      </w:r>
      <w:proofErr w:type="spellEnd"/>
      <w:r w:rsidRPr="00292F3D">
        <w:rPr>
          <w:rFonts w:ascii="Bookman Old Style" w:eastAsia="Bookman Old Style" w:hAnsi="Bookman Old Style" w:cs="Bookman Old Style"/>
          <w:color w:val="auto"/>
          <w:sz w:val="16"/>
          <w:szCs w:val="16"/>
        </w:rPr>
        <w:t xml:space="preserve"> dan tata </w:t>
      </w:r>
      <w:proofErr w:type="spellStart"/>
      <w:r w:rsidRPr="00292F3D">
        <w:rPr>
          <w:rFonts w:ascii="Bookman Old Style" w:eastAsia="Bookman Old Style" w:hAnsi="Bookman Old Style" w:cs="Bookman Old Style"/>
          <w:color w:val="auto"/>
          <w:sz w:val="16"/>
          <w:szCs w:val="16"/>
        </w:rPr>
        <w:t>laksana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 xml:space="preserve"> di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Kesehatan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serta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sejalan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ketentuan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peraturan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perundang-undangan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w:t>
      </w:r>
    </w:p>
    <w:p w14:paraId="001F2962" w14:textId="02863917"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memastikan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bahwa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pemanfaatan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terapi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serta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penilaian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terhadap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efikasi</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keamanannya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melalui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kajian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risiko</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manfaat</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menjadi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sepenuhnya</w:t>
      </w:r>
      <w:proofErr w:type="spellEnd"/>
      <w:r w:rsidRPr="00292F3D">
        <w:rPr>
          <w:rFonts w:ascii="Bookman Old Style" w:eastAsia="Bookman Old Style" w:hAnsi="Bookman Old Style" w:cs="Bookman Old Style"/>
          <w:color w:val="auto"/>
          <w:sz w:val="16"/>
          <w:szCs w:val="16"/>
        </w:rPr>
        <w:t>.</w:t>
      </w:r>
    </w:p>
    <w:p w14:paraId="4683556A" w14:textId="77777777"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menjamin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bahwa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menerima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dinyatakan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memenuhi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persyaratan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medis</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relevan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berdasarkan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hasil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pengkajian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dokter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di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Kesehatan</w:t>
      </w:r>
      <w:proofErr w:type="spellEnd"/>
      <w:r w:rsidRPr="00292F3D">
        <w:rPr>
          <w:rFonts w:ascii="Bookman Old Style" w:eastAsia="Bookman Old Style" w:hAnsi="Bookman Old Style" w:cs="Bookman Old Style"/>
          <w:color w:val="auto"/>
          <w:sz w:val="16"/>
          <w:szCs w:val="16"/>
        </w:rPr>
        <w:t>.</w:t>
      </w:r>
    </w:p>
    <w:p w14:paraId="3770A1EB" w14:textId="241D1236"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mengisi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Formulir</w:t>
      </w:r>
      <w:proofErr w:type="spellEnd"/>
      <w:r w:rsidR="00CE66F5" w:rsidRPr="00292F3D">
        <w:rPr>
          <w:rFonts w:ascii="Bookman Old Style" w:eastAsia="Bookman Old Style" w:hAnsi="Bookman Old Style" w:cs="Bookman Old Style"/>
          <w:color w:val="auto"/>
          <w:sz w:val="16"/>
          <w:szCs w:val="16"/>
        </w:rPr>
        <w:t xml:space="preserve"> </w:t>
      </w:r>
      <w:proofErr w:type="spellStart"/>
      <w:r w:rsidR="00CE66F5" w:rsidRPr="00292F3D">
        <w:rPr>
          <w:rFonts w:ascii="Bookman Old Style" w:eastAsia="Bookman Old Style" w:hAnsi="Bookman Old Style" w:cs="Bookman Old Style"/>
          <w:color w:val="auto"/>
          <w:sz w:val="16"/>
          <w:szCs w:val="16"/>
        </w:rPr>
        <w:t>permintaan</w:t>
      </w:r>
      <w:proofErr w:type="spellEnd"/>
      <w:r w:rsidR="00CE66F5"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benar</w:t>
      </w:r>
      <w:proofErr w:type="spellEnd"/>
      <w:r w:rsidRPr="00292F3D">
        <w:rPr>
          <w:rFonts w:ascii="Bookman Old Style" w:eastAsia="Bookman Old Style" w:hAnsi="Bookman Old Style" w:cs="Bookman Old Style"/>
          <w:color w:val="auto"/>
          <w:sz w:val="16"/>
          <w:szCs w:val="16"/>
        </w:rPr>
        <w:t xml:space="preserve"> dan </w:t>
      </w:r>
      <w:proofErr w:type="spellStart"/>
      <w:r w:rsidR="00CE66F5" w:rsidRPr="00292F3D">
        <w:rPr>
          <w:rFonts w:ascii="Bookman Old Style" w:eastAsia="Bookman Old Style" w:hAnsi="Bookman Old Style" w:cs="Bookman Old Style"/>
          <w:color w:val="auto"/>
          <w:sz w:val="16"/>
          <w:szCs w:val="16"/>
        </w:rPr>
        <w:t>lengkap</w:t>
      </w:r>
      <w:proofErr w:type="spellEnd"/>
      <w:r w:rsidRPr="00292F3D">
        <w:rPr>
          <w:rFonts w:ascii="Bookman Old Style" w:eastAsia="Bookman Old Style" w:hAnsi="Bookman Old Style" w:cs="Bookman Old Style"/>
          <w:color w:val="auto"/>
          <w:sz w:val="16"/>
          <w:szCs w:val="16"/>
        </w:rPr>
        <w:t>;</w:t>
      </w:r>
    </w:p>
    <w:p w14:paraId="77009780" w14:textId="4C875E5F" w:rsidR="00B218C5" w:rsidRPr="00292F3D" w:rsidRDefault="00CE66F5" w:rsidP="0051529A">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bookmarkStart w:id="150" w:name="_Hlk207283027"/>
      <w:proofErr w:type="spellStart"/>
      <w:r w:rsidRPr="00292F3D">
        <w:rPr>
          <w:rFonts w:ascii="Bookman Old Style" w:eastAsia="Bookman Old Style" w:hAnsi="Bookman Old Style" w:cs="Bookman Old Style"/>
          <w:sz w:val="16"/>
          <w:szCs w:val="16"/>
        </w:rPr>
        <w:t>memastikan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bahwa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setiap</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pengguna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produk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Sel</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adalah</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dokter</w:t>
      </w:r>
      <w:proofErr w:type="spellEnd"/>
      <w:r w:rsidRPr="00292F3D">
        <w:rPr>
          <w:rFonts w:ascii="Bookman Old Style" w:eastAsia="Bookman Old Style" w:hAnsi="Bookman Old Style" w:cs="Bookman Old Style"/>
          <w:sz w:val="16"/>
          <w:szCs w:val="16"/>
        </w:rPr>
        <w:t xml:space="preserve"> yang </w:t>
      </w:r>
      <w:proofErr w:type="spellStart"/>
      <w:r w:rsidRPr="00292F3D">
        <w:rPr>
          <w:rFonts w:ascii="Bookman Old Style" w:eastAsia="Bookman Old Style" w:hAnsi="Bookman Old Style" w:cs="Bookman Old Style"/>
          <w:sz w:val="16"/>
          <w:szCs w:val="16"/>
        </w:rPr>
        <w:t>memiliki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kompetensi</w:t>
      </w:r>
      <w:proofErr w:type="spellEnd"/>
      <w:r w:rsidRPr="00292F3D">
        <w:rPr>
          <w:rFonts w:ascii="Bookman Old Style" w:eastAsia="Bookman Old Style" w:hAnsi="Bookman Old Style" w:cs="Bookman Old Style"/>
          <w:sz w:val="16"/>
          <w:szCs w:val="16"/>
        </w:rPr>
        <w:t xml:space="preserve"> yang </w:t>
      </w:r>
      <w:proofErr w:type="spellStart"/>
      <w:r w:rsidRPr="00292F3D">
        <w:rPr>
          <w:rFonts w:ascii="Bookman Old Style" w:eastAsia="Bookman Old Style" w:hAnsi="Bookman Old Style" w:cs="Bookman Old Style"/>
          <w:sz w:val="16"/>
          <w:szCs w:val="16"/>
        </w:rPr>
        <w:t>relevan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sebagaimana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dipersyaratkan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dalam</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ketentuan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peraturan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perundang-undangan</w:t>
      </w:r>
      <w:proofErr w:type="spellEnd"/>
      <w:r w:rsidRPr="00292F3D">
        <w:rPr>
          <w:rFonts w:ascii="Bookman Old Style" w:eastAsia="Bookman Old Style" w:hAnsi="Bookman Old Style" w:cs="Bookman Old Style"/>
          <w:sz w:val="16"/>
          <w:szCs w:val="16"/>
        </w:rPr>
        <w:t xml:space="preserve"> yang </w:t>
      </w:r>
      <w:proofErr w:type="spellStart"/>
      <w:r w:rsidRPr="00292F3D">
        <w:rPr>
          <w:rFonts w:ascii="Bookman Old Style" w:eastAsia="Bookman Old Style" w:hAnsi="Bookman Old Style" w:cs="Bookman Old Style"/>
          <w:sz w:val="16"/>
          <w:szCs w:val="16"/>
        </w:rPr>
        <w:t>berlaku</w:t>
      </w:r>
      <w:proofErr w:type="spellEnd"/>
      <w:r w:rsidRPr="00292F3D">
        <w:rPr>
          <w:rFonts w:ascii="Bookman Old Style" w:eastAsia="Bookman Old Style" w:hAnsi="Bookman Old Style" w:cs="Bookman Old Style"/>
          <w:sz w:val="16"/>
          <w:szCs w:val="16"/>
        </w:rPr>
        <w:t>.</w:t>
      </w:r>
      <w:bookmarkEnd w:id="150"/>
    </w:p>
    <w:p w14:paraId="2DB2E402" w14:textId="73F6E6C5" w:rsidR="00CE66F5" w:rsidRPr="00292F3D" w:rsidRDefault="00CE66F5" w:rsidP="0051529A">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bookmarkStart w:id="151" w:name="_Hlk207283297"/>
      <w:proofErr w:type="spellStart"/>
      <w:r w:rsidRPr="00292F3D">
        <w:rPr>
          <w:rFonts w:ascii="Bookman Old Style" w:eastAsia="Bookman Old Style" w:hAnsi="Bookman Old Style" w:cs="Bookman Old Style"/>
          <w:sz w:val="16"/>
          <w:szCs w:val="16"/>
        </w:rPr>
        <w:t>melakukan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penyimpanan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produk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Sel</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sebelum</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dilakukan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Aplikasi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Sel</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sesuai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dengan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kondisi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stabilitasnya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guna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menjaga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mutu</w:t>
      </w:r>
      <w:proofErr w:type="spellEnd"/>
      <w:r w:rsidRPr="00292F3D">
        <w:rPr>
          <w:rFonts w:ascii="Bookman Old Style" w:eastAsia="Bookman Old Style" w:hAnsi="Bookman Old Style" w:cs="Bookman Old Style"/>
          <w:sz w:val="16"/>
          <w:szCs w:val="16"/>
        </w:rPr>
        <w:t xml:space="preserve"> dan </w:t>
      </w:r>
      <w:proofErr w:type="spellStart"/>
      <w:r w:rsidRPr="00292F3D">
        <w:rPr>
          <w:rFonts w:ascii="Bookman Old Style" w:eastAsia="Bookman Old Style" w:hAnsi="Bookman Old Style" w:cs="Bookman Old Style"/>
          <w:sz w:val="16"/>
          <w:szCs w:val="16"/>
        </w:rPr>
        <w:t>keamanan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produk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serta</w:t>
      </w:r>
      <w:proofErr w:type="spellEnd"/>
      <w:r w:rsidRPr="00292F3D">
        <w:rPr>
          <w:rFonts w:ascii="Bookman Old Style" w:eastAsia="Bookman Old Style" w:hAnsi="Bookman Old Style" w:cs="Bookman Old Style"/>
          <w:sz w:val="16"/>
          <w:szCs w:val="16"/>
        </w:rPr>
        <w:t xml:space="preserve"> di area </w:t>
      </w:r>
      <w:proofErr w:type="spellStart"/>
      <w:r w:rsidRPr="00292F3D">
        <w:rPr>
          <w:rFonts w:ascii="Bookman Old Style" w:eastAsia="Bookman Old Style" w:hAnsi="Bookman Old Style" w:cs="Bookman Old Style"/>
          <w:sz w:val="16"/>
          <w:szCs w:val="16"/>
        </w:rPr>
        <w:t>khusus</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penelitian</w:t>
      </w:r>
      <w:proofErr w:type="spellEnd"/>
      <w:r w:rsidRPr="00292F3D">
        <w:rPr>
          <w:rFonts w:ascii="Bookman Old Style" w:eastAsia="Bookman Old Style" w:hAnsi="Bookman Old Style" w:cs="Bookman Old Style"/>
          <w:sz w:val="16"/>
          <w:szCs w:val="16"/>
        </w:rPr>
        <w:t>.</w:t>
      </w:r>
      <w:bookmarkStart w:id="152" w:name="_Hlk135639351"/>
      <w:bookmarkEnd w:id="151"/>
    </w:p>
    <w:p w14:paraId="6FC8CB9D" w14:textId="56E51712"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menyediakan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pencatatan</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dokumentasi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hasil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terapi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kegiatan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ketentuan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peraturan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perundang-undangan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w:t>
      </w:r>
    </w:p>
    <w:p w14:paraId="05382832" w14:textId="77777777"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mengumpulkan</w:t>
      </w:r>
      <w:proofErr w:type="spellEnd"/>
      <w:r w:rsidRPr="00292F3D">
        <w:rPr>
          <w:rFonts w:ascii="Bookman Old Style" w:eastAsia="Bookman Old Style" w:hAnsi="Bookman Old Style" w:cs="Bookman Old Style"/>
          <w:color w:val="auto"/>
          <w:sz w:val="16"/>
          <w:szCs w:val="16"/>
        </w:rPr>
        <w:t xml:space="preserve"> data dan </w:t>
      </w:r>
      <w:proofErr w:type="spellStart"/>
      <w:r w:rsidRPr="00292F3D">
        <w:rPr>
          <w:rFonts w:ascii="Bookman Old Style" w:eastAsia="Bookman Old Style" w:hAnsi="Bookman Old Style" w:cs="Bookman Old Style"/>
          <w:color w:val="auto"/>
          <w:sz w:val="16"/>
          <w:szCs w:val="16"/>
        </w:rPr>
        <w:t>dokumen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benar</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lengkap</w:t>
      </w:r>
      <w:bookmarkEnd w:id="152"/>
      <w:proofErr w:type="spellEnd"/>
      <w:r w:rsidRPr="00292F3D">
        <w:rPr>
          <w:rFonts w:ascii="Bookman Old Style" w:eastAsia="Bookman Old Style" w:hAnsi="Bookman Old Style" w:cs="Bookman Old Style"/>
          <w:color w:val="auto"/>
          <w:sz w:val="16"/>
          <w:szCs w:val="16"/>
        </w:rPr>
        <w:t>;</w:t>
      </w:r>
    </w:p>
    <w:p w14:paraId="566AB7D7" w14:textId="130451AB" w:rsidR="00B218C5" w:rsidRPr="00292F3D" w:rsidRDefault="00B218C5" w:rsidP="00FC41D2">
      <w:pPr>
        <w:pStyle w:val="Body"/>
        <w:numPr>
          <w:ilvl w:val="0"/>
          <w:numId w:val="13"/>
        </w:numPr>
        <w:spacing w:after="120" w:line="240" w:lineRule="auto"/>
        <w:ind w:left="1134"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jumlah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sebagaimana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tercantum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Ketentuan</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Khusus</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secara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jatuh</w:t>
      </w:r>
      <w:proofErr w:type="spellEnd"/>
      <w:r w:rsidRPr="00292F3D">
        <w:rPr>
          <w:rFonts w:ascii="Bookman Old Style" w:eastAsia="Bookman Old Style" w:hAnsi="Bookman Old Style" w:cs="Bookman Old Style"/>
          <w:color w:val="auto"/>
          <w:sz w:val="16"/>
          <w:szCs w:val="16"/>
        </w:rPr>
        <w:t xml:space="preserve"> tempo yang </w:t>
      </w:r>
      <w:proofErr w:type="spellStart"/>
      <w:r w:rsidRPr="00292F3D">
        <w:rPr>
          <w:rFonts w:ascii="Bookman Old Style" w:eastAsia="Bookman Old Style" w:hAnsi="Bookman Old Style" w:cs="Bookman Old Style"/>
          <w:color w:val="auto"/>
          <w:sz w:val="16"/>
          <w:szCs w:val="16"/>
        </w:rPr>
        <w:t>tertera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tagihan</w:t>
      </w:r>
      <w:proofErr w:type="spellEnd"/>
      <w:r w:rsidRPr="00292F3D">
        <w:rPr>
          <w:rFonts w:ascii="Bookman Old Style" w:eastAsia="Bookman Old Style" w:hAnsi="Bookman Old Style" w:cs="Bookman Old Style"/>
          <w:color w:val="auto"/>
          <w:sz w:val="16"/>
          <w:szCs w:val="16"/>
        </w:rPr>
        <w:t>.</w:t>
      </w:r>
    </w:p>
    <w:p w14:paraId="571B9D5A" w14:textId="77777777" w:rsidR="00B218C5" w:rsidRPr="00292F3D" w:rsidRDefault="00B218C5" w:rsidP="00FC41D2">
      <w:pPr>
        <w:numPr>
          <w:ilvl w:val="0"/>
          <w:numId w:val="13"/>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membahas</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menyusun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rencana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kegiatan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kerja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Pertama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dituangkan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kerangka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acuan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kegiatan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rangka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penelitian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berbasis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pelayanan</w:t>
      </w:r>
      <w:proofErr w:type="spellEnd"/>
      <w:r w:rsidRPr="00292F3D">
        <w:rPr>
          <w:rFonts w:ascii="Bookman Old Style" w:eastAsia="Bookman Old Style" w:hAnsi="Bookman Old Style" w:cs="Bookman Old Style"/>
          <w:sz w:val="16"/>
          <w:szCs w:val="16"/>
          <w:lang w:val="en-US"/>
        </w:rPr>
        <w:t>; dan</w:t>
      </w:r>
    </w:p>
    <w:p w14:paraId="59707543" w14:textId="77777777" w:rsidR="00B218C5" w:rsidRPr="00292F3D" w:rsidRDefault="00B218C5" w:rsidP="00FC41D2">
      <w:pPr>
        <w:numPr>
          <w:ilvl w:val="0"/>
          <w:numId w:val="13"/>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memiliki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memelihara</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memperbarui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semua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perizinan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diperlukan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melaksanakan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termasuk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tetapi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terbatas</w:t>
      </w:r>
      <w:proofErr w:type="spellEnd"/>
      <w:r w:rsidRPr="00292F3D">
        <w:rPr>
          <w:rFonts w:ascii="Bookman Old Style" w:eastAsia="Bookman Old Style" w:hAnsi="Bookman Old Style" w:cs="Bookman Old Style"/>
          <w:sz w:val="16"/>
          <w:szCs w:val="16"/>
          <w:lang w:val="en-US"/>
        </w:rPr>
        <w:t xml:space="preserve"> pada </w:t>
      </w:r>
      <w:proofErr w:type="spellStart"/>
      <w:r w:rsidRPr="00292F3D">
        <w:rPr>
          <w:rFonts w:ascii="Bookman Old Style" w:eastAsia="Bookman Old Style" w:hAnsi="Bookman Old Style" w:cs="Bookman Old Style"/>
          <w:sz w:val="16"/>
          <w:szCs w:val="16"/>
          <w:lang w:val="en-US"/>
        </w:rPr>
        <w:t>perizinan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semua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tenaga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kesehatan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dimiliki</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perizinan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operasional</w:t>
      </w:r>
      <w:proofErr w:type="spellEnd"/>
      <w:r w:rsidRPr="00292F3D">
        <w:rPr>
          <w:rFonts w:ascii="Bookman Old Style" w:eastAsia="Bookman Old Style" w:hAnsi="Bookman Old Style" w:cs="Bookman Old Style"/>
          <w:sz w:val="16"/>
          <w:szCs w:val="16"/>
          <w:lang w:val="en-US"/>
        </w:rPr>
        <w:t xml:space="preserve">. </w:t>
      </w:r>
    </w:p>
    <w:p w14:paraId="4A4F76F0" w14:textId="77777777" w:rsidR="00B218C5" w:rsidRPr="00292F3D" w:rsidRDefault="00B218C5" w:rsidP="00FC41D2">
      <w:pPr>
        <w:numPr>
          <w:ilvl w:val="0"/>
          <w:numId w:val="9"/>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Menyelenggarakan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pencatatan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akurat</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terdokumentasi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menjaga</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mempertahankan</w:t>
      </w:r>
      <w:proofErr w:type="spellEnd"/>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i/>
          <w:iCs/>
          <w:sz w:val="16"/>
          <w:szCs w:val="16"/>
          <w:lang w:val="en-US"/>
        </w:rPr>
        <w:t>chain of identity</w:t>
      </w:r>
      <w:r w:rsidRPr="00292F3D">
        <w:rPr>
          <w:rFonts w:ascii="Bookman Old Style" w:eastAsia="Bookman Old Style" w:hAnsi="Bookman Old Style" w:cs="Bookman Old Style"/>
          <w:sz w:val="16"/>
          <w:szCs w:val="16"/>
          <w:lang w:val="en-US"/>
        </w:rPr>
        <w:t xml:space="preserve"> dan </w:t>
      </w:r>
      <w:r w:rsidRPr="00292F3D">
        <w:rPr>
          <w:rFonts w:ascii="Bookman Old Style" w:eastAsia="Bookman Old Style" w:hAnsi="Bookman Old Style" w:cs="Bookman Old Style"/>
          <w:i/>
          <w:iCs/>
          <w:sz w:val="16"/>
          <w:szCs w:val="16"/>
          <w:lang w:val="en-US"/>
        </w:rPr>
        <w:t>chain of custody</w:t>
      </w:r>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termasuk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namun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terbatas</w:t>
      </w:r>
      <w:proofErr w:type="spellEnd"/>
      <w:r w:rsidRPr="00292F3D">
        <w:rPr>
          <w:rFonts w:ascii="Bookman Old Style" w:eastAsia="Bookman Old Style" w:hAnsi="Bookman Old Style" w:cs="Bookman Old Style"/>
          <w:sz w:val="16"/>
          <w:szCs w:val="16"/>
          <w:lang w:val="en-US"/>
        </w:rPr>
        <w:t xml:space="preserve"> pada </w:t>
      </w:r>
      <w:proofErr w:type="spellStart"/>
      <w:r w:rsidRPr="00292F3D">
        <w:rPr>
          <w:rFonts w:ascii="Bookman Old Style" w:eastAsia="Bookman Old Style" w:hAnsi="Bookman Old Style" w:cs="Bookman Old Style"/>
          <w:sz w:val="16"/>
          <w:szCs w:val="16"/>
          <w:lang w:val="en-US"/>
        </w:rPr>
        <w:t>penggunaan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produk</w:t>
      </w:r>
      <w:proofErr w:type="spellEnd"/>
      <w:r w:rsidRPr="00292F3D">
        <w:rPr>
          <w:rFonts w:ascii="Bookman Old Style" w:eastAsia="Bookman Old Style" w:hAnsi="Bookman Old Style" w:cs="Bookman Old Style"/>
          <w:sz w:val="16"/>
          <w:szCs w:val="16"/>
          <w:lang w:val="en-US"/>
        </w:rPr>
        <w:t xml:space="preserve"> Sel.</w:t>
      </w:r>
    </w:p>
    <w:p w14:paraId="6592A8BB" w14:textId="77777777" w:rsidR="00B218C5" w:rsidRPr="00292F3D" w:rsidRDefault="00B218C5" w:rsidP="00FC41D2">
      <w:pPr>
        <w:numPr>
          <w:ilvl w:val="0"/>
          <w:numId w:val="13"/>
        </w:numPr>
        <w:spacing w:after="120" w:line="240" w:lineRule="auto"/>
        <w:ind w:left="1134"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terpenuhinya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merupakan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tanggung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jawab</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sepenuhnya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w:t>
      </w:r>
    </w:p>
    <w:p w14:paraId="465FFC14" w14:textId="77777777" w:rsidR="00B218C5" w:rsidRPr="00292F3D" w:rsidRDefault="00B218C5" w:rsidP="00FC41D2">
      <w:pPr>
        <w:pStyle w:val="ListParagraph1"/>
        <w:numPr>
          <w:ilvl w:val="0"/>
          <w:numId w:val="14"/>
        </w:numPr>
        <w:tabs>
          <w:tab w:val="clear" w:pos="425"/>
        </w:tabs>
        <w:spacing w:after="120" w:line="240" w:lineRule="auto"/>
        <w:ind w:left="567" w:hanging="567"/>
        <w:contextualSpacing w:val="0"/>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
    <w:p w14:paraId="6B56658D" w14:textId="77777777" w:rsidR="00B218C5" w:rsidRPr="00292F3D" w:rsidRDefault="00B218C5" w:rsidP="00FC41D2">
      <w:pPr>
        <w:numPr>
          <w:ilvl w:val="0"/>
          <w:numId w:val="29"/>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mendapatkan Sel dengan kualitas yang baik dari Pihak Pertama yang disediakan untuk dimanfaatkan oleh Pihak Kedua;</w:t>
      </w:r>
    </w:p>
    <w:p w14:paraId="6C82CDB4" w14:textId="77777777" w:rsidR="00B218C5" w:rsidRPr="00292F3D" w:rsidRDefault="00B218C5" w:rsidP="00FC41D2">
      <w:pPr>
        <w:numPr>
          <w:ilvl w:val="0"/>
          <w:numId w:val="29"/>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memperoleh resume pengolahan sel serta hasil uji sel yang dilakukan oleh Pihak Pertama, sesuai dengan standar dan prosedur operasional Pihak Pertama.</w:t>
      </w:r>
    </w:p>
    <w:p w14:paraId="711A596A"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PASAL 6</w:t>
      </w:r>
    </w:p>
    <w:p w14:paraId="1AE52E6C"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FASILITAS PENGOLAHAN</w:t>
      </w:r>
    </w:p>
    <w:p w14:paraId="6532A2E6" w14:textId="77777777" w:rsidR="00B218C5" w:rsidRPr="00292F3D" w:rsidRDefault="00B218C5" w:rsidP="00B218C5">
      <w:pPr>
        <w:pStyle w:val="NormalWeb858D7CFB-ED40-4347-BF05-701D383B685F858D7CFB-ED40-4347-BF05-701D383B685F"/>
        <w:spacing w:before="0" w:after="120" w:line="240" w:lineRule="auto"/>
        <w:jc w:val="both"/>
        <w:rPr>
          <w:rFonts w:ascii="Bookman Old Style" w:eastAsia="Bookman Old Style" w:hAnsi="Bookman Old Style" w:cs="Bookman Old Style"/>
          <w:b/>
          <w:bCs/>
          <w:color w:val="auto"/>
          <w:sz w:val="16"/>
          <w:szCs w:val="16"/>
        </w:rPr>
      </w:pP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rangka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penelitian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berbasis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pelayanan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di </w:t>
      </w:r>
      <w:proofErr w:type="spellStart"/>
      <w:r w:rsidRPr="00292F3D">
        <w:rPr>
          <w:rFonts w:ascii="Bookman Old Style" w:eastAsia="Bookman Old Style" w:hAnsi="Bookman Old Style" w:cs="Bookman Old Style"/>
          <w:color w:val="auto"/>
          <w:sz w:val="16"/>
          <w:szCs w:val="16"/>
        </w:rPr>
        <w:t>Fasilitas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beralamat</w:t>
      </w:r>
      <w:proofErr w:type="spellEnd"/>
      <w:r w:rsidRPr="00292F3D">
        <w:rPr>
          <w:rFonts w:ascii="Bookman Old Style" w:eastAsia="Bookman Old Style" w:hAnsi="Bookman Old Style" w:cs="Bookman Old Style"/>
          <w:color w:val="auto"/>
          <w:sz w:val="16"/>
          <w:szCs w:val="16"/>
        </w:rPr>
        <w:t xml:space="preserve"> di Kalbe Business Innovation Centre, Jalan </w:t>
      </w:r>
      <w:proofErr w:type="spellStart"/>
      <w:r w:rsidRPr="00292F3D">
        <w:rPr>
          <w:rFonts w:ascii="Bookman Old Style" w:eastAsia="Bookman Old Style" w:hAnsi="Bookman Old Style" w:cs="Bookman Old Style"/>
          <w:color w:val="auto"/>
          <w:sz w:val="16"/>
          <w:szCs w:val="16"/>
        </w:rPr>
        <w:t>Pulogadung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Nomor</w:t>
      </w:r>
      <w:proofErr w:type="spellEnd"/>
      <w:r w:rsidRPr="00292F3D">
        <w:rPr>
          <w:rFonts w:ascii="Bookman Old Style" w:eastAsia="Bookman Old Style" w:hAnsi="Bookman Old Style" w:cs="Bookman Old Style"/>
          <w:color w:val="auto"/>
          <w:sz w:val="16"/>
          <w:szCs w:val="16"/>
        </w:rPr>
        <w:t xml:space="preserve"> 23, </w:t>
      </w:r>
      <w:proofErr w:type="spellStart"/>
      <w:r w:rsidRPr="00292F3D">
        <w:rPr>
          <w:rFonts w:ascii="Bookman Old Style" w:eastAsia="Bookman Old Style" w:hAnsi="Bookman Old Style" w:cs="Bookman Old Style"/>
          <w:color w:val="auto"/>
          <w:sz w:val="16"/>
          <w:szCs w:val="16"/>
        </w:rPr>
        <w:t>Kelurahan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Jatinegara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Kecamatan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Cakung</w:t>
      </w:r>
      <w:proofErr w:type="spellEnd"/>
      <w:r w:rsidRPr="00292F3D">
        <w:rPr>
          <w:rFonts w:ascii="Bookman Old Style" w:eastAsia="Bookman Old Style" w:hAnsi="Bookman Old Style" w:cs="Bookman Old Style"/>
          <w:color w:val="auto"/>
          <w:sz w:val="16"/>
          <w:szCs w:val="16"/>
        </w:rPr>
        <w:t xml:space="preserve">, Kota </w:t>
      </w:r>
      <w:proofErr w:type="spellStart"/>
      <w:r w:rsidRPr="00292F3D">
        <w:rPr>
          <w:rFonts w:ascii="Bookman Old Style" w:eastAsia="Bookman Old Style" w:hAnsi="Bookman Old Style" w:cs="Bookman Old Style"/>
          <w:color w:val="auto"/>
          <w:sz w:val="16"/>
          <w:szCs w:val="16"/>
        </w:rPr>
        <w:t>Administrasi</w:t>
      </w:r>
      <w:proofErr w:type="spellEnd"/>
      <w:r w:rsidRPr="00292F3D">
        <w:rPr>
          <w:rFonts w:ascii="Bookman Old Style" w:eastAsia="Bookman Old Style" w:hAnsi="Bookman Old Style" w:cs="Bookman Old Style"/>
          <w:color w:val="auto"/>
          <w:sz w:val="16"/>
          <w:szCs w:val="16"/>
        </w:rPr>
        <w:t xml:space="preserve"> Jakarta Timur, </w:t>
      </w:r>
      <w:proofErr w:type="spellStart"/>
      <w:r w:rsidRPr="00292F3D">
        <w:rPr>
          <w:rFonts w:ascii="Bookman Old Style" w:eastAsia="Bookman Old Style" w:hAnsi="Bookman Old Style" w:cs="Bookman Old Style"/>
          <w:color w:val="auto"/>
          <w:sz w:val="16"/>
          <w:szCs w:val="16"/>
        </w:rPr>
        <w:t>Provinsi</w:t>
      </w:r>
      <w:proofErr w:type="spellEnd"/>
      <w:r w:rsidRPr="00292F3D">
        <w:rPr>
          <w:rFonts w:ascii="Bookman Old Style" w:eastAsia="Bookman Old Style" w:hAnsi="Bookman Old Style" w:cs="Bookman Old Style"/>
          <w:color w:val="auto"/>
          <w:sz w:val="16"/>
          <w:szCs w:val="16"/>
        </w:rPr>
        <w:t xml:space="preserve"> Daerah </w:t>
      </w:r>
      <w:proofErr w:type="spellStart"/>
      <w:r w:rsidRPr="00292F3D">
        <w:rPr>
          <w:rFonts w:ascii="Bookman Old Style" w:eastAsia="Bookman Old Style" w:hAnsi="Bookman Old Style" w:cs="Bookman Old Style"/>
          <w:color w:val="auto"/>
          <w:sz w:val="16"/>
          <w:szCs w:val="16"/>
        </w:rPr>
        <w:t>Khusus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Ibukota</w:t>
      </w:r>
      <w:proofErr w:type="spellEnd"/>
      <w:r w:rsidRPr="00292F3D">
        <w:rPr>
          <w:rFonts w:ascii="Bookman Old Style" w:eastAsia="Bookman Old Style" w:hAnsi="Bookman Old Style" w:cs="Bookman Old Style"/>
          <w:color w:val="auto"/>
          <w:sz w:val="16"/>
          <w:szCs w:val="16"/>
        </w:rPr>
        <w:t xml:space="preserve"> Jakarta, Negara </w:t>
      </w:r>
      <w:proofErr w:type="spellStart"/>
      <w:r w:rsidRPr="00292F3D">
        <w:rPr>
          <w:rFonts w:ascii="Bookman Old Style" w:eastAsia="Bookman Old Style" w:hAnsi="Bookman Old Style" w:cs="Bookman Old Style"/>
          <w:color w:val="auto"/>
          <w:sz w:val="16"/>
          <w:szCs w:val="16"/>
        </w:rPr>
        <w:t>Republik</w:t>
      </w:r>
      <w:proofErr w:type="spellEnd"/>
      <w:r w:rsidRPr="00292F3D">
        <w:rPr>
          <w:rFonts w:ascii="Bookman Old Style" w:eastAsia="Bookman Old Style" w:hAnsi="Bookman Old Style" w:cs="Bookman Old Style"/>
          <w:color w:val="auto"/>
          <w:sz w:val="16"/>
          <w:szCs w:val="16"/>
        </w:rPr>
        <w:t xml:space="preserve"> Indonesia.</w:t>
      </w:r>
    </w:p>
    <w:p w14:paraId="62A03E33"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lang w:val="id-ID"/>
        </w:rPr>
        <w:t xml:space="preserve">PASAL </w:t>
      </w:r>
      <w:r w:rsidRPr="00292F3D">
        <w:rPr>
          <w:rFonts w:ascii="Bookman Old Style" w:eastAsia="Bookman Old Style" w:hAnsi="Bookman Old Style" w:cs="Bookman Old Style"/>
          <w:b/>
          <w:bCs/>
          <w:color w:val="auto"/>
          <w:sz w:val="16"/>
          <w:szCs w:val="16"/>
        </w:rPr>
        <w:t>7</w:t>
      </w:r>
    </w:p>
    <w:p w14:paraId="387F12E7" w14:textId="77777777" w:rsidR="00B218C5" w:rsidRPr="00292F3D" w:rsidRDefault="00B218C5" w:rsidP="00B218C5">
      <w:pPr>
        <w:pStyle w:val="NormalWeb858D7CFB-ED40-4347-BF05-701D383B685F858D7CFB-ED40-4347-BF05-701D383B685F"/>
        <w:spacing w:before="0"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BIAYA DAN CARA PEMBAYARAN</w:t>
      </w:r>
    </w:p>
    <w:p w14:paraId="21469F78" w14:textId="1C17F0EE" w:rsidR="00B218C5" w:rsidRPr="00292F3D" w:rsidRDefault="00B218C5" w:rsidP="00FC41D2">
      <w:pPr>
        <w:numPr>
          <w:ilvl w:val="1"/>
          <w:numId w:val="1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Biaya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Pengolahan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ditanggung</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daftar </w:t>
      </w:r>
      <w:proofErr w:type="spellStart"/>
      <w:r w:rsidRPr="00292F3D">
        <w:rPr>
          <w:rFonts w:ascii="Bookman Old Style" w:eastAsia="Bookman Old Style" w:hAnsi="Bookman Old Style" w:cs="Bookman Old Style"/>
          <w:sz w:val="16"/>
          <w:szCs w:val="16"/>
          <w:lang w:val="en-US"/>
        </w:rPr>
        <w:t>harga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sebagaimana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diatur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00A36EB1" w:rsidRPr="00292F3D">
        <w:rPr>
          <w:rFonts w:ascii="Bookman Old Style" w:eastAsia="Bookman Old Style" w:hAnsi="Bookman Old Style" w:cs="Bookman Old Style"/>
          <w:sz w:val="16"/>
          <w:szCs w:val="16"/>
          <w:lang w:val="en-US"/>
        </w:rPr>
        <w:t>Ketentuan</w:t>
      </w:r>
      <w:proofErr w:type="spellEnd"/>
      <w:r w:rsidR="00A36EB1" w:rsidRPr="00292F3D">
        <w:rPr>
          <w:rFonts w:ascii="Bookman Old Style" w:eastAsia="Bookman Old Style" w:hAnsi="Bookman Old Style" w:cs="Bookman Old Style"/>
          <w:sz w:val="16"/>
          <w:szCs w:val="16"/>
          <w:lang w:val="en-US"/>
        </w:rPr>
        <w:t xml:space="preserve"> </w:t>
      </w:r>
      <w:proofErr w:type="spellStart"/>
      <w:r w:rsidR="00A36EB1" w:rsidRPr="00292F3D">
        <w:rPr>
          <w:rFonts w:ascii="Bookman Old Style" w:eastAsia="Bookman Old Style" w:hAnsi="Bookman Old Style" w:cs="Bookman Old Style"/>
          <w:sz w:val="16"/>
          <w:szCs w:val="16"/>
          <w:lang w:val="en-US"/>
        </w:rPr>
        <w:t>Khusus</w:t>
      </w:r>
      <w:proofErr w:type="spellEnd"/>
      <w:r w:rsidR="00A36EB1" w:rsidRPr="00292F3D">
        <w:rPr>
          <w:rFonts w:ascii="Bookman Old Style" w:eastAsia="Bookman Old Style" w:hAnsi="Bookman Old Style" w:cs="Bookman Old Style"/>
          <w:sz w:val="16"/>
          <w:szCs w:val="16"/>
          <w:lang w:val="en-US"/>
        </w:rPr>
        <w:t xml:space="preserve"> </w:t>
      </w:r>
      <w:proofErr w:type="spellStart"/>
      <w:r w:rsidR="00A36EB1"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rPr>
        <w:t xml:space="preserve">.  </w:t>
      </w:r>
    </w:p>
    <w:p w14:paraId="2D6088D9" w14:textId="5D828D69" w:rsidR="00B218C5" w:rsidRPr="00292F3D" w:rsidRDefault="00B218C5" w:rsidP="00FC41D2">
      <w:pPr>
        <w:pStyle w:val="Body"/>
        <w:numPr>
          <w:ilvl w:val="1"/>
          <w:numId w:val="15"/>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sebagaimana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dimaksud</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mengikat</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dapat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berubah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sewaktu-waktu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pemberitahuan</w:t>
      </w:r>
      <w:proofErr w:type="spellEnd"/>
      <w:r w:rsidRPr="00292F3D">
        <w:rPr>
          <w:rFonts w:ascii="Bookman Old Style" w:eastAsia="Bookman Old Style" w:hAnsi="Bookman Old Style" w:cs="Bookman Old Style"/>
          <w:color w:val="auto"/>
          <w:sz w:val="16"/>
          <w:szCs w:val="16"/>
        </w:rPr>
        <w:t xml:space="preserve"> paling </w:t>
      </w:r>
      <w:proofErr w:type="spellStart"/>
      <w:r w:rsidRPr="00292F3D">
        <w:rPr>
          <w:rFonts w:ascii="Bookman Old Style" w:eastAsia="Bookman Old Style" w:hAnsi="Bookman Old Style" w:cs="Bookman Old Style"/>
          <w:color w:val="auto"/>
          <w:sz w:val="16"/>
          <w:szCs w:val="16"/>
        </w:rPr>
        <w:t>lambat</w:t>
      </w:r>
      <w:proofErr w:type="spellEnd"/>
      <w:r w:rsidRPr="00292F3D">
        <w:rPr>
          <w:rFonts w:ascii="Bookman Old Style" w:eastAsia="Bookman Old Style" w:hAnsi="Bookman Old Style" w:cs="Bookman Old Style"/>
          <w:color w:val="auto"/>
          <w:sz w:val="16"/>
          <w:szCs w:val="16"/>
        </w:rPr>
        <w:t xml:space="preserve"> 30 (</w:t>
      </w:r>
      <w:proofErr w:type="spellStart"/>
      <w:r w:rsidRPr="00292F3D">
        <w:rPr>
          <w:rFonts w:ascii="Bookman Old Style" w:eastAsia="Bookman Old Style" w:hAnsi="Bookman Old Style" w:cs="Bookman Old Style"/>
          <w:color w:val="auto"/>
          <w:sz w:val="16"/>
          <w:szCs w:val="16"/>
        </w:rPr>
        <w:t>tiga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puluh</w:t>
      </w:r>
      <w:proofErr w:type="spellEnd"/>
      <w:r w:rsidRPr="00292F3D">
        <w:rPr>
          <w:rFonts w:ascii="Bookman Old Style" w:eastAsia="Bookman Old Style" w:hAnsi="Bookman Old Style" w:cs="Bookman Old Style"/>
          <w:color w:val="auto"/>
          <w:sz w:val="16"/>
          <w:szCs w:val="16"/>
        </w:rPr>
        <w:t xml:space="preserve">) Hari </w:t>
      </w:r>
      <w:proofErr w:type="spellStart"/>
      <w:r w:rsidRPr="00292F3D">
        <w:rPr>
          <w:rFonts w:ascii="Bookman Old Style" w:eastAsia="Bookman Old Style" w:hAnsi="Bookman Old Style" w:cs="Bookman Old Style"/>
          <w:color w:val="auto"/>
          <w:sz w:val="16"/>
          <w:szCs w:val="16"/>
        </w:rPr>
        <w:t>Kalender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sebelum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perubahan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harga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tersebut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diberlakukan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w:t>
      </w:r>
    </w:p>
    <w:p w14:paraId="6B6EC6E5" w14:textId="77777777" w:rsidR="00B218C5" w:rsidRPr="00292F3D" w:rsidRDefault="00B218C5" w:rsidP="00FC41D2">
      <w:pPr>
        <w:numPr>
          <w:ilvl w:val="1"/>
          <w:numId w:val="1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Dokumen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penagihan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dikirim</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kepada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Kedua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terdiri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w:t>
      </w:r>
    </w:p>
    <w:p w14:paraId="13D125C5" w14:textId="77777777" w:rsidR="00B218C5" w:rsidRPr="00292F3D" w:rsidRDefault="00B218C5" w:rsidP="00FC41D2">
      <w:pPr>
        <w:pStyle w:val="ListParagraph"/>
        <w:numPr>
          <w:ilvl w:val="0"/>
          <w:numId w:val="16"/>
        </w:numPr>
        <w:spacing w:after="120" w:line="240" w:lineRule="auto"/>
        <w:ind w:left="1134" w:hanging="567"/>
        <w:contextualSpacing w:val="0"/>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rPr>
        <w:t>Tagihan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disertai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dengan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rincian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biaya</w:t>
      </w:r>
      <w:proofErr w:type="spellEnd"/>
      <w:r w:rsidRPr="00292F3D">
        <w:rPr>
          <w:rFonts w:ascii="Bookman Old Style" w:eastAsia="Bookman Old Style" w:hAnsi="Bookman Old Style" w:cs="Bookman Old Style"/>
          <w:sz w:val="16"/>
          <w:szCs w:val="16"/>
        </w:rPr>
        <w:t>; dan</w:t>
      </w:r>
    </w:p>
    <w:p w14:paraId="59A2C3AB" w14:textId="77777777" w:rsidR="00B218C5" w:rsidRPr="00292F3D" w:rsidRDefault="00B218C5" w:rsidP="00FC41D2">
      <w:pPr>
        <w:numPr>
          <w:ilvl w:val="0"/>
          <w:numId w:val="16"/>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Faktur pajak (apabila ada).</w:t>
      </w:r>
    </w:p>
    <w:p w14:paraId="204E4825" w14:textId="77777777" w:rsidR="00B218C5" w:rsidRPr="00292F3D" w:rsidRDefault="00B218C5" w:rsidP="00FC41D2">
      <w:pPr>
        <w:pStyle w:val="ListParagraph1"/>
        <w:numPr>
          <w:ilvl w:val="1"/>
          <w:numId w:val="15"/>
        </w:numPr>
        <w:spacing w:after="120" w:line="240" w:lineRule="auto"/>
        <w:ind w:left="567" w:hanging="567"/>
        <w:contextualSpacing w:val="0"/>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Apabila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terdapat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transfer, </w:t>
      </w:r>
      <w:proofErr w:type="spellStart"/>
      <w:r w:rsidRPr="00292F3D">
        <w:rPr>
          <w:rFonts w:ascii="Bookman Old Style" w:eastAsia="Bookman Old Style" w:hAnsi="Bookman Old Style" w:cs="Bookman Old Style"/>
          <w:color w:val="auto"/>
          <w:sz w:val="16"/>
          <w:szCs w:val="16"/>
        </w:rPr>
        <w:t>maka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transfer </w:t>
      </w:r>
      <w:proofErr w:type="spellStart"/>
      <w:r w:rsidRPr="00292F3D">
        <w:rPr>
          <w:rFonts w:ascii="Bookman Old Style" w:eastAsia="Bookman Old Style" w:hAnsi="Bookman Old Style" w:cs="Bookman Old Style"/>
          <w:color w:val="auto"/>
          <w:sz w:val="16"/>
          <w:szCs w:val="16"/>
        </w:rPr>
        <w:t>tersebut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w:t>
      </w:r>
    </w:p>
    <w:p w14:paraId="76328902" w14:textId="77777777" w:rsidR="00B218C5" w:rsidRPr="00292F3D" w:rsidRDefault="00B218C5" w:rsidP="00FC41D2">
      <w:pPr>
        <w:pStyle w:val="Body"/>
        <w:numPr>
          <w:ilvl w:val="1"/>
          <w:numId w:val="15"/>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menerima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secara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tunai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Apabila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tetap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secara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tunai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maka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bertanggung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kehilangan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mungkin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akibat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tunai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tersebut</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tetap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diwajibkan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tagihan</w:t>
      </w:r>
      <w:proofErr w:type="spellEnd"/>
      <w:r w:rsidRPr="00292F3D">
        <w:rPr>
          <w:rFonts w:ascii="Bookman Old Style" w:eastAsia="Bookman Old Style" w:hAnsi="Bookman Old Style" w:cs="Bookman Old Style"/>
          <w:color w:val="auto"/>
          <w:sz w:val="16"/>
          <w:szCs w:val="16"/>
        </w:rPr>
        <w:t>.</w:t>
      </w:r>
    </w:p>
    <w:p w14:paraId="0BBEFC34" w14:textId="77777777" w:rsidR="00B218C5" w:rsidRPr="00292F3D" w:rsidRDefault="00B218C5" w:rsidP="00FC41D2">
      <w:pPr>
        <w:numPr>
          <w:ilvl w:val="1"/>
          <w:numId w:val="15"/>
        </w:numPr>
        <w:spacing w:after="120" w:line="240" w:lineRule="auto"/>
        <w:ind w:left="567" w:hanging="567"/>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lang w:val="en-US"/>
        </w:rPr>
        <w:t>Segala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beban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pajak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menjadi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beban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masing-masing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peraturan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perpajakan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 xml:space="preserve"> di Negara </w:t>
      </w:r>
      <w:proofErr w:type="spellStart"/>
      <w:r w:rsidRPr="00292F3D">
        <w:rPr>
          <w:rFonts w:ascii="Bookman Old Style" w:eastAsia="Bookman Old Style" w:hAnsi="Bookman Old Style" w:cs="Bookman Old Style"/>
          <w:sz w:val="16"/>
          <w:szCs w:val="16"/>
          <w:lang w:val="en-US"/>
        </w:rPr>
        <w:t>Republik</w:t>
      </w:r>
      <w:proofErr w:type="spellEnd"/>
      <w:r w:rsidRPr="00292F3D">
        <w:rPr>
          <w:rFonts w:ascii="Bookman Old Style" w:eastAsia="Bookman Old Style" w:hAnsi="Bookman Old Style" w:cs="Bookman Old Style"/>
          <w:sz w:val="16"/>
          <w:szCs w:val="16"/>
          <w:lang w:val="en-US"/>
        </w:rPr>
        <w:t xml:space="preserve"> Indonesia.</w:t>
      </w:r>
    </w:p>
    <w:p w14:paraId="37FC8543" w14:textId="77777777" w:rsidR="00A36EB1" w:rsidRPr="00292F3D" w:rsidRDefault="00A36EB1" w:rsidP="00B218C5">
      <w:pPr>
        <w:pStyle w:val="Body"/>
        <w:spacing w:after="120" w:line="240" w:lineRule="auto"/>
        <w:jc w:val="center"/>
        <w:rPr>
          <w:rFonts w:ascii="Bookman Old Style" w:eastAsia="Bookman Old Style" w:hAnsi="Bookman Old Style" w:cs="Bookman Old Style"/>
          <w:b/>
          <w:bCs/>
          <w:color w:val="auto"/>
          <w:sz w:val="16"/>
          <w:szCs w:val="16"/>
          <w:lang w:val="en-GB" w:eastAsia="en-US"/>
        </w:rPr>
      </w:pPr>
    </w:p>
    <w:p w14:paraId="38DE0EB7" w14:textId="7477EE43" w:rsidR="00B218C5" w:rsidRPr="00292F3D" w:rsidRDefault="00B218C5" w:rsidP="00B218C5">
      <w:pPr>
        <w:pStyle w:val="Body"/>
        <w:spacing w:after="120" w:line="240" w:lineRule="auto"/>
        <w:jc w:val="center"/>
        <w:rPr>
          <w:rFonts w:ascii="Bookman Old Style" w:eastAsia="Bookman Old Style" w:hAnsi="Bookman Old Style" w:cs="Bookman Old Style"/>
          <w:b/>
          <w:bCs/>
          <w:color w:val="auto"/>
          <w:sz w:val="16"/>
          <w:szCs w:val="16"/>
          <w:lang w:eastAsia="en-US"/>
        </w:rPr>
      </w:pPr>
      <w:r w:rsidRPr="00292F3D">
        <w:rPr>
          <w:rFonts w:ascii="Bookman Old Style" w:eastAsia="Bookman Old Style" w:hAnsi="Bookman Old Style" w:cs="Bookman Old Style"/>
          <w:b/>
          <w:bCs/>
          <w:color w:val="auto"/>
          <w:sz w:val="16"/>
          <w:szCs w:val="16"/>
          <w:lang w:val="en-GB" w:eastAsia="en-US"/>
        </w:rPr>
        <w:t xml:space="preserve">PASAL </w:t>
      </w:r>
      <w:r w:rsidRPr="00292F3D">
        <w:rPr>
          <w:rFonts w:ascii="Bookman Old Style" w:eastAsia="Bookman Old Style" w:hAnsi="Bookman Old Style" w:cs="Bookman Old Style"/>
          <w:b/>
          <w:bCs/>
          <w:color w:val="auto"/>
          <w:sz w:val="16"/>
          <w:szCs w:val="16"/>
          <w:lang w:eastAsia="en-US"/>
        </w:rPr>
        <w:t>8</w:t>
      </w:r>
    </w:p>
    <w:p w14:paraId="39E74252" w14:textId="77777777" w:rsidR="00B218C5" w:rsidRPr="00292F3D" w:rsidRDefault="00B218C5" w:rsidP="00B218C5">
      <w:pPr>
        <w:pStyle w:val="Body"/>
        <w:spacing w:after="120" w:line="240" w:lineRule="auto"/>
        <w:jc w:val="center"/>
        <w:rPr>
          <w:rFonts w:ascii="Bookman Old Style" w:eastAsia="Bookman Old Style" w:hAnsi="Bookman Old Style" w:cs="Bookman Old Style"/>
          <w:b/>
          <w:bCs/>
          <w:color w:val="auto"/>
          <w:sz w:val="16"/>
          <w:szCs w:val="16"/>
          <w:lang w:val="en-GB" w:eastAsia="en-US"/>
        </w:rPr>
      </w:pPr>
      <w:r w:rsidRPr="00292F3D">
        <w:rPr>
          <w:rFonts w:ascii="Bookman Old Style" w:eastAsia="Bookman Old Style" w:hAnsi="Bookman Old Style" w:cs="Bookman Old Style"/>
          <w:b/>
          <w:bCs/>
          <w:color w:val="auto"/>
          <w:sz w:val="16"/>
          <w:szCs w:val="16"/>
          <w:lang w:val="en-GB" w:eastAsia="en-US"/>
        </w:rPr>
        <w:t>KETERLAMBATAN PEMBAYARAN</w:t>
      </w:r>
    </w:p>
    <w:p w14:paraId="1D610B33" w14:textId="3D60DC07" w:rsidR="00B218C5" w:rsidRPr="00292F3D" w:rsidRDefault="00B218C5" w:rsidP="00FC41D2">
      <w:pPr>
        <w:pStyle w:val="Body"/>
        <w:numPr>
          <w:ilvl w:val="0"/>
          <w:numId w:val="17"/>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menyerahkan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menghentikan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pemrosesan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apabila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pembayaran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diatur</w:t>
      </w:r>
      <w:proofErr w:type="spellEnd"/>
      <w:r w:rsidRPr="00292F3D">
        <w:rPr>
          <w:rFonts w:ascii="Bookman Old Style" w:eastAsia="Bookman Old Style" w:hAnsi="Bookman Old Style" w:cs="Bookman Old Style"/>
          <w:color w:val="auto"/>
          <w:sz w:val="16"/>
          <w:szCs w:val="16"/>
        </w:rPr>
        <w:t xml:space="preserve"> pada </w:t>
      </w:r>
      <w:proofErr w:type="spellStart"/>
      <w:r w:rsidR="00A36EB1" w:rsidRPr="00292F3D">
        <w:rPr>
          <w:rFonts w:ascii="Bookman Old Style" w:eastAsia="Bookman Old Style" w:hAnsi="Bookman Old Style" w:cs="Bookman Old Style"/>
          <w:color w:val="auto"/>
          <w:sz w:val="16"/>
          <w:szCs w:val="16"/>
        </w:rPr>
        <w:t>Ketentuan</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Khusus</w:t>
      </w:r>
      <w:proofErr w:type="spellEnd"/>
      <w:r w:rsidR="00A36EB1" w:rsidRPr="00292F3D">
        <w:rPr>
          <w:rFonts w:ascii="Bookman Old Style" w:eastAsia="Bookman Old Style" w:hAnsi="Bookman Old Style" w:cs="Bookman Old Style"/>
          <w:color w:val="auto"/>
          <w:sz w:val="16"/>
          <w:szCs w:val="16"/>
        </w:rPr>
        <w:t xml:space="preserve"> </w:t>
      </w:r>
      <w:proofErr w:type="spellStart"/>
      <w:r w:rsidR="00A36EB1"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w:t>
      </w:r>
    </w:p>
    <w:p w14:paraId="2EF762FE" w14:textId="5F1801CC" w:rsidR="00B218C5" w:rsidRPr="00292F3D" w:rsidRDefault="00B218C5" w:rsidP="00FC41D2">
      <w:pPr>
        <w:pStyle w:val="Body"/>
        <w:numPr>
          <w:ilvl w:val="0"/>
          <w:numId w:val="17"/>
        </w:numPr>
        <w:spacing w:after="120" w:line="240" w:lineRule="auto"/>
        <w:ind w:left="567" w:hanging="567"/>
        <w:jc w:val="both"/>
        <w:rPr>
          <w:rFonts w:ascii="Bookman Old Style" w:eastAsia="Bookman Old Style" w:hAnsi="Bookman Old Style" w:cs="Bookman Old Style"/>
          <w:color w:val="auto"/>
          <w:sz w:val="16"/>
          <w:szCs w:val="16"/>
          <w:lang w:val="en-GB" w:eastAsia="en-US"/>
        </w:rPr>
      </w:pPr>
      <w:bookmarkStart w:id="153" w:name="_Hlk135654516"/>
      <w:proofErr w:type="spellStart"/>
      <w:r w:rsidRPr="00292F3D">
        <w:rPr>
          <w:rFonts w:ascii="Bookman Old Style" w:eastAsia="Bookman Old Style" w:hAnsi="Bookman Old Style" w:cs="Bookman Old Style"/>
          <w:color w:val="auto"/>
          <w:sz w:val="16"/>
          <w:szCs w:val="16"/>
          <w:lang w:val="en-GB" w:eastAsia="en-US"/>
        </w:rPr>
        <w:t>Apabila</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sampai</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jatuh</w:t>
      </w:r>
      <w:proofErr w:type="spellEnd"/>
      <w:r w:rsidRPr="00292F3D">
        <w:rPr>
          <w:rFonts w:ascii="Bookman Old Style" w:eastAsia="Bookman Old Style" w:hAnsi="Bookman Old Style" w:cs="Bookman Old Style"/>
          <w:color w:val="auto"/>
          <w:sz w:val="16"/>
          <w:szCs w:val="16"/>
          <w:lang w:val="en-GB" w:eastAsia="en-US"/>
        </w:rPr>
        <w:t xml:space="preserve"> tempo </w:t>
      </w:r>
      <w:proofErr w:type="spellStart"/>
      <w:r w:rsidRPr="00292F3D">
        <w:rPr>
          <w:rFonts w:ascii="Bookman Old Style" w:eastAsia="Bookman Old Style" w:hAnsi="Bookman Old Style" w:cs="Bookman Old Style"/>
          <w:color w:val="auto"/>
          <w:sz w:val="16"/>
          <w:szCs w:val="16"/>
          <w:lang w:val="en-GB" w:eastAsia="en-US"/>
        </w:rPr>
        <w:t>pelunasan</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pembayaran</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Pihak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Kedua</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tidak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melunasi</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seluruh</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jumlah</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tagihan</w:t>
      </w:r>
      <w:proofErr w:type="spellEnd"/>
      <w:r w:rsidRPr="00292F3D">
        <w:rPr>
          <w:rFonts w:ascii="Bookman Old Style" w:eastAsia="Bookman Old Style" w:hAnsi="Bookman Old Style" w:cs="Bookman Old Style"/>
          <w:color w:val="auto"/>
          <w:sz w:val="16"/>
          <w:szCs w:val="16"/>
          <w:lang w:val="en-GB" w:eastAsia="en-US"/>
        </w:rPr>
        <w:t xml:space="preserve"> yang </w:t>
      </w:r>
      <w:proofErr w:type="spellStart"/>
      <w:r w:rsidRPr="00292F3D">
        <w:rPr>
          <w:rFonts w:ascii="Bookman Old Style" w:eastAsia="Bookman Old Style" w:hAnsi="Bookman Old Style" w:cs="Bookman Old Style"/>
          <w:color w:val="auto"/>
          <w:sz w:val="16"/>
          <w:szCs w:val="16"/>
          <w:lang w:val="en-GB" w:eastAsia="en-US"/>
        </w:rPr>
        <w:t>tertunggak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maka</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Pihak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Pertama</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berhak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untuk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mengakhiri</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Perjanjian</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ini</w:t>
      </w:r>
      <w:proofErr w:type="spellEnd"/>
      <w:r w:rsidRPr="00292F3D">
        <w:rPr>
          <w:rFonts w:ascii="Bookman Old Style" w:eastAsia="Bookman Old Style" w:hAnsi="Bookman Old Style" w:cs="Bookman Old Style"/>
          <w:color w:val="auto"/>
          <w:sz w:val="16"/>
          <w:szCs w:val="16"/>
          <w:lang w:val="en-GB" w:eastAsia="en-US"/>
        </w:rPr>
        <w:t xml:space="preserve"> dan </w:t>
      </w:r>
      <w:proofErr w:type="spellStart"/>
      <w:r w:rsidRPr="00292F3D">
        <w:rPr>
          <w:rFonts w:ascii="Bookman Old Style" w:eastAsia="Bookman Old Style" w:hAnsi="Bookman Old Style" w:cs="Bookman Old Style"/>
          <w:color w:val="auto"/>
          <w:sz w:val="16"/>
          <w:szCs w:val="16"/>
          <w:lang w:val="en-GB" w:eastAsia="en-US"/>
        </w:rPr>
        <w:t>Pihak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Kedua</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tetap</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harus</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melunasi</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tagihan</w:t>
      </w:r>
      <w:proofErr w:type="spellEnd"/>
      <w:r w:rsidRPr="00292F3D">
        <w:rPr>
          <w:rFonts w:ascii="Bookman Old Style" w:eastAsia="Bookman Old Style" w:hAnsi="Bookman Old Style" w:cs="Bookman Old Style"/>
          <w:color w:val="auto"/>
          <w:sz w:val="16"/>
          <w:szCs w:val="16"/>
          <w:lang w:val="en-GB" w:eastAsia="en-US"/>
        </w:rPr>
        <w:t xml:space="preserve"> yang </w:t>
      </w:r>
      <w:proofErr w:type="spellStart"/>
      <w:r w:rsidRPr="00292F3D">
        <w:rPr>
          <w:rFonts w:ascii="Bookman Old Style" w:eastAsia="Bookman Old Style" w:hAnsi="Bookman Old Style" w:cs="Bookman Old Style"/>
          <w:color w:val="auto"/>
          <w:sz w:val="16"/>
          <w:szCs w:val="16"/>
          <w:lang w:val="en-GB" w:eastAsia="en-US"/>
        </w:rPr>
        <w:t>tertunggak</w:t>
      </w:r>
      <w:proofErr w:type="spellEnd"/>
      <w:r w:rsidRPr="00292F3D">
        <w:rPr>
          <w:rFonts w:ascii="Bookman Old Style" w:eastAsia="Bookman Old Style" w:hAnsi="Bookman Old Style" w:cs="Bookman Old Style"/>
          <w:color w:val="auto"/>
          <w:sz w:val="16"/>
          <w:szCs w:val="16"/>
          <w:lang w:val="en-GB" w:eastAsia="en-US"/>
        </w:rPr>
        <w:t xml:space="preserve"> </w:t>
      </w:r>
      <w:proofErr w:type="spellStart"/>
      <w:r w:rsidRPr="00292F3D">
        <w:rPr>
          <w:rFonts w:ascii="Bookman Old Style" w:eastAsia="Bookman Old Style" w:hAnsi="Bookman Old Style" w:cs="Bookman Old Style"/>
          <w:color w:val="auto"/>
          <w:sz w:val="16"/>
          <w:szCs w:val="16"/>
          <w:lang w:val="en-GB" w:eastAsia="en-US"/>
        </w:rPr>
        <w:t>tersebut</w:t>
      </w:r>
      <w:proofErr w:type="spellEnd"/>
      <w:r w:rsidRPr="00292F3D">
        <w:rPr>
          <w:rFonts w:ascii="Bookman Old Style" w:eastAsia="Bookman Old Style" w:hAnsi="Bookman Old Style" w:cs="Bookman Old Style"/>
          <w:color w:val="auto"/>
          <w:sz w:val="16"/>
          <w:szCs w:val="16"/>
          <w:lang w:val="en-GB" w:eastAsia="en-US"/>
        </w:rPr>
        <w:t>.</w:t>
      </w:r>
      <w:bookmarkEnd w:id="153"/>
    </w:p>
    <w:p w14:paraId="639D7E57" w14:textId="77777777" w:rsidR="00B218C5" w:rsidRPr="009C5D85" w:rsidRDefault="00B218C5" w:rsidP="00B218C5">
      <w:pPr>
        <w:pStyle w:val="Body"/>
        <w:spacing w:after="120" w:line="240" w:lineRule="auto"/>
        <w:jc w:val="center"/>
        <w:rPr>
          <w:rFonts w:ascii="Bookman Old Style" w:eastAsia="Bookman Old Style" w:hAnsi="Bookman Old Style" w:cs="Bookman Old Style"/>
          <w:b/>
          <w:bCs/>
          <w:color w:val="auto"/>
          <w:sz w:val="16"/>
          <w:szCs w:val="16"/>
          <w:lang w:eastAsia="en-US"/>
        </w:rPr>
      </w:pPr>
      <w:r w:rsidRPr="009C5D85">
        <w:rPr>
          <w:rFonts w:ascii="Bookman Old Style" w:eastAsia="Bookman Old Style" w:hAnsi="Bookman Old Style" w:cs="Bookman Old Style"/>
          <w:b/>
          <w:bCs/>
          <w:color w:val="auto"/>
          <w:sz w:val="16"/>
          <w:szCs w:val="16"/>
          <w:lang w:val="en-GB" w:eastAsia="en-US"/>
        </w:rPr>
        <w:t xml:space="preserve">PASAL </w:t>
      </w:r>
      <w:r w:rsidRPr="009C5D85">
        <w:rPr>
          <w:rFonts w:ascii="Bookman Old Style" w:eastAsia="Bookman Old Style" w:hAnsi="Bookman Old Style" w:cs="Bookman Old Style"/>
          <w:b/>
          <w:bCs/>
          <w:color w:val="auto"/>
          <w:sz w:val="16"/>
          <w:szCs w:val="16"/>
          <w:lang w:eastAsia="en-US"/>
        </w:rPr>
        <w:t>9</w:t>
      </w:r>
    </w:p>
    <w:p w14:paraId="2C04C82B" w14:textId="77777777" w:rsidR="00B218C5" w:rsidRPr="009C5D85" w:rsidRDefault="00B218C5" w:rsidP="00B218C5">
      <w:pPr>
        <w:pStyle w:val="Body"/>
        <w:spacing w:after="120" w:line="240" w:lineRule="auto"/>
        <w:jc w:val="center"/>
        <w:rPr>
          <w:rFonts w:ascii="Bookman Old Style" w:eastAsia="Bookman Old Style" w:hAnsi="Bookman Old Style" w:cs="Bookman Old Style"/>
          <w:b/>
          <w:bCs/>
          <w:color w:val="auto"/>
          <w:sz w:val="16"/>
          <w:szCs w:val="16"/>
          <w:lang w:val="en-GB" w:eastAsia="en-US"/>
        </w:rPr>
      </w:pPr>
      <w:r w:rsidRPr="009C5D85">
        <w:rPr>
          <w:rFonts w:ascii="Bookman Old Style" w:eastAsia="Bookman Old Style" w:hAnsi="Bookman Old Style" w:cs="Bookman Old Style"/>
          <w:b/>
          <w:bCs/>
          <w:color w:val="auto"/>
          <w:sz w:val="16"/>
          <w:szCs w:val="16"/>
          <w:lang w:val="en-GB" w:eastAsia="en-US"/>
        </w:rPr>
        <w:t xml:space="preserve">PENGOLAHAN SEL DAN HASIL </w:t>
      </w:r>
    </w:p>
    <w:p w14:paraId="4E7FD710" w14:textId="77777777"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menggunakan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kemampuan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terbaiknya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untuk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melakukan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pengolahan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sesuai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dengan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sertifikasi</w:t>
      </w:r>
      <w:proofErr w:type="spellEnd"/>
      <w:r w:rsidRPr="009C5D85">
        <w:rPr>
          <w:rFonts w:ascii="Bookman Old Style" w:eastAsia="Bookman Old Style" w:hAnsi="Bookman Old Style" w:cs="Bookman Old Style"/>
          <w:color w:val="auto"/>
          <w:sz w:val="16"/>
          <w:szCs w:val="16"/>
        </w:rPr>
        <w:t xml:space="preserve"> dan / </w:t>
      </w:r>
      <w:proofErr w:type="spellStart"/>
      <w:r w:rsidRPr="009C5D85">
        <w:rPr>
          <w:rFonts w:ascii="Bookman Old Style" w:eastAsia="Bookman Old Style" w:hAnsi="Bookman Old Style" w:cs="Bookman Old Style"/>
          <w:color w:val="auto"/>
          <w:sz w:val="16"/>
          <w:szCs w:val="16"/>
        </w:rPr>
        <w:t>atau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akreditasi</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dimiliki</w:t>
      </w:r>
      <w:proofErr w:type="spellEnd"/>
      <w:r w:rsidRPr="009C5D85">
        <w:rPr>
          <w:rFonts w:ascii="Bookman Old Style" w:eastAsia="Bookman Old Style" w:hAnsi="Bookman Old Style" w:cs="Bookman Old Style"/>
          <w:color w:val="auto"/>
          <w:sz w:val="16"/>
          <w:szCs w:val="16"/>
        </w:rPr>
        <w:t xml:space="preserve"> oleh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w:t>
      </w:r>
    </w:p>
    <w:p w14:paraId="196A588E" w14:textId="20DD1FF6" w:rsidR="00B218C5" w:rsidRPr="009C5D85" w:rsidRDefault="32EE6444"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sepakat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bahwa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mengingat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Sampel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merupakan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biologis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sehinga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jumlah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r w:rsidR="113068AB" w:rsidRPr="009C5D85">
        <w:rPr>
          <w:rFonts w:ascii="Bookman Old Style" w:eastAsia="Bookman Old Style" w:hAnsi="Bookman Old Style" w:cs="Bookman Old Style"/>
          <w:color w:val="auto"/>
          <w:sz w:val="16"/>
          <w:szCs w:val="16"/>
        </w:rPr>
        <w:t xml:space="preserve">dan </w:t>
      </w:r>
      <w:proofErr w:type="spellStart"/>
      <w:r w:rsidR="113068AB" w:rsidRPr="009C5D85">
        <w:rPr>
          <w:rFonts w:ascii="Bookman Old Style" w:eastAsia="Bookman Old Style" w:hAnsi="Bookman Old Style" w:cs="Bookman Old Style"/>
          <w:color w:val="auto"/>
          <w:sz w:val="16"/>
          <w:szCs w:val="16"/>
        </w:rPr>
        <w:t>kandungan</w:t>
      </w:r>
      <w:proofErr w:type="spellEnd"/>
      <w:r w:rsidR="113068AB" w:rsidRPr="009C5D85">
        <w:rPr>
          <w:rFonts w:ascii="Bookman Old Style" w:eastAsia="Bookman Old Style" w:hAnsi="Bookman Old Style" w:cs="Bookman Old Style"/>
          <w:color w:val="auto"/>
          <w:sz w:val="16"/>
          <w:szCs w:val="16"/>
        </w:rPr>
        <w:t xml:space="preserve"> </w:t>
      </w:r>
      <w:proofErr w:type="spellStart"/>
      <w:r w:rsidR="113068AB" w:rsidRPr="009C5D85">
        <w:rPr>
          <w:rFonts w:ascii="Bookman Old Style" w:eastAsia="Bookman Old Style" w:hAnsi="Bookman Old Style" w:cs="Bookman Old Style"/>
          <w:color w:val="auto"/>
          <w:sz w:val="16"/>
          <w:szCs w:val="16"/>
        </w:rPr>
        <w:t>bahan</w:t>
      </w:r>
      <w:proofErr w:type="spellEnd"/>
      <w:r w:rsidR="113068AB" w:rsidRPr="009C5D85">
        <w:rPr>
          <w:rFonts w:ascii="Bookman Old Style" w:eastAsia="Bookman Old Style" w:hAnsi="Bookman Old Style" w:cs="Bookman Old Style"/>
          <w:color w:val="auto"/>
          <w:sz w:val="16"/>
          <w:szCs w:val="16"/>
        </w:rPr>
        <w:t xml:space="preserve"> </w:t>
      </w:r>
      <w:proofErr w:type="spellStart"/>
      <w:r w:rsidR="113068AB" w:rsidRPr="009C5D85">
        <w:rPr>
          <w:rFonts w:ascii="Bookman Old Style" w:eastAsia="Bookman Old Style" w:hAnsi="Bookman Old Style" w:cs="Bookman Old Style"/>
          <w:color w:val="auto"/>
          <w:sz w:val="16"/>
          <w:szCs w:val="16"/>
        </w:rPr>
        <w:t>aktif</w:t>
      </w:r>
      <w:proofErr w:type="spellEnd"/>
      <w:r w:rsidR="113068AB" w:rsidRPr="009C5D85">
        <w:rPr>
          <w:rFonts w:ascii="Bookman Old Style" w:eastAsia="Bookman Old Style" w:hAnsi="Bookman Old Style" w:cs="Bookman Old Style"/>
          <w:color w:val="auto"/>
          <w:sz w:val="16"/>
          <w:szCs w:val="16"/>
        </w:rPr>
        <w:t xml:space="preserve"> </w:t>
      </w:r>
      <w:r w:rsidRPr="009C5D85">
        <w:rPr>
          <w:rFonts w:ascii="Bookman Old Style" w:eastAsia="Bookman Old Style" w:hAnsi="Bookman Old Style" w:cs="Bookman Old Style"/>
          <w:color w:val="auto"/>
          <w:sz w:val="16"/>
          <w:szCs w:val="16"/>
        </w:rPr>
        <w:t xml:space="preserve">yang </w:t>
      </w:r>
      <w:proofErr w:type="spellStart"/>
      <w:r w:rsidRPr="009C5D85">
        <w:rPr>
          <w:rFonts w:ascii="Bookman Old Style" w:eastAsia="Bookman Old Style" w:hAnsi="Bookman Old Style" w:cs="Bookman Old Style"/>
          <w:color w:val="auto"/>
          <w:sz w:val="16"/>
          <w:szCs w:val="16"/>
        </w:rPr>
        <w:t>dihasilkan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dapat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bervariasi</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dimungkinkan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sesuai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dengan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jumlah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diminta</w:t>
      </w:r>
      <w:proofErr w:type="spellEnd"/>
      <w:r w:rsidRPr="009C5D85">
        <w:rPr>
          <w:rFonts w:ascii="Bookman Old Style" w:eastAsia="Bookman Old Style" w:hAnsi="Bookman Old Style" w:cs="Bookman Old Style"/>
          <w:color w:val="auto"/>
          <w:sz w:val="16"/>
          <w:szCs w:val="16"/>
        </w:rPr>
        <w:t xml:space="preserve"> oleh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w:t>
      </w:r>
    </w:p>
    <w:p w14:paraId="1FD40DF7" w14:textId="61955FC6"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rPr>
      </w:pPr>
      <w:bookmarkStart w:id="154" w:name="_Hlk203048779"/>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menyadari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bahwa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masih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dalam</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penelitian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berbasis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pelayanan</w:t>
      </w:r>
      <w:proofErr w:type="spellEnd"/>
      <w:r w:rsidR="00A01834" w:rsidRPr="009C5D85">
        <w:rPr>
          <w:rFonts w:ascii="Bookman Old Style" w:eastAsia="Bookman Old Style" w:hAnsi="Bookman Old Style" w:cs="Bookman Old Style"/>
          <w:color w:val="auto"/>
          <w:sz w:val="16"/>
          <w:szCs w:val="16"/>
        </w:rPr>
        <w:t xml:space="preserve"> </w:t>
      </w:r>
      <w:proofErr w:type="spellStart"/>
      <w:r w:rsidR="00A01834" w:rsidRPr="009C5D85">
        <w:rPr>
          <w:rFonts w:ascii="Bookman Old Style" w:eastAsia="Bookman Old Style" w:hAnsi="Bookman Old Style" w:cs="Bookman Old Style"/>
          <w:color w:val="auto"/>
          <w:sz w:val="16"/>
          <w:szCs w:val="16"/>
        </w:rPr>
        <w:t>terapi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sehingga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belum</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ditetapkan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sebagai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standar</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terapi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untuk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penyakit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tertentu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menjanjikan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kesembuhan</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terbuka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terhadap</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kemungkinan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timbulnya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efek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samping</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baik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ringan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sedang</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maupun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berat</w:t>
      </w:r>
      <w:proofErr w:type="spellEnd"/>
      <w:r w:rsidRPr="009C5D85">
        <w:rPr>
          <w:rFonts w:ascii="Bookman Old Style" w:eastAsia="Bookman Old Style" w:hAnsi="Bookman Old Style" w:cs="Bookman Old Style"/>
          <w:color w:val="auto"/>
          <w:sz w:val="16"/>
          <w:szCs w:val="16"/>
        </w:rPr>
        <w:t>.</w:t>
      </w:r>
    </w:p>
    <w:p w14:paraId="2528700F" w14:textId="60D345AC"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memberikan</w:t>
      </w:r>
      <w:proofErr w:type="spellEnd"/>
      <w:r w:rsidRPr="009C5D85">
        <w:rPr>
          <w:rFonts w:ascii="Bookman Old Style" w:eastAsia="Bookman Old Style" w:hAnsi="Bookman Old Style" w:cs="Bookman Old Style"/>
          <w:color w:val="auto"/>
          <w:sz w:val="16"/>
          <w:szCs w:val="16"/>
        </w:rPr>
        <w:t xml:space="preserve"> Hasil </w:t>
      </w:r>
      <w:proofErr w:type="spellStart"/>
      <w:r w:rsidRPr="009C5D85">
        <w:rPr>
          <w:rFonts w:ascii="Bookman Old Style" w:eastAsia="Bookman Old Style" w:hAnsi="Bookman Old Style" w:cs="Bookman Old Style"/>
          <w:color w:val="auto"/>
          <w:sz w:val="16"/>
          <w:szCs w:val="16"/>
        </w:rPr>
        <w:t>beserta</w:t>
      </w:r>
      <w:proofErr w:type="spellEnd"/>
      <w:r w:rsidRPr="009C5D85">
        <w:rPr>
          <w:rFonts w:ascii="Bookman Old Style" w:eastAsia="Bookman Old Style" w:hAnsi="Bookman Old Style" w:cs="Bookman Old Style"/>
          <w:color w:val="auto"/>
          <w:sz w:val="16"/>
          <w:szCs w:val="16"/>
        </w:rPr>
        <w:t xml:space="preserve"> Testing Result (TR)/Certificate of Analysis (COA) </w:t>
      </w:r>
      <w:proofErr w:type="spellStart"/>
      <w:r w:rsidRPr="009C5D85">
        <w:rPr>
          <w:rFonts w:ascii="Bookman Old Style" w:eastAsia="Bookman Old Style" w:hAnsi="Bookman Old Style" w:cs="Bookman Old Style"/>
          <w:color w:val="auto"/>
          <w:sz w:val="16"/>
          <w:szCs w:val="16"/>
        </w:rPr>
        <w:t>kepada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sesuai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dengan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spesifikasi</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terlampir</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dalam</w:t>
      </w:r>
      <w:proofErr w:type="spellEnd"/>
      <w:r w:rsidRPr="009C5D85">
        <w:rPr>
          <w:rFonts w:ascii="Bookman Old Style" w:eastAsia="Bookman Old Style" w:hAnsi="Bookman Old Style" w:cs="Bookman Old Style"/>
          <w:color w:val="auto"/>
          <w:sz w:val="16"/>
          <w:szCs w:val="16"/>
        </w:rPr>
        <w:t xml:space="preserve"> Lampiran </w:t>
      </w:r>
      <w:proofErr w:type="spellStart"/>
      <w:r w:rsidRPr="009C5D85">
        <w:rPr>
          <w:rFonts w:ascii="Bookman Old Style" w:eastAsia="Bookman Old Style" w:hAnsi="Bookman Old Style" w:cs="Bookman Old Style"/>
          <w:color w:val="auto"/>
          <w:sz w:val="16"/>
          <w:szCs w:val="16"/>
        </w:rPr>
        <w:t>Perjanjian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ini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Spesifikasi</w:t>
      </w:r>
      <w:proofErr w:type="spellEnd"/>
      <w:r w:rsidRPr="009C5D85">
        <w:rPr>
          <w:rFonts w:ascii="Bookman Old Style" w:eastAsia="Bookman Old Style" w:hAnsi="Bookman Old Style" w:cs="Bookman Old Style"/>
          <w:color w:val="auto"/>
          <w:sz w:val="16"/>
          <w:szCs w:val="16"/>
        </w:rPr>
        <w:t xml:space="preserve"> dan format TR/COA </w:t>
      </w:r>
      <w:proofErr w:type="spellStart"/>
      <w:r w:rsidRPr="009C5D85">
        <w:rPr>
          <w:rFonts w:ascii="Bookman Old Style" w:eastAsia="Bookman Old Style" w:hAnsi="Bookman Old Style" w:cs="Bookman Old Style"/>
          <w:color w:val="auto"/>
          <w:sz w:val="16"/>
          <w:szCs w:val="16"/>
        </w:rPr>
        <w:t>tersebut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bersifat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mengikat</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dapat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berubah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sewaktu-waktu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sehubungan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dengan</w:t>
      </w:r>
      <w:proofErr w:type="spellEnd"/>
      <w:r w:rsidRPr="009C5D85">
        <w:rPr>
          <w:rFonts w:ascii="Bookman Old Style" w:eastAsia="Bookman Old Style" w:hAnsi="Bookman Old Style" w:cs="Bookman Old Style"/>
          <w:color w:val="auto"/>
          <w:sz w:val="16"/>
          <w:szCs w:val="16"/>
        </w:rPr>
        <w:t xml:space="preserve"> proses </w:t>
      </w:r>
      <w:proofErr w:type="spellStart"/>
      <w:r w:rsidRPr="009C5D85">
        <w:rPr>
          <w:rFonts w:ascii="Bookman Old Style" w:eastAsia="Bookman Old Style" w:hAnsi="Bookman Old Style" w:cs="Bookman Old Style"/>
          <w:color w:val="auto"/>
          <w:sz w:val="16"/>
          <w:szCs w:val="16"/>
        </w:rPr>
        <w:t>pengembangan</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peningkatan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mutu</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secara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berkelanjutan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dijalankan</w:t>
      </w:r>
      <w:proofErr w:type="spellEnd"/>
      <w:r w:rsidRPr="009C5D85">
        <w:rPr>
          <w:rFonts w:ascii="Bookman Old Style" w:eastAsia="Bookman Old Style" w:hAnsi="Bookman Old Style" w:cs="Bookman Old Style"/>
          <w:color w:val="auto"/>
          <w:sz w:val="16"/>
          <w:szCs w:val="16"/>
        </w:rPr>
        <w:t xml:space="preserve"> oleh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p>
    <w:p w14:paraId="1B5FB330" w14:textId="77777777"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memahami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bahwa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keterbatasan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stabilitas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dapat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menyebabkan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adanya</w:t>
      </w:r>
      <w:proofErr w:type="spellEnd"/>
      <w:r w:rsidRPr="009C5D85">
        <w:rPr>
          <w:rFonts w:ascii="Bookman Old Style" w:eastAsia="Bookman Old Style" w:hAnsi="Bookman Old Style" w:cs="Bookman Old Style"/>
          <w:color w:val="auto"/>
          <w:sz w:val="16"/>
          <w:szCs w:val="16"/>
        </w:rPr>
        <w:t xml:space="preserve"> Uji </w:t>
      </w:r>
      <w:proofErr w:type="spellStart"/>
      <w:r w:rsidRPr="009C5D85">
        <w:rPr>
          <w:rFonts w:ascii="Bookman Old Style" w:eastAsia="Bookman Old Style" w:hAnsi="Bookman Old Style" w:cs="Bookman Old Style"/>
          <w:color w:val="auto"/>
          <w:sz w:val="16"/>
          <w:szCs w:val="16"/>
        </w:rPr>
        <w:t>Sterilitas</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masih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berlangsung</w:t>
      </w:r>
      <w:proofErr w:type="spellEnd"/>
      <w:r w:rsidRPr="009C5D85">
        <w:rPr>
          <w:rFonts w:ascii="Bookman Old Style" w:eastAsia="Bookman Old Style" w:hAnsi="Bookman Old Style" w:cs="Bookman Old Style"/>
          <w:color w:val="auto"/>
          <w:sz w:val="16"/>
          <w:szCs w:val="16"/>
        </w:rPr>
        <w:t xml:space="preserve"> pada </w:t>
      </w:r>
      <w:proofErr w:type="spellStart"/>
      <w:r w:rsidRPr="009C5D85">
        <w:rPr>
          <w:rFonts w:ascii="Bookman Old Style" w:eastAsia="Bookman Old Style" w:hAnsi="Bookman Old Style" w:cs="Bookman Old Style"/>
          <w:color w:val="auto"/>
          <w:sz w:val="16"/>
          <w:szCs w:val="16"/>
        </w:rPr>
        <w:t>saat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diserahkan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kepada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Oleh </w:t>
      </w:r>
      <w:proofErr w:type="spellStart"/>
      <w:r w:rsidRPr="009C5D85">
        <w:rPr>
          <w:rFonts w:ascii="Bookman Old Style" w:eastAsia="Bookman Old Style" w:hAnsi="Bookman Old Style" w:cs="Bookman Old Style"/>
          <w:color w:val="auto"/>
          <w:sz w:val="16"/>
          <w:szCs w:val="16"/>
        </w:rPr>
        <w:t>karena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itu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dimungkinkan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adanya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hasil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steril</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baru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dapat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diketahui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setelah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dilakukan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Aplikasi</w:t>
      </w:r>
      <w:proofErr w:type="spellEnd"/>
      <w:r w:rsidRPr="009C5D85">
        <w:rPr>
          <w:rFonts w:ascii="Bookman Old Style" w:eastAsia="Bookman Old Style" w:hAnsi="Bookman Old Style" w:cs="Bookman Old Style"/>
          <w:color w:val="auto"/>
          <w:sz w:val="16"/>
          <w:szCs w:val="16"/>
        </w:rPr>
        <w:t xml:space="preserve"> Sel. </w:t>
      </w:r>
    </w:p>
    <w:p w14:paraId="4169F3B5" w14:textId="77777777"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9C5D85">
        <w:rPr>
          <w:rFonts w:ascii="Bookman Old Style" w:eastAsia="Bookman Old Style" w:hAnsi="Bookman Old Style" w:cs="Bookman Old Style"/>
          <w:color w:val="auto"/>
          <w:sz w:val="16"/>
          <w:szCs w:val="16"/>
          <w:lang w:val="en-GB" w:eastAsia="en-US"/>
        </w:rPr>
        <w:t>Pihak</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Pertama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akan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melakukan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pengujian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sterilitas</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termasuk</w:t>
      </w:r>
      <w:proofErr w:type="spellEnd"/>
      <w:r w:rsidRPr="009C5D85">
        <w:rPr>
          <w:rFonts w:ascii="Bookman Old Style" w:eastAsia="Bookman Old Style" w:hAnsi="Bookman Old Style" w:cs="Bookman Old Style"/>
          <w:color w:val="auto"/>
          <w:sz w:val="16"/>
          <w:szCs w:val="16"/>
          <w:lang w:val="en-GB" w:eastAsia="en-US"/>
        </w:rPr>
        <w:t xml:space="preserve"> uji gram dan uji kultur, </w:t>
      </w:r>
      <w:proofErr w:type="spellStart"/>
      <w:r w:rsidRPr="009C5D85">
        <w:rPr>
          <w:rFonts w:ascii="Bookman Old Style" w:eastAsia="Bookman Old Style" w:hAnsi="Bookman Old Style" w:cs="Bookman Old Style"/>
          <w:color w:val="auto"/>
          <w:sz w:val="16"/>
          <w:szCs w:val="16"/>
          <w:lang w:val="en-GB" w:eastAsia="en-US"/>
        </w:rPr>
        <w:t>sebelum</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diserahkan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kepada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Pihak</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Kedua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Pihak</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Kedua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mengetahui</w:t>
      </w:r>
      <w:proofErr w:type="spellEnd"/>
      <w:r w:rsidRPr="009C5D85">
        <w:rPr>
          <w:rFonts w:ascii="Bookman Old Style" w:eastAsia="Bookman Old Style" w:hAnsi="Bookman Old Style" w:cs="Bookman Old Style"/>
          <w:color w:val="auto"/>
          <w:sz w:val="16"/>
          <w:szCs w:val="16"/>
          <w:lang w:val="en-GB" w:eastAsia="en-US"/>
        </w:rPr>
        <w:t xml:space="preserve"> dan </w:t>
      </w:r>
      <w:proofErr w:type="spellStart"/>
      <w:r w:rsidRPr="009C5D85">
        <w:rPr>
          <w:rFonts w:ascii="Bookman Old Style" w:eastAsia="Bookman Old Style" w:hAnsi="Bookman Old Style" w:cs="Bookman Old Style"/>
          <w:color w:val="auto"/>
          <w:sz w:val="16"/>
          <w:szCs w:val="16"/>
          <w:lang w:val="en-GB" w:eastAsia="en-US"/>
        </w:rPr>
        <w:t>menyetujui</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bahwa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berdasarkan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standar</w:t>
      </w:r>
      <w:proofErr w:type="spellEnd"/>
      <w:r w:rsidRPr="009C5D85">
        <w:rPr>
          <w:rFonts w:ascii="Bookman Old Style" w:eastAsia="Bookman Old Style" w:hAnsi="Bookman Old Style" w:cs="Bookman Old Style"/>
          <w:color w:val="auto"/>
          <w:sz w:val="16"/>
          <w:szCs w:val="16"/>
          <w:lang w:val="en-GB" w:eastAsia="en-US"/>
        </w:rPr>
        <w:t xml:space="preserve"> yang </w:t>
      </w:r>
      <w:proofErr w:type="spellStart"/>
      <w:r w:rsidRPr="009C5D85">
        <w:rPr>
          <w:rFonts w:ascii="Bookman Old Style" w:eastAsia="Bookman Old Style" w:hAnsi="Bookman Old Style" w:cs="Bookman Old Style"/>
          <w:color w:val="auto"/>
          <w:sz w:val="16"/>
          <w:szCs w:val="16"/>
          <w:lang w:val="en-GB" w:eastAsia="en-US"/>
        </w:rPr>
        <w:t>berlaku</w:t>
      </w:r>
      <w:proofErr w:type="spellEnd"/>
      <w:r w:rsidRPr="009C5D85">
        <w:rPr>
          <w:rFonts w:ascii="Bookman Old Style" w:eastAsia="Bookman Old Style" w:hAnsi="Bookman Old Style" w:cs="Bookman Old Style"/>
          <w:color w:val="auto"/>
          <w:sz w:val="16"/>
          <w:szCs w:val="16"/>
          <w:lang w:val="en-GB" w:eastAsia="en-US"/>
        </w:rPr>
        <w:t xml:space="preserve">, uji kultur </w:t>
      </w:r>
      <w:proofErr w:type="spellStart"/>
      <w:r w:rsidRPr="009C5D85">
        <w:rPr>
          <w:rFonts w:ascii="Bookman Old Style" w:eastAsia="Bookman Old Style" w:hAnsi="Bookman Old Style" w:cs="Bookman Old Style"/>
          <w:color w:val="auto"/>
          <w:sz w:val="16"/>
          <w:szCs w:val="16"/>
          <w:lang w:val="en-GB" w:eastAsia="en-US"/>
        </w:rPr>
        <w:t>tersebut</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memerlukan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waktu</w:t>
      </w:r>
      <w:proofErr w:type="spellEnd"/>
      <w:r w:rsidRPr="009C5D85">
        <w:rPr>
          <w:rFonts w:ascii="Bookman Old Style" w:eastAsia="Bookman Old Style" w:hAnsi="Bookman Old Style" w:cs="Bookman Old Style"/>
          <w:color w:val="auto"/>
          <w:sz w:val="16"/>
          <w:szCs w:val="16"/>
          <w:lang w:val="en-GB" w:eastAsia="en-US"/>
        </w:rPr>
        <w:t xml:space="preserve"> 14 (</w:t>
      </w:r>
      <w:proofErr w:type="spellStart"/>
      <w:r w:rsidRPr="009C5D85">
        <w:rPr>
          <w:rFonts w:ascii="Bookman Old Style" w:eastAsia="Bookman Old Style" w:hAnsi="Bookman Old Style" w:cs="Bookman Old Style"/>
          <w:color w:val="auto"/>
          <w:sz w:val="16"/>
          <w:szCs w:val="16"/>
          <w:lang w:val="en-GB" w:eastAsia="en-US"/>
        </w:rPr>
        <w:t>empat</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belas</w:t>
      </w:r>
      <w:proofErr w:type="spellEnd"/>
      <w:r w:rsidRPr="009C5D85">
        <w:rPr>
          <w:rFonts w:ascii="Bookman Old Style" w:eastAsia="Bookman Old Style" w:hAnsi="Bookman Old Style" w:cs="Bookman Old Style"/>
          <w:color w:val="auto"/>
          <w:sz w:val="16"/>
          <w:szCs w:val="16"/>
          <w:lang w:val="en-GB" w:eastAsia="en-US"/>
        </w:rPr>
        <w:t xml:space="preserve">) Hari </w:t>
      </w:r>
      <w:proofErr w:type="spellStart"/>
      <w:r w:rsidRPr="009C5D85">
        <w:rPr>
          <w:rFonts w:ascii="Bookman Old Style" w:eastAsia="Bookman Old Style" w:hAnsi="Bookman Old Style" w:cs="Bookman Old Style"/>
          <w:color w:val="auto"/>
          <w:sz w:val="16"/>
          <w:szCs w:val="16"/>
          <w:lang w:val="en-GB" w:eastAsia="en-US"/>
        </w:rPr>
        <w:t>Kerja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untuk</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dengan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memperoleh</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hasil</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sedangkan</w:t>
      </w:r>
      <w:proofErr w:type="spellEnd"/>
      <w:r w:rsidRPr="009C5D85">
        <w:rPr>
          <w:rFonts w:ascii="Bookman Old Style" w:eastAsia="Bookman Old Style" w:hAnsi="Bookman Old Style" w:cs="Bookman Old Style"/>
          <w:color w:val="auto"/>
          <w:sz w:val="16"/>
          <w:szCs w:val="16"/>
          <w:lang w:val="en-GB" w:eastAsia="en-US"/>
        </w:rPr>
        <w:t xml:space="preserve"> masa </w:t>
      </w:r>
      <w:proofErr w:type="spellStart"/>
      <w:r w:rsidRPr="009C5D85">
        <w:rPr>
          <w:rFonts w:ascii="Bookman Old Style" w:eastAsia="Bookman Old Style" w:hAnsi="Bookman Old Style" w:cs="Bookman Old Style"/>
          <w:color w:val="auto"/>
          <w:sz w:val="16"/>
          <w:szCs w:val="16"/>
          <w:lang w:val="en-GB" w:eastAsia="en-US"/>
        </w:rPr>
        <w:t>pakai</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Sel</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tergolong</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pendek</w:t>
      </w:r>
      <w:proofErr w:type="spellEnd"/>
      <w:r w:rsidRPr="009C5D85">
        <w:rPr>
          <w:rFonts w:ascii="Bookman Old Style" w:eastAsia="Bookman Old Style" w:hAnsi="Bookman Old Style" w:cs="Bookman Old Style"/>
          <w:color w:val="auto"/>
          <w:sz w:val="16"/>
          <w:szCs w:val="16"/>
          <w:lang w:val="en-GB" w:eastAsia="en-US"/>
        </w:rPr>
        <w:t xml:space="preserve"> dan </w:t>
      </w:r>
      <w:proofErr w:type="spellStart"/>
      <w:r w:rsidRPr="009C5D85">
        <w:rPr>
          <w:rFonts w:ascii="Bookman Old Style" w:eastAsia="Bookman Old Style" w:hAnsi="Bookman Old Style" w:cs="Bookman Old Style"/>
          <w:color w:val="auto"/>
          <w:sz w:val="16"/>
          <w:szCs w:val="16"/>
          <w:lang w:val="en-GB" w:eastAsia="en-US"/>
        </w:rPr>
        <w:t>hanya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dapat</w:t>
      </w:r>
      <w:proofErr w:type="spellEnd"/>
      <w:r w:rsidRPr="009C5D85">
        <w:rPr>
          <w:rFonts w:ascii="Bookman Old Style" w:eastAsia="Bookman Old Style" w:hAnsi="Bookman Old Style" w:cs="Bookman Old Style"/>
          <w:color w:val="auto"/>
          <w:sz w:val="16"/>
          <w:szCs w:val="16"/>
          <w:lang w:val="en-GB" w:eastAsia="en-US"/>
        </w:rPr>
        <w:t xml:space="preserve"> di-</w:t>
      </w:r>
      <w:proofErr w:type="spellStart"/>
      <w:r w:rsidRPr="009C5D85">
        <w:rPr>
          <w:rFonts w:ascii="Bookman Old Style" w:eastAsia="Bookman Old Style" w:hAnsi="Bookman Old Style" w:cs="Bookman Old Style"/>
          <w:color w:val="auto"/>
          <w:sz w:val="16"/>
          <w:szCs w:val="16"/>
          <w:lang w:val="en-GB" w:eastAsia="en-US"/>
        </w:rPr>
        <w:t>Aplikasikan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dalam</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waktu</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maksimal</w:t>
      </w:r>
      <w:proofErr w:type="spellEnd"/>
      <w:r w:rsidRPr="009C5D85">
        <w:rPr>
          <w:rFonts w:ascii="Bookman Old Style" w:eastAsia="Bookman Old Style" w:hAnsi="Bookman Old Style" w:cs="Bookman Old Style"/>
          <w:color w:val="auto"/>
          <w:sz w:val="16"/>
          <w:szCs w:val="16"/>
          <w:lang w:val="en-GB" w:eastAsia="en-US"/>
        </w:rPr>
        <w:t xml:space="preserve"> 24 jam </w:t>
      </w:r>
      <w:proofErr w:type="spellStart"/>
      <w:r w:rsidRPr="009C5D85">
        <w:rPr>
          <w:rFonts w:ascii="Bookman Old Style" w:eastAsia="Bookman Old Style" w:hAnsi="Bookman Old Style" w:cs="Bookman Old Style"/>
          <w:color w:val="auto"/>
          <w:sz w:val="16"/>
          <w:szCs w:val="16"/>
          <w:lang w:val="en-GB" w:eastAsia="en-US"/>
        </w:rPr>
        <w:t>sejak</w:t>
      </w:r>
      <w:proofErr w:type="spellEnd"/>
      <w:r w:rsidRPr="009C5D85">
        <w:rPr>
          <w:rFonts w:ascii="Bookman Old Style" w:eastAsia="Bookman Old Style" w:hAnsi="Bookman Old Style" w:cs="Bookman Old Style"/>
          <w:color w:val="auto"/>
          <w:sz w:val="16"/>
          <w:szCs w:val="16"/>
          <w:lang w:val="en-GB" w:eastAsia="en-US"/>
        </w:rPr>
        <w:t xml:space="preserve"> proses </w:t>
      </w:r>
      <w:proofErr w:type="spellStart"/>
      <w:r w:rsidRPr="009C5D85">
        <w:rPr>
          <w:rFonts w:ascii="Bookman Old Style" w:eastAsia="Bookman Old Style" w:hAnsi="Bookman Old Style" w:cs="Bookman Old Style"/>
          <w:color w:val="auto"/>
          <w:sz w:val="16"/>
          <w:szCs w:val="16"/>
          <w:lang w:val="en-GB" w:eastAsia="en-US"/>
        </w:rPr>
        <w:t>pengolahan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selesai</w:t>
      </w:r>
      <w:proofErr w:type="spellEnd"/>
      <w:r w:rsidRPr="009C5D85">
        <w:rPr>
          <w:rFonts w:ascii="Bookman Old Style" w:eastAsia="Bookman Old Style" w:hAnsi="Bookman Old Style" w:cs="Bookman Old Style"/>
          <w:color w:val="auto"/>
          <w:sz w:val="16"/>
          <w:szCs w:val="16"/>
          <w:lang w:val="en-GB" w:eastAsia="en-US"/>
        </w:rPr>
        <w:t xml:space="preserve">. Oleh </w:t>
      </w:r>
      <w:proofErr w:type="spellStart"/>
      <w:r w:rsidRPr="009C5D85">
        <w:rPr>
          <w:rFonts w:ascii="Bookman Old Style" w:eastAsia="Bookman Old Style" w:hAnsi="Bookman Old Style" w:cs="Bookman Old Style"/>
          <w:color w:val="auto"/>
          <w:sz w:val="16"/>
          <w:szCs w:val="16"/>
          <w:lang w:val="en-GB" w:eastAsia="en-US"/>
        </w:rPr>
        <w:t>karena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itu</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pengerahan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Sel</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akan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dilakukan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berdasarkan</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hasil</w:t>
      </w:r>
      <w:proofErr w:type="spellEnd"/>
      <w:r w:rsidRPr="009C5D85">
        <w:rPr>
          <w:rFonts w:ascii="Bookman Old Style" w:eastAsia="Bookman Old Style" w:hAnsi="Bookman Old Style" w:cs="Bookman Old Style"/>
          <w:color w:val="auto"/>
          <w:sz w:val="16"/>
          <w:szCs w:val="16"/>
          <w:lang w:val="en-GB" w:eastAsia="en-US"/>
        </w:rPr>
        <w:t xml:space="preserve"> uji gram (</w:t>
      </w:r>
      <w:proofErr w:type="spellStart"/>
      <w:r w:rsidRPr="009C5D85">
        <w:rPr>
          <w:rFonts w:ascii="Bookman Old Style" w:eastAsia="Bookman Old Style" w:hAnsi="Bookman Old Style" w:cs="Bookman Old Style"/>
          <w:color w:val="auto"/>
          <w:sz w:val="16"/>
          <w:szCs w:val="16"/>
          <w:lang w:val="en-GB" w:eastAsia="en-US"/>
        </w:rPr>
        <w:t>positif</w:t>
      </w:r>
      <w:proofErr w:type="spellEnd"/>
      <w:r w:rsidRPr="009C5D85">
        <w:rPr>
          <w:rFonts w:ascii="Bookman Old Style" w:eastAsia="Bookman Old Style" w:hAnsi="Bookman Old Style" w:cs="Bookman Old Style"/>
          <w:color w:val="auto"/>
          <w:sz w:val="16"/>
          <w:szCs w:val="16"/>
          <w:lang w:val="en-GB" w:eastAsia="en-US"/>
        </w:rPr>
        <w:t xml:space="preserve"> dan </w:t>
      </w:r>
      <w:proofErr w:type="spellStart"/>
      <w:r w:rsidRPr="009C5D85">
        <w:rPr>
          <w:rFonts w:ascii="Bookman Old Style" w:eastAsia="Bookman Old Style" w:hAnsi="Bookman Old Style" w:cs="Bookman Old Style"/>
          <w:color w:val="auto"/>
          <w:sz w:val="16"/>
          <w:szCs w:val="16"/>
          <w:lang w:val="en-GB" w:eastAsia="en-US"/>
        </w:rPr>
        <w:t>negatif</w:t>
      </w:r>
      <w:proofErr w:type="spellEnd"/>
      <w:r w:rsidRPr="009C5D85">
        <w:rPr>
          <w:rFonts w:ascii="Bookman Old Style" w:eastAsia="Bookman Old Style" w:hAnsi="Bookman Old Style" w:cs="Bookman Old Style"/>
          <w:color w:val="auto"/>
          <w:sz w:val="16"/>
          <w:szCs w:val="16"/>
          <w:lang w:val="en-GB" w:eastAsia="en-US"/>
        </w:rPr>
        <w:t xml:space="preserve">). </w:t>
      </w:r>
    </w:p>
    <w:p w14:paraId="18B7343C" w14:textId="77777777"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proofErr w:type="spellStart"/>
      <w:r w:rsidRPr="009C5D85">
        <w:rPr>
          <w:rFonts w:ascii="Bookman Old Style" w:eastAsia="Bookman Old Style" w:hAnsi="Bookman Old Style" w:cs="Bookman Old Style"/>
          <w:color w:val="auto"/>
          <w:sz w:val="16"/>
          <w:szCs w:val="16"/>
          <w:lang w:val="en-GB" w:eastAsia="en-US"/>
        </w:rPr>
        <w:t>Apabila</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hasil</w:t>
      </w:r>
      <w:proofErr w:type="spellEnd"/>
      <w:r w:rsidRPr="009C5D85">
        <w:rPr>
          <w:rFonts w:ascii="Bookman Old Style" w:eastAsia="Bookman Old Style" w:hAnsi="Bookman Old Style" w:cs="Bookman Old Style"/>
          <w:color w:val="auto"/>
          <w:sz w:val="16"/>
          <w:szCs w:val="16"/>
          <w:lang w:val="en-GB" w:eastAsia="en-US"/>
        </w:rPr>
        <w:t xml:space="preserve"> uji kultur </w:t>
      </w:r>
      <w:proofErr w:type="spellStart"/>
      <w:r w:rsidRPr="009C5D85">
        <w:rPr>
          <w:rFonts w:ascii="Bookman Old Style" w:eastAsia="Bookman Old Style" w:hAnsi="Bookman Old Style" w:cs="Bookman Old Style"/>
          <w:color w:val="auto"/>
          <w:sz w:val="16"/>
          <w:szCs w:val="16"/>
          <w:lang w:val="en-GB" w:eastAsia="en-US"/>
        </w:rPr>
        <w:t>diketahui</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setelah</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Aplikasi</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Sel</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menyatakan</w:t>
      </w:r>
      <w:proofErr w:type="spellEnd"/>
      <w:r w:rsidRPr="009C5D85">
        <w:rPr>
          <w:rFonts w:ascii="Bookman Old Style" w:eastAsia="Bookman Old Style" w:hAnsi="Bookman Old Style" w:cs="Bookman Old Style"/>
          <w:color w:val="auto"/>
          <w:sz w:val="16"/>
          <w:szCs w:val="16"/>
          <w:lang w:val="en-GB" w:eastAsia="en-US"/>
        </w:rPr>
        <w:t xml:space="preserve"> Hasil </w:t>
      </w:r>
      <w:proofErr w:type="spellStart"/>
      <w:r w:rsidRPr="009C5D85">
        <w:rPr>
          <w:rFonts w:ascii="Bookman Old Style" w:eastAsia="Bookman Old Style" w:hAnsi="Bookman Old Style" w:cs="Bookman Old Style"/>
          <w:color w:val="auto"/>
          <w:sz w:val="16"/>
          <w:szCs w:val="16"/>
          <w:lang w:val="en-GB" w:eastAsia="en-US"/>
        </w:rPr>
        <w:t>tidak</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steril</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lang w:val="en-GB" w:eastAsia="en-US"/>
        </w:rPr>
        <w:t>Pihak</w:t>
      </w:r>
      <w:proofErr w:type="spellEnd"/>
      <w:r w:rsidRPr="009C5D85">
        <w:rPr>
          <w:rFonts w:ascii="Bookman Old Style" w:eastAsia="Bookman Old Style" w:hAnsi="Bookman Old Style" w:cs="Bookman Old Style"/>
          <w:color w:val="auto"/>
          <w:sz w:val="16"/>
          <w:szCs w:val="16"/>
          <w:lang w:val="en-GB" w:eastAsia="en-US"/>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dengan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ini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sepakat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untuk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mengajukan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tuntutan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atau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gugatan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kepada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baik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secara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pidana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perdata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maupun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melalui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mekanisme</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penyelesaian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sengketa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apapun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serta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menuntut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kerugian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baik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secara</w:t>
      </w:r>
      <w:proofErr w:type="spellEnd"/>
      <w:r w:rsidRPr="009C5D85">
        <w:rPr>
          <w:rFonts w:ascii="Bookman Old Style" w:eastAsia="Bookman Old Style" w:hAnsi="Bookman Old Style" w:cs="Bookman Old Style"/>
          <w:color w:val="auto"/>
          <w:sz w:val="16"/>
          <w:szCs w:val="16"/>
        </w:rPr>
        <w:t xml:space="preserve"> material </w:t>
      </w:r>
      <w:proofErr w:type="spellStart"/>
      <w:r w:rsidRPr="009C5D85">
        <w:rPr>
          <w:rFonts w:ascii="Bookman Old Style" w:eastAsia="Bookman Old Style" w:hAnsi="Bookman Old Style" w:cs="Bookman Old Style"/>
          <w:color w:val="auto"/>
          <w:sz w:val="16"/>
          <w:szCs w:val="16"/>
        </w:rPr>
        <w:t>maupun</w:t>
      </w:r>
      <w:proofErr w:type="spellEnd"/>
      <w:r w:rsidRPr="009C5D85">
        <w:rPr>
          <w:rFonts w:ascii="Bookman Old Style" w:eastAsia="Bookman Old Style" w:hAnsi="Bookman Old Style" w:cs="Bookman Old Style"/>
          <w:color w:val="auto"/>
          <w:sz w:val="16"/>
          <w:szCs w:val="16"/>
        </w:rPr>
        <w:t xml:space="preserve"> immaterial.</w:t>
      </w:r>
    </w:p>
    <w:p w14:paraId="1E6C3C43" w14:textId="77777777" w:rsidR="00B218C5" w:rsidRPr="009C5D85" w:rsidRDefault="00B218C5" w:rsidP="00FC41D2">
      <w:pPr>
        <w:pStyle w:val="Body"/>
        <w:numPr>
          <w:ilvl w:val="0"/>
          <w:numId w:val="30"/>
        </w:numPr>
        <w:spacing w:after="120" w:line="240" w:lineRule="auto"/>
        <w:ind w:left="567" w:hanging="567"/>
        <w:jc w:val="both"/>
        <w:rPr>
          <w:rFonts w:ascii="Bookman Old Style" w:eastAsia="Bookman Old Style" w:hAnsi="Bookman Old Style" w:cs="Bookman Old Style"/>
          <w:color w:val="auto"/>
          <w:sz w:val="16"/>
          <w:szCs w:val="16"/>
          <w:lang w:val="en-GB" w:eastAsia="en-US"/>
        </w:rPr>
      </w:pPr>
      <w:bookmarkStart w:id="155" w:name="_Hlk203048897"/>
      <w:bookmarkStart w:id="156" w:name="_Hlk203048924"/>
      <w:bookmarkEnd w:id="154"/>
      <w:bookmarkEnd w:id="155"/>
      <w:proofErr w:type="spellStart"/>
      <w:r w:rsidRPr="009C5D85">
        <w:rPr>
          <w:rFonts w:ascii="Bookman Old Style" w:eastAsia="Bookman Old Style" w:hAnsi="Bookman Old Style" w:cs="Bookman Old Style"/>
          <w:color w:val="auto"/>
          <w:sz w:val="16"/>
          <w:szCs w:val="16"/>
        </w:rPr>
        <w:t>Apabila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terdapat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penemuan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bahwa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steril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maka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steril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tersebut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harus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dimusnahkan</w:t>
      </w:r>
      <w:proofErr w:type="spellEnd"/>
      <w:r w:rsidRPr="009C5D85">
        <w:rPr>
          <w:rFonts w:ascii="Bookman Old Style" w:eastAsia="Bookman Old Style" w:hAnsi="Bookman Old Style" w:cs="Bookman Old Style"/>
          <w:color w:val="auto"/>
          <w:sz w:val="16"/>
          <w:szCs w:val="16"/>
        </w:rPr>
        <w:t xml:space="preserve"> oleh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meminta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tersebut</w:t>
      </w:r>
      <w:proofErr w:type="spellEnd"/>
      <w:r w:rsidRPr="009C5D85">
        <w:rPr>
          <w:rFonts w:ascii="Bookman Old Style" w:eastAsia="Bookman Old Style" w:hAnsi="Bookman Old Style" w:cs="Bookman Old Style"/>
          <w:color w:val="auto"/>
          <w:sz w:val="16"/>
          <w:szCs w:val="16"/>
        </w:rPr>
        <w:t>.</w:t>
      </w:r>
      <w:bookmarkEnd w:id="156"/>
    </w:p>
    <w:p w14:paraId="39508D1D" w14:textId="2EA08A48" w:rsidR="00B218C5" w:rsidRPr="009C5D85" w:rsidRDefault="00B218C5" w:rsidP="00FC41D2">
      <w:pPr>
        <w:pStyle w:val="Body"/>
        <w:numPr>
          <w:ilvl w:val="0"/>
          <w:numId w:val="30"/>
        </w:numPr>
        <w:spacing w:after="120" w:line="240" w:lineRule="auto"/>
        <w:ind w:left="567" w:hanging="567"/>
        <w:jc w:val="both"/>
        <w:rPr>
          <w:ins w:id="157" w:author="Dennis Evan Nurtjahja" w:date="2025-09-30T17:06:00Z"/>
          <w:rFonts w:ascii="Bookman Old Style" w:eastAsia="Bookman Old Style" w:hAnsi="Bookman Old Style" w:cs="Bookman Old Style"/>
          <w:color w:val="auto"/>
          <w:sz w:val="16"/>
          <w:szCs w:val="16"/>
        </w:rPr>
      </w:pPr>
      <w:proofErr w:type="spellStart"/>
      <w:r w:rsidRPr="009C5D85">
        <w:rPr>
          <w:rFonts w:ascii="Bookman Old Style" w:eastAsia="Bookman Old Style" w:hAnsi="Bookman Old Style" w:cs="Bookman Old Style"/>
          <w:color w:val="auto"/>
          <w:sz w:val="16"/>
          <w:szCs w:val="16"/>
        </w:rPr>
        <w:t>Mengingat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bahwa</w:t>
      </w:r>
      <w:proofErr w:type="spellEnd"/>
      <w:r w:rsidRPr="009C5D85">
        <w:rPr>
          <w:rFonts w:ascii="Bookman Old Style" w:eastAsia="Bookman Old Style" w:hAnsi="Bookman Old Style" w:cs="Bookman Old Style"/>
          <w:color w:val="auto"/>
          <w:sz w:val="16"/>
          <w:szCs w:val="16"/>
        </w:rPr>
        <w:t xml:space="preserve"> proses </w:t>
      </w:r>
      <w:proofErr w:type="spellStart"/>
      <w:r w:rsidRPr="009C5D85">
        <w:rPr>
          <w:rFonts w:ascii="Bookman Old Style" w:eastAsia="Bookman Old Style" w:hAnsi="Bookman Old Style" w:cs="Bookman Old Style"/>
          <w:color w:val="auto"/>
          <w:sz w:val="16"/>
          <w:szCs w:val="16"/>
        </w:rPr>
        <w:t>pengolahan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memerlukan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waktu</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signifikan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sementara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stabilitas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produk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bersifat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terbatas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maka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setiap</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perubahan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jadwal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Aplikasi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dari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wajib</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disampaikan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kepada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selambat-lambatnya</w:t>
      </w:r>
      <w:proofErr w:type="spellEnd"/>
      <w:r w:rsidRPr="009C5D85">
        <w:rPr>
          <w:rFonts w:ascii="Bookman Old Style" w:eastAsia="Bookman Old Style" w:hAnsi="Bookman Old Style" w:cs="Bookman Old Style"/>
          <w:b/>
          <w:bCs/>
          <w:color w:val="auto"/>
          <w:sz w:val="16"/>
          <w:szCs w:val="16"/>
        </w:rPr>
        <w:t xml:space="preserve"> 48 (</w:t>
      </w:r>
      <w:proofErr w:type="spellStart"/>
      <w:r w:rsidRPr="009C5D85">
        <w:rPr>
          <w:rFonts w:ascii="Bookman Old Style" w:eastAsia="Bookman Old Style" w:hAnsi="Bookman Old Style" w:cs="Bookman Old Style"/>
          <w:b/>
          <w:bCs/>
          <w:color w:val="auto"/>
          <w:sz w:val="16"/>
          <w:szCs w:val="16"/>
        </w:rPr>
        <w:t>empat</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puluh</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delapan</w:t>
      </w:r>
      <w:proofErr w:type="spellEnd"/>
      <w:r w:rsidRPr="009C5D85">
        <w:rPr>
          <w:rFonts w:ascii="Bookman Old Style" w:eastAsia="Bookman Old Style" w:hAnsi="Bookman Old Style" w:cs="Bookman Old Style"/>
          <w:b/>
          <w:bCs/>
          <w:color w:val="auto"/>
          <w:sz w:val="16"/>
          <w:szCs w:val="16"/>
        </w:rPr>
        <w:t>) jam</w:t>
      </w:r>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sebelum</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waktu</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Aplikasi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Sel</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telah</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dijadwalkan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Apabila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pemberitahuan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perubahan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jadwal</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disampaikan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kurang</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dari</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batas</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waktu</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tersebut</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maka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Kedua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memahami</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menyetujui</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bahwa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tanggung</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jawab</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atas</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dampak</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terhadap</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stabilitas</w:t>
      </w:r>
      <w:proofErr w:type="spellEnd"/>
      <w:r w:rsidRPr="009C5D85">
        <w:rPr>
          <w:rFonts w:ascii="Bookman Old Style" w:eastAsia="Bookman Old Style" w:hAnsi="Bookman Old Style" w:cs="Bookman Old Style"/>
          <w:b/>
          <w:bCs/>
          <w:color w:val="auto"/>
          <w:sz w:val="16"/>
          <w:szCs w:val="16"/>
        </w:rPr>
        <w:t xml:space="preserve"> dan </w:t>
      </w:r>
      <w:proofErr w:type="spellStart"/>
      <w:r w:rsidRPr="009C5D85">
        <w:rPr>
          <w:rFonts w:ascii="Bookman Old Style" w:eastAsia="Bookman Old Style" w:hAnsi="Bookman Old Style" w:cs="Bookman Old Style"/>
          <w:b/>
          <w:bCs/>
          <w:color w:val="auto"/>
          <w:sz w:val="16"/>
          <w:szCs w:val="16"/>
        </w:rPr>
        <w:t>kualitas</w:t>
      </w:r>
      <w:proofErr w:type="spellEnd"/>
      <w:r w:rsidRPr="009C5D85">
        <w:rPr>
          <w:rFonts w:ascii="Bookman Old Style" w:eastAsia="Bookman Old Style" w:hAnsi="Bookman Old Style" w:cs="Bookman Old Style"/>
          <w:b/>
          <w:bCs/>
          <w:color w:val="auto"/>
          <w:sz w:val="16"/>
          <w:szCs w:val="16"/>
        </w:rPr>
        <w:t xml:space="preserve"> Hasil </w:t>
      </w:r>
      <w:proofErr w:type="spellStart"/>
      <w:r w:rsidRPr="009C5D85">
        <w:rPr>
          <w:rFonts w:ascii="Bookman Old Style" w:eastAsia="Bookman Old Style" w:hAnsi="Bookman Old Style" w:cs="Bookman Old Style"/>
          <w:b/>
          <w:bCs/>
          <w:color w:val="auto"/>
          <w:sz w:val="16"/>
          <w:szCs w:val="16"/>
        </w:rPr>
        <w:t>sepenuhnya</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berada</w:t>
      </w:r>
      <w:proofErr w:type="spellEnd"/>
      <w:r w:rsidRPr="009C5D85">
        <w:rPr>
          <w:rFonts w:ascii="Bookman Old Style" w:eastAsia="Bookman Old Style" w:hAnsi="Bookman Old Style" w:cs="Bookman Old Style"/>
          <w:b/>
          <w:bCs/>
          <w:color w:val="auto"/>
          <w:sz w:val="16"/>
          <w:szCs w:val="16"/>
        </w:rPr>
        <w:t xml:space="preserve"> pada </w:t>
      </w:r>
      <w:proofErr w:type="spellStart"/>
      <w:r w:rsidRPr="009C5D85">
        <w:rPr>
          <w:rFonts w:ascii="Bookman Old Style" w:eastAsia="Bookman Old Style" w:hAnsi="Bookman Old Style" w:cs="Bookman Old Style"/>
          <w:b/>
          <w:bCs/>
          <w:color w:val="auto"/>
          <w:sz w:val="16"/>
          <w:szCs w:val="16"/>
        </w:rPr>
        <w:t>Pihak</w:t>
      </w:r>
      <w:proofErr w:type="spellEnd"/>
      <w:r w:rsidRPr="009C5D85">
        <w:rPr>
          <w:rFonts w:ascii="Bookman Old Style" w:eastAsia="Bookman Old Style" w:hAnsi="Bookman Old Style" w:cs="Bookman Old Style"/>
          <w:b/>
          <w:bCs/>
          <w:color w:val="auto"/>
          <w:sz w:val="16"/>
          <w:szCs w:val="16"/>
        </w:rPr>
        <w:t xml:space="preserve"> </w:t>
      </w:r>
      <w:proofErr w:type="spellStart"/>
      <w:r w:rsidRPr="009C5D85">
        <w:rPr>
          <w:rFonts w:ascii="Bookman Old Style" w:eastAsia="Bookman Old Style" w:hAnsi="Bookman Old Style" w:cs="Bookman Old Style"/>
          <w:b/>
          <w:bCs/>
          <w:color w:val="auto"/>
          <w:sz w:val="16"/>
          <w:szCs w:val="16"/>
        </w:rPr>
        <w:t>Kedua</w:t>
      </w:r>
      <w:proofErr w:type="spellEnd"/>
      <w:r w:rsidRPr="009C5D85">
        <w:rPr>
          <w:rFonts w:ascii="Bookman Old Style" w:eastAsia="Bookman Old Style" w:hAnsi="Bookman Old Style" w:cs="Bookman Old Style"/>
          <w:color w:val="auto"/>
          <w:sz w:val="16"/>
          <w:szCs w:val="16"/>
        </w:rPr>
        <w:t xml:space="preserve">, dan </w:t>
      </w:r>
      <w:proofErr w:type="spellStart"/>
      <w:r w:rsidRPr="009C5D85">
        <w:rPr>
          <w:rFonts w:ascii="Bookman Old Style" w:eastAsia="Bookman Old Style" w:hAnsi="Bookman Old Style" w:cs="Bookman Old Style"/>
          <w:color w:val="auto"/>
          <w:sz w:val="16"/>
          <w:szCs w:val="16"/>
        </w:rPr>
        <w:t>Pihak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Pertama</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tidak</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bertanggung</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jawab</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atas</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konsekuensi</w:t>
      </w:r>
      <w:proofErr w:type="spellEnd"/>
      <w:r w:rsidRPr="009C5D85">
        <w:rPr>
          <w:rFonts w:ascii="Bookman Old Style" w:eastAsia="Bookman Old Style" w:hAnsi="Bookman Old Style" w:cs="Bookman Old Style"/>
          <w:color w:val="auto"/>
          <w:sz w:val="16"/>
          <w:szCs w:val="16"/>
        </w:rPr>
        <w:t xml:space="preserve"> yang </w:t>
      </w:r>
      <w:proofErr w:type="spellStart"/>
      <w:r w:rsidRPr="009C5D85">
        <w:rPr>
          <w:rFonts w:ascii="Bookman Old Style" w:eastAsia="Bookman Old Style" w:hAnsi="Bookman Old Style" w:cs="Bookman Old Style"/>
          <w:color w:val="auto"/>
          <w:sz w:val="16"/>
          <w:szCs w:val="16"/>
        </w:rPr>
        <w:t>mungkin</w:t>
      </w:r>
      <w:proofErr w:type="spellEnd"/>
      <w:r w:rsidRPr="009C5D85">
        <w:rPr>
          <w:rFonts w:ascii="Bookman Old Style" w:eastAsia="Bookman Old Style" w:hAnsi="Bookman Old Style" w:cs="Bookman Old Style"/>
          <w:color w:val="auto"/>
          <w:sz w:val="16"/>
          <w:szCs w:val="16"/>
        </w:rPr>
        <w:t xml:space="preserve"> </w:t>
      </w:r>
      <w:proofErr w:type="spellStart"/>
      <w:r w:rsidRPr="009C5D85">
        <w:rPr>
          <w:rFonts w:ascii="Bookman Old Style" w:eastAsia="Bookman Old Style" w:hAnsi="Bookman Old Style" w:cs="Bookman Old Style"/>
          <w:color w:val="auto"/>
          <w:sz w:val="16"/>
          <w:szCs w:val="16"/>
        </w:rPr>
        <w:t>timbul</w:t>
      </w:r>
      <w:proofErr w:type="spellEnd"/>
      <w:r w:rsidRPr="009C5D85">
        <w:rPr>
          <w:rFonts w:ascii="Bookman Old Style" w:eastAsia="Bookman Old Style" w:hAnsi="Bookman Old Style" w:cs="Bookman Old Style"/>
          <w:color w:val="auto"/>
          <w:sz w:val="16"/>
          <w:szCs w:val="16"/>
        </w:rPr>
        <w:t xml:space="preserve">. </w:t>
      </w:r>
    </w:p>
    <w:p w14:paraId="5FE5C0AC" w14:textId="1E37568B" w:rsidR="00052A33" w:rsidRPr="003574EA" w:rsidRDefault="00052A33" w:rsidP="00FC41D2">
      <w:pPr>
        <w:pStyle w:val="Body"/>
        <w:numPr>
          <w:ilvl w:val="0"/>
          <w:numId w:val="30"/>
        </w:numPr>
        <w:spacing w:after="120" w:line="240" w:lineRule="auto"/>
        <w:ind w:left="567" w:hanging="567"/>
        <w:jc w:val="both"/>
        <w:rPr>
          <w:del w:id="158" w:author="Alma Dafina Eclessia" w:date="2025-10-01T04:13:00Z"/>
          <w:rFonts w:ascii="Bookman Old Style" w:eastAsia="Bookman Old Style" w:hAnsi="Bookman Old Style" w:cs="Bookman Old Style"/>
          <w:color w:val="auto"/>
          <w:sz w:val="16"/>
          <w:szCs w:val="16"/>
          <w:highlight w:val="cyan"/>
          <w:rPrChange w:id="159" w:author="Dennis Evan Nurtjahja" w:date="2025-09-30T17:06:00Z">
            <w:rPr>
              <w:del w:id="160" w:author="Alma Dafina Eclessia" w:date="2025-10-01T04:13:00Z"/>
              <w:rFonts w:ascii="Bookman Old Style" w:eastAsia="Bookman Old Style" w:hAnsi="Bookman Old Style" w:cs="Bookman Old Style"/>
              <w:color w:val="auto"/>
              <w:sz w:val="16"/>
              <w:szCs w:val="16"/>
            </w:rPr>
          </w:rPrChange>
        </w:rPr>
      </w:pPr>
      <w:ins w:id="161" w:author="Dennis Evan Nurtjahja" w:date="2025-09-30T17:06:00Z">
        <w:del w:id="162" w:author="Alma Dafina Eclessia" w:date="2025-10-01T04:13:00Z">
          <w:r w:rsidRPr="7368D87C" w:rsidDel="00052A33">
            <w:rPr>
              <w:rFonts w:ascii="Bookman Old Style" w:eastAsia="Bookman Old Style" w:hAnsi="Bookman Old Style" w:cs="Bookman Old Style"/>
              <w:color w:val="auto"/>
              <w:sz w:val="16"/>
              <w:szCs w:val="16"/>
              <w:highlight w:val="cyan"/>
            </w:rPr>
            <w:delText>[</w:delText>
          </w:r>
          <w:r w:rsidRPr="7368D87C" w:rsidDel="00052A33">
            <w:rPr>
              <w:rFonts w:ascii="Bookman Old Style" w:eastAsia="Bookman Old Style" w:hAnsi="Bookman Old Style" w:cs="Bookman Old Style"/>
              <w:sz w:val="16"/>
              <w:szCs w:val="16"/>
              <w:highlight w:val="green"/>
              <w:rPrChange w:id="163" w:author="Dennis Evan Nurtjahja" w:date="2025-09-30T17:06:00Z">
                <w:rPr>
                  <w:rFonts w:ascii="Bookman Old Style" w:eastAsia="Bookman Old Style" w:hAnsi="Bookman Old Style" w:cs="Bookman Old Style"/>
                  <w:sz w:val="16"/>
                  <w:szCs w:val="16"/>
                  <w:highlight w:val="cyan"/>
                </w:rPr>
              </w:rPrChange>
            </w:rPr>
            <w:delText>CIK</w:delText>
          </w:r>
          <w:r w:rsidRPr="7368D87C" w:rsidDel="00052A33">
            <w:rPr>
              <w:rFonts w:ascii="Bookman Old Style" w:eastAsia="Bookman Old Style" w:hAnsi="Bookman Old Style" w:cs="Bookman Old Style"/>
              <w:color w:val="auto"/>
              <w:sz w:val="16"/>
              <w:szCs w:val="16"/>
              <w:highlight w:val="cyan"/>
            </w:rPr>
            <w:delText>]</w:delText>
          </w:r>
        </w:del>
      </w:ins>
    </w:p>
    <w:p w14:paraId="624262E8" w14:textId="77777777" w:rsidR="00B218C5" w:rsidRPr="00292F3D" w:rsidRDefault="00B218C5" w:rsidP="00B218C5">
      <w:pPr>
        <w:pStyle w:val="Body"/>
        <w:spacing w:after="120" w:line="240" w:lineRule="auto"/>
        <w:jc w:val="center"/>
        <w:rPr>
          <w:rFonts w:ascii="Bookman Old Style" w:eastAsia="Bookman Old Style" w:hAnsi="Bookman Old Style" w:cs="Bookman Old Style"/>
          <w:b/>
          <w:bCs/>
          <w:color w:val="auto"/>
          <w:sz w:val="16"/>
          <w:szCs w:val="16"/>
          <w:lang w:val="en-GB" w:eastAsia="en-US"/>
        </w:rPr>
      </w:pPr>
      <w:r w:rsidRPr="00292F3D">
        <w:rPr>
          <w:rFonts w:ascii="Bookman Old Style" w:eastAsia="Bookman Old Style" w:hAnsi="Bookman Old Style" w:cs="Bookman Old Style"/>
          <w:b/>
          <w:bCs/>
          <w:color w:val="auto"/>
          <w:sz w:val="16"/>
          <w:szCs w:val="16"/>
          <w:lang w:val="en-GB" w:eastAsia="en-US"/>
        </w:rPr>
        <w:t>PASAL 10</w:t>
      </w:r>
    </w:p>
    <w:p w14:paraId="27D9422A" w14:textId="77777777" w:rsidR="00B218C5" w:rsidRPr="00292F3D" w:rsidRDefault="00B218C5" w:rsidP="00B218C5">
      <w:pPr>
        <w:pStyle w:val="Body"/>
        <w:spacing w:after="120" w:line="240" w:lineRule="auto"/>
        <w:jc w:val="center"/>
        <w:rPr>
          <w:rFonts w:ascii="Bookman Old Style" w:eastAsia="Bookman Old Style" w:hAnsi="Bookman Old Style" w:cs="Bookman Old Style"/>
          <w:b/>
          <w:bCs/>
          <w:color w:val="auto"/>
          <w:sz w:val="16"/>
          <w:szCs w:val="16"/>
          <w:lang w:val="en-GB" w:eastAsia="en-US"/>
        </w:rPr>
      </w:pPr>
      <w:r w:rsidRPr="00292F3D">
        <w:rPr>
          <w:rFonts w:ascii="Bookman Old Style" w:eastAsia="Bookman Old Style" w:hAnsi="Bookman Old Style" w:cs="Bookman Old Style"/>
          <w:b/>
          <w:bCs/>
          <w:color w:val="auto"/>
          <w:sz w:val="16"/>
          <w:szCs w:val="16"/>
          <w:lang w:val="en-GB" w:eastAsia="en-US"/>
        </w:rPr>
        <w:t xml:space="preserve">PERMOHONAN PENGOLAHAN DAN PENGIRIMAN SEL </w:t>
      </w:r>
    </w:p>
    <w:p w14:paraId="54CBFD9A" w14:textId="006CCF05" w:rsidR="00B218C5" w:rsidRPr="00292F3D" w:rsidRDefault="00B218C5" w:rsidP="00FC41D2">
      <w:pPr>
        <w:pStyle w:val="Body"/>
        <w:numPr>
          <w:ilvl w:val="0"/>
          <w:numId w:val="18"/>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permohonan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pengiriman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Punca</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mengisi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Formulir</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merujuk</w:t>
      </w:r>
      <w:proofErr w:type="spellEnd"/>
      <w:r w:rsidRPr="00292F3D">
        <w:rPr>
          <w:rFonts w:ascii="Bookman Old Style" w:eastAsia="Bookman Old Style" w:hAnsi="Bookman Old Style" w:cs="Bookman Old Style"/>
          <w:color w:val="auto"/>
          <w:sz w:val="16"/>
          <w:szCs w:val="16"/>
        </w:rPr>
        <w:t xml:space="preserve"> pada </w:t>
      </w:r>
      <w:proofErr w:type="spellStart"/>
      <w:r w:rsidRPr="00292F3D">
        <w:rPr>
          <w:rFonts w:ascii="Bookman Old Style" w:eastAsia="Bookman Old Style" w:hAnsi="Bookman Old Style" w:cs="Bookman Old Style"/>
          <w:color w:val="auto"/>
          <w:sz w:val="16"/>
          <w:szCs w:val="16"/>
        </w:rPr>
        <w:t>jadwal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Aplikasi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telah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disepakati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bersama</w:t>
      </w:r>
      <w:proofErr w:type="spellEnd"/>
      <w:r w:rsidRPr="00292F3D">
        <w:rPr>
          <w:rFonts w:ascii="Bookman Old Style" w:eastAsia="Bookman Old Style" w:hAnsi="Bookman Old Style" w:cs="Bookman Old Style"/>
          <w:color w:val="auto"/>
          <w:sz w:val="16"/>
          <w:szCs w:val="16"/>
        </w:rPr>
        <w:t xml:space="preserve">. </w:t>
      </w:r>
    </w:p>
    <w:p w14:paraId="30CCED90" w14:textId="77777777" w:rsidR="00B218C5" w:rsidRPr="00292F3D" w:rsidRDefault="00B218C5" w:rsidP="00FC41D2">
      <w:pPr>
        <w:pStyle w:val="Body"/>
        <w:numPr>
          <w:ilvl w:val="0"/>
          <w:numId w:val="18"/>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pengiriman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permohonan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berdasarkan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Aplikasi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telah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dikonfirmasi</w:t>
      </w:r>
      <w:proofErr w:type="spellEnd"/>
      <w:r w:rsidRPr="00292F3D">
        <w:rPr>
          <w:rFonts w:ascii="Bookman Old Style" w:eastAsia="Bookman Old Style" w:hAnsi="Bookman Old Style" w:cs="Bookman Old Style"/>
          <w:color w:val="auto"/>
          <w:sz w:val="16"/>
          <w:szCs w:val="16"/>
        </w:rPr>
        <w:t xml:space="preserve"> oleh Para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w:t>
      </w:r>
    </w:p>
    <w:p w14:paraId="40C28760" w14:textId="5F7C30F4" w:rsidR="00B218C5" w:rsidRPr="00292F3D" w:rsidRDefault="00B218C5" w:rsidP="00FC41D2">
      <w:pPr>
        <w:pStyle w:val="Body"/>
        <w:numPr>
          <w:ilvl w:val="0"/>
          <w:numId w:val="18"/>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Seluruh</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timbul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atas</w:t>
      </w:r>
      <w:proofErr w:type="spellEnd"/>
      <w:r w:rsidRPr="00292F3D">
        <w:rPr>
          <w:rFonts w:ascii="Bookman Old Style" w:eastAsia="Bookman Old Style" w:hAnsi="Bookman Old Style" w:cs="Bookman Old Style"/>
          <w:color w:val="auto"/>
          <w:sz w:val="16"/>
          <w:szCs w:val="16"/>
        </w:rPr>
        <w:t xml:space="preserve"> proses </w:t>
      </w:r>
      <w:proofErr w:type="spellStart"/>
      <w:r w:rsidRPr="00292F3D">
        <w:rPr>
          <w:rFonts w:ascii="Bookman Old Style" w:eastAsia="Bookman Old Style" w:hAnsi="Bookman Old Style" w:cs="Bookman Old Style"/>
          <w:color w:val="auto"/>
          <w:sz w:val="16"/>
          <w:szCs w:val="16"/>
        </w:rPr>
        <w:t>pengiriman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produk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termasuk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Biaya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sebagaimana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tercantum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00771D24" w:rsidRPr="00292F3D">
        <w:rPr>
          <w:rFonts w:ascii="Bookman Old Style" w:eastAsia="Bookman Old Style" w:hAnsi="Bookman Old Style" w:cs="Bookman Old Style"/>
          <w:color w:val="auto"/>
          <w:sz w:val="16"/>
          <w:szCs w:val="16"/>
        </w:rPr>
        <w:t>Ketentuan</w:t>
      </w:r>
      <w:proofErr w:type="spellEnd"/>
      <w:r w:rsidR="00771D24" w:rsidRPr="00292F3D">
        <w:rPr>
          <w:rFonts w:ascii="Bookman Old Style" w:eastAsia="Bookman Old Style" w:hAnsi="Bookman Old Style" w:cs="Bookman Old Style"/>
          <w:color w:val="auto"/>
          <w:sz w:val="16"/>
          <w:szCs w:val="16"/>
        </w:rPr>
        <w:t xml:space="preserve"> </w:t>
      </w:r>
      <w:proofErr w:type="spellStart"/>
      <w:r w:rsidR="00771D24" w:rsidRPr="00292F3D">
        <w:rPr>
          <w:rFonts w:ascii="Bookman Old Style" w:eastAsia="Bookman Old Style" w:hAnsi="Bookman Old Style" w:cs="Bookman Old Style"/>
          <w:color w:val="auto"/>
          <w:sz w:val="16"/>
          <w:szCs w:val="16"/>
        </w:rPr>
        <w:t>Khusus</w:t>
      </w:r>
      <w:proofErr w:type="spellEnd"/>
      <w:r w:rsidR="00771D24" w:rsidRPr="00292F3D">
        <w:rPr>
          <w:rFonts w:ascii="Bookman Old Style" w:eastAsia="Bookman Old Style" w:hAnsi="Bookman Old Style" w:cs="Bookman Old Style"/>
          <w:color w:val="auto"/>
          <w:sz w:val="16"/>
          <w:szCs w:val="16"/>
        </w:rPr>
        <w:t xml:space="preserve"> </w:t>
      </w:r>
      <w:proofErr w:type="spellStart"/>
      <w:r w:rsidR="00771D24"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menjadi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sepenuhnya</w:t>
      </w:r>
      <w:proofErr w:type="spellEnd"/>
      <w:r w:rsidRPr="00292F3D">
        <w:rPr>
          <w:rFonts w:ascii="Bookman Old Style" w:eastAsia="Bookman Old Style" w:hAnsi="Bookman Old Style" w:cs="Bookman Old Style"/>
          <w:color w:val="auto"/>
          <w:sz w:val="16"/>
          <w:szCs w:val="16"/>
        </w:rPr>
        <w:t>.</w:t>
      </w:r>
    </w:p>
    <w:p w14:paraId="01D05475" w14:textId="77777777" w:rsidR="00B218C5" w:rsidRPr="00292F3D" w:rsidRDefault="00B218C5" w:rsidP="00FC41D2">
      <w:pPr>
        <w:pStyle w:val="Body"/>
        <w:numPr>
          <w:ilvl w:val="0"/>
          <w:numId w:val="18"/>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kualitas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rentan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terhadap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perubahan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suhu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pengiriman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kemasan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tervalidasi</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kemudian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disimpan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area </w:t>
      </w:r>
      <w:proofErr w:type="spellStart"/>
      <w:r w:rsidRPr="00292F3D">
        <w:rPr>
          <w:rFonts w:ascii="Bookman Old Style" w:eastAsia="Bookman Old Style" w:hAnsi="Bookman Old Style" w:cs="Bookman Old Style"/>
          <w:color w:val="auto"/>
          <w:sz w:val="16"/>
          <w:szCs w:val="16"/>
        </w:rPr>
        <w:t>penyimpanan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tervalidasi</w:t>
      </w:r>
      <w:proofErr w:type="spellEnd"/>
      <w:r w:rsidRPr="00292F3D">
        <w:rPr>
          <w:rFonts w:ascii="Bookman Old Style" w:eastAsia="Bookman Old Style" w:hAnsi="Bookman Old Style" w:cs="Bookman Old Style"/>
          <w:color w:val="auto"/>
          <w:sz w:val="16"/>
          <w:szCs w:val="16"/>
        </w:rPr>
        <w:t xml:space="preserve">. </w:t>
      </w:r>
    </w:p>
    <w:p w14:paraId="75541B47" w14:textId="77777777" w:rsidR="0040285F" w:rsidRPr="00292F3D" w:rsidRDefault="0040285F" w:rsidP="003C0917">
      <w:pPr>
        <w:spacing w:after="120" w:line="240" w:lineRule="auto"/>
        <w:rPr>
          <w:rFonts w:ascii="Bookman Old Style" w:eastAsia="Bookman Old Style" w:hAnsi="Bookman Old Style" w:cs="Bookman Old Style"/>
          <w:b/>
          <w:bCs/>
          <w:sz w:val="16"/>
          <w:szCs w:val="16"/>
          <w:lang w:val="en-US"/>
        </w:rPr>
      </w:pPr>
    </w:p>
    <w:p w14:paraId="3044B32B" w14:textId="619DC1A8" w:rsidR="00B218C5"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1</w:t>
      </w:r>
      <w:r w:rsidR="00A01834" w:rsidRPr="00292F3D">
        <w:rPr>
          <w:rFonts w:ascii="Bookman Old Style" w:eastAsia="Bookman Old Style" w:hAnsi="Bookman Old Style" w:cs="Bookman Old Style"/>
          <w:b/>
          <w:bCs/>
          <w:sz w:val="16"/>
          <w:szCs w:val="16"/>
          <w:lang w:val="en-US"/>
        </w:rPr>
        <w:t>1</w:t>
      </w:r>
    </w:p>
    <w:p w14:paraId="7C1B21EB" w14:textId="2E5E3502" w:rsidR="003C0917" w:rsidRDefault="003C0917" w:rsidP="00B218C5">
      <w:pPr>
        <w:spacing w:after="120" w:line="240" w:lineRule="auto"/>
        <w:jc w:val="center"/>
        <w:rPr>
          <w:rFonts w:ascii="Bookman Old Style" w:eastAsia="Bookman Old Style" w:hAnsi="Bookman Old Style" w:cs="Bookman Old Style"/>
          <w:b/>
          <w:bCs/>
          <w:sz w:val="16"/>
          <w:szCs w:val="16"/>
          <w:lang w:val="en-US"/>
        </w:rPr>
      </w:pPr>
      <w:r>
        <w:rPr>
          <w:rFonts w:ascii="Bookman Old Style" w:eastAsia="Bookman Old Style" w:hAnsi="Bookman Old Style" w:cs="Bookman Old Style"/>
          <w:b/>
          <w:bCs/>
          <w:sz w:val="16"/>
          <w:szCs w:val="16"/>
          <w:lang w:val="en-US"/>
        </w:rPr>
        <w:t xml:space="preserve">MUTU </w:t>
      </w:r>
    </w:p>
    <w:p w14:paraId="2A45CC77" w14:textId="77777777" w:rsidR="003C0917" w:rsidRDefault="003C0917" w:rsidP="006D771A">
      <w:pPr>
        <w:pStyle w:val="Body"/>
        <w:numPr>
          <w:ilvl w:val="0"/>
          <w:numId w:val="33"/>
        </w:numPr>
        <w:spacing w:after="120" w:line="240" w:lineRule="auto"/>
        <w:ind w:left="567" w:hanging="567"/>
        <w:jc w:val="both"/>
        <w:rPr>
          <w:rFonts w:ascii="Bookman Old Style" w:eastAsia="Bookman Old Style" w:hAnsi="Bookman Old Style" w:cs="Bookman Old Style"/>
          <w:color w:val="auto"/>
          <w:sz w:val="16"/>
          <w:szCs w:val="16"/>
        </w:rPr>
      </w:pPr>
      <w:commentRangeStart w:id="164"/>
      <w:proofErr w:type="spellStart"/>
      <w:r>
        <w:rPr>
          <w:rFonts w:ascii="Bookman Old Style" w:eastAsia="Bookman Old Style" w:hAnsi="Bookman Old Style" w:cs="Bookman Old Style"/>
          <w:color w:val="auto"/>
          <w:sz w:val="16"/>
          <w:szCs w:val="16"/>
        </w:rPr>
        <w:t>Pihak</w:t>
      </w:r>
      <w:proofErr w:type="spellEnd"/>
      <w:r>
        <w:rPr>
          <w:rFonts w:ascii="Bookman Old Style" w:eastAsia="Bookman Old Style" w:hAnsi="Bookman Old Style" w:cs="Bookman Old Style"/>
          <w:color w:val="auto"/>
          <w:sz w:val="16"/>
          <w:szCs w:val="16"/>
        </w:rPr>
        <w:t xml:space="preserve"> </w:t>
      </w:r>
      <w:proofErr w:type="spellStart"/>
      <w:r>
        <w:rPr>
          <w:rFonts w:ascii="Bookman Old Style" w:eastAsia="Bookman Old Style" w:hAnsi="Bookman Old Style" w:cs="Bookman Old Style"/>
          <w:color w:val="auto"/>
          <w:sz w:val="16"/>
          <w:szCs w:val="16"/>
        </w:rPr>
        <w:t>Pertama</w:t>
      </w:r>
      <w:proofErr w:type="spellEnd"/>
      <w:r>
        <w:rPr>
          <w:rFonts w:ascii="Bookman Old Style" w:eastAsia="Bookman Old Style" w:hAnsi="Bookman Old Style" w:cs="Bookman Old Style"/>
          <w:color w:val="auto"/>
          <w:sz w:val="16"/>
          <w:szCs w:val="16"/>
        </w:rPr>
        <w:t xml:space="preserve"> </w:t>
      </w:r>
      <w:commentRangeStart w:id="165"/>
      <w:proofErr w:type="spellStart"/>
      <w:r w:rsidRPr="00292F3D">
        <w:rPr>
          <w:rFonts w:ascii="Bookman Old Style" w:eastAsia="Bookman Old Style" w:hAnsi="Bookman Old Style" w:cs="Bookman Old Style"/>
          <w:color w:val="auto"/>
          <w:sz w:val="16"/>
          <w:szCs w:val="16"/>
        </w:rPr>
        <w:t>memastikan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kualitas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diberikan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sesuai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ketentuan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peraturan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perundang-undangan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berlaku</w:t>
      </w:r>
      <w:proofErr w:type="spellEnd"/>
      <w:r w:rsidRPr="00292F3D">
        <w:rPr>
          <w:rFonts w:ascii="Bookman Old Style" w:eastAsia="Bookman Old Style" w:hAnsi="Bookman Old Style" w:cs="Bookman Old Style"/>
          <w:color w:val="auto"/>
          <w:sz w:val="16"/>
          <w:szCs w:val="16"/>
        </w:rPr>
        <w:t>;</w:t>
      </w:r>
      <w:commentRangeEnd w:id="165"/>
      <w:r>
        <w:rPr>
          <w:rStyle w:val="CommentReference"/>
          <w:rFonts w:ascii="Arial" w:eastAsiaTheme="minorHAnsi" w:hAnsi="Arial" w:cs="Times New Roman"/>
          <w:color w:val="auto"/>
        </w:rPr>
        <w:commentReference w:id="165"/>
      </w:r>
    </w:p>
    <w:p w14:paraId="52C1B078" w14:textId="77777777" w:rsidR="003C0917" w:rsidRPr="00477C4C" w:rsidRDefault="003C0917" w:rsidP="006D771A">
      <w:pPr>
        <w:pStyle w:val="Body"/>
        <w:numPr>
          <w:ilvl w:val="0"/>
          <w:numId w:val="33"/>
        </w:numPr>
        <w:spacing w:after="120" w:line="240" w:lineRule="auto"/>
        <w:ind w:left="567" w:hanging="567"/>
        <w:jc w:val="both"/>
        <w:rPr>
          <w:rFonts w:ascii="Bookman Old Style" w:eastAsia="Bookman Old Style" w:hAnsi="Bookman Old Style" w:cs="Bookman Old Style"/>
          <w:color w:val="auto"/>
          <w:sz w:val="16"/>
          <w:szCs w:val="16"/>
        </w:rPr>
      </w:pPr>
      <w:proofErr w:type="spellStart"/>
      <w:r>
        <w:rPr>
          <w:rFonts w:ascii="Bookman Old Style" w:eastAsia="Bookman Old Style" w:hAnsi="Bookman Old Style" w:cs="Bookman Old Style"/>
          <w:color w:val="auto"/>
          <w:sz w:val="16"/>
          <w:szCs w:val="16"/>
        </w:rPr>
        <w:t>Pihak</w:t>
      </w:r>
      <w:proofErr w:type="spellEnd"/>
      <w:r>
        <w:rPr>
          <w:rFonts w:ascii="Bookman Old Style" w:eastAsia="Bookman Old Style" w:hAnsi="Bookman Old Style" w:cs="Bookman Old Style"/>
          <w:color w:val="auto"/>
          <w:sz w:val="16"/>
          <w:szCs w:val="16"/>
        </w:rPr>
        <w:t xml:space="preserve"> </w:t>
      </w:r>
      <w:proofErr w:type="spellStart"/>
      <w:r>
        <w:rPr>
          <w:rFonts w:ascii="Bookman Old Style" w:eastAsia="Bookman Old Style" w:hAnsi="Bookman Old Style" w:cs="Bookman Old Style"/>
          <w:color w:val="auto"/>
          <w:sz w:val="16"/>
          <w:szCs w:val="16"/>
        </w:rPr>
        <w:t>Pertama</w:t>
      </w:r>
      <w:proofErr w:type="spellEnd"/>
      <w:r>
        <w:rPr>
          <w:rFonts w:ascii="Bookman Old Style" w:eastAsia="Bookman Old Style" w:hAnsi="Bookman Old Style" w:cs="Bookman Old Style"/>
          <w:color w:val="auto"/>
          <w:sz w:val="16"/>
          <w:szCs w:val="16"/>
        </w:rPr>
        <w:t xml:space="preserve"> </w:t>
      </w:r>
      <w:proofErr w:type="spellStart"/>
      <w:r>
        <w:rPr>
          <w:rFonts w:ascii="Bookman Old Style" w:eastAsia="Bookman Old Style" w:hAnsi="Bookman Old Style" w:cs="Bookman Old Style"/>
          <w:color w:val="auto"/>
          <w:sz w:val="16"/>
          <w:szCs w:val="16"/>
        </w:rPr>
        <w:t>berhak</w:t>
      </w:r>
      <w:proofErr w:type="spellEnd"/>
      <w:r>
        <w:rPr>
          <w:rFonts w:ascii="Bookman Old Style" w:eastAsia="Bookman Old Style" w:hAnsi="Bookman Old Style" w:cs="Bookman Old Style"/>
          <w:color w:val="auto"/>
          <w:sz w:val="16"/>
          <w:szCs w:val="16"/>
        </w:rPr>
        <w:t xml:space="preserve"> </w:t>
      </w:r>
      <w:commentRangeStart w:id="166"/>
      <w:proofErr w:type="spellStart"/>
      <w:r w:rsidRPr="00477C4C">
        <w:rPr>
          <w:rFonts w:ascii="Bookman Old Style" w:eastAsia="Bookman Old Style" w:hAnsi="Bookman Old Style" w:cs="Bookman Old Style"/>
          <w:color w:val="auto"/>
          <w:sz w:val="16"/>
          <w:szCs w:val="16"/>
        </w:rPr>
        <w:t>memperoleh</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pembayaran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atas</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Pengolahan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Sel</w:t>
      </w:r>
      <w:proofErr w:type="spellEnd"/>
      <w:r w:rsidRPr="00477C4C">
        <w:rPr>
          <w:rFonts w:ascii="Bookman Old Style" w:eastAsia="Bookman Old Style" w:hAnsi="Bookman Old Style" w:cs="Bookman Old Style"/>
          <w:color w:val="auto"/>
          <w:sz w:val="16"/>
          <w:szCs w:val="16"/>
        </w:rPr>
        <w:t xml:space="preserve"> yang </w:t>
      </w:r>
      <w:proofErr w:type="spellStart"/>
      <w:r w:rsidRPr="00477C4C">
        <w:rPr>
          <w:rFonts w:ascii="Bookman Old Style" w:eastAsia="Bookman Old Style" w:hAnsi="Bookman Old Style" w:cs="Bookman Old Style"/>
          <w:color w:val="auto"/>
          <w:sz w:val="16"/>
          <w:szCs w:val="16"/>
        </w:rPr>
        <w:t>akan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dimanfaatkan</w:t>
      </w:r>
      <w:proofErr w:type="spellEnd"/>
      <w:r w:rsidRPr="00477C4C">
        <w:rPr>
          <w:rFonts w:ascii="Bookman Old Style" w:eastAsia="Bookman Old Style" w:hAnsi="Bookman Old Style" w:cs="Bookman Old Style"/>
          <w:color w:val="auto"/>
          <w:sz w:val="16"/>
          <w:szCs w:val="16"/>
        </w:rPr>
        <w:t xml:space="preserve"> oleh </w:t>
      </w:r>
      <w:proofErr w:type="spellStart"/>
      <w:r w:rsidRPr="00477C4C">
        <w:rPr>
          <w:rFonts w:ascii="Bookman Old Style" w:eastAsia="Bookman Old Style" w:hAnsi="Bookman Old Style" w:cs="Bookman Old Style"/>
          <w:color w:val="auto"/>
          <w:sz w:val="16"/>
          <w:szCs w:val="16"/>
        </w:rPr>
        <w:t>Pihak</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Kedua</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dalam</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rangka</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penelitian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berbasis</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pelayanan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terapi</w:t>
      </w:r>
      <w:proofErr w:type="spellEnd"/>
      <w:r w:rsidRPr="00477C4C">
        <w:rPr>
          <w:rFonts w:ascii="Bookman Old Style" w:eastAsia="Bookman Old Style" w:hAnsi="Bookman Old Style" w:cs="Bookman Old Style"/>
          <w:color w:val="auto"/>
          <w:sz w:val="16"/>
          <w:szCs w:val="16"/>
        </w:rPr>
        <w:t xml:space="preserve"> dan </w:t>
      </w:r>
      <w:proofErr w:type="spellStart"/>
      <w:r w:rsidRPr="00477C4C">
        <w:rPr>
          <w:rFonts w:ascii="Bookman Old Style" w:eastAsia="Bookman Old Style" w:hAnsi="Bookman Old Style" w:cs="Bookman Old Style"/>
          <w:color w:val="auto"/>
          <w:sz w:val="16"/>
          <w:szCs w:val="16"/>
        </w:rPr>
        <w:t>pelayanan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terapi</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dengan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biaya</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Pengolahan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sebagaimana</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tertera</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dalam</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Ketentuan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Khusus</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Perjanjian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dari</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Pihak</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Kedua</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dengan</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tepat</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waktu</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sesuai</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tanggal</w:t>
      </w:r>
      <w:proofErr w:type="spellEnd"/>
      <w:r w:rsidRPr="00477C4C">
        <w:rPr>
          <w:rFonts w:ascii="Bookman Old Style" w:eastAsia="Bookman Old Style" w:hAnsi="Bookman Old Style" w:cs="Bookman Old Style"/>
          <w:color w:val="auto"/>
          <w:sz w:val="16"/>
          <w:szCs w:val="16"/>
        </w:rPr>
        <w:t xml:space="preserve"> </w:t>
      </w:r>
      <w:proofErr w:type="spellStart"/>
      <w:r w:rsidRPr="00477C4C">
        <w:rPr>
          <w:rFonts w:ascii="Bookman Old Style" w:eastAsia="Bookman Old Style" w:hAnsi="Bookman Old Style" w:cs="Bookman Old Style"/>
          <w:color w:val="auto"/>
          <w:sz w:val="16"/>
          <w:szCs w:val="16"/>
        </w:rPr>
        <w:t>jatuh</w:t>
      </w:r>
      <w:proofErr w:type="spellEnd"/>
      <w:r w:rsidRPr="00477C4C">
        <w:rPr>
          <w:rFonts w:ascii="Bookman Old Style" w:eastAsia="Bookman Old Style" w:hAnsi="Bookman Old Style" w:cs="Bookman Old Style"/>
          <w:color w:val="auto"/>
          <w:sz w:val="16"/>
          <w:szCs w:val="16"/>
        </w:rPr>
        <w:t xml:space="preserve"> tempo yang </w:t>
      </w:r>
      <w:proofErr w:type="spellStart"/>
      <w:r w:rsidRPr="00477C4C">
        <w:rPr>
          <w:rFonts w:ascii="Bookman Old Style" w:eastAsia="Bookman Old Style" w:hAnsi="Bookman Old Style" w:cs="Bookman Old Style"/>
          <w:color w:val="auto"/>
          <w:sz w:val="16"/>
          <w:szCs w:val="16"/>
        </w:rPr>
        <w:t>tercantum</w:t>
      </w:r>
      <w:proofErr w:type="spellEnd"/>
      <w:r w:rsidRPr="00477C4C">
        <w:rPr>
          <w:rFonts w:ascii="Bookman Old Style" w:eastAsia="Bookman Old Style" w:hAnsi="Bookman Old Style" w:cs="Bookman Old Style"/>
          <w:color w:val="auto"/>
          <w:sz w:val="16"/>
          <w:szCs w:val="16"/>
        </w:rPr>
        <w:t xml:space="preserve"> pada </w:t>
      </w:r>
      <w:proofErr w:type="spellStart"/>
      <w:r w:rsidRPr="00477C4C">
        <w:rPr>
          <w:rFonts w:ascii="Bookman Old Style" w:eastAsia="Bookman Old Style" w:hAnsi="Bookman Old Style" w:cs="Bookman Old Style"/>
          <w:color w:val="auto"/>
          <w:sz w:val="16"/>
          <w:szCs w:val="16"/>
        </w:rPr>
        <w:t>tagihan</w:t>
      </w:r>
      <w:proofErr w:type="spellEnd"/>
      <w:r w:rsidRPr="00477C4C">
        <w:rPr>
          <w:rFonts w:ascii="Bookman Old Style" w:eastAsia="Bookman Old Style" w:hAnsi="Bookman Old Style" w:cs="Bookman Old Style"/>
          <w:i/>
          <w:iCs/>
          <w:color w:val="auto"/>
          <w:sz w:val="16"/>
          <w:szCs w:val="16"/>
        </w:rPr>
        <w:t xml:space="preserve">; </w:t>
      </w:r>
      <w:r w:rsidRPr="00477C4C">
        <w:rPr>
          <w:rFonts w:ascii="Bookman Old Style" w:eastAsia="Bookman Old Style" w:hAnsi="Bookman Old Style" w:cs="Bookman Old Style"/>
          <w:color w:val="auto"/>
          <w:sz w:val="16"/>
          <w:szCs w:val="16"/>
        </w:rPr>
        <w:t>dan</w:t>
      </w:r>
      <w:commentRangeEnd w:id="166"/>
      <w:r>
        <w:rPr>
          <w:rStyle w:val="CommentReference"/>
          <w:rFonts w:eastAsiaTheme="minorHAnsi" w:cs="Times New Roman"/>
          <w:color w:val="auto"/>
        </w:rPr>
        <w:commentReference w:id="166"/>
      </w:r>
    </w:p>
    <w:p w14:paraId="6B9BD11F" w14:textId="77777777" w:rsidR="003C0917" w:rsidRPr="00292F3D" w:rsidRDefault="003C0917" w:rsidP="006D771A">
      <w:pPr>
        <w:pStyle w:val="Body"/>
        <w:numPr>
          <w:ilvl w:val="0"/>
          <w:numId w:val="33"/>
        </w:numPr>
        <w:spacing w:after="120" w:line="240" w:lineRule="auto"/>
        <w:ind w:left="567" w:hanging="567"/>
        <w:jc w:val="both"/>
        <w:rPr>
          <w:rFonts w:ascii="Bookman Old Style" w:eastAsia="Bookman Old Style" w:hAnsi="Bookman Old Style" w:cs="Bookman Old Style"/>
          <w:color w:val="auto"/>
          <w:sz w:val="16"/>
          <w:szCs w:val="16"/>
        </w:rPr>
      </w:pPr>
      <w:proofErr w:type="spellStart"/>
      <w:r>
        <w:rPr>
          <w:rFonts w:ascii="Bookman Old Style" w:eastAsia="Bookman Old Style" w:hAnsi="Bookman Old Style" w:cs="Bookman Old Style"/>
          <w:color w:val="auto"/>
          <w:sz w:val="16"/>
          <w:szCs w:val="16"/>
        </w:rPr>
        <w:t>Pihak</w:t>
      </w:r>
      <w:proofErr w:type="spellEnd"/>
      <w:r>
        <w:rPr>
          <w:rFonts w:ascii="Bookman Old Style" w:eastAsia="Bookman Old Style" w:hAnsi="Bookman Old Style" w:cs="Bookman Old Style"/>
          <w:color w:val="auto"/>
          <w:sz w:val="16"/>
          <w:szCs w:val="16"/>
        </w:rPr>
        <w:t xml:space="preserve"> </w:t>
      </w:r>
      <w:proofErr w:type="spellStart"/>
      <w:r>
        <w:rPr>
          <w:rFonts w:ascii="Bookman Old Style" w:eastAsia="Bookman Old Style" w:hAnsi="Bookman Old Style" w:cs="Bookman Old Style"/>
          <w:color w:val="auto"/>
          <w:sz w:val="16"/>
          <w:szCs w:val="16"/>
        </w:rPr>
        <w:t>Pertama</w:t>
      </w:r>
      <w:proofErr w:type="spellEnd"/>
      <w:r>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memberitahukan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hal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keterlambatan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prose</w:t>
      </w:r>
      <w:bookmarkStart w:id="167" w:name="_GoBack"/>
      <w:bookmarkEnd w:id="167"/>
      <w:r w:rsidRPr="00292F3D">
        <w:rPr>
          <w:rFonts w:ascii="Bookman Old Style" w:eastAsia="Bookman Old Style" w:hAnsi="Bookman Old Style" w:cs="Bookman Old Style"/>
          <w:color w:val="auto"/>
          <w:sz w:val="16"/>
          <w:szCs w:val="16"/>
        </w:rPr>
        <w:t xml:space="preserve">s </w:t>
      </w:r>
      <w:proofErr w:type="spellStart"/>
      <w:r w:rsidRPr="00292F3D">
        <w:rPr>
          <w:rFonts w:ascii="Bookman Old Style" w:eastAsia="Bookman Old Style" w:hAnsi="Bookman Old Style" w:cs="Bookman Old Style"/>
          <w:color w:val="auto"/>
          <w:sz w:val="16"/>
          <w:szCs w:val="16"/>
        </w:rPr>
        <w:t>Pengolahan</w:t>
      </w:r>
      <w:proofErr w:type="spellEnd"/>
      <w:r w:rsidRPr="00292F3D">
        <w:rPr>
          <w:rFonts w:ascii="Bookman Old Style" w:eastAsia="Bookman Old Style" w:hAnsi="Bookman Old Style" w:cs="Bookman Old Style"/>
          <w:color w:val="auto"/>
          <w:sz w:val="16"/>
          <w:szCs w:val="16"/>
        </w:rPr>
        <w:t xml:space="preserve">; </w:t>
      </w:r>
    </w:p>
    <w:p w14:paraId="53B270D2" w14:textId="77777777" w:rsidR="003C0917" w:rsidRDefault="003C0917" w:rsidP="006D771A">
      <w:pPr>
        <w:pStyle w:val="Body"/>
        <w:numPr>
          <w:ilvl w:val="0"/>
          <w:numId w:val="33"/>
        </w:numPr>
        <w:spacing w:after="120" w:line="240" w:lineRule="auto"/>
        <w:ind w:left="567" w:hanging="567"/>
        <w:jc w:val="both"/>
        <w:rPr>
          <w:ins w:id="168" w:author="Dennis Evan Nurtjahja" w:date="2025-09-30T17:06:00Z"/>
          <w:rFonts w:ascii="Bookman Old Style" w:eastAsia="Bookman Old Style" w:hAnsi="Bookman Old Style" w:cs="Bookman Old Style"/>
          <w:color w:val="auto"/>
          <w:sz w:val="16"/>
          <w:szCs w:val="16"/>
          <w:highlight w:val="cyan"/>
        </w:rPr>
      </w:pPr>
      <w:commentRangeStart w:id="169"/>
      <w:proofErr w:type="spellStart"/>
      <w:r w:rsidRPr="447C94A8">
        <w:rPr>
          <w:rFonts w:ascii="Bookman Old Style" w:eastAsia="Bookman Old Style" w:hAnsi="Bookman Old Style" w:cs="Bookman Old Style"/>
          <w:color w:val="auto"/>
          <w:sz w:val="16"/>
          <w:szCs w:val="16"/>
          <w:highlight w:val="cyan"/>
          <w:rPrChange w:id="170" w:author="Dennis Evan Nurtjahja" w:date="2025-09-30T17:06:00Z">
            <w:rPr>
              <w:rFonts w:ascii="Bookman Old Style" w:eastAsia="Bookman Old Style" w:hAnsi="Bookman Old Style" w:cs="Bookman Old Style"/>
              <w:color w:val="auto"/>
              <w:sz w:val="16"/>
              <w:szCs w:val="16"/>
            </w:rPr>
          </w:rPrChange>
        </w:rPr>
        <w:t>Mengingat</w:t>
      </w:r>
      <w:proofErr w:type="spellEnd"/>
      <w:r w:rsidRPr="447C94A8">
        <w:rPr>
          <w:rFonts w:ascii="Bookman Old Style" w:eastAsia="Bookman Old Style" w:hAnsi="Bookman Old Style" w:cs="Bookman Old Style"/>
          <w:color w:val="auto"/>
          <w:sz w:val="16"/>
          <w:szCs w:val="16"/>
          <w:highlight w:val="cyan"/>
          <w:rPrChange w:id="171"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72" w:author="Dennis Evan Nurtjahja" w:date="2025-09-30T17:06:00Z">
            <w:rPr>
              <w:rFonts w:ascii="Bookman Old Style" w:eastAsia="Bookman Old Style" w:hAnsi="Bookman Old Style" w:cs="Bookman Old Style"/>
              <w:color w:val="auto"/>
              <w:sz w:val="16"/>
              <w:szCs w:val="16"/>
            </w:rPr>
          </w:rPrChange>
        </w:rPr>
        <w:t>bahwa</w:t>
      </w:r>
      <w:proofErr w:type="spellEnd"/>
      <w:r w:rsidRPr="447C94A8">
        <w:rPr>
          <w:rFonts w:ascii="Bookman Old Style" w:eastAsia="Bookman Old Style" w:hAnsi="Bookman Old Style" w:cs="Bookman Old Style"/>
          <w:color w:val="auto"/>
          <w:sz w:val="16"/>
          <w:szCs w:val="16"/>
          <w:highlight w:val="cyan"/>
          <w:rPrChange w:id="173" w:author="Dennis Evan Nurtjahja" w:date="2025-09-30T17:06:00Z">
            <w:rPr>
              <w:rFonts w:ascii="Bookman Old Style" w:eastAsia="Bookman Old Style" w:hAnsi="Bookman Old Style" w:cs="Bookman Old Style"/>
              <w:color w:val="auto"/>
              <w:sz w:val="16"/>
              <w:szCs w:val="16"/>
            </w:rPr>
          </w:rPrChange>
        </w:rPr>
        <w:t xml:space="preserve"> proses </w:t>
      </w:r>
      <w:proofErr w:type="spellStart"/>
      <w:r w:rsidRPr="447C94A8">
        <w:rPr>
          <w:rFonts w:ascii="Bookman Old Style" w:eastAsia="Bookman Old Style" w:hAnsi="Bookman Old Style" w:cs="Bookman Old Style"/>
          <w:color w:val="auto"/>
          <w:sz w:val="16"/>
          <w:szCs w:val="16"/>
          <w:highlight w:val="cyan"/>
          <w:rPrChange w:id="174" w:author="Dennis Evan Nurtjahja" w:date="2025-09-30T17:06:00Z">
            <w:rPr>
              <w:rFonts w:ascii="Bookman Old Style" w:eastAsia="Bookman Old Style" w:hAnsi="Bookman Old Style" w:cs="Bookman Old Style"/>
              <w:color w:val="auto"/>
              <w:sz w:val="16"/>
              <w:szCs w:val="16"/>
            </w:rPr>
          </w:rPrChange>
        </w:rPr>
        <w:t>pengolahan</w:t>
      </w:r>
      <w:proofErr w:type="spellEnd"/>
      <w:r w:rsidRPr="447C94A8">
        <w:rPr>
          <w:rFonts w:ascii="Bookman Old Style" w:eastAsia="Bookman Old Style" w:hAnsi="Bookman Old Style" w:cs="Bookman Old Style"/>
          <w:color w:val="auto"/>
          <w:sz w:val="16"/>
          <w:szCs w:val="16"/>
          <w:highlight w:val="cyan"/>
          <w:rPrChange w:id="175"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76" w:author="Dennis Evan Nurtjahja" w:date="2025-09-30T17:06:00Z">
            <w:rPr>
              <w:rFonts w:ascii="Bookman Old Style" w:eastAsia="Bookman Old Style" w:hAnsi="Bookman Old Style" w:cs="Bookman Old Style"/>
              <w:color w:val="auto"/>
              <w:sz w:val="16"/>
              <w:szCs w:val="16"/>
            </w:rPr>
          </w:rPrChange>
        </w:rPr>
        <w:t>Sel</w:t>
      </w:r>
      <w:proofErr w:type="spellEnd"/>
      <w:r w:rsidRPr="447C94A8">
        <w:rPr>
          <w:rFonts w:ascii="Bookman Old Style" w:eastAsia="Bookman Old Style" w:hAnsi="Bookman Old Style" w:cs="Bookman Old Style"/>
          <w:color w:val="auto"/>
          <w:sz w:val="16"/>
          <w:szCs w:val="16"/>
          <w:highlight w:val="cyan"/>
          <w:rPrChange w:id="177"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78" w:author="Dennis Evan Nurtjahja" w:date="2025-09-30T17:06:00Z">
            <w:rPr>
              <w:rFonts w:ascii="Bookman Old Style" w:eastAsia="Bookman Old Style" w:hAnsi="Bookman Old Style" w:cs="Bookman Old Style"/>
              <w:color w:val="auto"/>
              <w:sz w:val="16"/>
              <w:szCs w:val="16"/>
            </w:rPr>
          </w:rPrChange>
        </w:rPr>
        <w:t>memerlukan</w:t>
      </w:r>
      <w:proofErr w:type="spellEnd"/>
      <w:r w:rsidRPr="447C94A8">
        <w:rPr>
          <w:rFonts w:ascii="Bookman Old Style" w:eastAsia="Bookman Old Style" w:hAnsi="Bookman Old Style" w:cs="Bookman Old Style"/>
          <w:color w:val="auto"/>
          <w:sz w:val="16"/>
          <w:szCs w:val="16"/>
          <w:highlight w:val="cyan"/>
          <w:rPrChange w:id="179"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80" w:author="Dennis Evan Nurtjahja" w:date="2025-09-30T17:06:00Z">
            <w:rPr>
              <w:rFonts w:ascii="Bookman Old Style" w:eastAsia="Bookman Old Style" w:hAnsi="Bookman Old Style" w:cs="Bookman Old Style"/>
              <w:color w:val="auto"/>
              <w:sz w:val="16"/>
              <w:szCs w:val="16"/>
            </w:rPr>
          </w:rPrChange>
        </w:rPr>
        <w:t>waktu</w:t>
      </w:r>
      <w:proofErr w:type="spellEnd"/>
      <w:r w:rsidRPr="447C94A8">
        <w:rPr>
          <w:rFonts w:ascii="Bookman Old Style" w:eastAsia="Bookman Old Style" w:hAnsi="Bookman Old Style" w:cs="Bookman Old Style"/>
          <w:color w:val="auto"/>
          <w:sz w:val="16"/>
          <w:szCs w:val="16"/>
          <w:highlight w:val="cyan"/>
          <w:rPrChange w:id="181" w:author="Dennis Evan Nurtjahja" w:date="2025-09-30T17:06:00Z">
            <w:rPr>
              <w:rFonts w:ascii="Bookman Old Style" w:eastAsia="Bookman Old Style" w:hAnsi="Bookman Old Style" w:cs="Bookman Old Style"/>
              <w:color w:val="auto"/>
              <w:sz w:val="16"/>
              <w:szCs w:val="16"/>
            </w:rPr>
          </w:rPrChange>
        </w:rPr>
        <w:t xml:space="preserve"> yang </w:t>
      </w:r>
      <w:proofErr w:type="spellStart"/>
      <w:r w:rsidRPr="447C94A8">
        <w:rPr>
          <w:rFonts w:ascii="Bookman Old Style" w:eastAsia="Bookman Old Style" w:hAnsi="Bookman Old Style" w:cs="Bookman Old Style"/>
          <w:color w:val="auto"/>
          <w:sz w:val="16"/>
          <w:szCs w:val="16"/>
          <w:highlight w:val="cyan"/>
          <w:rPrChange w:id="182" w:author="Dennis Evan Nurtjahja" w:date="2025-09-30T17:06:00Z">
            <w:rPr>
              <w:rFonts w:ascii="Bookman Old Style" w:eastAsia="Bookman Old Style" w:hAnsi="Bookman Old Style" w:cs="Bookman Old Style"/>
              <w:color w:val="auto"/>
              <w:sz w:val="16"/>
              <w:szCs w:val="16"/>
            </w:rPr>
          </w:rPrChange>
        </w:rPr>
        <w:t>signifikan</w:t>
      </w:r>
      <w:proofErr w:type="spellEnd"/>
      <w:r w:rsidRPr="447C94A8">
        <w:rPr>
          <w:rFonts w:ascii="Bookman Old Style" w:eastAsia="Bookman Old Style" w:hAnsi="Bookman Old Style" w:cs="Bookman Old Style"/>
          <w:color w:val="auto"/>
          <w:sz w:val="16"/>
          <w:szCs w:val="16"/>
          <w:highlight w:val="cyan"/>
          <w:rPrChange w:id="183"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84" w:author="Dennis Evan Nurtjahja" w:date="2025-09-30T17:06:00Z">
            <w:rPr>
              <w:rFonts w:ascii="Bookman Old Style" w:eastAsia="Bookman Old Style" w:hAnsi="Bookman Old Style" w:cs="Bookman Old Style"/>
              <w:color w:val="auto"/>
              <w:sz w:val="16"/>
              <w:szCs w:val="16"/>
            </w:rPr>
          </w:rPrChange>
        </w:rPr>
        <w:t>sementara</w:t>
      </w:r>
      <w:proofErr w:type="spellEnd"/>
      <w:r w:rsidRPr="447C94A8">
        <w:rPr>
          <w:rFonts w:ascii="Bookman Old Style" w:eastAsia="Bookman Old Style" w:hAnsi="Bookman Old Style" w:cs="Bookman Old Style"/>
          <w:color w:val="auto"/>
          <w:sz w:val="16"/>
          <w:szCs w:val="16"/>
          <w:highlight w:val="cyan"/>
          <w:rPrChange w:id="185"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86" w:author="Dennis Evan Nurtjahja" w:date="2025-09-30T17:06:00Z">
            <w:rPr>
              <w:rFonts w:ascii="Bookman Old Style" w:eastAsia="Bookman Old Style" w:hAnsi="Bookman Old Style" w:cs="Bookman Old Style"/>
              <w:color w:val="auto"/>
              <w:sz w:val="16"/>
              <w:szCs w:val="16"/>
            </w:rPr>
          </w:rPrChange>
        </w:rPr>
        <w:t>stabilitas</w:t>
      </w:r>
      <w:proofErr w:type="spellEnd"/>
      <w:r w:rsidRPr="447C94A8">
        <w:rPr>
          <w:rFonts w:ascii="Bookman Old Style" w:eastAsia="Bookman Old Style" w:hAnsi="Bookman Old Style" w:cs="Bookman Old Style"/>
          <w:color w:val="auto"/>
          <w:sz w:val="16"/>
          <w:szCs w:val="16"/>
          <w:highlight w:val="cyan"/>
          <w:rPrChange w:id="187"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88" w:author="Dennis Evan Nurtjahja" w:date="2025-09-30T17:06:00Z">
            <w:rPr>
              <w:rFonts w:ascii="Bookman Old Style" w:eastAsia="Bookman Old Style" w:hAnsi="Bookman Old Style" w:cs="Bookman Old Style"/>
              <w:color w:val="auto"/>
              <w:sz w:val="16"/>
              <w:szCs w:val="16"/>
            </w:rPr>
          </w:rPrChange>
        </w:rPr>
        <w:t>produk</w:t>
      </w:r>
      <w:proofErr w:type="spellEnd"/>
      <w:r w:rsidRPr="447C94A8">
        <w:rPr>
          <w:rFonts w:ascii="Bookman Old Style" w:eastAsia="Bookman Old Style" w:hAnsi="Bookman Old Style" w:cs="Bookman Old Style"/>
          <w:color w:val="auto"/>
          <w:sz w:val="16"/>
          <w:szCs w:val="16"/>
          <w:highlight w:val="cyan"/>
          <w:rPrChange w:id="189"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90" w:author="Dennis Evan Nurtjahja" w:date="2025-09-30T17:06:00Z">
            <w:rPr>
              <w:rFonts w:ascii="Bookman Old Style" w:eastAsia="Bookman Old Style" w:hAnsi="Bookman Old Style" w:cs="Bookman Old Style"/>
              <w:color w:val="auto"/>
              <w:sz w:val="16"/>
              <w:szCs w:val="16"/>
            </w:rPr>
          </w:rPrChange>
        </w:rPr>
        <w:t>Sel</w:t>
      </w:r>
      <w:proofErr w:type="spellEnd"/>
      <w:r w:rsidRPr="447C94A8">
        <w:rPr>
          <w:rFonts w:ascii="Bookman Old Style" w:eastAsia="Bookman Old Style" w:hAnsi="Bookman Old Style" w:cs="Bookman Old Style"/>
          <w:color w:val="auto"/>
          <w:sz w:val="16"/>
          <w:szCs w:val="16"/>
          <w:highlight w:val="cyan"/>
          <w:rPrChange w:id="191"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92" w:author="Dennis Evan Nurtjahja" w:date="2025-09-30T17:06:00Z">
            <w:rPr>
              <w:rFonts w:ascii="Bookman Old Style" w:eastAsia="Bookman Old Style" w:hAnsi="Bookman Old Style" w:cs="Bookman Old Style"/>
              <w:color w:val="auto"/>
              <w:sz w:val="16"/>
              <w:szCs w:val="16"/>
            </w:rPr>
          </w:rPrChange>
        </w:rPr>
        <w:t>bersifat</w:t>
      </w:r>
      <w:proofErr w:type="spellEnd"/>
      <w:r w:rsidRPr="447C94A8">
        <w:rPr>
          <w:rFonts w:ascii="Bookman Old Style" w:eastAsia="Bookman Old Style" w:hAnsi="Bookman Old Style" w:cs="Bookman Old Style"/>
          <w:color w:val="auto"/>
          <w:sz w:val="16"/>
          <w:szCs w:val="16"/>
          <w:highlight w:val="cyan"/>
          <w:rPrChange w:id="193"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94" w:author="Dennis Evan Nurtjahja" w:date="2025-09-30T17:06:00Z">
            <w:rPr>
              <w:rFonts w:ascii="Bookman Old Style" w:eastAsia="Bookman Old Style" w:hAnsi="Bookman Old Style" w:cs="Bookman Old Style"/>
              <w:color w:val="auto"/>
              <w:sz w:val="16"/>
              <w:szCs w:val="16"/>
            </w:rPr>
          </w:rPrChange>
        </w:rPr>
        <w:t>terbatas</w:t>
      </w:r>
      <w:proofErr w:type="spellEnd"/>
      <w:r w:rsidRPr="447C94A8">
        <w:rPr>
          <w:rFonts w:ascii="Bookman Old Style" w:eastAsia="Bookman Old Style" w:hAnsi="Bookman Old Style" w:cs="Bookman Old Style"/>
          <w:color w:val="auto"/>
          <w:sz w:val="16"/>
          <w:szCs w:val="16"/>
          <w:highlight w:val="cyan"/>
          <w:rPrChange w:id="195"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96" w:author="Dennis Evan Nurtjahja" w:date="2025-09-30T17:06:00Z">
            <w:rPr>
              <w:rFonts w:ascii="Bookman Old Style" w:eastAsia="Bookman Old Style" w:hAnsi="Bookman Old Style" w:cs="Bookman Old Style"/>
              <w:color w:val="auto"/>
              <w:sz w:val="16"/>
              <w:szCs w:val="16"/>
            </w:rPr>
          </w:rPrChange>
        </w:rPr>
        <w:t>maka</w:t>
      </w:r>
      <w:proofErr w:type="spellEnd"/>
      <w:r w:rsidRPr="447C94A8">
        <w:rPr>
          <w:rFonts w:ascii="Bookman Old Style" w:eastAsia="Bookman Old Style" w:hAnsi="Bookman Old Style" w:cs="Bookman Old Style"/>
          <w:color w:val="auto"/>
          <w:sz w:val="16"/>
          <w:szCs w:val="16"/>
          <w:highlight w:val="cyan"/>
          <w:rPrChange w:id="197"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198" w:author="Dennis Evan Nurtjahja" w:date="2025-09-30T17:06:00Z">
            <w:rPr>
              <w:rFonts w:ascii="Bookman Old Style" w:eastAsia="Bookman Old Style" w:hAnsi="Bookman Old Style" w:cs="Bookman Old Style"/>
              <w:color w:val="auto"/>
              <w:sz w:val="16"/>
              <w:szCs w:val="16"/>
            </w:rPr>
          </w:rPrChange>
        </w:rPr>
        <w:t>setiap</w:t>
      </w:r>
      <w:proofErr w:type="spellEnd"/>
      <w:r w:rsidRPr="447C94A8">
        <w:rPr>
          <w:rFonts w:ascii="Bookman Old Style" w:eastAsia="Bookman Old Style" w:hAnsi="Bookman Old Style" w:cs="Bookman Old Style"/>
          <w:color w:val="auto"/>
          <w:sz w:val="16"/>
          <w:szCs w:val="16"/>
          <w:highlight w:val="cyan"/>
          <w:rPrChange w:id="199"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00" w:author="Dennis Evan Nurtjahja" w:date="2025-09-30T17:06:00Z">
            <w:rPr>
              <w:rFonts w:ascii="Bookman Old Style" w:eastAsia="Bookman Old Style" w:hAnsi="Bookman Old Style" w:cs="Bookman Old Style"/>
              <w:color w:val="auto"/>
              <w:sz w:val="16"/>
              <w:szCs w:val="16"/>
            </w:rPr>
          </w:rPrChange>
        </w:rPr>
        <w:t>perubahan</w:t>
      </w:r>
      <w:proofErr w:type="spellEnd"/>
      <w:r w:rsidRPr="447C94A8">
        <w:rPr>
          <w:rFonts w:ascii="Bookman Old Style" w:eastAsia="Bookman Old Style" w:hAnsi="Bookman Old Style" w:cs="Bookman Old Style"/>
          <w:color w:val="auto"/>
          <w:sz w:val="16"/>
          <w:szCs w:val="16"/>
          <w:highlight w:val="cyan"/>
          <w:rPrChange w:id="201"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02" w:author="Dennis Evan Nurtjahja" w:date="2025-09-30T17:06:00Z">
            <w:rPr>
              <w:rFonts w:ascii="Bookman Old Style" w:eastAsia="Bookman Old Style" w:hAnsi="Bookman Old Style" w:cs="Bookman Old Style"/>
              <w:color w:val="auto"/>
              <w:sz w:val="16"/>
              <w:szCs w:val="16"/>
            </w:rPr>
          </w:rPrChange>
        </w:rPr>
        <w:t>jadwal</w:t>
      </w:r>
      <w:proofErr w:type="spellEnd"/>
      <w:r w:rsidRPr="447C94A8">
        <w:rPr>
          <w:rFonts w:ascii="Bookman Old Style" w:eastAsia="Bookman Old Style" w:hAnsi="Bookman Old Style" w:cs="Bookman Old Style"/>
          <w:color w:val="auto"/>
          <w:sz w:val="16"/>
          <w:szCs w:val="16"/>
          <w:highlight w:val="cyan"/>
          <w:rPrChange w:id="203"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04" w:author="Dennis Evan Nurtjahja" w:date="2025-09-30T17:06:00Z">
            <w:rPr>
              <w:rFonts w:ascii="Bookman Old Style" w:eastAsia="Bookman Old Style" w:hAnsi="Bookman Old Style" w:cs="Bookman Old Style"/>
              <w:color w:val="auto"/>
              <w:sz w:val="16"/>
              <w:szCs w:val="16"/>
            </w:rPr>
          </w:rPrChange>
        </w:rPr>
        <w:t>Aplikasi</w:t>
      </w:r>
      <w:proofErr w:type="spellEnd"/>
      <w:r w:rsidRPr="447C94A8">
        <w:rPr>
          <w:rFonts w:ascii="Bookman Old Style" w:eastAsia="Bookman Old Style" w:hAnsi="Bookman Old Style" w:cs="Bookman Old Style"/>
          <w:color w:val="auto"/>
          <w:sz w:val="16"/>
          <w:szCs w:val="16"/>
          <w:highlight w:val="cyan"/>
          <w:rPrChange w:id="205"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06" w:author="Dennis Evan Nurtjahja" w:date="2025-09-30T17:06:00Z">
            <w:rPr>
              <w:rFonts w:ascii="Bookman Old Style" w:eastAsia="Bookman Old Style" w:hAnsi="Bookman Old Style" w:cs="Bookman Old Style"/>
              <w:color w:val="auto"/>
              <w:sz w:val="16"/>
              <w:szCs w:val="16"/>
            </w:rPr>
          </w:rPrChange>
        </w:rPr>
        <w:t>Sel</w:t>
      </w:r>
      <w:proofErr w:type="spellEnd"/>
      <w:r w:rsidRPr="447C94A8">
        <w:rPr>
          <w:rFonts w:ascii="Bookman Old Style" w:eastAsia="Bookman Old Style" w:hAnsi="Bookman Old Style" w:cs="Bookman Old Style"/>
          <w:color w:val="auto"/>
          <w:sz w:val="16"/>
          <w:szCs w:val="16"/>
          <w:highlight w:val="cyan"/>
          <w:rPrChange w:id="207"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08" w:author="Dennis Evan Nurtjahja" w:date="2025-09-30T17:06:00Z">
            <w:rPr>
              <w:rFonts w:ascii="Bookman Old Style" w:eastAsia="Bookman Old Style" w:hAnsi="Bookman Old Style" w:cs="Bookman Old Style"/>
              <w:color w:val="auto"/>
              <w:sz w:val="16"/>
              <w:szCs w:val="16"/>
            </w:rPr>
          </w:rPrChange>
        </w:rPr>
        <w:t>dari</w:t>
      </w:r>
      <w:proofErr w:type="spellEnd"/>
      <w:r w:rsidRPr="447C94A8">
        <w:rPr>
          <w:rFonts w:ascii="Bookman Old Style" w:eastAsia="Bookman Old Style" w:hAnsi="Bookman Old Style" w:cs="Bookman Old Style"/>
          <w:color w:val="auto"/>
          <w:sz w:val="16"/>
          <w:szCs w:val="16"/>
          <w:highlight w:val="cyan"/>
          <w:rPrChange w:id="209"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10" w:author="Dennis Evan Nurtjahja" w:date="2025-09-30T17:06:00Z">
            <w:rPr>
              <w:rFonts w:ascii="Bookman Old Style" w:eastAsia="Bookman Old Style" w:hAnsi="Bookman Old Style" w:cs="Bookman Old Style"/>
              <w:color w:val="auto"/>
              <w:sz w:val="16"/>
              <w:szCs w:val="16"/>
            </w:rPr>
          </w:rPrChange>
        </w:rPr>
        <w:t>Pihak</w:t>
      </w:r>
      <w:proofErr w:type="spellEnd"/>
      <w:r w:rsidRPr="447C94A8">
        <w:rPr>
          <w:rFonts w:ascii="Bookman Old Style" w:eastAsia="Bookman Old Style" w:hAnsi="Bookman Old Style" w:cs="Bookman Old Style"/>
          <w:color w:val="auto"/>
          <w:sz w:val="16"/>
          <w:szCs w:val="16"/>
          <w:highlight w:val="cyan"/>
          <w:rPrChange w:id="211"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12" w:author="Dennis Evan Nurtjahja" w:date="2025-09-30T17:06:00Z">
            <w:rPr>
              <w:rFonts w:ascii="Bookman Old Style" w:eastAsia="Bookman Old Style" w:hAnsi="Bookman Old Style" w:cs="Bookman Old Style"/>
              <w:color w:val="auto"/>
              <w:sz w:val="16"/>
              <w:szCs w:val="16"/>
            </w:rPr>
          </w:rPrChange>
        </w:rPr>
        <w:t>Kedua</w:t>
      </w:r>
      <w:proofErr w:type="spellEnd"/>
      <w:r w:rsidRPr="447C94A8">
        <w:rPr>
          <w:rFonts w:ascii="Bookman Old Style" w:eastAsia="Bookman Old Style" w:hAnsi="Bookman Old Style" w:cs="Bookman Old Style"/>
          <w:color w:val="auto"/>
          <w:sz w:val="16"/>
          <w:szCs w:val="16"/>
          <w:highlight w:val="cyan"/>
          <w:rPrChange w:id="213"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14" w:author="Dennis Evan Nurtjahja" w:date="2025-09-30T17:06:00Z">
            <w:rPr>
              <w:rFonts w:ascii="Bookman Old Style" w:eastAsia="Bookman Old Style" w:hAnsi="Bookman Old Style" w:cs="Bookman Old Style"/>
              <w:color w:val="auto"/>
              <w:sz w:val="16"/>
              <w:szCs w:val="16"/>
            </w:rPr>
          </w:rPrChange>
        </w:rPr>
        <w:t>wajib</w:t>
      </w:r>
      <w:proofErr w:type="spellEnd"/>
      <w:r w:rsidRPr="447C94A8">
        <w:rPr>
          <w:rFonts w:ascii="Bookman Old Style" w:eastAsia="Bookman Old Style" w:hAnsi="Bookman Old Style" w:cs="Bookman Old Style"/>
          <w:color w:val="auto"/>
          <w:sz w:val="16"/>
          <w:szCs w:val="16"/>
          <w:highlight w:val="cyan"/>
          <w:rPrChange w:id="215"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16" w:author="Dennis Evan Nurtjahja" w:date="2025-09-30T17:06:00Z">
            <w:rPr>
              <w:rFonts w:ascii="Bookman Old Style" w:eastAsia="Bookman Old Style" w:hAnsi="Bookman Old Style" w:cs="Bookman Old Style"/>
              <w:color w:val="auto"/>
              <w:sz w:val="16"/>
              <w:szCs w:val="16"/>
            </w:rPr>
          </w:rPrChange>
        </w:rPr>
        <w:t>disampaikan</w:t>
      </w:r>
      <w:proofErr w:type="spellEnd"/>
      <w:r w:rsidRPr="447C94A8">
        <w:rPr>
          <w:rFonts w:ascii="Bookman Old Style" w:eastAsia="Bookman Old Style" w:hAnsi="Bookman Old Style" w:cs="Bookman Old Style"/>
          <w:color w:val="auto"/>
          <w:sz w:val="16"/>
          <w:szCs w:val="16"/>
          <w:highlight w:val="cyan"/>
          <w:rPrChange w:id="217"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18" w:author="Dennis Evan Nurtjahja" w:date="2025-09-30T17:06:00Z">
            <w:rPr>
              <w:rFonts w:ascii="Bookman Old Style" w:eastAsia="Bookman Old Style" w:hAnsi="Bookman Old Style" w:cs="Bookman Old Style"/>
              <w:color w:val="auto"/>
              <w:sz w:val="16"/>
              <w:szCs w:val="16"/>
            </w:rPr>
          </w:rPrChange>
        </w:rPr>
        <w:t>kepada</w:t>
      </w:r>
      <w:proofErr w:type="spellEnd"/>
      <w:r w:rsidRPr="447C94A8">
        <w:rPr>
          <w:rFonts w:ascii="Bookman Old Style" w:eastAsia="Bookman Old Style" w:hAnsi="Bookman Old Style" w:cs="Bookman Old Style"/>
          <w:color w:val="auto"/>
          <w:sz w:val="16"/>
          <w:szCs w:val="16"/>
          <w:highlight w:val="cyan"/>
          <w:rPrChange w:id="219"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20" w:author="Dennis Evan Nurtjahja" w:date="2025-09-30T17:06:00Z">
            <w:rPr>
              <w:rFonts w:ascii="Bookman Old Style" w:eastAsia="Bookman Old Style" w:hAnsi="Bookman Old Style" w:cs="Bookman Old Style"/>
              <w:color w:val="auto"/>
              <w:sz w:val="16"/>
              <w:szCs w:val="16"/>
            </w:rPr>
          </w:rPrChange>
        </w:rPr>
        <w:t>Pihak</w:t>
      </w:r>
      <w:proofErr w:type="spellEnd"/>
      <w:r w:rsidRPr="447C94A8">
        <w:rPr>
          <w:rFonts w:ascii="Bookman Old Style" w:eastAsia="Bookman Old Style" w:hAnsi="Bookman Old Style" w:cs="Bookman Old Style"/>
          <w:color w:val="auto"/>
          <w:sz w:val="16"/>
          <w:szCs w:val="16"/>
          <w:highlight w:val="cyan"/>
          <w:rPrChange w:id="221"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22" w:author="Dennis Evan Nurtjahja" w:date="2025-09-30T17:06:00Z">
            <w:rPr>
              <w:rFonts w:ascii="Bookman Old Style" w:eastAsia="Bookman Old Style" w:hAnsi="Bookman Old Style" w:cs="Bookman Old Style"/>
              <w:color w:val="auto"/>
              <w:sz w:val="16"/>
              <w:szCs w:val="16"/>
            </w:rPr>
          </w:rPrChange>
        </w:rPr>
        <w:t>Pertama</w:t>
      </w:r>
      <w:proofErr w:type="spellEnd"/>
      <w:r w:rsidRPr="447C94A8">
        <w:rPr>
          <w:rFonts w:ascii="Bookman Old Style" w:eastAsia="Bookman Old Style" w:hAnsi="Bookman Old Style" w:cs="Bookman Old Style"/>
          <w:color w:val="auto"/>
          <w:sz w:val="16"/>
          <w:szCs w:val="16"/>
          <w:highlight w:val="cyan"/>
          <w:rPrChange w:id="223"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24" w:author="Dennis Evan Nurtjahja" w:date="2025-09-30T17:06:00Z">
            <w:rPr>
              <w:rFonts w:ascii="Bookman Old Style" w:eastAsia="Bookman Old Style" w:hAnsi="Bookman Old Style" w:cs="Bookman Old Style"/>
              <w:b/>
              <w:bCs/>
              <w:color w:val="auto"/>
              <w:sz w:val="16"/>
              <w:szCs w:val="16"/>
            </w:rPr>
          </w:rPrChange>
        </w:rPr>
        <w:t>selambat-lambatnya</w:t>
      </w:r>
      <w:proofErr w:type="spellEnd"/>
      <w:r w:rsidRPr="447C94A8">
        <w:rPr>
          <w:rFonts w:ascii="Bookman Old Style" w:eastAsia="Bookman Old Style" w:hAnsi="Bookman Old Style" w:cs="Bookman Old Style"/>
          <w:b/>
          <w:bCs/>
          <w:color w:val="auto"/>
          <w:sz w:val="16"/>
          <w:szCs w:val="16"/>
          <w:highlight w:val="cyan"/>
          <w:rPrChange w:id="225" w:author="Dennis Evan Nurtjahja" w:date="2025-09-30T17:06:00Z">
            <w:rPr>
              <w:rFonts w:ascii="Bookman Old Style" w:eastAsia="Bookman Old Style" w:hAnsi="Bookman Old Style" w:cs="Bookman Old Style"/>
              <w:b/>
              <w:bCs/>
              <w:color w:val="auto"/>
              <w:sz w:val="16"/>
              <w:szCs w:val="16"/>
            </w:rPr>
          </w:rPrChange>
        </w:rPr>
        <w:t xml:space="preserve"> 48 (</w:t>
      </w:r>
      <w:proofErr w:type="spellStart"/>
      <w:r w:rsidRPr="447C94A8">
        <w:rPr>
          <w:rFonts w:ascii="Bookman Old Style" w:eastAsia="Bookman Old Style" w:hAnsi="Bookman Old Style" w:cs="Bookman Old Style"/>
          <w:b/>
          <w:bCs/>
          <w:color w:val="auto"/>
          <w:sz w:val="16"/>
          <w:szCs w:val="16"/>
          <w:highlight w:val="cyan"/>
          <w:rPrChange w:id="226" w:author="Dennis Evan Nurtjahja" w:date="2025-09-30T17:06:00Z">
            <w:rPr>
              <w:rFonts w:ascii="Bookman Old Style" w:eastAsia="Bookman Old Style" w:hAnsi="Bookman Old Style" w:cs="Bookman Old Style"/>
              <w:b/>
              <w:bCs/>
              <w:color w:val="auto"/>
              <w:sz w:val="16"/>
              <w:szCs w:val="16"/>
            </w:rPr>
          </w:rPrChange>
        </w:rPr>
        <w:t>empat</w:t>
      </w:r>
      <w:proofErr w:type="spellEnd"/>
      <w:r w:rsidRPr="447C94A8">
        <w:rPr>
          <w:rFonts w:ascii="Bookman Old Style" w:eastAsia="Bookman Old Style" w:hAnsi="Bookman Old Style" w:cs="Bookman Old Style"/>
          <w:b/>
          <w:bCs/>
          <w:color w:val="auto"/>
          <w:sz w:val="16"/>
          <w:szCs w:val="16"/>
          <w:highlight w:val="cyan"/>
          <w:rPrChange w:id="227"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28" w:author="Dennis Evan Nurtjahja" w:date="2025-09-30T17:06:00Z">
            <w:rPr>
              <w:rFonts w:ascii="Bookman Old Style" w:eastAsia="Bookman Old Style" w:hAnsi="Bookman Old Style" w:cs="Bookman Old Style"/>
              <w:b/>
              <w:bCs/>
              <w:color w:val="auto"/>
              <w:sz w:val="16"/>
              <w:szCs w:val="16"/>
            </w:rPr>
          </w:rPrChange>
        </w:rPr>
        <w:t>puluh</w:t>
      </w:r>
      <w:proofErr w:type="spellEnd"/>
      <w:r w:rsidRPr="447C94A8">
        <w:rPr>
          <w:rFonts w:ascii="Bookman Old Style" w:eastAsia="Bookman Old Style" w:hAnsi="Bookman Old Style" w:cs="Bookman Old Style"/>
          <w:b/>
          <w:bCs/>
          <w:color w:val="auto"/>
          <w:sz w:val="16"/>
          <w:szCs w:val="16"/>
          <w:highlight w:val="cyan"/>
          <w:rPrChange w:id="229"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30" w:author="Dennis Evan Nurtjahja" w:date="2025-09-30T17:06:00Z">
            <w:rPr>
              <w:rFonts w:ascii="Bookman Old Style" w:eastAsia="Bookman Old Style" w:hAnsi="Bookman Old Style" w:cs="Bookman Old Style"/>
              <w:b/>
              <w:bCs/>
              <w:color w:val="auto"/>
              <w:sz w:val="16"/>
              <w:szCs w:val="16"/>
            </w:rPr>
          </w:rPrChange>
        </w:rPr>
        <w:t>delapan</w:t>
      </w:r>
      <w:proofErr w:type="spellEnd"/>
      <w:r w:rsidRPr="447C94A8">
        <w:rPr>
          <w:rFonts w:ascii="Bookman Old Style" w:eastAsia="Bookman Old Style" w:hAnsi="Bookman Old Style" w:cs="Bookman Old Style"/>
          <w:b/>
          <w:bCs/>
          <w:color w:val="auto"/>
          <w:sz w:val="16"/>
          <w:szCs w:val="16"/>
          <w:highlight w:val="cyan"/>
          <w:rPrChange w:id="231" w:author="Dennis Evan Nurtjahja" w:date="2025-09-30T17:06:00Z">
            <w:rPr>
              <w:rFonts w:ascii="Bookman Old Style" w:eastAsia="Bookman Old Style" w:hAnsi="Bookman Old Style" w:cs="Bookman Old Style"/>
              <w:b/>
              <w:bCs/>
              <w:color w:val="auto"/>
              <w:sz w:val="16"/>
              <w:szCs w:val="16"/>
            </w:rPr>
          </w:rPrChange>
        </w:rPr>
        <w:t>) jam</w:t>
      </w:r>
      <w:r w:rsidRPr="447C94A8">
        <w:rPr>
          <w:rFonts w:ascii="Bookman Old Style" w:eastAsia="Bookman Old Style" w:hAnsi="Bookman Old Style" w:cs="Bookman Old Style"/>
          <w:color w:val="auto"/>
          <w:sz w:val="16"/>
          <w:szCs w:val="16"/>
          <w:highlight w:val="cyan"/>
          <w:rPrChange w:id="232"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33" w:author="Dennis Evan Nurtjahja" w:date="2025-09-30T17:06:00Z">
            <w:rPr>
              <w:rFonts w:ascii="Bookman Old Style" w:eastAsia="Bookman Old Style" w:hAnsi="Bookman Old Style" w:cs="Bookman Old Style"/>
              <w:color w:val="auto"/>
              <w:sz w:val="16"/>
              <w:szCs w:val="16"/>
            </w:rPr>
          </w:rPrChange>
        </w:rPr>
        <w:t>sebelum</w:t>
      </w:r>
      <w:proofErr w:type="spellEnd"/>
      <w:r w:rsidRPr="447C94A8">
        <w:rPr>
          <w:rFonts w:ascii="Bookman Old Style" w:eastAsia="Bookman Old Style" w:hAnsi="Bookman Old Style" w:cs="Bookman Old Style"/>
          <w:color w:val="auto"/>
          <w:sz w:val="16"/>
          <w:szCs w:val="16"/>
          <w:highlight w:val="cyan"/>
          <w:rPrChange w:id="23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35" w:author="Dennis Evan Nurtjahja" w:date="2025-09-30T17:06:00Z">
            <w:rPr>
              <w:rFonts w:ascii="Bookman Old Style" w:eastAsia="Bookman Old Style" w:hAnsi="Bookman Old Style" w:cs="Bookman Old Style"/>
              <w:color w:val="auto"/>
              <w:sz w:val="16"/>
              <w:szCs w:val="16"/>
            </w:rPr>
          </w:rPrChange>
        </w:rPr>
        <w:t>waktu</w:t>
      </w:r>
      <w:proofErr w:type="spellEnd"/>
      <w:r w:rsidRPr="447C94A8">
        <w:rPr>
          <w:rFonts w:ascii="Bookman Old Style" w:eastAsia="Bookman Old Style" w:hAnsi="Bookman Old Style" w:cs="Bookman Old Style"/>
          <w:color w:val="auto"/>
          <w:sz w:val="16"/>
          <w:szCs w:val="16"/>
          <w:highlight w:val="cyan"/>
          <w:rPrChange w:id="236"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37" w:author="Dennis Evan Nurtjahja" w:date="2025-09-30T17:06:00Z">
            <w:rPr>
              <w:rFonts w:ascii="Bookman Old Style" w:eastAsia="Bookman Old Style" w:hAnsi="Bookman Old Style" w:cs="Bookman Old Style"/>
              <w:color w:val="auto"/>
              <w:sz w:val="16"/>
              <w:szCs w:val="16"/>
            </w:rPr>
          </w:rPrChange>
        </w:rPr>
        <w:t>Aplikasi</w:t>
      </w:r>
      <w:proofErr w:type="spellEnd"/>
      <w:r w:rsidRPr="447C94A8">
        <w:rPr>
          <w:rFonts w:ascii="Bookman Old Style" w:eastAsia="Bookman Old Style" w:hAnsi="Bookman Old Style" w:cs="Bookman Old Style"/>
          <w:color w:val="auto"/>
          <w:sz w:val="16"/>
          <w:szCs w:val="16"/>
          <w:highlight w:val="cyan"/>
          <w:rPrChange w:id="238"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39" w:author="Dennis Evan Nurtjahja" w:date="2025-09-30T17:06:00Z">
            <w:rPr>
              <w:rFonts w:ascii="Bookman Old Style" w:eastAsia="Bookman Old Style" w:hAnsi="Bookman Old Style" w:cs="Bookman Old Style"/>
              <w:color w:val="auto"/>
              <w:sz w:val="16"/>
              <w:szCs w:val="16"/>
            </w:rPr>
          </w:rPrChange>
        </w:rPr>
        <w:t>Sel</w:t>
      </w:r>
      <w:proofErr w:type="spellEnd"/>
      <w:r w:rsidRPr="447C94A8">
        <w:rPr>
          <w:rFonts w:ascii="Bookman Old Style" w:eastAsia="Bookman Old Style" w:hAnsi="Bookman Old Style" w:cs="Bookman Old Style"/>
          <w:color w:val="auto"/>
          <w:sz w:val="16"/>
          <w:szCs w:val="16"/>
          <w:highlight w:val="cyan"/>
          <w:rPrChange w:id="240" w:author="Dennis Evan Nurtjahja" w:date="2025-09-30T17:06:00Z">
            <w:rPr>
              <w:rFonts w:ascii="Bookman Old Style" w:eastAsia="Bookman Old Style" w:hAnsi="Bookman Old Style" w:cs="Bookman Old Style"/>
              <w:color w:val="auto"/>
              <w:sz w:val="16"/>
              <w:szCs w:val="16"/>
            </w:rPr>
          </w:rPrChange>
        </w:rPr>
        <w:t xml:space="preserve"> yang </w:t>
      </w:r>
      <w:proofErr w:type="spellStart"/>
      <w:r w:rsidRPr="447C94A8">
        <w:rPr>
          <w:rFonts w:ascii="Bookman Old Style" w:eastAsia="Bookman Old Style" w:hAnsi="Bookman Old Style" w:cs="Bookman Old Style"/>
          <w:color w:val="auto"/>
          <w:sz w:val="16"/>
          <w:szCs w:val="16"/>
          <w:highlight w:val="cyan"/>
          <w:rPrChange w:id="241" w:author="Dennis Evan Nurtjahja" w:date="2025-09-30T17:06:00Z">
            <w:rPr>
              <w:rFonts w:ascii="Bookman Old Style" w:eastAsia="Bookman Old Style" w:hAnsi="Bookman Old Style" w:cs="Bookman Old Style"/>
              <w:color w:val="auto"/>
              <w:sz w:val="16"/>
              <w:szCs w:val="16"/>
            </w:rPr>
          </w:rPrChange>
        </w:rPr>
        <w:t>telah</w:t>
      </w:r>
      <w:proofErr w:type="spellEnd"/>
      <w:r w:rsidRPr="447C94A8">
        <w:rPr>
          <w:rFonts w:ascii="Bookman Old Style" w:eastAsia="Bookman Old Style" w:hAnsi="Bookman Old Style" w:cs="Bookman Old Style"/>
          <w:color w:val="auto"/>
          <w:sz w:val="16"/>
          <w:szCs w:val="16"/>
          <w:highlight w:val="cyan"/>
          <w:rPrChange w:id="242"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43" w:author="Dennis Evan Nurtjahja" w:date="2025-09-30T17:06:00Z">
            <w:rPr>
              <w:rFonts w:ascii="Bookman Old Style" w:eastAsia="Bookman Old Style" w:hAnsi="Bookman Old Style" w:cs="Bookman Old Style"/>
              <w:color w:val="auto"/>
              <w:sz w:val="16"/>
              <w:szCs w:val="16"/>
            </w:rPr>
          </w:rPrChange>
        </w:rPr>
        <w:t>dijadwalkan</w:t>
      </w:r>
      <w:proofErr w:type="spellEnd"/>
      <w:r w:rsidRPr="447C94A8">
        <w:rPr>
          <w:rFonts w:ascii="Bookman Old Style" w:eastAsia="Bookman Old Style" w:hAnsi="Bookman Old Style" w:cs="Bookman Old Style"/>
          <w:color w:val="auto"/>
          <w:sz w:val="16"/>
          <w:szCs w:val="16"/>
          <w:highlight w:val="cyan"/>
          <w:rPrChange w:id="24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45" w:author="Dennis Evan Nurtjahja" w:date="2025-09-30T17:06:00Z">
            <w:rPr>
              <w:rFonts w:ascii="Bookman Old Style" w:eastAsia="Bookman Old Style" w:hAnsi="Bookman Old Style" w:cs="Bookman Old Style"/>
              <w:color w:val="auto"/>
              <w:sz w:val="16"/>
              <w:szCs w:val="16"/>
            </w:rPr>
          </w:rPrChange>
        </w:rPr>
        <w:t>Apabila</w:t>
      </w:r>
      <w:proofErr w:type="spellEnd"/>
      <w:r w:rsidRPr="447C94A8">
        <w:rPr>
          <w:rFonts w:ascii="Bookman Old Style" w:eastAsia="Bookman Old Style" w:hAnsi="Bookman Old Style" w:cs="Bookman Old Style"/>
          <w:color w:val="auto"/>
          <w:sz w:val="16"/>
          <w:szCs w:val="16"/>
          <w:highlight w:val="cyan"/>
          <w:rPrChange w:id="246"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47" w:author="Dennis Evan Nurtjahja" w:date="2025-09-30T17:06:00Z">
            <w:rPr>
              <w:rFonts w:ascii="Bookman Old Style" w:eastAsia="Bookman Old Style" w:hAnsi="Bookman Old Style" w:cs="Bookman Old Style"/>
              <w:color w:val="auto"/>
              <w:sz w:val="16"/>
              <w:szCs w:val="16"/>
            </w:rPr>
          </w:rPrChange>
        </w:rPr>
        <w:t>pemberitahuan</w:t>
      </w:r>
      <w:proofErr w:type="spellEnd"/>
      <w:r w:rsidRPr="447C94A8">
        <w:rPr>
          <w:rFonts w:ascii="Bookman Old Style" w:eastAsia="Bookman Old Style" w:hAnsi="Bookman Old Style" w:cs="Bookman Old Style"/>
          <w:color w:val="auto"/>
          <w:sz w:val="16"/>
          <w:szCs w:val="16"/>
          <w:highlight w:val="cyan"/>
          <w:rPrChange w:id="248"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49" w:author="Dennis Evan Nurtjahja" w:date="2025-09-30T17:06:00Z">
            <w:rPr>
              <w:rFonts w:ascii="Bookman Old Style" w:eastAsia="Bookman Old Style" w:hAnsi="Bookman Old Style" w:cs="Bookman Old Style"/>
              <w:color w:val="auto"/>
              <w:sz w:val="16"/>
              <w:szCs w:val="16"/>
            </w:rPr>
          </w:rPrChange>
        </w:rPr>
        <w:t>perubahan</w:t>
      </w:r>
      <w:proofErr w:type="spellEnd"/>
      <w:r w:rsidRPr="447C94A8">
        <w:rPr>
          <w:rFonts w:ascii="Bookman Old Style" w:eastAsia="Bookman Old Style" w:hAnsi="Bookman Old Style" w:cs="Bookman Old Style"/>
          <w:color w:val="auto"/>
          <w:sz w:val="16"/>
          <w:szCs w:val="16"/>
          <w:highlight w:val="cyan"/>
          <w:rPrChange w:id="250"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51" w:author="Dennis Evan Nurtjahja" w:date="2025-09-30T17:06:00Z">
            <w:rPr>
              <w:rFonts w:ascii="Bookman Old Style" w:eastAsia="Bookman Old Style" w:hAnsi="Bookman Old Style" w:cs="Bookman Old Style"/>
              <w:color w:val="auto"/>
              <w:sz w:val="16"/>
              <w:szCs w:val="16"/>
            </w:rPr>
          </w:rPrChange>
        </w:rPr>
        <w:t>jadwal</w:t>
      </w:r>
      <w:proofErr w:type="spellEnd"/>
      <w:r w:rsidRPr="447C94A8">
        <w:rPr>
          <w:rFonts w:ascii="Bookman Old Style" w:eastAsia="Bookman Old Style" w:hAnsi="Bookman Old Style" w:cs="Bookman Old Style"/>
          <w:color w:val="auto"/>
          <w:sz w:val="16"/>
          <w:szCs w:val="16"/>
          <w:highlight w:val="cyan"/>
          <w:rPrChange w:id="252"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53" w:author="Dennis Evan Nurtjahja" w:date="2025-09-30T17:06:00Z">
            <w:rPr>
              <w:rFonts w:ascii="Bookman Old Style" w:eastAsia="Bookman Old Style" w:hAnsi="Bookman Old Style" w:cs="Bookman Old Style"/>
              <w:color w:val="auto"/>
              <w:sz w:val="16"/>
              <w:szCs w:val="16"/>
            </w:rPr>
          </w:rPrChange>
        </w:rPr>
        <w:t>disampaikan</w:t>
      </w:r>
      <w:proofErr w:type="spellEnd"/>
      <w:r w:rsidRPr="447C94A8">
        <w:rPr>
          <w:rFonts w:ascii="Bookman Old Style" w:eastAsia="Bookman Old Style" w:hAnsi="Bookman Old Style" w:cs="Bookman Old Style"/>
          <w:color w:val="auto"/>
          <w:sz w:val="16"/>
          <w:szCs w:val="16"/>
          <w:highlight w:val="cyan"/>
          <w:rPrChange w:id="25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55" w:author="Dennis Evan Nurtjahja" w:date="2025-09-30T17:06:00Z">
            <w:rPr>
              <w:rFonts w:ascii="Bookman Old Style" w:eastAsia="Bookman Old Style" w:hAnsi="Bookman Old Style" w:cs="Bookman Old Style"/>
              <w:b/>
              <w:bCs/>
              <w:color w:val="auto"/>
              <w:sz w:val="16"/>
              <w:szCs w:val="16"/>
            </w:rPr>
          </w:rPrChange>
        </w:rPr>
        <w:t>kurang</w:t>
      </w:r>
      <w:proofErr w:type="spellEnd"/>
      <w:r w:rsidRPr="447C94A8">
        <w:rPr>
          <w:rFonts w:ascii="Bookman Old Style" w:eastAsia="Bookman Old Style" w:hAnsi="Bookman Old Style" w:cs="Bookman Old Style"/>
          <w:b/>
          <w:bCs/>
          <w:color w:val="auto"/>
          <w:sz w:val="16"/>
          <w:szCs w:val="16"/>
          <w:highlight w:val="cyan"/>
          <w:rPrChange w:id="256"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57" w:author="Dennis Evan Nurtjahja" w:date="2025-09-30T17:06:00Z">
            <w:rPr>
              <w:rFonts w:ascii="Bookman Old Style" w:eastAsia="Bookman Old Style" w:hAnsi="Bookman Old Style" w:cs="Bookman Old Style"/>
              <w:b/>
              <w:bCs/>
              <w:color w:val="auto"/>
              <w:sz w:val="16"/>
              <w:szCs w:val="16"/>
            </w:rPr>
          </w:rPrChange>
        </w:rPr>
        <w:t>dari</w:t>
      </w:r>
      <w:proofErr w:type="spellEnd"/>
      <w:r w:rsidRPr="447C94A8">
        <w:rPr>
          <w:rFonts w:ascii="Bookman Old Style" w:eastAsia="Bookman Old Style" w:hAnsi="Bookman Old Style" w:cs="Bookman Old Style"/>
          <w:b/>
          <w:bCs/>
          <w:color w:val="auto"/>
          <w:sz w:val="16"/>
          <w:szCs w:val="16"/>
          <w:highlight w:val="cyan"/>
          <w:rPrChange w:id="258"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59" w:author="Dennis Evan Nurtjahja" w:date="2025-09-30T17:06:00Z">
            <w:rPr>
              <w:rFonts w:ascii="Bookman Old Style" w:eastAsia="Bookman Old Style" w:hAnsi="Bookman Old Style" w:cs="Bookman Old Style"/>
              <w:b/>
              <w:bCs/>
              <w:color w:val="auto"/>
              <w:sz w:val="16"/>
              <w:szCs w:val="16"/>
            </w:rPr>
          </w:rPrChange>
        </w:rPr>
        <w:t>batas</w:t>
      </w:r>
      <w:proofErr w:type="spellEnd"/>
      <w:r w:rsidRPr="447C94A8">
        <w:rPr>
          <w:rFonts w:ascii="Bookman Old Style" w:eastAsia="Bookman Old Style" w:hAnsi="Bookman Old Style" w:cs="Bookman Old Style"/>
          <w:b/>
          <w:bCs/>
          <w:color w:val="auto"/>
          <w:sz w:val="16"/>
          <w:szCs w:val="16"/>
          <w:highlight w:val="cyan"/>
          <w:rPrChange w:id="260"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61" w:author="Dennis Evan Nurtjahja" w:date="2025-09-30T17:06:00Z">
            <w:rPr>
              <w:rFonts w:ascii="Bookman Old Style" w:eastAsia="Bookman Old Style" w:hAnsi="Bookman Old Style" w:cs="Bookman Old Style"/>
              <w:b/>
              <w:bCs/>
              <w:color w:val="auto"/>
              <w:sz w:val="16"/>
              <w:szCs w:val="16"/>
            </w:rPr>
          </w:rPrChange>
        </w:rPr>
        <w:t>waktu</w:t>
      </w:r>
      <w:proofErr w:type="spellEnd"/>
      <w:r w:rsidRPr="447C94A8">
        <w:rPr>
          <w:rFonts w:ascii="Bookman Old Style" w:eastAsia="Bookman Old Style" w:hAnsi="Bookman Old Style" w:cs="Bookman Old Style"/>
          <w:b/>
          <w:bCs/>
          <w:color w:val="auto"/>
          <w:sz w:val="16"/>
          <w:szCs w:val="16"/>
          <w:highlight w:val="cyan"/>
          <w:rPrChange w:id="262"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63" w:author="Dennis Evan Nurtjahja" w:date="2025-09-30T17:06:00Z">
            <w:rPr>
              <w:rFonts w:ascii="Bookman Old Style" w:eastAsia="Bookman Old Style" w:hAnsi="Bookman Old Style" w:cs="Bookman Old Style"/>
              <w:b/>
              <w:bCs/>
              <w:color w:val="auto"/>
              <w:sz w:val="16"/>
              <w:szCs w:val="16"/>
            </w:rPr>
          </w:rPrChange>
        </w:rPr>
        <w:t>tersebut</w:t>
      </w:r>
      <w:proofErr w:type="spellEnd"/>
      <w:r w:rsidRPr="447C94A8">
        <w:rPr>
          <w:rFonts w:ascii="Bookman Old Style" w:eastAsia="Bookman Old Style" w:hAnsi="Bookman Old Style" w:cs="Bookman Old Style"/>
          <w:color w:val="auto"/>
          <w:sz w:val="16"/>
          <w:szCs w:val="16"/>
          <w:highlight w:val="cyan"/>
          <w:rPrChange w:id="26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65" w:author="Dennis Evan Nurtjahja" w:date="2025-09-30T17:06:00Z">
            <w:rPr>
              <w:rFonts w:ascii="Bookman Old Style" w:eastAsia="Bookman Old Style" w:hAnsi="Bookman Old Style" w:cs="Bookman Old Style"/>
              <w:color w:val="auto"/>
              <w:sz w:val="16"/>
              <w:szCs w:val="16"/>
            </w:rPr>
          </w:rPrChange>
        </w:rPr>
        <w:t>maka</w:t>
      </w:r>
      <w:proofErr w:type="spellEnd"/>
      <w:r w:rsidRPr="447C94A8">
        <w:rPr>
          <w:rFonts w:ascii="Bookman Old Style" w:eastAsia="Bookman Old Style" w:hAnsi="Bookman Old Style" w:cs="Bookman Old Style"/>
          <w:color w:val="auto"/>
          <w:sz w:val="16"/>
          <w:szCs w:val="16"/>
          <w:highlight w:val="cyan"/>
          <w:rPrChange w:id="266"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67" w:author="Dennis Evan Nurtjahja" w:date="2025-09-30T17:06:00Z">
            <w:rPr>
              <w:rFonts w:ascii="Bookman Old Style" w:eastAsia="Bookman Old Style" w:hAnsi="Bookman Old Style" w:cs="Bookman Old Style"/>
              <w:color w:val="auto"/>
              <w:sz w:val="16"/>
              <w:szCs w:val="16"/>
            </w:rPr>
          </w:rPrChange>
        </w:rPr>
        <w:t>Pihak</w:t>
      </w:r>
      <w:proofErr w:type="spellEnd"/>
      <w:r w:rsidRPr="447C94A8">
        <w:rPr>
          <w:rFonts w:ascii="Bookman Old Style" w:eastAsia="Bookman Old Style" w:hAnsi="Bookman Old Style" w:cs="Bookman Old Style"/>
          <w:color w:val="auto"/>
          <w:sz w:val="16"/>
          <w:szCs w:val="16"/>
          <w:highlight w:val="cyan"/>
          <w:rPrChange w:id="268"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69" w:author="Dennis Evan Nurtjahja" w:date="2025-09-30T17:06:00Z">
            <w:rPr>
              <w:rFonts w:ascii="Bookman Old Style" w:eastAsia="Bookman Old Style" w:hAnsi="Bookman Old Style" w:cs="Bookman Old Style"/>
              <w:color w:val="auto"/>
              <w:sz w:val="16"/>
              <w:szCs w:val="16"/>
            </w:rPr>
          </w:rPrChange>
        </w:rPr>
        <w:t>Kedua</w:t>
      </w:r>
      <w:proofErr w:type="spellEnd"/>
      <w:r w:rsidRPr="447C94A8">
        <w:rPr>
          <w:rFonts w:ascii="Bookman Old Style" w:eastAsia="Bookman Old Style" w:hAnsi="Bookman Old Style" w:cs="Bookman Old Style"/>
          <w:color w:val="auto"/>
          <w:sz w:val="16"/>
          <w:szCs w:val="16"/>
          <w:highlight w:val="cyan"/>
          <w:rPrChange w:id="270"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71" w:author="Dennis Evan Nurtjahja" w:date="2025-09-30T17:06:00Z">
            <w:rPr>
              <w:rFonts w:ascii="Bookman Old Style" w:eastAsia="Bookman Old Style" w:hAnsi="Bookman Old Style" w:cs="Bookman Old Style"/>
              <w:color w:val="auto"/>
              <w:sz w:val="16"/>
              <w:szCs w:val="16"/>
            </w:rPr>
          </w:rPrChange>
        </w:rPr>
        <w:t>memahami</w:t>
      </w:r>
      <w:proofErr w:type="spellEnd"/>
      <w:r w:rsidRPr="447C94A8">
        <w:rPr>
          <w:rFonts w:ascii="Bookman Old Style" w:eastAsia="Bookman Old Style" w:hAnsi="Bookman Old Style" w:cs="Bookman Old Style"/>
          <w:color w:val="auto"/>
          <w:sz w:val="16"/>
          <w:szCs w:val="16"/>
          <w:highlight w:val="cyan"/>
          <w:rPrChange w:id="272" w:author="Dennis Evan Nurtjahja" w:date="2025-09-30T17:06:00Z">
            <w:rPr>
              <w:rFonts w:ascii="Bookman Old Style" w:eastAsia="Bookman Old Style" w:hAnsi="Bookman Old Style" w:cs="Bookman Old Style"/>
              <w:color w:val="auto"/>
              <w:sz w:val="16"/>
              <w:szCs w:val="16"/>
            </w:rPr>
          </w:rPrChange>
        </w:rPr>
        <w:t xml:space="preserve"> dan </w:t>
      </w:r>
      <w:proofErr w:type="spellStart"/>
      <w:r w:rsidRPr="447C94A8">
        <w:rPr>
          <w:rFonts w:ascii="Bookman Old Style" w:eastAsia="Bookman Old Style" w:hAnsi="Bookman Old Style" w:cs="Bookman Old Style"/>
          <w:color w:val="auto"/>
          <w:sz w:val="16"/>
          <w:szCs w:val="16"/>
          <w:highlight w:val="cyan"/>
          <w:rPrChange w:id="273" w:author="Dennis Evan Nurtjahja" w:date="2025-09-30T17:06:00Z">
            <w:rPr>
              <w:rFonts w:ascii="Bookman Old Style" w:eastAsia="Bookman Old Style" w:hAnsi="Bookman Old Style" w:cs="Bookman Old Style"/>
              <w:color w:val="auto"/>
              <w:sz w:val="16"/>
              <w:szCs w:val="16"/>
            </w:rPr>
          </w:rPrChange>
        </w:rPr>
        <w:t>menyetujui</w:t>
      </w:r>
      <w:proofErr w:type="spellEnd"/>
      <w:r w:rsidRPr="447C94A8">
        <w:rPr>
          <w:rFonts w:ascii="Bookman Old Style" w:eastAsia="Bookman Old Style" w:hAnsi="Bookman Old Style" w:cs="Bookman Old Style"/>
          <w:color w:val="auto"/>
          <w:sz w:val="16"/>
          <w:szCs w:val="16"/>
          <w:highlight w:val="cyan"/>
          <w:rPrChange w:id="27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275" w:author="Dennis Evan Nurtjahja" w:date="2025-09-30T17:06:00Z">
            <w:rPr>
              <w:rFonts w:ascii="Bookman Old Style" w:eastAsia="Bookman Old Style" w:hAnsi="Bookman Old Style" w:cs="Bookman Old Style"/>
              <w:color w:val="auto"/>
              <w:sz w:val="16"/>
              <w:szCs w:val="16"/>
            </w:rPr>
          </w:rPrChange>
        </w:rPr>
        <w:t>bahwa</w:t>
      </w:r>
      <w:proofErr w:type="spellEnd"/>
      <w:r w:rsidRPr="447C94A8">
        <w:rPr>
          <w:rFonts w:ascii="Bookman Old Style" w:eastAsia="Bookman Old Style" w:hAnsi="Bookman Old Style" w:cs="Bookman Old Style"/>
          <w:color w:val="auto"/>
          <w:sz w:val="16"/>
          <w:szCs w:val="16"/>
          <w:highlight w:val="cyan"/>
          <w:rPrChange w:id="276"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77" w:author="Dennis Evan Nurtjahja" w:date="2025-09-30T17:06:00Z">
            <w:rPr>
              <w:rFonts w:ascii="Bookman Old Style" w:eastAsia="Bookman Old Style" w:hAnsi="Bookman Old Style" w:cs="Bookman Old Style"/>
              <w:b/>
              <w:bCs/>
              <w:color w:val="auto"/>
              <w:sz w:val="16"/>
              <w:szCs w:val="16"/>
            </w:rPr>
          </w:rPrChange>
        </w:rPr>
        <w:t>tanggung</w:t>
      </w:r>
      <w:proofErr w:type="spellEnd"/>
      <w:r w:rsidRPr="447C94A8">
        <w:rPr>
          <w:rFonts w:ascii="Bookman Old Style" w:eastAsia="Bookman Old Style" w:hAnsi="Bookman Old Style" w:cs="Bookman Old Style"/>
          <w:b/>
          <w:bCs/>
          <w:color w:val="auto"/>
          <w:sz w:val="16"/>
          <w:szCs w:val="16"/>
          <w:highlight w:val="cyan"/>
          <w:rPrChange w:id="278"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79" w:author="Dennis Evan Nurtjahja" w:date="2025-09-30T17:06:00Z">
            <w:rPr>
              <w:rFonts w:ascii="Bookman Old Style" w:eastAsia="Bookman Old Style" w:hAnsi="Bookman Old Style" w:cs="Bookman Old Style"/>
              <w:b/>
              <w:bCs/>
              <w:color w:val="auto"/>
              <w:sz w:val="16"/>
              <w:szCs w:val="16"/>
            </w:rPr>
          </w:rPrChange>
        </w:rPr>
        <w:t>jawab</w:t>
      </w:r>
      <w:proofErr w:type="spellEnd"/>
      <w:r w:rsidRPr="447C94A8">
        <w:rPr>
          <w:rFonts w:ascii="Bookman Old Style" w:eastAsia="Bookman Old Style" w:hAnsi="Bookman Old Style" w:cs="Bookman Old Style"/>
          <w:b/>
          <w:bCs/>
          <w:color w:val="auto"/>
          <w:sz w:val="16"/>
          <w:szCs w:val="16"/>
          <w:highlight w:val="cyan"/>
          <w:rPrChange w:id="280"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81" w:author="Dennis Evan Nurtjahja" w:date="2025-09-30T17:06:00Z">
            <w:rPr>
              <w:rFonts w:ascii="Bookman Old Style" w:eastAsia="Bookman Old Style" w:hAnsi="Bookman Old Style" w:cs="Bookman Old Style"/>
              <w:b/>
              <w:bCs/>
              <w:color w:val="auto"/>
              <w:sz w:val="16"/>
              <w:szCs w:val="16"/>
            </w:rPr>
          </w:rPrChange>
        </w:rPr>
        <w:t>atas</w:t>
      </w:r>
      <w:proofErr w:type="spellEnd"/>
      <w:r w:rsidRPr="447C94A8">
        <w:rPr>
          <w:rFonts w:ascii="Bookman Old Style" w:eastAsia="Bookman Old Style" w:hAnsi="Bookman Old Style" w:cs="Bookman Old Style"/>
          <w:b/>
          <w:bCs/>
          <w:color w:val="auto"/>
          <w:sz w:val="16"/>
          <w:szCs w:val="16"/>
          <w:highlight w:val="cyan"/>
          <w:rPrChange w:id="282"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83" w:author="Dennis Evan Nurtjahja" w:date="2025-09-30T17:06:00Z">
            <w:rPr>
              <w:rFonts w:ascii="Bookman Old Style" w:eastAsia="Bookman Old Style" w:hAnsi="Bookman Old Style" w:cs="Bookman Old Style"/>
              <w:b/>
              <w:bCs/>
              <w:color w:val="auto"/>
              <w:sz w:val="16"/>
              <w:szCs w:val="16"/>
            </w:rPr>
          </w:rPrChange>
        </w:rPr>
        <w:t>dampak</w:t>
      </w:r>
      <w:proofErr w:type="spellEnd"/>
      <w:r w:rsidRPr="447C94A8">
        <w:rPr>
          <w:rFonts w:ascii="Bookman Old Style" w:eastAsia="Bookman Old Style" w:hAnsi="Bookman Old Style" w:cs="Bookman Old Style"/>
          <w:b/>
          <w:bCs/>
          <w:color w:val="auto"/>
          <w:sz w:val="16"/>
          <w:szCs w:val="16"/>
          <w:highlight w:val="cyan"/>
          <w:rPrChange w:id="284"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85" w:author="Dennis Evan Nurtjahja" w:date="2025-09-30T17:06:00Z">
            <w:rPr>
              <w:rFonts w:ascii="Bookman Old Style" w:eastAsia="Bookman Old Style" w:hAnsi="Bookman Old Style" w:cs="Bookman Old Style"/>
              <w:b/>
              <w:bCs/>
              <w:color w:val="auto"/>
              <w:sz w:val="16"/>
              <w:szCs w:val="16"/>
            </w:rPr>
          </w:rPrChange>
        </w:rPr>
        <w:t>terhadap</w:t>
      </w:r>
      <w:proofErr w:type="spellEnd"/>
      <w:r w:rsidRPr="447C94A8">
        <w:rPr>
          <w:rFonts w:ascii="Bookman Old Style" w:eastAsia="Bookman Old Style" w:hAnsi="Bookman Old Style" w:cs="Bookman Old Style"/>
          <w:b/>
          <w:bCs/>
          <w:color w:val="auto"/>
          <w:sz w:val="16"/>
          <w:szCs w:val="16"/>
          <w:highlight w:val="cyan"/>
          <w:rPrChange w:id="286"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87" w:author="Dennis Evan Nurtjahja" w:date="2025-09-30T17:06:00Z">
            <w:rPr>
              <w:rFonts w:ascii="Bookman Old Style" w:eastAsia="Bookman Old Style" w:hAnsi="Bookman Old Style" w:cs="Bookman Old Style"/>
              <w:b/>
              <w:bCs/>
              <w:color w:val="auto"/>
              <w:sz w:val="16"/>
              <w:szCs w:val="16"/>
            </w:rPr>
          </w:rPrChange>
        </w:rPr>
        <w:t>stabilitas</w:t>
      </w:r>
      <w:proofErr w:type="spellEnd"/>
      <w:r w:rsidRPr="447C94A8">
        <w:rPr>
          <w:rFonts w:ascii="Bookman Old Style" w:eastAsia="Bookman Old Style" w:hAnsi="Bookman Old Style" w:cs="Bookman Old Style"/>
          <w:b/>
          <w:bCs/>
          <w:color w:val="auto"/>
          <w:sz w:val="16"/>
          <w:szCs w:val="16"/>
          <w:highlight w:val="cyan"/>
          <w:rPrChange w:id="288" w:author="Dennis Evan Nurtjahja" w:date="2025-09-30T17:06:00Z">
            <w:rPr>
              <w:rFonts w:ascii="Bookman Old Style" w:eastAsia="Bookman Old Style" w:hAnsi="Bookman Old Style" w:cs="Bookman Old Style"/>
              <w:b/>
              <w:bCs/>
              <w:color w:val="auto"/>
              <w:sz w:val="16"/>
              <w:szCs w:val="16"/>
            </w:rPr>
          </w:rPrChange>
        </w:rPr>
        <w:t xml:space="preserve"> dan </w:t>
      </w:r>
      <w:proofErr w:type="spellStart"/>
      <w:r w:rsidRPr="447C94A8">
        <w:rPr>
          <w:rFonts w:ascii="Bookman Old Style" w:eastAsia="Bookman Old Style" w:hAnsi="Bookman Old Style" w:cs="Bookman Old Style"/>
          <w:b/>
          <w:bCs/>
          <w:color w:val="auto"/>
          <w:sz w:val="16"/>
          <w:szCs w:val="16"/>
          <w:highlight w:val="cyan"/>
          <w:rPrChange w:id="289" w:author="Dennis Evan Nurtjahja" w:date="2025-09-30T17:06:00Z">
            <w:rPr>
              <w:rFonts w:ascii="Bookman Old Style" w:eastAsia="Bookman Old Style" w:hAnsi="Bookman Old Style" w:cs="Bookman Old Style"/>
              <w:b/>
              <w:bCs/>
              <w:color w:val="auto"/>
              <w:sz w:val="16"/>
              <w:szCs w:val="16"/>
            </w:rPr>
          </w:rPrChange>
        </w:rPr>
        <w:t>kualitas</w:t>
      </w:r>
      <w:proofErr w:type="spellEnd"/>
      <w:r w:rsidRPr="447C94A8">
        <w:rPr>
          <w:rFonts w:ascii="Bookman Old Style" w:eastAsia="Bookman Old Style" w:hAnsi="Bookman Old Style" w:cs="Bookman Old Style"/>
          <w:b/>
          <w:bCs/>
          <w:color w:val="auto"/>
          <w:sz w:val="16"/>
          <w:szCs w:val="16"/>
          <w:highlight w:val="cyan"/>
          <w:rPrChange w:id="290" w:author="Dennis Evan Nurtjahja" w:date="2025-09-30T17:06:00Z">
            <w:rPr>
              <w:rFonts w:ascii="Bookman Old Style" w:eastAsia="Bookman Old Style" w:hAnsi="Bookman Old Style" w:cs="Bookman Old Style"/>
              <w:b/>
              <w:bCs/>
              <w:color w:val="auto"/>
              <w:sz w:val="16"/>
              <w:szCs w:val="16"/>
            </w:rPr>
          </w:rPrChange>
        </w:rPr>
        <w:t xml:space="preserve"> Hasil </w:t>
      </w:r>
      <w:proofErr w:type="spellStart"/>
      <w:r w:rsidRPr="447C94A8">
        <w:rPr>
          <w:rFonts w:ascii="Bookman Old Style" w:eastAsia="Bookman Old Style" w:hAnsi="Bookman Old Style" w:cs="Bookman Old Style"/>
          <w:b/>
          <w:bCs/>
          <w:color w:val="auto"/>
          <w:sz w:val="16"/>
          <w:szCs w:val="16"/>
          <w:highlight w:val="cyan"/>
          <w:rPrChange w:id="291" w:author="Dennis Evan Nurtjahja" w:date="2025-09-30T17:06:00Z">
            <w:rPr>
              <w:rFonts w:ascii="Bookman Old Style" w:eastAsia="Bookman Old Style" w:hAnsi="Bookman Old Style" w:cs="Bookman Old Style"/>
              <w:b/>
              <w:bCs/>
              <w:color w:val="auto"/>
              <w:sz w:val="16"/>
              <w:szCs w:val="16"/>
            </w:rPr>
          </w:rPrChange>
        </w:rPr>
        <w:t>sepenuhnya</w:t>
      </w:r>
      <w:proofErr w:type="spellEnd"/>
      <w:r w:rsidRPr="447C94A8">
        <w:rPr>
          <w:rFonts w:ascii="Bookman Old Style" w:eastAsia="Bookman Old Style" w:hAnsi="Bookman Old Style" w:cs="Bookman Old Style"/>
          <w:b/>
          <w:bCs/>
          <w:color w:val="auto"/>
          <w:sz w:val="16"/>
          <w:szCs w:val="16"/>
          <w:highlight w:val="cyan"/>
          <w:rPrChange w:id="292"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93" w:author="Dennis Evan Nurtjahja" w:date="2025-09-30T17:06:00Z">
            <w:rPr>
              <w:rFonts w:ascii="Bookman Old Style" w:eastAsia="Bookman Old Style" w:hAnsi="Bookman Old Style" w:cs="Bookman Old Style"/>
              <w:b/>
              <w:bCs/>
              <w:color w:val="auto"/>
              <w:sz w:val="16"/>
              <w:szCs w:val="16"/>
            </w:rPr>
          </w:rPrChange>
        </w:rPr>
        <w:t>berada</w:t>
      </w:r>
      <w:proofErr w:type="spellEnd"/>
      <w:r w:rsidRPr="447C94A8">
        <w:rPr>
          <w:rFonts w:ascii="Bookman Old Style" w:eastAsia="Bookman Old Style" w:hAnsi="Bookman Old Style" w:cs="Bookman Old Style"/>
          <w:b/>
          <w:bCs/>
          <w:color w:val="auto"/>
          <w:sz w:val="16"/>
          <w:szCs w:val="16"/>
          <w:highlight w:val="cyan"/>
          <w:rPrChange w:id="294" w:author="Dennis Evan Nurtjahja" w:date="2025-09-30T17:06:00Z">
            <w:rPr>
              <w:rFonts w:ascii="Bookman Old Style" w:eastAsia="Bookman Old Style" w:hAnsi="Bookman Old Style" w:cs="Bookman Old Style"/>
              <w:b/>
              <w:bCs/>
              <w:color w:val="auto"/>
              <w:sz w:val="16"/>
              <w:szCs w:val="16"/>
            </w:rPr>
          </w:rPrChange>
        </w:rPr>
        <w:t xml:space="preserve"> pada </w:t>
      </w:r>
      <w:proofErr w:type="spellStart"/>
      <w:r w:rsidRPr="447C94A8">
        <w:rPr>
          <w:rFonts w:ascii="Bookman Old Style" w:eastAsia="Bookman Old Style" w:hAnsi="Bookman Old Style" w:cs="Bookman Old Style"/>
          <w:b/>
          <w:bCs/>
          <w:color w:val="auto"/>
          <w:sz w:val="16"/>
          <w:szCs w:val="16"/>
          <w:highlight w:val="cyan"/>
          <w:rPrChange w:id="295" w:author="Dennis Evan Nurtjahja" w:date="2025-09-30T17:06:00Z">
            <w:rPr>
              <w:rFonts w:ascii="Bookman Old Style" w:eastAsia="Bookman Old Style" w:hAnsi="Bookman Old Style" w:cs="Bookman Old Style"/>
              <w:b/>
              <w:bCs/>
              <w:color w:val="auto"/>
              <w:sz w:val="16"/>
              <w:szCs w:val="16"/>
            </w:rPr>
          </w:rPrChange>
        </w:rPr>
        <w:t>Pihak</w:t>
      </w:r>
      <w:proofErr w:type="spellEnd"/>
      <w:r w:rsidRPr="447C94A8">
        <w:rPr>
          <w:rFonts w:ascii="Bookman Old Style" w:eastAsia="Bookman Old Style" w:hAnsi="Bookman Old Style" w:cs="Bookman Old Style"/>
          <w:b/>
          <w:bCs/>
          <w:color w:val="auto"/>
          <w:sz w:val="16"/>
          <w:szCs w:val="16"/>
          <w:highlight w:val="cyan"/>
          <w:rPrChange w:id="296" w:author="Dennis Evan Nurtjahja" w:date="2025-09-30T17:06:00Z">
            <w:rPr>
              <w:rFonts w:ascii="Bookman Old Style" w:eastAsia="Bookman Old Style" w:hAnsi="Bookman Old Style" w:cs="Bookman Old Style"/>
              <w:b/>
              <w:bCs/>
              <w:color w:val="auto"/>
              <w:sz w:val="16"/>
              <w:szCs w:val="16"/>
            </w:rPr>
          </w:rPrChange>
        </w:rPr>
        <w:t xml:space="preserve"> </w:t>
      </w:r>
      <w:proofErr w:type="spellStart"/>
      <w:r w:rsidRPr="447C94A8">
        <w:rPr>
          <w:rFonts w:ascii="Bookman Old Style" w:eastAsia="Bookman Old Style" w:hAnsi="Bookman Old Style" w:cs="Bookman Old Style"/>
          <w:b/>
          <w:bCs/>
          <w:color w:val="auto"/>
          <w:sz w:val="16"/>
          <w:szCs w:val="16"/>
          <w:highlight w:val="cyan"/>
          <w:rPrChange w:id="297" w:author="Dennis Evan Nurtjahja" w:date="2025-09-30T17:06:00Z">
            <w:rPr>
              <w:rFonts w:ascii="Bookman Old Style" w:eastAsia="Bookman Old Style" w:hAnsi="Bookman Old Style" w:cs="Bookman Old Style"/>
              <w:b/>
              <w:bCs/>
              <w:color w:val="auto"/>
              <w:sz w:val="16"/>
              <w:szCs w:val="16"/>
            </w:rPr>
          </w:rPrChange>
        </w:rPr>
        <w:t>Kedua</w:t>
      </w:r>
      <w:proofErr w:type="spellEnd"/>
      <w:r w:rsidRPr="447C94A8">
        <w:rPr>
          <w:rFonts w:ascii="Bookman Old Style" w:eastAsia="Bookman Old Style" w:hAnsi="Bookman Old Style" w:cs="Bookman Old Style"/>
          <w:color w:val="auto"/>
          <w:sz w:val="16"/>
          <w:szCs w:val="16"/>
          <w:highlight w:val="cyan"/>
          <w:rPrChange w:id="298" w:author="Dennis Evan Nurtjahja" w:date="2025-09-30T17:06:00Z">
            <w:rPr>
              <w:rFonts w:ascii="Bookman Old Style" w:eastAsia="Bookman Old Style" w:hAnsi="Bookman Old Style" w:cs="Bookman Old Style"/>
              <w:color w:val="auto"/>
              <w:sz w:val="16"/>
              <w:szCs w:val="16"/>
            </w:rPr>
          </w:rPrChange>
        </w:rPr>
        <w:t xml:space="preserve">, dan </w:t>
      </w:r>
      <w:proofErr w:type="spellStart"/>
      <w:r w:rsidRPr="447C94A8">
        <w:rPr>
          <w:rFonts w:ascii="Bookman Old Style" w:eastAsia="Bookman Old Style" w:hAnsi="Bookman Old Style" w:cs="Bookman Old Style"/>
          <w:color w:val="auto"/>
          <w:sz w:val="16"/>
          <w:szCs w:val="16"/>
          <w:highlight w:val="cyan"/>
          <w:rPrChange w:id="299" w:author="Dennis Evan Nurtjahja" w:date="2025-09-30T17:06:00Z">
            <w:rPr>
              <w:rFonts w:ascii="Bookman Old Style" w:eastAsia="Bookman Old Style" w:hAnsi="Bookman Old Style" w:cs="Bookman Old Style"/>
              <w:color w:val="auto"/>
              <w:sz w:val="16"/>
              <w:szCs w:val="16"/>
            </w:rPr>
          </w:rPrChange>
        </w:rPr>
        <w:t>Pihak</w:t>
      </w:r>
      <w:proofErr w:type="spellEnd"/>
      <w:r w:rsidRPr="447C94A8">
        <w:rPr>
          <w:rFonts w:ascii="Bookman Old Style" w:eastAsia="Bookman Old Style" w:hAnsi="Bookman Old Style" w:cs="Bookman Old Style"/>
          <w:color w:val="auto"/>
          <w:sz w:val="16"/>
          <w:szCs w:val="16"/>
          <w:highlight w:val="cyan"/>
          <w:rPrChange w:id="300"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01" w:author="Dennis Evan Nurtjahja" w:date="2025-09-30T17:06:00Z">
            <w:rPr>
              <w:rFonts w:ascii="Bookman Old Style" w:eastAsia="Bookman Old Style" w:hAnsi="Bookman Old Style" w:cs="Bookman Old Style"/>
              <w:color w:val="auto"/>
              <w:sz w:val="16"/>
              <w:szCs w:val="16"/>
            </w:rPr>
          </w:rPrChange>
        </w:rPr>
        <w:t>Pertama</w:t>
      </w:r>
      <w:proofErr w:type="spellEnd"/>
      <w:r w:rsidRPr="447C94A8">
        <w:rPr>
          <w:rFonts w:ascii="Bookman Old Style" w:eastAsia="Bookman Old Style" w:hAnsi="Bookman Old Style" w:cs="Bookman Old Style"/>
          <w:color w:val="auto"/>
          <w:sz w:val="16"/>
          <w:szCs w:val="16"/>
          <w:highlight w:val="cyan"/>
          <w:rPrChange w:id="302"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03" w:author="Dennis Evan Nurtjahja" w:date="2025-09-30T17:06:00Z">
            <w:rPr>
              <w:rFonts w:ascii="Bookman Old Style" w:eastAsia="Bookman Old Style" w:hAnsi="Bookman Old Style" w:cs="Bookman Old Style"/>
              <w:color w:val="auto"/>
              <w:sz w:val="16"/>
              <w:szCs w:val="16"/>
            </w:rPr>
          </w:rPrChange>
        </w:rPr>
        <w:t>tidak</w:t>
      </w:r>
      <w:proofErr w:type="spellEnd"/>
      <w:r w:rsidRPr="447C94A8">
        <w:rPr>
          <w:rFonts w:ascii="Bookman Old Style" w:eastAsia="Bookman Old Style" w:hAnsi="Bookman Old Style" w:cs="Bookman Old Style"/>
          <w:color w:val="auto"/>
          <w:sz w:val="16"/>
          <w:szCs w:val="16"/>
          <w:highlight w:val="cyan"/>
          <w:rPrChange w:id="30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05" w:author="Dennis Evan Nurtjahja" w:date="2025-09-30T17:06:00Z">
            <w:rPr>
              <w:rFonts w:ascii="Bookman Old Style" w:eastAsia="Bookman Old Style" w:hAnsi="Bookman Old Style" w:cs="Bookman Old Style"/>
              <w:color w:val="auto"/>
              <w:sz w:val="16"/>
              <w:szCs w:val="16"/>
            </w:rPr>
          </w:rPrChange>
        </w:rPr>
        <w:t>bertanggung</w:t>
      </w:r>
      <w:proofErr w:type="spellEnd"/>
      <w:r w:rsidRPr="447C94A8">
        <w:rPr>
          <w:rFonts w:ascii="Bookman Old Style" w:eastAsia="Bookman Old Style" w:hAnsi="Bookman Old Style" w:cs="Bookman Old Style"/>
          <w:color w:val="auto"/>
          <w:sz w:val="16"/>
          <w:szCs w:val="16"/>
          <w:highlight w:val="cyan"/>
          <w:rPrChange w:id="306"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07" w:author="Dennis Evan Nurtjahja" w:date="2025-09-30T17:06:00Z">
            <w:rPr>
              <w:rFonts w:ascii="Bookman Old Style" w:eastAsia="Bookman Old Style" w:hAnsi="Bookman Old Style" w:cs="Bookman Old Style"/>
              <w:color w:val="auto"/>
              <w:sz w:val="16"/>
              <w:szCs w:val="16"/>
            </w:rPr>
          </w:rPrChange>
        </w:rPr>
        <w:t>jawab</w:t>
      </w:r>
      <w:proofErr w:type="spellEnd"/>
      <w:r w:rsidRPr="447C94A8">
        <w:rPr>
          <w:rFonts w:ascii="Bookman Old Style" w:eastAsia="Bookman Old Style" w:hAnsi="Bookman Old Style" w:cs="Bookman Old Style"/>
          <w:color w:val="auto"/>
          <w:sz w:val="16"/>
          <w:szCs w:val="16"/>
          <w:highlight w:val="cyan"/>
          <w:rPrChange w:id="308"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09" w:author="Dennis Evan Nurtjahja" w:date="2025-09-30T17:06:00Z">
            <w:rPr>
              <w:rFonts w:ascii="Bookman Old Style" w:eastAsia="Bookman Old Style" w:hAnsi="Bookman Old Style" w:cs="Bookman Old Style"/>
              <w:color w:val="auto"/>
              <w:sz w:val="16"/>
              <w:szCs w:val="16"/>
            </w:rPr>
          </w:rPrChange>
        </w:rPr>
        <w:t>atas</w:t>
      </w:r>
      <w:proofErr w:type="spellEnd"/>
      <w:r w:rsidRPr="447C94A8">
        <w:rPr>
          <w:rFonts w:ascii="Bookman Old Style" w:eastAsia="Bookman Old Style" w:hAnsi="Bookman Old Style" w:cs="Bookman Old Style"/>
          <w:color w:val="auto"/>
          <w:sz w:val="16"/>
          <w:szCs w:val="16"/>
          <w:highlight w:val="cyan"/>
          <w:rPrChange w:id="310"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11" w:author="Dennis Evan Nurtjahja" w:date="2025-09-30T17:06:00Z">
            <w:rPr>
              <w:rFonts w:ascii="Bookman Old Style" w:eastAsia="Bookman Old Style" w:hAnsi="Bookman Old Style" w:cs="Bookman Old Style"/>
              <w:color w:val="auto"/>
              <w:sz w:val="16"/>
              <w:szCs w:val="16"/>
            </w:rPr>
          </w:rPrChange>
        </w:rPr>
        <w:t>konsekuensi</w:t>
      </w:r>
      <w:proofErr w:type="spellEnd"/>
      <w:r w:rsidRPr="447C94A8">
        <w:rPr>
          <w:rFonts w:ascii="Bookman Old Style" w:eastAsia="Bookman Old Style" w:hAnsi="Bookman Old Style" w:cs="Bookman Old Style"/>
          <w:color w:val="auto"/>
          <w:sz w:val="16"/>
          <w:szCs w:val="16"/>
          <w:highlight w:val="cyan"/>
          <w:rPrChange w:id="312" w:author="Dennis Evan Nurtjahja" w:date="2025-09-30T17:06:00Z">
            <w:rPr>
              <w:rFonts w:ascii="Bookman Old Style" w:eastAsia="Bookman Old Style" w:hAnsi="Bookman Old Style" w:cs="Bookman Old Style"/>
              <w:color w:val="auto"/>
              <w:sz w:val="16"/>
              <w:szCs w:val="16"/>
            </w:rPr>
          </w:rPrChange>
        </w:rPr>
        <w:t xml:space="preserve"> yang </w:t>
      </w:r>
      <w:proofErr w:type="spellStart"/>
      <w:r w:rsidRPr="447C94A8">
        <w:rPr>
          <w:rFonts w:ascii="Bookman Old Style" w:eastAsia="Bookman Old Style" w:hAnsi="Bookman Old Style" w:cs="Bookman Old Style"/>
          <w:color w:val="auto"/>
          <w:sz w:val="16"/>
          <w:szCs w:val="16"/>
          <w:highlight w:val="cyan"/>
          <w:rPrChange w:id="313" w:author="Dennis Evan Nurtjahja" w:date="2025-09-30T17:06:00Z">
            <w:rPr>
              <w:rFonts w:ascii="Bookman Old Style" w:eastAsia="Bookman Old Style" w:hAnsi="Bookman Old Style" w:cs="Bookman Old Style"/>
              <w:color w:val="auto"/>
              <w:sz w:val="16"/>
              <w:szCs w:val="16"/>
            </w:rPr>
          </w:rPrChange>
        </w:rPr>
        <w:t>mungkin</w:t>
      </w:r>
      <w:proofErr w:type="spellEnd"/>
      <w:r w:rsidRPr="447C94A8">
        <w:rPr>
          <w:rFonts w:ascii="Bookman Old Style" w:eastAsia="Bookman Old Style" w:hAnsi="Bookman Old Style" w:cs="Bookman Old Style"/>
          <w:color w:val="auto"/>
          <w:sz w:val="16"/>
          <w:szCs w:val="16"/>
          <w:highlight w:val="cyan"/>
          <w:rPrChange w:id="314" w:author="Dennis Evan Nurtjahja" w:date="2025-09-30T17:06:00Z">
            <w:rPr>
              <w:rFonts w:ascii="Bookman Old Style" w:eastAsia="Bookman Old Style" w:hAnsi="Bookman Old Style" w:cs="Bookman Old Style"/>
              <w:color w:val="auto"/>
              <w:sz w:val="16"/>
              <w:szCs w:val="16"/>
            </w:rPr>
          </w:rPrChange>
        </w:rPr>
        <w:t xml:space="preserve"> </w:t>
      </w:r>
      <w:proofErr w:type="spellStart"/>
      <w:r w:rsidRPr="447C94A8">
        <w:rPr>
          <w:rFonts w:ascii="Bookman Old Style" w:eastAsia="Bookman Old Style" w:hAnsi="Bookman Old Style" w:cs="Bookman Old Style"/>
          <w:color w:val="auto"/>
          <w:sz w:val="16"/>
          <w:szCs w:val="16"/>
          <w:highlight w:val="cyan"/>
          <w:rPrChange w:id="315" w:author="Dennis Evan Nurtjahja" w:date="2025-09-30T17:06:00Z">
            <w:rPr>
              <w:rFonts w:ascii="Bookman Old Style" w:eastAsia="Bookman Old Style" w:hAnsi="Bookman Old Style" w:cs="Bookman Old Style"/>
              <w:color w:val="auto"/>
              <w:sz w:val="16"/>
              <w:szCs w:val="16"/>
            </w:rPr>
          </w:rPrChange>
        </w:rPr>
        <w:t>timbul</w:t>
      </w:r>
      <w:proofErr w:type="spellEnd"/>
      <w:r w:rsidRPr="447C94A8">
        <w:rPr>
          <w:rFonts w:ascii="Bookman Old Style" w:eastAsia="Bookman Old Style" w:hAnsi="Bookman Old Style" w:cs="Bookman Old Style"/>
          <w:color w:val="auto"/>
          <w:sz w:val="16"/>
          <w:szCs w:val="16"/>
          <w:highlight w:val="cyan"/>
          <w:rPrChange w:id="316" w:author="Dennis Evan Nurtjahja" w:date="2025-09-30T17:06:00Z">
            <w:rPr>
              <w:rFonts w:ascii="Bookman Old Style" w:eastAsia="Bookman Old Style" w:hAnsi="Bookman Old Style" w:cs="Bookman Old Style"/>
              <w:color w:val="auto"/>
              <w:sz w:val="16"/>
              <w:szCs w:val="16"/>
            </w:rPr>
          </w:rPrChange>
        </w:rPr>
        <w:t xml:space="preserve">. </w:t>
      </w:r>
      <w:commentRangeEnd w:id="169"/>
      <w:r>
        <w:rPr>
          <w:rStyle w:val="CommentReference"/>
          <w:rFonts w:ascii="Arial" w:eastAsiaTheme="minorHAnsi" w:hAnsi="Arial" w:cs="Times New Roman"/>
          <w:color w:val="auto"/>
        </w:rPr>
        <w:commentReference w:id="169"/>
      </w:r>
      <w:commentRangeEnd w:id="164"/>
      <w:r w:rsidR="006D771A">
        <w:rPr>
          <w:rStyle w:val="CommentReference"/>
          <w:rFonts w:ascii="Arial" w:eastAsiaTheme="minorHAnsi" w:hAnsi="Arial" w:cs="Times New Roman"/>
          <w:color w:val="auto"/>
        </w:rPr>
        <w:commentReference w:id="164"/>
      </w:r>
    </w:p>
    <w:p w14:paraId="6F245FB2" w14:textId="7A35CEBD" w:rsidR="003C0917" w:rsidRDefault="003C0917" w:rsidP="00B218C5">
      <w:pPr>
        <w:spacing w:after="120" w:line="240" w:lineRule="auto"/>
        <w:jc w:val="center"/>
        <w:rPr>
          <w:rFonts w:ascii="Bookman Old Style" w:eastAsia="Bookman Old Style" w:hAnsi="Bookman Old Style" w:cs="Bookman Old Style"/>
          <w:b/>
          <w:bCs/>
          <w:sz w:val="16"/>
          <w:szCs w:val="16"/>
          <w:lang w:val="en-US"/>
        </w:rPr>
      </w:pPr>
    </w:p>
    <w:p w14:paraId="7D491DB2" w14:textId="4E726AA1" w:rsidR="003C0917" w:rsidRPr="00292F3D" w:rsidRDefault="003C0917" w:rsidP="00B218C5">
      <w:pPr>
        <w:spacing w:after="120" w:line="240" w:lineRule="auto"/>
        <w:jc w:val="center"/>
        <w:rPr>
          <w:rFonts w:ascii="Bookman Old Style" w:eastAsia="Bookman Old Style" w:hAnsi="Bookman Old Style" w:cs="Bookman Old Style"/>
          <w:b/>
          <w:bCs/>
          <w:sz w:val="16"/>
          <w:szCs w:val="16"/>
          <w:lang w:val="en-US"/>
        </w:rPr>
      </w:pPr>
      <w:r>
        <w:rPr>
          <w:rFonts w:ascii="Bookman Old Style" w:eastAsia="Bookman Old Style" w:hAnsi="Bookman Old Style" w:cs="Bookman Old Style"/>
          <w:b/>
          <w:bCs/>
          <w:sz w:val="16"/>
          <w:szCs w:val="16"/>
          <w:lang w:val="en-US"/>
        </w:rPr>
        <w:t>PASAL 12</w:t>
      </w:r>
    </w:p>
    <w:p w14:paraId="569A47F9"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KERAHASIAAN</w:t>
      </w:r>
    </w:p>
    <w:p w14:paraId="77C7F3A5"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rPr>
        <w:t>PARA PIHAK wajib menjaga kerahasiaan seluruh informasi yang berkaitan secara langsung atau tidak langsung dengan Penelitian, termasuk tetapi tidak terbatas pada seluruh dokumen dan/atau data dan /atau informasi lainnya yang dimiliki dan/atau diserahkan oleh salah satu PIHAK kepada PIHAK lainnya atau sehubungan dengan hasil Penelitian</w:t>
      </w:r>
      <w:r w:rsidRPr="00292F3D">
        <w:rPr>
          <w:rFonts w:ascii="Bookman Old Style" w:eastAsia="Bookman Old Style" w:hAnsi="Bookman Old Style" w:cs="Bookman Old Style"/>
          <w:sz w:val="16"/>
          <w:szCs w:val="16"/>
          <w:lang w:val="en-US"/>
        </w:rPr>
        <w:t>.</w:t>
      </w:r>
    </w:p>
    <w:p w14:paraId="4CDAF920"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Rahasia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mencakup</w:t>
      </w:r>
      <w:proofErr w:type="spellEnd"/>
      <w:r w:rsidRPr="00292F3D">
        <w:rPr>
          <w:rFonts w:ascii="Bookman Old Style" w:eastAsia="Bookman Old Style" w:hAnsi="Bookman Old Style" w:cs="Bookman Old Style"/>
          <w:sz w:val="16"/>
          <w:szCs w:val="16"/>
          <w:lang w:val="en-US"/>
        </w:rPr>
        <w:t xml:space="preserve"> “Data </w:t>
      </w:r>
      <w:proofErr w:type="spellStart"/>
      <w:r w:rsidRPr="00292F3D">
        <w:rPr>
          <w:rFonts w:ascii="Bookman Old Style" w:eastAsia="Bookman Old Style" w:hAnsi="Bookman Old Style" w:cs="Bookman Old Style"/>
          <w:sz w:val="16"/>
          <w:szCs w:val="16"/>
          <w:lang w:val="en-US"/>
        </w:rPr>
        <w:t>Pribadi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Umum</w:t>
      </w:r>
      <w:proofErr w:type="spellEnd"/>
      <w:r w:rsidRPr="00292F3D">
        <w:rPr>
          <w:rFonts w:ascii="Bookman Old Style" w:eastAsia="Bookman Old Style" w:hAnsi="Bookman Old Style" w:cs="Bookman Old Style"/>
          <w:sz w:val="16"/>
          <w:szCs w:val="16"/>
          <w:lang w:val="en-US"/>
        </w:rPr>
        <w:t xml:space="preserve">” dan “Data </w:t>
      </w:r>
      <w:proofErr w:type="spellStart"/>
      <w:r w:rsidRPr="00292F3D">
        <w:rPr>
          <w:rFonts w:ascii="Bookman Old Style" w:eastAsia="Bookman Old Style" w:hAnsi="Bookman Old Style" w:cs="Bookman Old Style"/>
          <w:sz w:val="16"/>
          <w:szCs w:val="16"/>
          <w:lang w:val="en-US"/>
        </w:rPr>
        <w:t>Pribadi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Khusus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sebagaimana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dimaksud</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Undang-Undang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Nomor</w:t>
      </w:r>
      <w:proofErr w:type="spellEnd"/>
      <w:r w:rsidRPr="00292F3D">
        <w:rPr>
          <w:rFonts w:ascii="Bookman Old Style" w:eastAsia="Bookman Old Style" w:hAnsi="Bookman Old Style" w:cs="Bookman Old Style"/>
          <w:sz w:val="16"/>
          <w:szCs w:val="16"/>
          <w:lang w:val="en-US"/>
        </w:rPr>
        <w:t xml:space="preserve"> 27 </w:t>
      </w:r>
      <w:proofErr w:type="spellStart"/>
      <w:r w:rsidRPr="00292F3D">
        <w:rPr>
          <w:rFonts w:ascii="Bookman Old Style" w:eastAsia="Bookman Old Style" w:hAnsi="Bookman Old Style" w:cs="Bookman Old Style"/>
          <w:sz w:val="16"/>
          <w:szCs w:val="16"/>
          <w:lang w:val="en-US"/>
        </w:rPr>
        <w:t>Tahun</w:t>
      </w:r>
      <w:proofErr w:type="spellEnd"/>
      <w:r w:rsidRPr="00292F3D">
        <w:rPr>
          <w:rFonts w:ascii="Bookman Old Style" w:eastAsia="Bookman Old Style" w:hAnsi="Bookman Old Style" w:cs="Bookman Old Style"/>
          <w:sz w:val="16"/>
          <w:szCs w:val="16"/>
          <w:lang w:val="en-US"/>
        </w:rPr>
        <w:t xml:space="preserve"> 2022 </w:t>
      </w:r>
      <w:proofErr w:type="spellStart"/>
      <w:r w:rsidRPr="00292F3D">
        <w:rPr>
          <w:rFonts w:ascii="Bookman Old Style" w:eastAsia="Bookman Old Style" w:hAnsi="Bookman Old Style" w:cs="Bookman Old Style"/>
          <w:sz w:val="16"/>
          <w:szCs w:val="16"/>
          <w:lang w:val="en-US"/>
        </w:rPr>
        <w:t>tentang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Perlindungan</w:t>
      </w:r>
      <w:proofErr w:type="spellEnd"/>
      <w:r w:rsidRPr="00292F3D">
        <w:rPr>
          <w:rFonts w:ascii="Bookman Old Style" w:eastAsia="Bookman Old Style" w:hAnsi="Bookman Old Style" w:cs="Bookman Old Style"/>
          <w:sz w:val="16"/>
          <w:szCs w:val="16"/>
          <w:lang w:val="en-US"/>
        </w:rPr>
        <w:t xml:space="preserve"> Data </w:t>
      </w:r>
      <w:proofErr w:type="spellStart"/>
      <w:r w:rsidRPr="00292F3D">
        <w:rPr>
          <w:rFonts w:ascii="Bookman Old Style" w:eastAsia="Bookman Old Style" w:hAnsi="Bookman Old Style" w:cs="Bookman Old Style"/>
          <w:sz w:val="16"/>
          <w:szCs w:val="16"/>
          <w:lang w:val="en-US"/>
        </w:rPr>
        <w:t>Pribadi</w:t>
      </w:r>
      <w:proofErr w:type="spellEnd"/>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b/>
          <w:sz w:val="16"/>
          <w:szCs w:val="16"/>
          <w:lang w:val="en-US"/>
        </w:rPr>
        <w:t>UU PDP</w:t>
      </w:r>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termasuk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namun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terbatas</w:t>
      </w:r>
      <w:proofErr w:type="spellEnd"/>
      <w:r w:rsidRPr="00292F3D">
        <w:rPr>
          <w:rFonts w:ascii="Bookman Old Style" w:eastAsia="Bookman Old Style" w:hAnsi="Bookman Old Style" w:cs="Bookman Old Style"/>
          <w:sz w:val="16"/>
          <w:szCs w:val="16"/>
          <w:lang w:val="en-US"/>
        </w:rPr>
        <w:t xml:space="preserve"> pada data </w:t>
      </w:r>
      <w:proofErr w:type="spellStart"/>
      <w:r w:rsidRPr="00292F3D">
        <w:rPr>
          <w:rFonts w:ascii="Bookman Old Style" w:eastAsia="Bookman Old Style" w:hAnsi="Bookman Old Style" w:cs="Bookman Old Style"/>
          <w:sz w:val="16"/>
          <w:szCs w:val="16"/>
          <w:lang w:val="en-US"/>
        </w:rPr>
        <w:t>kesehatan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biologis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genetik</w:t>
      </w:r>
      <w:proofErr w:type="spellEnd"/>
      <w:r w:rsidRPr="00292F3D">
        <w:rPr>
          <w:rFonts w:ascii="Bookman Old Style" w:eastAsia="Bookman Old Style" w:hAnsi="Bookman Old Style" w:cs="Bookman Old Style"/>
          <w:sz w:val="16"/>
          <w:szCs w:val="16"/>
          <w:lang w:val="en-US"/>
        </w:rPr>
        <w:t>.</w:t>
      </w:r>
    </w:p>
    <w:p w14:paraId="079427F4"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Masing-masing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menggunakan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Rahasia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tujuan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memberikan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akses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kepada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pelaksana</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karyawannya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b/>
          <w:bCs/>
          <w:sz w:val="16"/>
          <w:szCs w:val="16"/>
          <w:lang w:val="en-US"/>
        </w:rPr>
        <w:t>Perwakilan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serta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Ketiga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berwenang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rangka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pelaksanaan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tujuan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meneruskannya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kepada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Ketiga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berwenang</w:t>
      </w:r>
      <w:proofErr w:type="spellEnd"/>
      <w:r w:rsidRPr="00292F3D">
        <w:rPr>
          <w:rFonts w:ascii="Bookman Old Style" w:eastAsia="Bookman Old Style" w:hAnsi="Bookman Old Style" w:cs="Bookman Old Style"/>
          <w:sz w:val="16"/>
          <w:szCs w:val="16"/>
          <w:lang w:val="en-US"/>
        </w:rPr>
        <w:t>.</w:t>
      </w:r>
    </w:p>
    <w:p w14:paraId="59CD819F"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lang w:val="en-US"/>
        </w:rPr>
        <w:t xml:space="preserve">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menjamin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bahwa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setiap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pemrosesan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penggunaan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penyimpanan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pengalihan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Rahasia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merupakan</w:t>
      </w:r>
      <w:proofErr w:type="spellEnd"/>
      <w:r w:rsidRPr="00292F3D">
        <w:rPr>
          <w:rFonts w:ascii="Bookman Old Style" w:eastAsia="Bookman Old Style" w:hAnsi="Bookman Old Style" w:cs="Bookman Old Style"/>
          <w:sz w:val="16"/>
          <w:szCs w:val="16"/>
          <w:lang w:val="en-US"/>
        </w:rPr>
        <w:t xml:space="preserve"> Data </w:t>
      </w:r>
      <w:proofErr w:type="spellStart"/>
      <w:r w:rsidRPr="00292F3D">
        <w:rPr>
          <w:rFonts w:ascii="Bookman Old Style" w:eastAsia="Bookman Old Style" w:hAnsi="Bookman Old Style" w:cs="Bookman Old Style"/>
          <w:sz w:val="16"/>
          <w:szCs w:val="16"/>
          <w:lang w:val="en-US"/>
        </w:rPr>
        <w:t>Pribadi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Data </w:t>
      </w:r>
      <w:proofErr w:type="spellStart"/>
      <w:r w:rsidRPr="00292F3D">
        <w:rPr>
          <w:rFonts w:ascii="Bookman Old Style" w:eastAsia="Bookman Old Style" w:hAnsi="Bookman Old Style" w:cs="Bookman Old Style"/>
          <w:sz w:val="16"/>
          <w:szCs w:val="16"/>
          <w:lang w:val="en-US"/>
        </w:rPr>
        <w:t>Pribadi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Sensitif</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dilakukan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berdasarkan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persetujuan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eksplisit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Subjek</w:t>
      </w:r>
      <w:proofErr w:type="spellEnd"/>
      <w:r w:rsidRPr="00292F3D">
        <w:rPr>
          <w:rFonts w:ascii="Bookman Old Style" w:eastAsia="Bookman Old Style" w:hAnsi="Bookman Old Style" w:cs="Bookman Old Style"/>
          <w:sz w:val="16"/>
          <w:szCs w:val="16"/>
          <w:lang w:val="en-US"/>
        </w:rPr>
        <w:t xml:space="preserve"> Data </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dasar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hukum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lainnya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UU PDP.</w:t>
      </w:r>
    </w:p>
    <w:p w14:paraId="3BF2A3A1"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lang w:val="en-US"/>
        </w:rPr>
        <w:t xml:space="preserve">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wajib</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memastikan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bahwa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Perwakilannya</w:t>
      </w:r>
      <w:proofErr w:type="spellEnd"/>
      <w:r w:rsidRPr="00292F3D">
        <w:rPr>
          <w:rFonts w:ascii="Bookman Old Style" w:eastAsia="Bookman Old Style" w:hAnsi="Bookman Old Style" w:cs="Bookman Old Style"/>
          <w:sz w:val="16"/>
          <w:szCs w:val="16"/>
          <w:lang w:val="en-US"/>
        </w:rPr>
        <w:t xml:space="preserve"> juga </w:t>
      </w:r>
      <w:proofErr w:type="spellStart"/>
      <w:r w:rsidRPr="00292F3D">
        <w:rPr>
          <w:rFonts w:ascii="Bookman Old Style" w:eastAsia="Bookman Old Style" w:hAnsi="Bookman Old Style" w:cs="Bookman Old Style"/>
          <w:sz w:val="16"/>
          <w:szCs w:val="16"/>
          <w:lang w:val="en-US"/>
        </w:rPr>
        <w:t>terikat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kerahasiaan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rPr>
        <w:t xml:space="preserve"> dan bertanggung jawab atas pelanggaran ketentuan kerahasiaan dalam Perjanjian ini yang dilakukan oleh Perwakilannya</w:t>
      </w:r>
      <w:r w:rsidRPr="00292F3D">
        <w:rPr>
          <w:rFonts w:ascii="Bookman Old Style" w:eastAsia="Bookman Old Style" w:hAnsi="Bookman Old Style" w:cs="Bookman Old Style"/>
          <w:sz w:val="16"/>
          <w:szCs w:val="16"/>
          <w:lang w:val="en-US"/>
        </w:rPr>
        <w:t>.</w:t>
      </w:r>
    </w:p>
    <w:p w14:paraId="667C1C6C"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keperluan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termasuk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Informasi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Rahasia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adalah</w:t>
      </w:r>
      <w:proofErr w:type="spellEnd"/>
      <w:r w:rsidRPr="00292F3D">
        <w:rPr>
          <w:rFonts w:ascii="Bookman Old Style" w:eastAsia="Bookman Old Style" w:hAnsi="Bookman Old Style" w:cs="Bookman Old Style"/>
          <w:sz w:val="16"/>
          <w:szCs w:val="16"/>
          <w:lang w:val="en-US"/>
        </w:rPr>
        <w:t xml:space="preserve">: </w:t>
      </w:r>
    </w:p>
    <w:p w14:paraId="425B3945" w14:textId="77777777" w:rsidR="00B218C5" w:rsidRPr="00292F3D" w:rsidRDefault="00B218C5" w:rsidP="00FC41D2">
      <w:pPr>
        <w:pStyle w:val="ListParagraph"/>
        <w:numPr>
          <w:ilvl w:val="0"/>
          <w:numId w:val="20"/>
        </w:numPr>
        <w:spacing w:after="120" w:line="240" w:lineRule="auto"/>
        <w:ind w:left="1134" w:hanging="567"/>
        <w:contextualSpacing w:val="0"/>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rPr>
        <w:t>merupakan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milik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publik</w:t>
      </w:r>
      <w:proofErr w:type="spellEnd"/>
      <w:r w:rsidRPr="00292F3D">
        <w:rPr>
          <w:rFonts w:ascii="Bookman Old Style" w:eastAsia="Bookman Old Style" w:hAnsi="Bookman Old Style" w:cs="Bookman Old Style"/>
          <w:sz w:val="16"/>
          <w:szCs w:val="16"/>
        </w:rPr>
        <w:t xml:space="preserve"> pada </w:t>
      </w:r>
      <w:proofErr w:type="spellStart"/>
      <w:r w:rsidRPr="00292F3D">
        <w:rPr>
          <w:rFonts w:ascii="Bookman Old Style" w:eastAsia="Bookman Old Style" w:hAnsi="Bookman Old Style" w:cs="Bookman Old Style"/>
          <w:sz w:val="16"/>
          <w:szCs w:val="16"/>
        </w:rPr>
        <w:t>waktu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diungkapkan</w:t>
      </w:r>
      <w:proofErr w:type="spellEnd"/>
      <w:r w:rsidRPr="00292F3D">
        <w:rPr>
          <w:rFonts w:ascii="Bookman Old Style" w:eastAsia="Bookman Old Style" w:hAnsi="Bookman Old Style" w:cs="Bookman Old Style"/>
          <w:sz w:val="16"/>
          <w:szCs w:val="16"/>
        </w:rPr>
        <w:t xml:space="preserve">; </w:t>
      </w:r>
    </w:p>
    <w:p w14:paraId="40B0E455" w14:textId="77777777" w:rsidR="00B218C5" w:rsidRPr="00292F3D" w:rsidRDefault="00B218C5" w:rsidP="00FC41D2">
      <w:pPr>
        <w:numPr>
          <w:ilvl w:val="0"/>
          <w:numId w:val="20"/>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menjadi milik publik tanpa disebabkan kesalahan dari Pihak yang menerima setelah diungkapkan kepada Pihak yang menerima;</w:t>
      </w:r>
    </w:p>
    <w:p w14:paraId="5D3469AB" w14:textId="77777777" w:rsidR="00B218C5" w:rsidRPr="00292F3D" w:rsidRDefault="00B218C5" w:rsidP="00FC41D2">
      <w:pPr>
        <w:numPr>
          <w:ilvl w:val="0"/>
          <w:numId w:val="20"/>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 xml:space="preserve">telah dimiliki oleh Pihak yang menerima dari pihak lain yang bebas dari kewajiban merahasiakannya pada waktu diungkapkan kepada Pihak yang menerima; </w:t>
      </w:r>
    </w:p>
    <w:p w14:paraId="3EC6A854" w14:textId="77777777" w:rsidR="00B218C5" w:rsidRPr="00292F3D" w:rsidRDefault="00B218C5" w:rsidP="00FC41D2">
      <w:pPr>
        <w:numPr>
          <w:ilvl w:val="0"/>
          <w:numId w:val="20"/>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 xml:space="preserve">telah dikembangkan sendiri secara mandiri oleh Pihak yang menerima; </w:t>
      </w:r>
    </w:p>
    <w:p w14:paraId="663464DF" w14:textId="77777777" w:rsidR="00B218C5" w:rsidRPr="00292F3D" w:rsidRDefault="00B218C5" w:rsidP="00FC41D2">
      <w:pPr>
        <w:numPr>
          <w:ilvl w:val="0"/>
          <w:numId w:val="20"/>
        </w:numPr>
        <w:spacing w:after="120" w:line="240" w:lineRule="auto"/>
        <w:ind w:left="1134"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yang diperlukan untuk diungkapkan berdasarkan ketentuan undang-undang yang berlaku, peraturan, pemerintah atau putusan hakim atau permintaan oleh badan resmi lain sesuai hukum yang berlaku.</w:t>
      </w:r>
    </w:p>
    <w:p w14:paraId="030EAE5C"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Pihak yang menerima Informasi Rahasia (“</w:t>
      </w:r>
      <w:r w:rsidRPr="00292F3D">
        <w:rPr>
          <w:rFonts w:ascii="Bookman Old Style" w:eastAsia="Bookman Old Style" w:hAnsi="Bookman Old Style" w:cs="Bookman Old Style"/>
          <w:b/>
          <w:bCs/>
          <w:sz w:val="16"/>
          <w:szCs w:val="16"/>
        </w:rPr>
        <w:t>Pihak Penerima</w:t>
      </w:r>
      <w:r w:rsidRPr="00292F3D">
        <w:rPr>
          <w:rFonts w:ascii="Bookman Old Style" w:eastAsia="Bookman Old Style" w:hAnsi="Bookman Old Style" w:cs="Bookman Old Style"/>
          <w:sz w:val="16"/>
          <w:szCs w:val="16"/>
        </w:rPr>
        <w:t>”) setuju akan segera memberitahukan secara tertulis kepada Pihak yang menyampaikan Informasi Rahasia (“</w:t>
      </w:r>
      <w:r w:rsidRPr="00292F3D">
        <w:rPr>
          <w:rFonts w:ascii="Bookman Old Style" w:eastAsia="Bookman Old Style" w:hAnsi="Bookman Old Style" w:cs="Bookman Old Style"/>
          <w:b/>
          <w:bCs/>
          <w:sz w:val="16"/>
          <w:szCs w:val="16"/>
        </w:rPr>
        <w:t>Pihak Pemberi</w:t>
      </w:r>
      <w:r w:rsidRPr="00292F3D">
        <w:rPr>
          <w:rFonts w:ascii="Bookman Old Style" w:eastAsia="Bookman Old Style" w:hAnsi="Bookman Old Style" w:cs="Bookman Old Style"/>
          <w:sz w:val="16"/>
          <w:szCs w:val="16"/>
        </w:rPr>
        <w:t xml:space="preserve">”) apabila terdapat suatu keadaan atau dugaan adanya penyalahgunaan, penyelewengan atau pengungkapan tanpa izin atas Informasi Rahasia yang mungkin menyangkut kepentingan Pihak Penerima. </w:t>
      </w:r>
    </w:p>
    <w:p w14:paraId="6543AFC0"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 xml:space="preserve">Dalam hal Pihak Penerima memiliki kewajiban oleh karena suatu undang-undang, peraturan, sebagai akibat dari pemberian keterangan di pengadilan, penyelidikan oleh pengadilan, permintaan akan dokumen, panggilan resmi ke pengadilan, permintaan dalam penyelidikan kasus perdata atau proses hukum lainnya atau oleh penetapan pengadilan, lembaga administrasi atau instansi pemerintah atau lembaga pengatur lainnya atau sebagaimana dapat diwajibkan oleh peraturan, kebiasaan dan perundangan yang berlaku untuk mengungkapkan semua atau sebagian Informasi Rahasia, Pihak Penerima akan menyampaikan pemberitahuan tertulis mengenai kewajiban tersebut kepada Pihak Pemberi agar Pihak Pemberi dapat melakukan suatu upaya perlindungan atau mencari upaya lain dan/atau mengesampingkan kewajiban untuk memenuhi ketentuan-ketentuan dalam Perjanjian ini, dan Pihak Penerima akan berusaha sebaik-baiknya serta bekerja sama sepenuhnya dengan Pihak Pemberi, untuk menyanggah atau membatasi lingkup dari kewajiban tersebut. </w:t>
      </w:r>
    </w:p>
    <w:p w14:paraId="70BA38A8"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 xml:space="preserve">Dalam hal perlindungan yang diperlukan untuk melindungi atau upaya lainnya tersebut tidak diperoleh, atau Pihak Pemberi mengesampingkan kewajibannya untuk memenuhi ketentuan-ketentuan Perjanjian ini, Pihak Penerima setuju untuk hanya memberikan bagian dari Informasi Rahasia di mana Pihak Penerima telah memperoleh nasihat dari penasihat hukum atau nasihat yang memang harus diberikan dan bahwa ia akan berusaha sebaik-baiknya untuk mendapat jaminan bahwa Informasi Rahasia tersebut akan dijaga juga kerahasiaannya, dengan ketentuan bahwa Pihak Penerima akan menyampaikan pemberitahuan tertulis kepada Pihak Pemberi mengenai informasi-informasi yang akan disampaikan jika dimungkinkan. </w:t>
      </w:r>
    </w:p>
    <w:p w14:paraId="331C890E"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Pihak Penerima menyetujui lebih lanjut bahwa Informasi Rahasia yang diberikan untuk keperluan tersebut tidak akan kehilangan statusnya sebagai Informasi Rahasia semata-mata karena diberikan untuk keperluan itu dan akan tetap tunduk pada syarat-syarat dan ketentuan-ketentuan dalam Perjanjian ini.</w:t>
      </w:r>
    </w:p>
    <w:p w14:paraId="68C2BA05" w14:textId="77777777" w:rsidR="00B218C5" w:rsidRPr="00C07088"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rPrChange w:id="317" w:author="Alma Dafina Eclessia" w:date="2025-10-01T10:03:00Z">
            <w:rPr>
              <w:rFonts w:ascii="Bookman Old Style" w:eastAsia="Bookman Old Style" w:hAnsi="Bookman Old Style" w:cs="Bookman Old Style"/>
              <w:sz w:val="16"/>
              <w:szCs w:val="16"/>
              <w:lang w:val="en-US"/>
            </w:rPr>
          </w:rPrChange>
        </w:rPr>
      </w:pPr>
      <w:r w:rsidRPr="00C07088">
        <w:rPr>
          <w:rFonts w:ascii="Bookman Old Style" w:eastAsia="Bookman Old Style" w:hAnsi="Bookman Old Style" w:cs="Bookman Old Style"/>
          <w:sz w:val="16"/>
          <w:szCs w:val="16"/>
          <w:rPrChange w:id="318" w:author="Alma Dafina Eclessia" w:date="2025-10-01T10:03:00Z">
            <w:rPr>
              <w:rFonts w:ascii="Bookman Old Style" w:eastAsia="Bookman Old Style" w:hAnsi="Bookman Old Style" w:cs="Bookman Old Style"/>
              <w:sz w:val="16"/>
              <w:szCs w:val="16"/>
              <w:lang w:val="en-US"/>
            </w:rPr>
          </w:rPrChange>
        </w:rPr>
        <w:t>Setelah berakhirnya atau diputusnya atau diakhirinya Perjanjian ini, Pihak Penerima berkewajiban untuk mengembalikan seluruh materi terkait Informasi Rahasia dan melaksanakan penghapusan, penghancuran dan/atau pemusnahan secara permanen dari setiap dan seluruh informasi yang disimpan dalam bentuk apapun, baik dalam bentuk elektronik atau lainnya, yang secara fisik tidak dapat dikembalikan kepada Pihak Pemberi.</w:t>
      </w:r>
    </w:p>
    <w:p w14:paraId="11674D27" w14:textId="77777777" w:rsidR="00B218C5" w:rsidRPr="00292F3D" w:rsidRDefault="00B218C5" w:rsidP="00FC41D2">
      <w:pPr>
        <w:numPr>
          <w:ilvl w:val="0"/>
          <w:numId w:val="19"/>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mengenai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kerahasiaan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tetap</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terus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 xml:space="preserve"> di </w:t>
      </w:r>
      <w:proofErr w:type="spellStart"/>
      <w:r w:rsidRPr="00292F3D">
        <w:rPr>
          <w:rFonts w:ascii="Bookman Old Style" w:eastAsia="Bookman Old Style" w:hAnsi="Bookman Old Style" w:cs="Bookman Old Style"/>
          <w:sz w:val="16"/>
          <w:szCs w:val="16"/>
          <w:lang w:val="en-US"/>
        </w:rPr>
        <w:t>antara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meskipun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berakhir</w:t>
      </w:r>
      <w:proofErr w:type="spellEnd"/>
      <w:r w:rsidRPr="00292F3D">
        <w:rPr>
          <w:rFonts w:ascii="Bookman Old Style" w:eastAsia="Bookman Old Style" w:hAnsi="Bookman Old Style" w:cs="Bookman Old Style"/>
          <w:sz w:val="16"/>
          <w:szCs w:val="16"/>
          <w:lang w:val="en-US"/>
        </w:rPr>
        <w:t>.</w:t>
      </w:r>
    </w:p>
    <w:p w14:paraId="11BE6706" w14:textId="77777777" w:rsidR="00A01834" w:rsidRPr="00292F3D" w:rsidRDefault="00A01834" w:rsidP="00B218C5">
      <w:pPr>
        <w:spacing w:after="120" w:line="240" w:lineRule="auto"/>
        <w:jc w:val="center"/>
        <w:rPr>
          <w:rFonts w:ascii="Bookman Old Style" w:eastAsia="Bookman Old Style" w:hAnsi="Bookman Old Style" w:cs="Bookman Old Style"/>
          <w:b/>
          <w:bCs/>
          <w:sz w:val="16"/>
          <w:szCs w:val="16"/>
          <w:lang w:val="en-US"/>
        </w:rPr>
      </w:pPr>
    </w:p>
    <w:p w14:paraId="430783E5" w14:textId="18D8A0EB"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1</w:t>
      </w:r>
      <w:r w:rsidR="003C0917">
        <w:rPr>
          <w:rFonts w:ascii="Bookman Old Style" w:eastAsia="Bookman Old Style" w:hAnsi="Bookman Old Style" w:cs="Bookman Old Style"/>
          <w:b/>
          <w:bCs/>
          <w:sz w:val="16"/>
          <w:szCs w:val="16"/>
          <w:lang w:val="en-US"/>
        </w:rPr>
        <w:t>3</w:t>
      </w:r>
    </w:p>
    <w:p w14:paraId="125BC0E9" w14:textId="77777777" w:rsidR="00B218C5" w:rsidRPr="00292F3D" w:rsidRDefault="00B218C5" w:rsidP="00B218C5">
      <w:pPr>
        <w:spacing w:after="120" w:line="240" w:lineRule="auto"/>
        <w:jc w:val="center"/>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b/>
          <w:bCs/>
          <w:sz w:val="16"/>
          <w:szCs w:val="16"/>
          <w:lang w:val="en-US"/>
        </w:rPr>
        <w:t>PUBLIKASI DAN PEMANFAATAN</w:t>
      </w:r>
    </w:p>
    <w:p w14:paraId="65046084" w14:textId="77777777" w:rsidR="00B218C5" w:rsidRPr="00292F3D" w:rsidRDefault="00B218C5" w:rsidP="00FC41D2">
      <w:pPr>
        <w:numPr>
          <w:ilvl w:val="0"/>
          <w:numId w:val="21"/>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Para Pihak menyetujui bahwa atas kegiatan dan/atau hasil dari pelaksanaan Perjanjian tidak akan dipublikasikan oleh Para Pihak kecuali telah memperoleh persetujuan tertulis dari Para Pihak dengan memperhatikan serta mempertimbangkan regulasi yang berlaku.</w:t>
      </w:r>
    </w:p>
    <w:p w14:paraId="73F798CB" w14:textId="77777777" w:rsidR="00B218C5" w:rsidRPr="00292F3D" w:rsidRDefault="00B218C5" w:rsidP="00FC41D2">
      <w:pPr>
        <w:numPr>
          <w:ilvl w:val="0"/>
          <w:numId w:val="21"/>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Atas rencana publikasi jurnal ilmiah yang telah disetujui oleh Para Pihak, maka didalam publikasi tersebut, staf/peneliti dari Para Pihak yang berkontribusi pada penyediaan dan penulisan draft publikasi wajib namanya dimasukkan sebagai penulis (author), urutan penulisan, nama author, harus sesuai dengan standar kaidah penulisan jurnal ilmiah yaitu sesuai bobot kontribusinya.</w:t>
      </w:r>
    </w:p>
    <w:p w14:paraId="7CAD92B6" w14:textId="77777777" w:rsidR="00B218C5" w:rsidRPr="00292F3D" w:rsidRDefault="00B218C5" w:rsidP="00FC41D2">
      <w:pPr>
        <w:numPr>
          <w:ilvl w:val="0"/>
          <w:numId w:val="21"/>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Pemanfaatan dan pengembangan terhadap hasil pelaksanaan Perjanjian ini akan diatur dalam pengaturan bersama dalam perjanjian terpisah dari Perjanjian ini.</w:t>
      </w:r>
    </w:p>
    <w:p w14:paraId="29E250C5" w14:textId="6D1EA39B" w:rsidR="00B218C5" w:rsidRPr="003C0917" w:rsidRDefault="00B218C5" w:rsidP="00B218C5">
      <w:pPr>
        <w:spacing w:after="120" w:line="240" w:lineRule="auto"/>
        <w:jc w:val="center"/>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b/>
          <w:bCs/>
          <w:sz w:val="16"/>
          <w:szCs w:val="16"/>
        </w:rPr>
        <w:t>PASAL 1</w:t>
      </w:r>
      <w:r w:rsidR="003C0917">
        <w:rPr>
          <w:rFonts w:ascii="Bookman Old Style" w:eastAsia="Bookman Old Style" w:hAnsi="Bookman Old Style" w:cs="Bookman Old Style"/>
          <w:b/>
          <w:bCs/>
          <w:sz w:val="16"/>
          <w:szCs w:val="16"/>
          <w:lang w:val="en-US"/>
        </w:rPr>
        <w:t>4</w:t>
      </w:r>
    </w:p>
    <w:p w14:paraId="6A416AC2" w14:textId="77777777" w:rsidR="00B218C5" w:rsidRPr="00292F3D" w:rsidRDefault="00B218C5" w:rsidP="00B218C5">
      <w:pPr>
        <w:spacing w:after="120" w:line="240" w:lineRule="auto"/>
        <w:jc w:val="center"/>
        <w:rPr>
          <w:rFonts w:ascii="Bookman Old Style" w:eastAsia="Bookman Old Style" w:hAnsi="Bookman Old Style" w:cs="Bookman Old Style"/>
          <w:sz w:val="16"/>
          <w:szCs w:val="16"/>
        </w:rPr>
      </w:pPr>
      <w:r w:rsidRPr="00292F3D">
        <w:rPr>
          <w:rFonts w:ascii="Bookman Old Style" w:eastAsia="Bookman Old Style" w:hAnsi="Bookman Old Style" w:cs="Bookman Old Style"/>
          <w:b/>
          <w:bCs/>
          <w:sz w:val="16"/>
          <w:szCs w:val="16"/>
        </w:rPr>
        <w:t>KEKAYAAN INTELEKTUAL</w:t>
      </w:r>
    </w:p>
    <w:p w14:paraId="6AA98278" w14:textId="77777777" w:rsidR="00B218C5" w:rsidRPr="00292F3D" w:rsidRDefault="00B218C5" w:rsidP="00A01834">
      <w:pPr>
        <w:spacing w:after="120" w:line="240" w:lineRule="auto"/>
        <w:jc w:val="both"/>
        <w:rPr>
          <w:rFonts w:ascii="Bookman Old Style" w:eastAsia="Bookman Old Style" w:hAnsi="Bookman Old Style" w:cs="Bookman Old Style"/>
          <w:sz w:val="16"/>
          <w:szCs w:val="16"/>
        </w:rPr>
      </w:pPr>
      <w:r w:rsidRPr="00C07088">
        <w:rPr>
          <w:rFonts w:ascii="Bookman Old Style" w:eastAsia="Bookman Old Style" w:hAnsi="Bookman Old Style" w:cs="Bookman Old Style"/>
          <w:sz w:val="16"/>
          <w:szCs w:val="16"/>
          <w:lang w:eastAsia="en-ID"/>
          <w:rPrChange w:id="319" w:author="Alma Dafina Eclessia" w:date="2025-10-01T10:03:00Z">
            <w:rPr>
              <w:rFonts w:ascii="Bookman Old Style" w:eastAsia="Bookman Old Style" w:hAnsi="Bookman Old Style" w:cs="Bookman Old Style"/>
              <w:sz w:val="16"/>
              <w:szCs w:val="16"/>
              <w:lang w:val="en-US" w:eastAsia="en-ID"/>
            </w:rPr>
          </w:rPrChange>
        </w:rPr>
        <w:t xml:space="preserve">Segala hak kekayaan intelektual yang dimiliki </w:t>
      </w:r>
      <w:r w:rsidRPr="00C07088">
        <w:rPr>
          <w:rFonts w:ascii="Bookman Old Style" w:eastAsia="Bookman Old Style" w:hAnsi="Bookman Old Style" w:cs="Bookman Old Style"/>
          <w:b/>
          <w:bCs/>
          <w:sz w:val="16"/>
          <w:szCs w:val="16"/>
          <w:lang w:eastAsia="en-ID"/>
          <w:rPrChange w:id="320" w:author="Alma Dafina Eclessia" w:date="2025-10-01T10:03:00Z">
            <w:rPr>
              <w:rFonts w:ascii="Bookman Old Style" w:eastAsia="Bookman Old Style" w:hAnsi="Bookman Old Style" w:cs="Bookman Old Style"/>
              <w:b/>
              <w:bCs/>
              <w:sz w:val="16"/>
              <w:szCs w:val="16"/>
              <w:lang w:val="en-US" w:eastAsia="en-ID"/>
            </w:rPr>
          </w:rPrChange>
        </w:rPr>
        <w:t>Para Pihak</w:t>
      </w:r>
      <w:r w:rsidRPr="00C07088">
        <w:rPr>
          <w:rFonts w:ascii="Bookman Old Style" w:eastAsia="Bookman Old Style" w:hAnsi="Bookman Old Style" w:cs="Bookman Old Style"/>
          <w:sz w:val="16"/>
          <w:szCs w:val="16"/>
          <w:lang w:eastAsia="en-ID"/>
          <w:rPrChange w:id="321" w:author="Alma Dafina Eclessia" w:date="2025-10-01T10:03:00Z">
            <w:rPr>
              <w:rFonts w:ascii="Bookman Old Style" w:eastAsia="Bookman Old Style" w:hAnsi="Bookman Old Style" w:cs="Bookman Old Style"/>
              <w:sz w:val="16"/>
              <w:szCs w:val="16"/>
              <w:lang w:val="en-US" w:eastAsia="en-ID"/>
            </w:rPr>
          </w:rPrChange>
        </w:rPr>
        <w:t xml:space="preserve"> sebelum dilaksanakannya Perjanjian ini dan/atau segala hak kekayaan intelektual yang dimiliki</w:t>
      </w:r>
      <w:r w:rsidRPr="00C07088">
        <w:rPr>
          <w:rFonts w:ascii="Bookman Old Style" w:eastAsia="Bookman Old Style" w:hAnsi="Bookman Old Style" w:cs="Bookman Old Style"/>
          <w:b/>
          <w:bCs/>
          <w:sz w:val="16"/>
          <w:szCs w:val="16"/>
          <w:lang w:eastAsia="en-ID"/>
          <w:rPrChange w:id="322" w:author="Alma Dafina Eclessia" w:date="2025-10-01T10:03:00Z">
            <w:rPr>
              <w:rFonts w:ascii="Bookman Old Style" w:eastAsia="Bookman Old Style" w:hAnsi="Bookman Old Style" w:cs="Bookman Old Style"/>
              <w:b/>
              <w:bCs/>
              <w:sz w:val="16"/>
              <w:szCs w:val="16"/>
              <w:lang w:val="en-US" w:eastAsia="en-ID"/>
            </w:rPr>
          </w:rPrChange>
        </w:rPr>
        <w:t xml:space="preserve"> Para Pihak</w:t>
      </w:r>
      <w:r w:rsidRPr="00C07088">
        <w:rPr>
          <w:rFonts w:ascii="Bookman Old Style" w:eastAsia="Bookman Old Style" w:hAnsi="Bookman Old Style" w:cs="Bookman Old Style"/>
          <w:sz w:val="16"/>
          <w:szCs w:val="16"/>
          <w:lang w:eastAsia="en-ID"/>
          <w:rPrChange w:id="323" w:author="Alma Dafina Eclessia" w:date="2025-10-01T10:03:00Z">
            <w:rPr>
              <w:rFonts w:ascii="Bookman Old Style" w:eastAsia="Bookman Old Style" w:hAnsi="Bookman Old Style" w:cs="Bookman Old Style"/>
              <w:sz w:val="16"/>
              <w:szCs w:val="16"/>
              <w:lang w:val="en-US" w:eastAsia="en-ID"/>
            </w:rPr>
          </w:rPrChange>
        </w:rPr>
        <w:t xml:space="preserve"> yang tidak berhubungan, tidak digunakan, atau tidak diungkapkan dalam kerja sama berdasarkan Perjanjian ini tetap menjadi milik dari masing-masing PIHAK. Perjanjian ini tidak dapat diartikan sebagai pemberian lisensi atau hak apapun kepada PIHAK lainnya atas hak kekayaan intelektual yang dimiliki oleh </w:t>
      </w:r>
      <w:r w:rsidRPr="00C07088">
        <w:rPr>
          <w:rFonts w:ascii="Bookman Old Style" w:eastAsia="Bookman Old Style" w:hAnsi="Bookman Old Style" w:cs="Bookman Old Style"/>
          <w:b/>
          <w:bCs/>
          <w:sz w:val="16"/>
          <w:szCs w:val="16"/>
          <w:lang w:eastAsia="en-ID"/>
          <w:rPrChange w:id="324" w:author="Alma Dafina Eclessia" w:date="2025-10-01T10:03:00Z">
            <w:rPr>
              <w:rFonts w:ascii="Bookman Old Style" w:eastAsia="Bookman Old Style" w:hAnsi="Bookman Old Style" w:cs="Bookman Old Style"/>
              <w:b/>
              <w:bCs/>
              <w:sz w:val="16"/>
              <w:szCs w:val="16"/>
              <w:lang w:val="en-US" w:eastAsia="en-ID"/>
            </w:rPr>
          </w:rPrChange>
        </w:rPr>
        <w:t>Para Pihak</w:t>
      </w:r>
      <w:r w:rsidRPr="00C07088">
        <w:rPr>
          <w:rFonts w:ascii="Bookman Old Style" w:eastAsia="Bookman Old Style" w:hAnsi="Bookman Old Style" w:cs="Bookman Old Style"/>
          <w:sz w:val="16"/>
          <w:szCs w:val="16"/>
          <w:lang w:eastAsia="en-ID"/>
          <w:rPrChange w:id="325" w:author="Alma Dafina Eclessia" w:date="2025-10-01T10:03:00Z">
            <w:rPr>
              <w:rFonts w:ascii="Bookman Old Style" w:eastAsia="Bookman Old Style" w:hAnsi="Bookman Old Style" w:cs="Bookman Old Style"/>
              <w:sz w:val="16"/>
              <w:szCs w:val="16"/>
              <w:lang w:val="en-US" w:eastAsia="en-ID"/>
            </w:rPr>
          </w:rPrChange>
        </w:rPr>
        <w:t xml:space="preserve"> kecuali disepakati lain oleh </w:t>
      </w:r>
      <w:r w:rsidRPr="00C07088">
        <w:rPr>
          <w:rFonts w:ascii="Bookman Old Style" w:eastAsia="Bookman Old Style" w:hAnsi="Bookman Old Style" w:cs="Bookman Old Style"/>
          <w:b/>
          <w:bCs/>
          <w:sz w:val="16"/>
          <w:szCs w:val="16"/>
          <w:lang w:eastAsia="en-ID"/>
          <w:rPrChange w:id="326" w:author="Alma Dafina Eclessia" w:date="2025-10-01T10:03:00Z">
            <w:rPr>
              <w:rFonts w:ascii="Bookman Old Style" w:eastAsia="Bookman Old Style" w:hAnsi="Bookman Old Style" w:cs="Bookman Old Style"/>
              <w:b/>
              <w:bCs/>
              <w:sz w:val="16"/>
              <w:szCs w:val="16"/>
              <w:lang w:val="en-US" w:eastAsia="en-ID"/>
            </w:rPr>
          </w:rPrChange>
        </w:rPr>
        <w:t>Para Pihak</w:t>
      </w:r>
      <w:r w:rsidRPr="00292F3D">
        <w:rPr>
          <w:rFonts w:ascii="Bookman Old Style" w:eastAsia="Bookman Old Style" w:hAnsi="Bookman Old Style" w:cs="Bookman Old Style"/>
          <w:sz w:val="16"/>
          <w:szCs w:val="16"/>
        </w:rPr>
        <w:t xml:space="preserve">. </w:t>
      </w:r>
    </w:p>
    <w:p w14:paraId="40981CEC" w14:textId="77777777" w:rsidR="003C0917" w:rsidRDefault="003C0917" w:rsidP="00B218C5">
      <w:pPr>
        <w:spacing w:after="120" w:line="240" w:lineRule="auto"/>
        <w:jc w:val="center"/>
        <w:rPr>
          <w:rFonts w:ascii="Bookman Old Style" w:eastAsia="Bookman Old Style" w:hAnsi="Bookman Old Style" w:cs="Bookman Old Style"/>
          <w:b/>
          <w:bCs/>
          <w:sz w:val="16"/>
          <w:szCs w:val="16"/>
          <w:lang w:val="en-US"/>
        </w:rPr>
      </w:pPr>
    </w:p>
    <w:p w14:paraId="799EF1B9" w14:textId="08C3146B"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1</w:t>
      </w:r>
      <w:r w:rsidR="003C0917">
        <w:rPr>
          <w:rFonts w:ascii="Bookman Old Style" w:eastAsia="Bookman Old Style" w:hAnsi="Bookman Old Style" w:cs="Bookman Old Style"/>
          <w:b/>
          <w:bCs/>
          <w:sz w:val="16"/>
          <w:szCs w:val="16"/>
          <w:lang w:val="en-US"/>
        </w:rPr>
        <w:t>5</w:t>
      </w:r>
    </w:p>
    <w:p w14:paraId="61AC4429"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FORCE MAJEURE</w:t>
      </w:r>
    </w:p>
    <w:p w14:paraId="28BFBFC6"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Peristiwa</w:t>
      </w:r>
      <w:proofErr w:type="spellEnd"/>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b/>
          <w:bCs/>
          <w:sz w:val="16"/>
          <w:szCs w:val="16"/>
          <w:lang w:val="en-US"/>
        </w:rPr>
        <w:t>Force Majeure</w:t>
      </w:r>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peristiwa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meliputi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namun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terbatas</w:t>
      </w:r>
      <w:proofErr w:type="spellEnd"/>
      <w:r w:rsidRPr="00292F3D">
        <w:rPr>
          <w:rFonts w:ascii="Bookman Old Style" w:eastAsia="Bookman Old Style" w:hAnsi="Bookman Old Style" w:cs="Bookman Old Style"/>
          <w:sz w:val="16"/>
          <w:szCs w:val="16"/>
          <w:lang w:val="en-US"/>
        </w:rPr>
        <w:t xml:space="preserve"> pada </w:t>
      </w:r>
      <w:proofErr w:type="spellStart"/>
      <w:r w:rsidRPr="00292F3D">
        <w:rPr>
          <w:rFonts w:ascii="Bookman Old Style" w:eastAsia="Bookman Old Style" w:hAnsi="Bookman Old Style" w:cs="Bookman Old Style"/>
          <w:sz w:val="16"/>
          <w:szCs w:val="16"/>
          <w:lang w:val="en-US"/>
        </w:rPr>
        <w:t>peristiwa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seperti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gempa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bumi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banjir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w:t>
      </w:r>
      <w:proofErr w:type="spellEnd"/>
      <w:r w:rsidRPr="00292F3D">
        <w:rPr>
          <w:rFonts w:ascii="Bookman Old Style" w:eastAsia="Bookman Old Style" w:hAnsi="Bookman Old Style" w:cs="Bookman Old Style"/>
          <w:sz w:val="16"/>
          <w:szCs w:val="16"/>
        </w:rPr>
        <w:t>b</w:t>
      </w:r>
      <w:r w:rsidRPr="00292F3D">
        <w:rPr>
          <w:rFonts w:ascii="Bookman Old Style" w:eastAsia="Bookman Old Style" w:hAnsi="Bookman Old Style" w:cs="Bookman Old Style"/>
          <w:sz w:val="16"/>
          <w:szCs w:val="16"/>
          <w:lang w:val="en-US"/>
        </w:rPr>
        <w:t xml:space="preserve">ah, </w:t>
      </w:r>
      <w:proofErr w:type="spellStart"/>
      <w:r w:rsidRPr="00292F3D">
        <w:rPr>
          <w:rFonts w:ascii="Bookman Old Style" w:eastAsia="Bookman Old Style" w:hAnsi="Bookman Old Style" w:cs="Bookman Old Style"/>
          <w:sz w:val="16"/>
          <w:szCs w:val="16"/>
          <w:lang w:val="en-US"/>
        </w:rPr>
        <w:t>kebakaran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ledakan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bencana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kecelakaan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perjalanan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pemogokan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huru</w:t>
      </w:r>
      <w:proofErr w:type="spellEnd"/>
      <w:r w:rsidRPr="00292F3D">
        <w:rPr>
          <w:rFonts w:ascii="Bookman Old Style" w:eastAsia="Bookman Old Style" w:hAnsi="Bookman Old Style" w:cs="Bookman Old Style"/>
          <w:sz w:val="16"/>
          <w:szCs w:val="16"/>
          <w:lang w:val="en-US"/>
        </w:rPr>
        <w:t xml:space="preserve">-hara, </w:t>
      </w:r>
      <w:proofErr w:type="spellStart"/>
      <w:r w:rsidRPr="00292F3D">
        <w:rPr>
          <w:rFonts w:ascii="Bookman Old Style" w:eastAsia="Bookman Old Style" w:hAnsi="Bookman Old Style" w:cs="Bookman Old Style"/>
          <w:sz w:val="16"/>
          <w:szCs w:val="16"/>
          <w:lang w:val="en-US"/>
        </w:rPr>
        <w:t>peperangan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blokade</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pemberontakan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perubahan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kebijaksanaan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pemerintah</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langsung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mempengaruhi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pelaksanaan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5F2CD177"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mengalami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berhak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menunda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kewajibannya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memberitahukan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kepada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lainnya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tertulis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selambat-lambatnya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waktu</w:t>
      </w:r>
      <w:proofErr w:type="spellEnd"/>
      <w:r w:rsidRPr="00292F3D">
        <w:rPr>
          <w:rFonts w:ascii="Bookman Old Style" w:eastAsia="Bookman Old Style" w:hAnsi="Bookman Old Style" w:cs="Bookman Old Style"/>
          <w:sz w:val="16"/>
          <w:szCs w:val="16"/>
          <w:lang w:val="en-US"/>
        </w:rPr>
        <w:t xml:space="preserve"> 7 (</w:t>
      </w:r>
      <w:proofErr w:type="spellStart"/>
      <w:r w:rsidRPr="00292F3D">
        <w:rPr>
          <w:rFonts w:ascii="Bookman Old Style" w:eastAsia="Bookman Old Style" w:hAnsi="Bookman Old Style" w:cs="Bookman Old Style"/>
          <w:sz w:val="16"/>
          <w:szCs w:val="16"/>
          <w:lang w:val="en-US"/>
        </w:rPr>
        <w:t>tujuh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terjadinya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disertai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keterangan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Ketiga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berwenang</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diterima</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lainnya</w:t>
      </w:r>
      <w:proofErr w:type="spellEnd"/>
      <w:r w:rsidRPr="00292F3D">
        <w:rPr>
          <w:rFonts w:ascii="Bookman Old Style" w:eastAsia="Bookman Old Style" w:hAnsi="Bookman Old Style" w:cs="Bookman Old Style"/>
          <w:sz w:val="16"/>
          <w:szCs w:val="16"/>
          <w:lang w:val="en-US"/>
        </w:rPr>
        <w:t>.</w:t>
      </w:r>
    </w:p>
    <w:p w14:paraId="556CA775"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mengalami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wajib</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mengambil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langkah-langkah</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diperlukan</w:t>
      </w:r>
      <w:proofErr w:type="spellEnd"/>
      <w:r w:rsidRPr="00292F3D">
        <w:rPr>
          <w:rFonts w:ascii="Bookman Old Style" w:eastAsia="Bookman Old Style" w:hAnsi="Bookman Old Style" w:cs="Bookman Old Style"/>
          <w:sz w:val="16"/>
          <w:szCs w:val="16"/>
          <w:lang w:val="en-US"/>
        </w:rPr>
        <w:t xml:space="preserve"> agar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melanjutkan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pelaksanaan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kewajibannya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w:t>
      </w:r>
    </w:p>
    <w:p w14:paraId="44611C8E"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waktu</w:t>
      </w:r>
      <w:proofErr w:type="spellEnd"/>
      <w:r w:rsidRPr="00292F3D">
        <w:rPr>
          <w:rFonts w:ascii="Bookman Old Style" w:eastAsia="Bookman Old Style" w:hAnsi="Bookman Old Style" w:cs="Bookman Old Style"/>
          <w:sz w:val="16"/>
          <w:szCs w:val="16"/>
          <w:lang w:val="en-US"/>
        </w:rPr>
        <w:t xml:space="preserve"> 7 (</w:t>
      </w:r>
      <w:proofErr w:type="spellStart"/>
      <w:r w:rsidRPr="00292F3D">
        <w:rPr>
          <w:rFonts w:ascii="Bookman Old Style" w:eastAsia="Bookman Old Style" w:hAnsi="Bookman Old Style" w:cs="Bookman Old Style"/>
          <w:sz w:val="16"/>
          <w:szCs w:val="16"/>
          <w:lang w:val="en-US"/>
        </w:rPr>
        <w:t>tujuh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sejak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terjadinya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mengalami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mengirimkan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tertulis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Ayat (3)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dianggap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pernah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terjadi</w:t>
      </w:r>
      <w:proofErr w:type="spellEnd"/>
      <w:r w:rsidRPr="00292F3D">
        <w:rPr>
          <w:rFonts w:ascii="Bookman Old Style" w:eastAsia="Bookman Old Style" w:hAnsi="Bookman Old Style" w:cs="Bookman Old Style"/>
          <w:sz w:val="16"/>
          <w:szCs w:val="16"/>
          <w:lang w:val="en-US"/>
        </w:rPr>
        <w:t>.</w:t>
      </w:r>
    </w:p>
    <w:p w14:paraId="5C914063"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menerima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menolak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mengakui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adanya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selambat-lambatnya</w:t>
      </w:r>
      <w:proofErr w:type="spellEnd"/>
      <w:r w:rsidRPr="00292F3D">
        <w:rPr>
          <w:rFonts w:ascii="Bookman Old Style" w:eastAsia="Bookman Old Style" w:hAnsi="Bookman Old Style" w:cs="Bookman Old Style"/>
          <w:sz w:val="16"/>
          <w:szCs w:val="16"/>
          <w:lang w:val="en-US"/>
        </w:rPr>
        <w:t xml:space="preserve"> 7 (</w:t>
      </w:r>
      <w:proofErr w:type="spellStart"/>
      <w:r w:rsidRPr="00292F3D">
        <w:rPr>
          <w:rFonts w:ascii="Bookman Old Style" w:eastAsia="Bookman Old Style" w:hAnsi="Bookman Old Style" w:cs="Bookman Old Style"/>
          <w:sz w:val="16"/>
          <w:szCs w:val="16"/>
          <w:lang w:val="en-US"/>
        </w:rPr>
        <w:t>tujuh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diterimanya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sebagaimana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dimaksud</w:t>
      </w:r>
      <w:proofErr w:type="spellEnd"/>
      <w:r w:rsidRPr="00292F3D">
        <w:rPr>
          <w:rFonts w:ascii="Bookman Old Style" w:eastAsia="Bookman Old Style" w:hAnsi="Bookman Old Style" w:cs="Bookman Old Style"/>
          <w:sz w:val="16"/>
          <w:szCs w:val="16"/>
          <w:lang w:val="en-US"/>
        </w:rPr>
        <w:t xml:space="preserve"> Ayat (3)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jangka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waktu</w:t>
      </w:r>
      <w:proofErr w:type="spellEnd"/>
      <w:r w:rsidRPr="00292F3D">
        <w:rPr>
          <w:rFonts w:ascii="Bookman Old Style" w:eastAsia="Bookman Old Style" w:hAnsi="Bookman Old Style" w:cs="Bookman Old Style"/>
          <w:sz w:val="16"/>
          <w:szCs w:val="16"/>
          <w:lang w:val="en-US"/>
        </w:rPr>
        <w:t xml:space="preserve"> 7 (</w:t>
      </w:r>
      <w:proofErr w:type="spellStart"/>
      <w:r w:rsidRPr="00292F3D">
        <w:rPr>
          <w:rFonts w:ascii="Bookman Old Style" w:eastAsia="Bookman Old Style" w:hAnsi="Bookman Old Style" w:cs="Bookman Old Style"/>
          <w:sz w:val="16"/>
          <w:szCs w:val="16"/>
          <w:lang w:val="en-US"/>
        </w:rPr>
        <w:t>tujuh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penolakan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menerima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dianggap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mengakui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terjadinya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w:t>
      </w:r>
    </w:p>
    <w:p w14:paraId="4B5FF6C6"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ditolak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diakui</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menerima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mengalami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harus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tetap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melaksanakan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kewajibannya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sesuai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3B8AD77B" w14:textId="539DEC0C"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mencapai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kesepakatan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mengenai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setelah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penolakan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pengakuan</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menerima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sebagaimana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dimaksud</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Ayat (6)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mengalami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menerima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penolakan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pengakuan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mengalami</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mengajukan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penyelesaian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sebagaimana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diatur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1</w:t>
      </w:r>
      <w:r w:rsidR="00A01834" w:rsidRPr="00292F3D">
        <w:rPr>
          <w:rFonts w:ascii="Bookman Old Style" w:eastAsia="Bookman Old Style" w:hAnsi="Bookman Old Style" w:cs="Bookman Old Style"/>
          <w:sz w:val="16"/>
          <w:szCs w:val="16"/>
          <w:lang w:val="en-US"/>
        </w:rPr>
        <w:t>8</w:t>
      </w:r>
      <w:r w:rsidRPr="00292F3D">
        <w:rPr>
          <w:rFonts w:ascii="Bookman Old Style" w:eastAsia="Bookman Old Style" w:hAnsi="Bookman Old Style" w:cs="Bookman Old Style"/>
          <w:sz w:val="16"/>
          <w:szCs w:val="16"/>
          <w:lang w:val="en-US"/>
        </w:rPr>
        <w:t xml:space="preserve"> </w:t>
      </w:r>
      <w:proofErr w:type="spellStart"/>
      <w:r w:rsidR="00F46338" w:rsidRPr="00292F3D">
        <w:rPr>
          <w:rFonts w:ascii="Bookman Old Style" w:eastAsia="Bookman Old Style" w:hAnsi="Bookman Old Style" w:cs="Bookman Old Style"/>
          <w:sz w:val="16"/>
          <w:szCs w:val="16"/>
          <w:lang w:val="en-US"/>
        </w:rPr>
        <w:t>Ketentuan</w:t>
      </w:r>
      <w:proofErr w:type="spellEnd"/>
      <w:r w:rsidR="00F46338" w:rsidRPr="00292F3D">
        <w:rPr>
          <w:rFonts w:ascii="Bookman Old Style" w:eastAsia="Bookman Old Style" w:hAnsi="Bookman Old Style" w:cs="Bookman Old Style"/>
          <w:sz w:val="16"/>
          <w:szCs w:val="16"/>
          <w:lang w:val="en-US"/>
        </w:rPr>
        <w:t xml:space="preserve"> </w:t>
      </w:r>
      <w:proofErr w:type="spellStart"/>
      <w:r w:rsidR="00F46338" w:rsidRPr="00292F3D">
        <w:rPr>
          <w:rFonts w:ascii="Bookman Old Style" w:eastAsia="Bookman Old Style" w:hAnsi="Bookman Old Style" w:cs="Bookman Old Style"/>
          <w:sz w:val="16"/>
          <w:szCs w:val="16"/>
          <w:lang w:val="en-US"/>
        </w:rPr>
        <w:t>Umum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58796372" w14:textId="77777777" w:rsidR="00B218C5" w:rsidRPr="00292F3D" w:rsidRDefault="00B218C5" w:rsidP="00FC41D2">
      <w:pPr>
        <w:numPr>
          <w:ilvl w:val="0"/>
          <w:numId w:val="22"/>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diakui</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menerima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Force Majeure,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merundingkan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perubahan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penyesuaian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diperlukan</w:t>
      </w:r>
      <w:proofErr w:type="spellEnd"/>
      <w:r w:rsidRPr="00292F3D">
        <w:rPr>
          <w:rFonts w:ascii="Bookman Old Style" w:eastAsia="Bookman Old Style" w:hAnsi="Bookman Old Style" w:cs="Bookman Old Style"/>
          <w:sz w:val="16"/>
          <w:szCs w:val="16"/>
          <w:lang w:val="en-US"/>
        </w:rPr>
        <w:t xml:space="preserve"> agar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tetap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dilaksanakan</w:t>
      </w:r>
      <w:proofErr w:type="spellEnd"/>
      <w:r w:rsidRPr="00292F3D">
        <w:rPr>
          <w:rFonts w:ascii="Bookman Old Style" w:eastAsia="Bookman Old Style" w:hAnsi="Bookman Old Style" w:cs="Bookman Old Style"/>
          <w:sz w:val="16"/>
          <w:szCs w:val="16"/>
          <w:lang w:val="en-US"/>
        </w:rPr>
        <w:t>.</w:t>
      </w:r>
    </w:p>
    <w:p w14:paraId="0C60FC7F" w14:textId="77777777" w:rsidR="003C0917" w:rsidRDefault="003C0917" w:rsidP="00B218C5">
      <w:pPr>
        <w:pStyle w:val="Body"/>
        <w:spacing w:after="120" w:line="240" w:lineRule="auto"/>
        <w:jc w:val="center"/>
        <w:rPr>
          <w:rFonts w:ascii="Bookman Old Style" w:eastAsia="Bookman Old Style" w:hAnsi="Bookman Old Style" w:cs="Bookman Old Style"/>
          <w:b/>
          <w:bCs/>
          <w:color w:val="auto"/>
          <w:sz w:val="16"/>
          <w:szCs w:val="16"/>
        </w:rPr>
      </w:pPr>
    </w:p>
    <w:p w14:paraId="43E8FD7B" w14:textId="0414A763" w:rsidR="00B218C5" w:rsidRPr="00292F3D" w:rsidRDefault="00B218C5" w:rsidP="00B218C5">
      <w:pPr>
        <w:pStyle w:val="Body"/>
        <w:spacing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PASAL 1</w:t>
      </w:r>
      <w:r w:rsidR="003C0917">
        <w:rPr>
          <w:rFonts w:ascii="Bookman Old Style" w:eastAsia="Bookman Old Style" w:hAnsi="Bookman Old Style" w:cs="Bookman Old Style"/>
          <w:b/>
          <w:bCs/>
          <w:color w:val="auto"/>
          <w:sz w:val="16"/>
          <w:szCs w:val="16"/>
        </w:rPr>
        <w:t>6</w:t>
      </w:r>
    </w:p>
    <w:p w14:paraId="5C513531" w14:textId="77777777" w:rsidR="00B218C5" w:rsidRPr="00292F3D" w:rsidRDefault="00B218C5" w:rsidP="00B218C5">
      <w:pPr>
        <w:pStyle w:val="Body"/>
        <w:spacing w:after="120" w:line="240" w:lineRule="auto"/>
        <w:jc w:val="center"/>
        <w:rPr>
          <w:rFonts w:ascii="Bookman Old Style" w:eastAsia="Bookman Old Style" w:hAnsi="Bookman Old Style" w:cs="Bookman Old Style"/>
          <w:b/>
          <w:bCs/>
          <w:color w:val="auto"/>
          <w:sz w:val="16"/>
          <w:szCs w:val="16"/>
        </w:rPr>
      </w:pPr>
      <w:r w:rsidRPr="00292F3D">
        <w:rPr>
          <w:rFonts w:ascii="Bookman Old Style" w:eastAsia="Bookman Old Style" w:hAnsi="Bookman Old Style" w:cs="Bookman Old Style"/>
          <w:b/>
          <w:bCs/>
          <w:color w:val="auto"/>
          <w:sz w:val="16"/>
          <w:szCs w:val="16"/>
        </w:rPr>
        <w:t>PERNYATAAN DAN JAMINAN</w:t>
      </w:r>
    </w:p>
    <w:p w14:paraId="32728D04" w14:textId="77777777" w:rsidR="00B218C5" w:rsidRPr="00292F3D" w:rsidRDefault="00B218C5" w:rsidP="00FC41D2">
      <w:pPr>
        <w:pStyle w:val="Body"/>
        <w:numPr>
          <w:ilvl w:val="0"/>
          <w:numId w:val="23"/>
        </w:numPr>
        <w:spacing w:after="120" w:line="240" w:lineRule="auto"/>
        <w:ind w:left="567" w:hanging="567"/>
        <w:jc w:val="both"/>
        <w:rPr>
          <w:rFonts w:ascii="Bookman Old Style" w:eastAsia="Bookman Old Style" w:hAnsi="Bookman Old Style" w:cs="Bookman Old Style"/>
          <w:color w:val="auto"/>
          <w:sz w:val="16"/>
          <w:szCs w:val="16"/>
        </w:rPr>
      </w:pPr>
      <w:r w:rsidRPr="00292F3D">
        <w:rPr>
          <w:rFonts w:ascii="Bookman Old Style" w:eastAsia="Bookman Old Style" w:hAnsi="Bookman Old Style" w:cs="Bookman Old Style"/>
          <w:color w:val="auto"/>
          <w:sz w:val="16"/>
          <w:szCs w:val="16"/>
        </w:rPr>
        <w:t xml:space="preserve">Para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menyatakan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menjamin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satu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sama</w:t>
      </w:r>
      <w:proofErr w:type="spellEnd"/>
      <w:r w:rsidRPr="00292F3D">
        <w:rPr>
          <w:rFonts w:ascii="Bookman Old Style" w:eastAsia="Bookman Old Style" w:hAnsi="Bookman Old Style" w:cs="Bookman Old Style"/>
          <w:color w:val="auto"/>
          <w:sz w:val="16"/>
          <w:szCs w:val="16"/>
        </w:rPr>
        <w:t xml:space="preserve"> lain </w:t>
      </w:r>
      <w:proofErr w:type="spellStart"/>
      <w:r w:rsidRPr="00292F3D">
        <w:rPr>
          <w:rFonts w:ascii="Bookman Old Style" w:eastAsia="Bookman Old Style" w:hAnsi="Bookman Old Style" w:cs="Bookman Old Style"/>
          <w:color w:val="auto"/>
          <w:sz w:val="16"/>
          <w:szCs w:val="16"/>
        </w:rPr>
        <w:t>bahwa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setiap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saat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selama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jangka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waktu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masing-masing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memiliki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kewenangan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perizinan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w:t>
      </w:r>
    </w:p>
    <w:p w14:paraId="6F98A1BA" w14:textId="77777777" w:rsidR="00B218C5" w:rsidRPr="00292F3D" w:rsidRDefault="00B218C5" w:rsidP="00FC41D2">
      <w:pPr>
        <w:pStyle w:val="Body"/>
        <w:numPr>
          <w:ilvl w:val="0"/>
          <w:numId w:val="23"/>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Sehubungan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ketentuan</w:t>
      </w:r>
      <w:proofErr w:type="spellEnd"/>
      <w:r w:rsidRPr="00292F3D">
        <w:rPr>
          <w:rFonts w:ascii="Bookman Old Style" w:eastAsia="Bookman Old Style" w:hAnsi="Bookman Old Style" w:cs="Bookman Old Style"/>
          <w:color w:val="auto"/>
          <w:sz w:val="16"/>
          <w:szCs w:val="16"/>
        </w:rPr>
        <w:t xml:space="preserve"> Ayat (1) </w:t>
      </w:r>
      <w:proofErr w:type="spellStart"/>
      <w:r w:rsidRPr="00292F3D">
        <w:rPr>
          <w:rFonts w:ascii="Bookman Old Style" w:eastAsia="Bookman Old Style" w:hAnsi="Bookman Old Style" w:cs="Bookman Old Style"/>
          <w:color w:val="auto"/>
          <w:sz w:val="16"/>
          <w:szCs w:val="16"/>
        </w:rPr>
        <w:t>pasal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apabila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pelaksanaan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terdapat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memiliki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kewenangan</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perizinan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untuk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melaksanakan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Perjanjian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maka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kesalahan</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kelalaian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tersebut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menjamin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kepada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lainnya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bahwa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segala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kerugian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tuntutan</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timbul</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sehubungan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kesalahan</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kelalaian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tersebut</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menjadi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beban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sepenuhnya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melakukan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kesalahan</w:t>
      </w:r>
      <w:proofErr w:type="spellEnd"/>
      <w:r w:rsidRPr="00292F3D">
        <w:rPr>
          <w:rFonts w:ascii="Bookman Old Style" w:eastAsia="Bookman Old Style" w:hAnsi="Bookman Old Style" w:cs="Bookman Old Style"/>
          <w:color w:val="auto"/>
          <w:sz w:val="16"/>
          <w:szCs w:val="16"/>
        </w:rPr>
        <w:t xml:space="preserve"> dan/</w:t>
      </w:r>
      <w:proofErr w:type="spellStart"/>
      <w:r w:rsidRPr="00292F3D">
        <w:rPr>
          <w:rFonts w:ascii="Bookman Old Style" w:eastAsia="Bookman Old Style" w:hAnsi="Bookman Old Style" w:cs="Bookman Old Style"/>
          <w:color w:val="auto"/>
          <w:sz w:val="16"/>
          <w:szCs w:val="16"/>
        </w:rPr>
        <w:t>atau</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kelalaian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tersebut</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membebaskan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lainnya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lang w:val="en-GB"/>
        </w:rPr>
        <w:t>dari</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segala</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gugatan</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klaim</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termasuk</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namun</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tidak</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tebatas</w:t>
      </w:r>
      <w:proofErr w:type="spellEnd"/>
      <w:r w:rsidRPr="00292F3D">
        <w:rPr>
          <w:rFonts w:ascii="Bookman Old Style" w:eastAsia="Bookman Old Style" w:hAnsi="Bookman Old Style" w:cs="Bookman Old Style"/>
          <w:color w:val="auto"/>
          <w:sz w:val="16"/>
          <w:szCs w:val="16"/>
          <w:lang w:val="en-GB"/>
        </w:rPr>
        <w:t xml:space="preserve"> pada </w:t>
      </w:r>
      <w:proofErr w:type="spellStart"/>
      <w:r w:rsidRPr="00292F3D">
        <w:rPr>
          <w:rFonts w:ascii="Bookman Old Style" w:eastAsia="Bookman Old Style" w:hAnsi="Bookman Old Style" w:cs="Bookman Old Style"/>
          <w:color w:val="auto"/>
          <w:sz w:val="16"/>
          <w:szCs w:val="16"/>
          <w:lang w:val="en-GB"/>
        </w:rPr>
        <w:t>gugatan</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hukum</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ganti</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rugi</w:t>
      </w:r>
      <w:proofErr w:type="spellEnd"/>
      <w:r w:rsidRPr="00292F3D">
        <w:rPr>
          <w:rFonts w:ascii="Bookman Old Style" w:eastAsia="Bookman Old Style" w:hAnsi="Bookman Old Style" w:cs="Bookman Old Style"/>
          <w:color w:val="auto"/>
          <w:sz w:val="16"/>
          <w:szCs w:val="16"/>
          <w:lang w:val="en-GB"/>
        </w:rPr>
        <w:t xml:space="preserve"> dan </w:t>
      </w:r>
      <w:proofErr w:type="spellStart"/>
      <w:r w:rsidRPr="00292F3D">
        <w:rPr>
          <w:rFonts w:ascii="Bookman Old Style" w:eastAsia="Bookman Old Style" w:hAnsi="Bookman Old Style" w:cs="Bookman Old Style"/>
          <w:color w:val="auto"/>
          <w:sz w:val="16"/>
          <w:szCs w:val="16"/>
          <w:lang w:val="en-GB"/>
        </w:rPr>
        <w:t>pembayaran</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apapun</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akibat</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dari</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kesalahan</w:t>
      </w:r>
      <w:proofErr w:type="spellEnd"/>
      <w:r w:rsidRPr="00292F3D">
        <w:rPr>
          <w:rFonts w:ascii="Bookman Old Style" w:eastAsia="Bookman Old Style" w:hAnsi="Bookman Old Style" w:cs="Bookman Old Style"/>
          <w:color w:val="auto"/>
          <w:sz w:val="16"/>
          <w:szCs w:val="16"/>
          <w:lang w:val="en-GB"/>
        </w:rPr>
        <w:t xml:space="preserve"> dan/</w:t>
      </w:r>
      <w:proofErr w:type="spellStart"/>
      <w:r w:rsidRPr="00292F3D">
        <w:rPr>
          <w:rFonts w:ascii="Bookman Old Style" w:eastAsia="Bookman Old Style" w:hAnsi="Bookman Old Style" w:cs="Bookman Old Style"/>
          <w:color w:val="auto"/>
          <w:sz w:val="16"/>
          <w:szCs w:val="16"/>
          <w:lang w:val="en-GB"/>
        </w:rPr>
        <w:t>atau</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kelalaian</w:t>
      </w:r>
      <w:proofErr w:type="spellEnd"/>
      <w:r w:rsidRPr="00292F3D">
        <w:rPr>
          <w:rFonts w:ascii="Bookman Old Style" w:eastAsia="Bookman Old Style" w:hAnsi="Bookman Old Style" w:cs="Bookman Old Style"/>
          <w:color w:val="auto"/>
          <w:sz w:val="16"/>
          <w:szCs w:val="16"/>
          <w:lang w:val="en-GB"/>
        </w:rPr>
        <w:t xml:space="preserve"> </w:t>
      </w:r>
      <w:proofErr w:type="spellStart"/>
      <w:r w:rsidRPr="00292F3D">
        <w:rPr>
          <w:rFonts w:ascii="Bookman Old Style" w:eastAsia="Bookman Old Style" w:hAnsi="Bookman Old Style" w:cs="Bookman Old Style"/>
          <w:color w:val="auto"/>
          <w:sz w:val="16"/>
          <w:szCs w:val="16"/>
          <w:lang w:val="en-GB"/>
        </w:rPr>
        <w:t>tersebut</w:t>
      </w:r>
      <w:proofErr w:type="spellEnd"/>
      <w:r w:rsidRPr="00292F3D">
        <w:rPr>
          <w:rFonts w:ascii="Bookman Old Style" w:eastAsia="Bookman Old Style" w:hAnsi="Bookman Old Style" w:cs="Bookman Old Style"/>
          <w:color w:val="auto"/>
          <w:sz w:val="16"/>
          <w:szCs w:val="16"/>
        </w:rPr>
        <w:t>.</w:t>
      </w:r>
    </w:p>
    <w:p w14:paraId="4D813D27" w14:textId="77777777" w:rsidR="00B218C5" w:rsidRPr="00292F3D" w:rsidRDefault="00B218C5" w:rsidP="00FC41D2">
      <w:pPr>
        <w:pStyle w:val="Body"/>
        <w:numPr>
          <w:ilvl w:val="0"/>
          <w:numId w:val="23"/>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menyatakan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tidak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bertanggung</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jawab</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terhadap</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tindakan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medis</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proses </w:t>
      </w:r>
      <w:proofErr w:type="spellStart"/>
      <w:r w:rsidRPr="00292F3D">
        <w:rPr>
          <w:rFonts w:ascii="Bookman Old Style" w:eastAsia="Bookman Old Style" w:hAnsi="Bookman Old Style" w:cs="Bookman Old Style"/>
          <w:color w:val="auto"/>
          <w:sz w:val="16"/>
          <w:szCs w:val="16"/>
        </w:rPr>
        <w:t>Aplikasi</w:t>
      </w:r>
      <w:proofErr w:type="spellEnd"/>
      <w:r w:rsidRPr="00292F3D">
        <w:rPr>
          <w:rFonts w:ascii="Bookman Old Style" w:eastAsia="Bookman Old Style" w:hAnsi="Bookman Old Style" w:cs="Bookman Old Style"/>
          <w:color w:val="auto"/>
          <w:sz w:val="16"/>
          <w:szCs w:val="16"/>
        </w:rPr>
        <w:t xml:space="preserve"> Sel.</w:t>
      </w:r>
    </w:p>
    <w:p w14:paraId="7213E040" w14:textId="77777777" w:rsidR="00B218C5" w:rsidRPr="00292F3D" w:rsidRDefault="00B218C5" w:rsidP="00FC41D2">
      <w:pPr>
        <w:pStyle w:val="Body"/>
        <w:numPr>
          <w:ilvl w:val="0"/>
          <w:numId w:val="23"/>
        </w:numPr>
        <w:spacing w:after="120" w:line="240" w:lineRule="auto"/>
        <w:ind w:left="567" w:hanging="567"/>
        <w:jc w:val="both"/>
        <w:rPr>
          <w:rFonts w:ascii="Bookman Old Style" w:eastAsia="Bookman Old Style" w:hAnsi="Bookman Old Style" w:cs="Bookman Old Style"/>
          <w:color w:val="auto"/>
          <w:sz w:val="16"/>
          <w:szCs w:val="16"/>
        </w:rPr>
      </w:pP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dengan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ini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menjamin</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membebaskan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Pertama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gugatan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klaim</w:t>
      </w:r>
      <w:proofErr w:type="spellEnd"/>
      <w:r w:rsidRPr="00292F3D">
        <w:rPr>
          <w:rFonts w:ascii="Bookman Old Style" w:eastAsia="Bookman Old Style" w:hAnsi="Bookman Old Style" w:cs="Bookman Old Style"/>
          <w:color w:val="auto"/>
          <w:sz w:val="16"/>
          <w:szCs w:val="16"/>
        </w:rPr>
        <w:t xml:space="preserve"> dan </w:t>
      </w:r>
      <w:proofErr w:type="spellStart"/>
      <w:r w:rsidRPr="00292F3D">
        <w:rPr>
          <w:rFonts w:ascii="Bookman Old Style" w:eastAsia="Bookman Old Style" w:hAnsi="Bookman Old Style" w:cs="Bookman Old Style"/>
          <w:color w:val="auto"/>
          <w:sz w:val="16"/>
          <w:szCs w:val="16"/>
        </w:rPr>
        <w:t>tuntutan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dari</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Ketiga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termasuk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Pasien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atas</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tindakan</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medis</w:t>
      </w:r>
      <w:proofErr w:type="spellEnd"/>
      <w:r w:rsidRPr="00292F3D">
        <w:rPr>
          <w:rFonts w:ascii="Bookman Old Style" w:eastAsia="Bookman Old Style" w:hAnsi="Bookman Old Style" w:cs="Bookman Old Style"/>
          <w:color w:val="auto"/>
          <w:sz w:val="16"/>
          <w:szCs w:val="16"/>
        </w:rPr>
        <w:t xml:space="preserve"> yang </w:t>
      </w:r>
      <w:proofErr w:type="spellStart"/>
      <w:r w:rsidRPr="00292F3D">
        <w:rPr>
          <w:rFonts w:ascii="Bookman Old Style" w:eastAsia="Bookman Old Style" w:hAnsi="Bookman Old Style" w:cs="Bookman Old Style"/>
          <w:color w:val="auto"/>
          <w:sz w:val="16"/>
          <w:szCs w:val="16"/>
        </w:rPr>
        <w:t>dilakukan</w:t>
      </w:r>
      <w:proofErr w:type="spellEnd"/>
      <w:r w:rsidRPr="00292F3D">
        <w:rPr>
          <w:rFonts w:ascii="Bookman Old Style" w:eastAsia="Bookman Old Style" w:hAnsi="Bookman Old Style" w:cs="Bookman Old Style"/>
          <w:color w:val="auto"/>
          <w:sz w:val="16"/>
          <w:szCs w:val="16"/>
        </w:rPr>
        <w:t xml:space="preserve"> oleh </w:t>
      </w:r>
      <w:proofErr w:type="spellStart"/>
      <w:r w:rsidRPr="00292F3D">
        <w:rPr>
          <w:rFonts w:ascii="Bookman Old Style" w:eastAsia="Bookman Old Style" w:hAnsi="Bookman Old Style" w:cs="Bookman Old Style"/>
          <w:color w:val="auto"/>
          <w:sz w:val="16"/>
          <w:szCs w:val="16"/>
        </w:rPr>
        <w:t>Pihak</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Kedua</w:t>
      </w:r>
      <w:proofErr w:type="spellEnd"/>
      <w:r w:rsidRPr="00292F3D">
        <w:rPr>
          <w:rFonts w:ascii="Bookman Old Style" w:eastAsia="Bookman Old Style" w:hAnsi="Bookman Old Style" w:cs="Bookman Old Style"/>
          <w:color w:val="auto"/>
          <w:sz w:val="16"/>
          <w:szCs w:val="16"/>
        </w:rPr>
        <w:t xml:space="preserve"> </w:t>
      </w:r>
      <w:proofErr w:type="spellStart"/>
      <w:r w:rsidRPr="00292F3D">
        <w:rPr>
          <w:rFonts w:ascii="Bookman Old Style" w:eastAsia="Bookman Old Style" w:hAnsi="Bookman Old Style" w:cs="Bookman Old Style"/>
          <w:color w:val="auto"/>
          <w:sz w:val="16"/>
          <w:szCs w:val="16"/>
        </w:rPr>
        <w:t>dalam</w:t>
      </w:r>
      <w:proofErr w:type="spellEnd"/>
      <w:r w:rsidRPr="00292F3D">
        <w:rPr>
          <w:rFonts w:ascii="Bookman Old Style" w:eastAsia="Bookman Old Style" w:hAnsi="Bookman Old Style" w:cs="Bookman Old Style"/>
          <w:color w:val="auto"/>
          <w:sz w:val="16"/>
          <w:szCs w:val="16"/>
        </w:rPr>
        <w:t xml:space="preserve"> proses </w:t>
      </w:r>
      <w:proofErr w:type="spellStart"/>
      <w:r w:rsidRPr="00292F3D">
        <w:rPr>
          <w:rFonts w:ascii="Bookman Old Style" w:eastAsia="Bookman Old Style" w:hAnsi="Bookman Old Style" w:cs="Bookman Old Style"/>
          <w:color w:val="auto"/>
          <w:sz w:val="16"/>
          <w:szCs w:val="16"/>
        </w:rPr>
        <w:t>Aplikasi</w:t>
      </w:r>
      <w:proofErr w:type="spellEnd"/>
      <w:r w:rsidRPr="00292F3D">
        <w:rPr>
          <w:rFonts w:ascii="Bookman Old Style" w:eastAsia="Bookman Old Style" w:hAnsi="Bookman Old Style" w:cs="Bookman Old Style"/>
          <w:color w:val="auto"/>
          <w:sz w:val="16"/>
          <w:szCs w:val="16"/>
        </w:rPr>
        <w:t xml:space="preserve"> Sel. </w:t>
      </w:r>
    </w:p>
    <w:p w14:paraId="7F8EE458" w14:textId="77777777" w:rsidR="00B218C5" w:rsidRPr="00292F3D" w:rsidRDefault="00B218C5" w:rsidP="00FC41D2">
      <w:pPr>
        <w:pStyle w:val="ListParagraph"/>
        <w:numPr>
          <w:ilvl w:val="0"/>
          <w:numId w:val="23"/>
        </w:numPr>
        <w:spacing w:after="120" w:line="240" w:lineRule="auto"/>
        <w:ind w:left="567" w:hanging="567"/>
        <w:contextualSpacing w:val="0"/>
        <w:jc w:val="both"/>
        <w:rPr>
          <w:rFonts w:ascii="Bookman Old Style" w:eastAsia="Bookman Old Style" w:hAnsi="Bookman Old Style" w:cs="Bookman Old Style"/>
          <w:sz w:val="16"/>
          <w:szCs w:val="16"/>
          <w:lang w:eastAsia="zh-CN"/>
        </w:rPr>
      </w:pPr>
      <w:proofErr w:type="spellStart"/>
      <w:r w:rsidRPr="00292F3D">
        <w:rPr>
          <w:rFonts w:ascii="Bookman Old Style" w:eastAsia="Bookman Old Style" w:hAnsi="Bookman Old Style" w:cs="Bookman Old Style"/>
          <w:sz w:val="16"/>
          <w:szCs w:val="16"/>
          <w:lang w:eastAsia="zh-CN"/>
        </w:rPr>
        <w:t>Pihak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Kedua</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dengan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ini</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menyatakan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akan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bertanggung</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jawab</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atas</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penggunaan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Sel</w:t>
      </w:r>
      <w:proofErr w:type="spellEnd"/>
      <w:r w:rsidRPr="00292F3D">
        <w:rPr>
          <w:rFonts w:ascii="Bookman Old Style" w:eastAsia="Bookman Old Style" w:hAnsi="Bookman Old Style" w:cs="Bookman Old Style"/>
          <w:sz w:val="16"/>
          <w:szCs w:val="16"/>
          <w:lang w:eastAsia="zh-CN"/>
        </w:rPr>
        <w:t xml:space="preserve"> dan </w:t>
      </w:r>
      <w:proofErr w:type="spellStart"/>
      <w:r w:rsidRPr="00292F3D">
        <w:rPr>
          <w:rFonts w:ascii="Bookman Old Style" w:eastAsia="Bookman Old Style" w:hAnsi="Bookman Old Style" w:cs="Bookman Old Style"/>
          <w:sz w:val="16"/>
          <w:szCs w:val="16"/>
          <w:lang w:eastAsia="zh-CN"/>
        </w:rPr>
        <w:t>tidak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akan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menggunakan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Sel</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untuk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tujuan</w:t>
      </w:r>
      <w:proofErr w:type="spellEnd"/>
      <w:r w:rsidRPr="00292F3D">
        <w:rPr>
          <w:rFonts w:ascii="Bookman Old Style" w:eastAsia="Bookman Old Style" w:hAnsi="Bookman Old Style" w:cs="Bookman Old Style"/>
          <w:sz w:val="16"/>
          <w:szCs w:val="16"/>
          <w:lang w:eastAsia="zh-CN"/>
        </w:rPr>
        <w:t xml:space="preserve"> lain yang </w:t>
      </w:r>
      <w:proofErr w:type="spellStart"/>
      <w:r w:rsidRPr="00292F3D">
        <w:rPr>
          <w:rFonts w:ascii="Bookman Old Style" w:eastAsia="Bookman Old Style" w:hAnsi="Bookman Old Style" w:cs="Bookman Old Style"/>
          <w:sz w:val="16"/>
          <w:szCs w:val="16"/>
          <w:lang w:eastAsia="zh-CN"/>
        </w:rPr>
        <w:t>tidak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diperjanjikan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dalam</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Perjanjian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ini</w:t>
      </w:r>
      <w:proofErr w:type="spellEnd"/>
      <w:r w:rsidRPr="00292F3D">
        <w:rPr>
          <w:rFonts w:ascii="Bookman Old Style" w:eastAsia="Bookman Old Style" w:hAnsi="Bookman Old Style" w:cs="Bookman Old Style"/>
          <w:sz w:val="16"/>
          <w:szCs w:val="16"/>
          <w:lang w:eastAsia="zh-CN"/>
        </w:rPr>
        <w:t xml:space="preserve">, dan </w:t>
      </w:r>
      <w:proofErr w:type="spellStart"/>
      <w:r w:rsidRPr="00292F3D">
        <w:rPr>
          <w:rFonts w:ascii="Bookman Old Style" w:eastAsia="Bookman Old Style" w:hAnsi="Bookman Old Style" w:cs="Bookman Old Style"/>
          <w:sz w:val="16"/>
          <w:szCs w:val="16"/>
          <w:lang w:eastAsia="zh-CN"/>
        </w:rPr>
        <w:t>dengan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ini</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menyatakan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menjamin</w:t>
      </w:r>
      <w:proofErr w:type="spellEnd"/>
      <w:r w:rsidRPr="00292F3D">
        <w:rPr>
          <w:rFonts w:ascii="Bookman Old Style" w:eastAsia="Bookman Old Style" w:hAnsi="Bookman Old Style" w:cs="Bookman Old Style"/>
          <w:sz w:val="16"/>
          <w:szCs w:val="16"/>
          <w:lang w:eastAsia="zh-CN"/>
        </w:rPr>
        <w:t xml:space="preserve"> dan </w:t>
      </w:r>
      <w:proofErr w:type="spellStart"/>
      <w:r w:rsidRPr="00292F3D">
        <w:rPr>
          <w:rFonts w:ascii="Bookman Old Style" w:eastAsia="Bookman Old Style" w:hAnsi="Bookman Old Style" w:cs="Bookman Old Style"/>
          <w:sz w:val="16"/>
          <w:szCs w:val="16"/>
          <w:lang w:eastAsia="zh-CN"/>
        </w:rPr>
        <w:t>membebaskan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Pihak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Pertama</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dari</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gugatan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klaim</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ganti</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rugi</w:t>
      </w:r>
      <w:proofErr w:type="spellEnd"/>
      <w:r w:rsidRPr="00292F3D">
        <w:rPr>
          <w:rFonts w:ascii="Bookman Old Style" w:eastAsia="Bookman Old Style" w:hAnsi="Bookman Old Style" w:cs="Bookman Old Style"/>
          <w:sz w:val="16"/>
          <w:szCs w:val="16"/>
          <w:lang w:eastAsia="zh-CN"/>
        </w:rPr>
        <w:t xml:space="preserve">, dan </w:t>
      </w:r>
      <w:proofErr w:type="spellStart"/>
      <w:r w:rsidRPr="00292F3D">
        <w:rPr>
          <w:rFonts w:ascii="Bookman Old Style" w:eastAsia="Bookman Old Style" w:hAnsi="Bookman Old Style" w:cs="Bookman Old Style"/>
          <w:sz w:val="16"/>
          <w:szCs w:val="16"/>
          <w:lang w:eastAsia="zh-CN"/>
        </w:rPr>
        <w:t>tuntutan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dari</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pihak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manapun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termasuk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Pasien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terkait</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penggunaan</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Sel</w:t>
      </w:r>
      <w:proofErr w:type="spellEnd"/>
      <w:r w:rsidRPr="00292F3D">
        <w:rPr>
          <w:rFonts w:ascii="Bookman Old Style" w:eastAsia="Bookman Old Style" w:hAnsi="Bookman Old Style" w:cs="Bookman Old Style"/>
          <w:sz w:val="16"/>
          <w:szCs w:val="16"/>
          <w:lang w:eastAsia="zh-CN"/>
        </w:rPr>
        <w:t xml:space="preserve"> oleh </w:t>
      </w:r>
      <w:proofErr w:type="spellStart"/>
      <w:r w:rsidRPr="00292F3D">
        <w:rPr>
          <w:rFonts w:ascii="Bookman Old Style" w:eastAsia="Bookman Old Style" w:hAnsi="Bookman Old Style" w:cs="Bookman Old Style"/>
          <w:sz w:val="16"/>
          <w:szCs w:val="16"/>
          <w:lang w:eastAsia="zh-CN"/>
        </w:rPr>
        <w:t>Pihak</w:t>
      </w:r>
      <w:proofErr w:type="spellEnd"/>
      <w:r w:rsidRPr="00292F3D">
        <w:rPr>
          <w:rFonts w:ascii="Bookman Old Style" w:eastAsia="Bookman Old Style" w:hAnsi="Bookman Old Style" w:cs="Bookman Old Style"/>
          <w:sz w:val="16"/>
          <w:szCs w:val="16"/>
          <w:lang w:eastAsia="zh-CN"/>
        </w:rPr>
        <w:t xml:space="preserve"> </w:t>
      </w:r>
      <w:proofErr w:type="spellStart"/>
      <w:r w:rsidRPr="00292F3D">
        <w:rPr>
          <w:rFonts w:ascii="Bookman Old Style" w:eastAsia="Bookman Old Style" w:hAnsi="Bookman Old Style" w:cs="Bookman Old Style"/>
          <w:sz w:val="16"/>
          <w:szCs w:val="16"/>
          <w:lang w:eastAsia="zh-CN"/>
        </w:rPr>
        <w:t>Kedua</w:t>
      </w:r>
      <w:proofErr w:type="spellEnd"/>
      <w:r w:rsidRPr="00292F3D">
        <w:rPr>
          <w:rFonts w:ascii="Bookman Old Style" w:eastAsia="Bookman Old Style" w:hAnsi="Bookman Old Style" w:cs="Bookman Old Style"/>
          <w:sz w:val="16"/>
          <w:szCs w:val="16"/>
          <w:lang w:eastAsia="zh-CN"/>
        </w:rPr>
        <w:t>.</w:t>
      </w:r>
    </w:p>
    <w:p w14:paraId="19A2C5F2" w14:textId="77777777" w:rsidR="003C0917" w:rsidRDefault="003C0917" w:rsidP="00B218C5">
      <w:pPr>
        <w:spacing w:after="120" w:line="240" w:lineRule="auto"/>
        <w:jc w:val="center"/>
        <w:rPr>
          <w:rFonts w:ascii="Bookman Old Style" w:eastAsia="Bookman Old Style" w:hAnsi="Bookman Old Style" w:cs="Bookman Old Style"/>
          <w:b/>
          <w:bCs/>
          <w:sz w:val="16"/>
          <w:szCs w:val="16"/>
          <w:lang w:val="en-US"/>
        </w:rPr>
      </w:pPr>
    </w:p>
    <w:p w14:paraId="3F48B84D" w14:textId="0A3A1A12"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1</w:t>
      </w:r>
      <w:r w:rsidR="003C0917">
        <w:rPr>
          <w:rFonts w:ascii="Bookman Old Style" w:eastAsia="Bookman Old Style" w:hAnsi="Bookman Old Style" w:cs="Bookman Old Style"/>
          <w:b/>
          <w:bCs/>
          <w:sz w:val="16"/>
          <w:szCs w:val="16"/>
          <w:lang w:val="en-US"/>
        </w:rPr>
        <w:t>7</w:t>
      </w:r>
    </w:p>
    <w:p w14:paraId="63D33A63"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ETIKA BISNIS</w:t>
      </w:r>
    </w:p>
    <w:p w14:paraId="3973DA28" w14:textId="03A3075A" w:rsidR="00B218C5" w:rsidRPr="00292F3D" w:rsidRDefault="00B218C5" w:rsidP="00FC41D2">
      <w:pPr>
        <w:numPr>
          <w:ilvl w:val="0"/>
          <w:numId w:val="24"/>
        </w:numPr>
        <w:spacing w:after="120" w:line="240" w:lineRule="auto"/>
        <w:ind w:left="567" w:hanging="567"/>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Para Pihak sepakat untuk menaati ketentuan dan peraturan yang berlaku dalam Etika Bisnis Grup Kalbe sebagaimana yang terdapat dalam situs resmi Grup Kalbe,</w:t>
      </w:r>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sz w:val="16"/>
          <w:szCs w:val="16"/>
        </w:rPr>
        <w:t>baik selama maupun setelah berakhirnya Perjanjian ini. Masing-masing Pihak melarang tenaga kerjanya melakukan persekongkolan yang termasuk tetapi tidak terbatas pada: penggelapan, penipuan, penyuapan baik dalam bentuk uang atau dalam bentuk lain, pemberian komisi, pemberian janji apapun kepada salah satu Pihak dan/atau tindakan lain yang dilakukan oleh salah satu Pihak bersama-sama dengan Pihak lainnya, secara melawan hukum dan yang dapat mengakibatkan timbulnya kerugian terutama bagi salah satu Pihak dalam Perjanjian, serta berusaha semaksimal mungkin agar tenaga kerja masing-masing Pihak yang terkait dengan pelaksanaan Perjanjian ini tidak terlibat dalam persekongkolan</w:t>
      </w:r>
      <w:r w:rsidRPr="00C07088">
        <w:rPr>
          <w:rFonts w:ascii="Bookman Old Style" w:eastAsia="Bookman Old Style" w:hAnsi="Bookman Old Style" w:cs="Bookman Old Style"/>
          <w:sz w:val="16"/>
          <w:szCs w:val="16"/>
          <w:rPrChange w:id="327" w:author="Alma Dafina Eclessia" w:date="2025-10-01T10:03:00Z">
            <w:rPr>
              <w:rFonts w:ascii="Bookman Old Style" w:eastAsia="Bookman Old Style" w:hAnsi="Bookman Old Style" w:cs="Bookman Old Style"/>
              <w:sz w:val="16"/>
              <w:szCs w:val="16"/>
              <w:lang w:val="en-US"/>
            </w:rPr>
          </w:rPrChange>
        </w:rPr>
        <w:t>.</w:t>
      </w:r>
    </w:p>
    <w:p w14:paraId="2C85037A" w14:textId="77777777" w:rsidR="00B218C5" w:rsidRPr="00292F3D" w:rsidRDefault="00B218C5" w:rsidP="00FC41D2">
      <w:pPr>
        <w:numPr>
          <w:ilvl w:val="0"/>
          <w:numId w:val="24"/>
        </w:numPr>
        <w:spacing w:after="120" w:line="240" w:lineRule="auto"/>
        <w:ind w:left="567" w:hanging="567"/>
        <w:jc w:val="both"/>
        <w:rPr>
          <w:rFonts w:ascii="Bookman Old Style" w:eastAsia="Bookman Old Style" w:hAnsi="Bookman Old Style" w:cs="Bookman Old Style"/>
          <w:sz w:val="16"/>
          <w:szCs w:val="16"/>
        </w:rPr>
      </w:pPr>
      <w:r w:rsidRPr="00C07088">
        <w:rPr>
          <w:rFonts w:ascii="Bookman Old Style" w:eastAsia="Bookman Old Style" w:hAnsi="Bookman Old Style" w:cs="Bookman Old Style"/>
          <w:sz w:val="16"/>
          <w:szCs w:val="16"/>
          <w:rPrChange w:id="328" w:author="Alma Dafina Eclessia" w:date="2025-10-01T10:03:00Z">
            <w:rPr>
              <w:rFonts w:ascii="Bookman Old Style" w:eastAsia="Bookman Old Style" w:hAnsi="Bookman Old Style" w:cs="Bookman Old Style"/>
              <w:sz w:val="16"/>
              <w:szCs w:val="16"/>
              <w:lang w:val="en-US"/>
            </w:rPr>
          </w:rPrChange>
        </w:rPr>
        <w:t>Apabila ada indikasi maupun bukti terjadinya persekongkolan sebagaimana dimaksud dalam Ayat (1) pasal ini, maka Para Pihak sepakat untuk mengambil tindakan tegas sesegera mungkin untuk memutuskan hubungan kerja dengan tenaga kerja tersebut, dan Pihak yang dirugikan dapat mengambil tindakan hukum yang dianggap perlu, termasuk melaporkan kepada pihak Kepolisian dan/atau melakukan gugatan perdata dan/atau pidana terkait kerugian yang timbul.</w:t>
      </w:r>
    </w:p>
    <w:p w14:paraId="0A5DB15B" w14:textId="77777777" w:rsidR="003C0917" w:rsidRDefault="003C0917" w:rsidP="00B218C5">
      <w:pPr>
        <w:spacing w:after="120" w:line="240" w:lineRule="auto"/>
        <w:jc w:val="center"/>
        <w:rPr>
          <w:rFonts w:ascii="Bookman Old Style" w:eastAsia="Bookman Old Style" w:hAnsi="Bookman Old Style" w:cs="Bookman Old Style"/>
          <w:b/>
          <w:bCs/>
          <w:sz w:val="16"/>
          <w:szCs w:val="16"/>
          <w:lang w:val="en-US"/>
        </w:rPr>
      </w:pPr>
    </w:p>
    <w:p w14:paraId="05E33C16" w14:textId="39941D60"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1</w:t>
      </w:r>
      <w:r w:rsidR="003C0917">
        <w:rPr>
          <w:rFonts w:ascii="Bookman Old Style" w:eastAsia="Bookman Old Style" w:hAnsi="Bookman Old Style" w:cs="Bookman Old Style"/>
          <w:b/>
          <w:bCs/>
          <w:sz w:val="16"/>
          <w:szCs w:val="16"/>
          <w:lang w:val="en-US"/>
        </w:rPr>
        <w:t>8</w:t>
      </w:r>
    </w:p>
    <w:p w14:paraId="7984C685"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PENGAKHIRAN PERJANJIAN</w:t>
      </w:r>
    </w:p>
    <w:p w14:paraId="75C0D4CC" w14:textId="77777777" w:rsidR="00B218C5" w:rsidRPr="00292F3D" w:rsidRDefault="00B218C5" w:rsidP="00FC41D2">
      <w:pPr>
        <w:numPr>
          <w:ilvl w:val="0"/>
          <w:numId w:val="2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Pertama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mengakhiri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sebelum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Jangka</w:t>
      </w:r>
      <w:proofErr w:type="spellEnd"/>
      <w:r w:rsidRPr="00292F3D">
        <w:rPr>
          <w:rFonts w:ascii="Bookman Old Style" w:eastAsia="Bookman Old Style" w:hAnsi="Bookman Old Style" w:cs="Bookman Old Style"/>
          <w:sz w:val="16"/>
          <w:szCs w:val="16"/>
          <w:lang w:val="en-US"/>
        </w:rPr>
        <w:t xml:space="preserve"> Waktu </w:t>
      </w:r>
      <w:proofErr w:type="spellStart"/>
      <w:r w:rsidRPr="00292F3D">
        <w:rPr>
          <w:rFonts w:ascii="Bookman Old Style" w:eastAsia="Bookman Old Style" w:hAnsi="Bookman Old Style" w:cs="Bookman Old Style"/>
          <w:sz w:val="16"/>
          <w:szCs w:val="16"/>
          <w:lang w:val="en-US"/>
        </w:rPr>
        <w:t>berakhir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terjadi</w:t>
      </w:r>
      <w:proofErr w:type="spellEnd"/>
      <w:r w:rsidRPr="00292F3D">
        <w:rPr>
          <w:rFonts w:ascii="Bookman Old Style" w:eastAsia="Bookman Old Style" w:hAnsi="Bookman Old Style" w:cs="Bookman Old Style"/>
          <w:sz w:val="16"/>
          <w:szCs w:val="16"/>
          <w:lang w:val="en-US"/>
        </w:rPr>
        <w:t xml:space="preserve"> salah </w:t>
      </w:r>
      <w:proofErr w:type="spellStart"/>
      <w:r w:rsidRPr="00292F3D">
        <w:rPr>
          <w:rFonts w:ascii="Bookman Old Style" w:eastAsia="Bookman Old Style" w:hAnsi="Bookman Old Style" w:cs="Bookman Old Style"/>
          <w:sz w:val="16"/>
          <w:szCs w:val="16"/>
          <w:lang w:val="en-US"/>
        </w:rPr>
        <w:t>satu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hal</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di </w:t>
      </w:r>
      <w:proofErr w:type="spellStart"/>
      <w:r w:rsidRPr="00292F3D">
        <w:rPr>
          <w:rFonts w:ascii="Bookman Old Style" w:eastAsia="Bookman Old Style" w:hAnsi="Bookman Old Style" w:cs="Bookman Old Style"/>
          <w:sz w:val="16"/>
          <w:szCs w:val="16"/>
          <w:lang w:val="en-US"/>
        </w:rPr>
        <w:t>bawah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01B09950" w14:textId="77777777" w:rsidR="00B218C5" w:rsidRPr="00292F3D" w:rsidRDefault="00B218C5" w:rsidP="00FC41D2">
      <w:pPr>
        <w:pStyle w:val="ListParagraph"/>
        <w:numPr>
          <w:ilvl w:val="1"/>
          <w:numId w:val="25"/>
        </w:numPr>
        <w:spacing w:after="120" w:line="240" w:lineRule="auto"/>
        <w:ind w:left="1134" w:hanging="567"/>
        <w:contextualSpacing w:val="0"/>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rPr>
        <w:t>Apabila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Kedua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tidak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melakukan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pembayaran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atas</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Biaya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Pengolahan</w:t>
      </w:r>
      <w:proofErr w:type="spellEnd"/>
      <w:r w:rsidRPr="00292F3D">
        <w:rPr>
          <w:rFonts w:ascii="Bookman Old Style" w:eastAsia="Bookman Old Style" w:hAnsi="Bookman Old Style" w:cs="Bookman Old Style"/>
          <w:sz w:val="16"/>
          <w:szCs w:val="16"/>
        </w:rPr>
        <w:t xml:space="preserve"> dan </w:t>
      </w:r>
      <w:proofErr w:type="spellStart"/>
      <w:r w:rsidRPr="00292F3D">
        <w:rPr>
          <w:rFonts w:ascii="Bookman Old Style" w:eastAsia="Bookman Old Style" w:hAnsi="Bookman Old Style" w:cs="Bookman Old Style"/>
          <w:sz w:val="16"/>
          <w:szCs w:val="16"/>
        </w:rPr>
        <w:t>biaya-biaya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lainnya</w:t>
      </w:r>
      <w:proofErr w:type="spellEnd"/>
      <w:r w:rsidRPr="00292F3D">
        <w:rPr>
          <w:rFonts w:ascii="Bookman Old Style" w:eastAsia="Bookman Old Style" w:hAnsi="Bookman Old Style" w:cs="Bookman Old Style"/>
          <w:sz w:val="16"/>
          <w:szCs w:val="16"/>
        </w:rPr>
        <w:t xml:space="preserve"> yang </w:t>
      </w:r>
      <w:proofErr w:type="spellStart"/>
      <w:r w:rsidRPr="00292F3D">
        <w:rPr>
          <w:rFonts w:ascii="Bookman Old Style" w:eastAsia="Bookman Old Style" w:hAnsi="Bookman Old Style" w:cs="Bookman Old Style"/>
          <w:sz w:val="16"/>
          <w:szCs w:val="16"/>
        </w:rPr>
        <w:t>wajib</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dibayar</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apabila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ada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melampaui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jangka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waktu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sebagaimana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diatur</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dalam</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Pasal</w:t>
      </w:r>
      <w:proofErr w:type="spellEnd"/>
      <w:r w:rsidRPr="00292F3D">
        <w:rPr>
          <w:rFonts w:ascii="Bookman Old Style" w:eastAsia="Bookman Old Style" w:hAnsi="Bookman Old Style" w:cs="Bookman Old Style"/>
          <w:sz w:val="16"/>
          <w:szCs w:val="16"/>
        </w:rPr>
        <w:t xml:space="preserve"> 7 Ayat (5) dan </w:t>
      </w:r>
      <w:proofErr w:type="spellStart"/>
      <w:r w:rsidRPr="00292F3D">
        <w:rPr>
          <w:rFonts w:ascii="Bookman Old Style" w:eastAsia="Bookman Old Style" w:hAnsi="Bookman Old Style" w:cs="Bookman Old Style"/>
          <w:sz w:val="16"/>
          <w:szCs w:val="16"/>
        </w:rPr>
        <w:t>telah</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diberikan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surat</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pemberitahuan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sebanyak</w:t>
      </w:r>
      <w:proofErr w:type="spellEnd"/>
      <w:r w:rsidRPr="00292F3D">
        <w:rPr>
          <w:rFonts w:ascii="Bookman Old Style" w:eastAsia="Bookman Old Style" w:hAnsi="Bookman Old Style" w:cs="Bookman Old Style"/>
          <w:sz w:val="16"/>
          <w:szCs w:val="16"/>
        </w:rPr>
        <w:t xml:space="preserve"> 3 (</w:t>
      </w:r>
      <w:proofErr w:type="spellStart"/>
      <w:r w:rsidRPr="00292F3D">
        <w:rPr>
          <w:rFonts w:ascii="Bookman Old Style" w:eastAsia="Bookman Old Style" w:hAnsi="Bookman Old Style" w:cs="Bookman Old Style"/>
          <w:sz w:val="16"/>
          <w:szCs w:val="16"/>
        </w:rPr>
        <w:t>tiga</w:t>
      </w:r>
      <w:proofErr w:type="spellEnd"/>
      <w:r w:rsidRPr="00292F3D">
        <w:rPr>
          <w:rFonts w:ascii="Bookman Old Style" w:eastAsia="Bookman Old Style" w:hAnsi="Bookman Old Style" w:cs="Bookman Old Style"/>
          <w:sz w:val="16"/>
          <w:szCs w:val="16"/>
        </w:rPr>
        <w:t xml:space="preserve">) kali </w:t>
      </w:r>
      <w:proofErr w:type="spellStart"/>
      <w:r w:rsidRPr="00292F3D">
        <w:rPr>
          <w:rFonts w:ascii="Bookman Old Style" w:eastAsia="Bookman Old Style" w:hAnsi="Bookman Old Style" w:cs="Bookman Old Style"/>
          <w:sz w:val="16"/>
          <w:szCs w:val="16"/>
        </w:rPr>
        <w:t>dari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Pertama</w:t>
      </w:r>
      <w:proofErr w:type="spellEnd"/>
      <w:r w:rsidRPr="00292F3D">
        <w:rPr>
          <w:rFonts w:ascii="Bookman Old Style" w:eastAsia="Bookman Old Style" w:hAnsi="Bookman Old Style" w:cs="Bookman Old Style"/>
          <w:sz w:val="16"/>
          <w:szCs w:val="16"/>
        </w:rPr>
        <w:t>;</w:t>
      </w:r>
    </w:p>
    <w:p w14:paraId="6EF647A2" w14:textId="77777777" w:rsidR="00B218C5" w:rsidRPr="00292F3D" w:rsidRDefault="00B218C5" w:rsidP="00FC41D2">
      <w:pPr>
        <w:pStyle w:val="ListParagraph"/>
        <w:numPr>
          <w:ilvl w:val="1"/>
          <w:numId w:val="25"/>
        </w:numPr>
        <w:spacing w:after="120" w:line="240" w:lineRule="auto"/>
        <w:ind w:left="1134" w:hanging="567"/>
        <w:contextualSpacing w:val="0"/>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rPr>
        <w:t>Apabila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Kedua</w:t>
      </w:r>
      <w:proofErr w:type="spellEnd"/>
      <w:r w:rsidRPr="00292F3D">
        <w:rPr>
          <w:rFonts w:ascii="Bookman Old Style" w:eastAsia="Bookman Old Style" w:hAnsi="Bookman Old Style" w:cs="Bookman Old Style"/>
          <w:sz w:val="16"/>
          <w:szCs w:val="16"/>
        </w:rPr>
        <w:t xml:space="preserve"> </w:t>
      </w:r>
      <w:r w:rsidRPr="00292F3D">
        <w:rPr>
          <w:rFonts w:ascii="Bookman Old Style" w:eastAsia="Bookman Old Style" w:hAnsi="Bookman Old Style" w:cs="Bookman Old Style"/>
          <w:sz w:val="16"/>
          <w:szCs w:val="16"/>
          <w:lang w:val="id-ID"/>
        </w:rPr>
        <w:t>melanggar atau tidak mematuhi kewajiban-kewajiban atau ketentuan-ketentuan berdasarkan Perjanjian ini dan/atau perubahan-perubahannya di kemudian hari</w:t>
      </w:r>
      <w:r w:rsidRPr="00292F3D">
        <w:rPr>
          <w:rFonts w:ascii="Bookman Old Style" w:eastAsia="Bookman Old Style" w:hAnsi="Bookman Old Style" w:cs="Bookman Old Style"/>
          <w:sz w:val="16"/>
          <w:szCs w:val="16"/>
        </w:rPr>
        <w:t>;</w:t>
      </w:r>
    </w:p>
    <w:p w14:paraId="79270D2F" w14:textId="77777777" w:rsidR="00B218C5" w:rsidRPr="00292F3D" w:rsidRDefault="00B218C5" w:rsidP="00FC41D2">
      <w:pPr>
        <w:pStyle w:val="ListParagraph"/>
        <w:numPr>
          <w:ilvl w:val="1"/>
          <w:numId w:val="25"/>
        </w:numPr>
        <w:spacing w:after="120" w:line="240" w:lineRule="auto"/>
        <w:ind w:left="1134" w:hanging="567"/>
        <w:contextualSpacing w:val="0"/>
        <w:jc w:val="both"/>
        <w:rPr>
          <w:rFonts w:ascii="Bookman Old Style" w:eastAsia="Bookman Old Style" w:hAnsi="Bookman Old Style" w:cs="Bookman Old Style"/>
          <w:sz w:val="16"/>
          <w:szCs w:val="16"/>
        </w:rPr>
      </w:pPr>
      <w:proofErr w:type="spellStart"/>
      <w:r w:rsidRPr="00292F3D">
        <w:rPr>
          <w:rFonts w:ascii="Bookman Old Style" w:eastAsia="Bookman Old Style" w:hAnsi="Bookman Old Style" w:cs="Bookman Old Style"/>
          <w:sz w:val="16"/>
          <w:szCs w:val="16"/>
        </w:rPr>
        <w:t>Apabila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Kedua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mengajukan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permohonan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telah</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diajukan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pailit</w:t>
      </w:r>
      <w:proofErr w:type="spellEnd"/>
      <w:r w:rsidRPr="00292F3D">
        <w:rPr>
          <w:rFonts w:ascii="Bookman Old Style" w:eastAsia="Bookman Old Style" w:hAnsi="Bookman Old Style" w:cs="Bookman Old Style"/>
          <w:sz w:val="16"/>
          <w:szCs w:val="16"/>
        </w:rPr>
        <w:t xml:space="preserve"> oleh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Ketiga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mengajukan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penundaan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pembayaran</w:t>
      </w:r>
      <w:proofErr w:type="spellEnd"/>
      <w:r w:rsidRPr="00292F3D">
        <w:rPr>
          <w:rFonts w:ascii="Bookman Old Style" w:eastAsia="Bookman Old Style" w:hAnsi="Bookman Old Style" w:cs="Bookman Old Style"/>
          <w:sz w:val="16"/>
          <w:szCs w:val="16"/>
        </w:rPr>
        <w:t xml:space="preserve"> utang,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sedang</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dalam</w:t>
      </w:r>
      <w:proofErr w:type="spellEnd"/>
      <w:r w:rsidRPr="00292F3D">
        <w:rPr>
          <w:rFonts w:ascii="Bookman Old Style" w:eastAsia="Bookman Old Style" w:hAnsi="Bookman Old Style" w:cs="Bookman Old Style"/>
          <w:sz w:val="16"/>
          <w:szCs w:val="16"/>
        </w:rPr>
        <w:t xml:space="preserve"> proses </w:t>
      </w:r>
      <w:proofErr w:type="spellStart"/>
      <w:r w:rsidRPr="00292F3D">
        <w:rPr>
          <w:rFonts w:ascii="Bookman Old Style" w:eastAsia="Bookman Old Style" w:hAnsi="Bookman Old Style" w:cs="Bookman Old Style"/>
          <w:sz w:val="16"/>
          <w:szCs w:val="16"/>
        </w:rPr>
        <w:t>penundaan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pembayaran</w:t>
      </w:r>
      <w:proofErr w:type="spellEnd"/>
      <w:r w:rsidRPr="00292F3D">
        <w:rPr>
          <w:rFonts w:ascii="Bookman Old Style" w:eastAsia="Bookman Old Style" w:hAnsi="Bookman Old Style" w:cs="Bookman Old Style"/>
          <w:sz w:val="16"/>
          <w:szCs w:val="16"/>
        </w:rPr>
        <w:t xml:space="preserve"> utang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pailit</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dinyatakan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pailit</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dilikuidasi</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insolven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mengadakan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pengaturan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pembayaran</w:t>
      </w:r>
      <w:proofErr w:type="spellEnd"/>
      <w:r w:rsidRPr="00292F3D">
        <w:rPr>
          <w:rFonts w:ascii="Bookman Old Style" w:eastAsia="Bookman Old Style" w:hAnsi="Bookman Old Style" w:cs="Bookman Old Style"/>
          <w:sz w:val="16"/>
          <w:szCs w:val="16"/>
        </w:rPr>
        <w:t xml:space="preserve"> utang-</w:t>
      </w:r>
      <w:proofErr w:type="spellStart"/>
      <w:r w:rsidRPr="00292F3D">
        <w:rPr>
          <w:rFonts w:ascii="Bookman Old Style" w:eastAsia="Bookman Old Style" w:hAnsi="Bookman Old Style" w:cs="Bookman Old Style"/>
          <w:sz w:val="16"/>
          <w:szCs w:val="16"/>
        </w:rPr>
        <w:t>utangnya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dengan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kreditur-krediturnya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Pihak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Kedua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bubar</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dibubarkan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baik</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diwajibkan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berdasarkan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peraturan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perundang-undangan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putusan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pengadilan</w:t>
      </w:r>
      <w:proofErr w:type="spellEnd"/>
      <w:r w:rsidRPr="00292F3D">
        <w:rPr>
          <w:rFonts w:ascii="Bookman Old Style" w:eastAsia="Bookman Old Style" w:hAnsi="Bookman Old Style" w:cs="Bookman Old Style"/>
          <w:sz w:val="16"/>
          <w:szCs w:val="16"/>
        </w:rPr>
        <w:t xml:space="preserve"> yang </w:t>
      </w:r>
      <w:proofErr w:type="spellStart"/>
      <w:r w:rsidRPr="00292F3D">
        <w:rPr>
          <w:rFonts w:ascii="Bookman Old Style" w:eastAsia="Bookman Old Style" w:hAnsi="Bookman Old Style" w:cs="Bookman Old Style"/>
          <w:sz w:val="16"/>
          <w:szCs w:val="16"/>
        </w:rPr>
        <w:t>sah</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maupun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karena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suka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rela</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atau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suatu</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penundaan</w:t>
      </w:r>
      <w:proofErr w:type="spellEnd"/>
      <w:r w:rsidRPr="00292F3D">
        <w:rPr>
          <w:rFonts w:ascii="Bookman Old Style" w:eastAsia="Bookman Old Style" w:hAnsi="Bookman Old Style" w:cs="Bookman Old Style"/>
          <w:sz w:val="16"/>
          <w:szCs w:val="16"/>
        </w:rPr>
        <w:t xml:space="preserve"> </w:t>
      </w:r>
      <w:proofErr w:type="spellStart"/>
      <w:r w:rsidRPr="00292F3D">
        <w:rPr>
          <w:rFonts w:ascii="Bookman Old Style" w:eastAsia="Bookman Old Style" w:hAnsi="Bookman Old Style" w:cs="Bookman Old Style"/>
          <w:sz w:val="16"/>
          <w:szCs w:val="16"/>
        </w:rPr>
        <w:t>pembayaran</w:t>
      </w:r>
      <w:proofErr w:type="spellEnd"/>
      <w:r w:rsidRPr="00292F3D">
        <w:rPr>
          <w:rFonts w:ascii="Bookman Old Style" w:eastAsia="Bookman Old Style" w:hAnsi="Bookman Old Style" w:cs="Bookman Old Style"/>
          <w:sz w:val="16"/>
          <w:szCs w:val="16"/>
        </w:rPr>
        <w:t xml:space="preserve"> utang.</w:t>
      </w:r>
    </w:p>
    <w:p w14:paraId="6A31B43D" w14:textId="77777777" w:rsidR="00B218C5" w:rsidRPr="00292F3D" w:rsidRDefault="00B218C5" w:rsidP="00FC41D2">
      <w:pPr>
        <w:numPr>
          <w:ilvl w:val="0"/>
          <w:numId w:val="2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mengesampingkan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Ayat (1)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diakhiri</w:t>
      </w:r>
      <w:proofErr w:type="spellEnd"/>
      <w:r w:rsidRPr="00292F3D">
        <w:rPr>
          <w:rFonts w:ascii="Bookman Old Style" w:eastAsia="Bookman Old Style" w:hAnsi="Bookman Old Style" w:cs="Bookman Old Style"/>
          <w:sz w:val="16"/>
          <w:szCs w:val="16"/>
          <w:lang w:val="en-US"/>
        </w:rPr>
        <w:t xml:space="preserve"> oleh salah </w:t>
      </w:r>
      <w:proofErr w:type="spellStart"/>
      <w:r w:rsidRPr="00292F3D">
        <w:rPr>
          <w:rFonts w:ascii="Bookman Old Style" w:eastAsia="Bookman Old Style" w:hAnsi="Bookman Old Style" w:cs="Bookman Old Style"/>
          <w:sz w:val="16"/>
          <w:szCs w:val="16"/>
          <w:lang w:val="en-US"/>
        </w:rPr>
        <w:t>satu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pemberitahuan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tertulis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selambat-lambatnya</w:t>
      </w:r>
      <w:proofErr w:type="spellEnd"/>
      <w:r w:rsidRPr="00292F3D">
        <w:rPr>
          <w:rFonts w:ascii="Bookman Old Style" w:eastAsia="Bookman Old Style" w:hAnsi="Bookman Old Style" w:cs="Bookman Old Style"/>
          <w:sz w:val="16"/>
          <w:szCs w:val="16"/>
          <w:lang w:val="en-US"/>
        </w:rPr>
        <w:t xml:space="preserve"> 30 (</w:t>
      </w:r>
      <w:proofErr w:type="spellStart"/>
      <w:r w:rsidRPr="00292F3D">
        <w:rPr>
          <w:rFonts w:ascii="Bookman Old Style" w:eastAsia="Bookman Old Style" w:hAnsi="Bookman Old Style" w:cs="Bookman Old Style"/>
          <w:sz w:val="16"/>
          <w:szCs w:val="16"/>
          <w:lang w:val="en-US"/>
        </w:rPr>
        <w:t>tiga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puluh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sebelum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tanggal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pengakhiran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dikehendaki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lain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mematuhi</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melanggar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ketentuan-ketentuan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disepakati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0FDC8538" w14:textId="77777777" w:rsidR="00B218C5" w:rsidRPr="00292F3D" w:rsidRDefault="00B218C5" w:rsidP="00FC41D2">
      <w:pPr>
        <w:numPr>
          <w:ilvl w:val="0"/>
          <w:numId w:val="2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tenggang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waktu</w:t>
      </w:r>
      <w:proofErr w:type="spellEnd"/>
      <w:r w:rsidRPr="00292F3D">
        <w:rPr>
          <w:rFonts w:ascii="Bookman Old Style" w:eastAsia="Bookman Old Style" w:hAnsi="Bookman Old Style" w:cs="Bookman Old Style"/>
          <w:sz w:val="16"/>
          <w:szCs w:val="16"/>
          <w:lang w:val="en-US"/>
        </w:rPr>
        <w:t xml:space="preserve"> 10 (</w:t>
      </w:r>
      <w:proofErr w:type="spellStart"/>
      <w:r w:rsidRPr="00292F3D">
        <w:rPr>
          <w:rFonts w:ascii="Bookman Old Style" w:eastAsia="Bookman Old Style" w:hAnsi="Bookman Old Style" w:cs="Bookman Old Style"/>
          <w:sz w:val="16"/>
          <w:szCs w:val="16"/>
          <w:lang w:val="en-US"/>
        </w:rPr>
        <w:t>sepuluh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tanggal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efektif</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berakhirnya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masing-masing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sudah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harus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menyelesaikan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kewajibannya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timbul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karena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
    <w:p w14:paraId="19EF6EE4" w14:textId="77777777" w:rsidR="00B218C5" w:rsidRPr="00292F3D" w:rsidRDefault="00B218C5" w:rsidP="00FC41D2">
      <w:pPr>
        <w:numPr>
          <w:ilvl w:val="0"/>
          <w:numId w:val="25"/>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Pengakhiran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membebaskan</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mematuhi</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menyelesaikan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kewajibannya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timbul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karena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adanya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117DE77D" w14:textId="77777777" w:rsidR="00B218C5" w:rsidRPr="00292F3D" w:rsidRDefault="00B218C5" w:rsidP="00FC41D2">
      <w:pPr>
        <w:numPr>
          <w:ilvl w:val="0"/>
          <w:numId w:val="25"/>
        </w:numPr>
        <w:spacing w:after="120" w:line="240" w:lineRule="auto"/>
        <w:ind w:left="567" w:hanging="567"/>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lang w:val="en-US"/>
        </w:rPr>
        <w:t xml:space="preserve">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sepakat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mengesampingkan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1266 dan 1267 Kitab </w:t>
      </w:r>
      <w:proofErr w:type="spellStart"/>
      <w:r w:rsidRPr="00292F3D">
        <w:rPr>
          <w:rFonts w:ascii="Bookman Old Style" w:eastAsia="Bookman Old Style" w:hAnsi="Bookman Old Style" w:cs="Bookman Old Style"/>
          <w:sz w:val="16"/>
          <w:szCs w:val="16"/>
          <w:lang w:val="en-US"/>
        </w:rPr>
        <w:t>Undang-Undang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Hukum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Perdata</w:t>
      </w:r>
      <w:proofErr w:type="spellEnd"/>
      <w:r w:rsidRPr="00292F3D">
        <w:rPr>
          <w:rFonts w:ascii="Bookman Old Style" w:eastAsia="Bookman Old Style" w:hAnsi="Bookman Old Style" w:cs="Bookman Old Style"/>
          <w:sz w:val="16"/>
          <w:szCs w:val="16"/>
          <w:lang w:val="en-US"/>
        </w:rPr>
        <w:t xml:space="preserve"> yang mana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mengakhiri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membutuhkan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penetapan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Pengadilan</w:t>
      </w:r>
      <w:proofErr w:type="spellEnd"/>
      <w:r w:rsidRPr="00292F3D">
        <w:rPr>
          <w:rFonts w:ascii="Bookman Old Style" w:eastAsia="Bookman Old Style" w:hAnsi="Bookman Old Style" w:cs="Bookman Old Style"/>
          <w:sz w:val="16"/>
          <w:szCs w:val="16"/>
          <w:lang w:val="en-US"/>
        </w:rPr>
        <w:t>.</w:t>
      </w:r>
    </w:p>
    <w:p w14:paraId="2F1C2100" w14:textId="77777777" w:rsidR="003C0917" w:rsidRDefault="003C0917" w:rsidP="00B218C5">
      <w:pPr>
        <w:spacing w:after="120" w:line="240" w:lineRule="auto"/>
        <w:jc w:val="center"/>
        <w:rPr>
          <w:rFonts w:ascii="Bookman Old Style" w:eastAsia="Bookman Old Style" w:hAnsi="Bookman Old Style" w:cs="Bookman Old Style"/>
          <w:b/>
          <w:bCs/>
          <w:sz w:val="16"/>
          <w:szCs w:val="16"/>
          <w:lang w:val="en-US"/>
        </w:rPr>
      </w:pPr>
    </w:p>
    <w:p w14:paraId="262664E7" w14:textId="366CEB32"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1</w:t>
      </w:r>
      <w:r w:rsidR="003C0917">
        <w:rPr>
          <w:rFonts w:ascii="Bookman Old Style" w:eastAsia="Bookman Old Style" w:hAnsi="Bookman Old Style" w:cs="Bookman Old Style"/>
          <w:b/>
          <w:bCs/>
          <w:sz w:val="16"/>
          <w:szCs w:val="16"/>
          <w:lang w:val="en-US"/>
        </w:rPr>
        <w:t>9</w:t>
      </w:r>
    </w:p>
    <w:p w14:paraId="29F9B821"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HUKUM YANG BERLAKU DAN PENYELESAIAN SENGKETA</w:t>
      </w:r>
    </w:p>
    <w:p w14:paraId="6C198508" w14:textId="77777777" w:rsidR="00B218C5" w:rsidRPr="00292F3D" w:rsidRDefault="00B218C5" w:rsidP="00FC41D2">
      <w:pPr>
        <w:numPr>
          <w:ilvl w:val="0"/>
          <w:numId w:val="26"/>
        </w:numPr>
        <w:spacing w:after="120" w:line="240" w:lineRule="auto"/>
        <w:ind w:left="567" w:hanging="567"/>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rPr>
        <w:t>Perjanjian ini dibuat, ditafsirkan, dan tunduk berdasarkan perundang-undangan yang berlaku di Negara Republik Indonesia.</w:t>
      </w:r>
    </w:p>
    <w:p w14:paraId="2A1162D8" w14:textId="77777777" w:rsidR="00B218C5" w:rsidRPr="00292F3D" w:rsidRDefault="00B218C5" w:rsidP="00FC41D2">
      <w:pPr>
        <w:numPr>
          <w:ilvl w:val="0"/>
          <w:numId w:val="26"/>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terjadi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pertentangan</w:t>
      </w:r>
      <w:proofErr w:type="spellEnd"/>
      <w:r w:rsidRPr="00292F3D">
        <w:rPr>
          <w:rFonts w:ascii="Bookman Old Style" w:eastAsia="Bookman Old Style" w:hAnsi="Bookman Old Style" w:cs="Bookman Old Style"/>
          <w:sz w:val="16"/>
          <w:szCs w:val="16"/>
          <w:lang w:val="en-US"/>
        </w:rPr>
        <w:t>,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perbedaan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penafsiran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mungkin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timbul</w:t>
      </w:r>
      <w:proofErr w:type="spellEnd"/>
      <w:r w:rsidRPr="00292F3D">
        <w:rPr>
          <w:rFonts w:ascii="Bookman Old Style" w:eastAsia="Bookman Old Style" w:hAnsi="Bookman Old Style" w:cs="Bookman Old Style"/>
          <w:sz w:val="16"/>
          <w:szCs w:val="16"/>
          <w:lang w:val="en-US"/>
        </w:rPr>
        <w:t xml:space="preserve"> di </w:t>
      </w:r>
      <w:proofErr w:type="spellStart"/>
      <w:r w:rsidRPr="00292F3D">
        <w:rPr>
          <w:rFonts w:ascii="Bookman Old Style" w:eastAsia="Bookman Old Style" w:hAnsi="Bookman Old Style" w:cs="Bookman Old Style"/>
          <w:sz w:val="16"/>
          <w:szCs w:val="16"/>
          <w:lang w:val="en-US"/>
        </w:rPr>
        <w:t>antara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sehubungan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pelaksanaan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b/>
          <w:bCs/>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sepakat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menyelesaikan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melalui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mekanisme</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musyawarah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terlebih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dahulu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selama</w:t>
      </w:r>
      <w:proofErr w:type="spellEnd"/>
      <w:r w:rsidRPr="00292F3D">
        <w:rPr>
          <w:rFonts w:ascii="Bookman Old Style" w:eastAsia="Bookman Old Style" w:hAnsi="Bookman Old Style" w:cs="Bookman Old Style"/>
          <w:sz w:val="16"/>
          <w:szCs w:val="16"/>
          <w:lang w:val="en-US"/>
        </w:rPr>
        <w:t xml:space="preserve"> 30 (</w:t>
      </w:r>
      <w:proofErr w:type="spellStart"/>
      <w:r w:rsidRPr="00292F3D">
        <w:rPr>
          <w:rFonts w:ascii="Bookman Old Style" w:eastAsia="Bookman Old Style" w:hAnsi="Bookman Old Style" w:cs="Bookman Old Style"/>
          <w:sz w:val="16"/>
          <w:szCs w:val="16"/>
          <w:lang w:val="en-US"/>
        </w:rPr>
        <w:t>tiga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puluh</w:t>
      </w:r>
      <w:proofErr w:type="spellEnd"/>
      <w:r w:rsidRPr="00292F3D">
        <w:rPr>
          <w:rFonts w:ascii="Bookman Old Style" w:eastAsia="Bookman Old Style" w:hAnsi="Bookman Old Style" w:cs="Bookman Old Style"/>
          <w:sz w:val="16"/>
          <w:szCs w:val="16"/>
          <w:lang w:val="en-US"/>
        </w:rPr>
        <w:t xml:space="preserve">) Hari </w:t>
      </w:r>
      <w:proofErr w:type="spellStart"/>
      <w:r w:rsidRPr="00292F3D">
        <w:rPr>
          <w:rFonts w:ascii="Bookman Old Style" w:eastAsia="Bookman Old Style" w:hAnsi="Bookman Old Style" w:cs="Bookman Old Style"/>
          <w:sz w:val="16"/>
          <w:szCs w:val="16"/>
          <w:lang w:val="en-US"/>
        </w:rPr>
        <w:t>Kalender</w:t>
      </w:r>
      <w:proofErr w:type="spellEnd"/>
      <w:r w:rsidRPr="00292F3D">
        <w:rPr>
          <w:rFonts w:ascii="Bookman Old Style" w:eastAsia="Bookman Old Style" w:hAnsi="Bookman Old Style" w:cs="Bookman Old Style"/>
          <w:sz w:val="16"/>
          <w:szCs w:val="16"/>
          <w:lang w:val="en-US"/>
        </w:rPr>
        <w:t>.</w:t>
      </w:r>
    </w:p>
    <w:p w14:paraId="7809B156" w14:textId="77777777" w:rsidR="00B218C5" w:rsidRPr="00292F3D" w:rsidRDefault="00B218C5" w:rsidP="00FC41D2">
      <w:pPr>
        <w:numPr>
          <w:ilvl w:val="0"/>
          <w:numId w:val="26"/>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mekanisme</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musyawarah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tercapai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mufakat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setuju</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sepakat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memilih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penyelesaian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melalui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kantor</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Panitera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Pengadilan</w:t>
      </w:r>
      <w:proofErr w:type="spellEnd"/>
      <w:r w:rsidRPr="00292F3D">
        <w:rPr>
          <w:rFonts w:ascii="Bookman Old Style" w:eastAsia="Bookman Old Style" w:hAnsi="Bookman Old Style" w:cs="Bookman Old Style"/>
          <w:sz w:val="16"/>
          <w:szCs w:val="16"/>
          <w:lang w:val="en-US"/>
        </w:rPr>
        <w:t xml:space="preserve"> Negeri Jakarta Pusat.</w:t>
      </w:r>
    </w:p>
    <w:p w14:paraId="40BA0029" w14:textId="77777777" w:rsidR="00B218C5" w:rsidRPr="00292F3D" w:rsidRDefault="00B218C5" w:rsidP="00FC41D2">
      <w:pPr>
        <w:numPr>
          <w:ilvl w:val="0"/>
          <w:numId w:val="26"/>
        </w:numPr>
        <w:spacing w:after="120" w:line="240" w:lineRule="auto"/>
        <w:ind w:left="567" w:hanging="567"/>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lang w:val="en-US"/>
        </w:rPr>
        <w:t xml:space="preserve">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sepakat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masing-masing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menanggung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sendiri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segala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biaya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dikeluarkan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untuk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menyelesaikan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timbul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3AA4F5AB" w14:textId="77777777" w:rsidR="00B218C5" w:rsidRPr="00292F3D" w:rsidRDefault="00B218C5" w:rsidP="00FC41D2">
      <w:pPr>
        <w:numPr>
          <w:ilvl w:val="0"/>
          <w:numId w:val="26"/>
        </w:numPr>
        <w:spacing w:after="120" w:line="240" w:lineRule="auto"/>
        <w:ind w:left="567" w:hanging="567"/>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hal</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sedang</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proses </w:t>
      </w:r>
      <w:proofErr w:type="spellStart"/>
      <w:r w:rsidRPr="00292F3D">
        <w:rPr>
          <w:rFonts w:ascii="Bookman Old Style" w:eastAsia="Bookman Old Style" w:hAnsi="Bookman Old Style" w:cs="Bookman Old Style"/>
          <w:sz w:val="16"/>
          <w:szCs w:val="16"/>
          <w:lang w:val="en-US"/>
        </w:rPr>
        <w:t>penyelesaian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Perselisihan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sebagaimana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dimaksud</w:t>
      </w:r>
      <w:proofErr w:type="spellEnd"/>
      <w:r w:rsidRPr="00292F3D">
        <w:rPr>
          <w:rFonts w:ascii="Bookman Old Style" w:eastAsia="Bookman Old Style" w:hAnsi="Bookman Old Style" w:cs="Bookman Old Style"/>
          <w:sz w:val="16"/>
          <w:szCs w:val="16"/>
          <w:lang w:val="en-US"/>
        </w:rPr>
        <w:t xml:space="preserve"> pada Ayat (2) </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Ayat (3)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tetap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wajib</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melaksanakan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kewajibannya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kecuali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disepakati</w:t>
      </w:r>
      <w:proofErr w:type="spellEnd"/>
      <w:r w:rsidRPr="00292F3D">
        <w:rPr>
          <w:rFonts w:ascii="Bookman Old Style" w:eastAsia="Bookman Old Style" w:hAnsi="Bookman Old Style" w:cs="Bookman Old Style"/>
          <w:sz w:val="16"/>
          <w:szCs w:val="16"/>
          <w:lang w:val="en-US"/>
        </w:rPr>
        <w:t xml:space="preserve"> lain oleh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w:t>
      </w:r>
    </w:p>
    <w:p w14:paraId="6571739D" w14:textId="6575ED75" w:rsidR="00B218C5" w:rsidRPr="00AC28EF" w:rsidRDefault="5D5EDF26" w:rsidP="7DE5468F">
      <w:pPr>
        <w:spacing w:after="120" w:line="240" w:lineRule="auto"/>
        <w:jc w:val="center"/>
        <w:rPr>
          <w:rFonts w:ascii="Bookman Old Style" w:eastAsia="Bookman Old Style" w:hAnsi="Bookman Old Style" w:cs="Bookman Old Style"/>
          <w:b/>
          <w:bCs/>
          <w:sz w:val="16"/>
          <w:szCs w:val="16"/>
          <w:lang w:val="en-US"/>
        </w:rPr>
      </w:pPr>
      <w:r w:rsidRPr="7DE5468F">
        <w:rPr>
          <w:rFonts w:ascii="Bookman Old Style" w:eastAsia="Bookman Old Style" w:hAnsi="Bookman Old Style" w:cs="Bookman Old Style"/>
          <w:b/>
          <w:bCs/>
          <w:sz w:val="16"/>
          <w:szCs w:val="16"/>
          <w:lang w:val="en-US"/>
        </w:rPr>
        <w:t xml:space="preserve">PASAL </w:t>
      </w:r>
      <w:r w:rsidR="003C0917">
        <w:rPr>
          <w:rFonts w:ascii="Bookman Old Style" w:eastAsia="Bookman Old Style" w:hAnsi="Bookman Old Style" w:cs="Bookman Old Style"/>
          <w:b/>
          <w:bCs/>
          <w:sz w:val="16"/>
          <w:szCs w:val="16"/>
          <w:lang w:val="en-US"/>
        </w:rPr>
        <w:t>20</w:t>
      </w:r>
    </w:p>
    <w:p w14:paraId="4C6D4DB6" w14:textId="77777777" w:rsidR="00B218C5" w:rsidRPr="00AC28EF" w:rsidRDefault="5D5EDF26" w:rsidP="7DE5468F">
      <w:pPr>
        <w:spacing w:after="120" w:line="240" w:lineRule="auto"/>
        <w:jc w:val="center"/>
        <w:rPr>
          <w:rFonts w:ascii="Bookman Old Style" w:eastAsia="Bookman Old Style" w:hAnsi="Bookman Old Style" w:cs="Bookman Old Style"/>
          <w:b/>
          <w:bCs/>
          <w:sz w:val="16"/>
          <w:szCs w:val="16"/>
          <w:lang w:val="en-US"/>
        </w:rPr>
      </w:pPr>
      <w:r w:rsidRPr="7DE5468F">
        <w:rPr>
          <w:rFonts w:ascii="Bookman Old Style" w:eastAsia="Bookman Old Style" w:hAnsi="Bookman Old Style" w:cs="Bookman Old Style"/>
          <w:b/>
          <w:bCs/>
          <w:sz w:val="16"/>
          <w:szCs w:val="16"/>
          <w:lang w:val="en-US"/>
        </w:rPr>
        <w:t>MANAJEMEN LAPORAN KEAMANAN/FARMAKOVIGILANS</w:t>
      </w:r>
    </w:p>
    <w:p w14:paraId="184B2CBD" w14:textId="77777777" w:rsidR="00B218C5" w:rsidRPr="00AC28EF" w:rsidRDefault="5D5EDF26" w:rsidP="7DE5468F">
      <w:pPr>
        <w:pStyle w:val="NormalWebCharChar"/>
        <w:numPr>
          <w:ilvl w:val="0"/>
          <w:numId w:val="27"/>
        </w:numPr>
        <w:tabs>
          <w:tab w:val="clear" w:pos="240"/>
          <w:tab w:val="left" w:pos="709"/>
        </w:tabs>
        <w:spacing w:before="0" w:after="120" w:line="240" w:lineRule="auto"/>
        <w:ind w:left="567" w:hanging="567"/>
        <w:jc w:val="both"/>
        <w:rPr>
          <w:rFonts w:ascii="Bookman Old Style" w:eastAsia="Bookman Old Style" w:hAnsi="Bookman Old Style" w:cs="Bookman Old Style"/>
          <w:color w:val="auto"/>
          <w:sz w:val="16"/>
          <w:szCs w:val="16"/>
        </w:rPr>
      </w:pPr>
      <w:proofErr w:type="spellStart"/>
      <w:r w:rsidRPr="7DE5468F">
        <w:rPr>
          <w:rFonts w:ascii="Bookman Old Style" w:eastAsia="Bookman Old Style" w:hAnsi="Bookman Old Style" w:cs="Bookman Old Style"/>
          <w:color w:val="auto"/>
          <w:sz w:val="16"/>
          <w:szCs w:val="16"/>
        </w:rPr>
        <w:t>Ketentuan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farmakovigilans</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menurut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Pasal</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ini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adalah</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mengacu</w:t>
      </w:r>
      <w:proofErr w:type="spellEnd"/>
      <w:r w:rsidRPr="7DE5468F">
        <w:rPr>
          <w:rFonts w:ascii="Bookman Old Style" w:eastAsia="Bookman Old Style" w:hAnsi="Bookman Old Style" w:cs="Bookman Old Style"/>
          <w:color w:val="auto"/>
          <w:sz w:val="16"/>
          <w:szCs w:val="16"/>
        </w:rPr>
        <w:t xml:space="preserve"> pada </w:t>
      </w:r>
      <w:proofErr w:type="spellStart"/>
      <w:r w:rsidRPr="7DE5468F">
        <w:rPr>
          <w:rFonts w:ascii="Bookman Old Style" w:eastAsia="Bookman Old Style" w:hAnsi="Bookman Old Style" w:cs="Bookman Old Style"/>
          <w:color w:val="auto"/>
          <w:sz w:val="16"/>
          <w:szCs w:val="16"/>
        </w:rPr>
        <w:t>undang-undang</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peraturan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pemerintah</w:t>
      </w:r>
      <w:proofErr w:type="spellEnd"/>
      <w:r w:rsidRPr="7DE5468F">
        <w:rPr>
          <w:rFonts w:ascii="Bookman Old Style" w:eastAsia="Bookman Old Style" w:hAnsi="Bookman Old Style" w:cs="Bookman Old Style"/>
          <w:color w:val="auto"/>
          <w:sz w:val="16"/>
          <w:szCs w:val="16"/>
        </w:rPr>
        <w:t xml:space="preserve">, dan </w:t>
      </w:r>
      <w:proofErr w:type="spellStart"/>
      <w:r w:rsidRPr="7DE5468F">
        <w:rPr>
          <w:rFonts w:ascii="Bookman Old Style" w:eastAsia="Bookman Old Style" w:hAnsi="Bookman Old Style" w:cs="Bookman Old Style"/>
          <w:color w:val="auto"/>
          <w:sz w:val="16"/>
          <w:szCs w:val="16"/>
        </w:rPr>
        <w:t>peraturan</w:t>
      </w:r>
      <w:proofErr w:type="spellEnd"/>
      <w:r w:rsidRPr="7DE5468F">
        <w:rPr>
          <w:rFonts w:ascii="Bookman Old Style" w:eastAsia="Bookman Old Style" w:hAnsi="Bookman Old Style" w:cs="Bookman Old Style"/>
          <w:color w:val="auto"/>
          <w:sz w:val="16"/>
          <w:szCs w:val="16"/>
        </w:rPr>
        <w:t>/</w:t>
      </w:r>
      <w:proofErr w:type="spellStart"/>
      <w:r w:rsidRPr="7DE5468F">
        <w:rPr>
          <w:rFonts w:ascii="Bookman Old Style" w:eastAsia="Bookman Old Style" w:hAnsi="Bookman Old Style" w:cs="Bookman Old Style"/>
          <w:color w:val="auto"/>
          <w:sz w:val="16"/>
          <w:szCs w:val="16"/>
        </w:rPr>
        <w:t>keputusan</w:t>
      </w:r>
      <w:proofErr w:type="spellEnd"/>
      <w:r w:rsidRPr="7DE5468F">
        <w:rPr>
          <w:rFonts w:ascii="Bookman Old Style" w:eastAsia="Bookman Old Style" w:hAnsi="Bookman Old Style" w:cs="Bookman Old Style"/>
          <w:color w:val="auto"/>
          <w:sz w:val="16"/>
          <w:szCs w:val="16"/>
        </w:rPr>
        <w:t xml:space="preserve"> Menteri </w:t>
      </w:r>
      <w:proofErr w:type="spellStart"/>
      <w:r w:rsidRPr="7DE5468F">
        <w:rPr>
          <w:rFonts w:ascii="Bookman Old Style" w:eastAsia="Bookman Old Style" w:hAnsi="Bookman Old Style" w:cs="Bookman Old Style"/>
          <w:color w:val="auto"/>
          <w:sz w:val="16"/>
          <w:szCs w:val="16"/>
        </w:rPr>
        <w:t>Kesehatan</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mengatur</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mengenai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penyelenggaraan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layanan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terapi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sel</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punca</w:t>
      </w:r>
      <w:proofErr w:type="spellEnd"/>
      <w:r w:rsidRPr="7DE5468F">
        <w:rPr>
          <w:rFonts w:ascii="Bookman Old Style" w:eastAsia="Bookman Old Style" w:hAnsi="Bookman Old Style" w:cs="Bookman Old Style"/>
          <w:color w:val="auto"/>
          <w:sz w:val="16"/>
          <w:szCs w:val="16"/>
        </w:rPr>
        <w:t xml:space="preserve"> dan </w:t>
      </w:r>
      <w:proofErr w:type="spellStart"/>
      <w:r w:rsidRPr="7DE5468F">
        <w:rPr>
          <w:rFonts w:ascii="Bookman Old Style" w:eastAsia="Bookman Old Style" w:hAnsi="Bookman Old Style" w:cs="Bookman Old Style"/>
          <w:color w:val="auto"/>
          <w:sz w:val="16"/>
          <w:szCs w:val="16"/>
        </w:rPr>
        <w:t>sel</w:t>
      </w:r>
      <w:proofErr w:type="spellEnd"/>
      <w:r w:rsidRPr="7DE5468F">
        <w:rPr>
          <w:rFonts w:ascii="Bookman Old Style" w:eastAsia="Bookman Old Style" w:hAnsi="Bookman Old Style" w:cs="Bookman Old Style"/>
          <w:color w:val="auto"/>
          <w:sz w:val="16"/>
          <w:szCs w:val="16"/>
        </w:rPr>
        <w:t xml:space="preserve"> non-</w:t>
      </w:r>
      <w:proofErr w:type="spellStart"/>
      <w:r w:rsidRPr="7DE5468F">
        <w:rPr>
          <w:rFonts w:ascii="Bookman Old Style" w:eastAsia="Bookman Old Style" w:hAnsi="Bookman Old Style" w:cs="Bookman Old Style"/>
          <w:color w:val="auto"/>
          <w:sz w:val="16"/>
          <w:szCs w:val="16"/>
        </w:rPr>
        <w:t>sel</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punca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berikut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seluruh</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perubahannya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baik</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sekarang</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ada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maupun</w:t>
      </w:r>
      <w:proofErr w:type="spellEnd"/>
      <w:r w:rsidRPr="7DE5468F">
        <w:rPr>
          <w:rFonts w:ascii="Bookman Old Style" w:eastAsia="Bookman Old Style" w:hAnsi="Bookman Old Style" w:cs="Bookman Old Style"/>
          <w:color w:val="auto"/>
          <w:sz w:val="16"/>
          <w:szCs w:val="16"/>
        </w:rPr>
        <w:t xml:space="preserve"> di </w:t>
      </w:r>
      <w:proofErr w:type="spellStart"/>
      <w:r w:rsidRPr="7DE5468F">
        <w:rPr>
          <w:rFonts w:ascii="Bookman Old Style" w:eastAsia="Bookman Old Style" w:hAnsi="Bookman Old Style" w:cs="Bookman Old Style"/>
          <w:color w:val="auto"/>
          <w:sz w:val="16"/>
          <w:szCs w:val="16"/>
        </w:rPr>
        <w:t>kemudian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hari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selanjutnya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disebut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b/>
          <w:bCs/>
          <w:color w:val="auto"/>
          <w:sz w:val="16"/>
          <w:szCs w:val="16"/>
        </w:rPr>
        <w:t>Peraturan</w:t>
      </w:r>
      <w:proofErr w:type="spellEnd"/>
      <w:r w:rsidRPr="7DE5468F">
        <w:rPr>
          <w:rFonts w:ascii="Bookman Old Style" w:eastAsia="Bookman Old Style" w:hAnsi="Bookman Old Style" w:cs="Bookman Old Style"/>
          <w:color w:val="auto"/>
          <w:sz w:val="16"/>
          <w:szCs w:val="16"/>
        </w:rPr>
        <w:t>”).</w:t>
      </w:r>
    </w:p>
    <w:p w14:paraId="17001E89" w14:textId="77777777" w:rsidR="00B218C5" w:rsidRPr="00AC28EF" w:rsidRDefault="5D5EDF26" w:rsidP="7DE5468F">
      <w:pPr>
        <w:pStyle w:val="NormalWebCharChar"/>
        <w:numPr>
          <w:ilvl w:val="0"/>
          <w:numId w:val="27"/>
        </w:numPr>
        <w:tabs>
          <w:tab w:val="clear" w:pos="240"/>
          <w:tab w:val="left" w:pos="709"/>
        </w:tabs>
        <w:spacing w:before="0" w:after="120" w:line="240" w:lineRule="auto"/>
        <w:ind w:left="567" w:hanging="567"/>
        <w:jc w:val="both"/>
        <w:rPr>
          <w:rFonts w:ascii="Bookman Old Style" w:eastAsia="Bookman Old Style" w:hAnsi="Bookman Old Style" w:cs="Bookman Old Style"/>
          <w:color w:val="auto"/>
          <w:sz w:val="16"/>
          <w:szCs w:val="16"/>
        </w:rPr>
      </w:pPr>
      <w:r w:rsidRPr="7DE5468F">
        <w:rPr>
          <w:rFonts w:ascii="Bookman Old Style" w:eastAsia="Bookman Old Style" w:hAnsi="Bookman Old Style" w:cs="Bookman Old Style"/>
          <w:color w:val="auto"/>
          <w:sz w:val="16"/>
          <w:szCs w:val="16"/>
        </w:rPr>
        <w:t xml:space="preserve">Para </w:t>
      </w:r>
      <w:proofErr w:type="spellStart"/>
      <w:r w:rsidRPr="7DE5468F">
        <w:rPr>
          <w:rFonts w:ascii="Bookman Old Style" w:eastAsia="Bookman Old Style" w:hAnsi="Bookman Old Style" w:cs="Bookman Old Style"/>
          <w:color w:val="auto"/>
          <w:sz w:val="16"/>
          <w:szCs w:val="16"/>
        </w:rPr>
        <w:t>Pihak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menyadari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bahwa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setiap</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tindakan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terapi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sel</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punca</w:t>
      </w:r>
      <w:proofErr w:type="spellEnd"/>
      <w:r w:rsidRPr="7DE5468F">
        <w:rPr>
          <w:rFonts w:ascii="Bookman Old Style" w:eastAsia="Bookman Old Style" w:hAnsi="Bookman Old Style" w:cs="Bookman Old Style"/>
          <w:color w:val="auto"/>
          <w:sz w:val="16"/>
          <w:szCs w:val="16"/>
        </w:rPr>
        <w:t xml:space="preserve"> dan </w:t>
      </w:r>
      <w:proofErr w:type="spellStart"/>
      <w:r w:rsidRPr="7DE5468F">
        <w:rPr>
          <w:rFonts w:ascii="Bookman Old Style" w:eastAsia="Bookman Old Style" w:hAnsi="Bookman Old Style" w:cs="Bookman Old Style"/>
          <w:color w:val="auto"/>
          <w:sz w:val="16"/>
          <w:szCs w:val="16"/>
        </w:rPr>
        <w:t>sel</w:t>
      </w:r>
      <w:proofErr w:type="spellEnd"/>
      <w:r w:rsidRPr="7DE5468F">
        <w:rPr>
          <w:rFonts w:ascii="Bookman Old Style" w:eastAsia="Bookman Old Style" w:hAnsi="Bookman Old Style" w:cs="Bookman Old Style"/>
          <w:color w:val="auto"/>
          <w:sz w:val="16"/>
          <w:szCs w:val="16"/>
        </w:rPr>
        <w:t xml:space="preserve"> non-</w:t>
      </w:r>
      <w:proofErr w:type="spellStart"/>
      <w:r w:rsidRPr="7DE5468F">
        <w:rPr>
          <w:rFonts w:ascii="Bookman Old Style" w:eastAsia="Bookman Old Style" w:hAnsi="Bookman Old Style" w:cs="Bookman Old Style"/>
          <w:color w:val="auto"/>
          <w:sz w:val="16"/>
          <w:szCs w:val="16"/>
        </w:rPr>
        <w:t>sel</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punca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memiliki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kemungkinan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efek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samping</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timbul</w:t>
      </w:r>
      <w:proofErr w:type="spellEnd"/>
      <w:r w:rsidRPr="7DE5468F">
        <w:rPr>
          <w:rFonts w:ascii="Bookman Old Style" w:eastAsia="Bookman Old Style" w:hAnsi="Bookman Old Style" w:cs="Bookman Old Style"/>
          <w:color w:val="auto"/>
          <w:sz w:val="16"/>
          <w:szCs w:val="16"/>
        </w:rPr>
        <w:t xml:space="preserve">, oleh </w:t>
      </w:r>
      <w:proofErr w:type="spellStart"/>
      <w:r w:rsidRPr="7DE5468F">
        <w:rPr>
          <w:rFonts w:ascii="Bookman Old Style" w:eastAsia="Bookman Old Style" w:hAnsi="Bookman Old Style" w:cs="Bookman Old Style"/>
          <w:color w:val="auto"/>
          <w:sz w:val="16"/>
          <w:szCs w:val="16"/>
        </w:rPr>
        <w:t>karenanya</w:t>
      </w:r>
      <w:proofErr w:type="spellEnd"/>
      <w:r w:rsidRPr="7DE5468F">
        <w:rPr>
          <w:rFonts w:ascii="Bookman Old Style" w:eastAsia="Bookman Old Style" w:hAnsi="Bookman Old Style" w:cs="Bookman Old Style"/>
          <w:color w:val="auto"/>
          <w:sz w:val="16"/>
          <w:szCs w:val="16"/>
        </w:rPr>
        <w:t xml:space="preserve"> Para </w:t>
      </w:r>
      <w:proofErr w:type="spellStart"/>
      <w:r w:rsidRPr="7DE5468F">
        <w:rPr>
          <w:rFonts w:ascii="Bookman Old Style" w:eastAsia="Bookman Old Style" w:hAnsi="Bookman Old Style" w:cs="Bookman Old Style"/>
          <w:color w:val="auto"/>
          <w:sz w:val="16"/>
          <w:szCs w:val="16"/>
        </w:rPr>
        <w:t>Pihak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sepakat</w:t>
      </w:r>
      <w:proofErr w:type="spellEnd"/>
      <w:r w:rsidRPr="7DE5468F">
        <w:rPr>
          <w:rFonts w:ascii="Bookman Old Style" w:eastAsia="Bookman Old Style" w:hAnsi="Bookman Old Style" w:cs="Bookman Old Style"/>
          <w:color w:val="auto"/>
          <w:sz w:val="16"/>
          <w:szCs w:val="16"/>
        </w:rPr>
        <w:t xml:space="preserve"> dan </w:t>
      </w:r>
      <w:proofErr w:type="spellStart"/>
      <w:r w:rsidRPr="7DE5468F">
        <w:rPr>
          <w:rFonts w:ascii="Bookman Old Style" w:eastAsia="Bookman Old Style" w:hAnsi="Bookman Old Style" w:cs="Bookman Old Style"/>
          <w:color w:val="auto"/>
          <w:sz w:val="16"/>
          <w:szCs w:val="16"/>
        </w:rPr>
        <w:t>setuju</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untuk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mengikuti</w:t>
      </w:r>
      <w:proofErr w:type="spellEnd"/>
      <w:r w:rsidRPr="7DE5468F">
        <w:rPr>
          <w:rFonts w:ascii="Bookman Old Style" w:eastAsia="Bookman Old Style" w:hAnsi="Bookman Old Style" w:cs="Bookman Old Style"/>
          <w:color w:val="auto"/>
          <w:sz w:val="16"/>
          <w:szCs w:val="16"/>
        </w:rPr>
        <w:t xml:space="preserve"> tata </w:t>
      </w:r>
      <w:proofErr w:type="spellStart"/>
      <w:r w:rsidRPr="7DE5468F">
        <w:rPr>
          <w:rFonts w:ascii="Bookman Old Style" w:eastAsia="Bookman Old Style" w:hAnsi="Bookman Old Style" w:cs="Bookman Old Style"/>
          <w:color w:val="auto"/>
          <w:sz w:val="16"/>
          <w:szCs w:val="16"/>
        </w:rPr>
        <w:t>cara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pelaporan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farmakovigilans</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telah</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dibuat</w:t>
      </w:r>
      <w:proofErr w:type="spellEnd"/>
      <w:r w:rsidRPr="7DE5468F">
        <w:rPr>
          <w:rFonts w:ascii="Bookman Old Style" w:eastAsia="Bookman Old Style" w:hAnsi="Bookman Old Style" w:cs="Bookman Old Style"/>
          <w:color w:val="auto"/>
          <w:sz w:val="16"/>
          <w:szCs w:val="16"/>
        </w:rPr>
        <w:t xml:space="preserve"> oleh </w:t>
      </w:r>
      <w:proofErr w:type="spellStart"/>
      <w:r w:rsidRPr="7DE5468F">
        <w:rPr>
          <w:rFonts w:ascii="Bookman Old Style" w:eastAsia="Bookman Old Style" w:hAnsi="Bookman Old Style" w:cs="Bookman Old Style"/>
          <w:color w:val="auto"/>
          <w:sz w:val="16"/>
          <w:szCs w:val="16"/>
        </w:rPr>
        <w:t>Pihak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Pertama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berdasarkan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Peraturan</w:t>
      </w:r>
      <w:proofErr w:type="spellEnd"/>
      <w:r w:rsidRPr="7DE5468F">
        <w:rPr>
          <w:rFonts w:ascii="Bookman Old Style" w:eastAsia="Bookman Old Style" w:hAnsi="Bookman Old Style" w:cs="Bookman Old Style"/>
          <w:color w:val="auto"/>
          <w:sz w:val="16"/>
          <w:szCs w:val="16"/>
        </w:rPr>
        <w:t>.</w:t>
      </w:r>
    </w:p>
    <w:p w14:paraId="7AA0395E" w14:textId="77777777" w:rsidR="00B218C5" w:rsidRPr="00AC28EF" w:rsidRDefault="5D5EDF26" w:rsidP="7DE5468F">
      <w:pPr>
        <w:pStyle w:val="NormalWebCharChar"/>
        <w:numPr>
          <w:ilvl w:val="0"/>
          <w:numId w:val="27"/>
        </w:numPr>
        <w:tabs>
          <w:tab w:val="clear" w:pos="240"/>
          <w:tab w:val="left" w:pos="709"/>
        </w:tabs>
        <w:spacing w:before="0" w:after="120" w:line="240" w:lineRule="auto"/>
        <w:ind w:left="567" w:hanging="567"/>
        <w:jc w:val="both"/>
        <w:rPr>
          <w:rFonts w:ascii="Bookman Old Style" w:eastAsia="Bookman Old Style" w:hAnsi="Bookman Old Style" w:cs="Bookman Old Style"/>
          <w:color w:val="auto"/>
          <w:sz w:val="16"/>
          <w:szCs w:val="16"/>
        </w:rPr>
      </w:pPr>
      <w:r w:rsidRPr="7DE5468F">
        <w:rPr>
          <w:rFonts w:ascii="Bookman Old Style" w:eastAsia="Bookman Old Style" w:hAnsi="Bookman Old Style" w:cs="Bookman Old Style"/>
          <w:color w:val="auto"/>
          <w:sz w:val="16"/>
          <w:szCs w:val="16"/>
        </w:rPr>
        <w:t xml:space="preserve">Tata </w:t>
      </w:r>
      <w:proofErr w:type="spellStart"/>
      <w:r w:rsidRPr="7DE5468F">
        <w:rPr>
          <w:rFonts w:ascii="Bookman Old Style" w:eastAsia="Bookman Old Style" w:hAnsi="Bookman Old Style" w:cs="Bookman Old Style"/>
          <w:color w:val="auto"/>
          <w:sz w:val="16"/>
          <w:szCs w:val="16"/>
        </w:rPr>
        <w:t>cara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pelaporan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farmakovigilans</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berikut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dokumen-dokumen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formulir-formulir</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menyertainya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sebagaimana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dimaksud</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dalam</w:t>
      </w:r>
      <w:proofErr w:type="spellEnd"/>
      <w:r w:rsidRPr="7DE5468F">
        <w:rPr>
          <w:rFonts w:ascii="Bookman Old Style" w:eastAsia="Bookman Old Style" w:hAnsi="Bookman Old Style" w:cs="Bookman Old Style"/>
          <w:color w:val="auto"/>
          <w:sz w:val="16"/>
          <w:szCs w:val="16"/>
        </w:rPr>
        <w:t xml:space="preserve"> Ayat 2 </w:t>
      </w:r>
      <w:proofErr w:type="spellStart"/>
      <w:r w:rsidRPr="7DE5468F">
        <w:rPr>
          <w:rFonts w:ascii="Bookman Old Style" w:eastAsia="Bookman Old Style" w:hAnsi="Bookman Old Style" w:cs="Bookman Old Style"/>
          <w:color w:val="auto"/>
          <w:sz w:val="16"/>
          <w:szCs w:val="16"/>
        </w:rPr>
        <w:t>Pasal</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ini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dapat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dipergunakan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Pihak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Kedua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sebagai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dasar</w:t>
      </w:r>
      <w:proofErr w:type="spellEnd"/>
      <w:r w:rsidRPr="7DE5468F">
        <w:rPr>
          <w:rFonts w:ascii="Bookman Old Style" w:eastAsia="Bookman Old Style" w:hAnsi="Bookman Old Style" w:cs="Bookman Old Style"/>
          <w:color w:val="auto"/>
          <w:sz w:val="16"/>
          <w:szCs w:val="16"/>
        </w:rPr>
        <w:t xml:space="preserve"> monitoring </w:t>
      </w:r>
      <w:proofErr w:type="spellStart"/>
      <w:r w:rsidRPr="7DE5468F">
        <w:rPr>
          <w:rFonts w:ascii="Bookman Old Style" w:eastAsia="Bookman Old Style" w:hAnsi="Bookman Old Style" w:cs="Bookman Old Style"/>
          <w:color w:val="auto"/>
          <w:sz w:val="16"/>
          <w:szCs w:val="16"/>
        </w:rPr>
        <w:t>ke</w:t>
      </w:r>
      <w:proofErr w:type="spellEnd"/>
      <w:r w:rsidRPr="7DE5468F">
        <w:rPr>
          <w:rFonts w:ascii="Bookman Old Style" w:eastAsia="Bookman Old Style" w:hAnsi="Bookman Old Style" w:cs="Bookman Old Style"/>
          <w:color w:val="auto"/>
          <w:sz w:val="16"/>
          <w:szCs w:val="16"/>
        </w:rPr>
        <w:t xml:space="preserve"> Badan </w:t>
      </w:r>
      <w:proofErr w:type="spellStart"/>
      <w:r w:rsidRPr="7DE5468F">
        <w:rPr>
          <w:rFonts w:ascii="Bookman Old Style" w:eastAsia="Bookman Old Style" w:hAnsi="Bookman Old Style" w:cs="Bookman Old Style"/>
          <w:color w:val="auto"/>
          <w:sz w:val="16"/>
          <w:szCs w:val="16"/>
        </w:rPr>
        <w:t>Regulasi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atau</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instansi</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terkait</w:t>
      </w:r>
      <w:proofErr w:type="spellEnd"/>
      <w:r w:rsidRPr="7DE5468F">
        <w:rPr>
          <w:rFonts w:ascii="Bookman Old Style" w:eastAsia="Bookman Old Style" w:hAnsi="Bookman Old Style" w:cs="Bookman Old Style"/>
          <w:color w:val="auto"/>
          <w:sz w:val="16"/>
          <w:szCs w:val="16"/>
        </w:rPr>
        <w:t>.</w:t>
      </w:r>
    </w:p>
    <w:p w14:paraId="6FC5D5EA" w14:textId="77777777" w:rsidR="00B218C5" w:rsidRPr="00AC28EF" w:rsidRDefault="5D5EDF26" w:rsidP="7DE5468F">
      <w:pPr>
        <w:pStyle w:val="NormalWebCharChar"/>
        <w:numPr>
          <w:ilvl w:val="0"/>
          <w:numId w:val="27"/>
        </w:numPr>
        <w:tabs>
          <w:tab w:val="clear" w:pos="240"/>
          <w:tab w:val="left" w:pos="709"/>
        </w:tabs>
        <w:spacing w:before="0" w:after="120" w:line="240" w:lineRule="auto"/>
        <w:ind w:left="567" w:hanging="567"/>
        <w:jc w:val="both"/>
        <w:rPr>
          <w:rFonts w:ascii="Bookman Old Style" w:eastAsia="Bookman Old Style" w:hAnsi="Bookman Old Style" w:cs="Bookman Old Style"/>
          <w:color w:val="auto"/>
          <w:sz w:val="16"/>
          <w:szCs w:val="16"/>
        </w:rPr>
      </w:pPr>
      <w:proofErr w:type="spellStart"/>
      <w:r w:rsidRPr="7DE5468F">
        <w:rPr>
          <w:rFonts w:ascii="Bookman Old Style" w:eastAsia="Bookman Old Style" w:hAnsi="Bookman Old Style" w:cs="Bookman Old Style"/>
          <w:color w:val="auto"/>
          <w:sz w:val="16"/>
          <w:szCs w:val="16"/>
        </w:rPr>
        <w:t>Pihak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Kedua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akan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berperan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serta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aktif</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dalam</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memberikan</w:t>
      </w:r>
      <w:proofErr w:type="spellEnd"/>
      <w:r w:rsidRPr="7DE5468F">
        <w:rPr>
          <w:rFonts w:ascii="Bookman Old Style" w:eastAsia="Bookman Old Style" w:hAnsi="Bookman Old Style" w:cs="Bookman Old Style"/>
          <w:color w:val="auto"/>
          <w:sz w:val="16"/>
          <w:szCs w:val="16"/>
        </w:rPr>
        <w:t xml:space="preserve"> data-data </w:t>
      </w:r>
      <w:proofErr w:type="spellStart"/>
      <w:r w:rsidRPr="7DE5468F">
        <w:rPr>
          <w:rFonts w:ascii="Bookman Old Style" w:eastAsia="Bookman Old Style" w:hAnsi="Bookman Old Style" w:cs="Bookman Old Style"/>
          <w:color w:val="auto"/>
          <w:sz w:val="16"/>
          <w:szCs w:val="16"/>
        </w:rPr>
        <w:t>untuk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keperluan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pelaporan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farmakovigilans</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telah</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terjadi</w:t>
      </w:r>
      <w:proofErr w:type="spellEnd"/>
      <w:r w:rsidRPr="7DE5468F">
        <w:rPr>
          <w:rFonts w:ascii="Bookman Old Style" w:eastAsia="Bookman Old Style" w:hAnsi="Bookman Old Style" w:cs="Bookman Old Style"/>
          <w:color w:val="auto"/>
          <w:sz w:val="16"/>
          <w:szCs w:val="16"/>
        </w:rPr>
        <w:t xml:space="preserve"> di </w:t>
      </w:r>
      <w:proofErr w:type="spellStart"/>
      <w:r w:rsidRPr="7DE5468F">
        <w:rPr>
          <w:rFonts w:ascii="Bookman Old Style" w:eastAsia="Bookman Old Style" w:hAnsi="Bookman Old Style" w:cs="Bookman Old Style"/>
          <w:color w:val="auto"/>
          <w:sz w:val="16"/>
          <w:szCs w:val="16"/>
        </w:rPr>
        <w:t>Fasilitas</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Kesehatan</w:t>
      </w:r>
      <w:proofErr w:type="spellEnd"/>
      <w:r w:rsidRPr="7DE5468F">
        <w:rPr>
          <w:rFonts w:ascii="Bookman Old Style" w:eastAsia="Bookman Old Style" w:hAnsi="Bookman Old Style" w:cs="Bookman Old Style"/>
          <w:color w:val="auto"/>
          <w:sz w:val="16"/>
          <w:szCs w:val="16"/>
        </w:rPr>
        <w:t>.</w:t>
      </w:r>
    </w:p>
    <w:p w14:paraId="13AC5B23" w14:textId="77777777" w:rsidR="00B218C5" w:rsidRPr="00AC28EF" w:rsidRDefault="5D5EDF26" w:rsidP="7DE5468F">
      <w:pPr>
        <w:pStyle w:val="NormalWebCharChar"/>
        <w:numPr>
          <w:ilvl w:val="0"/>
          <w:numId w:val="27"/>
        </w:numPr>
        <w:tabs>
          <w:tab w:val="clear" w:pos="240"/>
          <w:tab w:val="left" w:pos="709"/>
        </w:tabs>
        <w:spacing w:before="0" w:after="120" w:line="240" w:lineRule="auto"/>
        <w:ind w:left="567" w:hanging="567"/>
        <w:jc w:val="both"/>
        <w:rPr>
          <w:rFonts w:ascii="Bookman Old Style" w:eastAsia="Bookman Old Style" w:hAnsi="Bookman Old Style" w:cs="Bookman Old Style"/>
          <w:color w:val="auto"/>
          <w:sz w:val="16"/>
          <w:szCs w:val="16"/>
        </w:rPr>
      </w:pPr>
      <w:proofErr w:type="spellStart"/>
      <w:r w:rsidRPr="7DE5468F">
        <w:rPr>
          <w:rFonts w:ascii="Bookman Old Style" w:eastAsia="Bookman Old Style" w:hAnsi="Bookman Old Style" w:cs="Bookman Old Style"/>
          <w:color w:val="auto"/>
          <w:sz w:val="16"/>
          <w:szCs w:val="16"/>
        </w:rPr>
        <w:t>Pihak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Kedua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wajib</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menunjuk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seorang</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penanggung</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jawab</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Farmakovigilans</w:t>
      </w:r>
      <w:proofErr w:type="spellEnd"/>
      <w:r w:rsidRPr="7DE5468F">
        <w:rPr>
          <w:rFonts w:ascii="Bookman Old Style" w:eastAsia="Bookman Old Style" w:hAnsi="Bookman Old Style" w:cs="Bookman Old Style"/>
          <w:color w:val="auto"/>
          <w:sz w:val="16"/>
          <w:szCs w:val="16"/>
        </w:rPr>
        <w:t xml:space="preserve"> yang </w:t>
      </w:r>
      <w:proofErr w:type="spellStart"/>
      <w:r w:rsidRPr="7DE5468F">
        <w:rPr>
          <w:rFonts w:ascii="Bookman Old Style" w:eastAsia="Bookman Old Style" w:hAnsi="Bookman Old Style" w:cs="Bookman Old Style"/>
          <w:color w:val="auto"/>
          <w:sz w:val="16"/>
          <w:szCs w:val="16"/>
        </w:rPr>
        <w:t>dapat</w:t>
      </w:r>
      <w:proofErr w:type="spellEnd"/>
      <w:r w:rsidRPr="7DE5468F">
        <w:rPr>
          <w:rFonts w:ascii="Bookman Old Style" w:eastAsia="Bookman Old Style" w:hAnsi="Bookman Old Style" w:cs="Bookman Old Style"/>
          <w:color w:val="auto"/>
          <w:sz w:val="16"/>
          <w:szCs w:val="16"/>
        </w:rPr>
        <w:t xml:space="preserve"> </w:t>
      </w:r>
      <w:proofErr w:type="spellStart"/>
      <w:proofErr w:type="gramStart"/>
      <w:r w:rsidRPr="7DE5468F">
        <w:rPr>
          <w:rFonts w:ascii="Bookman Old Style" w:eastAsia="Bookman Old Style" w:hAnsi="Bookman Old Style" w:cs="Bookman Old Style"/>
          <w:color w:val="auto"/>
          <w:sz w:val="16"/>
          <w:szCs w:val="16"/>
        </w:rPr>
        <w:t>berupa</w:t>
      </w:r>
      <w:proofErr w:type="spellEnd"/>
      <w:r w:rsidRPr="7DE5468F">
        <w:rPr>
          <w:rFonts w:ascii="Bookman Old Style" w:eastAsia="Bookman Old Style" w:hAnsi="Bookman Old Style" w:cs="Bookman Old Style"/>
          <w:color w:val="auto"/>
          <w:sz w:val="16"/>
          <w:szCs w:val="16"/>
        </w:rPr>
        <w:t xml:space="preserve"> :</w:t>
      </w:r>
      <w:proofErr w:type="gram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Ketua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tim</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Pelayanan</w:t>
      </w:r>
      <w:proofErr w:type="spellEnd"/>
      <w:r w:rsidRPr="7DE5468F">
        <w:rPr>
          <w:rFonts w:ascii="Bookman Old Style" w:eastAsia="Bookman Old Style" w:hAnsi="Bookman Old Style" w:cs="Bookman Old Style"/>
          <w:color w:val="auto"/>
          <w:sz w:val="16"/>
          <w:szCs w:val="16"/>
        </w:rPr>
        <w:t xml:space="preserve"> / </w:t>
      </w:r>
      <w:proofErr w:type="spellStart"/>
      <w:r w:rsidRPr="7DE5468F">
        <w:rPr>
          <w:rFonts w:ascii="Bookman Old Style" w:eastAsia="Bookman Old Style" w:hAnsi="Bookman Old Style" w:cs="Bookman Old Style"/>
          <w:color w:val="auto"/>
          <w:sz w:val="16"/>
          <w:szCs w:val="16"/>
        </w:rPr>
        <w:t>Dokter</w:t>
      </w:r>
      <w:proofErr w:type="spellEnd"/>
      <w:r w:rsidRPr="7DE5468F">
        <w:rPr>
          <w:rFonts w:ascii="Bookman Old Style" w:eastAsia="Bookman Old Style" w:hAnsi="Bookman Old Style" w:cs="Bookman Old Style"/>
          <w:color w:val="auto"/>
          <w:sz w:val="16"/>
          <w:szCs w:val="16"/>
        </w:rPr>
        <w:t xml:space="preserve"> / </w:t>
      </w:r>
      <w:proofErr w:type="spellStart"/>
      <w:r w:rsidRPr="7DE5468F">
        <w:rPr>
          <w:rFonts w:ascii="Bookman Old Style" w:eastAsia="Bookman Old Style" w:hAnsi="Bookman Old Style" w:cs="Bookman Old Style"/>
          <w:color w:val="auto"/>
          <w:sz w:val="16"/>
          <w:szCs w:val="16"/>
        </w:rPr>
        <w:t>Apoteker</w:t>
      </w:r>
      <w:proofErr w:type="spellEnd"/>
      <w:r w:rsidRPr="7DE5468F">
        <w:rPr>
          <w:rFonts w:ascii="Bookman Old Style" w:eastAsia="Bookman Old Style" w:hAnsi="Bookman Old Style" w:cs="Bookman Old Style"/>
          <w:color w:val="auto"/>
          <w:sz w:val="16"/>
          <w:szCs w:val="16"/>
        </w:rPr>
        <w:t xml:space="preserve"> / </w:t>
      </w:r>
      <w:proofErr w:type="spellStart"/>
      <w:r w:rsidRPr="7DE5468F">
        <w:rPr>
          <w:rFonts w:ascii="Bookman Old Style" w:eastAsia="Bookman Old Style" w:hAnsi="Bookman Old Style" w:cs="Bookman Old Style"/>
          <w:color w:val="auto"/>
          <w:sz w:val="16"/>
          <w:szCs w:val="16"/>
        </w:rPr>
        <w:t>Farmasi</w:t>
      </w:r>
      <w:proofErr w:type="spellEnd"/>
      <w:r w:rsidRPr="7DE5468F">
        <w:rPr>
          <w:rFonts w:ascii="Bookman Old Style" w:eastAsia="Bookman Old Style" w:hAnsi="Bookman Old Style" w:cs="Bookman Old Style"/>
          <w:color w:val="auto"/>
          <w:sz w:val="16"/>
          <w:szCs w:val="16"/>
        </w:rPr>
        <w:t xml:space="preserve"> / </w:t>
      </w:r>
      <w:proofErr w:type="spellStart"/>
      <w:r w:rsidRPr="7DE5468F">
        <w:rPr>
          <w:rFonts w:ascii="Bookman Old Style" w:eastAsia="Bookman Old Style" w:hAnsi="Bookman Old Style" w:cs="Bookman Old Style"/>
          <w:color w:val="auto"/>
          <w:sz w:val="16"/>
          <w:szCs w:val="16"/>
        </w:rPr>
        <w:t>Bidan</w:t>
      </w:r>
      <w:proofErr w:type="spellEnd"/>
      <w:r w:rsidRPr="7DE5468F">
        <w:rPr>
          <w:rFonts w:ascii="Bookman Old Style" w:eastAsia="Bookman Old Style" w:hAnsi="Bookman Old Style" w:cs="Bookman Old Style"/>
          <w:color w:val="auto"/>
          <w:sz w:val="16"/>
          <w:szCs w:val="16"/>
        </w:rPr>
        <w:t xml:space="preserve"> / </w:t>
      </w:r>
      <w:proofErr w:type="spellStart"/>
      <w:r w:rsidRPr="7DE5468F">
        <w:rPr>
          <w:rFonts w:ascii="Bookman Old Style" w:eastAsia="Bookman Old Style" w:hAnsi="Bookman Old Style" w:cs="Bookman Old Style"/>
          <w:color w:val="auto"/>
          <w:sz w:val="16"/>
          <w:szCs w:val="16"/>
        </w:rPr>
        <w:t>Perawat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untuk</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memastikan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kegiatan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farmakovigilans</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dapat</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berjalan</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sebagaimana</w:t>
      </w:r>
      <w:proofErr w:type="spellEnd"/>
      <w:r w:rsidRPr="7DE5468F">
        <w:rPr>
          <w:rFonts w:ascii="Bookman Old Style" w:eastAsia="Bookman Old Style" w:hAnsi="Bookman Old Style" w:cs="Bookman Old Style"/>
          <w:color w:val="auto"/>
          <w:sz w:val="16"/>
          <w:szCs w:val="16"/>
        </w:rPr>
        <w:t xml:space="preserve"> </w:t>
      </w:r>
      <w:proofErr w:type="spellStart"/>
      <w:r w:rsidRPr="7DE5468F">
        <w:rPr>
          <w:rFonts w:ascii="Bookman Old Style" w:eastAsia="Bookman Old Style" w:hAnsi="Bookman Old Style" w:cs="Bookman Old Style"/>
          <w:color w:val="auto"/>
          <w:sz w:val="16"/>
          <w:szCs w:val="16"/>
        </w:rPr>
        <w:t>mestinya</w:t>
      </w:r>
      <w:proofErr w:type="spellEnd"/>
      <w:r w:rsidRPr="7DE5468F">
        <w:rPr>
          <w:rFonts w:ascii="Bookman Old Style" w:eastAsia="Bookman Old Style" w:hAnsi="Bookman Old Style" w:cs="Bookman Old Style"/>
          <w:color w:val="auto"/>
          <w:sz w:val="16"/>
          <w:szCs w:val="16"/>
        </w:rPr>
        <w:t>.</w:t>
      </w:r>
    </w:p>
    <w:p w14:paraId="5630FB32" w14:textId="77777777" w:rsidR="00B218C5" w:rsidRPr="00AC28EF" w:rsidRDefault="5D5EDF26" w:rsidP="7DE5468F">
      <w:pPr>
        <w:numPr>
          <w:ilvl w:val="0"/>
          <w:numId w:val="27"/>
        </w:numPr>
        <w:tabs>
          <w:tab w:val="clear" w:pos="240"/>
          <w:tab w:val="left" w:pos="709"/>
        </w:tabs>
        <w:spacing w:after="120" w:line="240" w:lineRule="auto"/>
        <w:ind w:left="567" w:hanging="567"/>
        <w:jc w:val="both"/>
        <w:rPr>
          <w:rFonts w:ascii="Bookman Old Style" w:eastAsia="Bookman Old Style" w:hAnsi="Bookman Old Style" w:cs="Bookman Old Style"/>
          <w:sz w:val="16"/>
          <w:szCs w:val="16"/>
          <w:lang w:val="en-US"/>
        </w:rPr>
      </w:pPr>
      <w:r w:rsidRPr="7DE5468F">
        <w:rPr>
          <w:rFonts w:ascii="Bookman Old Style" w:eastAsia="Bookman Old Style" w:hAnsi="Bookman Old Style" w:cs="Bookman Old Style"/>
          <w:sz w:val="16"/>
          <w:szCs w:val="16"/>
        </w:rPr>
        <w:t>Para Pihak sepakat bahwa format, tata cara pengisian dan detail pelaporan farmakovigilans akan menyesuaikan dengan Peraturan yang ditetapkan Pemerintah atau Badan Regulasi yang berwenang, dimana Pihak Pertama dapat memberikan panduan kepada Pihak Kedua dalam melengkapi pelaporan farmakovigilans dimaksud serta dapat pula bila dimungkinkan berdasarkan peraturan yang berlaku, membantu Pihak Kedua dalam melakukan pelaporan ke Badan Regulasi atau instansi terkait.</w:t>
      </w:r>
    </w:p>
    <w:p w14:paraId="302190D2" w14:textId="09CE90A1"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PASAL 2</w:t>
      </w:r>
      <w:r w:rsidR="003C0917">
        <w:rPr>
          <w:rFonts w:ascii="Bookman Old Style" w:eastAsia="Bookman Old Style" w:hAnsi="Bookman Old Style" w:cs="Bookman Old Style"/>
          <w:b/>
          <w:bCs/>
          <w:sz w:val="16"/>
          <w:szCs w:val="16"/>
          <w:lang w:val="en-US"/>
        </w:rPr>
        <w:t>1</w:t>
      </w:r>
    </w:p>
    <w:p w14:paraId="12BD9219" w14:textId="77777777" w:rsidR="00B218C5" w:rsidRPr="00292F3D" w:rsidRDefault="00B218C5" w:rsidP="00B218C5">
      <w:pPr>
        <w:spacing w:after="120" w:line="240" w:lineRule="auto"/>
        <w:jc w:val="center"/>
        <w:rPr>
          <w:rFonts w:ascii="Bookman Old Style" w:eastAsia="Bookman Old Style" w:hAnsi="Bookman Old Style" w:cs="Bookman Old Style"/>
          <w:b/>
          <w:bCs/>
          <w:sz w:val="16"/>
          <w:szCs w:val="16"/>
          <w:lang w:val="en-US"/>
        </w:rPr>
      </w:pPr>
      <w:r w:rsidRPr="00292F3D">
        <w:rPr>
          <w:rFonts w:ascii="Bookman Old Style" w:eastAsia="Bookman Old Style" w:hAnsi="Bookman Old Style" w:cs="Bookman Old Style"/>
          <w:b/>
          <w:bCs/>
          <w:sz w:val="16"/>
          <w:szCs w:val="16"/>
          <w:lang w:val="en-US"/>
        </w:rPr>
        <w:t>LAIN-LAIN</w:t>
      </w:r>
    </w:p>
    <w:p w14:paraId="0D9A7957" w14:textId="77777777" w:rsidR="00B218C5" w:rsidRPr="00292F3D" w:rsidRDefault="00B218C5" w:rsidP="00FC41D2">
      <w:pPr>
        <w:numPr>
          <w:ilvl w:val="0"/>
          <w:numId w:val="28"/>
        </w:numPr>
        <w:spacing w:after="120" w:line="240" w:lineRule="auto"/>
        <w:ind w:left="426" w:hanging="426"/>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otomatis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membatalkan</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menggantikan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seluruh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kesepakatan</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sebelumnya</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telah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dibuat</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ditandatangani</w:t>
      </w:r>
      <w:proofErr w:type="spellEnd"/>
      <w:r w:rsidRPr="00292F3D">
        <w:rPr>
          <w:rFonts w:ascii="Bookman Old Style" w:eastAsia="Bookman Old Style" w:hAnsi="Bookman Old Style" w:cs="Bookman Old Style"/>
          <w:sz w:val="16"/>
          <w:szCs w:val="16"/>
          <w:lang w:val="en-US"/>
        </w:rPr>
        <w:t xml:space="preserve"> oleh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Guna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menghindari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keraguan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dengan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ditanda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tanganinya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lengkap</w:t>
      </w:r>
      <w:proofErr w:type="spellEnd"/>
      <w:r w:rsidRPr="00292F3D">
        <w:rPr>
          <w:rFonts w:ascii="Bookman Old Style" w:eastAsia="Bookman Old Style" w:hAnsi="Bookman Old Style" w:cs="Bookman Old Style"/>
          <w:sz w:val="16"/>
          <w:szCs w:val="16"/>
          <w:lang w:val="en-US"/>
        </w:rPr>
        <w:t xml:space="preserve"> oleh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otomatis</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menggantikan</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menyatakan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Awal</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lagi</w:t>
      </w:r>
      <w:proofErr w:type="spellEnd"/>
      <w:r w:rsidRPr="00292F3D">
        <w:rPr>
          <w:rFonts w:ascii="Bookman Old Style" w:eastAsia="Bookman Old Style" w:hAnsi="Bookman Old Style" w:cs="Bookman Old Style"/>
          <w:sz w:val="16"/>
          <w:szCs w:val="16"/>
          <w:lang w:val="en-US"/>
        </w:rPr>
        <w:t>.</w:t>
      </w:r>
    </w:p>
    <w:p w14:paraId="7A2DB12E" w14:textId="77777777" w:rsidR="00B218C5" w:rsidRPr="00292F3D" w:rsidRDefault="00B218C5" w:rsidP="00FC41D2">
      <w:pPr>
        <w:numPr>
          <w:ilvl w:val="0"/>
          <w:numId w:val="28"/>
        </w:numPr>
        <w:spacing w:after="120" w:line="240" w:lineRule="auto"/>
        <w:ind w:left="426" w:hanging="426"/>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Segala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penambahan</w:t>
      </w:r>
      <w:proofErr w:type="spellEnd"/>
      <w:r w:rsidRPr="00292F3D">
        <w:rPr>
          <w:rFonts w:ascii="Bookman Old Style" w:eastAsia="Bookman Old Style" w:hAnsi="Bookman Old Style" w:cs="Bookman Old Style"/>
          <w:sz w:val="16"/>
          <w:szCs w:val="16"/>
          <w:lang w:val="en-US"/>
        </w:rPr>
        <w:t>/addendum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perubahan</w:t>
      </w:r>
      <w:proofErr w:type="spellEnd"/>
      <w:r w:rsidRPr="00292F3D">
        <w:rPr>
          <w:rFonts w:ascii="Bookman Old Style" w:eastAsia="Bookman Old Style" w:hAnsi="Bookman Old Style" w:cs="Bookman Old Style"/>
          <w:sz w:val="16"/>
          <w:szCs w:val="16"/>
          <w:lang w:val="en-US"/>
        </w:rPr>
        <w:t>/</w:t>
      </w:r>
      <w:proofErr w:type="spellStart"/>
      <w:r w:rsidRPr="00292F3D">
        <w:rPr>
          <w:rFonts w:ascii="Bookman Old Style" w:eastAsia="Bookman Old Style" w:hAnsi="Bookman Old Style" w:cs="Bookman Old Style"/>
          <w:sz w:val="16"/>
          <w:szCs w:val="16"/>
          <w:lang w:val="en-US"/>
        </w:rPr>
        <w:t>amandemen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terhadap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wajib</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dibuat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secara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tertulis</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ditandatangani</w:t>
      </w:r>
      <w:proofErr w:type="spellEnd"/>
      <w:r w:rsidRPr="00292F3D">
        <w:rPr>
          <w:rFonts w:ascii="Bookman Old Style" w:eastAsia="Bookman Old Style" w:hAnsi="Bookman Old Style" w:cs="Bookman Old Style"/>
          <w:sz w:val="16"/>
          <w:szCs w:val="16"/>
          <w:lang w:val="en-US"/>
        </w:rPr>
        <w:t xml:space="preserve"> oleh Para </w:t>
      </w:r>
      <w:proofErr w:type="spellStart"/>
      <w:r w:rsidRPr="00292F3D">
        <w:rPr>
          <w:rFonts w:ascii="Bookman Old Style" w:eastAsia="Bookman Old Style" w:hAnsi="Bookman Old Style" w:cs="Bookman Old Style"/>
          <w:sz w:val="16"/>
          <w:szCs w:val="16"/>
          <w:lang w:val="en-US"/>
        </w:rPr>
        <w:t>Pihak</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merupakan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bagian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terpisahkan</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merupakan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satu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kesatuan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dari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w:t>
      </w:r>
    </w:p>
    <w:p w14:paraId="45F322DA" w14:textId="77777777" w:rsidR="00B218C5" w:rsidRPr="00292F3D" w:rsidRDefault="00B218C5" w:rsidP="00FC41D2">
      <w:pPr>
        <w:numPr>
          <w:ilvl w:val="0"/>
          <w:numId w:val="28"/>
        </w:numPr>
        <w:spacing w:after="120" w:line="240" w:lineRule="auto"/>
        <w:ind w:left="426" w:hanging="426"/>
        <w:jc w:val="both"/>
        <w:rPr>
          <w:rFonts w:ascii="Bookman Old Style" w:eastAsia="Bookman Old Style" w:hAnsi="Bookman Old Style" w:cs="Bookman Old Style"/>
          <w:sz w:val="16"/>
          <w:szCs w:val="16"/>
          <w:lang w:val="en-US"/>
        </w:rPr>
      </w:pPr>
      <w:proofErr w:type="spellStart"/>
      <w:r w:rsidRPr="00292F3D">
        <w:rPr>
          <w:rFonts w:ascii="Bookman Old Style" w:eastAsia="Bookman Old Style" w:hAnsi="Bookman Old Style" w:cs="Bookman Old Style"/>
          <w:sz w:val="16"/>
          <w:szCs w:val="16"/>
          <w:lang w:val="en-US"/>
        </w:rPr>
        <w:t>Apabila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terdapat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dalam</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dinyatakan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tidak</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 xml:space="preserve"> oleh </w:t>
      </w:r>
      <w:proofErr w:type="spellStart"/>
      <w:r w:rsidRPr="00292F3D">
        <w:rPr>
          <w:rFonts w:ascii="Bookman Old Style" w:eastAsia="Bookman Old Style" w:hAnsi="Bookman Old Style" w:cs="Bookman Old Style"/>
          <w:sz w:val="16"/>
          <w:szCs w:val="16"/>
          <w:lang w:val="en-US"/>
        </w:rPr>
        <w:t>peraturan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perundangan-undangan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maka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ketidakberlakuan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tersebut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hanya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bagi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pasal</w:t>
      </w:r>
      <w:proofErr w:type="spellEnd"/>
      <w:r w:rsidRPr="00292F3D">
        <w:rPr>
          <w:rFonts w:ascii="Bookman Old Style" w:eastAsia="Bookman Old Style" w:hAnsi="Bookman Old Style" w:cs="Bookman Old Style"/>
          <w:sz w:val="16"/>
          <w:szCs w:val="16"/>
          <w:lang w:val="en-US"/>
        </w:rPr>
        <w:t xml:space="preserve"> dan/</w:t>
      </w:r>
      <w:proofErr w:type="spellStart"/>
      <w:r w:rsidRPr="00292F3D">
        <w:rPr>
          <w:rFonts w:ascii="Bookman Old Style" w:eastAsia="Bookman Old Style" w:hAnsi="Bookman Old Style" w:cs="Bookman Old Style"/>
          <w:sz w:val="16"/>
          <w:szCs w:val="16"/>
          <w:lang w:val="en-US"/>
        </w:rPr>
        <w:t>atau</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yang </w:t>
      </w:r>
      <w:proofErr w:type="spellStart"/>
      <w:r w:rsidRPr="00292F3D">
        <w:rPr>
          <w:rFonts w:ascii="Bookman Old Style" w:eastAsia="Bookman Old Style" w:hAnsi="Bookman Old Style" w:cs="Bookman Old Style"/>
          <w:sz w:val="16"/>
          <w:szCs w:val="16"/>
          <w:lang w:val="en-US"/>
        </w:rPr>
        <w:t>bersangkutan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saja</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Perjanjian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ini</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berikut</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seluruh</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pasal-pasal</w:t>
      </w:r>
      <w:proofErr w:type="spellEnd"/>
      <w:r w:rsidRPr="00292F3D">
        <w:rPr>
          <w:rFonts w:ascii="Bookman Old Style" w:eastAsia="Bookman Old Style" w:hAnsi="Bookman Old Style" w:cs="Bookman Old Style"/>
          <w:sz w:val="16"/>
          <w:szCs w:val="16"/>
          <w:lang w:val="en-US"/>
        </w:rPr>
        <w:t xml:space="preserve"> dan </w:t>
      </w:r>
      <w:proofErr w:type="spellStart"/>
      <w:r w:rsidRPr="00292F3D">
        <w:rPr>
          <w:rFonts w:ascii="Bookman Old Style" w:eastAsia="Bookman Old Style" w:hAnsi="Bookman Old Style" w:cs="Bookman Old Style"/>
          <w:sz w:val="16"/>
          <w:szCs w:val="16"/>
          <w:lang w:val="en-US"/>
        </w:rPr>
        <w:t>ketentuan</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lainnya</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tetap</w:t>
      </w:r>
      <w:proofErr w:type="spellEnd"/>
      <w:r w:rsidRPr="00292F3D">
        <w:rPr>
          <w:rFonts w:ascii="Bookman Old Style" w:eastAsia="Bookman Old Style" w:hAnsi="Bookman Old Style" w:cs="Bookman Old Style"/>
          <w:sz w:val="16"/>
          <w:szCs w:val="16"/>
          <w:lang w:val="en-US"/>
        </w:rPr>
        <w:t xml:space="preserve"> </w:t>
      </w:r>
      <w:proofErr w:type="spellStart"/>
      <w:r w:rsidRPr="00292F3D">
        <w:rPr>
          <w:rFonts w:ascii="Bookman Old Style" w:eastAsia="Bookman Old Style" w:hAnsi="Bookman Old Style" w:cs="Bookman Old Style"/>
          <w:sz w:val="16"/>
          <w:szCs w:val="16"/>
          <w:lang w:val="en-US"/>
        </w:rPr>
        <w:t>berlaku</w:t>
      </w:r>
      <w:proofErr w:type="spellEnd"/>
      <w:r w:rsidRPr="00292F3D">
        <w:rPr>
          <w:rFonts w:ascii="Bookman Old Style" w:eastAsia="Bookman Old Style" w:hAnsi="Bookman Old Style" w:cs="Bookman Old Style"/>
          <w:sz w:val="16"/>
          <w:szCs w:val="16"/>
          <w:lang w:val="en-US"/>
        </w:rPr>
        <w:t xml:space="preserve"> </w:t>
      </w:r>
      <w:r w:rsidRPr="00292F3D">
        <w:rPr>
          <w:rFonts w:ascii="Bookman Old Style" w:eastAsia="Bookman Old Style" w:hAnsi="Bookman Old Style" w:cs="Bookman Old Style"/>
          <w:sz w:val="16"/>
          <w:szCs w:val="16"/>
          <w:lang w:val="zh-CN"/>
        </w:rPr>
        <w:t>dan Para Pihak akan berusaha untuk mengganti ketentuan yang tidak berlaku tersebut dengan ketentuan lain yang sah menurut hukum dan sedapat mungkin mencerminkan maksud dan tujuan komersial dari ketentuan yang tidak berlaku tersebut</w:t>
      </w:r>
      <w:r w:rsidRPr="00292F3D">
        <w:rPr>
          <w:rFonts w:ascii="Bookman Old Style" w:eastAsia="Bookman Old Style" w:hAnsi="Bookman Old Style" w:cs="Bookman Old Style"/>
          <w:sz w:val="16"/>
          <w:szCs w:val="16"/>
          <w:lang w:val="en-US"/>
        </w:rPr>
        <w:t>.</w:t>
      </w:r>
    </w:p>
    <w:p w14:paraId="07F31B52" w14:textId="77777777" w:rsidR="00B218C5" w:rsidRPr="00292F3D" w:rsidRDefault="00B218C5" w:rsidP="00FC41D2">
      <w:pPr>
        <w:numPr>
          <w:ilvl w:val="0"/>
          <w:numId w:val="28"/>
        </w:numPr>
        <w:spacing w:after="120" w:line="240" w:lineRule="auto"/>
        <w:ind w:left="426" w:hanging="426"/>
        <w:jc w:val="both"/>
        <w:rPr>
          <w:rFonts w:ascii="Bookman Old Style" w:eastAsia="Bookman Old Style" w:hAnsi="Bookman Old Style" w:cs="Bookman Old Style"/>
          <w:sz w:val="16"/>
          <w:szCs w:val="16"/>
        </w:rPr>
      </w:pPr>
      <w:r w:rsidRPr="00292F3D">
        <w:rPr>
          <w:rFonts w:ascii="Bookman Old Style" w:eastAsia="Bookman Old Style" w:hAnsi="Bookman Old Style" w:cs="Bookman Old Style"/>
          <w:sz w:val="16"/>
          <w:szCs w:val="16"/>
        </w:rPr>
        <w:t>Apabila salah satu Pihak dalam Perjanjian wajib melakukan sesuatu hal dalam waktu tertentu, kelalaian Pihak tersebut akan terbukti sempurna dari lewatnya waktu semata-mata yang ditetapkan bagi Pihak tersebut untuk melaksanakan sesuatu kewajiban tersebut berdasarkan Perjanjian ini, sehingga tidak diperlukan bukti lainnya ataupun surat teguran (somasi);</w:t>
      </w:r>
    </w:p>
    <w:p w14:paraId="0984BBFA" w14:textId="065F3FF6" w:rsidR="001F1C3B" w:rsidRPr="00292F3D" w:rsidRDefault="00B218C5" w:rsidP="00FC41D2">
      <w:pPr>
        <w:numPr>
          <w:ilvl w:val="0"/>
          <w:numId w:val="28"/>
        </w:numPr>
        <w:spacing w:after="120" w:line="240" w:lineRule="auto"/>
        <w:ind w:left="426" w:hanging="426"/>
        <w:jc w:val="both"/>
        <w:rPr>
          <w:rFonts w:ascii="Bookman Old Style" w:eastAsia="Bookman Old Style" w:hAnsi="Bookman Old Style" w:cs="Bookman Old Style"/>
          <w:sz w:val="16"/>
          <w:szCs w:val="16"/>
          <w:lang w:val="en-US"/>
        </w:rPr>
      </w:pPr>
      <w:r w:rsidRPr="00292F3D">
        <w:rPr>
          <w:rFonts w:ascii="Bookman Old Style" w:eastAsia="Bookman Old Style" w:hAnsi="Bookman Old Style" w:cs="Bookman Old Style"/>
          <w:sz w:val="16"/>
          <w:szCs w:val="16"/>
        </w:rPr>
        <w:t>Lampiran-lampiran Perjanjian ini yang dilekatkan dalam Perjanjian ini merupakan satu-kesatuan dan bagian yang tidak terpisahkan dengan Perjanjian.</w:t>
      </w:r>
    </w:p>
    <w:p w14:paraId="0F2562B0" w14:textId="2847B4C2" w:rsidR="0040285F" w:rsidDel="000E4777" w:rsidRDefault="0040285F" w:rsidP="0040285F">
      <w:pPr>
        <w:spacing w:after="120" w:line="240" w:lineRule="auto"/>
        <w:jc w:val="both"/>
        <w:rPr>
          <w:del w:id="329" w:author="Dennis Evan Nurtjahja" w:date="2025-10-06T14:11:00Z"/>
          <w:rFonts w:ascii="Bookman Old Style" w:eastAsia="Bookman Old Style" w:hAnsi="Bookman Old Style" w:cs="Bookman Old Style"/>
          <w:sz w:val="16"/>
          <w:szCs w:val="16"/>
          <w:lang w:val="en-US"/>
        </w:rPr>
      </w:pPr>
    </w:p>
    <w:p w14:paraId="61EE4081" w14:textId="0C2D8064" w:rsidR="0040285F" w:rsidDel="000E4777" w:rsidRDefault="0040285F" w:rsidP="0040285F">
      <w:pPr>
        <w:spacing w:after="120" w:line="240" w:lineRule="auto"/>
        <w:jc w:val="both"/>
        <w:rPr>
          <w:del w:id="330" w:author="Dennis Evan Nurtjahja" w:date="2025-10-06T14:11:00Z"/>
          <w:rFonts w:ascii="Bookman Old Style" w:eastAsia="Bookman Old Style" w:hAnsi="Bookman Old Style" w:cs="Bookman Old Style"/>
          <w:sz w:val="16"/>
          <w:szCs w:val="16"/>
          <w:lang w:val="en-US"/>
        </w:rPr>
      </w:pPr>
    </w:p>
    <w:p w14:paraId="48A3228B" w14:textId="3570FA66" w:rsidR="0040285F" w:rsidRDefault="0040285F" w:rsidP="0040285F">
      <w:pPr>
        <w:spacing w:after="120" w:line="240" w:lineRule="auto"/>
        <w:jc w:val="both"/>
        <w:rPr>
          <w:rFonts w:ascii="Bookman Old Style" w:eastAsia="Bookman Old Style" w:hAnsi="Bookman Old Style" w:cs="Bookman Old Style"/>
          <w:sz w:val="16"/>
          <w:szCs w:val="16"/>
          <w:lang w:val="en-US"/>
        </w:rPr>
      </w:pPr>
    </w:p>
    <w:p w14:paraId="4A42F4F8" w14:textId="1E1523E0" w:rsidR="00B002F1" w:rsidRDefault="00B002F1">
      <w:pPr>
        <w:rPr>
          <w:rFonts w:ascii="Bookman Old Style" w:eastAsia="Bookman Old Style" w:hAnsi="Bookman Old Style" w:cs="Bookman Old Style"/>
          <w:sz w:val="16"/>
          <w:szCs w:val="16"/>
          <w:lang w:val="en-US"/>
        </w:rPr>
      </w:pPr>
      <w:r>
        <w:rPr>
          <w:rFonts w:ascii="Bookman Old Style" w:eastAsia="Bookman Old Style" w:hAnsi="Bookman Old Style" w:cs="Bookman Old Style"/>
          <w:sz w:val="16"/>
          <w:szCs w:val="16"/>
          <w:lang w:val="en-US"/>
        </w:rPr>
        <w:br w:type="page"/>
      </w:r>
    </w:p>
    <w:p w14:paraId="67F6BC6D" w14:textId="259B9FEE" w:rsidR="00B002F1" w:rsidRDefault="00B002F1" w:rsidP="0040285F">
      <w:pPr>
        <w:spacing w:after="120" w:line="240" w:lineRule="auto"/>
        <w:jc w:val="both"/>
        <w:rPr>
          <w:rFonts w:ascii="Bookman Old Style" w:eastAsia="Bookman Old Style" w:hAnsi="Bookman Old Style" w:cs="Bookman Old Style"/>
          <w:sz w:val="16"/>
          <w:szCs w:val="16"/>
          <w:lang w:val="en-US"/>
        </w:rPr>
      </w:pPr>
    </w:p>
    <w:p w14:paraId="3F473806" w14:textId="2A3D1BEB" w:rsidR="0040285F" w:rsidRDefault="0040285F" w:rsidP="0040285F">
      <w:pPr>
        <w:spacing w:after="120" w:line="240" w:lineRule="auto"/>
        <w:jc w:val="both"/>
        <w:rPr>
          <w:rFonts w:ascii="Bookman Old Style" w:eastAsia="Bookman Old Style" w:hAnsi="Bookman Old Style" w:cs="Bookman Old Style"/>
          <w:sz w:val="16"/>
          <w:szCs w:val="16"/>
          <w:lang w:val="en-US"/>
        </w:rPr>
      </w:pPr>
    </w:p>
    <w:p w14:paraId="340464CD" w14:textId="219AE0C2" w:rsidR="0040285F" w:rsidRDefault="0040285F" w:rsidP="0040285F">
      <w:pPr>
        <w:pStyle w:val="Body"/>
        <w:spacing w:after="120" w:line="240" w:lineRule="auto"/>
        <w:jc w:val="center"/>
        <w:rPr>
          <w:rFonts w:ascii="Bookman Old Style" w:eastAsia="Bookman Old Style" w:hAnsi="Bookman Old Style" w:cs="Bookman Old Style"/>
          <w:b/>
          <w:bCs/>
          <w:color w:val="auto"/>
          <w:sz w:val="20"/>
          <w:szCs w:val="20"/>
        </w:rPr>
      </w:pPr>
      <w:r>
        <w:rPr>
          <w:rFonts w:ascii="Bookman Old Style" w:eastAsia="Bookman Old Style" w:hAnsi="Bookman Old Style" w:cs="Bookman Old Style"/>
          <w:b/>
          <w:bCs/>
          <w:color w:val="auto"/>
          <w:sz w:val="20"/>
          <w:szCs w:val="20"/>
        </w:rPr>
        <w:t xml:space="preserve">LAMPIRAN PERJANJIAN </w:t>
      </w:r>
    </w:p>
    <w:p w14:paraId="4DAD2786" w14:textId="5E23C5CE" w:rsidR="0040285F" w:rsidRDefault="0040285F" w:rsidP="0040285F">
      <w:pPr>
        <w:pStyle w:val="Body"/>
        <w:spacing w:after="120" w:line="240" w:lineRule="auto"/>
        <w:jc w:val="center"/>
        <w:rPr>
          <w:rFonts w:ascii="Bookman Old Style" w:eastAsia="Bookman Old Style" w:hAnsi="Bookman Old Style" w:cs="Bookman Old Style"/>
          <w:b/>
          <w:bCs/>
          <w:color w:val="auto"/>
          <w:sz w:val="20"/>
          <w:szCs w:val="20"/>
        </w:rPr>
      </w:pPr>
      <w:r>
        <w:rPr>
          <w:rFonts w:ascii="Bookman Old Style" w:eastAsia="Bookman Old Style" w:hAnsi="Bookman Old Style" w:cs="Bookman Old Style"/>
          <w:b/>
          <w:bCs/>
          <w:color w:val="auto"/>
          <w:sz w:val="20"/>
          <w:szCs w:val="20"/>
        </w:rPr>
        <w:t>TENTANG</w:t>
      </w:r>
    </w:p>
    <w:p w14:paraId="05909C1E" w14:textId="5099B6BE" w:rsidR="0040285F" w:rsidRPr="00C02961" w:rsidRDefault="0040285F" w:rsidP="0040285F">
      <w:pPr>
        <w:pStyle w:val="Body"/>
        <w:spacing w:after="120" w:line="240" w:lineRule="auto"/>
        <w:jc w:val="center"/>
        <w:rPr>
          <w:rFonts w:ascii="Bookman Old Style" w:eastAsia="Bookman Old Style" w:hAnsi="Bookman Old Style" w:cs="Bookman Old Style"/>
          <w:b/>
          <w:bCs/>
          <w:color w:val="auto"/>
          <w:sz w:val="20"/>
          <w:szCs w:val="20"/>
        </w:rPr>
      </w:pPr>
      <w:r w:rsidRPr="4356282A">
        <w:rPr>
          <w:rFonts w:ascii="Bookman Old Style" w:eastAsia="Bookman Old Style" w:hAnsi="Bookman Old Style" w:cs="Bookman Old Style"/>
          <w:b/>
          <w:bCs/>
          <w:color w:val="auto"/>
          <w:sz w:val="20"/>
          <w:szCs w:val="20"/>
        </w:rPr>
        <w:t>FORMAT TEST RESULT SEL PUNCA</w:t>
      </w:r>
    </w:p>
    <w:p w14:paraId="17C1E63F" w14:textId="77777777" w:rsidR="0040285F" w:rsidRPr="00C02961" w:rsidRDefault="0040285F" w:rsidP="0040285F">
      <w:pPr>
        <w:pBdr>
          <w:bottom w:val="single" w:sz="12" w:space="1" w:color="000000"/>
        </w:pBdr>
        <w:spacing w:after="120" w:line="240" w:lineRule="auto"/>
        <w:jc w:val="center"/>
        <w:rPr>
          <w:rFonts w:ascii="Bookman Old Style" w:eastAsia="Bookman Old Style" w:hAnsi="Bookman Old Style" w:cs="Bookman Old Style"/>
          <w:b/>
          <w:bCs/>
          <w:sz w:val="20"/>
          <w:szCs w:val="20"/>
        </w:rPr>
      </w:pPr>
    </w:p>
    <w:p w14:paraId="5BA35F7A" w14:textId="42CD317A" w:rsidR="7368D87C" w:rsidRDefault="7368D87C">
      <w:pPr>
        <w:pStyle w:val="Body"/>
        <w:numPr>
          <w:ilvl w:val="0"/>
          <w:numId w:val="31"/>
        </w:numPr>
        <w:spacing w:after="120" w:line="240" w:lineRule="auto"/>
        <w:jc w:val="center"/>
        <w:rPr>
          <w:ins w:id="331" w:author="Alma Dafina Eclessia" w:date="2025-10-01T06:54:00Z"/>
          <w:color w:val="000000" w:themeColor="text1"/>
        </w:rPr>
        <w:pPrChange w:id="332" w:author="Alma Dafina Eclessia" w:date="2025-10-01T06:54:00Z">
          <w:pPr>
            <w:pStyle w:val="Body"/>
            <w:spacing w:after="120" w:line="240" w:lineRule="auto"/>
            <w:jc w:val="center"/>
          </w:pPr>
        </w:pPrChange>
      </w:pPr>
      <w:ins w:id="333" w:author="Dennis Evan Nurtjahja" w:date="2025-09-30T17:08:00Z">
        <w:del w:id="334" w:author="Alma Dafina Eclessia" w:date="2025-10-01T06:54:00Z">
          <w:r w:rsidRPr="447C94A8" w:rsidDel="006B65BE">
            <w:rPr>
              <w:rFonts w:ascii="Bookman Old Style" w:eastAsia="Bookman Old Style" w:hAnsi="Bookman Old Style" w:cs="Bookman Old Style"/>
              <w:color w:val="auto"/>
              <w:sz w:val="20"/>
              <w:szCs w:val="20"/>
              <w:highlight w:val="cyan"/>
              <w:rPrChange w:id="335" w:author="Dennis Evan Nurtjahja" w:date="2025-09-30T17:10:00Z">
                <w:rPr>
                  <w:rFonts w:ascii="Bookman Old Style" w:eastAsia="Bookman Old Style" w:hAnsi="Bookman Old Style" w:cs="Bookman Old Style"/>
                  <w:color w:val="auto"/>
                  <w:sz w:val="20"/>
                  <w:szCs w:val="20"/>
                </w:rPr>
              </w:rPrChange>
            </w:rPr>
            <w:delText>Autologus CI</w:delText>
          </w:r>
        </w:del>
      </w:ins>
      <w:ins w:id="336" w:author="Dennis Evan Nurtjahja" w:date="2025-09-30T17:10:00Z">
        <w:del w:id="337" w:author="Alma Dafina Eclessia" w:date="2025-10-01T06:54:00Z">
          <w:r w:rsidRPr="447C94A8" w:rsidDel="006B65BE">
            <w:rPr>
              <w:rFonts w:ascii="Bookman Old Style" w:eastAsia="Bookman Old Style" w:hAnsi="Bookman Old Style" w:cs="Bookman Old Style"/>
              <w:color w:val="auto"/>
              <w:sz w:val="20"/>
              <w:szCs w:val="20"/>
              <w:highlight w:val="cyan"/>
              <w:rPrChange w:id="338" w:author="Dennis Evan Nurtjahja" w:date="2025-09-30T17:10:00Z">
                <w:rPr>
                  <w:rFonts w:ascii="Bookman Old Style" w:eastAsia="Bookman Old Style" w:hAnsi="Bookman Old Style" w:cs="Bookman Old Style"/>
                  <w:color w:val="auto"/>
                  <w:sz w:val="20"/>
                  <w:szCs w:val="20"/>
                </w:rPr>
              </w:rPrChange>
            </w:rPr>
            <w:delText>K</w:delText>
          </w:r>
        </w:del>
      </w:ins>
      <w:ins w:id="339" w:author="Alma Dafina Eclessia" w:date="2025-10-01T06:54:00Z">
        <w:r w:rsidR="40CF4D6D" w:rsidRPr="447C94A8">
          <w:rPr>
            <w:rFonts w:ascii="Bookman Old Style" w:eastAsia="Bookman Old Style" w:hAnsi="Bookman Old Style" w:cs="Bookman Old Style"/>
            <w:color w:val="auto"/>
            <w:sz w:val="20"/>
            <w:szCs w:val="20"/>
            <w:highlight w:val="cyan"/>
          </w:rPr>
          <w:t xml:space="preserve">CIK </w:t>
        </w:r>
        <w:proofErr w:type="spellStart"/>
        <w:r w:rsidR="40CF4D6D" w:rsidRPr="447C94A8">
          <w:rPr>
            <w:rFonts w:ascii="Bookman Old Style" w:eastAsia="Bookman Old Style" w:hAnsi="Bookman Old Style" w:cs="Bookman Old Style"/>
            <w:color w:val="auto"/>
            <w:sz w:val="20"/>
            <w:szCs w:val="20"/>
            <w:highlight w:val="cyan"/>
          </w:rPr>
          <w:t>Autologus</w:t>
        </w:r>
        <w:proofErr w:type="spellEnd"/>
      </w:ins>
    </w:p>
    <w:p w14:paraId="39A13A17" w14:textId="19908A95" w:rsidR="617F7B3D" w:rsidRDefault="617F7B3D">
      <w:pPr>
        <w:pStyle w:val="Body"/>
        <w:spacing w:after="120" w:line="240" w:lineRule="auto"/>
        <w:ind w:left="1080" w:hanging="720"/>
        <w:jc w:val="center"/>
        <w:rPr>
          <w:ins w:id="340" w:author="Alma Dafina Eclessia" w:date="2025-10-01T06:59:00Z"/>
        </w:rPr>
        <w:pPrChange w:id="341" w:author="Alma Dafina Eclessia" w:date="2025-10-01T06:58:00Z">
          <w:pPr/>
        </w:pPrChange>
      </w:pPr>
      <w:ins w:id="342" w:author="Alma Dafina Eclessia" w:date="2025-10-01T06:58:00Z">
        <w:r>
          <w:rPr>
            <w:noProof/>
            <w:lang w:val="en-GB" w:eastAsia="en-GB"/>
          </w:rPr>
          <w:drawing>
            <wp:inline distT="0" distB="0" distL="0" distR="0" wp14:anchorId="1B12D008" wp14:editId="56B9167E">
              <wp:extent cx="4048125" cy="5724525"/>
              <wp:effectExtent l="0" t="0" r="0" b="0"/>
              <wp:docPr id="1130142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21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48125" cy="5724525"/>
                      </a:xfrm>
                      <a:prstGeom prst="rect">
                        <a:avLst/>
                      </a:prstGeom>
                    </pic:spPr>
                  </pic:pic>
                </a:graphicData>
              </a:graphic>
            </wp:inline>
          </w:drawing>
        </w:r>
      </w:ins>
    </w:p>
    <w:p w14:paraId="6917AD8F" w14:textId="6A0D1D65" w:rsidR="617F7B3D" w:rsidRDefault="617F7B3D" w:rsidP="447C94A8">
      <w:pPr>
        <w:pStyle w:val="Body"/>
        <w:spacing w:after="120" w:line="240" w:lineRule="auto"/>
        <w:ind w:left="1080" w:hanging="720"/>
        <w:jc w:val="center"/>
        <w:rPr>
          <w:ins w:id="343" w:author="Dennis Evan Nurtjahja" w:date="2025-09-30T17:10:00Z"/>
          <w:rPrChange w:id="344" w:author="Dennis Evan Nurtjahja" w:date="2025-09-30T17:10:00Z">
            <w:rPr>
              <w:ins w:id="345" w:author="Dennis Evan Nurtjahja" w:date="2025-09-30T17:10:00Z"/>
              <w:rFonts w:ascii="Bookman Old Style" w:eastAsia="Bookman Old Style" w:hAnsi="Bookman Old Style" w:cs="Bookman Old Style"/>
              <w:color w:val="auto"/>
              <w:sz w:val="20"/>
              <w:szCs w:val="20"/>
            </w:rPr>
          </w:rPrChange>
        </w:rPr>
      </w:pPr>
      <w:ins w:id="346" w:author="Alma Dafina Eclessia" w:date="2025-10-01T06:58:00Z">
        <w:r>
          <w:rPr>
            <w:noProof/>
            <w:lang w:val="en-GB" w:eastAsia="en-GB"/>
          </w:rPr>
          <w:drawing>
            <wp:inline distT="0" distB="0" distL="0" distR="0" wp14:anchorId="5C6F8828" wp14:editId="1803CF9A">
              <wp:extent cx="4048125" cy="5724525"/>
              <wp:effectExtent l="0" t="0" r="0" b="0"/>
              <wp:docPr id="1636220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05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48125" cy="5724525"/>
                      </a:xfrm>
                      <a:prstGeom prst="rect">
                        <a:avLst/>
                      </a:prstGeom>
                    </pic:spPr>
                  </pic:pic>
                </a:graphicData>
              </a:graphic>
            </wp:inline>
          </w:drawing>
        </w:r>
      </w:ins>
    </w:p>
    <w:p w14:paraId="74F62F2E" w14:textId="0088BDC4" w:rsidR="006B65BE" w:rsidRPr="002056F5" w:rsidRDefault="006B65BE">
      <w:pPr>
        <w:pStyle w:val="Body"/>
        <w:spacing w:after="120" w:line="240" w:lineRule="auto"/>
        <w:ind w:left="1080"/>
        <w:jc w:val="center"/>
        <w:rPr>
          <w:ins w:id="347" w:author="Alma Dafina Eclessia" w:date="2025-10-01T06:59:00Z"/>
          <w:rFonts w:ascii="Bookman Old Style" w:eastAsia="Bookman Old Style" w:hAnsi="Bookman Old Style" w:cs="Bookman Old Style"/>
          <w:color w:val="auto"/>
          <w:sz w:val="20"/>
          <w:szCs w:val="20"/>
          <w:highlight w:val="cyan"/>
        </w:rPr>
        <w:pPrChange w:id="348" w:author="Alma Dafina Eclessia" w:date="2025-10-01T06:59:00Z">
          <w:pPr>
            <w:pStyle w:val="Body"/>
            <w:spacing w:after="120" w:line="240" w:lineRule="auto"/>
            <w:jc w:val="center"/>
          </w:pPr>
        </w:pPrChange>
      </w:pPr>
    </w:p>
    <w:p w14:paraId="090EDCFB" w14:textId="34415F01" w:rsidR="006B65BE" w:rsidRPr="002056F5" w:rsidRDefault="006B65BE" w:rsidP="447C94A8">
      <w:pPr>
        <w:spacing w:after="120" w:line="240" w:lineRule="auto"/>
      </w:pPr>
      <w:r>
        <w:br w:type="page"/>
      </w:r>
    </w:p>
    <w:p w14:paraId="195D9B42" w14:textId="15D375BB" w:rsidR="006B65BE" w:rsidRPr="002056F5" w:rsidRDefault="006B65BE" w:rsidP="447C94A8">
      <w:pPr>
        <w:pStyle w:val="Body"/>
        <w:numPr>
          <w:ilvl w:val="0"/>
          <w:numId w:val="31"/>
        </w:numPr>
        <w:spacing w:after="120" w:line="240" w:lineRule="auto"/>
        <w:jc w:val="center"/>
        <w:rPr>
          <w:rFonts w:ascii="Bookman Old Style" w:eastAsia="Bookman Old Style" w:hAnsi="Bookman Old Style" w:cs="Bookman Old Style"/>
          <w:color w:val="000000" w:themeColor="text1"/>
          <w:highlight w:val="cyan"/>
          <w:rPrChange w:id="349" w:author="Dennis Evan Nurtjahja" w:date="2025-09-30T17:10:00Z">
            <w:rPr>
              <w:rFonts w:ascii="Bookman Old Style" w:eastAsia="Bookman Old Style" w:hAnsi="Bookman Old Style" w:cs="Bookman Old Style"/>
              <w:color w:val="auto"/>
              <w:sz w:val="20"/>
              <w:szCs w:val="20"/>
            </w:rPr>
          </w:rPrChange>
        </w:rPr>
      </w:pPr>
      <w:proofErr w:type="spellStart"/>
      <w:ins w:id="350" w:author="Dennis Evan Nurtjahja" w:date="2025-09-30T17:10:00Z">
        <w:r w:rsidRPr="447C94A8">
          <w:rPr>
            <w:rFonts w:ascii="Bookman Old Style" w:eastAsia="Bookman Old Style" w:hAnsi="Bookman Old Style" w:cs="Bookman Old Style"/>
            <w:color w:val="auto"/>
            <w:sz w:val="20"/>
            <w:szCs w:val="20"/>
            <w:highlight w:val="cyan"/>
            <w:rPrChange w:id="351" w:author="Dennis Evan Nurtjahja" w:date="2025-09-30T17:10:00Z">
              <w:rPr>
                <w:rFonts w:ascii="Bookman Old Style" w:eastAsia="Bookman Old Style" w:hAnsi="Bookman Old Style" w:cs="Bookman Old Style"/>
                <w:color w:val="auto"/>
                <w:sz w:val="20"/>
                <w:szCs w:val="20"/>
              </w:rPr>
            </w:rPrChange>
          </w:rPr>
          <w:t>Alogenik</w:t>
        </w:r>
      </w:ins>
      <w:proofErr w:type="spellEnd"/>
    </w:p>
    <w:p w14:paraId="22BA74C5" w14:textId="77777777" w:rsidR="0040285F" w:rsidRPr="00C02961" w:rsidRDefault="0040285F" w:rsidP="0040285F">
      <w:pPr>
        <w:spacing w:after="120" w:line="240" w:lineRule="auto"/>
        <w:jc w:val="center"/>
      </w:pPr>
      <w:r>
        <w:rPr>
          <w:noProof/>
          <w:color w:val="2B579A"/>
          <w:lang w:val="en-GB" w:eastAsia="en-GB"/>
        </w:rPr>
        <w:drawing>
          <wp:inline distT="0" distB="0" distL="0" distR="0" wp14:anchorId="0FC34DFE" wp14:editId="39F2F73E">
            <wp:extent cx="3676650" cy="6648450"/>
            <wp:effectExtent l="0" t="0" r="0" b="0"/>
            <wp:docPr id="113962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0706" name=""/>
                    <pic:cNvPicPr/>
                  </pic:nvPicPr>
                  <pic:blipFill>
                    <a:blip r:embed="rId17">
                      <a:extLst>
                        <a:ext uri="{28A0092B-C50C-407E-A947-70E740481C1C}">
                          <a14:useLocalDpi xmlns:a14="http://schemas.microsoft.com/office/drawing/2010/main" val="0"/>
                        </a:ext>
                      </a:extLst>
                    </a:blip>
                    <a:stretch>
                      <a:fillRect/>
                    </a:stretch>
                  </pic:blipFill>
                  <pic:spPr>
                    <a:xfrm>
                      <a:off x="0" y="0"/>
                      <a:ext cx="3676859" cy="6648828"/>
                    </a:xfrm>
                    <a:prstGeom prst="rect">
                      <a:avLst/>
                    </a:prstGeom>
                  </pic:spPr>
                </pic:pic>
              </a:graphicData>
            </a:graphic>
          </wp:inline>
        </w:drawing>
      </w:r>
    </w:p>
    <w:p w14:paraId="661E78C3" w14:textId="77777777" w:rsidR="0040285F" w:rsidRPr="00C02961" w:rsidRDefault="0040285F" w:rsidP="0040285F">
      <w:pPr>
        <w:spacing w:after="120" w:line="240" w:lineRule="auto"/>
      </w:pPr>
      <w:r>
        <w:br w:type="page"/>
      </w:r>
    </w:p>
    <w:p w14:paraId="7256C50E" w14:textId="77777777" w:rsidR="0040285F" w:rsidRPr="00C02961" w:rsidRDefault="0040285F" w:rsidP="0040285F">
      <w:pPr>
        <w:spacing w:after="120" w:line="240" w:lineRule="auto"/>
        <w:jc w:val="center"/>
      </w:pPr>
      <w:r>
        <w:rPr>
          <w:noProof/>
          <w:color w:val="2B579A"/>
          <w:lang w:val="en-GB" w:eastAsia="en-GB"/>
        </w:rPr>
        <w:drawing>
          <wp:inline distT="0" distB="0" distL="0" distR="0" wp14:anchorId="09A898D2" wp14:editId="23FB6AA9">
            <wp:extent cx="4523129" cy="5987916"/>
            <wp:effectExtent l="0" t="0" r="0" b="0"/>
            <wp:docPr id="571655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55433" name=""/>
                    <pic:cNvPicPr/>
                  </pic:nvPicPr>
                  <pic:blipFill>
                    <a:blip r:embed="rId18">
                      <a:extLst>
                        <a:ext uri="{28A0092B-C50C-407E-A947-70E740481C1C}">
                          <a14:useLocalDpi xmlns:a14="http://schemas.microsoft.com/office/drawing/2010/main"/>
                        </a:ext>
                      </a:extLst>
                    </a:blip>
                    <a:stretch>
                      <a:fillRect/>
                    </a:stretch>
                  </pic:blipFill>
                  <pic:spPr>
                    <a:xfrm>
                      <a:off x="0" y="0"/>
                      <a:ext cx="4523129" cy="5987916"/>
                    </a:xfrm>
                    <a:prstGeom prst="rect">
                      <a:avLst/>
                    </a:prstGeom>
                  </pic:spPr>
                </pic:pic>
              </a:graphicData>
            </a:graphic>
          </wp:inline>
        </w:drawing>
      </w:r>
    </w:p>
    <w:p w14:paraId="05D28FD8" w14:textId="77777777" w:rsidR="0040285F" w:rsidRPr="00C02961" w:rsidRDefault="0040285F" w:rsidP="0040285F">
      <w:pPr>
        <w:spacing w:after="120"/>
        <w:rPr>
          <w:rFonts w:ascii="Bookman Old Style" w:eastAsia="Bookman Old Style" w:hAnsi="Bookman Old Style" w:cs="Bookman Old Style"/>
          <w:sz w:val="20"/>
          <w:szCs w:val="20"/>
        </w:rPr>
      </w:pPr>
    </w:p>
    <w:p w14:paraId="79E4F85A" w14:textId="77777777" w:rsidR="0040285F" w:rsidRDefault="0040285F" w:rsidP="0040285F">
      <w:pPr>
        <w:spacing w:after="120"/>
      </w:pPr>
      <w:r>
        <w:br w:type="page"/>
      </w:r>
    </w:p>
    <w:p w14:paraId="2C388125" w14:textId="77777777" w:rsidR="0040285F" w:rsidRPr="009F041B" w:rsidRDefault="0040285F" w:rsidP="0040285F">
      <w:pPr>
        <w:pStyle w:val="Body"/>
        <w:spacing w:after="120" w:line="240" w:lineRule="auto"/>
        <w:jc w:val="center"/>
        <w:rPr>
          <w:rFonts w:ascii="Bookman Old Style" w:eastAsia="Bookman Old Style" w:hAnsi="Bookman Old Style" w:cs="Bookman Old Style"/>
          <w:b/>
          <w:bCs/>
          <w:color w:val="auto"/>
          <w:sz w:val="20"/>
          <w:szCs w:val="20"/>
          <w:highlight w:val="cyan"/>
          <w:rPrChange w:id="352" w:author="Dennis Evan Nurtjahja" w:date="2025-09-30T17:11:00Z">
            <w:rPr>
              <w:rFonts w:ascii="Bookman Old Style" w:eastAsia="Bookman Old Style" w:hAnsi="Bookman Old Style" w:cs="Bookman Old Style"/>
              <w:b/>
              <w:bCs/>
              <w:color w:val="auto"/>
              <w:sz w:val="20"/>
              <w:szCs w:val="20"/>
            </w:rPr>
          </w:rPrChange>
        </w:rPr>
      </w:pPr>
      <w:r w:rsidRPr="009F041B">
        <w:rPr>
          <w:rFonts w:ascii="Bookman Old Style" w:eastAsia="Bookman Old Style" w:hAnsi="Bookman Old Style" w:cs="Bookman Old Style"/>
          <w:b/>
          <w:bCs/>
          <w:color w:val="auto"/>
          <w:sz w:val="20"/>
          <w:szCs w:val="20"/>
          <w:highlight w:val="cyan"/>
          <w:rPrChange w:id="353" w:author="Dennis Evan Nurtjahja" w:date="2025-09-30T17:11:00Z">
            <w:rPr>
              <w:rFonts w:ascii="Bookman Old Style" w:eastAsia="Bookman Old Style" w:hAnsi="Bookman Old Style" w:cs="Bookman Old Style"/>
              <w:b/>
              <w:bCs/>
              <w:color w:val="auto"/>
              <w:sz w:val="20"/>
              <w:szCs w:val="20"/>
            </w:rPr>
          </w:rPrChange>
        </w:rPr>
        <w:t xml:space="preserve">LAMPIRAN PERJANJIAN </w:t>
      </w:r>
    </w:p>
    <w:p w14:paraId="0D41B139" w14:textId="0EBF2D14" w:rsidR="0040285F" w:rsidRPr="009F041B" w:rsidRDefault="0040285F" w:rsidP="0040285F">
      <w:pPr>
        <w:pStyle w:val="Body"/>
        <w:spacing w:after="120" w:line="240" w:lineRule="auto"/>
        <w:jc w:val="center"/>
        <w:rPr>
          <w:rFonts w:ascii="Bookman Old Style" w:eastAsia="Bookman Old Style" w:hAnsi="Bookman Old Style" w:cs="Bookman Old Style"/>
          <w:b/>
          <w:bCs/>
          <w:color w:val="auto"/>
          <w:sz w:val="20"/>
          <w:szCs w:val="20"/>
          <w:highlight w:val="cyan"/>
          <w:rPrChange w:id="354" w:author="Dennis Evan Nurtjahja" w:date="2025-09-30T17:11:00Z">
            <w:rPr>
              <w:rFonts w:ascii="Bookman Old Style" w:eastAsia="Bookman Old Style" w:hAnsi="Bookman Old Style" w:cs="Bookman Old Style"/>
              <w:b/>
              <w:bCs/>
              <w:color w:val="auto"/>
              <w:sz w:val="20"/>
              <w:szCs w:val="20"/>
            </w:rPr>
          </w:rPrChange>
        </w:rPr>
      </w:pPr>
      <w:r w:rsidRPr="009F041B">
        <w:rPr>
          <w:rFonts w:ascii="Bookman Old Style" w:eastAsia="Bookman Old Style" w:hAnsi="Bookman Old Style" w:cs="Bookman Old Style"/>
          <w:b/>
          <w:bCs/>
          <w:color w:val="auto"/>
          <w:sz w:val="20"/>
          <w:szCs w:val="20"/>
          <w:highlight w:val="cyan"/>
          <w:rPrChange w:id="355" w:author="Dennis Evan Nurtjahja" w:date="2025-09-30T17:11:00Z">
            <w:rPr>
              <w:rFonts w:ascii="Bookman Old Style" w:eastAsia="Bookman Old Style" w:hAnsi="Bookman Old Style" w:cs="Bookman Old Style"/>
              <w:b/>
              <w:bCs/>
              <w:color w:val="auto"/>
              <w:sz w:val="20"/>
              <w:szCs w:val="20"/>
            </w:rPr>
          </w:rPrChange>
        </w:rPr>
        <w:t>TENTANG</w:t>
      </w:r>
    </w:p>
    <w:p w14:paraId="138A3410" w14:textId="085BA9C7" w:rsidR="0040285F" w:rsidRDefault="093F7FF8" w:rsidP="6C6119E1">
      <w:pPr>
        <w:pStyle w:val="Body"/>
        <w:spacing w:after="120" w:line="240" w:lineRule="auto"/>
        <w:jc w:val="center"/>
        <w:rPr>
          <w:rFonts w:ascii="Bookman Old Style" w:eastAsia="Bookman Old Style" w:hAnsi="Bookman Old Style" w:cs="Bookman Old Style"/>
          <w:b/>
          <w:bCs/>
          <w:color w:val="auto"/>
          <w:sz w:val="20"/>
          <w:szCs w:val="20"/>
        </w:rPr>
      </w:pPr>
      <w:r w:rsidRPr="009F041B">
        <w:rPr>
          <w:rFonts w:ascii="Bookman Old Style" w:eastAsia="Bookman Old Style" w:hAnsi="Bookman Old Style" w:cs="Bookman Old Style"/>
          <w:b/>
          <w:bCs/>
          <w:color w:val="auto"/>
          <w:sz w:val="20"/>
          <w:szCs w:val="20"/>
          <w:highlight w:val="cyan"/>
          <w:rPrChange w:id="356" w:author="Dennis Evan Nurtjahja" w:date="2025-09-30T17:11:00Z">
            <w:rPr>
              <w:rFonts w:ascii="Bookman Old Style" w:eastAsia="Bookman Old Style" w:hAnsi="Bookman Old Style" w:cs="Bookman Old Style"/>
              <w:b/>
              <w:bCs/>
              <w:color w:val="auto"/>
              <w:sz w:val="20"/>
              <w:szCs w:val="20"/>
            </w:rPr>
          </w:rPrChange>
        </w:rPr>
        <w:t>FORMAT TEST RESULT TURUNAN SEL PUNCA</w:t>
      </w:r>
    </w:p>
    <w:p w14:paraId="5892B8AB" w14:textId="77777777" w:rsidR="0040285F" w:rsidRDefault="0040285F" w:rsidP="0040285F">
      <w:pPr>
        <w:spacing w:after="120"/>
        <w:jc w:val="center"/>
      </w:pPr>
      <w:r>
        <w:rPr>
          <w:noProof/>
          <w:color w:val="2B579A"/>
          <w:lang w:val="en-GB" w:eastAsia="en-GB"/>
        </w:rPr>
        <w:drawing>
          <wp:inline distT="0" distB="0" distL="0" distR="0" wp14:anchorId="0A002129" wp14:editId="6D2F6217">
            <wp:extent cx="3853815" cy="5797550"/>
            <wp:effectExtent l="0" t="0" r="0" b="0"/>
            <wp:docPr id="1146722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22995" name=""/>
                    <pic:cNvPicPr/>
                  </pic:nvPicPr>
                  <pic:blipFill>
                    <a:blip r:embed="rId19">
                      <a:extLst>
                        <a:ext uri="{28A0092B-C50C-407E-A947-70E740481C1C}">
                          <a14:useLocalDpi xmlns:a14="http://schemas.microsoft.com/office/drawing/2010/main"/>
                        </a:ext>
                      </a:extLst>
                    </a:blip>
                    <a:stretch>
                      <a:fillRect/>
                    </a:stretch>
                  </pic:blipFill>
                  <pic:spPr>
                    <a:xfrm>
                      <a:off x="0" y="0"/>
                      <a:ext cx="3868953" cy="5820323"/>
                    </a:xfrm>
                    <a:prstGeom prst="rect">
                      <a:avLst/>
                    </a:prstGeom>
                  </pic:spPr>
                </pic:pic>
              </a:graphicData>
            </a:graphic>
          </wp:inline>
        </w:drawing>
      </w:r>
    </w:p>
    <w:p w14:paraId="0564C2C4" w14:textId="77777777" w:rsidR="0040285F" w:rsidRPr="00F46338" w:rsidRDefault="0040285F" w:rsidP="0040285F">
      <w:pPr>
        <w:spacing w:after="120" w:line="240" w:lineRule="auto"/>
        <w:jc w:val="both"/>
        <w:rPr>
          <w:rFonts w:ascii="Bookman Old Style" w:eastAsia="Bookman Old Style" w:hAnsi="Bookman Old Style" w:cs="Bookman Old Style"/>
          <w:sz w:val="16"/>
          <w:szCs w:val="16"/>
          <w:lang w:val="en-US"/>
        </w:rPr>
      </w:pPr>
    </w:p>
    <w:sectPr w:rsidR="0040285F" w:rsidRPr="00F46338" w:rsidSect="00C92F2C">
      <w:footerReference w:type="default" r:id="rId20"/>
      <w:pgSz w:w="11907" w:h="16840"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65" w:author="DPM" w:date="2026-02-12T04:22:00Z" w:initials="D">
    <w:p w14:paraId="7F9F0B1E" w14:textId="77777777" w:rsidR="003C0917" w:rsidRDefault="003C0917" w:rsidP="003C0917">
      <w:pPr>
        <w:pStyle w:val="CommentText"/>
      </w:pPr>
      <w:r>
        <w:rPr>
          <w:rStyle w:val="CommentReference"/>
        </w:rPr>
        <w:annotationRef/>
      </w:r>
      <w:proofErr w:type="spellStart"/>
      <w:r>
        <w:t>Mutu</w:t>
      </w:r>
      <w:proofErr w:type="spellEnd"/>
      <w:r>
        <w:t xml:space="preserve"> 1 </w:t>
      </w:r>
    </w:p>
  </w:comment>
  <w:comment w:id="166" w:author="DPM" w:date="2026-02-12T04:22:00Z" w:initials="D">
    <w:p w14:paraId="137A6E25" w14:textId="77777777" w:rsidR="003C0917" w:rsidRDefault="003C0917" w:rsidP="003C0917">
      <w:pPr>
        <w:pStyle w:val="CommentText"/>
      </w:pPr>
      <w:r>
        <w:rPr>
          <w:rStyle w:val="CommentReference"/>
        </w:rPr>
        <w:annotationRef/>
      </w:r>
      <w:proofErr w:type="spellStart"/>
      <w:r>
        <w:t>Mutu</w:t>
      </w:r>
      <w:proofErr w:type="spellEnd"/>
      <w:r>
        <w:t xml:space="preserve"> 2</w:t>
      </w:r>
    </w:p>
  </w:comment>
  <w:comment w:id="169" w:author="DPM" w:date="2026-02-12T04:24:00Z" w:initials="D">
    <w:p w14:paraId="5AE038D0" w14:textId="77777777" w:rsidR="003C0917" w:rsidRDefault="003C0917" w:rsidP="003C0917">
      <w:pPr>
        <w:pStyle w:val="CommentText"/>
      </w:pPr>
      <w:r>
        <w:rPr>
          <w:rStyle w:val="CommentReference"/>
        </w:rPr>
        <w:annotationRef/>
      </w:r>
      <w:proofErr w:type="spellStart"/>
      <w:r>
        <w:t>Mutu</w:t>
      </w:r>
      <w:proofErr w:type="spellEnd"/>
      <w:r>
        <w:t xml:space="preserve"> 4</w:t>
      </w:r>
    </w:p>
  </w:comment>
  <w:comment w:id="164" w:author="Andiyan rizaldi" w:date="2026-02-16T14:11:00Z" w:initials="Ar">
    <w:p w14:paraId="08B94D46" w14:textId="77777777" w:rsidR="006D771A" w:rsidRDefault="006D771A">
      <w:pPr>
        <w:pStyle w:val="CommentText"/>
      </w:pPr>
      <w:r>
        <w:rPr>
          <w:rStyle w:val="CommentReference"/>
        </w:rPr>
        <w:annotationRef/>
      </w:r>
      <w:proofErr w:type="spellStart"/>
      <w:r>
        <w:t>Tambahan</w:t>
      </w:r>
      <w:proofErr w:type="spellEnd"/>
      <w:r>
        <w:t xml:space="preserve"> </w:t>
      </w:r>
      <w:proofErr w:type="spellStart"/>
      <w:r>
        <w:t>mutu</w:t>
      </w:r>
      <w:proofErr w:type="spellEnd"/>
      <w:r>
        <w:t xml:space="preserve"> </w:t>
      </w:r>
      <w:proofErr w:type="spellStart"/>
      <w:r>
        <w:t>dari</w:t>
      </w:r>
      <w:proofErr w:type="spellEnd"/>
      <w:r>
        <w:t xml:space="preserve"> RS Prima </w:t>
      </w:r>
      <w:proofErr w:type="spellStart"/>
      <w:r>
        <w:t>Husada</w:t>
      </w:r>
      <w:proofErr w:type="spellEnd"/>
      <w:r>
        <w:t xml:space="preserve"> </w:t>
      </w:r>
    </w:p>
    <w:p w14:paraId="6DAC2422" w14:textId="68290532" w:rsidR="006D771A" w:rsidRDefault="006D771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F9F0B1E" w15:done="0"/>
  <w15:commentEx w15:paraId="137A6E25" w15:done="0"/>
  <w15:commentEx w15:paraId="5AE038D0" w15:done="0"/>
  <w15:commentEx w15:paraId="6DAC24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384A6A" w16cex:dateUtc="2026-02-11T21:22:00Z"/>
  <w16cex:commentExtensible w16cex:durableId="2D384ADA" w16cex:dateUtc="2026-02-11T21:22:00Z"/>
  <w16cex:commentExtensible w16cex:durableId="2D384CA1" w16cex:dateUtc="2026-02-11T21:24:00Z"/>
  <w16cex:commentExtensible w16cex:durableId="2D3DA418" w16cex:dateUtc="2026-02-16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F9F0B1E" w16cid:durableId="2D384A6A"/>
  <w16cid:commentId w16cid:paraId="137A6E25" w16cid:durableId="2D384ADA"/>
  <w16cid:commentId w16cid:paraId="5AE038D0" w16cid:durableId="2D384CA1"/>
  <w16cid:commentId w16cid:paraId="6DAC2422" w16cid:durableId="2D3DA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D379D0" w14:textId="77777777" w:rsidR="006170AD" w:rsidRDefault="006170AD">
      <w:pPr>
        <w:spacing w:after="0" w:line="240" w:lineRule="auto"/>
      </w:pPr>
      <w:r>
        <w:separator/>
      </w:r>
    </w:p>
  </w:endnote>
  <w:endnote w:type="continuationSeparator" w:id="0">
    <w:p w14:paraId="78E7193D" w14:textId="77777777" w:rsidR="006170AD" w:rsidRDefault="0061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eiryo UI">
    <w:charset w:val="80"/>
    <w:family w:val="swiss"/>
    <w:pitch w:val="variable"/>
    <w:sig w:usb0="E00002FF" w:usb1="6AC7FFFF" w:usb2="08000012" w:usb3="00000000" w:csb0="0002009F" w:csb1="00000000"/>
  </w:font>
  <w:font w:name="AAAAAE+Calibri">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958727779"/>
      <w:docPartObj>
        <w:docPartGallery w:val="AutoText"/>
      </w:docPartObj>
    </w:sdtPr>
    <w:sdtEndPr>
      <w:rPr>
        <w:sz w:val="22"/>
        <w:szCs w:val="22"/>
      </w:rPr>
    </w:sdtEndPr>
    <w:sdtContent>
      <w:p w14:paraId="176F0C3C" w14:textId="73A22286" w:rsidR="00C92F2C" w:rsidRDefault="00C92F2C" w:rsidP="00C92F2C">
        <w:pPr>
          <w:pStyle w:val="Footer"/>
          <w:tabs>
            <w:tab w:val="clear" w:pos="4680"/>
            <w:tab w:val="center" w:pos="4536"/>
          </w:tabs>
          <w:jc w:val="center"/>
        </w:pPr>
        <w:r>
          <w:rPr>
            <w:sz w:val="16"/>
          </w:rPr>
          <w:t>Pihak Pertama</w:t>
        </w:r>
        <w:r w:rsidRPr="006B2379">
          <w:rPr>
            <w:sz w:val="16"/>
          </w:rPr>
          <w:t>____</w:t>
        </w:r>
        <w:r w:rsidRPr="006B2379">
          <w:rPr>
            <w:sz w:val="16"/>
          </w:rPr>
          <w:tab/>
        </w:r>
        <w:r w:rsidRPr="006B2379">
          <w:fldChar w:fldCharType="begin"/>
        </w:r>
        <w:r w:rsidRPr="006B2379">
          <w:instrText xml:space="preserve"> PAGE   \* MERGEFORMAT </w:instrText>
        </w:r>
        <w:r w:rsidRPr="006B2379">
          <w:fldChar w:fldCharType="separate"/>
        </w:r>
        <w:r w:rsidR="008B410A">
          <w:rPr>
            <w:noProof/>
          </w:rPr>
          <w:t>3</w:t>
        </w:r>
        <w:r w:rsidRPr="006B2379">
          <w:fldChar w:fldCharType="end"/>
        </w:r>
        <w:r w:rsidRPr="006B2379">
          <w:rPr>
            <w:sz w:val="16"/>
          </w:rPr>
          <w:tab/>
        </w:r>
        <w:r>
          <w:rPr>
            <w:sz w:val="16"/>
          </w:rPr>
          <w:t>Pihak Kedua</w:t>
        </w:r>
        <w:r w:rsidRPr="006B2379">
          <w:rPr>
            <w:sz w:val="16"/>
          </w:rPr>
          <w:t>____</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1072542957"/>
      <w:docPartObj>
        <w:docPartGallery w:val="AutoText"/>
      </w:docPartObj>
    </w:sdtPr>
    <w:sdtEndPr/>
    <w:sdtContent>
      <w:p w14:paraId="006D868E" w14:textId="77777777" w:rsidR="00C92F2C" w:rsidRPr="006673A5" w:rsidRDefault="00C92F2C" w:rsidP="00C92F2C">
        <w:pPr>
          <w:pStyle w:val="Footer"/>
          <w:tabs>
            <w:tab w:val="clear" w:pos="4680"/>
            <w:tab w:val="center" w:pos="4536"/>
          </w:tabs>
          <w:rPr>
            <w:sz w:val="16"/>
            <w:szCs w:val="16"/>
          </w:rPr>
        </w:pPr>
        <w:proofErr w:type="spellStart"/>
        <w:r w:rsidRPr="006673A5">
          <w:rPr>
            <w:rFonts w:ascii="Bookman Old Style" w:eastAsia="DengXian" w:hAnsi="Bookman Old Style" w:cs="Tahoma"/>
            <w:sz w:val="16"/>
            <w:szCs w:val="16"/>
            <w:lang w:val="en-US"/>
          </w:rPr>
          <w:t>versi</w:t>
        </w:r>
        <w:proofErr w:type="spellEnd"/>
        <w:r w:rsidRPr="006673A5">
          <w:rPr>
            <w:rFonts w:ascii="Bookman Old Style" w:eastAsia="DengXian" w:hAnsi="Bookman Old Style" w:cs="Tahoma"/>
            <w:sz w:val="16"/>
            <w:szCs w:val="16"/>
            <w:lang w:val="en-US"/>
          </w:rPr>
          <w:t xml:space="preserve"> 01-Leg/BFA-2025 </w:t>
        </w:r>
        <w:r w:rsidRPr="006673A5">
          <w:rPr>
            <w:rFonts w:ascii="Bookman Old Style" w:eastAsia="DengXian" w:hAnsi="Bookman Old Style" w:cs="Tahoma"/>
            <w:sz w:val="16"/>
            <w:szCs w:val="16"/>
            <w:lang w:val="en-US"/>
          </w:rPr>
          <w:tab/>
        </w:r>
        <w:r w:rsidRPr="006673A5">
          <w:rPr>
            <w:rFonts w:ascii="Bookman Old Style" w:eastAsia="DengXian" w:hAnsi="Bookman Old Style" w:cs="Tahoma"/>
            <w:sz w:val="16"/>
            <w:szCs w:val="16"/>
            <w:lang w:val="en-US"/>
          </w:rPr>
          <w:tab/>
        </w:r>
        <w:proofErr w:type="spellStart"/>
        <w:r w:rsidRPr="006673A5">
          <w:rPr>
            <w:rFonts w:ascii="Bookman Old Style" w:eastAsia="DengXian" w:hAnsi="Bookman Old Style" w:cs="Tahoma"/>
            <w:sz w:val="16"/>
            <w:szCs w:val="16"/>
            <w:lang w:val="en-US"/>
          </w:rPr>
          <w:t>Paraf</w:t>
        </w:r>
        <w:proofErr w:type="spellEnd"/>
        <w:r w:rsidRPr="006673A5">
          <w:rPr>
            <w:rFonts w:ascii="Bookman Old Style" w:eastAsia="DengXian" w:hAnsi="Bookman Old Style" w:cs="Tahoma"/>
            <w:sz w:val="16"/>
            <w:szCs w:val="16"/>
            <w:lang w:val="en-US"/>
          </w:rPr>
          <w:t xml:space="preserve"> Para </w:t>
        </w:r>
        <w:proofErr w:type="spellStart"/>
        <w:r w:rsidRPr="006673A5">
          <w:rPr>
            <w:rFonts w:ascii="Bookman Old Style" w:eastAsia="DengXian" w:hAnsi="Bookman Old Style" w:cs="Tahoma"/>
            <w:sz w:val="16"/>
            <w:szCs w:val="16"/>
            <w:lang w:val="en-US"/>
          </w:rPr>
          <w:t>Pihak</w:t>
        </w:r>
        <w:proofErr w:type="spellEnd"/>
        <w:r w:rsidRPr="006673A5">
          <w:rPr>
            <w:rFonts w:ascii="Bookman Old Style" w:eastAsia="DengXian" w:hAnsi="Bookman Old Style" w:cs="Tahoma"/>
            <w:sz w:val="16"/>
            <w:szCs w:val="16"/>
            <w:lang w:val="en-US"/>
          </w:rPr>
          <w:t xml:space="preserve"> ____________________________</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8F87B9" w14:textId="77777777" w:rsidR="006170AD" w:rsidRDefault="006170AD">
      <w:pPr>
        <w:spacing w:after="0" w:line="240" w:lineRule="auto"/>
      </w:pPr>
      <w:r>
        <w:separator/>
      </w:r>
    </w:p>
  </w:footnote>
  <w:footnote w:type="continuationSeparator" w:id="0">
    <w:p w14:paraId="002FC81A" w14:textId="77777777" w:rsidR="006170AD" w:rsidRDefault="00617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33"/>
    <w:multiLevelType w:val="multilevel"/>
    <w:tmpl w:val="00000033"/>
    <w:lvl w:ilvl="0">
      <w:start w:val="1"/>
      <w:numFmt w:val="decimal"/>
      <w:lvlText w:val="(%1)"/>
      <w:lvlJc w:val="left"/>
      <w:pPr>
        <w:ind w:left="720" w:hanging="720"/>
      </w:pPr>
      <w:rPr>
        <w:rFonts w:hAnsi="Arial Unicode MS"/>
        <w:b w:val="0"/>
        <w:bCs/>
        <w:caps w:val="0"/>
        <w:smallCaps w:val="0"/>
        <w:strike w:val="0"/>
        <w:dstrike w:val="0"/>
        <w:color w:val="000000"/>
        <w:spacing w:val="0"/>
        <w:w w:val="100"/>
        <w:kern w:val="0"/>
        <w:position w:val="0"/>
        <w:highlight w:val="none"/>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47"/>
    <w:multiLevelType w:val="multilevel"/>
    <w:tmpl w:val="00000047"/>
    <w:lvl w:ilvl="0">
      <w:start w:val="1"/>
      <w:numFmt w:val="decimal"/>
      <w:lvlText w:val=""/>
      <w:lvlJc w:val="left"/>
    </w:lvl>
    <w:lvl w:ilvl="1">
      <w:start w:val="1"/>
      <w:numFmt w:val="decimal"/>
      <w:lvlText w:val="(%2)"/>
      <w:lvlJc w:val="left"/>
      <w:pPr>
        <w:ind w:left="720" w:hanging="720"/>
      </w:pPr>
      <w:rPr>
        <w:rFonts w:hAnsi="Arial Unicode MS"/>
        <w:b w:val="0"/>
        <w:caps w:val="0"/>
        <w:smallCaps w:val="0"/>
        <w:strike w:val="0"/>
        <w:dstrike w:val="0"/>
        <w:color w:val="000000"/>
        <w:spacing w:val="0"/>
        <w:w w:val="100"/>
        <w:kern w:val="0"/>
        <w:position w:val="0"/>
        <w:highlight w:val="none"/>
      </w:r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7F73F52"/>
    <w:multiLevelType w:val="multilevel"/>
    <w:tmpl w:val="07F73F52"/>
    <w:lvl w:ilvl="0">
      <w:start w:val="1"/>
      <w:numFmt w:val="decimal"/>
      <w:lvlText w:val="(%1)"/>
      <w:lvlJc w:val="left"/>
      <w:pPr>
        <w:tabs>
          <w:tab w:val="left" w:pos="240"/>
        </w:tabs>
        <w:ind w:left="72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tabs>
          <w:tab w:val="left" w:pos="240"/>
        </w:tabs>
        <w:ind w:left="1920" w:hanging="120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tabs>
          <w:tab w:val="left" w:pos="240"/>
        </w:tabs>
        <w:ind w:left="2640" w:hanging="112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tabs>
          <w:tab w:val="left" w:pos="240"/>
        </w:tabs>
        <w:ind w:left="3360" w:hanging="120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tabs>
          <w:tab w:val="left" w:pos="240"/>
        </w:tabs>
        <w:ind w:left="4080" w:hanging="120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tabs>
          <w:tab w:val="left" w:pos="240"/>
        </w:tabs>
        <w:ind w:left="4800" w:hanging="112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tabs>
          <w:tab w:val="left" w:pos="240"/>
        </w:tabs>
        <w:ind w:left="5520" w:hanging="120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tabs>
          <w:tab w:val="left" w:pos="240"/>
        </w:tabs>
        <w:ind w:left="6240" w:hanging="120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tabs>
          <w:tab w:val="left" w:pos="240"/>
        </w:tabs>
        <w:ind w:left="6960" w:hanging="1125"/>
      </w:pPr>
      <w:rPr>
        <w:rFonts w:hAnsi="Arial Unicode MS"/>
        <w:caps w:val="0"/>
        <w:smallCaps w:val="0"/>
        <w:strike w:val="0"/>
        <w:dstrike w:val="0"/>
        <w:color w:val="000000"/>
        <w:spacing w:val="0"/>
        <w:w w:val="100"/>
        <w:kern w:val="0"/>
        <w:position w:val="0"/>
        <w:highlight w:val="none"/>
      </w:rPr>
    </w:lvl>
  </w:abstractNum>
  <w:abstractNum w:abstractNumId="3" w15:restartNumberingAfterBreak="0">
    <w:nsid w:val="080E34C0"/>
    <w:multiLevelType w:val="multilevel"/>
    <w:tmpl w:val="080E34C0"/>
    <w:lvl w:ilvl="0">
      <w:start w:val="1"/>
      <w:numFmt w:val="decimal"/>
      <w:lvlText w:val="(%1)"/>
      <w:lvlJc w:val="left"/>
      <w:pPr>
        <w:ind w:left="723" w:hanging="723"/>
      </w:pPr>
      <w:rPr>
        <w:rFonts w:hAnsi="Arial Unicode MS"/>
        <w:b w:val="0"/>
        <w:caps w:val="0"/>
        <w:smallCaps w:val="0"/>
        <w:strike w:val="0"/>
        <w:dstrike w:val="0"/>
        <w:color w:val="000000"/>
        <w:spacing w:val="0"/>
        <w:w w:val="100"/>
        <w:kern w:val="0"/>
        <w:position w:val="0"/>
        <w:highlight w:val="none"/>
      </w:rPr>
    </w:lvl>
    <w:lvl w:ilvl="1">
      <w:start w:val="1"/>
      <w:numFmt w:val="lowerLetter"/>
      <w:lvlText w:val="%2."/>
      <w:lvlJc w:val="left"/>
      <w:pPr>
        <w:tabs>
          <w:tab w:val="left" w:pos="720"/>
        </w:tabs>
        <w:ind w:left="1446" w:hanging="726"/>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tabs>
          <w:tab w:val="left" w:pos="720"/>
        </w:tabs>
        <w:ind w:left="2166" w:hanging="651"/>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tabs>
          <w:tab w:val="left" w:pos="720"/>
        </w:tabs>
        <w:ind w:left="2886" w:hanging="726"/>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tabs>
          <w:tab w:val="left" w:pos="720"/>
        </w:tabs>
        <w:ind w:left="3606" w:hanging="726"/>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tabs>
          <w:tab w:val="left" w:pos="720"/>
        </w:tabs>
        <w:ind w:left="4326" w:hanging="651"/>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tabs>
          <w:tab w:val="left" w:pos="720"/>
        </w:tabs>
        <w:ind w:left="5046" w:hanging="726"/>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tabs>
          <w:tab w:val="left" w:pos="720"/>
        </w:tabs>
        <w:ind w:left="5766" w:hanging="726"/>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tabs>
          <w:tab w:val="left" w:pos="720"/>
        </w:tabs>
        <w:ind w:left="6486" w:hanging="651"/>
      </w:pPr>
      <w:rPr>
        <w:rFonts w:hAnsi="Arial Unicode MS"/>
        <w:caps w:val="0"/>
        <w:smallCaps w:val="0"/>
        <w:strike w:val="0"/>
        <w:dstrike w:val="0"/>
        <w:color w:val="000000"/>
        <w:spacing w:val="0"/>
        <w:w w:val="100"/>
        <w:kern w:val="0"/>
        <w:position w:val="0"/>
        <w:highlight w:val="none"/>
      </w:rPr>
    </w:lvl>
  </w:abstractNum>
  <w:abstractNum w:abstractNumId="4" w15:restartNumberingAfterBreak="0">
    <w:nsid w:val="0880453A"/>
    <w:multiLevelType w:val="multilevel"/>
    <w:tmpl w:val="831C47CC"/>
    <w:lvl w:ilvl="0">
      <w:start w:val="1"/>
      <w:numFmt w:val="decimal"/>
      <w:lvlText w:val="%1."/>
      <w:lvlJc w:val="left"/>
      <w:pPr>
        <w:ind w:left="1173" w:hanging="360"/>
      </w:pPr>
      <w:rPr>
        <w:rFonts w:ascii="Bookman Old Style" w:eastAsia="DengXian" w:hAnsi="Bookman Old Style" w:cs="Tahoma"/>
      </w:rPr>
    </w:lvl>
    <w:lvl w:ilvl="1">
      <w:start w:val="1"/>
      <w:numFmt w:val="bullet"/>
      <w:lvlText w:val="o"/>
      <w:lvlJc w:val="left"/>
      <w:pPr>
        <w:ind w:left="1893" w:hanging="360"/>
      </w:pPr>
      <w:rPr>
        <w:rFonts w:ascii="Courier New" w:hAnsi="Courier New" w:cs="Courier New" w:hint="default"/>
      </w:rPr>
    </w:lvl>
    <w:lvl w:ilvl="2">
      <w:start w:val="1"/>
      <w:numFmt w:val="bullet"/>
      <w:lvlText w:val=""/>
      <w:lvlJc w:val="left"/>
      <w:pPr>
        <w:ind w:left="2613" w:hanging="360"/>
      </w:pPr>
      <w:rPr>
        <w:rFonts w:ascii="Wingdings" w:hAnsi="Wingdings" w:hint="default"/>
      </w:rPr>
    </w:lvl>
    <w:lvl w:ilvl="3">
      <w:start w:val="1"/>
      <w:numFmt w:val="bullet"/>
      <w:lvlText w:val=""/>
      <w:lvlJc w:val="left"/>
      <w:pPr>
        <w:ind w:left="3333" w:hanging="360"/>
      </w:pPr>
      <w:rPr>
        <w:rFonts w:ascii="Symbol" w:hAnsi="Symbol" w:hint="default"/>
      </w:rPr>
    </w:lvl>
    <w:lvl w:ilvl="4">
      <w:start w:val="1"/>
      <w:numFmt w:val="bullet"/>
      <w:lvlText w:val="o"/>
      <w:lvlJc w:val="left"/>
      <w:pPr>
        <w:ind w:left="4053" w:hanging="360"/>
      </w:pPr>
      <w:rPr>
        <w:rFonts w:ascii="Courier New" w:hAnsi="Courier New" w:cs="Courier New" w:hint="default"/>
      </w:rPr>
    </w:lvl>
    <w:lvl w:ilvl="5">
      <w:start w:val="1"/>
      <w:numFmt w:val="bullet"/>
      <w:lvlText w:val=""/>
      <w:lvlJc w:val="left"/>
      <w:pPr>
        <w:ind w:left="4773" w:hanging="360"/>
      </w:pPr>
      <w:rPr>
        <w:rFonts w:ascii="Wingdings" w:hAnsi="Wingdings" w:hint="default"/>
      </w:rPr>
    </w:lvl>
    <w:lvl w:ilvl="6">
      <w:start w:val="1"/>
      <w:numFmt w:val="bullet"/>
      <w:lvlText w:val=""/>
      <w:lvlJc w:val="left"/>
      <w:pPr>
        <w:ind w:left="5493" w:hanging="360"/>
      </w:pPr>
      <w:rPr>
        <w:rFonts w:ascii="Symbol" w:hAnsi="Symbol" w:hint="default"/>
      </w:rPr>
    </w:lvl>
    <w:lvl w:ilvl="7">
      <w:start w:val="1"/>
      <w:numFmt w:val="bullet"/>
      <w:lvlText w:val="o"/>
      <w:lvlJc w:val="left"/>
      <w:pPr>
        <w:ind w:left="6213" w:hanging="360"/>
      </w:pPr>
      <w:rPr>
        <w:rFonts w:ascii="Courier New" w:hAnsi="Courier New" w:cs="Courier New" w:hint="default"/>
      </w:rPr>
    </w:lvl>
    <w:lvl w:ilvl="8">
      <w:start w:val="1"/>
      <w:numFmt w:val="bullet"/>
      <w:lvlText w:val=""/>
      <w:lvlJc w:val="left"/>
      <w:pPr>
        <w:ind w:left="6933" w:hanging="360"/>
      </w:pPr>
      <w:rPr>
        <w:rFonts w:ascii="Wingdings" w:hAnsi="Wingdings" w:hint="default"/>
      </w:rPr>
    </w:lvl>
  </w:abstractNum>
  <w:abstractNum w:abstractNumId="5" w15:restartNumberingAfterBreak="0">
    <w:nsid w:val="0B032920"/>
    <w:multiLevelType w:val="multilevel"/>
    <w:tmpl w:val="0B032920"/>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rPr>
    </w:lvl>
    <w:lvl w:ilvl="1">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rPr>
    </w:lvl>
    <w:lvl w:ilvl="2">
      <w:start w:val="1"/>
      <w:numFmt w:val="decimal"/>
      <w:lvlText w:val="%3."/>
      <w:lvlJc w:val="left"/>
      <w:pPr>
        <w:ind w:left="1440" w:hanging="360"/>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1800" w:hanging="360"/>
      </w:pPr>
      <w:rPr>
        <w:rFonts w:hAnsi="Arial Unicode MS"/>
        <w:caps w:val="0"/>
        <w:smallCaps w:val="0"/>
        <w:strike w:val="0"/>
        <w:dstrike w:val="0"/>
        <w:color w:val="000000"/>
        <w:spacing w:val="0"/>
        <w:w w:val="100"/>
        <w:kern w:val="0"/>
        <w:position w:val="0"/>
        <w:highlight w:val="none"/>
      </w:rPr>
    </w:lvl>
    <w:lvl w:ilvl="4">
      <w:start w:val="1"/>
      <w:numFmt w:val="decimal"/>
      <w:lvlText w:val="%5."/>
      <w:lvlJc w:val="left"/>
      <w:pPr>
        <w:ind w:left="2160" w:hanging="360"/>
      </w:pPr>
      <w:rPr>
        <w:rFonts w:hAnsi="Arial Unicode MS"/>
        <w:caps w:val="0"/>
        <w:smallCaps w:val="0"/>
        <w:strike w:val="0"/>
        <w:dstrike w:val="0"/>
        <w:color w:val="000000"/>
        <w:spacing w:val="0"/>
        <w:w w:val="100"/>
        <w:kern w:val="0"/>
        <w:position w:val="0"/>
        <w:highlight w:val="none"/>
      </w:rPr>
    </w:lvl>
    <w:lvl w:ilvl="5">
      <w:start w:val="1"/>
      <w:numFmt w:val="decimal"/>
      <w:lvlText w:val="%6."/>
      <w:lvlJc w:val="left"/>
      <w:pPr>
        <w:ind w:left="2520" w:hanging="360"/>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2880" w:hanging="360"/>
      </w:pPr>
      <w:rPr>
        <w:rFonts w:hAnsi="Arial Unicode MS"/>
        <w:caps w:val="0"/>
        <w:smallCaps w:val="0"/>
        <w:strike w:val="0"/>
        <w:dstrike w:val="0"/>
        <w:color w:val="000000"/>
        <w:spacing w:val="0"/>
        <w:w w:val="100"/>
        <w:kern w:val="0"/>
        <w:position w:val="0"/>
        <w:highlight w:val="none"/>
      </w:rPr>
    </w:lvl>
    <w:lvl w:ilvl="7">
      <w:start w:val="1"/>
      <w:numFmt w:val="decimal"/>
      <w:lvlText w:val="%8."/>
      <w:lvlJc w:val="left"/>
      <w:pPr>
        <w:ind w:left="3240" w:hanging="360"/>
      </w:pPr>
      <w:rPr>
        <w:rFonts w:hAnsi="Arial Unicode MS"/>
        <w:caps w:val="0"/>
        <w:smallCaps w:val="0"/>
        <w:strike w:val="0"/>
        <w:dstrike w:val="0"/>
        <w:color w:val="000000"/>
        <w:spacing w:val="0"/>
        <w:w w:val="100"/>
        <w:kern w:val="0"/>
        <w:position w:val="0"/>
        <w:highlight w:val="none"/>
      </w:rPr>
    </w:lvl>
    <w:lvl w:ilvl="8">
      <w:start w:val="1"/>
      <w:numFmt w:val="decimal"/>
      <w:lvlText w:val="%9."/>
      <w:lvlJc w:val="left"/>
      <w:pPr>
        <w:ind w:left="3600" w:hanging="360"/>
      </w:pPr>
      <w:rPr>
        <w:rFonts w:hAnsi="Arial Unicode MS"/>
        <w:caps w:val="0"/>
        <w:smallCaps w:val="0"/>
        <w:strike w:val="0"/>
        <w:dstrike w:val="0"/>
        <w:color w:val="000000"/>
        <w:spacing w:val="0"/>
        <w:w w:val="100"/>
        <w:kern w:val="0"/>
        <w:position w:val="0"/>
        <w:highlight w:val="none"/>
      </w:rPr>
    </w:lvl>
  </w:abstractNum>
  <w:abstractNum w:abstractNumId="6" w15:restartNumberingAfterBreak="0">
    <w:nsid w:val="0D095126"/>
    <w:multiLevelType w:val="multilevel"/>
    <w:tmpl w:val="4B430CB6"/>
    <w:lvl w:ilvl="0">
      <w:start w:val="1"/>
      <w:numFmt w:val="lowerLetter"/>
      <w:lvlText w:val="(%1)"/>
      <w:lvlJc w:val="left"/>
      <w:pPr>
        <w:ind w:left="144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rPr>
    </w:lvl>
  </w:abstractNum>
  <w:abstractNum w:abstractNumId="7" w15:restartNumberingAfterBreak="0">
    <w:nsid w:val="0F6B28CA"/>
    <w:multiLevelType w:val="multilevel"/>
    <w:tmpl w:val="0F6B28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8105AC"/>
    <w:multiLevelType w:val="multilevel"/>
    <w:tmpl w:val="1A8105AC"/>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16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432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6480" w:hanging="645"/>
      </w:pPr>
      <w:rPr>
        <w:rFonts w:hAnsi="Arial Unicode MS"/>
        <w:caps w:val="0"/>
        <w:smallCaps w:val="0"/>
        <w:strike w:val="0"/>
        <w:dstrike w:val="0"/>
        <w:color w:val="000000"/>
        <w:spacing w:val="0"/>
        <w:w w:val="100"/>
        <w:kern w:val="0"/>
        <w:position w:val="0"/>
        <w:highlight w:val="none"/>
      </w:rPr>
    </w:lvl>
  </w:abstractNum>
  <w:abstractNum w:abstractNumId="9" w15:restartNumberingAfterBreak="0">
    <w:nsid w:val="2CD40B42"/>
    <w:multiLevelType w:val="multilevel"/>
    <w:tmpl w:val="2CD40B42"/>
    <w:lvl w:ilvl="0">
      <w:start w:val="1"/>
      <w:numFmt w:val="lowerLetter"/>
      <w:lvlText w:val="(%1)"/>
      <w:lvlJc w:val="left"/>
      <w:pPr>
        <w:ind w:left="1077" w:hanging="360"/>
      </w:pPr>
      <w:rPr>
        <w:rFonts w:ascii="Cambria" w:eastAsiaTheme="minorHAnsi" w:hAnsi="Cambria" w:cstheme="majorHAnsi"/>
        <w:color w:val="auto"/>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10" w15:restartNumberingAfterBreak="0">
    <w:nsid w:val="2E5D662C"/>
    <w:multiLevelType w:val="multilevel"/>
    <w:tmpl w:val="CF3E1B3C"/>
    <w:lvl w:ilvl="0">
      <w:start w:val="1"/>
      <w:numFmt w:val="decimal"/>
      <w:lvlText w:val="(%1)"/>
      <w:lvlJc w:val="left"/>
      <w:pPr>
        <w:ind w:left="720" w:hanging="720"/>
      </w:pPr>
      <w:rPr>
        <w:rFonts w:hAnsi="Arial Unicode MS"/>
        <w:b w:val="0"/>
        <w:caps w:val="0"/>
        <w:smallCaps w:val="0"/>
        <w:strike w:val="0"/>
        <w:dstrike w:val="0"/>
        <w:color w:val="000000"/>
        <w:spacing w:val="0"/>
        <w:w w:val="100"/>
        <w:kern w:val="0"/>
        <w:position w:val="0"/>
        <w:highlight w:val="none"/>
      </w:rPr>
    </w:lvl>
    <w:lvl w:ilvl="1">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16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432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6480" w:hanging="645"/>
      </w:pPr>
      <w:rPr>
        <w:rFonts w:hAnsi="Arial Unicode MS"/>
        <w:caps w:val="0"/>
        <w:smallCaps w:val="0"/>
        <w:strike w:val="0"/>
        <w:dstrike w:val="0"/>
        <w:color w:val="000000"/>
        <w:spacing w:val="0"/>
        <w:w w:val="100"/>
        <w:kern w:val="0"/>
        <w:position w:val="0"/>
        <w:highlight w:val="none"/>
      </w:rPr>
    </w:lvl>
  </w:abstractNum>
  <w:abstractNum w:abstractNumId="11" w15:restartNumberingAfterBreak="0">
    <w:nsid w:val="30C93A22"/>
    <w:multiLevelType w:val="multilevel"/>
    <w:tmpl w:val="30C93A22"/>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16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432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6480" w:hanging="645"/>
      </w:pPr>
      <w:rPr>
        <w:rFonts w:hAnsi="Arial Unicode MS"/>
        <w:caps w:val="0"/>
        <w:smallCaps w:val="0"/>
        <w:strike w:val="0"/>
        <w:dstrike w:val="0"/>
        <w:color w:val="000000"/>
        <w:spacing w:val="0"/>
        <w:w w:val="100"/>
        <w:kern w:val="0"/>
        <w:position w:val="0"/>
        <w:highlight w:val="none"/>
      </w:rPr>
    </w:lvl>
  </w:abstractNum>
  <w:abstractNum w:abstractNumId="12" w15:restartNumberingAfterBreak="0">
    <w:nsid w:val="334D59D7"/>
    <w:multiLevelType w:val="multilevel"/>
    <w:tmpl w:val="6B393CB9"/>
    <w:lvl w:ilvl="0">
      <w:start w:val="1"/>
      <w:numFmt w:val="lowerLetter"/>
      <w:lvlText w:val="(%1)"/>
      <w:lvlJc w:val="left"/>
      <w:pPr>
        <w:ind w:left="144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rPr>
    </w:lvl>
  </w:abstractNum>
  <w:abstractNum w:abstractNumId="13" w15:restartNumberingAfterBreak="0">
    <w:nsid w:val="3C1B0C3B"/>
    <w:multiLevelType w:val="multilevel"/>
    <w:tmpl w:val="3C1B0C3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DF761F"/>
    <w:multiLevelType w:val="multilevel"/>
    <w:tmpl w:val="40DF761F"/>
    <w:lvl w:ilvl="0">
      <w:start w:val="1"/>
      <w:numFmt w:val="lowerLetter"/>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43E862AC"/>
    <w:multiLevelType w:val="multilevel"/>
    <w:tmpl w:val="43E862AC"/>
    <w:lvl w:ilvl="0">
      <w:start w:val="1"/>
      <w:numFmt w:val="lowerLetter"/>
      <w:lvlText w:val="(%1)"/>
      <w:lvlJc w:val="left"/>
      <w:pPr>
        <w:ind w:left="1080" w:hanging="360"/>
      </w:pPr>
      <w:rPr>
        <w:rFonts w:hint="default"/>
        <w:b w:val="0"/>
        <w:i w:val="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9976D59"/>
    <w:multiLevelType w:val="multilevel"/>
    <w:tmpl w:val="996683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B430CB6"/>
    <w:multiLevelType w:val="multilevel"/>
    <w:tmpl w:val="4B430CB6"/>
    <w:lvl w:ilvl="0">
      <w:start w:val="1"/>
      <w:numFmt w:val="lowerLetter"/>
      <w:lvlText w:val="(%1)"/>
      <w:lvlJc w:val="left"/>
      <w:pPr>
        <w:ind w:left="144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rPr>
    </w:lvl>
  </w:abstractNum>
  <w:abstractNum w:abstractNumId="18" w15:restartNumberingAfterBreak="0">
    <w:nsid w:val="4E3056EE"/>
    <w:multiLevelType w:val="multilevel"/>
    <w:tmpl w:val="4DA4256C"/>
    <w:lvl w:ilvl="0">
      <w:start w:val="1"/>
      <w:numFmt w:val="decimal"/>
      <w:lvlText w:val="(%1)"/>
      <w:lvlJc w:val="left"/>
      <w:pPr>
        <w:ind w:left="1440" w:hanging="720"/>
      </w:pPr>
      <w:rPr>
        <w:rFonts w:hint="default"/>
        <w:caps w:val="0"/>
        <w:smallCaps w:val="0"/>
        <w:strike w:val="0"/>
        <w:dstrike w:val="0"/>
        <w:color w:val="000000"/>
        <w:spacing w:val="0"/>
        <w:w w:val="100"/>
        <w:kern w:val="0"/>
        <w:position w:val="0"/>
        <w:highlight w:val="none"/>
      </w:rPr>
    </w:lvl>
    <w:lvl w:ilvl="1">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rPr>
    </w:lvl>
  </w:abstractNum>
  <w:abstractNum w:abstractNumId="19" w15:restartNumberingAfterBreak="0">
    <w:nsid w:val="5A320138"/>
    <w:multiLevelType w:val="singleLevel"/>
    <w:tmpl w:val="5A320138"/>
    <w:lvl w:ilvl="0">
      <w:start w:val="2"/>
      <w:numFmt w:val="decimal"/>
      <w:lvlText w:val="(%1)"/>
      <w:lvlJc w:val="left"/>
      <w:pPr>
        <w:ind w:left="720" w:hanging="360"/>
      </w:pPr>
      <w:rPr>
        <w:rFonts w:hint="default"/>
      </w:rPr>
    </w:lvl>
  </w:abstractNum>
  <w:abstractNum w:abstractNumId="20" w15:restartNumberingAfterBreak="0">
    <w:nsid w:val="5A320154"/>
    <w:multiLevelType w:val="singleLevel"/>
    <w:tmpl w:val="5A320154"/>
    <w:lvl w:ilvl="0">
      <w:start w:val="3"/>
      <w:numFmt w:val="decimal"/>
      <w:lvlText w:val="(%1)"/>
      <w:lvlJc w:val="left"/>
      <w:pPr>
        <w:tabs>
          <w:tab w:val="left" w:pos="425"/>
        </w:tabs>
        <w:ind w:left="425" w:hanging="425"/>
      </w:pPr>
      <w:rPr>
        <w:rFonts w:hint="default"/>
      </w:rPr>
    </w:lvl>
  </w:abstractNum>
  <w:abstractNum w:abstractNumId="21" w15:restartNumberingAfterBreak="0">
    <w:nsid w:val="5A32016C"/>
    <w:multiLevelType w:val="singleLevel"/>
    <w:tmpl w:val="5A32016C"/>
    <w:lvl w:ilvl="0">
      <w:start w:val="4"/>
      <w:numFmt w:val="decimal"/>
      <w:lvlText w:val="(%1)"/>
      <w:lvlJc w:val="left"/>
      <w:pPr>
        <w:tabs>
          <w:tab w:val="left" w:pos="425"/>
        </w:tabs>
        <w:ind w:left="425" w:hanging="425"/>
      </w:pPr>
      <w:rPr>
        <w:rFonts w:hint="default"/>
      </w:rPr>
    </w:lvl>
  </w:abstractNum>
  <w:abstractNum w:abstractNumId="22" w15:restartNumberingAfterBreak="0">
    <w:nsid w:val="5AC324DF"/>
    <w:multiLevelType w:val="multilevel"/>
    <w:tmpl w:val="5AC324DF"/>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16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432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6480" w:hanging="645"/>
      </w:pPr>
      <w:rPr>
        <w:rFonts w:hAnsi="Arial Unicode MS"/>
        <w:caps w:val="0"/>
        <w:smallCaps w:val="0"/>
        <w:strike w:val="0"/>
        <w:dstrike w:val="0"/>
        <w:color w:val="000000"/>
        <w:spacing w:val="0"/>
        <w:w w:val="100"/>
        <w:kern w:val="0"/>
        <w:position w:val="0"/>
        <w:highlight w:val="none"/>
      </w:rPr>
    </w:lvl>
  </w:abstractNum>
  <w:abstractNum w:abstractNumId="23" w15:restartNumberingAfterBreak="0">
    <w:nsid w:val="5D9E3675"/>
    <w:multiLevelType w:val="multilevel"/>
    <w:tmpl w:val="5D9E367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DA37673"/>
    <w:multiLevelType w:val="multilevel"/>
    <w:tmpl w:val="07F73F52"/>
    <w:lvl w:ilvl="0">
      <w:start w:val="1"/>
      <w:numFmt w:val="decimal"/>
      <w:lvlText w:val="(%1)"/>
      <w:lvlJc w:val="left"/>
      <w:pPr>
        <w:tabs>
          <w:tab w:val="left" w:pos="480"/>
        </w:tabs>
        <w:ind w:left="960" w:hanging="720"/>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tabs>
          <w:tab w:val="left" w:pos="480"/>
        </w:tabs>
        <w:ind w:left="2160" w:hanging="120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tabs>
          <w:tab w:val="left" w:pos="480"/>
        </w:tabs>
        <w:ind w:left="2880" w:hanging="112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tabs>
          <w:tab w:val="left" w:pos="480"/>
        </w:tabs>
        <w:ind w:left="3600" w:hanging="120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tabs>
          <w:tab w:val="left" w:pos="480"/>
        </w:tabs>
        <w:ind w:left="4320" w:hanging="120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tabs>
          <w:tab w:val="left" w:pos="480"/>
        </w:tabs>
        <w:ind w:left="5040" w:hanging="112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tabs>
          <w:tab w:val="left" w:pos="480"/>
        </w:tabs>
        <w:ind w:left="5760" w:hanging="120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tabs>
          <w:tab w:val="left" w:pos="480"/>
        </w:tabs>
        <w:ind w:left="6480" w:hanging="120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tabs>
          <w:tab w:val="left" w:pos="480"/>
        </w:tabs>
        <w:ind w:left="7200" w:hanging="1125"/>
      </w:pPr>
      <w:rPr>
        <w:rFonts w:hAnsi="Arial Unicode MS"/>
        <w:caps w:val="0"/>
        <w:smallCaps w:val="0"/>
        <w:strike w:val="0"/>
        <w:dstrike w:val="0"/>
        <w:color w:val="000000"/>
        <w:spacing w:val="0"/>
        <w:w w:val="100"/>
        <w:kern w:val="0"/>
        <w:position w:val="0"/>
        <w:highlight w:val="none"/>
      </w:rPr>
    </w:lvl>
  </w:abstractNum>
  <w:abstractNum w:abstractNumId="25" w15:restartNumberingAfterBreak="0">
    <w:nsid w:val="61280018"/>
    <w:multiLevelType w:val="multilevel"/>
    <w:tmpl w:val="61280018"/>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6" w15:restartNumberingAfterBreak="0">
    <w:nsid w:val="630C0A21"/>
    <w:multiLevelType w:val="multilevel"/>
    <w:tmpl w:val="630C0A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160408"/>
    <w:multiLevelType w:val="hybridMultilevel"/>
    <w:tmpl w:val="CE761174"/>
    <w:lvl w:ilvl="0" w:tplc="8B98CB4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140A4A"/>
    <w:multiLevelType w:val="multilevel"/>
    <w:tmpl w:val="68140A4A"/>
    <w:lvl w:ilvl="0">
      <w:start w:val="1"/>
      <w:numFmt w:val="lowerLetter"/>
      <w:lvlText w:val="(%1)"/>
      <w:lvlJc w:val="left"/>
      <w:pPr>
        <w:ind w:left="2520" w:hanging="360"/>
      </w:pPr>
      <w:rPr>
        <w:rFonts w:ascii="Cambria" w:eastAsiaTheme="minorHAnsi" w:hAnsi="Cambria" w:cstheme="majorHAnsi"/>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9" w15:restartNumberingAfterBreak="0">
    <w:nsid w:val="68817AEE"/>
    <w:multiLevelType w:val="multilevel"/>
    <w:tmpl w:val="68817AEE"/>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rPr>
    </w:lvl>
    <w:lvl w:ilvl="1">
      <w:start w:val="1"/>
      <w:numFmt w:val="decimal"/>
      <w:lvlText w:val="%2."/>
      <w:lvlJc w:val="left"/>
      <w:pPr>
        <w:tabs>
          <w:tab w:val="left" w:pos="720"/>
        </w:tabs>
        <w:ind w:left="1440" w:hanging="720"/>
      </w:pPr>
      <w:rPr>
        <w:rFonts w:hAnsi="Arial Unicode MS"/>
        <w:caps w:val="0"/>
        <w:smallCaps w:val="0"/>
        <w:strike w:val="0"/>
        <w:dstrike w:val="0"/>
        <w:color w:val="000000"/>
        <w:spacing w:val="0"/>
        <w:w w:val="100"/>
        <w:kern w:val="0"/>
        <w:position w:val="0"/>
        <w:highlight w:val="none"/>
      </w:rPr>
    </w:lvl>
    <w:lvl w:ilvl="2">
      <w:start w:val="1"/>
      <w:numFmt w:val="decimal"/>
      <w:lvlText w:val="%3."/>
      <w:lvlJc w:val="left"/>
      <w:pPr>
        <w:tabs>
          <w:tab w:val="left" w:pos="720"/>
        </w:tabs>
        <w:ind w:left="2160" w:hanging="720"/>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tabs>
          <w:tab w:val="left" w:pos="720"/>
        </w:tabs>
        <w:ind w:left="2880" w:hanging="720"/>
      </w:pPr>
      <w:rPr>
        <w:rFonts w:hAnsi="Arial Unicode MS"/>
        <w:caps w:val="0"/>
        <w:smallCaps w:val="0"/>
        <w:strike w:val="0"/>
        <w:dstrike w:val="0"/>
        <w:color w:val="000000"/>
        <w:spacing w:val="0"/>
        <w:w w:val="100"/>
        <w:kern w:val="0"/>
        <w:position w:val="0"/>
        <w:highlight w:val="none"/>
      </w:rPr>
    </w:lvl>
    <w:lvl w:ilvl="4">
      <w:start w:val="1"/>
      <w:numFmt w:val="decimal"/>
      <w:lvlText w:val="%5."/>
      <w:lvlJc w:val="left"/>
      <w:pPr>
        <w:tabs>
          <w:tab w:val="left" w:pos="720"/>
        </w:tabs>
        <w:ind w:left="3600" w:hanging="720"/>
      </w:pPr>
      <w:rPr>
        <w:rFonts w:hAnsi="Arial Unicode MS"/>
        <w:caps w:val="0"/>
        <w:smallCaps w:val="0"/>
        <w:strike w:val="0"/>
        <w:dstrike w:val="0"/>
        <w:color w:val="000000"/>
        <w:spacing w:val="0"/>
        <w:w w:val="100"/>
        <w:kern w:val="0"/>
        <w:position w:val="0"/>
        <w:highlight w:val="none"/>
      </w:rPr>
    </w:lvl>
    <w:lvl w:ilvl="5">
      <w:start w:val="1"/>
      <w:numFmt w:val="decimal"/>
      <w:lvlText w:val="%6."/>
      <w:lvlJc w:val="left"/>
      <w:pPr>
        <w:tabs>
          <w:tab w:val="left" w:pos="720"/>
        </w:tabs>
        <w:ind w:left="4320" w:hanging="720"/>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tabs>
          <w:tab w:val="left" w:pos="720"/>
        </w:tabs>
        <w:ind w:left="5040" w:hanging="720"/>
      </w:pPr>
      <w:rPr>
        <w:rFonts w:hAnsi="Arial Unicode MS"/>
        <w:caps w:val="0"/>
        <w:smallCaps w:val="0"/>
        <w:strike w:val="0"/>
        <w:dstrike w:val="0"/>
        <w:color w:val="000000"/>
        <w:spacing w:val="0"/>
        <w:w w:val="100"/>
        <w:kern w:val="0"/>
        <w:position w:val="0"/>
        <w:highlight w:val="none"/>
      </w:rPr>
    </w:lvl>
    <w:lvl w:ilvl="7">
      <w:start w:val="1"/>
      <w:numFmt w:val="decimal"/>
      <w:lvlText w:val="%8."/>
      <w:lvlJc w:val="left"/>
      <w:pPr>
        <w:tabs>
          <w:tab w:val="left" w:pos="720"/>
        </w:tabs>
        <w:ind w:left="5760" w:hanging="720"/>
      </w:pPr>
      <w:rPr>
        <w:rFonts w:hAnsi="Arial Unicode MS"/>
        <w:caps w:val="0"/>
        <w:smallCaps w:val="0"/>
        <w:strike w:val="0"/>
        <w:dstrike w:val="0"/>
        <w:color w:val="000000"/>
        <w:spacing w:val="0"/>
        <w:w w:val="100"/>
        <w:kern w:val="0"/>
        <w:position w:val="0"/>
        <w:highlight w:val="none"/>
      </w:rPr>
    </w:lvl>
    <w:lvl w:ilvl="8">
      <w:start w:val="1"/>
      <w:numFmt w:val="decimal"/>
      <w:lvlText w:val="%9."/>
      <w:lvlJc w:val="left"/>
      <w:pPr>
        <w:tabs>
          <w:tab w:val="left" w:pos="720"/>
        </w:tabs>
        <w:ind w:left="6480" w:hanging="720"/>
      </w:pPr>
      <w:rPr>
        <w:rFonts w:hAnsi="Arial Unicode MS"/>
        <w:caps w:val="0"/>
        <w:smallCaps w:val="0"/>
        <w:strike w:val="0"/>
        <w:dstrike w:val="0"/>
        <w:color w:val="000000"/>
        <w:spacing w:val="0"/>
        <w:w w:val="100"/>
        <w:kern w:val="0"/>
        <w:position w:val="0"/>
        <w:highlight w:val="none"/>
      </w:rPr>
    </w:lvl>
  </w:abstractNum>
  <w:abstractNum w:abstractNumId="30" w15:restartNumberingAfterBreak="0">
    <w:nsid w:val="6B393CB9"/>
    <w:multiLevelType w:val="multilevel"/>
    <w:tmpl w:val="93F46E3A"/>
    <w:lvl w:ilvl="0">
      <w:start w:val="1"/>
      <w:numFmt w:val="lowerLetter"/>
      <w:lvlText w:val="(%1)"/>
      <w:lvlJc w:val="left"/>
      <w:pPr>
        <w:ind w:left="1440" w:hanging="720"/>
      </w:pPr>
      <w:rPr>
        <w:rFonts w:hAnsi="Arial Unicode MS"/>
        <w:caps w:val="0"/>
        <w:smallCaps w:val="0"/>
        <w:strike w:val="0"/>
        <w:dstrike w:val="0"/>
        <w:color w:val="000000"/>
        <w:spacing w:val="0"/>
        <w:w w:val="100"/>
        <w:kern w:val="0"/>
        <w:position w:val="0"/>
        <w:sz w:val="16"/>
        <w:szCs w:val="16"/>
        <w:highlight w:val="none"/>
      </w:rPr>
    </w:lvl>
    <w:lvl w:ilvl="1">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rPr>
    </w:lvl>
    <w:lvl w:ilvl="2">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rPr>
    </w:lvl>
  </w:abstractNum>
  <w:abstractNum w:abstractNumId="31" w15:restartNumberingAfterBreak="0">
    <w:nsid w:val="6D1D2F6F"/>
    <w:multiLevelType w:val="multilevel"/>
    <w:tmpl w:val="6D1D2F6F"/>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rPr>
    </w:lvl>
    <w:lvl w:ilvl="1">
      <w:start w:val="1"/>
      <w:numFmt w:val="decimal"/>
      <w:lvlText w:val="%2."/>
      <w:lvlJc w:val="left"/>
      <w:pPr>
        <w:tabs>
          <w:tab w:val="left" w:pos="720"/>
        </w:tabs>
        <w:ind w:left="1440" w:hanging="720"/>
      </w:pPr>
      <w:rPr>
        <w:rFonts w:hAnsi="Arial Unicode MS"/>
        <w:caps w:val="0"/>
        <w:smallCaps w:val="0"/>
        <w:strike w:val="0"/>
        <w:dstrike w:val="0"/>
        <w:color w:val="000000"/>
        <w:spacing w:val="0"/>
        <w:w w:val="100"/>
        <w:kern w:val="0"/>
        <w:position w:val="0"/>
        <w:highlight w:val="none"/>
      </w:rPr>
    </w:lvl>
    <w:lvl w:ilvl="2">
      <w:start w:val="1"/>
      <w:numFmt w:val="decimal"/>
      <w:lvlText w:val="%3."/>
      <w:lvlJc w:val="left"/>
      <w:pPr>
        <w:tabs>
          <w:tab w:val="left" w:pos="720"/>
        </w:tabs>
        <w:ind w:left="2160" w:hanging="720"/>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tabs>
          <w:tab w:val="left" w:pos="720"/>
        </w:tabs>
        <w:ind w:left="2880" w:hanging="720"/>
      </w:pPr>
      <w:rPr>
        <w:rFonts w:hAnsi="Arial Unicode MS"/>
        <w:caps w:val="0"/>
        <w:smallCaps w:val="0"/>
        <w:strike w:val="0"/>
        <w:dstrike w:val="0"/>
        <w:color w:val="000000"/>
        <w:spacing w:val="0"/>
        <w:w w:val="100"/>
        <w:kern w:val="0"/>
        <w:position w:val="0"/>
        <w:highlight w:val="none"/>
      </w:rPr>
    </w:lvl>
    <w:lvl w:ilvl="4">
      <w:start w:val="1"/>
      <w:numFmt w:val="decimal"/>
      <w:lvlText w:val="%5."/>
      <w:lvlJc w:val="left"/>
      <w:pPr>
        <w:tabs>
          <w:tab w:val="left" w:pos="720"/>
        </w:tabs>
        <w:ind w:left="3600" w:hanging="720"/>
      </w:pPr>
      <w:rPr>
        <w:rFonts w:hAnsi="Arial Unicode MS"/>
        <w:caps w:val="0"/>
        <w:smallCaps w:val="0"/>
        <w:strike w:val="0"/>
        <w:dstrike w:val="0"/>
        <w:color w:val="000000"/>
        <w:spacing w:val="0"/>
        <w:w w:val="100"/>
        <w:kern w:val="0"/>
        <w:position w:val="0"/>
        <w:highlight w:val="none"/>
      </w:rPr>
    </w:lvl>
    <w:lvl w:ilvl="5">
      <w:start w:val="1"/>
      <w:numFmt w:val="decimal"/>
      <w:lvlText w:val="%6."/>
      <w:lvlJc w:val="left"/>
      <w:pPr>
        <w:tabs>
          <w:tab w:val="left" w:pos="720"/>
        </w:tabs>
        <w:ind w:left="4320" w:hanging="720"/>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tabs>
          <w:tab w:val="left" w:pos="720"/>
        </w:tabs>
        <w:ind w:left="5040" w:hanging="720"/>
      </w:pPr>
      <w:rPr>
        <w:rFonts w:hAnsi="Arial Unicode MS"/>
        <w:caps w:val="0"/>
        <w:smallCaps w:val="0"/>
        <w:strike w:val="0"/>
        <w:dstrike w:val="0"/>
        <w:color w:val="000000"/>
        <w:spacing w:val="0"/>
        <w:w w:val="100"/>
        <w:kern w:val="0"/>
        <w:position w:val="0"/>
        <w:highlight w:val="none"/>
      </w:rPr>
    </w:lvl>
    <w:lvl w:ilvl="7">
      <w:start w:val="1"/>
      <w:numFmt w:val="decimal"/>
      <w:lvlText w:val="%8."/>
      <w:lvlJc w:val="left"/>
      <w:pPr>
        <w:tabs>
          <w:tab w:val="left" w:pos="720"/>
        </w:tabs>
        <w:ind w:left="5760" w:hanging="720"/>
      </w:pPr>
      <w:rPr>
        <w:rFonts w:hAnsi="Arial Unicode MS"/>
        <w:caps w:val="0"/>
        <w:smallCaps w:val="0"/>
        <w:strike w:val="0"/>
        <w:dstrike w:val="0"/>
        <w:color w:val="000000"/>
        <w:spacing w:val="0"/>
        <w:w w:val="100"/>
        <w:kern w:val="0"/>
        <w:position w:val="0"/>
        <w:highlight w:val="none"/>
      </w:rPr>
    </w:lvl>
    <w:lvl w:ilvl="8">
      <w:start w:val="1"/>
      <w:numFmt w:val="decimal"/>
      <w:lvlText w:val="%9."/>
      <w:lvlJc w:val="left"/>
      <w:pPr>
        <w:tabs>
          <w:tab w:val="left" w:pos="720"/>
        </w:tabs>
        <w:ind w:left="6480" w:hanging="720"/>
      </w:pPr>
      <w:rPr>
        <w:rFonts w:hAnsi="Arial Unicode MS"/>
        <w:caps w:val="0"/>
        <w:smallCaps w:val="0"/>
        <w:strike w:val="0"/>
        <w:dstrike w:val="0"/>
        <w:color w:val="000000"/>
        <w:spacing w:val="0"/>
        <w:w w:val="100"/>
        <w:kern w:val="0"/>
        <w:position w:val="0"/>
        <w:highlight w:val="none"/>
      </w:rPr>
    </w:lvl>
  </w:abstractNum>
  <w:abstractNum w:abstractNumId="32" w15:restartNumberingAfterBreak="0">
    <w:nsid w:val="74E01727"/>
    <w:multiLevelType w:val="multilevel"/>
    <w:tmpl w:val="74E01727"/>
    <w:lvl w:ilvl="0">
      <w:start w:val="1"/>
      <w:numFmt w:val="decimal"/>
      <w:lvlText w:val="(%1)"/>
      <w:lvlJc w:val="left"/>
      <w:pPr>
        <w:ind w:left="715" w:hanging="715"/>
      </w:pPr>
      <w:rPr>
        <w:rFonts w:hAnsi="Arial Unicode MS"/>
        <w:caps w:val="0"/>
        <w:smallCaps w:val="0"/>
        <w:strike w:val="0"/>
        <w:dstrike w:val="0"/>
        <w:color w:val="000000"/>
        <w:spacing w:val="0"/>
        <w:w w:val="100"/>
        <w:kern w:val="0"/>
        <w:position w:val="0"/>
        <w:highlight w:val="none"/>
      </w:rPr>
    </w:lvl>
    <w:lvl w:ilvl="1">
      <w:start w:val="1"/>
      <w:numFmt w:val="lowerLetter"/>
      <w:lvlText w:val="(%2)"/>
      <w:lvlJc w:val="left"/>
      <w:pPr>
        <w:ind w:left="1435" w:hanging="715"/>
      </w:pPr>
      <w:rPr>
        <w:rFonts w:ascii="Cambria" w:eastAsiaTheme="minorHAnsi" w:hAnsi="Cambria" w:cstheme="majorHAnsi"/>
        <w:caps w:val="0"/>
        <w:smallCaps w:val="0"/>
        <w:strike w:val="0"/>
        <w:dstrike w:val="0"/>
        <w:color w:val="000000"/>
        <w:spacing w:val="0"/>
        <w:w w:val="100"/>
        <w:kern w:val="0"/>
        <w:position w:val="0"/>
        <w:highlight w:val="none"/>
      </w:rPr>
    </w:lvl>
    <w:lvl w:ilvl="2">
      <w:start w:val="1"/>
      <w:numFmt w:val="lowerRoman"/>
      <w:lvlText w:val="%3."/>
      <w:lvlJc w:val="left"/>
      <w:pPr>
        <w:ind w:left="2155" w:hanging="640"/>
      </w:pPr>
      <w:rPr>
        <w:rFonts w:hAnsi="Arial Unicode MS"/>
        <w:caps w:val="0"/>
        <w:smallCaps w:val="0"/>
        <w:strike w:val="0"/>
        <w:dstrike w:val="0"/>
        <w:color w:val="000000"/>
        <w:spacing w:val="0"/>
        <w:w w:val="100"/>
        <w:kern w:val="0"/>
        <w:position w:val="0"/>
        <w:highlight w:val="none"/>
      </w:rPr>
    </w:lvl>
    <w:lvl w:ilvl="3">
      <w:start w:val="1"/>
      <w:numFmt w:val="decimal"/>
      <w:lvlText w:val="%4."/>
      <w:lvlJc w:val="left"/>
      <w:pPr>
        <w:ind w:left="2875" w:hanging="715"/>
      </w:pPr>
      <w:rPr>
        <w:rFonts w:hAnsi="Arial Unicode MS"/>
        <w:caps w:val="0"/>
        <w:smallCaps w:val="0"/>
        <w:strike w:val="0"/>
        <w:dstrike w:val="0"/>
        <w:color w:val="000000"/>
        <w:spacing w:val="0"/>
        <w:w w:val="100"/>
        <w:kern w:val="0"/>
        <w:position w:val="0"/>
        <w:highlight w:val="none"/>
      </w:rPr>
    </w:lvl>
    <w:lvl w:ilvl="4">
      <w:start w:val="1"/>
      <w:numFmt w:val="lowerLetter"/>
      <w:lvlText w:val="%5."/>
      <w:lvlJc w:val="left"/>
      <w:pPr>
        <w:ind w:left="3595" w:hanging="715"/>
      </w:pPr>
      <w:rPr>
        <w:rFonts w:hAnsi="Arial Unicode MS"/>
        <w:caps w:val="0"/>
        <w:smallCaps w:val="0"/>
        <w:strike w:val="0"/>
        <w:dstrike w:val="0"/>
        <w:color w:val="000000"/>
        <w:spacing w:val="0"/>
        <w:w w:val="100"/>
        <w:kern w:val="0"/>
        <w:position w:val="0"/>
        <w:highlight w:val="none"/>
      </w:rPr>
    </w:lvl>
    <w:lvl w:ilvl="5">
      <w:start w:val="1"/>
      <w:numFmt w:val="lowerRoman"/>
      <w:lvlText w:val="%6."/>
      <w:lvlJc w:val="left"/>
      <w:pPr>
        <w:ind w:left="4315" w:hanging="640"/>
      </w:pPr>
      <w:rPr>
        <w:rFonts w:hAnsi="Arial Unicode MS"/>
        <w:caps w:val="0"/>
        <w:smallCaps w:val="0"/>
        <w:strike w:val="0"/>
        <w:dstrike w:val="0"/>
        <w:color w:val="000000"/>
        <w:spacing w:val="0"/>
        <w:w w:val="100"/>
        <w:kern w:val="0"/>
        <w:position w:val="0"/>
        <w:highlight w:val="none"/>
      </w:rPr>
    </w:lvl>
    <w:lvl w:ilvl="6">
      <w:start w:val="1"/>
      <w:numFmt w:val="decimal"/>
      <w:lvlText w:val="%7."/>
      <w:lvlJc w:val="left"/>
      <w:pPr>
        <w:ind w:left="5035" w:hanging="715"/>
      </w:pPr>
      <w:rPr>
        <w:rFonts w:hAnsi="Arial Unicode MS"/>
        <w:caps w:val="0"/>
        <w:smallCaps w:val="0"/>
        <w:strike w:val="0"/>
        <w:dstrike w:val="0"/>
        <w:color w:val="000000"/>
        <w:spacing w:val="0"/>
        <w:w w:val="100"/>
        <w:kern w:val="0"/>
        <w:position w:val="0"/>
        <w:highlight w:val="none"/>
      </w:rPr>
    </w:lvl>
    <w:lvl w:ilvl="7">
      <w:start w:val="1"/>
      <w:numFmt w:val="lowerLetter"/>
      <w:lvlText w:val="%8."/>
      <w:lvlJc w:val="left"/>
      <w:pPr>
        <w:ind w:left="5755" w:hanging="715"/>
      </w:pPr>
      <w:rPr>
        <w:rFonts w:hAnsi="Arial Unicode MS"/>
        <w:caps w:val="0"/>
        <w:smallCaps w:val="0"/>
        <w:strike w:val="0"/>
        <w:dstrike w:val="0"/>
        <w:color w:val="000000"/>
        <w:spacing w:val="0"/>
        <w:w w:val="100"/>
        <w:kern w:val="0"/>
        <w:position w:val="0"/>
        <w:highlight w:val="none"/>
      </w:rPr>
    </w:lvl>
    <w:lvl w:ilvl="8">
      <w:start w:val="1"/>
      <w:numFmt w:val="lowerRoman"/>
      <w:lvlText w:val="%9."/>
      <w:lvlJc w:val="left"/>
      <w:pPr>
        <w:ind w:left="6475" w:hanging="640"/>
      </w:pPr>
      <w:rPr>
        <w:rFonts w:hAnsi="Arial Unicode MS"/>
        <w:caps w:val="0"/>
        <w:smallCaps w:val="0"/>
        <w:strike w:val="0"/>
        <w:dstrike w:val="0"/>
        <w:color w:val="000000"/>
        <w:spacing w:val="0"/>
        <w:w w:val="100"/>
        <w:kern w:val="0"/>
        <w:position w:val="0"/>
        <w:highlight w:val="none"/>
      </w:rPr>
    </w:lvl>
  </w:abstractNum>
  <w:num w:numId="1">
    <w:abstractNumId w:val="4"/>
  </w:num>
  <w:num w:numId="2">
    <w:abstractNumId w:val="16"/>
  </w:num>
  <w:num w:numId="3">
    <w:abstractNumId w:val="7"/>
  </w:num>
  <w:num w:numId="4">
    <w:abstractNumId w:val="11"/>
  </w:num>
  <w:num w:numId="5">
    <w:abstractNumId w:val="0"/>
  </w:num>
  <w:num w:numId="6">
    <w:abstractNumId w:val="15"/>
  </w:num>
  <w:num w:numId="7">
    <w:abstractNumId w:val="10"/>
  </w:num>
  <w:num w:numId="8">
    <w:abstractNumId w:val="8"/>
  </w:num>
  <w:num w:numId="9">
    <w:abstractNumId w:val="17"/>
  </w:num>
  <w:num w:numId="10">
    <w:abstractNumId w:val="19"/>
  </w:num>
  <w:num w:numId="11">
    <w:abstractNumId w:val="14"/>
  </w:num>
  <w:num w:numId="12">
    <w:abstractNumId w:val="20"/>
  </w:num>
  <w:num w:numId="13">
    <w:abstractNumId w:val="30"/>
  </w:num>
  <w:num w:numId="14">
    <w:abstractNumId w:val="21"/>
  </w:num>
  <w:num w:numId="15">
    <w:abstractNumId w:val="1"/>
  </w:num>
  <w:num w:numId="16">
    <w:abstractNumId w:val="9"/>
  </w:num>
  <w:num w:numId="17">
    <w:abstractNumId w:val="26"/>
  </w:num>
  <w:num w:numId="18">
    <w:abstractNumId w:val="29"/>
  </w:num>
  <w:num w:numId="19">
    <w:abstractNumId w:val="31"/>
  </w:num>
  <w:num w:numId="20">
    <w:abstractNumId w:val="28"/>
  </w:num>
  <w:num w:numId="21">
    <w:abstractNumId w:val="25"/>
  </w:num>
  <w:num w:numId="22">
    <w:abstractNumId w:val="22"/>
  </w:num>
  <w:num w:numId="23">
    <w:abstractNumId w:val="23"/>
  </w:num>
  <w:num w:numId="24">
    <w:abstractNumId w:val="5"/>
  </w:num>
  <w:num w:numId="25">
    <w:abstractNumId w:val="32"/>
  </w:num>
  <w:num w:numId="26">
    <w:abstractNumId w:val="3"/>
  </w:num>
  <w:num w:numId="27">
    <w:abstractNumId w:val="2"/>
  </w:num>
  <w:num w:numId="28">
    <w:abstractNumId w:val="24"/>
  </w:num>
  <w:num w:numId="29">
    <w:abstractNumId w:val="12"/>
  </w:num>
  <w:num w:numId="30">
    <w:abstractNumId w:val="13"/>
  </w:num>
  <w:num w:numId="31">
    <w:abstractNumId w:val="27"/>
  </w:num>
  <w:num w:numId="32">
    <w:abstractNumId w:val="6"/>
  </w:num>
  <w:num w:numId="33">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lma Dafina Eclessia">
    <w15:presenceInfo w15:providerId="AD" w15:userId="S-1-5-21-3919419944-156646916-3601343842-1006"/>
  </w15:person>
  <w15:person w15:author="Jonathan Derian">
    <w15:presenceInfo w15:providerId="AD" w15:userId="S-1-5-21-1288622865-1184576305-797787871-11317"/>
  </w15:person>
  <w15:person w15:author="Dennis Evan Nurtjahja">
    <w15:presenceInfo w15:providerId="Windows Live" w15:userId="31c168ec3a40658d"/>
  </w15:person>
  <w15:person w15:author="DPM">
    <w15:presenceInfo w15:providerId="None" w15:userId="DPM"/>
  </w15:person>
  <w15:person w15:author="Andiyan rizaldi">
    <w15:presenceInfo w15:providerId="Windows Live" w15:userId="7108dcd4719bb5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C3B"/>
    <w:rsid w:val="0002307F"/>
    <w:rsid w:val="00052A33"/>
    <w:rsid w:val="00064000"/>
    <w:rsid w:val="00085344"/>
    <w:rsid w:val="00087401"/>
    <w:rsid w:val="000B72D2"/>
    <w:rsid w:val="000C06D4"/>
    <w:rsid w:val="000C13B3"/>
    <w:rsid w:val="000D1748"/>
    <w:rsid w:val="000D2843"/>
    <w:rsid w:val="000E4777"/>
    <w:rsid w:val="000F1E46"/>
    <w:rsid w:val="00165833"/>
    <w:rsid w:val="00171322"/>
    <w:rsid w:val="001A7896"/>
    <w:rsid w:val="001B36F7"/>
    <w:rsid w:val="001F1C3B"/>
    <w:rsid w:val="002056F5"/>
    <w:rsid w:val="002335CA"/>
    <w:rsid w:val="00292F3D"/>
    <w:rsid w:val="002A00B3"/>
    <w:rsid w:val="002B62CA"/>
    <w:rsid w:val="002D6C55"/>
    <w:rsid w:val="003574EA"/>
    <w:rsid w:val="00386BDB"/>
    <w:rsid w:val="003B72F3"/>
    <w:rsid w:val="003C0917"/>
    <w:rsid w:val="003C1AF9"/>
    <w:rsid w:val="003F0ACC"/>
    <w:rsid w:val="0040285F"/>
    <w:rsid w:val="004139E3"/>
    <w:rsid w:val="00452161"/>
    <w:rsid w:val="00496D8F"/>
    <w:rsid w:val="004A187E"/>
    <w:rsid w:val="004B1D5F"/>
    <w:rsid w:val="004B4B14"/>
    <w:rsid w:val="004C3C87"/>
    <w:rsid w:val="004D3912"/>
    <w:rsid w:val="004E6213"/>
    <w:rsid w:val="004E67E4"/>
    <w:rsid w:val="0051529A"/>
    <w:rsid w:val="005A0DF4"/>
    <w:rsid w:val="005A444F"/>
    <w:rsid w:val="005C0C75"/>
    <w:rsid w:val="005C5A70"/>
    <w:rsid w:val="005C7A77"/>
    <w:rsid w:val="006170AD"/>
    <w:rsid w:val="006212F8"/>
    <w:rsid w:val="00624BA7"/>
    <w:rsid w:val="006673A5"/>
    <w:rsid w:val="006A6EC0"/>
    <w:rsid w:val="006B65BE"/>
    <w:rsid w:val="006C628A"/>
    <w:rsid w:val="006D1A34"/>
    <w:rsid w:val="006D360B"/>
    <w:rsid w:val="006D6EE4"/>
    <w:rsid w:val="006D771A"/>
    <w:rsid w:val="007014FC"/>
    <w:rsid w:val="00734C93"/>
    <w:rsid w:val="00741B63"/>
    <w:rsid w:val="00771D24"/>
    <w:rsid w:val="00787C32"/>
    <w:rsid w:val="007A616C"/>
    <w:rsid w:val="007C12A4"/>
    <w:rsid w:val="007D4AC2"/>
    <w:rsid w:val="007D5531"/>
    <w:rsid w:val="007E7604"/>
    <w:rsid w:val="00822CB2"/>
    <w:rsid w:val="00840FBA"/>
    <w:rsid w:val="00873FF6"/>
    <w:rsid w:val="008B410A"/>
    <w:rsid w:val="008C5335"/>
    <w:rsid w:val="00912F5E"/>
    <w:rsid w:val="009352B5"/>
    <w:rsid w:val="00953BB7"/>
    <w:rsid w:val="00972DED"/>
    <w:rsid w:val="009925D2"/>
    <w:rsid w:val="009C0755"/>
    <w:rsid w:val="009C5D85"/>
    <w:rsid w:val="009E68DD"/>
    <w:rsid w:val="009F041B"/>
    <w:rsid w:val="00A01834"/>
    <w:rsid w:val="00A11CAE"/>
    <w:rsid w:val="00A15BD6"/>
    <w:rsid w:val="00A36EB1"/>
    <w:rsid w:val="00A569CA"/>
    <w:rsid w:val="00A63A50"/>
    <w:rsid w:val="00AB0F34"/>
    <w:rsid w:val="00AB2189"/>
    <w:rsid w:val="00AB2C88"/>
    <w:rsid w:val="00AC28EF"/>
    <w:rsid w:val="00B002F1"/>
    <w:rsid w:val="00B218C5"/>
    <w:rsid w:val="00B53406"/>
    <w:rsid w:val="00B63E4F"/>
    <w:rsid w:val="00B6428E"/>
    <w:rsid w:val="00BA2780"/>
    <w:rsid w:val="00BB33EC"/>
    <w:rsid w:val="00C07088"/>
    <w:rsid w:val="00C16152"/>
    <w:rsid w:val="00C25DA9"/>
    <w:rsid w:val="00C3359E"/>
    <w:rsid w:val="00C3394B"/>
    <w:rsid w:val="00C37B31"/>
    <w:rsid w:val="00C760A2"/>
    <w:rsid w:val="00C85455"/>
    <w:rsid w:val="00C92F2C"/>
    <w:rsid w:val="00C969C9"/>
    <w:rsid w:val="00CA16C8"/>
    <w:rsid w:val="00CA4228"/>
    <w:rsid w:val="00CC78E6"/>
    <w:rsid w:val="00CE66F5"/>
    <w:rsid w:val="00D2003C"/>
    <w:rsid w:val="00D23B7C"/>
    <w:rsid w:val="00D42F46"/>
    <w:rsid w:val="00D4698F"/>
    <w:rsid w:val="00E616DD"/>
    <w:rsid w:val="00EA1E27"/>
    <w:rsid w:val="00EE5508"/>
    <w:rsid w:val="00F46338"/>
    <w:rsid w:val="00F54730"/>
    <w:rsid w:val="00F6134F"/>
    <w:rsid w:val="00FA13A3"/>
    <w:rsid w:val="00FB1B0A"/>
    <w:rsid w:val="00FB2651"/>
    <w:rsid w:val="00FC41D2"/>
    <w:rsid w:val="00FE0732"/>
    <w:rsid w:val="019BB921"/>
    <w:rsid w:val="024889B2"/>
    <w:rsid w:val="093F7FF8"/>
    <w:rsid w:val="0C77B058"/>
    <w:rsid w:val="10F89ACC"/>
    <w:rsid w:val="113068AB"/>
    <w:rsid w:val="14F500BE"/>
    <w:rsid w:val="1577918C"/>
    <w:rsid w:val="16981F3F"/>
    <w:rsid w:val="17F88823"/>
    <w:rsid w:val="18154606"/>
    <w:rsid w:val="182B4890"/>
    <w:rsid w:val="1AC557FF"/>
    <w:rsid w:val="1AD1EFAA"/>
    <w:rsid w:val="219FA3AE"/>
    <w:rsid w:val="22294413"/>
    <w:rsid w:val="222B16F4"/>
    <w:rsid w:val="281454D4"/>
    <w:rsid w:val="295FE28C"/>
    <w:rsid w:val="32EE6444"/>
    <w:rsid w:val="34B04568"/>
    <w:rsid w:val="34C1CFD1"/>
    <w:rsid w:val="359D3798"/>
    <w:rsid w:val="36839FB6"/>
    <w:rsid w:val="36CAFCD1"/>
    <w:rsid w:val="38D44225"/>
    <w:rsid w:val="40CF4D6D"/>
    <w:rsid w:val="447C94A8"/>
    <w:rsid w:val="48408708"/>
    <w:rsid w:val="4A60DC6A"/>
    <w:rsid w:val="4D34BF77"/>
    <w:rsid w:val="4E599F5E"/>
    <w:rsid w:val="4F6379C1"/>
    <w:rsid w:val="50904434"/>
    <w:rsid w:val="51358D59"/>
    <w:rsid w:val="5239FFEF"/>
    <w:rsid w:val="52D745DA"/>
    <w:rsid w:val="536E3BB1"/>
    <w:rsid w:val="53B3874B"/>
    <w:rsid w:val="59C8EED0"/>
    <w:rsid w:val="5AB5D3CC"/>
    <w:rsid w:val="5D5EDF26"/>
    <w:rsid w:val="5FDD06DA"/>
    <w:rsid w:val="617F7B3D"/>
    <w:rsid w:val="620295CE"/>
    <w:rsid w:val="62EE19B8"/>
    <w:rsid w:val="65C9BCEF"/>
    <w:rsid w:val="67D37C3E"/>
    <w:rsid w:val="681E8FB7"/>
    <w:rsid w:val="6BF8426E"/>
    <w:rsid w:val="6C6119E1"/>
    <w:rsid w:val="7217C68F"/>
    <w:rsid w:val="72248297"/>
    <w:rsid w:val="7368D87C"/>
    <w:rsid w:val="767B4C09"/>
    <w:rsid w:val="7A57345C"/>
    <w:rsid w:val="7AB64E05"/>
    <w:rsid w:val="7B70D047"/>
    <w:rsid w:val="7DE5468F"/>
    <w:rsid w:val="7E4A27F7"/>
    <w:rsid w:val="7EAF49CB"/>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2AD1"/>
  <w15:chartTrackingRefBased/>
  <w15:docId w15:val="{7D7564D0-E3DD-4E91-B6DF-F5C400C3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C3B"/>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F1C3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qFormat/>
    <w:rsid w:val="001F1C3B"/>
    <w:rPr>
      <w:sz w:val="16"/>
      <w:szCs w:val="16"/>
    </w:rPr>
  </w:style>
  <w:style w:type="paragraph" w:styleId="CommentText">
    <w:name w:val="annotation text"/>
    <w:basedOn w:val="Normal"/>
    <w:link w:val="CommentTextChar"/>
    <w:uiPriority w:val="99"/>
    <w:unhideWhenUsed/>
    <w:qFormat/>
    <w:rsid w:val="001F1C3B"/>
    <w:pPr>
      <w:widowControl w:val="0"/>
      <w:autoSpaceDE w:val="0"/>
      <w:autoSpaceDN w:val="0"/>
      <w:spacing w:line="240" w:lineRule="auto"/>
    </w:pPr>
    <w:rPr>
      <w:rFonts w:ascii="Arial" w:hAnsi="Arial" w:cs="Times New Roman"/>
      <w:lang w:val="en-US" w:eastAsia="zh-CN"/>
    </w:rPr>
  </w:style>
  <w:style w:type="character" w:customStyle="1" w:styleId="CommentTextChar">
    <w:name w:val="Comment Text Char"/>
    <w:basedOn w:val="DefaultParagraphFont"/>
    <w:link w:val="CommentText"/>
    <w:uiPriority w:val="99"/>
    <w:qFormat/>
    <w:rsid w:val="001F1C3B"/>
    <w:rPr>
      <w:rFonts w:ascii="Arial" w:hAnsi="Arial" w:cs="Times New Roman"/>
      <w:lang w:val="en-US" w:eastAsia="zh-CN"/>
    </w:rPr>
  </w:style>
  <w:style w:type="paragraph" w:styleId="ListParagraph">
    <w:name w:val="List Paragraph"/>
    <w:basedOn w:val="Normal"/>
    <w:uiPriority w:val="34"/>
    <w:qFormat/>
    <w:rsid w:val="001F1C3B"/>
    <w:pPr>
      <w:ind w:left="720"/>
      <w:contextualSpacing/>
    </w:pPr>
    <w:rPr>
      <w:lang w:val="en-US"/>
    </w:rPr>
  </w:style>
  <w:style w:type="paragraph" w:styleId="Footer">
    <w:name w:val="footer"/>
    <w:basedOn w:val="Normal"/>
    <w:link w:val="FooterChar"/>
    <w:unhideWhenUsed/>
    <w:qFormat/>
    <w:rsid w:val="001F1C3B"/>
    <w:pPr>
      <w:tabs>
        <w:tab w:val="center" w:pos="4680"/>
        <w:tab w:val="right" w:pos="9360"/>
      </w:tabs>
      <w:spacing w:after="0" w:line="240" w:lineRule="auto"/>
    </w:pPr>
  </w:style>
  <w:style w:type="character" w:customStyle="1" w:styleId="FooterChar">
    <w:name w:val="Footer Char"/>
    <w:basedOn w:val="DefaultParagraphFont"/>
    <w:link w:val="Footer"/>
    <w:qFormat/>
    <w:rsid w:val="001F1C3B"/>
    <w:rPr>
      <w:lang w:val="id-ID"/>
    </w:rPr>
  </w:style>
  <w:style w:type="character" w:styleId="Hyperlink">
    <w:name w:val="Hyperlink"/>
    <w:uiPriority w:val="99"/>
    <w:unhideWhenUsed/>
    <w:qFormat/>
    <w:rsid w:val="001F1C3B"/>
    <w:rPr>
      <w:color w:val="0563C1"/>
      <w:u w:val="single"/>
    </w:rPr>
  </w:style>
  <w:style w:type="paragraph" w:styleId="BodyText">
    <w:name w:val="Body Text"/>
    <w:basedOn w:val="Normal"/>
    <w:link w:val="BodyTextChar"/>
    <w:qFormat/>
    <w:rsid w:val="001F1C3B"/>
    <w:pPr>
      <w:spacing w:after="0" w:line="240" w:lineRule="auto"/>
      <w:jc w:val="both"/>
    </w:pPr>
    <w:rPr>
      <w:rFonts w:ascii="Times New Roman" w:eastAsia="SimSun" w:hAnsi="Times New Roman" w:cs="Times New Roman"/>
      <w:sz w:val="24"/>
      <w:szCs w:val="20"/>
      <w:lang w:val="en-US"/>
    </w:rPr>
  </w:style>
  <w:style w:type="character" w:customStyle="1" w:styleId="BodyTextChar">
    <w:name w:val="Body Text Char"/>
    <w:basedOn w:val="DefaultParagraphFont"/>
    <w:link w:val="BodyText"/>
    <w:rsid w:val="001F1C3B"/>
    <w:rPr>
      <w:rFonts w:ascii="Times New Roman" w:eastAsia="SimSun" w:hAnsi="Times New Roman" w:cs="Times New Roman"/>
      <w:sz w:val="24"/>
      <w:szCs w:val="20"/>
      <w:lang w:val="en-US"/>
    </w:rPr>
  </w:style>
  <w:style w:type="paragraph" w:customStyle="1" w:styleId="ListParagraph1">
    <w:name w:val="List Paragraph1"/>
    <w:basedOn w:val="Normal"/>
    <w:qFormat/>
    <w:rsid w:val="001F1C3B"/>
    <w:pPr>
      <w:spacing w:after="200"/>
      <w:ind w:left="720"/>
      <w:contextualSpacing/>
    </w:pPr>
    <w:rPr>
      <w:rFonts w:ascii="Arial" w:eastAsia="Times New Roman" w:hAnsi="Arial" w:cs="Arial"/>
      <w:color w:val="00000A"/>
      <w:sz w:val="24"/>
      <w:szCs w:val="24"/>
      <w:lang w:val="en-US" w:eastAsia="zh-CN"/>
    </w:rPr>
  </w:style>
  <w:style w:type="paragraph" w:styleId="NoSpacing">
    <w:name w:val="No Spacing"/>
    <w:uiPriority w:val="1"/>
    <w:qFormat/>
    <w:rsid w:val="001F1C3B"/>
    <w:pPr>
      <w:spacing w:after="0" w:line="240" w:lineRule="auto"/>
    </w:pPr>
    <w:rPr>
      <w:lang w:val="id-ID"/>
    </w:rPr>
  </w:style>
  <w:style w:type="paragraph" w:styleId="BalloonText">
    <w:name w:val="Balloon Text"/>
    <w:basedOn w:val="Normal"/>
    <w:link w:val="BalloonTextChar"/>
    <w:uiPriority w:val="99"/>
    <w:semiHidden/>
    <w:unhideWhenUsed/>
    <w:rsid w:val="001F1C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1C3B"/>
    <w:rPr>
      <w:rFonts w:ascii="Segoe UI" w:hAnsi="Segoe UI" w:cs="Segoe UI"/>
      <w:sz w:val="18"/>
      <w:szCs w:val="18"/>
      <w:lang w:val="id-ID"/>
    </w:rPr>
  </w:style>
  <w:style w:type="paragraph" w:customStyle="1" w:styleId="Default">
    <w:name w:val="Default"/>
    <w:rsid w:val="00787C32"/>
    <w:pPr>
      <w:autoSpaceDE w:val="0"/>
      <w:autoSpaceDN w:val="0"/>
      <w:adjustRightInd w:val="0"/>
      <w:spacing w:after="0" w:line="240" w:lineRule="auto"/>
    </w:pPr>
    <w:rPr>
      <w:rFonts w:ascii="Bookman Old Style" w:hAnsi="Bookman Old Style" w:cs="Bookman Old Style"/>
      <w:color w:val="000000"/>
      <w:sz w:val="24"/>
      <w:szCs w:val="24"/>
    </w:rPr>
  </w:style>
  <w:style w:type="paragraph" w:customStyle="1" w:styleId="NormalWeb858D7CFB-ED40-4347-BF05-701D383B685F858D7CFB-ED40-4347-BF05-701D383B685F">
    <w:name w:val="Normal (Web)[858D7CFB-ED40-4347-BF05-701D383B685F][858D7CFB-ED40-4347-BF05-701D383B685F]"/>
    <w:qFormat/>
    <w:rsid w:val="006D6EE4"/>
    <w:pPr>
      <w:spacing w:before="100" w:after="100"/>
    </w:pPr>
    <w:rPr>
      <w:rFonts w:ascii="Times New Roman" w:eastAsia="Arial Unicode MS" w:hAnsi="Times New Roman" w:cs="Arial Unicode MS"/>
      <w:color w:val="000000"/>
      <w:sz w:val="24"/>
      <w:szCs w:val="24"/>
      <w:u w:color="000000"/>
      <w:lang w:val="en-US" w:eastAsia="zh-CN"/>
    </w:rPr>
  </w:style>
  <w:style w:type="paragraph" w:customStyle="1" w:styleId="NormalWebCharChar">
    <w:name w:val="Normal (Web) Char Char"/>
    <w:qFormat/>
    <w:rsid w:val="006D6EE4"/>
    <w:pPr>
      <w:spacing w:before="100" w:after="100"/>
    </w:pPr>
    <w:rPr>
      <w:rFonts w:ascii="Times New Roman" w:eastAsia="Arial Unicode MS" w:hAnsi="Times New Roman" w:cs="Arial Unicode MS"/>
      <w:color w:val="000000"/>
      <w:sz w:val="24"/>
      <w:szCs w:val="24"/>
      <w:u w:color="000000"/>
      <w:lang w:val="en-US" w:eastAsia="zh-CN"/>
    </w:rPr>
  </w:style>
  <w:style w:type="character" w:customStyle="1" w:styleId="UnresolvedMention1">
    <w:name w:val="Unresolved Mention1"/>
    <w:basedOn w:val="DefaultParagraphFont"/>
    <w:uiPriority w:val="99"/>
    <w:semiHidden/>
    <w:unhideWhenUsed/>
    <w:rsid w:val="006D6EE4"/>
    <w:rPr>
      <w:color w:val="605E5C"/>
      <w:shd w:val="clear" w:color="auto" w:fill="E1DFDD"/>
    </w:rPr>
  </w:style>
  <w:style w:type="paragraph" w:customStyle="1" w:styleId="Body">
    <w:name w:val="Body"/>
    <w:qFormat/>
    <w:rsid w:val="00B218C5"/>
    <w:rPr>
      <w:rFonts w:ascii="Times New Roman" w:eastAsia="Arial Unicode MS" w:hAnsi="Times New Roman" w:cs="Arial Unicode MS"/>
      <w:color w:val="000000"/>
      <w:sz w:val="24"/>
      <w:szCs w:val="24"/>
      <w:u w:color="000000"/>
      <w:lang w:val="en-US" w:eastAsia="zh-CN"/>
    </w:rPr>
  </w:style>
  <w:style w:type="character" w:styleId="Strong">
    <w:name w:val="Strong"/>
    <w:basedOn w:val="DefaultParagraphFont"/>
    <w:uiPriority w:val="22"/>
    <w:qFormat/>
    <w:rsid w:val="00B218C5"/>
    <w:rPr>
      <w:b/>
      <w:bCs/>
    </w:rPr>
  </w:style>
  <w:style w:type="paragraph" w:styleId="Header">
    <w:name w:val="header"/>
    <w:basedOn w:val="Normal"/>
    <w:link w:val="HeaderChar"/>
    <w:uiPriority w:val="99"/>
    <w:unhideWhenUsed/>
    <w:rsid w:val="004E6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213"/>
    <w:rPr>
      <w:lang w:val="id-ID"/>
    </w:rPr>
  </w:style>
  <w:style w:type="paragraph" w:styleId="CommentSubject">
    <w:name w:val="annotation subject"/>
    <w:basedOn w:val="CommentText"/>
    <w:next w:val="CommentText"/>
    <w:link w:val="CommentSubjectChar"/>
    <w:uiPriority w:val="99"/>
    <w:semiHidden/>
    <w:unhideWhenUsed/>
    <w:rsid w:val="00171322"/>
    <w:pPr>
      <w:widowControl/>
      <w:autoSpaceDE/>
      <w:autoSpaceDN/>
    </w:pPr>
    <w:rPr>
      <w:rFonts w:asciiTheme="minorHAnsi" w:hAnsiTheme="minorHAnsi" w:cstheme="minorBidi"/>
      <w:b/>
      <w:bCs/>
      <w:sz w:val="20"/>
      <w:szCs w:val="20"/>
      <w:lang w:val="id-ID" w:eastAsia="en-US"/>
    </w:rPr>
  </w:style>
  <w:style w:type="character" w:customStyle="1" w:styleId="CommentSubjectChar">
    <w:name w:val="Comment Subject Char"/>
    <w:basedOn w:val="CommentTextChar"/>
    <w:link w:val="CommentSubject"/>
    <w:uiPriority w:val="99"/>
    <w:semiHidden/>
    <w:rsid w:val="00171322"/>
    <w:rPr>
      <w:rFonts w:ascii="Arial" w:hAnsi="Arial" w:cs="Times New Roman"/>
      <w:b/>
      <w:bCs/>
      <w:sz w:val="20"/>
      <w:szCs w:val="20"/>
      <w:lang w:val="id-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B63C6866198940B9972BA826D50DF7" ma:contentTypeVersion="8" ma:contentTypeDescription="Create a new document." ma:contentTypeScope="" ma:versionID="06a064874555adfd30d6afc194bc2d06">
  <xsd:schema xmlns:xsd="http://www.w3.org/2001/XMLSchema" xmlns:xs="http://www.w3.org/2001/XMLSchema" xmlns:p="http://schemas.microsoft.com/office/2006/metadata/properties" xmlns:ns1="http://schemas.microsoft.com/sharepoint/v3" xmlns:ns2="7a3ac9f0-3db2-4406-9e39-853659f4d610" xmlns:ns3="d7ebe342-e596-4c06-8f4f-fb74d7e275c1" targetNamespace="http://schemas.microsoft.com/office/2006/metadata/properties" ma:root="true" ma:fieldsID="b8c94f3974699438709a1b88eac7703b" ns1:_="" ns2:_="" ns3:_="">
    <xsd:import namespace="http://schemas.microsoft.com/sharepoint/v3"/>
    <xsd:import namespace="7a3ac9f0-3db2-4406-9e39-853659f4d610"/>
    <xsd:import namespace="d7ebe342-e596-4c06-8f4f-fb74d7e275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3ac9f0-3db2-4406-9e39-853659f4d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ebe342-e596-4c06-8f4f-fb74d7e275c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17C9C7D-9725-411E-93A3-255DE6C74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3ac9f0-3db2-4406-9e39-853659f4d610"/>
    <ds:schemaRef ds:uri="d7ebe342-e596-4c06-8f4f-fb74d7e275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DE976A-DF28-4F61-A93F-4B4804602093}">
  <ds:schemaRefs>
    <ds:schemaRef ds:uri="http://schemas.microsoft.com/sharepoint/v3/contenttype/forms"/>
  </ds:schemaRefs>
</ds:datastoreItem>
</file>

<file path=customXml/itemProps3.xml><?xml version="1.0" encoding="utf-8"?>
<ds:datastoreItem xmlns:ds="http://schemas.openxmlformats.org/officeDocument/2006/customXml" ds:itemID="{A7E724D6-A195-4F86-A622-917901B74BF2}">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6289</Words>
  <Characters>35853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Dewa Gede Putra Sw</dc:creator>
  <cp:keywords/>
  <dc:description/>
  <cp:lastModifiedBy>Andiyan rizaldi</cp:lastModifiedBy>
  <cp:revision>3</cp:revision>
  <dcterms:created xsi:type="dcterms:W3CDTF">2026-02-16T07:11:00Z</dcterms:created>
  <dcterms:modified xsi:type="dcterms:W3CDTF">2026-02-16T07:12:00Z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0x010100C9B63C6866198940B9972BA826D50DF7</vt:lpwstr>
  </property>
</Properties>
</file>