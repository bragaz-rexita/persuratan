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9C44C" w14:textId="1A33111E" w:rsidR="002D10DF" w:rsidRDefault="0003348E" w:rsidP="00206BD6">
      <w:pPr>
        <w:pStyle w:val="Title"/>
        <w:tabs>
          <w:tab w:val="left" w:pos="0"/>
          <w:tab w:val="center" w:pos="4572"/>
          <w:tab w:val="right" w:pos="9144"/>
        </w:tabs>
        <w:spacing w:after="120" w:line="240" w:lineRule="auto"/>
        <w:rPr>
          <w:rFonts w:ascii="Cambria" w:hAnsi="Cambria"/>
          <w:sz w:val="28"/>
          <w:lang w:val="fi-FI"/>
        </w:rPr>
      </w:pPr>
      <w:r>
        <w:rPr>
          <w:rFonts w:ascii="Cambria" w:hAnsi="Cambria"/>
          <w:sz w:val="28"/>
          <w:szCs w:val="28"/>
          <w:lang w:val="fi-FI"/>
        </w:rPr>
        <w:t>PERJANJIAN K</w:t>
      </w:r>
      <w:r w:rsidR="002F11D3" w:rsidRPr="00FB6C57">
        <w:rPr>
          <w:rFonts w:ascii="Cambria" w:hAnsi="Cambria"/>
          <w:sz w:val="28"/>
          <w:szCs w:val="28"/>
          <w:lang w:val="fi-FI"/>
        </w:rPr>
        <w:t xml:space="preserve">ERJASAMA </w:t>
      </w:r>
      <w:r w:rsidR="002F11D3" w:rsidRPr="00FB6C57">
        <w:rPr>
          <w:rFonts w:ascii="Cambria" w:hAnsi="Cambria"/>
          <w:sz w:val="28"/>
          <w:lang w:val="fi-FI"/>
        </w:rPr>
        <w:t xml:space="preserve">PELAYANAN KESEHATAN </w:t>
      </w:r>
      <w:r w:rsidR="00EE03B5">
        <w:rPr>
          <w:rFonts w:ascii="Cambria" w:hAnsi="Cambria"/>
          <w:sz w:val="28"/>
          <w:lang w:val="fi-FI"/>
        </w:rPr>
        <w:t>DAN</w:t>
      </w:r>
    </w:p>
    <w:p w14:paraId="382B95B5" w14:textId="6891F231" w:rsidR="002D10DF" w:rsidRPr="00FB6C57" w:rsidRDefault="00D06889" w:rsidP="002F11D3">
      <w:pPr>
        <w:pStyle w:val="Title"/>
        <w:tabs>
          <w:tab w:val="left" w:pos="0"/>
          <w:tab w:val="center" w:pos="4572"/>
          <w:tab w:val="right" w:pos="9144"/>
        </w:tabs>
        <w:spacing w:after="120" w:line="240" w:lineRule="auto"/>
        <w:rPr>
          <w:rFonts w:ascii="Cambria" w:hAnsi="Cambria"/>
          <w:sz w:val="28"/>
          <w:lang w:val="fi-FI"/>
        </w:rPr>
      </w:pPr>
      <w:r>
        <w:rPr>
          <w:rFonts w:ascii="Cambria" w:hAnsi="Cambria"/>
          <w:sz w:val="28"/>
          <w:lang w:val="fi-FI"/>
        </w:rPr>
        <w:t>PE</w:t>
      </w:r>
      <w:r w:rsidR="00206BD6" w:rsidRPr="00206BD6">
        <w:rPr>
          <w:rFonts w:ascii="Cambria" w:hAnsi="Cambria"/>
          <w:sz w:val="28"/>
          <w:lang w:val="fi-FI"/>
        </w:rPr>
        <w:t>LAYANAN</w:t>
      </w:r>
      <w:r w:rsidR="00FC58CD">
        <w:rPr>
          <w:rFonts w:ascii="Cambria" w:hAnsi="Cambria"/>
          <w:sz w:val="28"/>
          <w:lang w:val="fi-FI"/>
        </w:rPr>
        <w:t xml:space="preserve"> </w:t>
      </w:r>
      <w:r w:rsidR="00206BD6" w:rsidRPr="00DD7E40">
        <w:rPr>
          <w:rFonts w:ascii="Cambria" w:hAnsi="Cambria"/>
          <w:i/>
          <w:iCs/>
          <w:sz w:val="28"/>
          <w:lang w:val="fi-FI"/>
        </w:rPr>
        <w:t>MEDICAL CHECK UP</w:t>
      </w:r>
    </w:p>
    <w:p w14:paraId="2F93F078" w14:textId="77777777" w:rsidR="002F11D3" w:rsidRPr="00FB6C57" w:rsidRDefault="002F11D3" w:rsidP="002F11D3">
      <w:pPr>
        <w:tabs>
          <w:tab w:val="left" w:pos="180"/>
        </w:tabs>
        <w:spacing w:after="120"/>
        <w:jc w:val="center"/>
        <w:rPr>
          <w:rFonts w:ascii="Cambria" w:hAnsi="Cambria"/>
          <w:b/>
          <w:sz w:val="28"/>
          <w:lang w:val="fi-FI"/>
        </w:rPr>
      </w:pPr>
      <w:r w:rsidRPr="00FB6C57">
        <w:rPr>
          <w:rFonts w:ascii="Cambria" w:hAnsi="Cambria"/>
          <w:b/>
          <w:sz w:val="28"/>
          <w:lang w:val="fi-FI"/>
        </w:rPr>
        <w:t>ANTARA</w:t>
      </w:r>
    </w:p>
    <w:p w14:paraId="597CEFC7" w14:textId="77777777" w:rsidR="002F11D3" w:rsidRPr="00FB6C57" w:rsidRDefault="002F11D3" w:rsidP="002F11D3">
      <w:pPr>
        <w:tabs>
          <w:tab w:val="left" w:pos="180"/>
        </w:tabs>
        <w:spacing w:after="120"/>
        <w:jc w:val="center"/>
        <w:rPr>
          <w:rFonts w:ascii="Cambria" w:hAnsi="Cambria"/>
          <w:b/>
          <w:sz w:val="28"/>
          <w:lang w:val="fi-FI"/>
        </w:rPr>
      </w:pPr>
      <w:r w:rsidRPr="00FB6C57">
        <w:rPr>
          <w:rFonts w:ascii="Cambria" w:hAnsi="Cambria"/>
          <w:b/>
          <w:sz w:val="28"/>
          <w:lang w:val="fi-FI"/>
        </w:rPr>
        <w:t xml:space="preserve">PT </w:t>
      </w:r>
      <w:r w:rsidR="003D34EA">
        <w:rPr>
          <w:rFonts w:ascii="Cambria" w:hAnsi="Cambria"/>
          <w:b/>
          <w:sz w:val="28"/>
          <w:lang w:val="fi-FI"/>
        </w:rPr>
        <w:t>AXA FINANCIAL INDONESIA</w:t>
      </w:r>
    </w:p>
    <w:p w14:paraId="29078A5F" w14:textId="77777777" w:rsidR="002F11D3" w:rsidRPr="00FB6C57" w:rsidRDefault="002F11D3" w:rsidP="002F11D3">
      <w:pPr>
        <w:spacing w:after="120"/>
        <w:jc w:val="center"/>
        <w:rPr>
          <w:rFonts w:ascii="Cambria" w:hAnsi="Cambria"/>
          <w:b/>
          <w:sz w:val="28"/>
          <w:lang w:val="fi-FI"/>
        </w:rPr>
      </w:pPr>
      <w:r w:rsidRPr="00FB6C57">
        <w:rPr>
          <w:rFonts w:ascii="Cambria" w:hAnsi="Cambria"/>
          <w:b/>
          <w:sz w:val="28"/>
          <w:lang w:val="fi-FI"/>
        </w:rPr>
        <w:t>DENGAN</w:t>
      </w:r>
    </w:p>
    <w:p w14:paraId="215439A0" w14:textId="7B89CAF8" w:rsidR="0091428F" w:rsidRDefault="00305167" w:rsidP="00E812CC">
      <w:pPr>
        <w:spacing w:after="240"/>
        <w:jc w:val="center"/>
        <w:rPr>
          <w:rFonts w:ascii="Cambria" w:hAnsi="Cambria"/>
          <w:b/>
          <w:sz w:val="28"/>
          <w:szCs w:val="28"/>
          <w:lang w:val="fi-FI"/>
        </w:rPr>
      </w:pPr>
      <w:r w:rsidRPr="00A04CF1">
        <w:rPr>
          <w:rFonts w:ascii="Cambria" w:hAnsi="Cambria"/>
          <w:b/>
          <w:sz w:val="28"/>
          <w:szCs w:val="28"/>
          <w:lang w:val="fi-FI"/>
        </w:rPr>
        <w:t>PT</w:t>
      </w:r>
      <w:ins w:id="0" w:author="FARIDA" w:date="2024-11-05T10:37:00Z">
        <w:r w:rsidR="007918AB">
          <w:rPr>
            <w:rFonts w:ascii="Cambria" w:hAnsi="Cambria"/>
            <w:b/>
            <w:sz w:val="28"/>
            <w:szCs w:val="28"/>
            <w:lang w:val="fi-FI"/>
          </w:rPr>
          <w:t xml:space="preserve"> DISA PRIMA MEDIKA</w:t>
        </w:r>
      </w:ins>
      <w:del w:id="1" w:author="FARIDA" w:date="2024-11-05T10:36:00Z">
        <w:r w:rsidRPr="00A04CF1" w:rsidDel="007918AB">
          <w:rPr>
            <w:rFonts w:ascii="Cambria" w:hAnsi="Cambria"/>
            <w:b/>
            <w:sz w:val="28"/>
            <w:szCs w:val="28"/>
            <w:lang w:val="fi-FI"/>
          </w:rPr>
          <w:delText xml:space="preserve"> </w:delText>
        </w:r>
        <w:r w:rsidR="000460F1" w:rsidDel="007918AB">
          <w:rPr>
            <w:rFonts w:ascii="Cambria" w:hAnsi="Cambria"/>
            <w:b/>
            <w:sz w:val="28"/>
            <w:szCs w:val="28"/>
            <w:lang w:val="fi-FI"/>
          </w:rPr>
          <w:delText xml:space="preserve">/ YAYASAN </w:delText>
        </w:r>
        <w:r w:rsidR="00A96F6C" w:rsidRPr="00457465" w:rsidDel="007918AB">
          <w:rPr>
            <w:rFonts w:ascii="Cambria" w:hAnsi="Cambria" w:cs="Arial"/>
            <w:highlight w:val="yellow"/>
            <w:lang w:eastAsia="ar-SA"/>
          </w:rPr>
          <w:delText>[**]</w:delText>
        </w:r>
      </w:del>
    </w:p>
    <w:p w14:paraId="3733842B" w14:textId="68850069" w:rsidR="002F11D3" w:rsidRPr="00FB6C57" w:rsidRDefault="00696F5B" w:rsidP="002F11D3">
      <w:pPr>
        <w:rPr>
          <w:rFonts w:ascii="Andale Sans UI" w:hAnsi="Andale Sans UI"/>
          <w:b/>
          <w:sz w:val="22"/>
          <w:szCs w:val="22"/>
        </w:rPr>
      </w:pPr>
      <w:r w:rsidRPr="00FB6C57">
        <w:rPr>
          <w:noProof/>
        </w:rPr>
        <mc:AlternateContent>
          <mc:Choice Requires="wps">
            <w:drawing>
              <wp:anchor distT="0" distB="0" distL="114300" distR="114300" simplePos="0" relativeHeight="251658240" behindDoc="0" locked="0" layoutInCell="1" allowOverlap="1" wp14:anchorId="630BD113" wp14:editId="7489E0E1">
                <wp:simplePos x="0" y="0"/>
                <wp:positionH relativeFrom="column">
                  <wp:posOffset>0</wp:posOffset>
                </wp:positionH>
                <wp:positionV relativeFrom="paragraph">
                  <wp:posOffset>62230</wp:posOffset>
                </wp:positionV>
                <wp:extent cx="6057900" cy="36830"/>
                <wp:effectExtent l="0" t="19050" r="19050" b="2032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57900" cy="3683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5CA40C1" id="Straight Connector 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9pt" to="477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" strokeweight="4.5pt">
                <v:stroke linestyle="thinThick"/>
              </v:line>
            </w:pict>
          </mc:Fallback>
        </mc:AlternateContent>
      </w:r>
    </w:p>
    <w:tbl>
      <w:tblPr>
        <w:tblW w:w="0" w:type="auto"/>
        <w:jc w:val="center"/>
        <w:tblLook w:val="04A0" w:firstRow="1" w:lastRow="0" w:firstColumn="1" w:lastColumn="0" w:noHBand="0" w:noVBand="1"/>
      </w:tblPr>
      <w:tblGrid>
        <w:gridCol w:w="2723"/>
        <w:gridCol w:w="272"/>
        <w:gridCol w:w="3596"/>
      </w:tblGrid>
      <w:tr w:rsidR="0091428F" w:rsidRPr="001D5863" w14:paraId="07ACA9BD" w14:textId="77777777" w:rsidTr="00F66475">
        <w:trPr>
          <w:jc w:val="center"/>
        </w:trPr>
        <w:tc>
          <w:tcPr>
            <w:tcW w:w="2723" w:type="dxa"/>
            <w:shd w:val="clear" w:color="auto" w:fill="auto"/>
          </w:tcPr>
          <w:p w14:paraId="4E6245AE" w14:textId="77777777" w:rsidR="0091428F" w:rsidRPr="004E21D3" w:rsidRDefault="0091428F" w:rsidP="00F66475">
            <w:pPr>
              <w:pStyle w:val="BodyText3"/>
              <w:rPr>
                <w:rFonts w:ascii="Cambria" w:hAnsi="Cambria" w:cs="Arial"/>
                <w:b/>
                <w:sz w:val="20"/>
                <w:szCs w:val="20"/>
                <w:lang w:val="id-ID"/>
              </w:rPr>
            </w:pPr>
            <w:r w:rsidRPr="004E21D3">
              <w:rPr>
                <w:rFonts w:ascii="Cambria" w:hAnsi="Cambria" w:cs="Arial"/>
                <w:b/>
                <w:sz w:val="20"/>
                <w:szCs w:val="20"/>
                <w:lang w:val="id-ID"/>
              </w:rPr>
              <w:t>Nomor Pihak Pertama</w:t>
            </w:r>
          </w:p>
        </w:tc>
        <w:tc>
          <w:tcPr>
            <w:tcW w:w="236" w:type="dxa"/>
            <w:shd w:val="clear" w:color="auto" w:fill="auto"/>
          </w:tcPr>
          <w:p w14:paraId="2B17F8CE" w14:textId="77777777" w:rsidR="0091428F" w:rsidRPr="004E21D3" w:rsidRDefault="0091428F" w:rsidP="00F66475">
            <w:pPr>
              <w:pStyle w:val="BodyText3"/>
              <w:rPr>
                <w:rFonts w:ascii="Cambria" w:hAnsi="Cambria" w:cs="Arial"/>
                <w:b/>
                <w:sz w:val="20"/>
                <w:szCs w:val="20"/>
                <w:lang w:val="id-ID"/>
              </w:rPr>
            </w:pPr>
            <w:r w:rsidRPr="004E21D3">
              <w:rPr>
                <w:rFonts w:ascii="Cambria" w:hAnsi="Cambria" w:cs="Arial"/>
                <w:b/>
                <w:sz w:val="20"/>
                <w:szCs w:val="20"/>
                <w:lang w:val="id-ID"/>
              </w:rPr>
              <w:t>:</w:t>
            </w:r>
          </w:p>
        </w:tc>
        <w:tc>
          <w:tcPr>
            <w:tcW w:w="3596" w:type="dxa"/>
            <w:shd w:val="clear" w:color="auto" w:fill="auto"/>
          </w:tcPr>
          <w:p w14:paraId="51B0D372" w14:textId="4BAB8848" w:rsidR="0091428F" w:rsidRPr="007F46C3" w:rsidRDefault="00A96F6C" w:rsidP="003D34EA">
            <w:pPr>
              <w:pStyle w:val="BodyText3"/>
              <w:rPr>
                <w:rFonts w:ascii="Cambria" w:hAnsi="Cambria" w:cs="Arial"/>
                <w:b/>
                <w:sz w:val="20"/>
                <w:szCs w:val="20"/>
              </w:rPr>
            </w:pPr>
            <w:r w:rsidRPr="00B81C86">
              <w:rPr>
                <w:rFonts w:ascii="Cambria" w:hAnsi="Cambria" w:cs="Arial"/>
                <w:sz w:val="20"/>
                <w:szCs w:val="20"/>
                <w:highlight w:val="yellow"/>
                <w:lang w:val="id-ID"/>
              </w:rPr>
              <w:t>[**]</w:t>
            </w:r>
            <w:r w:rsidR="00C0597D">
              <w:rPr>
                <w:rFonts w:ascii="Cambria" w:hAnsi="Cambria" w:cs="Arial"/>
                <w:b/>
                <w:sz w:val="20"/>
                <w:szCs w:val="20"/>
                <w:lang w:val="id-ID"/>
              </w:rPr>
              <w:t>/</w:t>
            </w:r>
            <w:r w:rsidRPr="00B81C86">
              <w:rPr>
                <w:rFonts w:ascii="Cambria" w:hAnsi="Cambria" w:cs="Arial"/>
                <w:sz w:val="20"/>
                <w:szCs w:val="20"/>
                <w:highlight w:val="yellow"/>
                <w:lang w:val="id-ID"/>
              </w:rPr>
              <w:t>[**]</w:t>
            </w:r>
            <w:r w:rsidR="007F46C3">
              <w:rPr>
                <w:rFonts w:ascii="Cambria" w:hAnsi="Cambria" w:cs="Arial"/>
                <w:b/>
                <w:sz w:val="20"/>
                <w:szCs w:val="20"/>
                <w:lang w:val="id-ID"/>
              </w:rPr>
              <w:t>/</w:t>
            </w:r>
            <w:r w:rsidRPr="00B81C86">
              <w:rPr>
                <w:rFonts w:ascii="Cambria" w:hAnsi="Cambria" w:cs="Arial"/>
                <w:sz w:val="20"/>
                <w:szCs w:val="20"/>
                <w:highlight w:val="yellow"/>
                <w:lang w:val="id-ID"/>
              </w:rPr>
              <w:t>[**]</w:t>
            </w:r>
            <w:r w:rsidR="003D34EA">
              <w:rPr>
                <w:rFonts w:ascii="Cambria" w:hAnsi="Cambria" w:cs="Arial"/>
                <w:b/>
                <w:sz w:val="20"/>
                <w:szCs w:val="20"/>
                <w:lang w:val="id-ID"/>
              </w:rPr>
              <w:t>-</w:t>
            </w:r>
            <w:r w:rsidR="00696F5B">
              <w:rPr>
                <w:rFonts w:ascii="Cambria" w:hAnsi="Cambria" w:cs="Arial"/>
                <w:b/>
                <w:sz w:val="20"/>
                <w:szCs w:val="20"/>
                <w:lang w:val="id-ID"/>
              </w:rPr>
              <w:t>202</w:t>
            </w:r>
            <w:r w:rsidR="00696F5B">
              <w:rPr>
                <w:rFonts w:ascii="Cambria" w:hAnsi="Cambria" w:cs="Arial"/>
                <w:b/>
                <w:sz w:val="20"/>
                <w:szCs w:val="20"/>
              </w:rPr>
              <w:t>4</w:t>
            </w:r>
          </w:p>
        </w:tc>
      </w:tr>
      <w:tr w:rsidR="0091428F" w:rsidRPr="001D5863" w14:paraId="10A9DCB5" w14:textId="77777777" w:rsidTr="00F66475">
        <w:trPr>
          <w:jc w:val="center"/>
        </w:trPr>
        <w:tc>
          <w:tcPr>
            <w:tcW w:w="2723" w:type="dxa"/>
            <w:shd w:val="clear" w:color="auto" w:fill="auto"/>
          </w:tcPr>
          <w:p w14:paraId="05F86BAA" w14:textId="77777777" w:rsidR="0091428F" w:rsidRPr="00D07FA2" w:rsidRDefault="0091428F" w:rsidP="00F66475">
            <w:pPr>
              <w:pStyle w:val="BodyText3"/>
              <w:rPr>
                <w:rFonts w:ascii="Cambria" w:hAnsi="Cambria" w:cs="Arial"/>
                <w:b/>
                <w:sz w:val="20"/>
                <w:szCs w:val="20"/>
                <w:lang w:val="id-ID"/>
              </w:rPr>
            </w:pPr>
            <w:r w:rsidRPr="00D07FA2">
              <w:rPr>
                <w:rFonts w:ascii="Cambria" w:hAnsi="Cambria" w:cs="Arial"/>
                <w:b/>
                <w:sz w:val="20"/>
                <w:szCs w:val="20"/>
                <w:lang w:val="id-ID"/>
              </w:rPr>
              <w:t>Nomor Pihak Kedua</w:t>
            </w:r>
          </w:p>
        </w:tc>
        <w:tc>
          <w:tcPr>
            <w:tcW w:w="236" w:type="dxa"/>
            <w:shd w:val="clear" w:color="auto" w:fill="auto"/>
          </w:tcPr>
          <w:p w14:paraId="26470E7C" w14:textId="77777777" w:rsidR="0091428F" w:rsidRPr="00D07FA2" w:rsidRDefault="0091428F" w:rsidP="00F66475">
            <w:pPr>
              <w:pStyle w:val="BodyText3"/>
              <w:rPr>
                <w:rFonts w:ascii="Cambria" w:hAnsi="Cambria" w:cs="Arial"/>
                <w:b/>
                <w:sz w:val="20"/>
                <w:szCs w:val="20"/>
                <w:lang w:val="id-ID"/>
              </w:rPr>
            </w:pPr>
            <w:r w:rsidRPr="00D07FA2">
              <w:rPr>
                <w:rFonts w:ascii="Cambria" w:hAnsi="Cambria" w:cs="Arial"/>
                <w:b/>
                <w:sz w:val="20"/>
                <w:szCs w:val="20"/>
                <w:lang w:val="id-ID"/>
              </w:rPr>
              <w:t>:</w:t>
            </w:r>
          </w:p>
        </w:tc>
        <w:tc>
          <w:tcPr>
            <w:tcW w:w="3596" w:type="dxa"/>
            <w:shd w:val="clear" w:color="auto" w:fill="auto"/>
          </w:tcPr>
          <w:p w14:paraId="0F036798" w14:textId="024C76E3" w:rsidR="0091428F" w:rsidRPr="00A96F6C" w:rsidRDefault="00A9216B" w:rsidP="00F66475">
            <w:pPr>
              <w:pStyle w:val="BodyText3"/>
              <w:rPr>
                <w:rFonts w:ascii="Cambria" w:hAnsi="Cambria" w:cs="Arial"/>
                <w:b/>
                <w:sz w:val="20"/>
                <w:szCs w:val="20"/>
              </w:rPr>
            </w:pPr>
            <w:ins w:id="2" w:author="FARIDA" w:date="2024-12-06T10:18:00Z">
              <w:r>
                <w:rPr>
                  <w:rFonts w:ascii="Cambria" w:hAnsi="Cambria" w:cs="Arial"/>
                  <w:sz w:val="20"/>
                  <w:szCs w:val="20"/>
                  <w:highlight w:val="yellow"/>
                  <w:lang w:val="id-ID"/>
                </w:rPr>
                <w:t>784.1/DPM/I-PKS/DIR/XI/</w:t>
              </w:r>
            </w:ins>
            <w:del w:id="3" w:author="FARIDA" w:date="2024-12-06T10:18:00Z">
              <w:r w:rsidR="00A96F6C" w:rsidRPr="00B81C86" w:rsidDel="00A9216B">
                <w:rPr>
                  <w:rFonts w:ascii="Cambria" w:hAnsi="Cambria" w:cs="Arial"/>
                  <w:sz w:val="20"/>
                  <w:szCs w:val="20"/>
                  <w:highlight w:val="yellow"/>
                  <w:lang w:val="id-ID"/>
                </w:rPr>
                <w:delText>[**]</w:delText>
              </w:r>
              <w:r w:rsidR="00A96F6C" w:rsidDel="00A9216B">
                <w:rPr>
                  <w:rFonts w:ascii="Cambria" w:hAnsi="Cambria" w:cs="Arial"/>
                  <w:b/>
                  <w:sz w:val="20"/>
                  <w:szCs w:val="20"/>
                  <w:lang w:val="id-ID"/>
                </w:rPr>
                <w:delText>/</w:delText>
              </w:r>
              <w:r w:rsidR="00A96F6C" w:rsidRPr="00B81C86" w:rsidDel="00A9216B">
                <w:rPr>
                  <w:rFonts w:ascii="Cambria" w:hAnsi="Cambria" w:cs="Arial"/>
                  <w:sz w:val="20"/>
                  <w:szCs w:val="20"/>
                  <w:highlight w:val="yellow"/>
                  <w:lang w:val="id-ID"/>
                </w:rPr>
                <w:delText>[**]</w:delText>
              </w:r>
              <w:r w:rsidR="00A96F6C" w:rsidDel="00A9216B">
                <w:rPr>
                  <w:rFonts w:ascii="Cambria" w:hAnsi="Cambria" w:cs="Arial"/>
                  <w:b/>
                  <w:sz w:val="20"/>
                  <w:szCs w:val="20"/>
                  <w:lang w:val="id-ID"/>
                </w:rPr>
                <w:delText>/</w:delText>
              </w:r>
              <w:r w:rsidR="00A96F6C" w:rsidRPr="00B81C86" w:rsidDel="00A9216B">
                <w:rPr>
                  <w:rFonts w:ascii="Cambria" w:hAnsi="Cambria" w:cs="Arial"/>
                  <w:sz w:val="20"/>
                  <w:szCs w:val="20"/>
                  <w:highlight w:val="yellow"/>
                  <w:lang w:val="id-ID"/>
                </w:rPr>
                <w:delText>[**]</w:delText>
              </w:r>
              <w:r w:rsidR="00A96F6C" w:rsidDel="00A9216B">
                <w:rPr>
                  <w:rFonts w:ascii="Cambria" w:hAnsi="Cambria" w:cs="Arial"/>
                  <w:b/>
                  <w:sz w:val="20"/>
                  <w:szCs w:val="20"/>
                  <w:lang w:val="id-ID"/>
                </w:rPr>
                <w:delText>-</w:delText>
              </w:r>
            </w:del>
            <w:r w:rsidR="00696F5B">
              <w:rPr>
                <w:rFonts w:ascii="Cambria" w:hAnsi="Cambria" w:cs="Arial"/>
                <w:b/>
                <w:sz w:val="20"/>
                <w:szCs w:val="20"/>
                <w:lang w:val="id-ID"/>
              </w:rPr>
              <w:t>202</w:t>
            </w:r>
            <w:r w:rsidR="00696F5B">
              <w:rPr>
                <w:rFonts w:ascii="Cambria" w:hAnsi="Cambria" w:cs="Arial"/>
                <w:b/>
                <w:sz w:val="20"/>
                <w:szCs w:val="20"/>
              </w:rPr>
              <w:t>4</w:t>
            </w:r>
          </w:p>
        </w:tc>
      </w:tr>
    </w:tbl>
    <w:p w14:paraId="5F84BEDA" w14:textId="77777777" w:rsidR="002F11D3" w:rsidRPr="00FB6C57" w:rsidRDefault="002F11D3" w:rsidP="002F11D3">
      <w:pPr>
        <w:pStyle w:val="BodyText3"/>
        <w:spacing w:after="0"/>
        <w:jc w:val="center"/>
        <w:rPr>
          <w:rFonts w:ascii="Andale Sans UI" w:hAnsi="Andale Sans UI" w:cs="Arial"/>
          <w:sz w:val="20"/>
          <w:szCs w:val="20"/>
        </w:rPr>
      </w:pPr>
    </w:p>
    <w:p w14:paraId="029AACC2" w14:textId="7EA345E4" w:rsidR="002F11D3" w:rsidRPr="00877177" w:rsidRDefault="002F11D3" w:rsidP="00502F2F">
      <w:pPr>
        <w:pStyle w:val="BodyText3"/>
        <w:jc w:val="both"/>
        <w:rPr>
          <w:rFonts w:ascii="Cambria" w:hAnsi="Cambria"/>
          <w:sz w:val="20"/>
          <w:szCs w:val="20"/>
          <w:lang w:val="id-ID"/>
        </w:rPr>
      </w:pPr>
      <w:r w:rsidRPr="00877177">
        <w:rPr>
          <w:rFonts w:ascii="Cambria" w:hAnsi="Cambria" w:cs="Arial"/>
          <w:sz w:val="20"/>
          <w:szCs w:val="20"/>
        </w:rPr>
        <w:t>P</w:t>
      </w:r>
      <w:r w:rsidRPr="00877177">
        <w:rPr>
          <w:rFonts w:ascii="Cambria" w:hAnsi="Cambria" w:cs="Arial"/>
          <w:sz w:val="20"/>
          <w:szCs w:val="20"/>
          <w:lang w:val="id-ID"/>
        </w:rPr>
        <w:t xml:space="preserve">ada hari </w:t>
      </w:r>
      <w:ins w:id="4" w:author="FARIDA" w:date="2024-12-27T10:47:00Z">
        <w:r w:rsidR="00EE517F">
          <w:rPr>
            <w:rFonts w:ascii="Cambria" w:hAnsi="Cambria" w:cs="Arial"/>
            <w:sz w:val="20"/>
            <w:szCs w:val="20"/>
            <w:highlight w:val="yellow"/>
            <w:lang w:val="id-ID"/>
          </w:rPr>
          <w:t>Kamis</w:t>
        </w:r>
      </w:ins>
      <w:del w:id="5" w:author="FARIDA" w:date="2024-11-05T14:48:00Z">
        <w:r w:rsidR="00A96F6C" w:rsidRPr="00457465" w:rsidDel="00E823FE">
          <w:rPr>
            <w:rFonts w:ascii="Cambria" w:hAnsi="Cambria" w:cs="Arial"/>
            <w:sz w:val="20"/>
            <w:szCs w:val="20"/>
            <w:highlight w:val="yellow"/>
            <w:lang w:val="id-ID"/>
          </w:rPr>
          <w:delText>[**]</w:delText>
        </w:r>
      </w:del>
      <w:r w:rsidRPr="00877177">
        <w:rPr>
          <w:rFonts w:ascii="Cambria" w:hAnsi="Cambria" w:cs="Arial"/>
          <w:sz w:val="20"/>
          <w:szCs w:val="20"/>
          <w:lang w:val="id-ID"/>
        </w:rPr>
        <w:t xml:space="preserve"> tanggal </w:t>
      </w:r>
      <w:ins w:id="6" w:author="FARIDA" w:date="2024-12-27T10:47:00Z">
        <w:r w:rsidR="00EE517F">
          <w:rPr>
            <w:rFonts w:ascii="Cambria" w:hAnsi="Cambria" w:cs="Arial"/>
            <w:sz w:val="20"/>
            <w:szCs w:val="20"/>
            <w:highlight w:val="yellow"/>
            <w:lang w:val="id-ID"/>
          </w:rPr>
          <w:t>Dua</w:t>
        </w:r>
      </w:ins>
      <w:del w:id="7" w:author="FARIDA" w:date="2024-11-05T14:48:00Z">
        <w:r w:rsidR="00A96F6C" w:rsidRPr="00B81C86" w:rsidDel="00E823FE">
          <w:rPr>
            <w:rFonts w:ascii="Cambria" w:hAnsi="Cambria" w:cs="Arial"/>
            <w:sz w:val="20"/>
            <w:szCs w:val="20"/>
            <w:highlight w:val="yellow"/>
            <w:lang w:val="id-ID"/>
          </w:rPr>
          <w:delText>[**]</w:delText>
        </w:r>
      </w:del>
      <w:r w:rsidRPr="00877177">
        <w:rPr>
          <w:rFonts w:ascii="Cambria" w:hAnsi="Cambria" w:cs="Arial"/>
          <w:sz w:val="20"/>
          <w:szCs w:val="20"/>
          <w:lang w:val="id-ID"/>
        </w:rPr>
        <w:t xml:space="preserve"> bulan </w:t>
      </w:r>
      <w:ins w:id="8" w:author="FARIDA" w:date="2024-12-27T10:47:00Z">
        <w:r w:rsidR="00EE517F">
          <w:rPr>
            <w:rFonts w:ascii="Cambria" w:hAnsi="Cambria" w:cs="Arial"/>
            <w:sz w:val="20"/>
            <w:szCs w:val="20"/>
            <w:highlight w:val="yellow"/>
            <w:lang w:val="id-ID"/>
          </w:rPr>
          <w:t>Januari</w:t>
        </w:r>
      </w:ins>
      <w:del w:id="9" w:author="FARIDA" w:date="2024-11-05T14:48:00Z">
        <w:r w:rsidR="00A96F6C" w:rsidRPr="00B81C86" w:rsidDel="00E823FE">
          <w:rPr>
            <w:rFonts w:ascii="Cambria" w:hAnsi="Cambria" w:cs="Arial"/>
            <w:sz w:val="20"/>
            <w:szCs w:val="20"/>
            <w:highlight w:val="yellow"/>
            <w:lang w:val="id-ID"/>
          </w:rPr>
          <w:delText>[**]</w:delText>
        </w:r>
      </w:del>
      <w:r w:rsidRPr="00877177">
        <w:rPr>
          <w:rFonts w:ascii="Cambria" w:hAnsi="Cambria" w:cs="Arial"/>
          <w:sz w:val="20"/>
          <w:szCs w:val="20"/>
          <w:lang w:val="id-ID"/>
        </w:rPr>
        <w:t xml:space="preserve"> tahun </w:t>
      </w:r>
      <w:r w:rsidR="00614F2B" w:rsidRPr="00877177">
        <w:rPr>
          <w:rFonts w:ascii="Cambria" w:hAnsi="Cambria" w:cs="Arial"/>
          <w:sz w:val="20"/>
          <w:szCs w:val="20"/>
        </w:rPr>
        <w:t xml:space="preserve">dua </w:t>
      </w:r>
      <w:proofErr w:type="spellStart"/>
      <w:r w:rsidR="00614F2B" w:rsidRPr="00877177">
        <w:rPr>
          <w:rFonts w:ascii="Cambria" w:hAnsi="Cambria" w:cs="Arial"/>
          <w:sz w:val="20"/>
          <w:szCs w:val="20"/>
        </w:rPr>
        <w:t>ribu</w:t>
      </w:r>
      <w:proofErr w:type="spellEnd"/>
      <w:r w:rsidR="00614F2B" w:rsidRPr="00877177">
        <w:rPr>
          <w:rFonts w:ascii="Cambria" w:hAnsi="Cambria" w:cs="Arial"/>
          <w:sz w:val="20"/>
          <w:szCs w:val="20"/>
        </w:rPr>
        <w:t xml:space="preserve"> </w:t>
      </w:r>
      <w:r w:rsidR="00EF4DD1" w:rsidRPr="00877177">
        <w:rPr>
          <w:rFonts w:ascii="Cambria" w:hAnsi="Cambria" w:cs="Arial"/>
          <w:sz w:val="20"/>
          <w:szCs w:val="20"/>
        </w:rPr>
        <w:t xml:space="preserve">dua </w:t>
      </w:r>
      <w:proofErr w:type="spellStart"/>
      <w:r w:rsidR="00EF4DD1" w:rsidRPr="00877177">
        <w:rPr>
          <w:rFonts w:ascii="Cambria" w:hAnsi="Cambria" w:cs="Arial"/>
          <w:sz w:val="20"/>
          <w:szCs w:val="20"/>
        </w:rPr>
        <w:t>puluh</w:t>
      </w:r>
      <w:proofErr w:type="spellEnd"/>
      <w:r w:rsidR="00947BDA" w:rsidRPr="00877177">
        <w:rPr>
          <w:rFonts w:ascii="Cambria" w:hAnsi="Cambria" w:cs="Arial"/>
          <w:sz w:val="20"/>
          <w:szCs w:val="20"/>
        </w:rPr>
        <w:t xml:space="preserve"> </w:t>
      </w:r>
      <w:proofErr w:type="spellStart"/>
      <w:ins w:id="10" w:author="FARIDA" w:date="2024-11-05T14:48:00Z">
        <w:r w:rsidR="00E823FE">
          <w:rPr>
            <w:rFonts w:ascii="Cambria" w:hAnsi="Cambria" w:cs="Arial"/>
            <w:sz w:val="20"/>
            <w:szCs w:val="20"/>
          </w:rPr>
          <w:t>empat</w:t>
        </w:r>
      </w:ins>
      <w:proofErr w:type="spellEnd"/>
      <w:del w:id="11" w:author="FARIDA" w:date="2024-11-05T14:48:00Z">
        <w:r w:rsidR="00C61817" w:rsidDel="00E823FE">
          <w:rPr>
            <w:rFonts w:ascii="Cambria" w:hAnsi="Cambria" w:cs="Arial"/>
            <w:sz w:val="20"/>
            <w:szCs w:val="20"/>
          </w:rPr>
          <w:delText>tiga</w:delText>
        </w:r>
      </w:del>
      <w:r w:rsidR="00C61817" w:rsidRPr="00877177">
        <w:rPr>
          <w:rFonts w:ascii="Cambria" w:hAnsi="Cambria" w:cs="Arial"/>
          <w:sz w:val="20"/>
          <w:szCs w:val="20"/>
          <w:lang w:val="id-ID"/>
        </w:rPr>
        <w:t xml:space="preserve"> </w:t>
      </w:r>
      <w:r w:rsidR="004E21D3" w:rsidRPr="00877177">
        <w:rPr>
          <w:rFonts w:ascii="Cambria" w:hAnsi="Cambria" w:cs="Arial"/>
          <w:sz w:val="20"/>
          <w:szCs w:val="20"/>
          <w:lang w:val="id-ID"/>
        </w:rPr>
        <w:t>(</w:t>
      </w:r>
      <w:ins w:id="12" w:author="FARIDA" w:date="2024-11-05T14:48:00Z">
        <w:r w:rsidR="00E823FE">
          <w:rPr>
            <w:rFonts w:ascii="Cambria" w:hAnsi="Cambria" w:cs="Arial"/>
            <w:sz w:val="20"/>
            <w:szCs w:val="20"/>
            <w:highlight w:val="yellow"/>
            <w:lang w:val="id-ID"/>
          </w:rPr>
          <w:t>0</w:t>
        </w:r>
      </w:ins>
      <w:ins w:id="13" w:author="FARIDA" w:date="2024-12-27T10:47:00Z">
        <w:r w:rsidR="00EE517F">
          <w:rPr>
            <w:rFonts w:ascii="Cambria" w:hAnsi="Cambria" w:cs="Arial"/>
            <w:sz w:val="20"/>
            <w:szCs w:val="20"/>
            <w:highlight w:val="yellow"/>
            <w:lang w:val="id-ID"/>
          </w:rPr>
          <w:t>2</w:t>
        </w:r>
      </w:ins>
      <w:del w:id="14" w:author="FARIDA" w:date="2024-11-05T14:48:00Z">
        <w:r w:rsidR="00A96F6C" w:rsidRPr="00B81C86" w:rsidDel="00E823FE">
          <w:rPr>
            <w:rFonts w:ascii="Cambria" w:hAnsi="Cambria" w:cs="Arial"/>
            <w:sz w:val="20"/>
            <w:szCs w:val="20"/>
            <w:highlight w:val="yellow"/>
            <w:lang w:val="id-ID"/>
          </w:rPr>
          <w:delText>[**]</w:delText>
        </w:r>
      </w:del>
      <w:r w:rsidR="000460F1" w:rsidRPr="00877177">
        <w:rPr>
          <w:rFonts w:ascii="Cambria" w:hAnsi="Cambria" w:cs="Arial"/>
          <w:sz w:val="20"/>
          <w:szCs w:val="20"/>
          <w:lang w:val="id-ID"/>
        </w:rPr>
        <w:t>-</w:t>
      </w:r>
      <w:ins w:id="15" w:author="FARIDA" w:date="2024-12-27T10:47:00Z">
        <w:r w:rsidR="00EE517F">
          <w:rPr>
            <w:rFonts w:ascii="Cambria" w:hAnsi="Cambria" w:cs="Arial"/>
            <w:sz w:val="20"/>
            <w:szCs w:val="20"/>
            <w:highlight w:val="yellow"/>
            <w:lang w:val="id-ID"/>
          </w:rPr>
          <w:t>0</w:t>
        </w:r>
      </w:ins>
      <w:ins w:id="16" w:author="FARIDA" w:date="2024-11-05T14:48:00Z">
        <w:r w:rsidR="00E823FE">
          <w:rPr>
            <w:rFonts w:ascii="Cambria" w:hAnsi="Cambria" w:cs="Arial"/>
            <w:sz w:val="20"/>
            <w:szCs w:val="20"/>
            <w:highlight w:val="yellow"/>
            <w:lang w:val="id-ID"/>
          </w:rPr>
          <w:t>1</w:t>
        </w:r>
      </w:ins>
      <w:del w:id="17" w:author="FARIDA" w:date="2024-11-05T14:48:00Z">
        <w:r w:rsidR="00A96F6C" w:rsidRPr="00B81C86" w:rsidDel="00E823FE">
          <w:rPr>
            <w:rFonts w:ascii="Cambria" w:hAnsi="Cambria" w:cs="Arial"/>
            <w:sz w:val="20"/>
            <w:szCs w:val="20"/>
            <w:highlight w:val="yellow"/>
            <w:lang w:val="id-ID"/>
          </w:rPr>
          <w:delText>[**]</w:delText>
        </w:r>
      </w:del>
      <w:r w:rsidR="004E21D3" w:rsidRPr="00877177">
        <w:rPr>
          <w:rFonts w:ascii="Cambria" w:hAnsi="Cambria" w:cs="Arial"/>
          <w:sz w:val="20"/>
          <w:szCs w:val="20"/>
          <w:lang w:val="id-ID"/>
        </w:rPr>
        <w:t>-</w:t>
      </w:r>
      <w:r w:rsidR="00696F5B" w:rsidRPr="00877177">
        <w:rPr>
          <w:rFonts w:ascii="Cambria" w:hAnsi="Cambria" w:cs="Arial"/>
          <w:sz w:val="20"/>
          <w:szCs w:val="20"/>
        </w:rPr>
        <w:t>202</w:t>
      </w:r>
      <w:ins w:id="18" w:author="FARIDA" w:date="2024-12-27T10:47:00Z">
        <w:r w:rsidR="00EE517F">
          <w:rPr>
            <w:rFonts w:ascii="Cambria" w:hAnsi="Cambria" w:cs="Arial"/>
            <w:sz w:val="20"/>
            <w:szCs w:val="20"/>
          </w:rPr>
          <w:t>5</w:t>
        </w:r>
      </w:ins>
      <w:del w:id="19" w:author="FARIDA" w:date="2024-12-27T10:47:00Z">
        <w:r w:rsidR="00696F5B" w:rsidDel="00EE517F">
          <w:rPr>
            <w:rFonts w:ascii="Cambria" w:hAnsi="Cambria" w:cs="Arial"/>
            <w:sz w:val="20"/>
            <w:szCs w:val="20"/>
          </w:rPr>
          <w:delText>4</w:delText>
        </w:r>
      </w:del>
      <w:r w:rsidRPr="00877177">
        <w:rPr>
          <w:rFonts w:ascii="Cambria" w:hAnsi="Cambria" w:cs="Arial"/>
          <w:sz w:val="20"/>
          <w:szCs w:val="20"/>
          <w:lang w:val="id-ID"/>
        </w:rPr>
        <w:t xml:space="preserve">) </w:t>
      </w:r>
      <w:r w:rsidRPr="00877177">
        <w:rPr>
          <w:rFonts w:ascii="Cambria" w:hAnsi="Cambria"/>
          <w:sz w:val="20"/>
          <w:szCs w:val="20"/>
          <w:lang w:val="id-ID"/>
        </w:rPr>
        <w:t xml:space="preserve">telah dibuat dan ditandatangani </w:t>
      </w:r>
      <w:r w:rsidRPr="00877177">
        <w:rPr>
          <w:rFonts w:ascii="Cambria" w:hAnsi="Cambria" w:cs="Arial"/>
          <w:sz w:val="20"/>
          <w:szCs w:val="20"/>
          <w:lang w:val="id-ID"/>
        </w:rPr>
        <w:t>Perjanjian Kerjasama Pelayanan Kesehatan (“</w:t>
      </w:r>
      <w:r w:rsidRPr="00A96F6C">
        <w:rPr>
          <w:rFonts w:ascii="Cambria" w:hAnsi="Cambria" w:cs="Arial"/>
          <w:b/>
          <w:bCs/>
          <w:sz w:val="20"/>
          <w:szCs w:val="20"/>
          <w:lang w:val="id-ID"/>
        </w:rPr>
        <w:t>Perjanjian</w:t>
      </w:r>
      <w:r w:rsidRPr="00877177">
        <w:rPr>
          <w:rFonts w:ascii="Cambria" w:hAnsi="Cambria" w:cs="Arial"/>
          <w:sz w:val="20"/>
          <w:szCs w:val="20"/>
          <w:lang w:val="id-ID"/>
        </w:rPr>
        <w:t>”) di Jakarta, oleh dan antara:</w:t>
      </w:r>
    </w:p>
    <w:p w14:paraId="02E22FC0" w14:textId="77777777" w:rsidR="002F11D3" w:rsidRPr="00877177" w:rsidRDefault="002F11D3" w:rsidP="002F11D3">
      <w:pPr>
        <w:rPr>
          <w:rFonts w:ascii="Cambria" w:hAnsi="Cambria"/>
          <w:sz w:val="20"/>
          <w:szCs w:val="20"/>
          <w:lang w:val="id-ID"/>
        </w:rPr>
      </w:pPr>
    </w:p>
    <w:p w14:paraId="3A4E7EBE" w14:textId="4733576D" w:rsidR="003F5455" w:rsidRPr="00D77FCF" w:rsidRDefault="009821E1" w:rsidP="00696F5B">
      <w:pPr>
        <w:numPr>
          <w:ilvl w:val="0"/>
          <w:numId w:val="13"/>
        </w:numPr>
        <w:ind w:left="567" w:hanging="567"/>
        <w:jc w:val="both"/>
        <w:rPr>
          <w:rFonts w:ascii="Cambria" w:hAnsi="Cambria"/>
          <w:sz w:val="20"/>
          <w:szCs w:val="20"/>
          <w:lang w:val="id-ID"/>
        </w:rPr>
      </w:pPr>
      <w:r w:rsidRPr="008A3F2D">
        <w:rPr>
          <w:rFonts w:ascii="Cambria" w:hAnsi="Cambria"/>
          <w:b/>
          <w:bCs/>
          <w:sz w:val="20"/>
          <w:szCs w:val="20"/>
          <w:lang w:val="id-ID"/>
        </w:rPr>
        <w:t xml:space="preserve">PT </w:t>
      </w:r>
      <w:r w:rsidR="003D34EA" w:rsidRPr="00D77FCF">
        <w:rPr>
          <w:rFonts w:ascii="Cambria" w:hAnsi="Cambria"/>
          <w:b/>
          <w:bCs/>
          <w:sz w:val="20"/>
          <w:szCs w:val="20"/>
          <w:lang w:val="id-ID"/>
        </w:rPr>
        <w:t>AXA FINANCIAL</w:t>
      </w:r>
      <w:r w:rsidRPr="008A3F2D">
        <w:rPr>
          <w:rFonts w:ascii="Cambria" w:hAnsi="Cambria"/>
          <w:b/>
          <w:bCs/>
          <w:sz w:val="20"/>
          <w:szCs w:val="20"/>
          <w:lang w:val="id-ID"/>
        </w:rPr>
        <w:t xml:space="preserve"> INDONESIA, </w:t>
      </w:r>
      <w:r w:rsidRPr="008A3F2D">
        <w:rPr>
          <w:rFonts w:ascii="Cambria" w:hAnsi="Cambria"/>
          <w:bCs/>
          <w:sz w:val="20"/>
          <w:szCs w:val="20"/>
          <w:lang w:val="id-ID"/>
        </w:rPr>
        <w:t xml:space="preserve">suatu Perseroan Terbatas yang didirikan berdasarkan dan tunduk pada hukum dan peraturan perundang-undangan Negara Indonesia, yang berkedudukan di </w:t>
      </w:r>
      <w:r w:rsidR="00590331" w:rsidRPr="00D77FCF">
        <w:rPr>
          <w:rFonts w:ascii="Cambria" w:hAnsi="Cambria"/>
          <w:bCs/>
          <w:sz w:val="20"/>
          <w:szCs w:val="20"/>
          <w:lang w:val="id-ID"/>
        </w:rPr>
        <w:t>Jakarta dan beralamat di AXA Tower Lantai 17, Jl. Prof. Dr. Satrio Kav. 18, Kuningan City, Jakarta 12940</w:t>
      </w:r>
      <w:r w:rsidR="00590331" w:rsidRPr="008A3F2D">
        <w:rPr>
          <w:rFonts w:ascii="Cambria" w:hAnsi="Cambria"/>
          <w:bCs/>
          <w:sz w:val="20"/>
          <w:szCs w:val="20"/>
          <w:lang w:val="id-ID"/>
        </w:rPr>
        <w:t xml:space="preserve">, </w:t>
      </w:r>
      <w:r w:rsidRPr="008A3F2D">
        <w:rPr>
          <w:rFonts w:ascii="Cambria" w:hAnsi="Cambria"/>
          <w:bCs/>
          <w:sz w:val="20"/>
          <w:szCs w:val="20"/>
          <w:lang w:val="id-ID"/>
        </w:rPr>
        <w:t>dalam hal ini diwakili oleh</w:t>
      </w:r>
      <w:r w:rsidRPr="008A3F2D">
        <w:rPr>
          <w:rFonts w:ascii="Cambria" w:hAnsi="Cambria"/>
          <w:b/>
          <w:bCs/>
          <w:sz w:val="20"/>
          <w:szCs w:val="20"/>
          <w:lang w:val="id-ID"/>
        </w:rPr>
        <w:t xml:space="preserve"> </w:t>
      </w:r>
      <w:r w:rsidR="00696F5B" w:rsidRPr="00D77FCF">
        <w:rPr>
          <w:rFonts w:ascii="Cambria" w:hAnsi="Cambria"/>
          <w:b/>
          <w:bCs/>
          <w:sz w:val="20"/>
          <w:szCs w:val="20"/>
          <w:lang w:val="id-ID"/>
        </w:rPr>
        <w:t>YUDHISTIRA DHARMAWATA</w:t>
      </w:r>
      <w:r w:rsidRPr="008A3F2D">
        <w:rPr>
          <w:rFonts w:ascii="Cambria" w:hAnsi="Cambria"/>
          <w:b/>
          <w:bCs/>
          <w:sz w:val="20"/>
          <w:szCs w:val="20"/>
          <w:lang w:val="id-ID"/>
        </w:rPr>
        <w:t>,</w:t>
      </w:r>
      <w:r w:rsidR="00590331" w:rsidRPr="00D77FCF">
        <w:rPr>
          <w:rFonts w:ascii="Cambria" w:hAnsi="Cambria"/>
          <w:b/>
          <w:bCs/>
          <w:sz w:val="20"/>
          <w:szCs w:val="20"/>
          <w:lang w:val="id-ID"/>
        </w:rPr>
        <w:t xml:space="preserve"> </w:t>
      </w:r>
      <w:r w:rsidR="00590331" w:rsidRPr="00D77FCF">
        <w:rPr>
          <w:rFonts w:ascii="Cambria" w:hAnsi="Cambria"/>
          <w:sz w:val="20"/>
          <w:szCs w:val="20"/>
          <w:lang w:val="id-ID"/>
        </w:rPr>
        <w:t>dalam jabatannya</w:t>
      </w:r>
      <w:r w:rsidRPr="008A3F2D">
        <w:rPr>
          <w:rFonts w:ascii="Cambria" w:hAnsi="Cambria"/>
          <w:b/>
          <w:bCs/>
          <w:sz w:val="20"/>
          <w:szCs w:val="20"/>
          <w:lang w:val="id-ID"/>
        </w:rPr>
        <w:t xml:space="preserve"> </w:t>
      </w:r>
      <w:r w:rsidR="00590331" w:rsidRPr="00D77FCF">
        <w:rPr>
          <w:rFonts w:ascii="Cambria" w:hAnsi="Cambria"/>
          <w:bCs/>
          <w:sz w:val="20"/>
          <w:szCs w:val="20"/>
          <w:lang w:val="id-ID"/>
        </w:rPr>
        <w:t>sebagai</w:t>
      </w:r>
      <w:r w:rsidR="00590331" w:rsidRPr="008A3F2D">
        <w:rPr>
          <w:rFonts w:ascii="Cambria" w:hAnsi="Cambria"/>
          <w:b/>
          <w:bCs/>
          <w:sz w:val="20"/>
          <w:szCs w:val="20"/>
          <w:lang w:val="id-ID"/>
        </w:rPr>
        <w:t xml:space="preserve"> </w:t>
      </w:r>
      <w:r w:rsidR="00696F5B" w:rsidRPr="00D77FCF">
        <w:rPr>
          <w:rFonts w:ascii="Cambria" w:hAnsi="Cambria"/>
          <w:b/>
          <w:bCs/>
          <w:i/>
          <w:iCs/>
          <w:sz w:val="20"/>
          <w:szCs w:val="20"/>
          <w:lang w:val="id-ID"/>
        </w:rPr>
        <w:t>CHIEF PROPOSITION &amp; ALTERNATE DISTRIBUTION</w:t>
      </w:r>
      <w:r w:rsidRPr="008A3F2D">
        <w:rPr>
          <w:rFonts w:ascii="Cambria" w:hAnsi="Cambria"/>
          <w:b/>
          <w:bCs/>
          <w:sz w:val="20"/>
          <w:szCs w:val="20"/>
          <w:lang w:val="id-ID"/>
        </w:rPr>
        <w:t xml:space="preserve"> </w:t>
      </w:r>
      <w:r w:rsidR="00590331" w:rsidRPr="00D77FCF">
        <w:rPr>
          <w:rFonts w:ascii="Cambria" w:hAnsi="Cambria"/>
          <w:sz w:val="20"/>
          <w:szCs w:val="20"/>
          <w:lang w:val="id-ID"/>
        </w:rPr>
        <w:t xml:space="preserve">kuasa dari Direksi berdasarkan Surat Kuasa No. </w:t>
      </w:r>
      <w:r w:rsidR="00987B2E" w:rsidRPr="00D77FCF">
        <w:rPr>
          <w:lang w:val="id-ID"/>
        </w:rPr>
        <w:t xml:space="preserve"> </w:t>
      </w:r>
      <w:r w:rsidR="00987B2E" w:rsidRPr="00987B2E">
        <w:rPr>
          <w:rFonts w:ascii="Cambria" w:hAnsi="Cambria"/>
          <w:sz w:val="20"/>
          <w:szCs w:val="20"/>
          <w:lang w:val="id-ID"/>
        </w:rPr>
        <w:t>003/POA/AXA-FI/II/2024</w:t>
      </w:r>
      <w:r w:rsidR="00696F5B" w:rsidRPr="00D77FCF">
        <w:rPr>
          <w:rFonts w:ascii="Cambria" w:hAnsi="Cambria"/>
          <w:sz w:val="20"/>
          <w:szCs w:val="20"/>
          <w:lang w:val="id-ID"/>
        </w:rPr>
        <w:t xml:space="preserve"> </w:t>
      </w:r>
      <w:r w:rsidR="00590331" w:rsidRPr="00D77FCF">
        <w:rPr>
          <w:rFonts w:ascii="Cambria" w:hAnsi="Cambria"/>
          <w:sz w:val="20"/>
          <w:szCs w:val="20"/>
          <w:lang w:val="id-ID"/>
        </w:rPr>
        <w:t xml:space="preserve">tertanggal </w:t>
      </w:r>
      <w:r w:rsidR="00987B2E" w:rsidRPr="00D77FCF">
        <w:rPr>
          <w:rFonts w:ascii="Cambria" w:hAnsi="Cambria"/>
          <w:sz w:val="20"/>
          <w:szCs w:val="20"/>
          <w:lang w:val="id-ID"/>
        </w:rPr>
        <w:t>2 Februari</w:t>
      </w:r>
      <w:r w:rsidR="00590331" w:rsidRPr="00D77FCF">
        <w:rPr>
          <w:rFonts w:ascii="Cambria" w:hAnsi="Cambria"/>
          <w:sz w:val="20"/>
          <w:szCs w:val="20"/>
          <w:lang w:val="id-ID"/>
        </w:rPr>
        <w:t xml:space="preserve"> </w:t>
      </w:r>
      <w:r w:rsidR="00696F5B" w:rsidRPr="00D77FCF">
        <w:rPr>
          <w:rFonts w:ascii="Cambria" w:hAnsi="Cambria"/>
          <w:sz w:val="20"/>
          <w:szCs w:val="20"/>
          <w:lang w:val="id-ID"/>
        </w:rPr>
        <w:t>2024</w:t>
      </w:r>
      <w:r w:rsidR="00696F5B" w:rsidRPr="008A3F2D">
        <w:rPr>
          <w:rFonts w:ascii="Cambria" w:hAnsi="Cambria"/>
          <w:bCs/>
          <w:sz w:val="20"/>
          <w:szCs w:val="20"/>
          <w:lang w:val="id-ID"/>
        </w:rPr>
        <w:t xml:space="preserve"> </w:t>
      </w:r>
      <w:r w:rsidRPr="008A3F2D">
        <w:rPr>
          <w:rFonts w:ascii="Cambria" w:hAnsi="Cambria"/>
          <w:bCs/>
          <w:sz w:val="20"/>
          <w:szCs w:val="20"/>
          <w:lang w:val="id-ID"/>
        </w:rPr>
        <w:t xml:space="preserve">dari dan </w:t>
      </w:r>
      <w:r w:rsidR="00590331" w:rsidRPr="00D77FCF">
        <w:rPr>
          <w:rFonts w:ascii="Cambria" w:hAnsi="Cambria"/>
          <w:bCs/>
          <w:sz w:val="20"/>
          <w:szCs w:val="20"/>
          <w:lang w:val="id-ID"/>
        </w:rPr>
        <w:t xml:space="preserve">oleh </w:t>
      </w:r>
      <w:r w:rsidRPr="008A3F2D">
        <w:rPr>
          <w:rFonts w:ascii="Cambria" w:hAnsi="Cambria"/>
          <w:bCs/>
          <w:sz w:val="20"/>
          <w:szCs w:val="20"/>
          <w:lang w:val="id-ID"/>
        </w:rPr>
        <w:t xml:space="preserve">karenanya sah dan berwenang bertindak untuk dan atas nama PT </w:t>
      </w:r>
      <w:r w:rsidR="00590331" w:rsidRPr="00D77FCF">
        <w:rPr>
          <w:rFonts w:ascii="Cambria" w:hAnsi="Cambria"/>
          <w:bCs/>
          <w:sz w:val="20"/>
          <w:szCs w:val="20"/>
          <w:lang w:val="id-ID"/>
        </w:rPr>
        <w:t>AXA Financial Indonesia</w:t>
      </w:r>
      <w:r w:rsidR="00590331" w:rsidRPr="008A3F2D">
        <w:rPr>
          <w:rFonts w:ascii="Cambria" w:hAnsi="Cambria"/>
          <w:bCs/>
          <w:sz w:val="20"/>
          <w:szCs w:val="20"/>
          <w:lang w:val="id-ID"/>
        </w:rPr>
        <w:t xml:space="preserve">, </w:t>
      </w:r>
      <w:r w:rsidRPr="008A3F2D">
        <w:rPr>
          <w:rFonts w:ascii="Cambria" w:hAnsi="Cambria"/>
          <w:bCs/>
          <w:sz w:val="20"/>
          <w:szCs w:val="20"/>
          <w:lang w:val="id-ID"/>
        </w:rPr>
        <w:t>untuk selanjutnya disebut sebagai</w:t>
      </w:r>
      <w:r w:rsidRPr="008A3F2D">
        <w:rPr>
          <w:rFonts w:ascii="Cambria" w:hAnsi="Cambria"/>
          <w:b/>
          <w:bCs/>
          <w:sz w:val="20"/>
          <w:szCs w:val="20"/>
          <w:lang w:val="id-ID"/>
        </w:rPr>
        <w:t xml:space="preserve"> “Pihak Pertama”</w:t>
      </w:r>
      <w:r w:rsidR="003F5455" w:rsidRPr="00D77FCF">
        <w:rPr>
          <w:rFonts w:ascii="Cambria" w:hAnsi="Cambria"/>
          <w:color w:val="000000"/>
          <w:sz w:val="20"/>
          <w:szCs w:val="20"/>
          <w:lang w:val="id-ID"/>
        </w:rPr>
        <w:t>;</w:t>
      </w:r>
    </w:p>
    <w:p w14:paraId="70610D04" w14:textId="77777777" w:rsidR="003F5455" w:rsidRPr="00D77FCF" w:rsidRDefault="003F5455" w:rsidP="003F5455">
      <w:pPr>
        <w:ind w:left="567"/>
        <w:jc w:val="both"/>
        <w:rPr>
          <w:rFonts w:ascii="Cambria" w:hAnsi="Cambria"/>
          <w:sz w:val="20"/>
          <w:szCs w:val="20"/>
          <w:lang w:val="id-ID"/>
        </w:rPr>
      </w:pPr>
    </w:p>
    <w:p w14:paraId="6D956F9F" w14:textId="77777777" w:rsidR="00D862D9" w:rsidRDefault="00305167" w:rsidP="00CA5519">
      <w:pPr>
        <w:numPr>
          <w:ilvl w:val="0"/>
          <w:numId w:val="13"/>
        </w:numPr>
        <w:ind w:left="540" w:hanging="567"/>
        <w:jc w:val="both"/>
        <w:rPr>
          <w:ins w:id="20" w:author="FARIDA" w:date="2024-11-05T14:05:00Z"/>
          <w:rFonts w:ascii="Cambria" w:hAnsi="Cambria"/>
          <w:color w:val="000000"/>
          <w:sz w:val="20"/>
          <w:szCs w:val="20"/>
          <w:lang w:val="id-ID"/>
        </w:rPr>
      </w:pPr>
      <w:r w:rsidRPr="00877177">
        <w:rPr>
          <w:rFonts w:ascii="Cambria" w:hAnsi="Cambria"/>
          <w:b/>
          <w:color w:val="000000"/>
          <w:sz w:val="20"/>
          <w:szCs w:val="20"/>
          <w:lang w:val="id-ID"/>
        </w:rPr>
        <w:t>P</w:t>
      </w:r>
      <w:ins w:id="21" w:author="FARIDA" w:date="2024-11-05T13:50:00Z">
        <w:r w:rsidR="00DE394E">
          <w:rPr>
            <w:rFonts w:ascii="Cambria" w:hAnsi="Cambria"/>
            <w:b/>
            <w:bCs/>
            <w:iCs/>
            <w:sz w:val="20"/>
            <w:szCs w:val="20"/>
            <w:lang w:val="id-ID"/>
          </w:rPr>
          <w:t>T Disa Prima Medika</w:t>
        </w:r>
      </w:ins>
      <w:del w:id="22" w:author="FARIDA" w:date="2024-11-05T13:50:00Z">
        <w:r w:rsidRPr="00877177" w:rsidDel="00DE394E">
          <w:rPr>
            <w:rFonts w:ascii="Cambria" w:hAnsi="Cambria"/>
            <w:b/>
            <w:color w:val="000000"/>
            <w:sz w:val="20"/>
            <w:szCs w:val="20"/>
            <w:lang w:val="id-ID"/>
          </w:rPr>
          <w:delText xml:space="preserve">T </w:delText>
        </w:r>
        <w:r w:rsidR="000460F1" w:rsidRPr="00D77FCF" w:rsidDel="00DE394E">
          <w:rPr>
            <w:rFonts w:ascii="Cambria" w:hAnsi="Cambria"/>
            <w:b/>
            <w:color w:val="000000"/>
            <w:sz w:val="20"/>
            <w:szCs w:val="20"/>
            <w:lang w:val="id-ID"/>
          </w:rPr>
          <w:delText xml:space="preserve">/ YAYASAN </w:delText>
        </w:r>
        <w:r w:rsidR="00A96F6C" w:rsidRPr="00B81C86" w:rsidDel="00DE394E">
          <w:rPr>
            <w:rFonts w:ascii="Cambria" w:hAnsi="Cambria" w:cs="Arial"/>
            <w:sz w:val="20"/>
            <w:szCs w:val="20"/>
            <w:highlight w:val="yellow"/>
            <w:lang w:val="id-ID"/>
          </w:rPr>
          <w:delText>[**]</w:delText>
        </w:r>
        <w:r w:rsidR="000460F1" w:rsidRPr="00D77FCF" w:rsidDel="00DE394E">
          <w:rPr>
            <w:rFonts w:ascii="Cambria" w:hAnsi="Cambria"/>
            <w:b/>
            <w:color w:val="000000"/>
            <w:sz w:val="20"/>
            <w:szCs w:val="20"/>
            <w:lang w:val="id-ID"/>
          </w:rPr>
          <w:delText xml:space="preserve"> </w:delText>
        </w:r>
        <w:r w:rsidR="000460F1" w:rsidRPr="00D77FCF" w:rsidDel="00DE394E">
          <w:rPr>
            <w:rFonts w:ascii="Cambria" w:hAnsi="Cambria"/>
            <w:i/>
            <w:sz w:val="20"/>
            <w:szCs w:val="20"/>
            <w:lang w:val="id-ID"/>
          </w:rPr>
          <w:delText>pilih salah satu</w:delText>
        </w:r>
      </w:del>
      <w:r w:rsidR="0001065B" w:rsidRPr="00877177">
        <w:rPr>
          <w:rFonts w:ascii="Cambria" w:hAnsi="Cambria"/>
          <w:sz w:val="20"/>
          <w:szCs w:val="20"/>
          <w:lang w:val="id-ID"/>
        </w:rPr>
        <w:t>,</w:t>
      </w:r>
      <w:r w:rsidR="0001065B" w:rsidRPr="00877177">
        <w:rPr>
          <w:rFonts w:ascii="Cambria" w:hAnsi="Cambria"/>
          <w:b/>
          <w:color w:val="000000"/>
          <w:sz w:val="20"/>
          <w:szCs w:val="20"/>
          <w:lang w:val="id-ID"/>
        </w:rPr>
        <w:t xml:space="preserve"> </w:t>
      </w:r>
      <w:r w:rsidR="0001065B" w:rsidRPr="00877177">
        <w:rPr>
          <w:rFonts w:ascii="Cambria" w:hAnsi="Cambria"/>
          <w:color w:val="000000"/>
          <w:sz w:val="20"/>
          <w:szCs w:val="20"/>
          <w:lang w:val="id-ID"/>
        </w:rPr>
        <w:t>suatu Perseroan Terbatas</w:t>
      </w:r>
      <w:del w:id="23" w:author="FARIDA" w:date="2024-11-05T13:51:00Z">
        <w:r w:rsidR="0001065B" w:rsidRPr="00877177" w:rsidDel="00DE394E">
          <w:rPr>
            <w:rFonts w:ascii="Cambria" w:hAnsi="Cambria"/>
            <w:color w:val="000000"/>
            <w:sz w:val="20"/>
            <w:szCs w:val="20"/>
            <w:lang w:val="id-ID"/>
          </w:rPr>
          <w:delText xml:space="preserve"> </w:delText>
        </w:r>
        <w:r w:rsidR="000460F1" w:rsidRPr="00D77FCF" w:rsidDel="00DE394E">
          <w:rPr>
            <w:rFonts w:ascii="Cambria" w:hAnsi="Cambria"/>
            <w:color w:val="000000"/>
            <w:sz w:val="20"/>
            <w:szCs w:val="20"/>
            <w:lang w:val="id-ID"/>
          </w:rPr>
          <w:delText>/ Yayasan</w:delText>
        </w:r>
      </w:del>
      <w:r w:rsidR="000460F1" w:rsidRPr="00D77FCF">
        <w:rPr>
          <w:rFonts w:ascii="Cambria" w:hAnsi="Cambria"/>
          <w:color w:val="000000"/>
          <w:sz w:val="20"/>
          <w:szCs w:val="20"/>
          <w:lang w:val="id-ID"/>
        </w:rPr>
        <w:t xml:space="preserve"> </w:t>
      </w:r>
      <w:r w:rsidR="0001065B" w:rsidRPr="00877177">
        <w:rPr>
          <w:rFonts w:ascii="Cambria" w:hAnsi="Cambria" w:cs="Arial"/>
          <w:iCs/>
          <w:sz w:val="20"/>
          <w:szCs w:val="20"/>
          <w:lang w:val="id-ID"/>
        </w:rPr>
        <w:t>yang didirikan berdasarkan dan tunduk pada hukum dan perundang-undangan Negara Republik Indonesia, berdasarkan Akta Nomor</w:t>
      </w:r>
      <w:r w:rsidR="00A96F6C" w:rsidRPr="00D77FCF">
        <w:rPr>
          <w:rFonts w:ascii="Cambria" w:hAnsi="Cambria" w:cs="Arial"/>
          <w:iCs/>
          <w:sz w:val="20"/>
          <w:szCs w:val="20"/>
          <w:lang w:val="id-ID"/>
        </w:rPr>
        <w:t xml:space="preserve"> </w:t>
      </w:r>
      <w:ins w:id="24" w:author="FARIDA" w:date="2024-11-05T13:51:00Z">
        <w:r w:rsidR="00DE394E" w:rsidRPr="00DE394E">
          <w:rPr>
            <w:rFonts w:ascii="Cambria" w:hAnsi="Cambria" w:cs="Arial"/>
            <w:sz w:val="20"/>
            <w:szCs w:val="20"/>
            <w:lang w:val="id-ID"/>
            <w:rPrChange w:id="25" w:author="FARIDA" w:date="2024-11-05T13:53:00Z">
              <w:rPr>
                <w:rFonts w:ascii="Cambria" w:hAnsi="Cambria" w:cs="Arial"/>
                <w:sz w:val="20"/>
                <w:szCs w:val="20"/>
                <w:highlight w:val="yellow"/>
                <w:lang w:val="id-ID"/>
              </w:rPr>
            </w:rPrChange>
          </w:rPr>
          <w:t>nomor 26 tangga 28  (du</w:t>
        </w:r>
      </w:ins>
      <w:ins w:id="26" w:author="FARIDA" w:date="2024-11-05T13:52:00Z">
        <w:r w:rsidR="00DE394E" w:rsidRPr="00DE394E">
          <w:rPr>
            <w:rFonts w:ascii="Cambria" w:hAnsi="Cambria" w:cs="Arial"/>
            <w:sz w:val="20"/>
            <w:szCs w:val="20"/>
            <w:lang w:val="id-ID"/>
            <w:rPrChange w:id="27" w:author="FARIDA" w:date="2024-11-05T13:53:00Z">
              <w:rPr>
                <w:rFonts w:ascii="Cambria" w:hAnsi="Cambria" w:cs="Arial"/>
                <w:sz w:val="20"/>
                <w:szCs w:val="20"/>
                <w:highlight w:val="yellow"/>
                <w:lang w:val="id-ID"/>
              </w:rPr>
            </w:rPrChange>
          </w:rPr>
          <w:t>a puluh delapam) November 2009</w:t>
        </w:r>
      </w:ins>
      <w:del w:id="28" w:author="FARIDA" w:date="2024-11-05T13:51:00Z">
        <w:r w:rsidR="00A96F6C" w:rsidRPr="00DE394E" w:rsidDel="00DE394E">
          <w:rPr>
            <w:rFonts w:ascii="Cambria" w:hAnsi="Cambria" w:cs="Arial"/>
            <w:sz w:val="20"/>
            <w:szCs w:val="20"/>
            <w:lang w:val="id-ID"/>
            <w:rPrChange w:id="29" w:author="FARIDA" w:date="2024-11-05T13:53:00Z">
              <w:rPr>
                <w:rFonts w:ascii="Cambria" w:hAnsi="Cambria" w:cs="Arial"/>
                <w:sz w:val="20"/>
                <w:szCs w:val="20"/>
                <w:highlight w:val="yellow"/>
                <w:lang w:val="id-ID"/>
              </w:rPr>
            </w:rPrChange>
          </w:rPr>
          <w:delText>[**]</w:delText>
        </w:r>
      </w:del>
      <w:r w:rsidR="00A96F6C" w:rsidRPr="00DE394E">
        <w:rPr>
          <w:rFonts w:ascii="Cambria" w:hAnsi="Cambria" w:cs="Arial"/>
          <w:iCs/>
          <w:sz w:val="20"/>
          <w:szCs w:val="20"/>
          <w:lang w:val="id-ID"/>
        </w:rPr>
        <w:t xml:space="preserve"> </w:t>
      </w:r>
      <w:del w:id="30" w:author="FARIDA" w:date="2024-11-05T13:52:00Z">
        <w:r w:rsidR="0001065B" w:rsidRPr="00DE394E" w:rsidDel="00DE394E">
          <w:rPr>
            <w:rFonts w:ascii="Cambria" w:hAnsi="Cambria" w:cs="Arial"/>
            <w:iCs/>
            <w:sz w:val="20"/>
            <w:szCs w:val="20"/>
            <w:lang w:val="id-ID"/>
          </w:rPr>
          <w:delText xml:space="preserve">tanggal </w:delText>
        </w:r>
        <w:r w:rsidR="00A96F6C" w:rsidRPr="00DE394E" w:rsidDel="00DE394E">
          <w:rPr>
            <w:rFonts w:ascii="Cambria" w:hAnsi="Cambria" w:cs="Arial"/>
            <w:sz w:val="20"/>
            <w:szCs w:val="20"/>
            <w:lang w:val="id-ID"/>
            <w:rPrChange w:id="31" w:author="FARIDA" w:date="2024-11-05T13:53:00Z">
              <w:rPr>
                <w:rFonts w:ascii="Cambria" w:hAnsi="Cambria" w:cs="Arial"/>
                <w:sz w:val="20"/>
                <w:szCs w:val="20"/>
                <w:highlight w:val="yellow"/>
                <w:lang w:val="id-ID"/>
              </w:rPr>
            </w:rPrChange>
          </w:rPr>
          <w:delText>[**]</w:delText>
        </w:r>
        <w:r w:rsidR="0001065B" w:rsidRPr="00DE394E" w:rsidDel="00DE394E">
          <w:rPr>
            <w:rFonts w:ascii="Cambria" w:hAnsi="Cambria" w:cs="Arial"/>
            <w:iCs/>
            <w:sz w:val="20"/>
            <w:szCs w:val="20"/>
            <w:lang w:val="id-ID"/>
          </w:rPr>
          <w:delText xml:space="preserve"> 20</w:delText>
        </w:r>
        <w:r w:rsidR="00A96F6C" w:rsidRPr="00DE394E" w:rsidDel="00DE394E">
          <w:rPr>
            <w:rFonts w:ascii="Cambria" w:hAnsi="Cambria" w:cs="Arial"/>
            <w:sz w:val="20"/>
            <w:szCs w:val="20"/>
            <w:lang w:val="id-ID"/>
            <w:rPrChange w:id="32" w:author="FARIDA" w:date="2024-11-05T13:53:00Z">
              <w:rPr>
                <w:rFonts w:ascii="Cambria" w:hAnsi="Cambria" w:cs="Arial"/>
                <w:sz w:val="20"/>
                <w:szCs w:val="20"/>
                <w:highlight w:val="yellow"/>
                <w:lang w:val="id-ID"/>
              </w:rPr>
            </w:rPrChange>
          </w:rPr>
          <w:delText>[**]</w:delText>
        </w:r>
        <w:r w:rsidR="0001065B" w:rsidRPr="00DE394E" w:rsidDel="00DE394E">
          <w:rPr>
            <w:rFonts w:ascii="Cambria" w:hAnsi="Cambria" w:cs="Arial"/>
            <w:iCs/>
            <w:sz w:val="20"/>
            <w:szCs w:val="20"/>
            <w:lang w:val="id-ID"/>
          </w:rPr>
          <w:delText xml:space="preserve"> </w:delText>
        </w:r>
      </w:del>
      <w:r w:rsidR="0001065B" w:rsidRPr="00DE394E">
        <w:rPr>
          <w:rFonts w:ascii="Cambria" w:hAnsi="Cambria" w:cs="Arial"/>
          <w:iCs/>
          <w:sz w:val="20"/>
          <w:szCs w:val="20"/>
          <w:lang w:val="id-ID"/>
        </w:rPr>
        <w:t xml:space="preserve">yang dibuat di hadapan </w:t>
      </w:r>
      <w:ins w:id="33" w:author="FARIDA" w:date="2024-11-05T13:52:00Z">
        <w:r w:rsidR="00DE394E" w:rsidRPr="00DE394E">
          <w:rPr>
            <w:rFonts w:ascii="Cambria" w:hAnsi="Cambria" w:cs="Arial"/>
            <w:sz w:val="20"/>
            <w:szCs w:val="20"/>
            <w:lang w:val="id-ID"/>
            <w:rPrChange w:id="34" w:author="FARIDA" w:date="2024-11-05T13:53:00Z">
              <w:rPr>
                <w:rFonts w:ascii="Cambria" w:hAnsi="Cambria" w:cs="Arial"/>
                <w:sz w:val="20"/>
                <w:szCs w:val="20"/>
                <w:highlight w:val="yellow"/>
                <w:lang w:val="id-ID"/>
              </w:rPr>
            </w:rPrChange>
          </w:rPr>
          <w:t>Endang Merduwati, S</w:t>
        </w:r>
      </w:ins>
      <w:ins w:id="35" w:author="FARIDA" w:date="2024-11-05T14:01:00Z">
        <w:r w:rsidR="00D862D9">
          <w:rPr>
            <w:rFonts w:ascii="Cambria" w:hAnsi="Cambria" w:cs="Arial"/>
            <w:sz w:val="20"/>
            <w:szCs w:val="20"/>
            <w:lang w:val="id-ID"/>
          </w:rPr>
          <w:t>.</w:t>
        </w:r>
      </w:ins>
      <w:ins w:id="36" w:author="FARIDA" w:date="2024-11-05T13:52:00Z">
        <w:r w:rsidR="00DE394E" w:rsidRPr="00DE394E">
          <w:rPr>
            <w:rFonts w:ascii="Cambria" w:hAnsi="Cambria" w:cs="Arial"/>
            <w:sz w:val="20"/>
            <w:szCs w:val="20"/>
            <w:lang w:val="id-ID"/>
            <w:rPrChange w:id="37" w:author="FARIDA" w:date="2024-11-05T13:53:00Z">
              <w:rPr>
                <w:rFonts w:ascii="Cambria" w:hAnsi="Cambria" w:cs="Arial"/>
                <w:sz w:val="20"/>
                <w:szCs w:val="20"/>
                <w:highlight w:val="yellow"/>
                <w:lang w:val="id-ID"/>
              </w:rPr>
            </w:rPrChange>
          </w:rPr>
          <w:t>H</w:t>
        </w:r>
      </w:ins>
      <w:del w:id="38" w:author="FARIDA" w:date="2024-11-05T13:52:00Z">
        <w:r w:rsidR="00A96F6C" w:rsidRPr="00DE394E" w:rsidDel="00DE394E">
          <w:rPr>
            <w:rFonts w:ascii="Cambria" w:hAnsi="Cambria" w:cs="Arial"/>
            <w:sz w:val="20"/>
            <w:szCs w:val="20"/>
            <w:lang w:val="id-ID"/>
            <w:rPrChange w:id="39" w:author="FARIDA" w:date="2024-11-05T13:53:00Z">
              <w:rPr>
                <w:rFonts w:ascii="Cambria" w:hAnsi="Cambria" w:cs="Arial"/>
                <w:sz w:val="20"/>
                <w:szCs w:val="20"/>
                <w:highlight w:val="yellow"/>
                <w:lang w:val="id-ID"/>
              </w:rPr>
            </w:rPrChange>
          </w:rPr>
          <w:delText>[**]</w:delText>
        </w:r>
      </w:del>
      <w:r w:rsidR="0001065B" w:rsidRPr="00DE394E">
        <w:rPr>
          <w:rFonts w:ascii="Cambria" w:hAnsi="Cambria" w:cs="Arial"/>
          <w:iCs/>
          <w:sz w:val="20"/>
          <w:szCs w:val="20"/>
          <w:lang w:val="id-ID"/>
        </w:rPr>
        <w:t xml:space="preserve"> di </w:t>
      </w:r>
      <w:ins w:id="40" w:author="FARIDA" w:date="2024-11-05T13:52:00Z">
        <w:r w:rsidR="00DE394E" w:rsidRPr="00DE394E">
          <w:rPr>
            <w:rFonts w:ascii="Cambria" w:hAnsi="Cambria" w:cs="Arial"/>
            <w:sz w:val="20"/>
            <w:szCs w:val="20"/>
            <w:lang w:val="id-ID"/>
            <w:rPrChange w:id="41" w:author="FARIDA" w:date="2024-11-05T13:53:00Z">
              <w:rPr>
                <w:rFonts w:ascii="Cambria" w:hAnsi="Cambria" w:cs="Arial"/>
                <w:sz w:val="20"/>
                <w:szCs w:val="20"/>
                <w:highlight w:val="yellow"/>
                <w:lang w:val="id-ID"/>
              </w:rPr>
            </w:rPrChange>
          </w:rPr>
          <w:t>Kota Malang</w:t>
        </w:r>
      </w:ins>
      <w:del w:id="42" w:author="FARIDA" w:date="2024-11-05T13:52:00Z">
        <w:r w:rsidR="00A96F6C" w:rsidRPr="00DE394E" w:rsidDel="00DE394E">
          <w:rPr>
            <w:rFonts w:ascii="Cambria" w:hAnsi="Cambria" w:cs="Arial"/>
            <w:sz w:val="20"/>
            <w:szCs w:val="20"/>
            <w:lang w:val="id-ID"/>
            <w:rPrChange w:id="43" w:author="FARIDA" w:date="2024-11-05T13:53:00Z">
              <w:rPr>
                <w:rFonts w:ascii="Cambria" w:hAnsi="Cambria" w:cs="Arial"/>
                <w:sz w:val="20"/>
                <w:szCs w:val="20"/>
                <w:highlight w:val="yellow"/>
                <w:lang w:val="id-ID"/>
              </w:rPr>
            </w:rPrChange>
          </w:rPr>
          <w:delText>[**]</w:delText>
        </w:r>
      </w:del>
      <w:r w:rsidR="0001065B" w:rsidRPr="00DE394E">
        <w:rPr>
          <w:rFonts w:ascii="Cambria" w:hAnsi="Cambria" w:cs="Arial"/>
          <w:iCs/>
          <w:sz w:val="20"/>
          <w:szCs w:val="20"/>
          <w:lang w:val="id-ID"/>
        </w:rPr>
        <w:t>,</w:t>
      </w:r>
      <w:r w:rsidR="0001065B" w:rsidRPr="00877177">
        <w:rPr>
          <w:rFonts w:ascii="Cambria" w:hAnsi="Cambria" w:cs="Arial"/>
          <w:iCs/>
          <w:sz w:val="20"/>
          <w:szCs w:val="20"/>
          <w:lang w:val="id-ID"/>
        </w:rPr>
        <w:t xml:space="preserve"> dengan Pengesahan Menteri Hukum dan Hak Asasi Manusia Nomor </w:t>
      </w:r>
      <w:ins w:id="44" w:author="FARIDA" w:date="2024-11-05T13:53:00Z">
        <w:r w:rsidR="00DE394E" w:rsidRPr="00D862D9">
          <w:rPr>
            <w:rFonts w:ascii="Cambria" w:hAnsi="Cambria" w:cs="Arial"/>
            <w:sz w:val="20"/>
            <w:szCs w:val="20"/>
            <w:lang w:val="id-ID"/>
            <w:rPrChange w:id="45" w:author="FARIDA" w:date="2024-11-05T14:06:00Z">
              <w:rPr>
                <w:rFonts w:ascii="Cambria" w:hAnsi="Cambria" w:cs="Arial"/>
                <w:sz w:val="20"/>
                <w:szCs w:val="20"/>
                <w:highlight w:val="yellow"/>
                <w:lang w:val="id-ID"/>
              </w:rPr>
            </w:rPrChange>
          </w:rPr>
          <w:t>AHU-63604.AH.01.01</w:t>
        </w:r>
      </w:ins>
      <w:del w:id="46" w:author="FARIDA" w:date="2024-11-05T13:53:00Z">
        <w:r w:rsidR="00A96F6C" w:rsidRPr="00D862D9" w:rsidDel="00DE394E">
          <w:rPr>
            <w:rFonts w:ascii="Cambria" w:hAnsi="Cambria" w:cs="Arial"/>
            <w:sz w:val="20"/>
            <w:szCs w:val="20"/>
            <w:lang w:val="id-ID"/>
            <w:rPrChange w:id="47" w:author="FARIDA" w:date="2024-11-05T14:06:00Z">
              <w:rPr>
                <w:rFonts w:ascii="Cambria" w:hAnsi="Cambria" w:cs="Arial"/>
                <w:sz w:val="20"/>
                <w:szCs w:val="20"/>
                <w:highlight w:val="yellow"/>
                <w:lang w:val="id-ID"/>
              </w:rPr>
            </w:rPrChange>
          </w:rPr>
          <w:delText>[**]</w:delText>
        </w:r>
      </w:del>
      <w:r w:rsidR="0001065B" w:rsidRPr="00D862D9">
        <w:rPr>
          <w:rFonts w:ascii="Cambria" w:hAnsi="Cambria" w:cs="Arial"/>
          <w:iCs/>
          <w:sz w:val="20"/>
          <w:szCs w:val="20"/>
          <w:lang w:val="id-ID"/>
        </w:rPr>
        <w:t xml:space="preserve"> tanggal </w:t>
      </w:r>
      <w:ins w:id="48" w:author="FARIDA" w:date="2024-11-05T14:00:00Z">
        <w:r w:rsidR="00DE394E" w:rsidRPr="00D862D9">
          <w:rPr>
            <w:rFonts w:ascii="Cambria" w:hAnsi="Cambria" w:cs="Arial"/>
            <w:sz w:val="20"/>
            <w:szCs w:val="20"/>
            <w:lang w:val="id-ID"/>
            <w:rPrChange w:id="49" w:author="FARIDA" w:date="2024-11-05T14:06:00Z">
              <w:rPr>
                <w:rFonts w:ascii="Cambria" w:hAnsi="Cambria" w:cs="Arial"/>
                <w:sz w:val="20"/>
                <w:szCs w:val="20"/>
                <w:highlight w:val="yellow"/>
                <w:lang w:val="id-ID"/>
              </w:rPr>
            </w:rPrChange>
          </w:rPr>
          <w:t>31 (tiga puluh satu) Desember 2016</w:t>
        </w:r>
      </w:ins>
      <w:del w:id="50" w:author="FARIDA" w:date="2024-11-05T14:00:00Z">
        <w:r w:rsidR="00A96F6C" w:rsidRPr="00D862D9" w:rsidDel="00DE394E">
          <w:rPr>
            <w:rFonts w:ascii="Cambria" w:hAnsi="Cambria" w:cs="Arial"/>
            <w:sz w:val="20"/>
            <w:szCs w:val="20"/>
            <w:lang w:val="id-ID"/>
            <w:rPrChange w:id="51" w:author="FARIDA" w:date="2024-11-05T14:06:00Z">
              <w:rPr>
                <w:rFonts w:ascii="Cambria" w:hAnsi="Cambria" w:cs="Arial"/>
                <w:sz w:val="20"/>
                <w:szCs w:val="20"/>
                <w:highlight w:val="yellow"/>
                <w:lang w:val="id-ID"/>
              </w:rPr>
            </w:rPrChange>
          </w:rPr>
          <w:delText>[**]</w:delText>
        </w:r>
      </w:del>
      <w:ins w:id="52" w:author="FARIDA" w:date="2024-11-05T14:00:00Z">
        <w:r w:rsidR="00D862D9" w:rsidRPr="00D862D9">
          <w:rPr>
            <w:rFonts w:ascii="Cambria" w:hAnsi="Cambria" w:cs="Arial"/>
            <w:iCs/>
            <w:sz w:val="20"/>
            <w:szCs w:val="20"/>
            <w:lang w:val="id-ID"/>
          </w:rPr>
          <w:t>. RUPS Perseroan Terbatas Dis</w:t>
        </w:r>
      </w:ins>
      <w:ins w:id="53" w:author="FARIDA" w:date="2024-11-05T14:01:00Z">
        <w:r w:rsidR="00D862D9" w:rsidRPr="00D862D9">
          <w:rPr>
            <w:rFonts w:ascii="Cambria" w:hAnsi="Cambria" w:cs="Arial"/>
            <w:iCs/>
            <w:sz w:val="20"/>
            <w:szCs w:val="20"/>
            <w:lang w:val="id-ID"/>
          </w:rPr>
          <w:t xml:space="preserve">a Prima Medika Nomor 10 tanggal 16 Oktober 2018 yang dibuat dihadapan Yudo Sigit Riswanto, S.H </w:t>
        </w:r>
      </w:ins>
      <w:ins w:id="54" w:author="FARIDA" w:date="2024-11-05T14:02:00Z">
        <w:r w:rsidR="00D862D9" w:rsidRPr="00D862D9">
          <w:rPr>
            <w:rFonts w:ascii="Cambria" w:hAnsi="Cambria" w:cs="Arial"/>
            <w:iCs/>
            <w:sz w:val="20"/>
            <w:szCs w:val="20"/>
            <w:lang w:val="id-ID"/>
          </w:rPr>
          <w:t>notaris di Kota Malang</w:t>
        </w:r>
      </w:ins>
      <w:del w:id="55" w:author="FARIDA" w:date="2024-11-05T14:00:00Z">
        <w:r w:rsidR="0001065B" w:rsidRPr="00D862D9" w:rsidDel="00D862D9">
          <w:rPr>
            <w:rFonts w:ascii="Cambria" w:hAnsi="Cambria" w:cs="Arial"/>
            <w:iCs/>
            <w:sz w:val="20"/>
            <w:szCs w:val="20"/>
            <w:lang w:val="id-ID"/>
          </w:rPr>
          <w:delText>,</w:delText>
        </w:r>
      </w:del>
      <w:r w:rsidR="0001065B" w:rsidRPr="00D862D9">
        <w:rPr>
          <w:rFonts w:ascii="Cambria" w:hAnsi="Cambria" w:cs="Arial"/>
          <w:iCs/>
          <w:sz w:val="20"/>
          <w:szCs w:val="20"/>
          <w:lang w:val="id-ID"/>
        </w:rPr>
        <w:t xml:space="preserve"> yang dalam h</w:t>
      </w:r>
      <w:ins w:id="56" w:author="FARIDA" w:date="2024-11-05T14:02:00Z">
        <w:r w:rsidR="00D862D9" w:rsidRPr="00D862D9">
          <w:rPr>
            <w:rFonts w:ascii="Cambria" w:hAnsi="Cambria" w:cs="Arial"/>
            <w:iCs/>
            <w:sz w:val="20"/>
            <w:szCs w:val="20"/>
            <w:lang w:val="id-ID"/>
          </w:rPr>
          <w:t xml:space="preserve">al ini </w:t>
        </w:r>
      </w:ins>
      <w:del w:id="57" w:author="FARIDA" w:date="2024-11-05T14:02:00Z">
        <w:r w:rsidR="0001065B" w:rsidRPr="00D862D9" w:rsidDel="00D862D9">
          <w:rPr>
            <w:rFonts w:ascii="Cambria" w:hAnsi="Cambria" w:cs="Arial"/>
            <w:iCs/>
            <w:sz w:val="20"/>
            <w:szCs w:val="20"/>
            <w:lang w:val="id-ID"/>
          </w:rPr>
          <w:delText>al ini berdasarkan Surat Keputus</w:delText>
        </w:r>
        <w:r w:rsidR="000460F1" w:rsidRPr="00D862D9" w:rsidDel="00D862D9">
          <w:rPr>
            <w:rFonts w:ascii="Cambria" w:hAnsi="Cambria" w:cs="Arial"/>
            <w:iCs/>
            <w:sz w:val="20"/>
            <w:szCs w:val="20"/>
            <w:lang w:val="id-ID"/>
          </w:rPr>
          <w:delText>an Direktur Utama PT</w:delText>
        </w:r>
        <w:r w:rsidR="0001065B" w:rsidRPr="00D862D9" w:rsidDel="00D862D9">
          <w:rPr>
            <w:rFonts w:ascii="Cambria" w:hAnsi="Cambria" w:cs="Arial"/>
            <w:iCs/>
            <w:sz w:val="20"/>
            <w:szCs w:val="20"/>
            <w:lang w:val="id-ID"/>
          </w:rPr>
          <w:delText xml:space="preserve"> </w:delText>
        </w:r>
        <w:r w:rsidR="000460F1" w:rsidRPr="00D862D9" w:rsidDel="00D862D9">
          <w:rPr>
            <w:rFonts w:ascii="Cambria" w:hAnsi="Cambria" w:cs="Arial"/>
            <w:iCs/>
            <w:sz w:val="20"/>
            <w:szCs w:val="20"/>
            <w:lang w:val="id-ID"/>
          </w:rPr>
          <w:delText>/</w:delText>
        </w:r>
        <w:r w:rsidR="0001065B" w:rsidRPr="00D862D9" w:rsidDel="00D862D9">
          <w:rPr>
            <w:rFonts w:ascii="Cambria" w:hAnsi="Cambria" w:cs="Arial"/>
            <w:iCs/>
            <w:sz w:val="20"/>
            <w:szCs w:val="20"/>
            <w:lang w:val="id-ID"/>
          </w:rPr>
          <w:delText xml:space="preserve"> </w:delText>
        </w:r>
        <w:r w:rsidR="000460F1" w:rsidRPr="00D862D9" w:rsidDel="00D862D9">
          <w:rPr>
            <w:rFonts w:ascii="Cambria" w:hAnsi="Cambria" w:cs="Arial"/>
            <w:iCs/>
            <w:sz w:val="20"/>
            <w:szCs w:val="20"/>
            <w:lang w:val="id-ID"/>
          </w:rPr>
          <w:delText xml:space="preserve">Yayasan </w:delText>
        </w:r>
        <w:r w:rsidR="00A96F6C" w:rsidRPr="00D862D9" w:rsidDel="00D862D9">
          <w:rPr>
            <w:rFonts w:ascii="Cambria" w:hAnsi="Cambria" w:cs="Arial"/>
            <w:sz w:val="20"/>
            <w:szCs w:val="20"/>
            <w:lang w:val="id-ID"/>
            <w:rPrChange w:id="58" w:author="FARIDA" w:date="2024-11-05T14:06:00Z">
              <w:rPr>
                <w:rFonts w:ascii="Cambria" w:hAnsi="Cambria" w:cs="Arial"/>
                <w:sz w:val="20"/>
                <w:szCs w:val="20"/>
                <w:highlight w:val="yellow"/>
                <w:lang w:val="id-ID"/>
              </w:rPr>
            </w:rPrChange>
          </w:rPr>
          <w:delText>[**]</w:delText>
        </w:r>
        <w:r w:rsidR="00A96F6C" w:rsidRPr="00D862D9" w:rsidDel="00D862D9">
          <w:rPr>
            <w:rFonts w:ascii="Cambria" w:hAnsi="Cambria" w:cs="Arial"/>
            <w:iCs/>
            <w:sz w:val="20"/>
            <w:szCs w:val="20"/>
            <w:lang w:val="id-ID"/>
          </w:rPr>
          <w:delText xml:space="preserve"> </w:delText>
        </w:r>
        <w:r w:rsidR="0001065B" w:rsidRPr="00D862D9" w:rsidDel="00D862D9">
          <w:rPr>
            <w:rFonts w:ascii="Cambria" w:hAnsi="Cambria" w:cs="Arial"/>
            <w:iCs/>
            <w:sz w:val="20"/>
            <w:szCs w:val="20"/>
            <w:lang w:val="id-ID"/>
          </w:rPr>
          <w:delText xml:space="preserve">Nomor </w:delText>
        </w:r>
        <w:r w:rsidR="00A96F6C" w:rsidRPr="00D862D9" w:rsidDel="00D862D9">
          <w:rPr>
            <w:rFonts w:ascii="Cambria" w:hAnsi="Cambria" w:cs="Arial"/>
            <w:sz w:val="20"/>
            <w:szCs w:val="20"/>
            <w:lang w:val="id-ID"/>
            <w:rPrChange w:id="59" w:author="FARIDA" w:date="2024-11-05T14:06:00Z">
              <w:rPr>
                <w:rFonts w:ascii="Cambria" w:hAnsi="Cambria" w:cs="Arial"/>
                <w:sz w:val="20"/>
                <w:szCs w:val="20"/>
                <w:highlight w:val="yellow"/>
                <w:lang w:val="id-ID"/>
              </w:rPr>
            </w:rPrChange>
          </w:rPr>
          <w:delText>[**]</w:delText>
        </w:r>
        <w:r w:rsidR="0001065B" w:rsidRPr="00D862D9" w:rsidDel="00D862D9">
          <w:rPr>
            <w:rFonts w:ascii="Cambria" w:hAnsi="Cambria" w:cs="Arial"/>
            <w:iCs/>
            <w:sz w:val="20"/>
            <w:szCs w:val="20"/>
            <w:lang w:val="id-ID"/>
          </w:rPr>
          <w:delText xml:space="preserve"> tanggal </w:delText>
        </w:r>
        <w:r w:rsidR="00A96F6C" w:rsidRPr="00D862D9" w:rsidDel="00D862D9">
          <w:rPr>
            <w:rFonts w:ascii="Cambria" w:hAnsi="Cambria" w:cs="Arial"/>
            <w:sz w:val="20"/>
            <w:szCs w:val="20"/>
            <w:lang w:val="id-ID"/>
            <w:rPrChange w:id="60" w:author="FARIDA" w:date="2024-11-05T14:06:00Z">
              <w:rPr>
                <w:rFonts w:ascii="Cambria" w:hAnsi="Cambria" w:cs="Arial"/>
                <w:sz w:val="20"/>
                <w:szCs w:val="20"/>
                <w:highlight w:val="yellow"/>
                <w:lang w:val="id-ID"/>
              </w:rPr>
            </w:rPrChange>
          </w:rPr>
          <w:delText>[**]</w:delText>
        </w:r>
        <w:r w:rsidR="0001065B" w:rsidRPr="00D862D9" w:rsidDel="00D862D9">
          <w:rPr>
            <w:rFonts w:ascii="Cambria" w:hAnsi="Cambria" w:cs="Arial"/>
            <w:iCs/>
            <w:sz w:val="20"/>
            <w:szCs w:val="20"/>
            <w:lang w:val="id-ID"/>
          </w:rPr>
          <w:delText xml:space="preserve"> tentang Pengangkatan Direktur Utama RS</w:delText>
        </w:r>
        <w:r w:rsidR="000460F1" w:rsidRPr="00D862D9" w:rsidDel="00D862D9">
          <w:rPr>
            <w:rFonts w:ascii="Cambria" w:hAnsi="Cambria" w:cs="Arial"/>
            <w:iCs/>
            <w:sz w:val="20"/>
            <w:szCs w:val="20"/>
            <w:lang w:val="id-ID"/>
          </w:rPr>
          <w:delText xml:space="preserve"> </w:delText>
        </w:r>
        <w:r w:rsidR="00A96F6C" w:rsidRPr="00D862D9" w:rsidDel="00D862D9">
          <w:rPr>
            <w:rFonts w:ascii="Cambria" w:hAnsi="Cambria" w:cs="Arial"/>
            <w:sz w:val="20"/>
            <w:szCs w:val="20"/>
            <w:lang w:val="id-ID"/>
            <w:rPrChange w:id="61" w:author="FARIDA" w:date="2024-11-05T14:06:00Z">
              <w:rPr>
                <w:rFonts w:ascii="Cambria" w:hAnsi="Cambria" w:cs="Arial"/>
                <w:sz w:val="20"/>
                <w:szCs w:val="20"/>
                <w:highlight w:val="yellow"/>
                <w:lang w:val="id-ID"/>
              </w:rPr>
            </w:rPrChange>
          </w:rPr>
          <w:delText>[**]</w:delText>
        </w:r>
        <w:r w:rsidR="0001065B" w:rsidRPr="00D862D9" w:rsidDel="00D862D9">
          <w:rPr>
            <w:rFonts w:ascii="Cambria" w:hAnsi="Cambria" w:cs="Arial"/>
            <w:iCs/>
            <w:sz w:val="20"/>
            <w:szCs w:val="20"/>
            <w:lang w:val="id-ID"/>
          </w:rPr>
          <w:delText xml:space="preserve">, </w:delText>
        </w:r>
      </w:del>
      <w:r w:rsidR="0001065B" w:rsidRPr="00D862D9">
        <w:rPr>
          <w:rFonts w:ascii="Cambria" w:hAnsi="Cambria" w:cs="Arial"/>
          <w:iCs/>
          <w:sz w:val="20"/>
          <w:szCs w:val="20"/>
          <w:lang w:val="id-ID"/>
        </w:rPr>
        <w:t xml:space="preserve">diwakili secara sah oleh </w:t>
      </w:r>
      <w:ins w:id="62" w:author="FARIDA" w:date="2024-11-05T14:03:00Z">
        <w:r w:rsidR="00D862D9" w:rsidRPr="00D862D9">
          <w:rPr>
            <w:rFonts w:ascii="Cambria" w:hAnsi="Cambria" w:cs="Arial"/>
            <w:sz w:val="20"/>
            <w:szCs w:val="20"/>
            <w:lang w:val="id-ID"/>
            <w:rPrChange w:id="63" w:author="FARIDA" w:date="2024-11-05T14:06:00Z">
              <w:rPr>
                <w:rFonts w:ascii="Cambria" w:hAnsi="Cambria" w:cs="Arial"/>
                <w:sz w:val="20"/>
                <w:szCs w:val="20"/>
                <w:highlight w:val="yellow"/>
                <w:lang w:val="id-ID"/>
              </w:rPr>
            </w:rPrChange>
          </w:rPr>
          <w:t>Endnag Susilowati</w:t>
        </w:r>
      </w:ins>
      <w:del w:id="64" w:author="FARIDA" w:date="2024-11-05T14:02:00Z">
        <w:r w:rsidR="00A96F6C" w:rsidRPr="00D862D9" w:rsidDel="00D862D9">
          <w:rPr>
            <w:rFonts w:ascii="Cambria" w:hAnsi="Cambria" w:cs="Arial"/>
            <w:sz w:val="20"/>
            <w:szCs w:val="20"/>
            <w:lang w:val="id-ID"/>
            <w:rPrChange w:id="65" w:author="FARIDA" w:date="2024-11-05T14:06:00Z">
              <w:rPr>
                <w:rFonts w:ascii="Cambria" w:hAnsi="Cambria" w:cs="Arial"/>
                <w:sz w:val="20"/>
                <w:szCs w:val="20"/>
                <w:highlight w:val="yellow"/>
                <w:lang w:val="id-ID"/>
              </w:rPr>
            </w:rPrChange>
          </w:rPr>
          <w:delText>[**]</w:delText>
        </w:r>
      </w:del>
      <w:r w:rsidR="0001065B" w:rsidRPr="00D862D9">
        <w:rPr>
          <w:rFonts w:ascii="Cambria" w:hAnsi="Cambria" w:cs="Arial"/>
          <w:b/>
          <w:iCs/>
          <w:sz w:val="20"/>
          <w:szCs w:val="20"/>
          <w:lang w:val="id-ID"/>
        </w:rPr>
        <w:t xml:space="preserve">, </w:t>
      </w:r>
      <w:r w:rsidR="0001065B" w:rsidRPr="00D862D9">
        <w:rPr>
          <w:rFonts w:ascii="Cambria" w:hAnsi="Cambria"/>
          <w:color w:val="000000"/>
          <w:sz w:val="20"/>
          <w:szCs w:val="20"/>
          <w:lang w:val="id-ID"/>
        </w:rPr>
        <w:t xml:space="preserve">menurut kewenangan yang melekat pada kedudukan dan jabatannya sebagai </w:t>
      </w:r>
      <w:del w:id="66" w:author="FARIDA" w:date="2024-11-05T14:03:00Z">
        <w:r w:rsidR="000460F1" w:rsidRPr="00D862D9" w:rsidDel="00D862D9">
          <w:rPr>
            <w:rFonts w:ascii="Cambria" w:hAnsi="Cambria"/>
            <w:b/>
            <w:color w:val="000000"/>
            <w:sz w:val="20"/>
            <w:szCs w:val="20"/>
            <w:lang w:val="id-ID"/>
          </w:rPr>
          <w:delText>Direktur</w:delText>
        </w:r>
        <w:r w:rsidR="000460F1" w:rsidRPr="00D862D9" w:rsidDel="00D862D9">
          <w:rPr>
            <w:rFonts w:ascii="Cambria" w:hAnsi="Cambria"/>
            <w:color w:val="000000"/>
            <w:sz w:val="20"/>
            <w:szCs w:val="20"/>
            <w:lang w:val="id-ID"/>
          </w:rPr>
          <w:delText xml:space="preserve"> / </w:delText>
        </w:r>
      </w:del>
      <w:r w:rsidR="0001065B" w:rsidRPr="00D862D9">
        <w:rPr>
          <w:rFonts w:ascii="Cambria" w:hAnsi="Cambria"/>
          <w:b/>
          <w:color w:val="000000"/>
          <w:sz w:val="20"/>
          <w:szCs w:val="20"/>
          <w:lang w:val="id-ID"/>
        </w:rPr>
        <w:t>Direktur Utama</w:t>
      </w:r>
      <w:del w:id="67" w:author="FARIDA" w:date="2024-11-05T14:03:00Z">
        <w:r w:rsidR="004B11FE" w:rsidRPr="00D862D9" w:rsidDel="00D862D9">
          <w:rPr>
            <w:rFonts w:ascii="Cambria" w:hAnsi="Cambria"/>
            <w:i/>
            <w:sz w:val="20"/>
            <w:szCs w:val="20"/>
            <w:lang w:val="id-ID"/>
          </w:rPr>
          <w:delText xml:space="preserve"> pilih salah satu</w:delText>
        </w:r>
      </w:del>
      <w:del w:id="68" w:author="FARIDA" w:date="2024-11-05T14:06:00Z">
        <w:r w:rsidR="004B11FE" w:rsidRPr="00D862D9" w:rsidDel="00D862D9">
          <w:rPr>
            <w:rFonts w:ascii="Cambria" w:hAnsi="Cambria"/>
            <w:sz w:val="20"/>
            <w:szCs w:val="20"/>
            <w:lang w:val="id-ID"/>
          </w:rPr>
          <w:delText>,</w:delText>
        </w:r>
        <w:r w:rsidR="004B11FE" w:rsidRPr="00D862D9" w:rsidDel="00D862D9">
          <w:rPr>
            <w:rFonts w:ascii="Cambria" w:hAnsi="Cambria"/>
            <w:b/>
            <w:color w:val="000000"/>
            <w:sz w:val="20"/>
            <w:szCs w:val="20"/>
            <w:lang w:val="id-ID"/>
          </w:rPr>
          <w:delText xml:space="preserve"> </w:delText>
        </w:r>
      </w:del>
      <w:r w:rsidR="0001065B" w:rsidRPr="00D862D9">
        <w:rPr>
          <w:rFonts w:ascii="Cambria" w:hAnsi="Cambria"/>
          <w:color w:val="000000"/>
          <w:sz w:val="20"/>
          <w:szCs w:val="20"/>
          <w:lang w:val="id-ID"/>
        </w:rPr>
        <w:t xml:space="preserve"> </w:t>
      </w:r>
      <w:ins w:id="69" w:author="FARIDA" w:date="2024-11-05T14:03:00Z">
        <w:r w:rsidR="00D862D9" w:rsidRPr="00D862D9">
          <w:rPr>
            <w:rFonts w:ascii="Cambria" w:hAnsi="Cambria" w:cs="Arial"/>
            <w:sz w:val="20"/>
            <w:szCs w:val="20"/>
            <w:lang w:val="id-ID"/>
          </w:rPr>
          <w:t>PT Disa Prima Medika</w:t>
        </w:r>
      </w:ins>
      <w:del w:id="70" w:author="FARIDA" w:date="2024-11-05T14:03:00Z">
        <w:r w:rsidR="00A04CF1" w:rsidRPr="00D862D9" w:rsidDel="00D862D9">
          <w:rPr>
            <w:rFonts w:ascii="Cambria" w:hAnsi="Cambria"/>
            <w:b/>
            <w:color w:val="000000"/>
            <w:sz w:val="20"/>
            <w:szCs w:val="20"/>
            <w:lang w:val="id-ID"/>
          </w:rPr>
          <w:delText xml:space="preserve">RUMAH SAKIT </w:delText>
        </w:r>
        <w:r w:rsidR="00A96F6C" w:rsidRPr="00D862D9" w:rsidDel="00D862D9">
          <w:rPr>
            <w:rFonts w:ascii="Cambria" w:hAnsi="Cambria" w:cs="Arial"/>
            <w:sz w:val="20"/>
            <w:szCs w:val="20"/>
            <w:lang w:val="id-ID"/>
            <w:rPrChange w:id="71" w:author="FARIDA" w:date="2024-11-05T14:06:00Z">
              <w:rPr>
                <w:rFonts w:ascii="Cambria" w:hAnsi="Cambria" w:cs="Arial"/>
                <w:sz w:val="20"/>
                <w:szCs w:val="20"/>
                <w:highlight w:val="yellow"/>
                <w:lang w:val="id-ID"/>
              </w:rPr>
            </w:rPrChange>
          </w:rPr>
          <w:delText>[**]</w:delText>
        </w:r>
      </w:del>
      <w:r w:rsidR="0001065B" w:rsidRPr="00D862D9">
        <w:rPr>
          <w:rFonts w:ascii="Cambria" w:hAnsi="Cambria"/>
          <w:b/>
          <w:color w:val="000000"/>
          <w:sz w:val="20"/>
          <w:szCs w:val="20"/>
          <w:lang w:val="id-ID"/>
        </w:rPr>
        <w:t>,</w:t>
      </w:r>
      <w:r w:rsidR="00A04CF1" w:rsidRPr="00D862D9">
        <w:rPr>
          <w:rFonts w:ascii="Cambria" w:hAnsi="Cambria"/>
          <w:color w:val="000000"/>
          <w:sz w:val="20"/>
          <w:szCs w:val="20"/>
          <w:lang w:val="id-ID"/>
        </w:rPr>
        <w:t xml:space="preserve"> </w:t>
      </w:r>
      <w:ins w:id="72" w:author="FARIDA" w:date="2024-11-05T14:04:00Z">
        <w:r w:rsidR="00D862D9" w:rsidRPr="00D862D9">
          <w:rPr>
            <w:rFonts w:ascii="Cambria" w:hAnsi="Cambria"/>
            <w:color w:val="000000"/>
            <w:sz w:val="20"/>
            <w:szCs w:val="20"/>
            <w:lang w:val="id-ID"/>
          </w:rPr>
          <w:t xml:space="preserve">yang beralamat di </w:t>
        </w:r>
      </w:ins>
      <w:del w:id="73" w:author="FARIDA" w:date="2024-11-05T14:04:00Z">
        <w:r w:rsidR="0001065B" w:rsidRPr="00D862D9" w:rsidDel="00D862D9">
          <w:rPr>
            <w:rFonts w:ascii="Cambria" w:hAnsi="Cambria"/>
            <w:color w:val="000000"/>
            <w:sz w:val="20"/>
            <w:szCs w:val="20"/>
            <w:lang w:val="id-ID"/>
          </w:rPr>
          <w:delText>berkedudukan</w:delText>
        </w:r>
        <w:r w:rsidR="00A96F6C" w:rsidRPr="00D862D9" w:rsidDel="00D862D9">
          <w:rPr>
            <w:rFonts w:ascii="Cambria" w:hAnsi="Cambria"/>
            <w:color w:val="000000"/>
            <w:sz w:val="20"/>
            <w:szCs w:val="20"/>
            <w:lang w:val="id-ID"/>
          </w:rPr>
          <w:delText xml:space="preserve"> </w:delText>
        </w:r>
        <w:r w:rsidR="0001065B" w:rsidRPr="00D862D9" w:rsidDel="00D862D9">
          <w:rPr>
            <w:rFonts w:ascii="Cambria" w:hAnsi="Cambria"/>
            <w:color w:val="000000"/>
            <w:sz w:val="20"/>
            <w:szCs w:val="20"/>
            <w:lang w:val="id-ID"/>
          </w:rPr>
          <w:delText xml:space="preserve">di </w:delText>
        </w:r>
      </w:del>
      <w:ins w:id="74" w:author="FARIDA" w:date="2024-11-05T14:03:00Z">
        <w:r w:rsidR="00D862D9" w:rsidRPr="00D862D9">
          <w:rPr>
            <w:rFonts w:ascii="Cambria" w:hAnsi="Cambria" w:cs="Arial"/>
            <w:sz w:val="20"/>
            <w:szCs w:val="20"/>
            <w:lang w:val="id-ID"/>
            <w:rPrChange w:id="75" w:author="FARIDA" w:date="2024-11-05T14:06:00Z">
              <w:rPr>
                <w:rFonts w:ascii="Cambria" w:hAnsi="Cambria" w:cs="Arial"/>
                <w:sz w:val="20"/>
                <w:szCs w:val="20"/>
                <w:highlight w:val="yellow"/>
                <w:lang w:val="id-ID"/>
              </w:rPr>
            </w:rPrChange>
          </w:rPr>
          <w:t xml:space="preserve">Banjararum Selatan No 3 Mondoroko, Sngosari Malang, </w:t>
        </w:r>
      </w:ins>
      <w:ins w:id="76" w:author="FARIDA" w:date="2024-11-05T14:04:00Z">
        <w:r w:rsidR="00D862D9" w:rsidRPr="00D862D9">
          <w:rPr>
            <w:rFonts w:ascii="Cambria" w:hAnsi="Cambria" w:cs="Arial"/>
            <w:sz w:val="20"/>
            <w:szCs w:val="20"/>
            <w:lang w:val="id-ID"/>
            <w:rPrChange w:id="77" w:author="FARIDA" w:date="2024-11-05T14:06:00Z">
              <w:rPr>
                <w:rFonts w:ascii="Cambria" w:hAnsi="Cambria" w:cs="Arial"/>
                <w:sz w:val="20"/>
                <w:szCs w:val="20"/>
                <w:highlight w:val="yellow"/>
                <w:lang w:val="id-ID"/>
              </w:rPr>
            </w:rPrChange>
          </w:rPr>
          <w:t>Jawa Timur</w:t>
        </w:r>
      </w:ins>
      <w:del w:id="78" w:author="FARIDA" w:date="2024-11-05T14:03:00Z">
        <w:r w:rsidR="00A96F6C" w:rsidRPr="00D862D9" w:rsidDel="00D862D9">
          <w:rPr>
            <w:rFonts w:ascii="Cambria" w:hAnsi="Cambria" w:cs="Arial"/>
            <w:sz w:val="20"/>
            <w:szCs w:val="20"/>
            <w:lang w:val="id-ID"/>
            <w:rPrChange w:id="79" w:author="FARIDA" w:date="2024-11-05T14:06:00Z">
              <w:rPr>
                <w:rFonts w:ascii="Cambria" w:hAnsi="Cambria" w:cs="Arial"/>
                <w:sz w:val="20"/>
                <w:szCs w:val="20"/>
                <w:highlight w:val="yellow"/>
                <w:lang w:val="id-ID"/>
              </w:rPr>
            </w:rPrChange>
          </w:rPr>
          <w:delText>[**]</w:delText>
        </w:r>
      </w:del>
      <w:r w:rsidR="0001065B" w:rsidRPr="00D862D9">
        <w:rPr>
          <w:rFonts w:ascii="Cambria" w:hAnsi="Cambria"/>
          <w:color w:val="000000"/>
          <w:sz w:val="20"/>
          <w:szCs w:val="20"/>
          <w:lang w:val="id-ID"/>
        </w:rPr>
        <w:t>,</w:t>
      </w:r>
      <w:ins w:id="80" w:author="FARIDA" w:date="2024-11-05T14:04:00Z">
        <w:r w:rsidR="00D862D9" w:rsidRPr="00D862D9">
          <w:rPr>
            <w:rFonts w:ascii="Cambria" w:hAnsi="Cambria"/>
            <w:color w:val="000000"/>
            <w:sz w:val="20"/>
            <w:szCs w:val="20"/>
            <w:lang w:val="id-ID"/>
          </w:rPr>
          <w:t xml:space="preserve"> selaku</w:t>
        </w:r>
        <w:r w:rsidR="00D862D9">
          <w:rPr>
            <w:rFonts w:ascii="Cambria" w:hAnsi="Cambria"/>
            <w:color w:val="000000"/>
            <w:sz w:val="20"/>
            <w:szCs w:val="20"/>
            <w:lang w:val="id-ID"/>
          </w:rPr>
          <w:t xml:space="preserve"> Badan Usaha pengelola Rumah Saki</w:t>
        </w:r>
      </w:ins>
      <w:ins w:id="81" w:author="FARIDA" w:date="2024-11-05T14:05:00Z">
        <w:r w:rsidR="00D862D9">
          <w:rPr>
            <w:rFonts w:ascii="Cambria" w:hAnsi="Cambria"/>
            <w:color w:val="000000"/>
            <w:sz w:val="20"/>
            <w:szCs w:val="20"/>
            <w:lang w:val="id-ID"/>
          </w:rPr>
          <w:t>t :</w:t>
        </w:r>
      </w:ins>
    </w:p>
    <w:p w14:paraId="0A7A3E47" w14:textId="77777777" w:rsidR="00D862D9" w:rsidRDefault="00D862D9">
      <w:pPr>
        <w:pStyle w:val="ListParagraph"/>
        <w:rPr>
          <w:ins w:id="82" w:author="FARIDA" w:date="2024-11-05T14:05:00Z"/>
          <w:rFonts w:ascii="Cambria" w:hAnsi="Cambria"/>
          <w:color w:val="000000"/>
          <w:sz w:val="20"/>
          <w:szCs w:val="20"/>
          <w:lang w:val="id-ID"/>
        </w:rPr>
        <w:pPrChange w:id="83" w:author="FARIDA" w:date="2024-11-05T14:05:00Z">
          <w:pPr>
            <w:numPr>
              <w:numId w:val="13"/>
            </w:numPr>
            <w:ind w:left="540" w:hanging="567"/>
            <w:jc w:val="both"/>
          </w:pPr>
        </w:pPrChange>
      </w:pPr>
    </w:p>
    <w:p w14:paraId="44F51D85" w14:textId="44932EFB" w:rsidR="00D862D9" w:rsidRPr="00D862D9" w:rsidRDefault="00D862D9" w:rsidP="00D862D9">
      <w:pPr>
        <w:pStyle w:val="ListParagraph"/>
        <w:numPr>
          <w:ilvl w:val="0"/>
          <w:numId w:val="87"/>
        </w:numPr>
        <w:jc w:val="both"/>
        <w:rPr>
          <w:ins w:id="84" w:author="FARIDA" w:date="2024-11-05T14:05:00Z"/>
          <w:rFonts w:ascii="Cambria" w:hAnsi="Cambria"/>
          <w:color w:val="000000"/>
          <w:sz w:val="20"/>
          <w:szCs w:val="20"/>
          <w:lang w:val="id-ID"/>
          <w:rPrChange w:id="85" w:author="FARIDA" w:date="2024-11-05T14:05:00Z">
            <w:rPr>
              <w:ins w:id="86" w:author="FARIDA" w:date="2024-11-05T14:05:00Z"/>
              <w:rFonts w:ascii="Cambria" w:hAnsi="Cambria"/>
              <w:color w:val="000000"/>
              <w:sz w:val="20"/>
              <w:szCs w:val="20"/>
              <w:lang w:val="it-IT"/>
            </w:rPr>
          </w:rPrChange>
        </w:rPr>
      </w:pPr>
      <w:ins w:id="87" w:author="FARIDA" w:date="2024-11-05T14:05:00Z">
        <w:r w:rsidRPr="00D862D9">
          <w:rPr>
            <w:rFonts w:ascii="Cambria" w:hAnsi="Cambria"/>
            <w:b/>
            <w:bCs/>
            <w:color w:val="000000"/>
            <w:sz w:val="20"/>
            <w:szCs w:val="20"/>
          </w:rPr>
          <w:t xml:space="preserve">Rumah Sakit Prima </w:t>
        </w:r>
        <w:proofErr w:type="spellStart"/>
        <w:r w:rsidRPr="00D862D9">
          <w:rPr>
            <w:rFonts w:ascii="Cambria" w:hAnsi="Cambria"/>
            <w:b/>
            <w:bCs/>
            <w:color w:val="000000"/>
            <w:sz w:val="20"/>
            <w:szCs w:val="20"/>
          </w:rPr>
          <w:t>Husada</w:t>
        </w:r>
        <w:proofErr w:type="spellEnd"/>
        <w:r w:rsidRPr="00D862D9">
          <w:rPr>
            <w:rFonts w:ascii="Cambria" w:hAnsi="Cambria"/>
            <w:b/>
            <w:bCs/>
            <w:color w:val="000000"/>
            <w:sz w:val="20"/>
            <w:szCs w:val="20"/>
          </w:rPr>
          <w:t xml:space="preserve"> Malang </w:t>
        </w:r>
        <w:r w:rsidRPr="00D862D9">
          <w:rPr>
            <w:rFonts w:ascii="Cambria" w:hAnsi="Cambria"/>
            <w:color w:val="000000"/>
            <w:sz w:val="20"/>
            <w:szCs w:val="20"/>
            <w:lang w:val="it-IT"/>
          </w:rPr>
          <w:t>dengan Izin Operasional Rumah Sakit No. 81201150815810001  tertanggal 17 Mei 2022 diwakili oleh dr. Nur Mazidah sebagai PLT Direktur Rumah Sakit Prima Husada yang beralamat di Jl. Banjararum Selatan No. 3 – 7 Kecamatan Singosari Kabupaten Malang</w:t>
        </w:r>
        <w:r>
          <w:rPr>
            <w:rFonts w:ascii="Cambria" w:hAnsi="Cambria"/>
            <w:color w:val="000000"/>
            <w:sz w:val="20"/>
            <w:szCs w:val="20"/>
            <w:lang w:val="it-IT"/>
          </w:rPr>
          <w:t>.</w:t>
        </w:r>
      </w:ins>
    </w:p>
    <w:p w14:paraId="47D77D0F" w14:textId="54EBB3A0" w:rsidR="00D862D9" w:rsidRPr="00D862D9" w:rsidRDefault="00D862D9">
      <w:pPr>
        <w:pStyle w:val="ListParagraph"/>
        <w:numPr>
          <w:ilvl w:val="0"/>
          <w:numId w:val="87"/>
        </w:numPr>
        <w:jc w:val="both"/>
        <w:rPr>
          <w:ins w:id="88" w:author="FARIDA" w:date="2024-11-05T14:05:00Z"/>
          <w:rFonts w:ascii="Cambria" w:hAnsi="Cambria"/>
          <w:color w:val="000000"/>
          <w:sz w:val="20"/>
          <w:szCs w:val="20"/>
          <w:lang w:val="id-ID"/>
          <w:rPrChange w:id="89" w:author="FARIDA" w:date="2024-11-05T14:05:00Z">
            <w:rPr>
              <w:ins w:id="90" w:author="FARIDA" w:date="2024-11-05T14:05:00Z"/>
              <w:lang w:val="id-ID"/>
            </w:rPr>
          </w:rPrChange>
        </w:rPr>
        <w:pPrChange w:id="91" w:author="FARIDA" w:date="2024-11-05T14:05:00Z">
          <w:pPr>
            <w:numPr>
              <w:numId w:val="13"/>
            </w:numPr>
            <w:ind w:left="540" w:hanging="567"/>
            <w:jc w:val="both"/>
          </w:pPr>
        </w:pPrChange>
      </w:pPr>
      <w:ins w:id="92" w:author="FARIDA" w:date="2024-11-05T14:05:00Z">
        <w:r w:rsidRPr="00D862D9">
          <w:rPr>
            <w:rFonts w:ascii="Cambria" w:hAnsi="Cambria"/>
            <w:b/>
            <w:bCs/>
            <w:color w:val="000000"/>
            <w:sz w:val="20"/>
            <w:szCs w:val="20"/>
          </w:rPr>
          <w:t xml:space="preserve">Rumah Sakit Prima </w:t>
        </w:r>
        <w:proofErr w:type="spellStart"/>
        <w:r w:rsidRPr="00D862D9">
          <w:rPr>
            <w:rFonts w:ascii="Cambria" w:hAnsi="Cambria"/>
            <w:b/>
            <w:bCs/>
            <w:color w:val="000000"/>
            <w:sz w:val="20"/>
            <w:szCs w:val="20"/>
          </w:rPr>
          <w:t>Husada</w:t>
        </w:r>
        <w:proofErr w:type="spellEnd"/>
        <w:r w:rsidRPr="00D862D9">
          <w:rPr>
            <w:rFonts w:ascii="Cambria" w:hAnsi="Cambria"/>
            <w:b/>
            <w:bCs/>
            <w:color w:val="000000"/>
            <w:sz w:val="20"/>
            <w:szCs w:val="20"/>
          </w:rPr>
          <w:t xml:space="preserve"> </w:t>
        </w:r>
        <w:proofErr w:type="spellStart"/>
        <w:r w:rsidRPr="00D862D9">
          <w:rPr>
            <w:rFonts w:ascii="Cambria" w:hAnsi="Cambria"/>
            <w:b/>
            <w:bCs/>
            <w:color w:val="000000"/>
            <w:sz w:val="20"/>
            <w:szCs w:val="20"/>
          </w:rPr>
          <w:t>Sukorejo</w:t>
        </w:r>
        <w:proofErr w:type="spellEnd"/>
        <w:r w:rsidRPr="00D862D9">
          <w:rPr>
            <w:rFonts w:ascii="Cambria" w:hAnsi="Cambria"/>
            <w:b/>
            <w:bCs/>
            <w:color w:val="000000"/>
            <w:sz w:val="20"/>
            <w:szCs w:val="20"/>
          </w:rPr>
          <w:t xml:space="preserve"> </w:t>
        </w:r>
        <w:proofErr w:type="spellStart"/>
        <w:r w:rsidRPr="00D862D9">
          <w:rPr>
            <w:rFonts w:ascii="Cambria" w:hAnsi="Cambria"/>
            <w:color w:val="000000"/>
            <w:sz w:val="20"/>
            <w:szCs w:val="20"/>
          </w:rPr>
          <w:t>dengan</w:t>
        </w:r>
        <w:proofErr w:type="spellEnd"/>
        <w:r w:rsidRPr="00D862D9">
          <w:rPr>
            <w:rFonts w:ascii="Cambria" w:hAnsi="Cambria"/>
            <w:color w:val="000000"/>
            <w:sz w:val="20"/>
            <w:szCs w:val="20"/>
          </w:rPr>
          <w:t xml:space="preserve"> </w:t>
        </w:r>
        <w:proofErr w:type="spellStart"/>
        <w:r w:rsidRPr="00D862D9">
          <w:rPr>
            <w:rFonts w:ascii="Cambria" w:hAnsi="Cambria"/>
            <w:color w:val="000000"/>
            <w:sz w:val="20"/>
            <w:szCs w:val="20"/>
          </w:rPr>
          <w:t>Izin</w:t>
        </w:r>
        <w:proofErr w:type="spellEnd"/>
        <w:r w:rsidRPr="00D862D9">
          <w:rPr>
            <w:rFonts w:ascii="Cambria" w:hAnsi="Cambria"/>
            <w:color w:val="000000"/>
            <w:sz w:val="20"/>
            <w:szCs w:val="20"/>
          </w:rPr>
          <w:t xml:space="preserve"> </w:t>
        </w:r>
        <w:proofErr w:type="spellStart"/>
        <w:r w:rsidRPr="00D862D9">
          <w:rPr>
            <w:rFonts w:ascii="Cambria" w:hAnsi="Cambria"/>
            <w:color w:val="000000"/>
            <w:sz w:val="20"/>
            <w:szCs w:val="20"/>
          </w:rPr>
          <w:t>Operasional</w:t>
        </w:r>
        <w:proofErr w:type="spellEnd"/>
        <w:r w:rsidRPr="00D862D9">
          <w:rPr>
            <w:rFonts w:ascii="Cambria" w:hAnsi="Cambria"/>
            <w:color w:val="000000"/>
            <w:sz w:val="20"/>
            <w:szCs w:val="20"/>
          </w:rPr>
          <w:t xml:space="preserve"> Rumah Sakit</w:t>
        </w:r>
        <w:r w:rsidRPr="00D862D9">
          <w:rPr>
            <w:rFonts w:ascii="Cambria" w:hAnsi="Cambria"/>
            <w:b/>
            <w:bCs/>
            <w:color w:val="000000"/>
            <w:sz w:val="20"/>
            <w:szCs w:val="20"/>
          </w:rPr>
          <w:t xml:space="preserve"> </w:t>
        </w:r>
        <w:r w:rsidRPr="00D862D9">
          <w:rPr>
            <w:rFonts w:ascii="Cambria" w:hAnsi="Cambria"/>
            <w:color w:val="000000"/>
            <w:sz w:val="20"/>
            <w:szCs w:val="20"/>
          </w:rPr>
          <w:t xml:space="preserve">No. 81201150815810004 </w:t>
        </w:r>
        <w:proofErr w:type="spellStart"/>
        <w:r w:rsidRPr="00D862D9">
          <w:rPr>
            <w:rFonts w:ascii="Cambria" w:hAnsi="Cambria"/>
            <w:color w:val="000000"/>
            <w:sz w:val="20"/>
            <w:szCs w:val="20"/>
          </w:rPr>
          <w:t>tertanggal</w:t>
        </w:r>
        <w:proofErr w:type="spellEnd"/>
        <w:r w:rsidRPr="00D862D9">
          <w:rPr>
            <w:rFonts w:ascii="Cambria" w:hAnsi="Cambria"/>
            <w:color w:val="000000"/>
            <w:sz w:val="20"/>
            <w:szCs w:val="20"/>
          </w:rPr>
          <w:t xml:space="preserve"> 20 September 2023 </w:t>
        </w:r>
        <w:proofErr w:type="spellStart"/>
        <w:r w:rsidRPr="00D862D9">
          <w:rPr>
            <w:rFonts w:ascii="Cambria" w:hAnsi="Cambria"/>
            <w:color w:val="000000"/>
            <w:sz w:val="20"/>
            <w:szCs w:val="20"/>
          </w:rPr>
          <w:t>diwakili</w:t>
        </w:r>
        <w:proofErr w:type="spellEnd"/>
        <w:r w:rsidRPr="00D862D9">
          <w:rPr>
            <w:rFonts w:ascii="Cambria" w:hAnsi="Cambria"/>
            <w:color w:val="000000"/>
            <w:sz w:val="20"/>
            <w:szCs w:val="20"/>
          </w:rPr>
          <w:t xml:space="preserve"> oleh dr. </w:t>
        </w:r>
        <w:proofErr w:type="spellStart"/>
        <w:r w:rsidRPr="00D862D9">
          <w:rPr>
            <w:rFonts w:ascii="Cambria" w:hAnsi="Cambria"/>
            <w:color w:val="000000"/>
            <w:sz w:val="20"/>
            <w:szCs w:val="20"/>
          </w:rPr>
          <w:t>Ifit</w:t>
        </w:r>
        <w:proofErr w:type="spellEnd"/>
        <w:r w:rsidRPr="00D862D9">
          <w:rPr>
            <w:rFonts w:ascii="Cambria" w:hAnsi="Cambria"/>
            <w:color w:val="000000"/>
            <w:sz w:val="20"/>
            <w:szCs w:val="20"/>
          </w:rPr>
          <w:t xml:space="preserve"> </w:t>
        </w:r>
        <w:proofErr w:type="spellStart"/>
        <w:r w:rsidRPr="00D862D9">
          <w:rPr>
            <w:rFonts w:ascii="Cambria" w:hAnsi="Cambria"/>
            <w:color w:val="000000"/>
            <w:sz w:val="20"/>
            <w:szCs w:val="20"/>
          </w:rPr>
          <w:t>Bagus</w:t>
        </w:r>
        <w:proofErr w:type="spellEnd"/>
        <w:r w:rsidRPr="00D862D9">
          <w:rPr>
            <w:rFonts w:ascii="Cambria" w:hAnsi="Cambria"/>
            <w:color w:val="000000"/>
            <w:sz w:val="20"/>
            <w:szCs w:val="20"/>
          </w:rPr>
          <w:t xml:space="preserve"> </w:t>
        </w:r>
        <w:proofErr w:type="spellStart"/>
        <w:r w:rsidRPr="00D862D9">
          <w:rPr>
            <w:rFonts w:ascii="Cambria" w:hAnsi="Cambria"/>
            <w:color w:val="000000"/>
            <w:sz w:val="20"/>
            <w:szCs w:val="20"/>
          </w:rPr>
          <w:t>Apriantono</w:t>
        </w:r>
        <w:proofErr w:type="spellEnd"/>
        <w:r w:rsidRPr="00D862D9">
          <w:rPr>
            <w:rFonts w:ascii="Cambria" w:hAnsi="Cambria"/>
            <w:color w:val="000000"/>
            <w:sz w:val="20"/>
            <w:szCs w:val="20"/>
          </w:rPr>
          <w:t xml:space="preserve">, M.MRS </w:t>
        </w:r>
        <w:proofErr w:type="spellStart"/>
        <w:r w:rsidRPr="00D862D9">
          <w:rPr>
            <w:rFonts w:ascii="Cambria" w:hAnsi="Cambria"/>
            <w:color w:val="000000"/>
            <w:sz w:val="20"/>
            <w:szCs w:val="20"/>
          </w:rPr>
          <w:t>sebagai</w:t>
        </w:r>
        <w:proofErr w:type="spellEnd"/>
        <w:r w:rsidRPr="00D862D9">
          <w:rPr>
            <w:rFonts w:ascii="Cambria" w:hAnsi="Cambria"/>
            <w:color w:val="000000"/>
            <w:sz w:val="20"/>
            <w:szCs w:val="20"/>
          </w:rPr>
          <w:t xml:space="preserve"> </w:t>
        </w:r>
        <w:proofErr w:type="spellStart"/>
        <w:r w:rsidRPr="00D862D9">
          <w:rPr>
            <w:rFonts w:ascii="Cambria" w:hAnsi="Cambria"/>
            <w:color w:val="000000"/>
            <w:sz w:val="20"/>
            <w:szCs w:val="20"/>
          </w:rPr>
          <w:t>Direktur</w:t>
        </w:r>
        <w:proofErr w:type="spellEnd"/>
        <w:r w:rsidRPr="00D862D9">
          <w:rPr>
            <w:rFonts w:ascii="Cambria" w:hAnsi="Cambria"/>
            <w:color w:val="000000"/>
            <w:sz w:val="20"/>
            <w:szCs w:val="20"/>
          </w:rPr>
          <w:t xml:space="preserve"> Rumah Sakit Prima </w:t>
        </w:r>
        <w:proofErr w:type="spellStart"/>
        <w:r w:rsidRPr="00D862D9">
          <w:rPr>
            <w:rFonts w:ascii="Cambria" w:hAnsi="Cambria"/>
            <w:color w:val="000000"/>
            <w:sz w:val="20"/>
            <w:szCs w:val="20"/>
          </w:rPr>
          <w:t>Husada</w:t>
        </w:r>
        <w:proofErr w:type="spellEnd"/>
        <w:r w:rsidRPr="00D862D9">
          <w:rPr>
            <w:rFonts w:ascii="Cambria" w:hAnsi="Cambria"/>
            <w:color w:val="000000"/>
            <w:sz w:val="20"/>
            <w:szCs w:val="20"/>
          </w:rPr>
          <w:t xml:space="preserve"> </w:t>
        </w:r>
        <w:proofErr w:type="spellStart"/>
        <w:r w:rsidRPr="00D862D9">
          <w:rPr>
            <w:rFonts w:ascii="Cambria" w:hAnsi="Cambria"/>
            <w:color w:val="000000"/>
            <w:sz w:val="20"/>
            <w:szCs w:val="20"/>
          </w:rPr>
          <w:t>Sukorejo</w:t>
        </w:r>
        <w:proofErr w:type="spellEnd"/>
        <w:r w:rsidRPr="00D862D9">
          <w:rPr>
            <w:rFonts w:ascii="Cambria" w:hAnsi="Cambria"/>
            <w:color w:val="000000"/>
            <w:sz w:val="20"/>
            <w:szCs w:val="20"/>
          </w:rPr>
          <w:t xml:space="preserve"> yang </w:t>
        </w:r>
        <w:proofErr w:type="spellStart"/>
        <w:r w:rsidRPr="00D862D9">
          <w:rPr>
            <w:rFonts w:ascii="Cambria" w:hAnsi="Cambria"/>
            <w:color w:val="000000"/>
            <w:sz w:val="20"/>
            <w:szCs w:val="20"/>
          </w:rPr>
          <w:t>beralamat</w:t>
        </w:r>
        <w:proofErr w:type="spellEnd"/>
        <w:r w:rsidRPr="00D862D9">
          <w:rPr>
            <w:rFonts w:ascii="Cambria" w:hAnsi="Cambria"/>
            <w:color w:val="000000"/>
            <w:sz w:val="20"/>
            <w:szCs w:val="20"/>
          </w:rPr>
          <w:t xml:space="preserve"> di Jl. Raya Surabaya – Malang Km 54, </w:t>
        </w:r>
        <w:proofErr w:type="spellStart"/>
        <w:r w:rsidRPr="00D862D9">
          <w:rPr>
            <w:rFonts w:ascii="Cambria" w:hAnsi="Cambria"/>
            <w:color w:val="000000"/>
            <w:sz w:val="20"/>
            <w:szCs w:val="20"/>
          </w:rPr>
          <w:t>Lemahbang</w:t>
        </w:r>
        <w:proofErr w:type="spellEnd"/>
        <w:r w:rsidRPr="00D862D9">
          <w:rPr>
            <w:rFonts w:ascii="Cambria" w:hAnsi="Cambria"/>
            <w:color w:val="000000"/>
            <w:sz w:val="20"/>
            <w:szCs w:val="20"/>
          </w:rPr>
          <w:t xml:space="preserve">, </w:t>
        </w:r>
        <w:proofErr w:type="spellStart"/>
        <w:r w:rsidRPr="00D862D9">
          <w:rPr>
            <w:rFonts w:ascii="Cambria" w:hAnsi="Cambria"/>
            <w:color w:val="000000"/>
            <w:sz w:val="20"/>
            <w:szCs w:val="20"/>
          </w:rPr>
          <w:t>Kecamatan</w:t>
        </w:r>
        <w:proofErr w:type="spellEnd"/>
        <w:r w:rsidRPr="00D862D9">
          <w:rPr>
            <w:rFonts w:ascii="Cambria" w:hAnsi="Cambria"/>
            <w:color w:val="000000"/>
            <w:sz w:val="20"/>
            <w:szCs w:val="20"/>
          </w:rPr>
          <w:t xml:space="preserve"> </w:t>
        </w:r>
        <w:proofErr w:type="spellStart"/>
        <w:r w:rsidRPr="00D862D9">
          <w:rPr>
            <w:rFonts w:ascii="Cambria" w:hAnsi="Cambria"/>
            <w:color w:val="000000"/>
            <w:sz w:val="20"/>
            <w:szCs w:val="20"/>
          </w:rPr>
          <w:t>Sukorejo</w:t>
        </w:r>
        <w:proofErr w:type="spellEnd"/>
        <w:r w:rsidRPr="00D862D9">
          <w:rPr>
            <w:rFonts w:ascii="Cambria" w:hAnsi="Cambria"/>
            <w:color w:val="000000"/>
            <w:sz w:val="20"/>
            <w:szCs w:val="20"/>
          </w:rPr>
          <w:t xml:space="preserve"> </w:t>
        </w:r>
        <w:proofErr w:type="spellStart"/>
        <w:r w:rsidRPr="00D862D9">
          <w:rPr>
            <w:rFonts w:ascii="Cambria" w:hAnsi="Cambria"/>
            <w:color w:val="000000"/>
            <w:sz w:val="20"/>
            <w:szCs w:val="20"/>
          </w:rPr>
          <w:t>Kabupaten</w:t>
        </w:r>
        <w:proofErr w:type="spellEnd"/>
        <w:r w:rsidRPr="00D862D9">
          <w:rPr>
            <w:rFonts w:ascii="Cambria" w:hAnsi="Cambria"/>
            <w:color w:val="000000"/>
            <w:sz w:val="20"/>
            <w:szCs w:val="20"/>
          </w:rPr>
          <w:t xml:space="preserve"> </w:t>
        </w:r>
        <w:proofErr w:type="spellStart"/>
        <w:r w:rsidRPr="00D862D9">
          <w:rPr>
            <w:rFonts w:ascii="Cambria" w:hAnsi="Cambria"/>
            <w:color w:val="000000"/>
            <w:sz w:val="20"/>
            <w:szCs w:val="20"/>
          </w:rPr>
          <w:t>Pasuruan</w:t>
        </w:r>
        <w:proofErr w:type="spellEnd"/>
      </w:ins>
    </w:p>
    <w:p w14:paraId="18E80B18" w14:textId="77777777" w:rsidR="00D862D9" w:rsidRPr="00D862D9" w:rsidRDefault="00D862D9">
      <w:pPr>
        <w:rPr>
          <w:ins w:id="93" w:author="FARIDA" w:date="2024-11-05T14:05:00Z"/>
          <w:rFonts w:ascii="Cambria" w:hAnsi="Cambria"/>
          <w:color w:val="000000"/>
          <w:sz w:val="20"/>
          <w:szCs w:val="20"/>
          <w:lang w:val="id-ID"/>
          <w:rPrChange w:id="94" w:author="FARIDA" w:date="2024-11-05T14:05:00Z">
            <w:rPr>
              <w:ins w:id="95" w:author="FARIDA" w:date="2024-11-05T14:05:00Z"/>
              <w:lang w:val="id-ID"/>
            </w:rPr>
          </w:rPrChange>
        </w:rPr>
        <w:pPrChange w:id="96" w:author="FARIDA" w:date="2024-11-05T14:05:00Z">
          <w:pPr>
            <w:numPr>
              <w:numId w:val="13"/>
            </w:numPr>
            <w:ind w:left="540" w:hanging="567"/>
            <w:jc w:val="both"/>
          </w:pPr>
        </w:pPrChange>
      </w:pPr>
    </w:p>
    <w:p w14:paraId="563D4E62" w14:textId="135F7DDD" w:rsidR="0001065B" w:rsidRPr="00877177" w:rsidRDefault="0001065B">
      <w:pPr>
        <w:ind w:left="540"/>
        <w:jc w:val="both"/>
        <w:rPr>
          <w:rFonts w:ascii="Cambria" w:hAnsi="Cambria"/>
          <w:color w:val="000000"/>
          <w:sz w:val="20"/>
          <w:szCs w:val="20"/>
          <w:lang w:val="id-ID"/>
        </w:rPr>
        <w:pPrChange w:id="97" w:author="FARIDA" w:date="2024-11-05T14:05:00Z">
          <w:pPr>
            <w:numPr>
              <w:numId w:val="13"/>
            </w:numPr>
            <w:ind w:left="540" w:hanging="567"/>
            <w:jc w:val="both"/>
          </w:pPr>
        </w:pPrChange>
      </w:pPr>
      <w:del w:id="98" w:author="FARIDA" w:date="2024-11-05T14:04:00Z">
        <w:r w:rsidRPr="00877177" w:rsidDel="00D862D9">
          <w:rPr>
            <w:rFonts w:ascii="Cambria" w:hAnsi="Cambria"/>
            <w:color w:val="000000"/>
            <w:sz w:val="20"/>
            <w:szCs w:val="20"/>
            <w:lang w:val="id-ID"/>
          </w:rPr>
          <w:delText xml:space="preserve"> dan beralamat di </w:delText>
        </w:r>
        <w:r w:rsidR="00A04CF1" w:rsidRPr="00877177" w:rsidDel="00D862D9">
          <w:rPr>
            <w:rFonts w:ascii="Cambria" w:hAnsi="Cambria"/>
            <w:color w:val="000000"/>
            <w:sz w:val="20"/>
            <w:szCs w:val="20"/>
            <w:lang w:val="id-ID"/>
          </w:rPr>
          <w:delText xml:space="preserve">Jalan </w:delText>
        </w:r>
        <w:r w:rsidR="00A96F6C" w:rsidRPr="00B81C86" w:rsidDel="00D862D9">
          <w:rPr>
            <w:rFonts w:ascii="Cambria" w:hAnsi="Cambria" w:cs="Arial"/>
            <w:sz w:val="20"/>
            <w:szCs w:val="20"/>
            <w:highlight w:val="yellow"/>
            <w:lang w:val="id-ID"/>
          </w:rPr>
          <w:delText>[**]</w:delText>
        </w:r>
        <w:r w:rsidRPr="00877177" w:rsidDel="00D862D9">
          <w:rPr>
            <w:rFonts w:ascii="Cambria" w:hAnsi="Cambria"/>
            <w:color w:val="000000"/>
            <w:sz w:val="20"/>
            <w:szCs w:val="20"/>
            <w:lang w:val="id-ID"/>
          </w:rPr>
          <w:delText>,</w:delText>
        </w:r>
      </w:del>
      <w:ins w:id="99" w:author="FARIDA" w:date="2024-11-05T14:05:00Z">
        <w:r w:rsidR="00D862D9">
          <w:rPr>
            <w:rFonts w:ascii="Cambria" w:hAnsi="Cambria"/>
            <w:color w:val="000000"/>
            <w:sz w:val="20"/>
            <w:szCs w:val="20"/>
            <w:lang w:val="id-ID"/>
          </w:rPr>
          <w:t>U</w:t>
        </w:r>
      </w:ins>
      <w:del w:id="100" w:author="FARIDA" w:date="2024-11-05T14:05:00Z">
        <w:r w:rsidRPr="00877177" w:rsidDel="00D862D9">
          <w:rPr>
            <w:rFonts w:ascii="Cambria" w:hAnsi="Cambria"/>
            <w:b/>
            <w:color w:val="000000"/>
            <w:sz w:val="20"/>
            <w:szCs w:val="20"/>
            <w:lang w:val="id-ID"/>
          </w:rPr>
          <w:delText xml:space="preserve"> </w:delText>
        </w:r>
        <w:r w:rsidRPr="00877177" w:rsidDel="00D862D9">
          <w:rPr>
            <w:rFonts w:ascii="Cambria" w:hAnsi="Cambria"/>
            <w:color w:val="000000"/>
            <w:sz w:val="20"/>
            <w:szCs w:val="20"/>
            <w:lang w:val="id-ID"/>
          </w:rPr>
          <w:delText>u</w:delText>
        </w:r>
      </w:del>
      <w:r w:rsidRPr="00877177">
        <w:rPr>
          <w:rFonts w:ascii="Cambria" w:hAnsi="Cambria"/>
          <w:color w:val="000000"/>
          <w:sz w:val="20"/>
          <w:szCs w:val="20"/>
          <w:lang w:val="id-ID"/>
        </w:rPr>
        <w:t xml:space="preserve">ntuk selanjutnya disebut sebagai </w:t>
      </w:r>
      <w:r w:rsidR="009821E1" w:rsidRPr="00D77FCF">
        <w:rPr>
          <w:rFonts w:ascii="Cambria" w:hAnsi="Cambria"/>
          <w:color w:val="000000"/>
          <w:sz w:val="20"/>
          <w:szCs w:val="20"/>
          <w:lang w:val="id-ID"/>
        </w:rPr>
        <w:t>“</w:t>
      </w:r>
      <w:r w:rsidRPr="00877177">
        <w:rPr>
          <w:rFonts w:ascii="Cambria" w:hAnsi="Cambria"/>
          <w:b/>
          <w:color w:val="000000"/>
          <w:sz w:val="20"/>
          <w:szCs w:val="20"/>
          <w:lang w:val="id-ID"/>
        </w:rPr>
        <w:t>Pihak Kedua</w:t>
      </w:r>
      <w:r w:rsidR="009821E1" w:rsidRPr="00D77FCF">
        <w:rPr>
          <w:rFonts w:ascii="Cambria" w:hAnsi="Cambria"/>
          <w:b/>
          <w:color w:val="000000"/>
          <w:sz w:val="20"/>
          <w:szCs w:val="20"/>
          <w:lang w:val="id-ID"/>
        </w:rPr>
        <w:t>”</w:t>
      </w:r>
      <w:r w:rsidR="000D0133" w:rsidRPr="00877177">
        <w:rPr>
          <w:rFonts w:ascii="Cambria" w:hAnsi="Cambria"/>
          <w:color w:val="000000"/>
          <w:sz w:val="20"/>
          <w:szCs w:val="20"/>
          <w:lang w:val="id-ID"/>
        </w:rPr>
        <w:t>;</w:t>
      </w:r>
    </w:p>
    <w:p w14:paraId="08F4F03A" w14:textId="77777777" w:rsidR="002F11D3" w:rsidRPr="00877177" w:rsidRDefault="002F11D3" w:rsidP="002F11D3">
      <w:pPr>
        <w:jc w:val="both"/>
        <w:rPr>
          <w:rFonts w:ascii="Cambria" w:hAnsi="Cambria"/>
          <w:sz w:val="20"/>
          <w:szCs w:val="20"/>
          <w:lang w:val="id-ID"/>
        </w:rPr>
      </w:pPr>
    </w:p>
    <w:p w14:paraId="37B0A6C1" w14:textId="77777777" w:rsidR="004E21D3" w:rsidRDefault="002F11D3" w:rsidP="004E21D3">
      <w:pPr>
        <w:spacing w:after="120"/>
        <w:jc w:val="both"/>
        <w:rPr>
          <w:ins w:id="101" w:author="FARIDA" w:date="2024-11-05T14:06:00Z"/>
          <w:rFonts w:ascii="Cambria" w:hAnsi="Cambria" w:cs="Arial"/>
          <w:b/>
          <w:sz w:val="20"/>
          <w:szCs w:val="20"/>
          <w:lang w:val="id-ID"/>
        </w:rPr>
      </w:pPr>
      <w:r w:rsidRPr="00877177">
        <w:rPr>
          <w:rFonts w:ascii="Cambria" w:hAnsi="Cambria" w:cs="Arial"/>
          <w:b/>
          <w:sz w:val="20"/>
          <w:szCs w:val="20"/>
          <w:lang w:val="id-ID"/>
        </w:rPr>
        <w:lastRenderedPageBreak/>
        <w:t>Pihak Pertama</w:t>
      </w:r>
      <w:r w:rsidRPr="00877177">
        <w:rPr>
          <w:rFonts w:ascii="Cambria" w:hAnsi="Cambria" w:cs="Arial"/>
          <w:sz w:val="20"/>
          <w:szCs w:val="20"/>
          <w:lang w:val="id-ID"/>
        </w:rPr>
        <w:t xml:space="preserve"> dan </w:t>
      </w:r>
      <w:r w:rsidRPr="00877177">
        <w:rPr>
          <w:rFonts w:ascii="Cambria" w:hAnsi="Cambria" w:cs="Arial"/>
          <w:b/>
          <w:sz w:val="20"/>
          <w:szCs w:val="20"/>
          <w:lang w:val="id-ID"/>
        </w:rPr>
        <w:t>Pihak Kedua</w:t>
      </w:r>
      <w:r w:rsidRPr="00877177">
        <w:rPr>
          <w:rFonts w:ascii="Cambria" w:hAnsi="Cambria" w:cs="Arial"/>
          <w:sz w:val="20"/>
          <w:szCs w:val="20"/>
          <w:lang w:val="id-ID"/>
        </w:rPr>
        <w:t xml:space="preserve"> </w:t>
      </w:r>
      <w:r w:rsidR="00F84A3D" w:rsidRPr="00D77FCF">
        <w:rPr>
          <w:rFonts w:ascii="Cambria" w:hAnsi="Cambria" w:cs="Arial"/>
          <w:sz w:val="20"/>
          <w:szCs w:val="20"/>
          <w:lang w:val="id-ID"/>
        </w:rPr>
        <w:t xml:space="preserve">masing-masing disebut Pihak dan </w:t>
      </w:r>
      <w:r w:rsidRPr="00877177">
        <w:rPr>
          <w:rFonts w:ascii="Cambria" w:hAnsi="Cambria" w:cs="Arial"/>
          <w:sz w:val="20"/>
          <w:szCs w:val="20"/>
          <w:lang w:val="id-ID"/>
        </w:rPr>
        <w:t xml:space="preserve">secara bersama-sama disebut sebagai </w:t>
      </w:r>
      <w:r w:rsidR="009821E1" w:rsidRPr="00D77FCF">
        <w:rPr>
          <w:rFonts w:ascii="Cambria" w:hAnsi="Cambria" w:cs="Arial"/>
          <w:sz w:val="20"/>
          <w:szCs w:val="20"/>
          <w:lang w:val="id-ID"/>
        </w:rPr>
        <w:t>“</w:t>
      </w:r>
      <w:r w:rsidRPr="00877177">
        <w:rPr>
          <w:rFonts w:ascii="Cambria" w:hAnsi="Cambria" w:cs="Arial"/>
          <w:b/>
          <w:sz w:val="20"/>
          <w:szCs w:val="20"/>
          <w:lang w:val="id-ID"/>
        </w:rPr>
        <w:t>Para Pihak</w:t>
      </w:r>
      <w:r w:rsidR="009821E1" w:rsidRPr="00D77FCF">
        <w:rPr>
          <w:rFonts w:ascii="Cambria" w:hAnsi="Cambria" w:cs="Arial"/>
          <w:b/>
          <w:sz w:val="20"/>
          <w:szCs w:val="20"/>
          <w:lang w:val="id-ID"/>
        </w:rPr>
        <w:t>”</w:t>
      </w:r>
      <w:r w:rsidR="00F84A3D" w:rsidRPr="00D77FCF">
        <w:rPr>
          <w:rFonts w:ascii="Cambria" w:hAnsi="Cambria" w:cs="Arial"/>
          <w:b/>
          <w:sz w:val="20"/>
          <w:szCs w:val="20"/>
          <w:lang w:val="id-ID"/>
        </w:rPr>
        <w:t>.</w:t>
      </w:r>
      <w:r w:rsidR="001B7DE4" w:rsidRPr="00877177">
        <w:rPr>
          <w:rFonts w:ascii="Cambria" w:hAnsi="Cambria" w:cs="Arial"/>
          <w:b/>
          <w:sz w:val="20"/>
          <w:szCs w:val="20"/>
          <w:lang w:val="id-ID"/>
        </w:rPr>
        <w:t xml:space="preserve"> </w:t>
      </w:r>
    </w:p>
    <w:p w14:paraId="167163BA" w14:textId="77777777" w:rsidR="00D862D9" w:rsidRDefault="00D862D9" w:rsidP="004E21D3">
      <w:pPr>
        <w:spacing w:after="120"/>
        <w:jc w:val="both"/>
        <w:rPr>
          <w:ins w:id="102" w:author="FARIDA" w:date="2024-11-05T14:06:00Z"/>
          <w:rFonts w:ascii="Cambria" w:hAnsi="Cambria" w:cs="Arial"/>
          <w:b/>
          <w:sz w:val="20"/>
          <w:szCs w:val="20"/>
          <w:lang w:val="id-ID"/>
        </w:rPr>
      </w:pPr>
    </w:p>
    <w:p w14:paraId="3D6CEE1D" w14:textId="77777777" w:rsidR="00D862D9" w:rsidRPr="00877177" w:rsidRDefault="00D862D9" w:rsidP="004E21D3">
      <w:pPr>
        <w:spacing w:after="120"/>
        <w:jc w:val="both"/>
        <w:rPr>
          <w:rFonts w:ascii="Cambria" w:hAnsi="Cambria" w:cs="Arial"/>
          <w:b/>
          <w:sz w:val="20"/>
          <w:szCs w:val="20"/>
          <w:lang w:val="id-ID"/>
        </w:rPr>
      </w:pPr>
    </w:p>
    <w:p w14:paraId="0EFA111C" w14:textId="77777777" w:rsidR="002F11D3" w:rsidRPr="00877177" w:rsidRDefault="002F11D3" w:rsidP="002F11D3">
      <w:pPr>
        <w:jc w:val="both"/>
        <w:rPr>
          <w:rFonts w:ascii="Cambria" w:hAnsi="Cambria" w:cs="Arial"/>
          <w:sz w:val="20"/>
          <w:szCs w:val="20"/>
          <w:lang w:val="id-ID"/>
        </w:rPr>
      </w:pPr>
      <w:r w:rsidRPr="00877177">
        <w:rPr>
          <w:rFonts w:ascii="Cambria" w:hAnsi="Cambria" w:cs="Arial"/>
          <w:sz w:val="20"/>
          <w:szCs w:val="20"/>
          <w:lang w:val="id-ID"/>
        </w:rPr>
        <w:t>Para Pihak dengan ini terlebih dahulu menerangkan sebagai berikut:</w:t>
      </w:r>
    </w:p>
    <w:p w14:paraId="2A6F0E3A" w14:textId="77777777" w:rsidR="002F11D3" w:rsidRPr="00877177" w:rsidRDefault="002F11D3" w:rsidP="002F11D3">
      <w:pPr>
        <w:jc w:val="both"/>
        <w:rPr>
          <w:rFonts w:ascii="Cambria" w:hAnsi="Cambria" w:cs="Arial"/>
          <w:sz w:val="20"/>
          <w:szCs w:val="20"/>
          <w:lang w:val="id-ID"/>
        </w:rPr>
      </w:pPr>
    </w:p>
    <w:p w14:paraId="0181A39C" w14:textId="582FF421" w:rsidR="00502F2F" w:rsidRPr="00D77FCF" w:rsidRDefault="002F11D3" w:rsidP="00502F2F">
      <w:pPr>
        <w:numPr>
          <w:ilvl w:val="0"/>
          <w:numId w:val="1"/>
        </w:numPr>
        <w:tabs>
          <w:tab w:val="clear" w:pos="780"/>
          <w:tab w:val="num" w:pos="540"/>
        </w:tabs>
        <w:spacing w:after="120"/>
        <w:ind w:left="540" w:hanging="540"/>
        <w:jc w:val="both"/>
        <w:rPr>
          <w:rFonts w:ascii="Cambria" w:hAnsi="Cambria" w:cs="Arial"/>
          <w:sz w:val="20"/>
          <w:szCs w:val="20"/>
          <w:lang w:val="id-ID"/>
        </w:rPr>
      </w:pPr>
      <w:r w:rsidRPr="00877177">
        <w:rPr>
          <w:rFonts w:ascii="Cambria" w:hAnsi="Cambria" w:cs="Arial"/>
          <w:sz w:val="20"/>
          <w:szCs w:val="20"/>
          <w:lang w:val="id-ID"/>
        </w:rPr>
        <w:t xml:space="preserve">Bahwa Pihak Pertama adalah </w:t>
      </w:r>
      <w:r w:rsidR="001B7DE4" w:rsidRPr="00877177">
        <w:rPr>
          <w:rFonts w:ascii="Cambria" w:hAnsi="Cambria" w:cs="Arial"/>
          <w:sz w:val="20"/>
          <w:szCs w:val="20"/>
          <w:lang w:val="id-ID"/>
        </w:rPr>
        <w:t xml:space="preserve">Perusahaan </w:t>
      </w:r>
      <w:r w:rsidRPr="00877177">
        <w:rPr>
          <w:rFonts w:ascii="Cambria" w:hAnsi="Cambria" w:cs="Arial"/>
          <w:sz w:val="20"/>
          <w:szCs w:val="20"/>
          <w:lang w:val="id-ID"/>
        </w:rPr>
        <w:t xml:space="preserve">yang bergerak dalam bidang usaha </w:t>
      </w:r>
      <w:r w:rsidRPr="00D77FCF">
        <w:rPr>
          <w:rFonts w:ascii="Cambria" w:hAnsi="Cambria" w:cs="Arial"/>
          <w:sz w:val="20"/>
          <w:szCs w:val="20"/>
          <w:lang w:val="id-ID"/>
        </w:rPr>
        <w:t>Asuransi Jiwa dan bermaksud mengadakan kerja sama dengan Pihak Kedua untuk menyediakan jasa layanan kesehatan bagi setiap Peserta asuransi kesehatan Pihak Pertama.</w:t>
      </w:r>
    </w:p>
    <w:p w14:paraId="656E57A9" w14:textId="42B56CC1" w:rsidR="00502F2F" w:rsidRPr="00D77FCF" w:rsidRDefault="002F11D3" w:rsidP="00502F2F">
      <w:pPr>
        <w:numPr>
          <w:ilvl w:val="0"/>
          <w:numId w:val="1"/>
        </w:numPr>
        <w:tabs>
          <w:tab w:val="clear" w:pos="780"/>
          <w:tab w:val="num" w:pos="540"/>
        </w:tabs>
        <w:spacing w:after="120"/>
        <w:ind w:left="540" w:hanging="540"/>
        <w:jc w:val="both"/>
        <w:rPr>
          <w:rFonts w:ascii="Cambria" w:hAnsi="Cambria" w:cs="Arial"/>
          <w:sz w:val="20"/>
          <w:szCs w:val="20"/>
          <w:lang w:val="id-ID"/>
        </w:rPr>
      </w:pPr>
      <w:r w:rsidRPr="00877177">
        <w:rPr>
          <w:rFonts w:ascii="Cambria" w:hAnsi="Cambria"/>
          <w:sz w:val="20"/>
          <w:szCs w:val="20"/>
          <w:lang w:val="id-ID"/>
        </w:rPr>
        <w:t xml:space="preserve">Bahwa Pihak Kedua adalah </w:t>
      </w:r>
      <w:r w:rsidR="001B7DE4" w:rsidRPr="00877177">
        <w:rPr>
          <w:rFonts w:ascii="Cambria" w:hAnsi="Cambria"/>
          <w:sz w:val="20"/>
          <w:szCs w:val="20"/>
          <w:lang w:val="id-ID"/>
        </w:rPr>
        <w:t>Perusahaan</w:t>
      </w:r>
      <w:r w:rsidRPr="00877177">
        <w:rPr>
          <w:rFonts w:ascii="Cambria" w:hAnsi="Cambria"/>
          <w:sz w:val="20"/>
          <w:szCs w:val="20"/>
          <w:lang w:val="id-ID"/>
        </w:rPr>
        <w:t xml:space="preserve"> yang bergerak dalam bidang usaha </w:t>
      </w:r>
      <w:r w:rsidRPr="00877177">
        <w:rPr>
          <w:rFonts w:ascii="Cambria" w:hAnsi="Cambria" w:cs="Arial"/>
          <w:sz w:val="20"/>
          <w:szCs w:val="20"/>
          <w:lang w:val="id-ID"/>
        </w:rPr>
        <w:t xml:space="preserve">pengelolaan Rumah Sakit </w:t>
      </w:r>
      <w:r w:rsidR="001B7DE4" w:rsidRPr="00877177">
        <w:rPr>
          <w:rFonts w:ascii="Cambria" w:hAnsi="Cambria" w:cs="Arial"/>
          <w:sz w:val="20"/>
          <w:szCs w:val="20"/>
          <w:lang w:val="id-ID"/>
        </w:rPr>
        <w:t>dan/</w:t>
      </w:r>
      <w:r w:rsidRPr="00877177">
        <w:rPr>
          <w:rFonts w:ascii="Cambria" w:hAnsi="Cambria" w:cs="Arial"/>
          <w:sz w:val="20"/>
          <w:szCs w:val="20"/>
          <w:lang w:val="id-ID"/>
        </w:rPr>
        <w:t xml:space="preserve">atau Klinik yang </w:t>
      </w:r>
      <w:r w:rsidRPr="00D77FCF">
        <w:rPr>
          <w:rFonts w:ascii="Cambria" w:hAnsi="Cambria" w:cs="Arial"/>
          <w:sz w:val="20"/>
          <w:szCs w:val="20"/>
          <w:lang w:val="id-ID"/>
        </w:rPr>
        <w:t xml:space="preserve">bersedia dan sanggup bekerjasama dengan Pihak Pertama untuk </w:t>
      </w:r>
      <w:r w:rsidRPr="00877177">
        <w:rPr>
          <w:rFonts w:ascii="Cambria" w:hAnsi="Cambria" w:cs="Arial"/>
          <w:sz w:val="20"/>
          <w:szCs w:val="20"/>
          <w:lang w:val="id-ID"/>
        </w:rPr>
        <w:t xml:space="preserve">memberikan pelayanan kesehatan yang baik, berkualitas serta sesuai dengan ketentuan Perundang-undangan kepada </w:t>
      </w:r>
      <w:r w:rsidRPr="00D77FCF">
        <w:rPr>
          <w:rFonts w:ascii="Cambria" w:hAnsi="Cambria" w:cs="Arial"/>
          <w:sz w:val="20"/>
          <w:szCs w:val="20"/>
          <w:lang w:val="id-ID"/>
        </w:rPr>
        <w:t>Peserta asuransi kesehatan Pihak Pertama.</w:t>
      </w:r>
    </w:p>
    <w:p w14:paraId="5525CCE1" w14:textId="77777777" w:rsidR="00502F2F" w:rsidRPr="00D77FCF" w:rsidRDefault="002F11D3" w:rsidP="00502F2F">
      <w:pPr>
        <w:numPr>
          <w:ilvl w:val="0"/>
          <w:numId w:val="1"/>
        </w:numPr>
        <w:tabs>
          <w:tab w:val="clear" w:pos="780"/>
          <w:tab w:val="num" w:pos="540"/>
        </w:tabs>
        <w:spacing w:after="120"/>
        <w:ind w:left="540" w:hanging="540"/>
        <w:jc w:val="both"/>
        <w:rPr>
          <w:rFonts w:ascii="Cambria" w:hAnsi="Cambria" w:cs="Arial"/>
          <w:sz w:val="20"/>
          <w:szCs w:val="20"/>
          <w:lang w:val="id-ID"/>
        </w:rPr>
      </w:pPr>
      <w:r w:rsidRPr="00877177">
        <w:rPr>
          <w:rFonts w:ascii="Cambria" w:hAnsi="Cambria"/>
          <w:sz w:val="20"/>
          <w:szCs w:val="20"/>
          <w:lang w:val="id-ID"/>
        </w:rPr>
        <w:t>Bahwa berdasarkan hal-hal tersebut di</w:t>
      </w:r>
      <w:r w:rsidR="00724D87" w:rsidRPr="00D77FCF">
        <w:rPr>
          <w:rFonts w:ascii="Cambria" w:hAnsi="Cambria"/>
          <w:sz w:val="20"/>
          <w:szCs w:val="20"/>
          <w:lang w:val="id-ID"/>
        </w:rPr>
        <w:t xml:space="preserve"> </w:t>
      </w:r>
      <w:r w:rsidRPr="00877177">
        <w:rPr>
          <w:rFonts w:ascii="Cambria" w:hAnsi="Cambria"/>
          <w:sz w:val="20"/>
          <w:szCs w:val="20"/>
          <w:lang w:val="id-ID"/>
        </w:rPr>
        <w:t xml:space="preserve">atas, </w:t>
      </w:r>
      <w:r w:rsidR="00C9671A" w:rsidRPr="00877177">
        <w:rPr>
          <w:rFonts w:ascii="Cambria" w:hAnsi="Cambria"/>
          <w:sz w:val="20"/>
          <w:szCs w:val="20"/>
          <w:lang w:val="id-ID"/>
        </w:rPr>
        <w:t xml:space="preserve">Para Pihak </w:t>
      </w:r>
      <w:r w:rsidRPr="00877177">
        <w:rPr>
          <w:rFonts w:ascii="Cambria" w:hAnsi="Cambria"/>
          <w:sz w:val="20"/>
          <w:szCs w:val="20"/>
          <w:lang w:val="id-ID"/>
        </w:rPr>
        <w:t xml:space="preserve">setuju </w:t>
      </w:r>
      <w:r w:rsidR="00C9671A" w:rsidRPr="00877177">
        <w:rPr>
          <w:rFonts w:ascii="Cambria" w:hAnsi="Cambria"/>
          <w:sz w:val="20"/>
          <w:szCs w:val="20"/>
          <w:lang w:val="id-ID"/>
        </w:rPr>
        <w:t xml:space="preserve">dan sepakat </w:t>
      </w:r>
      <w:r w:rsidRPr="00877177">
        <w:rPr>
          <w:rFonts w:ascii="Cambria" w:hAnsi="Cambria"/>
          <w:sz w:val="20"/>
          <w:szCs w:val="20"/>
          <w:lang w:val="id-ID"/>
        </w:rPr>
        <w:t>untuk menjalin kerjasama dalam bidang penyediaan pelayanan kesehatan.</w:t>
      </w:r>
    </w:p>
    <w:p w14:paraId="2631BAEB" w14:textId="77777777" w:rsidR="002F11D3" w:rsidRPr="00877177" w:rsidRDefault="0091428F" w:rsidP="002F11D3">
      <w:pPr>
        <w:jc w:val="both"/>
        <w:rPr>
          <w:rFonts w:ascii="Cambria" w:hAnsi="Cambria" w:cs="Arial"/>
          <w:sz w:val="20"/>
          <w:szCs w:val="20"/>
          <w:lang w:val="id-ID"/>
        </w:rPr>
      </w:pPr>
      <w:r w:rsidRPr="00877177">
        <w:rPr>
          <w:rFonts w:ascii="Cambria" w:hAnsi="Cambria"/>
          <w:sz w:val="20"/>
          <w:szCs w:val="20"/>
          <w:lang w:val="id-ID"/>
        </w:rPr>
        <w:t>Bahwa berdasarkan hal-hal tersebut di</w:t>
      </w:r>
      <w:r w:rsidR="00724D87" w:rsidRPr="00D77FCF">
        <w:rPr>
          <w:rFonts w:ascii="Cambria" w:hAnsi="Cambria"/>
          <w:sz w:val="20"/>
          <w:szCs w:val="20"/>
          <w:lang w:val="id-ID"/>
        </w:rPr>
        <w:t xml:space="preserve"> </w:t>
      </w:r>
      <w:r w:rsidRPr="00877177">
        <w:rPr>
          <w:rFonts w:ascii="Cambria" w:hAnsi="Cambria"/>
          <w:sz w:val="20"/>
          <w:szCs w:val="20"/>
          <w:lang w:val="id-ID"/>
        </w:rPr>
        <w:t>atas, dan untuk lebih menyempurnakan pelaksanaan hak dan kewajiban masing-masing Pihak, maka Para Pihak sepakat dan setuju untuk membuat dan menandatangani Perjanjian dengan syarat-syarat dan ketentuan sebagai berikut</w:t>
      </w:r>
      <w:r w:rsidR="002F11D3" w:rsidRPr="00877177">
        <w:rPr>
          <w:rFonts w:ascii="Cambria" w:hAnsi="Cambria"/>
          <w:sz w:val="20"/>
          <w:szCs w:val="20"/>
          <w:lang w:val="id-ID"/>
        </w:rPr>
        <w:t>:</w:t>
      </w:r>
    </w:p>
    <w:p w14:paraId="2FBCBA33" w14:textId="77777777" w:rsidR="00D862D9" w:rsidRDefault="00D862D9" w:rsidP="002F11D3">
      <w:pPr>
        <w:jc w:val="center"/>
        <w:rPr>
          <w:ins w:id="103" w:author="FARIDA" w:date="2024-11-05T14:06:00Z"/>
          <w:rFonts w:ascii="Cambria" w:hAnsi="Cambria" w:cs="Arial"/>
          <w:b/>
          <w:sz w:val="20"/>
          <w:szCs w:val="20"/>
          <w:lang w:val="id-ID"/>
        </w:rPr>
      </w:pPr>
    </w:p>
    <w:p w14:paraId="440F5035" w14:textId="5DFF8C78" w:rsidR="002F11D3" w:rsidRPr="00877177" w:rsidRDefault="00C9671A" w:rsidP="002F11D3">
      <w:pPr>
        <w:jc w:val="center"/>
        <w:rPr>
          <w:rFonts w:ascii="Cambria" w:hAnsi="Cambria" w:cs="Arial"/>
          <w:b/>
          <w:sz w:val="20"/>
          <w:szCs w:val="20"/>
          <w:lang w:val="id-ID"/>
        </w:rPr>
      </w:pPr>
      <w:r w:rsidRPr="00877177">
        <w:rPr>
          <w:rFonts w:ascii="Cambria" w:hAnsi="Cambria" w:cs="Arial"/>
          <w:b/>
          <w:sz w:val="20"/>
          <w:szCs w:val="20"/>
          <w:lang w:val="id-ID"/>
        </w:rPr>
        <w:t xml:space="preserve">PASAL </w:t>
      </w:r>
      <w:r w:rsidR="002F11D3" w:rsidRPr="00877177">
        <w:rPr>
          <w:rFonts w:ascii="Cambria" w:hAnsi="Cambria" w:cs="Arial"/>
          <w:b/>
          <w:sz w:val="20"/>
          <w:szCs w:val="20"/>
          <w:lang w:val="id-ID"/>
        </w:rPr>
        <w:t>1</w:t>
      </w:r>
    </w:p>
    <w:p w14:paraId="1A84DC5F" w14:textId="77777777" w:rsidR="002F11D3" w:rsidRPr="00877177" w:rsidRDefault="002F11D3" w:rsidP="002F11D3">
      <w:pPr>
        <w:jc w:val="center"/>
        <w:rPr>
          <w:rFonts w:ascii="Cambria" w:hAnsi="Cambria" w:cs="Arial"/>
          <w:b/>
          <w:sz w:val="20"/>
          <w:szCs w:val="20"/>
        </w:rPr>
      </w:pPr>
      <w:r w:rsidRPr="00877177">
        <w:rPr>
          <w:rFonts w:ascii="Cambria" w:hAnsi="Cambria" w:cs="Arial"/>
          <w:b/>
          <w:sz w:val="20"/>
          <w:szCs w:val="20"/>
          <w:lang w:val="id-ID"/>
        </w:rPr>
        <w:t>DEFINISI</w:t>
      </w:r>
      <w:r w:rsidR="00C24A36" w:rsidRPr="00877177">
        <w:rPr>
          <w:rFonts w:ascii="Cambria" w:hAnsi="Cambria" w:cs="Arial"/>
          <w:b/>
          <w:sz w:val="20"/>
          <w:szCs w:val="20"/>
        </w:rPr>
        <w:t xml:space="preserve"> DAN INTERPRETASI</w:t>
      </w:r>
    </w:p>
    <w:p w14:paraId="7606D730" w14:textId="77777777" w:rsidR="002F11D3" w:rsidRPr="00877177" w:rsidRDefault="002F11D3" w:rsidP="002F11D3">
      <w:pPr>
        <w:jc w:val="center"/>
        <w:rPr>
          <w:rFonts w:ascii="Cambria" w:hAnsi="Cambria" w:cs="Arial"/>
          <w:b/>
          <w:sz w:val="20"/>
          <w:szCs w:val="20"/>
          <w:lang w:val="id-ID"/>
        </w:rPr>
      </w:pPr>
    </w:p>
    <w:p w14:paraId="7F7A52DB" w14:textId="77777777" w:rsidR="002F11D3" w:rsidRPr="00877177" w:rsidRDefault="00C24A36" w:rsidP="00A96F6C">
      <w:pPr>
        <w:numPr>
          <w:ilvl w:val="1"/>
          <w:numId w:val="69"/>
        </w:numPr>
        <w:ind w:left="360"/>
        <w:jc w:val="both"/>
        <w:rPr>
          <w:rFonts w:ascii="Cambria" w:hAnsi="Cambria" w:cs="Arial"/>
          <w:sz w:val="20"/>
          <w:szCs w:val="20"/>
          <w:lang w:val="id-ID"/>
        </w:rPr>
      </w:pPr>
      <w:r w:rsidRPr="00D77FCF">
        <w:rPr>
          <w:rFonts w:ascii="Cambria" w:hAnsi="Cambria" w:cs="Arial"/>
          <w:b/>
          <w:sz w:val="20"/>
          <w:szCs w:val="20"/>
          <w:u w:val="single"/>
          <w:lang w:val="id-ID"/>
        </w:rPr>
        <w:t>Definisi.</w:t>
      </w:r>
      <w:r w:rsidRPr="00D77FCF">
        <w:rPr>
          <w:rFonts w:ascii="Cambria" w:hAnsi="Cambria" w:cs="Arial"/>
          <w:sz w:val="20"/>
          <w:szCs w:val="20"/>
          <w:lang w:val="id-ID"/>
        </w:rPr>
        <w:t xml:space="preserve"> Dalam Perjanjian ini, kecuali konteksnya menyatakan lain, setiap istilah dan ungkapan berikut ini akan memiliki arti yang diberikan kepadanya dalam Pasal ini</w:t>
      </w:r>
      <w:r w:rsidR="002F11D3" w:rsidRPr="00877177">
        <w:rPr>
          <w:rFonts w:ascii="Cambria" w:hAnsi="Cambria" w:cs="Arial"/>
          <w:sz w:val="20"/>
          <w:szCs w:val="20"/>
          <w:lang w:val="id-ID"/>
        </w:rPr>
        <w:t>:</w:t>
      </w:r>
    </w:p>
    <w:p w14:paraId="12C996AB" w14:textId="77777777" w:rsidR="002F11D3" w:rsidRPr="00877177" w:rsidRDefault="002F11D3" w:rsidP="002F11D3">
      <w:pPr>
        <w:jc w:val="both"/>
        <w:rPr>
          <w:rFonts w:ascii="Cambria" w:hAnsi="Cambria" w:cs="Arial"/>
          <w:sz w:val="20"/>
          <w:szCs w:val="20"/>
          <w:lang w:val="id-ID"/>
        </w:rPr>
      </w:pPr>
    </w:p>
    <w:p w14:paraId="5AA5E261" w14:textId="1B2B7542" w:rsidR="00502F2F" w:rsidRDefault="002F11D3"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id-ID"/>
        </w:rPr>
        <w:t>“</w:t>
      </w:r>
      <w:r w:rsidRPr="00877177">
        <w:rPr>
          <w:rFonts w:ascii="Cambria" w:hAnsi="Cambria" w:cs="Arial"/>
          <w:b/>
          <w:sz w:val="20"/>
          <w:szCs w:val="20"/>
          <w:lang w:val="id-ID"/>
        </w:rPr>
        <w:t>Peserta</w:t>
      </w:r>
      <w:r w:rsidRPr="00D77FCF">
        <w:rPr>
          <w:rFonts w:ascii="Cambria" w:hAnsi="Cambria" w:cs="Arial"/>
          <w:b/>
          <w:sz w:val="20"/>
          <w:szCs w:val="20"/>
          <w:lang w:val="id-ID"/>
        </w:rPr>
        <w:t>”</w:t>
      </w:r>
      <w:r w:rsidRPr="00877177">
        <w:rPr>
          <w:rFonts w:ascii="Cambria" w:hAnsi="Cambria" w:cs="Arial"/>
          <w:sz w:val="20"/>
          <w:szCs w:val="20"/>
          <w:lang w:val="id-ID"/>
        </w:rPr>
        <w:t xml:space="preserve"> adalah </w:t>
      </w:r>
      <w:r w:rsidRPr="00D77FCF">
        <w:rPr>
          <w:rFonts w:ascii="Cambria" w:hAnsi="Cambria" w:cs="Arial"/>
          <w:sz w:val="20"/>
          <w:szCs w:val="20"/>
          <w:lang w:val="id-ID"/>
        </w:rPr>
        <w:t xml:space="preserve">karyawan/keluarga/anggota yang didaftarkan oleh Pemegang Polis dan/atau perorangan (individu) yang merupakan </w:t>
      </w:r>
      <w:r w:rsidR="0060094D">
        <w:rPr>
          <w:rFonts w:ascii="Cambria" w:hAnsi="Cambria" w:cs="Arial"/>
          <w:sz w:val="20"/>
          <w:szCs w:val="20"/>
        </w:rPr>
        <w:t>t</w:t>
      </w:r>
      <w:r w:rsidRPr="00D77FCF">
        <w:rPr>
          <w:rFonts w:ascii="Cambria" w:hAnsi="Cambria" w:cs="Arial"/>
          <w:sz w:val="20"/>
          <w:szCs w:val="20"/>
          <w:lang w:val="id-ID"/>
        </w:rPr>
        <w:t>ertanggung dari polis</w:t>
      </w:r>
      <w:r w:rsidRPr="00877177">
        <w:rPr>
          <w:rFonts w:ascii="Cambria" w:hAnsi="Cambria" w:cs="Arial"/>
          <w:sz w:val="20"/>
          <w:szCs w:val="20"/>
          <w:lang w:val="id-ID"/>
        </w:rPr>
        <w:t xml:space="preserve"> Pihak Pertama yang bukti pertanggungan kepadanya ditandai dengan menggunakan Kartu Peserta Kesehatan yang diterbitkan oleh Pihak Pertama kepada Peserta.</w:t>
      </w:r>
    </w:p>
    <w:p w14:paraId="6D97A482" w14:textId="4C545525" w:rsidR="00847076" w:rsidRPr="00E27650" w:rsidRDefault="00847076" w:rsidP="00847076">
      <w:pPr>
        <w:numPr>
          <w:ilvl w:val="0"/>
          <w:numId w:val="2"/>
        </w:numPr>
        <w:tabs>
          <w:tab w:val="clear" w:pos="735"/>
        </w:tabs>
        <w:spacing w:after="120"/>
        <w:ind w:left="900" w:hanging="450"/>
        <w:jc w:val="both"/>
        <w:rPr>
          <w:rFonts w:ascii="Cambria" w:hAnsi="Cambria" w:cs="Arial"/>
          <w:sz w:val="20"/>
          <w:szCs w:val="20"/>
          <w:lang w:val="id-ID"/>
        </w:rPr>
      </w:pPr>
      <w:r w:rsidRPr="00A3313D">
        <w:rPr>
          <w:rFonts w:ascii="Cambria" w:hAnsi="Cambria" w:cs="Arial"/>
          <w:sz w:val="20"/>
          <w:szCs w:val="20"/>
          <w:lang w:val="id-ID"/>
        </w:rPr>
        <w:t>“</w:t>
      </w:r>
      <w:r w:rsidRPr="00A3313D">
        <w:rPr>
          <w:rFonts w:ascii="Cambria" w:hAnsi="Cambria" w:cs="Arial"/>
          <w:b/>
          <w:sz w:val="20"/>
          <w:szCs w:val="20"/>
          <w:lang w:val="id-ID"/>
        </w:rPr>
        <w:t>Pelayanan Kesehatan</w:t>
      </w:r>
      <w:r w:rsidRPr="00A3313D">
        <w:rPr>
          <w:rFonts w:ascii="Cambria" w:hAnsi="Cambria" w:cs="Arial"/>
          <w:sz w:val="20"/>
          <w:szCs w:val="20"/>
          <w:lang w:val="id-ID"/>
        </w:rPr>
        <w:t>” adalah seluruh layanan yang diberikan oleh Rumah Sakit kepada Peserta</w:t>
      </w:r>
      <w:r w:rsidR="00BC1B59">
        <w:rPr>
          <w:rFonts w:ascii="Cambria" w:hAnsi="Cambria" w:cs="Arial"/>
          <w:sz w:val="20"/>
          <w:szCs w:val="20"/>
        </w:rPr>
        <w:t xml:space="preserve"> </w:t>
      </w:r>
      <w:r w:rsidRPr="00A3313D">
        <w:rPr>
          <w:rFonts w:ascii="Cambria" w:hAnsi="Cambria" w:cs="Arial"/>
          <w:sz w:val="20"/>
          <w:szCs w:val="20"/>
          <w:lang w:val="id-ID"/>
        </w:rPr>
        <w:t>termasuk namun tidak terbatas pada Layanan Kesehatan Rawat Inap, Layanan Kesehatan Rawat Jalan, One Day Care/One Day Surgery, Operasi,</w:t>
      </w:r>
      <w:r w:rsidR="008E0BF4">
        <w:rPr>
          <w:rFonts w:ascii="Cambria" w:hAnsi="Cambria" w:cs="Arial"/>
          <w:sz w:val="20"/>
          <w:szCs w:val="20"/>
        </w:rPr>
        <w:t xml:space="preserve"> </w:t>
      </w:r>
      <w:proofErr w:type="spellStart"/>
      <w:r w:rsidR="008E0BF4">
        <w:rPr>
          <w:rFonts w:ascii="Cambria" w:hAnsi="Cambria" w:cs="Arial"/>
          <w:sz w:val="20"/>
          <w:szCs w:val="20"/>
        </w:rPr>
        <w:t>layanan</w:t>
      </w:r>
      <w:proofErr w:type="spellEnd"/>
      <w:r w:rsidR="008E0BF4">
        <w:rPr>
          <w:rFonts w:ascii="Cambria" w:hAnsi="Cambria" w:cs="Arial"/>
          <w:sz w:val="20"/>
          <w:szCs w:val="20"/>
        </w:rPr>
        <w:t xml:space="preserve"> </w:t>
      </w:r>
      <w:proofErr w:type="spellStart"/>
      <w:r w:rsidR="008E0BF4">
        <w:rPr>
          <w:rFonts w:ascii="Cambria" w:hAnsi="Cambria" w:cs="Arial"/>
          <w:sz w:val="20"/>
          <w:szCs w:val="20"/>
        </w:rPr>
        <w:t>ekslusif</w:t>
      </w:r>
      <w:proofErr w:type="spellEnd"/>
      <w:r w:rsidR="008E0BF4">
        <w:rPr>
          <w:rFonts w:ascii="Cambria" w:hAnsi="Cambria" w:cs="Arial"/>
          <w:sz w:val="20"/>
          <w:szCs w:val="20"/>
        </w:rPr>
        <w:t>,</w:t>
      </w:r>
      <w:r w:rsidRPr="00A3313D">
        <w:rPr>
          <w:rFonts w:ascii="Cambria" w:hAnsi="Cambria" w:cs="Arial"/>
          <w:sz w:val="20"/>
          <w:szCs w:val="20"/>
          <w:lang w:val="id-ID"/>
        </w:rPr>
        <w:t xml:space="preserve"> Perawatan Khusus dan </w:t>
      </w:r>
      <w:proofErr w:type="spellStart"/>
      <w:r>
        <w:rPr>
          <w:rFonts w:ascii="Cambria" w:hAnsi="Cambria" w:cs="Arial"/>
          <w:sz w:val="20"/>
          <w:szCs w:val="20"/>
        </w:rPr>
        <w:t>Emergensi</w:t>
      </w:r>
      <w:proofErr w:type="spellEnd"/>
      <w:r w:rsidRPr="00A3313D">
        <w:rPr>
          <w:rFonts w:ascii="Cambria" w:hAnsi="Cambria" w:cs="Arial"/>
          <w:sz w:val="20"/>
          <w:szCs w:val="20"/>
          <w:lang w:val="id-ID"/>
        </w:rPr>
        <w:t xml:space="preserve"> dan/atau sebagaimana dimaksud dalam Pasal 3 </w:t>
      </w:r>
      <w:r>
        <w:rPr>
          <w:rFonts w:ascii="Cambria" w:hAnsi="Cambria" w:cs="Arial"/>
          <w:sz w:val="20"/>
          <w:szCs w:val="20"/>
        </w:rPr>
        <w:t xml:space="preserve">dan </w:t>
      </w:r>
      <w:proofErr w:type="spellStart"/>
      <w:r>
        <w:rPr>
          <w:rFonts w:ascii="Cambria" w:hAnsi="Cambria" w:cs="Arial"/>
          <w:sz w:val="20"/>
          <w:szCs w:val="20"/>
        </w:rPr>
        <w:t>Pasal</w:t>
      </w:r>
      <w:proofErr w:type="spellEnd"/>
      <w:r>
        <w:rPr>
          <w:rFonts w:ascii="Cambria" w:hAnsi="Cambria" w:cs="Arial"/>
          <w:sz w:val="20"/>
          <w:szCs w:val="20"/>
        </w:rPr>
        <w:t xml:space="preserve"> 8 </w:t>
      </w:r>
      <w:r w:rsidRPr="00A3313D">
        <w:rPr>
          <w:rFonts w:ascii="Cambria" w:hAnsi="Cambria" w:cs="Arial"/>
          <w:sz w:val="20"/>
          <w:szCs w:val="20"/>
          <w:lang w:val="id-ID"/>
        </w:rPr>
        <w:t xml:space="preserve">Perjanjian ini. </w:t>
      </w:r>
      <w:r w:rsidRPr="00A3313D">
        <w:rPr>
          <w:rFonts w:ascii="Cambria" w:hAnsi="Cambria" w:cs="Arial"/>
          <w:b/>
          <w:sz w:val="20"/>
          <w:szCs w:val="20"/>
          <w:lang w:val="id-ID"/>
        </w:rPr>
        <w:t xml:space="preserve">   </w:t>
      </w:r>
    </w:p>
    <w:p w14:paraId="711EB144" w14:textId="29459739" w:rsidR="00847076" w:rsidRPr="00877177" w:rsidRDefault="00847076" w:rsidP="00847076">
      <w:pPr>
        <w:numPr>
          <w:ilvl w:val="0"/>
          <w:numId w:val="2"/>
        </w:numPr>
        <w:tabs>
          <w:tab w:val="clear" w:pos="735"/>
        </w:tabs>
        <w:spacing w:after="120"/>
        <w:ind w:left="900" w:hanging="450"/>
        <w:jc w:val="both"/>
        <w:rPr>
          <w:rFonts w:ascii="Cambria" w:hAnsi="Cambria" w:cs="Arial"/>
          <w:sz w:val="20"/>
          <w:szCs w:val="20"/>
          <w:lang w:val="id-ID"/>
        </w:rPr>
      </w:pPr>
      <w:r>
        <w:rPr>
          <w:rFonts w:ascii="Cambria" w:hAnsi="Cambria" w:cs="Arial"/>
          <w:b/>
          <w:sz w:val="20"/>
          <w:szCs w:val="20"/>
        </w:rPr>
        <w:t>“</w:t>
      </w:r>
      <w:r w:rsidRPr="00A3313D">
        <w:rPr>
          <w:rFonts w:ascii="Cambria" w:hAnsi="Cambria" w:cs="Arial"/>
          <w:b/>
          <w:sz w:val="20"/>
          <w:szCs w:val="20"/>
          <w:lang w:val="id-ID"/>
        </w:rPr>
        <w:t>Rumah Sakit”</w:t>
      </w:r>
      <w:r w:rsidRPr="00A3313D">
        <w:rPr>
          <w:rFonts w:ascii="Cambria" w:hAnsi="Cambria" w:cs="Arial"/>
          <w:bCs/>
          <w:sz w:val="20"/>
          <w:szCs w:val="20"/>
          <w:lang w:val="id-ID"/>
        </w:rPr>
        <w:t xml:space="preserve"> adalah fasilitas Pelayanan Kesehatan yang dimiliki dan</w:t>
      </w:r>
      <w:r w:rsidR="00076A06">
        <w:rPr>
          <w:rFonts w:ascii="Cambria" w:hAnsi="Cambria" w:cs="Arial"/>
          <w:bCs/>
          <w:sz w:val="20"/>
          <w:szCs w:val="20"/>
        </w:rPr>
        <w:t>/</w:t>
      </w:r>
      <w:proofErr w:type="spellStart"/>
      <w:r w:rsidR="00076A06">
        <w:rPr>
          <w:rFonts w:ascii="Cambria" w:hAnsi="Cambria" w:cs="Arial"/>
          <w:bCs/>
          <w:sz w:val="20"/>
          <w:szCs w:val="20"/>
        </w:rPr>
        <w:t>atau</w:t>
      </w:r>
      <w:proofErr w:type="spellEnd"/>
      <w:r w:rsidRPr="00A3313D">
        <w:rPr>
          <w:rFonts w:ascii="Cambria" w:hAnsi="Cambria" w:cs="Arial"/>
          <w:bCs/>
          <w:sz w:val="20"/>
          <w:szCs w:val="20"/>
          <w:lang w:val="id-ID"/>
        </w:rPr>
        <w:t xml:space="preserve"> dikelola oleh </w:t>
      </w:r>
      <w:proofErr w:type="spellStart"/>
      <w:r>
        <w:rPr>
          <w:rFonts w:ascii="Cambria" w:hAnsi="Cambria" w:cs="Arial"/>
          <w:bCs/>
          <w:sz w:val="20"/>
          <w:szCs w:val="20"/>
        </w:rPr>
        <w:t>Pihak</w:t>
      </w:r>
      <w:proofErr w:type="spellEnd"/>
      <w:r>
        <w:rPr>
          <w:rFonts w:ascii="Cambria" w:hAnsi="Cambria" w:cs="Arial"/>
          <w:bCs/>
          <w:sz w:val="20"/>
          <w:szCs w:val="20"/>
        </w:rPr>
        <w:t xml:space="preserve"> </w:t>
      </w:r>
      <w:proofErr w:type="spellStart"/>
      <w:r>
        <w:rPr>
          <w:rFonts w:ascii="Cambria" w:hAnsi="Cambria" w:cs="Arial"/>
          <w:bCs/>
          <w:sz w:val="20"/>
          <w:szCs w:val="20"/>
        </w:rPr>
        <w:t>Kedua</w:t>
      </w:r>
      <w:proofErr w:type="spellEnd"/>
      <w:r w:rsidRPr="00A3313D">
        <w:rPr>
          <w:rFonts w:ascii="Cambria" w:hAnsi="Cambria" w:cs="Arial"/>
          <w:bCs/>
          <w:sz w:val="20"/>
          <w:szCs w:val="20"/>
          <w:lang w:val="id-ID"/>
        </w:rPr>
        <w:t xml:space="preserve"> sebagaimana tercantum </w:t>
      </w:r>
      <w:proofErr w:type="spellStart"/>
      <w:r>
        <w:rPr>
          <w:rFonts w:ascii="Cambria" w:hAnsi="Cambria" w:cs="Arial"/>
          <w:bCs/>
          <w:sz w:val="20"/>
          <w:szCs w:val="20"/>
        </w:rPr>
        <w:t>dalam</w:t>
      </w:r>
      <w:proofErr w:type="spellEnd"/>
      <w:r>
        <w:rPr>
          <w:rFonts w:ascii="Cambria" w:hAnsi="Cambria" w:cs="Arial"/>
          <w:bCs/>
          <w:sz w:val="20"/>
          <w:szCs w:val="20"/>
        </w:rPr>
        <w:t xml:space="preserve"> </w:t>
      </w:r>
      <w:proofErr w:type="spellStart"/>
      <w:r>
        <w:rPr>
          <w:rFonts w:ascii="Cambria" w:hAnsi="Cambria" w:cs="Arial"/>
          <w:bCs/>
          <w:sz w:val="20"/>
          <w:szCs w:val="20"/>
        </w:rPr>
        <w:t>Pasal</w:t>
      </w:r>
      <w:proofErr w:type="spellEnd"/>
      <w:r>
        <w:rPr>
          <w:rFonts w:ascii="Cambria" w:hAnsi="Cambria" w:cs="Arial"/>
          <w:bCs/>
          <w:sz w:val="20"/>
          <w:szCs w:val="20"/>
        </w:rPr>
        <w:t xml:space="preserve"> 3 </w:t>
      </w:r>
      <w:proofErr w:type="spellStart"/>
      <w:r>
        <w:rPr>
          <w:rFonts w:ascii="Cambria" w:hAnsi="Cambria" w:cs="Arial"/>
          <w:bCs/>
          <w:sz w:val="20"/>
          <w:szCs w:val="20"/>
        </w:rPr>
        <w:t>ayat</w:t>
      </w:r>
      <w:proofErr w:type="spellEnd"/>
      <w:r>
        <w:rPr>
          <w:rFonts w:ascii="Cambria" w:hAnsi="Cambria" w:cs="Arial"/>
          <w:bCs/>
          <w:sz w:val="20"/>
          <w:szCs w:val="20"/>
        </w:rPr>
        <w:t xml:space="preserve"> </w:t>
      </w:r>
      <w:r w:rsidRPr="0017281D">
        <w:rPr>
          <w:rFonts w:ascii="Cambria" w:hAnsi="Cambria" w:cs="Arial"/>
          <w:bCs/>
          <w:sz w:val="20"/>
          <w:szCs w:val="20"/>
        </w:rPr>
        <w:t>(3)</w:t>
      </w:r>
      <w:r w:rsidRPr="00A3313D">
        <w:rPr>
          <w:rFonts w:ascii="Cambria" w:hAnsi="Cambria" w:cs="Arial"/>
          <w:bCs/>
          <w:sz w:val="20"/>
          <w:szCs w:val="20"/>
          <w:lang w:val="id-ID"/>
        </w:rPr>
        <w:t xml:space="preserve"> Perjanjian.</w:t>
      </w:r>
    </w:p>
    <w:p w14:paraId="28EA8F49" w14:textId="24ECCB86" w:rsidR="00502F2F" w:rsidRPr="00877177" w:rsidRDefault="002F11D3"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id-ID"/>
        </w:rPr>
        <w:t>“Layanan Kesehatan Rawat Inap”</w:t>
      </w:r>
      <w:r w:rsidRPr="00D77FCF">
        <w:rPr>
          <w:rFonts w:ascii="Cambria" w:hAnsi="Cambria" w:cs="Arial"/>
          <w:sz w:val="20"/>
          <w:szCs w:val="20"/>
          <w:lang w:val="id-ID"/>
        </w:rPr>
        <w:t xml:space="preserve"> adalah layanan kesehatan yang diberikan kepada Peserta yang berdasarkan diagnosis dan keadaan klinis membutuhkan perawatan dan pelayanan kesehatan dari Pihak Kedua </w:t>
      </w:r>
      <w:r w:rsidR="00E812CC" w:rsidRPr="00D77FCF">
        <w:rPr>
          <w:rFonts w:ascii="Cambria" w:hAnsi="Cambria" w:cs="Arial"/>
          <w:sz w:val="20"/>
          <w:szCs w:val="20"/>
          <w:lang w:val="id-ID"/>
        </w:rPr>
        <w:t xml:space="preserve">dimana </w:t>
      </w:r>
      <w:proofErr w:type="spellStart"/>
      <w:r w:rsidR="00084B52">
        <w:rPr>
          <w:rFonts w:ascii="Cambria" w:hAnsi="Cambria" w:cs="Arial"/>
          <w:sz w:val="20"/>
          <w:szCs w:val="20"/>
        </w:rPr>
        <w:t>Peserta</w:t>
      </w:r>
      <w:proofErr w:type="spellEnd"/>
      <w:r w:rsidR="00084B52" w:rsidRPr="00D77FCF">
        <w:rPr>
          <w:rFonts w:ascii="Cambria" w:hAnsi="Cambria" w:cs="Arial"/>
          <w:sz w:val="20"/>
          <w:szCs w:val="20"/>
          <w:lang w:val="id-ID"/>
        </w:rPr>
        <w:t xml:space="preserve"> </w:t>
      </w:r>
      <w:r w:rsidR="00E812CC" w:rsidRPr="00D77FCF">
        <w:rPr>
          <w:rFonts w:ascii="Cambria" w:hAnsi="Cambria" w:cs="Arial"/>
          <w:sz w:val="20"/>
          <w:szCs w:val="20"/>
          <w:lang w:val="id-ID"/>
        </w:rPr>
        <w:t xml:space="preserve">menginap sedikitnya 6 </w:t>
      </w:r>
      <w:r w:rsidR="00D40CEE" w:rsidRPr="00D77FCF">
        <w:rPr>
          <w:rFonts w:ascii="Cambria" w:hAnsi="Cambria" w:cs="Arial"/>
          <w:sz w:val="20"/>
          <w:szCs w:val="20"/>
          <w:lang w:val="id-ID"/>
        </w:rPr>
        <w:t xml:space="preserve">(enam) </w:t>
      </w:r>
      <w:r w:rsidR="00E812CC" w:rsidRPr="00D77FCF">
        <w:rPr>
          <w:rFonts w:ascii="Cambria" w:hAnsi="Cambria" w:cs="Arial"/>
          <w:sz w:val="20"/>
          <w:szCs w:val="20"/>
          <w:lang w:val="id-ID"/>
        </w:rPr>
        <w:t>jam ter</w:t>
      </w:r>
      <w:r w:rsidR="00444271" w:rsidRPr="00D77FCF">
        <w:rPr>
          <w:rFonts w:ascii="Cambria" w:hAnsi="Cambria" w:cs="Arial"/>
          <w:sz w:val="20"/>
          <w:szCs w:val="20"/>
          <w:lang w:val="id-ID"/>
        </w:rPr>
        <w:t>us menerus dan</w:t>
      </w:r>
      <w:r w:rsidR="00282B8A" w:rsidRPr="00D77FCF">
        <w:rPr>
          <w:rFonts w:ascii="Cambria" w:hAnsi="Cambria" w:cs="Arial"/>
          <w:sz w:val="20"/>
          <w:szCs w:val="20"/>
          <w:lang w:val="id-ID"/>
        </w:rPr>
        <w:t xml:space="preserve"> </w:t>
      </w:r>
      <w:r w:rsidR="00FE74C6" w:rsidRPr="00D77FCF">
        <w:rPr>
          <w:rFonts w:ascii="Cambria" w:hAnsi="Cambria" w:cs="Arial"/>
          <w:sz w:val="20"/>
          <w:szCs w:val="20"/>
          <w:lang w:val="id-ID"/>
        </w:rPr>
        <w:t>atau dari Rumah S</w:t>
      </w:r>
      <w:r w:rsidR="00444271" w:rsidRPr="00D77FCF">
        <w:rPr>
          <w:rFonts w:ascii="Cambria" w:hAnsi="Cambria" w:cs="Arial"/>
          <w:sz w:val="20"/>
          <w:szCs w:val="20"/>
          <w:lang w:val="id-ID"/>
        </w:rPr>
        <w:t>akit lain, atau keadaan emergensi.</w:t>
      </w:r>
    </w:p>
    <w:p w14:paraId="4987BA83" w14:textId="2B489E4F" w:rsidR="00502F2F" w:rsidRPr="00877177" w:rsidRDefault="002F11D3"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id-ID"/>
        </w:rPr>
        <w:t>“Layanan Kesehatan Rawat Jalan”</w:t>
      </w:r>
      <w:r w:rsidRPr="00D77FCF">
        <w:rPr>
          <w:rFonts w:ascii="Cambria" w:hAnsi="Cambria" w:cs="Arial"/>
          <w:sz w:val="20"/>
          <w:szCs w:val="20"/>
          <w:lang w:val="id-ID"/>
        </w:rPr>
        <w:t xml:space="preserve"> adalah layanan kesehatan yang diberikan kepada Peserta yang</w:t>
      </w:r>
      <w:r w:rsidR="00282B8A" w:rsidRPr="00D77FCF">
        <w:rPr>
          <w:rFonts w:ascii="Cambria" w:hAnsi="Cambria" w:cs="Arial"/>
          <w:sz w:val="20"/>
          <w:szCs w:val="20"/>
          <w:lang w:val="id-ID"/>
        </w:rPr>
        <w:t xml:space="preserve"> dilakukan oleh dokter umum, </w:t>
      </w:r>
      <w:r w:rsidR="008A4085" w:rsidRPr="00D77FCF">
        <w:rPr>
          <w:rFonts w:ascii="Cambria" w:hAnsi="Cambria" w:cs="Arial"/>
          <w:sz w:val="20"/>
          <w:szCs w:val="20"/>
          <w:lang w:val="id-ID"/>
        </w:rPr>
        <w:t xml:space="preserve">dokter spesialis, </w:t>
      </w:r>
      <w:r w:rsidR="00282B8A" w:rsidRPr="00D77FCF">
        <w:rPr>
          <w:rFonts w:ascii="Cambria" w:hAnsi="Cambria" w:cs="Arial"/>
          <w:sz w:val="20"/>
          <w:szCs w:val="20"/>
          <w:lang w:val="id-ID"/>
        </w:rPr>
        <w:t xml:space="preserve">dokter gigi pada Rumah </w:t>
      </w:r>
      <w:r w:rsidR="00FE74C6" w:rsidRPr="00D77FCF">
        <w:rPr>
          <w:rFonts w:ascii="Cambria" w:hAnsi="Cambria" w:cs="Arial"/>
          <w:sz w:val="20"/>
          <w:szCs w:val="20"/>
          <w:lang w:val="id-ID"/>
        </w:rPr>
        <w:t>S</w:t>
      </w:r>
      <w:r w:rsidR="00282B8A" w:rsidRPr="00D77FCF">
        <w:rPr>
          <w:rFonts w:ascii="Cambria" w:hAnsi="Cambria" w:cs="Arial"/>
          <w:sz w:val="20"/>
          <w:szCs w:val="20"/>
          <w:lang w:val="id-ID"/>
        </w:rPr>
        <w:t>akit/Klinik dengan atau tanpa obat dan tidak sedang menjalani rawat inap</w:t>
      </w:r>
      <w:r w:rsidRPr="00D77FCF">
        <w:rPr>
          <w:rFonts w:ascii="Cambria" w:hAnsi="Cambria" w:cs="Arial"/>
          <w:sz w:val="20"/>
          <w:szCs w:val="20"/>
          <w:lang w:val="id-ID"/>
        </w:rPr>
        <w:t>.</w:t>
      </w:r>
    </w:p>
    <w:p w14:paraId="770B0901" w14:textId="1BEE133E" w:rsidR="00282B8A" w:rsidRPr="00877177" w:rsidRDefault="00282B8A"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id-ID"/>
        </w:rPr>
        <w:t xml:space="preserve">“One Day Care/One Day Surgery” </w:t>
      </w:r>
      <w:r w:rsidRPr="00D77FCF">
        <w:rPr>
          <w:rFonts w:ascii="Cambria" w:hAnsi="Cambria" w:cs="Arial"/>
          <w:sz w:val="20"/>
          <w:szCs w:val="20"/>
          <w:lang w:val="id-ID"/>
        </w:rPr>
        <w:t>adalah tindakan spesialis yang dilaksanakan oleh tenaga ahli dengan atau tanpa anestesi dimana peserta dapat langsung pulang tanpa harus melaksanakan rawat inap (merupakan paket yang terdiri dari tindakan dokter, anestesi dan obat, serta sewa kamar).</w:t>
      </w:r>
    </w:p>
    <w:p w14:paraId="7D656E42" w14:textId="1765037F" w:rsidR="00F56977" w:rsidRPr="00877177" w:rsidRDefault="00F56977"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pt-BR"/>
        </w:rPr>
        <w:t xml:space="preserve">“Operasi” </w:t>
      </w:r>
      <w:r w:rsidRPr="00D77FCF">
        <w:rPr>
          <w:rFonts w:ascii="Cambria" w:hAnsi="Cambria" w:cs="Arial"/>
          <w:sz w:val="20"/>
          <w:szCs w:val="20"/>
          <w:lang w:val="pt-BR"/>
        </w:rPr>
        <w:t>adalah tindakan medis spesialis dengan menggunakan sayatan pada organ tubuh dengan atau tanpa tenaga anestesi pada suatu ruangan tertentu</w:t>
      </w:r>
      <w:r w:rsidR="00D54BF8" w:rsidRPr="00D77FCF">
        <w:rPr>
          <w:rFonts w:ascii="Cambria" w:hAnsi="Cambria" w:cs="Arial"/>
          <w:b/>
          <w:sz w:val="20"/>
          <w:szCs w:val="20"/>
          <w:lang w:val="pt-BR"/>
        </w:rPr>
        <w:t>.</w:t>
      </w:r>
    </w:p>
    <w:p w14:paraId="3743E6C5" w14:textId="7B8CAAE0" w:rsidR="00F56977" w:rsidRPr="00D77FCF" w:rsidRDefault="00F56977" w:rsidP="00C24A36">
      <w:pPr>
        <w:numPr>
          <w:ilvl w:val="0"/>
          <w:numId w:val="2"/>
        </w:numPr>
        <w:tabs>
          <w:tab w:val="clear" w:pos="735"/>
        </w:tabs>
        <w:spacing w:after="120"/>
        <w:ind w:left="900" w:hanging="450"/>
        <w:jc w:val="both"/>
        <w:rPr>
          <w:rFonts w:ascii="Cambria" w:hAnsi="Cambria" w:cs="Arial"/>
          <w:b/>
          <w:sz w:val="20"/>
          <w:szCs w:val="20"/>
          <w:lang w:val="pt-BR"/>
        </w:rPr>
      </w:pPr>
      <w:r w:rsidRPr="00D77FCF">
        <w:rPr>
          <w:rFonts w:ascii="Cambria" w:hAnsi="Cambria" w:cs="Arial"/>
          <w:b/>
          <w:sz w:val="20"/>
          <w:szCs w:val="20"/>
          <w:lang w:val="pt-BR"/>
        </w:rPr>
        <w:lastRenderedPageBreak/>
        <w:t xml:space="preserve">“Perawatan khusus” </w:t>
      </w:r>
      <w:r w:rsidRPr="00D77FCF">
        <w:rPr>
          <w:rFonts w:ascii="Cambria" w:hAnsi="Cambria" w:cs="Arial"/>
          <w:sz w:val="20"/>
          <w:szCs w:val="20"/>
          <w:lang w:val="pt-BR"/>
        </w:rPr>
        <w:t xml:space="preserve">adalah perawatan yang membutuhkan ruangan perawatan, tindakan, obat-obatan dan tenaga ahli, dan memerlukan pemeriksaan lebih intensif, misalnya perawatan di </w:t>
      </w:r>
      <w:r w:rsidR="00D70F63" w:rsidRPr="00A3313D">
        <w:rPr>
          <w:rFonts w:ascii="Cambria" w:hAnsi="Cambria" w:cs="Arial"/>
          <w:i/>
          <w:iCs/>
          <w:sz w:val="20"/>
          <w:szCs w:val="20"/>
          <w:lang w:val="sv-SE"/>
        </w:rPr>
        <w:t xml:space="preserve">Intensive Care Unit </w:t>
      </w:r>
      <w:r w:rsidR="00D70F63" w:rsidRPr="00A3313D">
        <w:rPr>
          <w:rFonts w:ascii="Cambria" w:hAnsi="Cambria" w:cs="Arial"/>
          <w:sz w:val="20"/>
          <w:szCs w:val="20"/>
          <w:lang w:val="sv-SE"/>
        </w:rPr>
        <w:t xml:space="preserve">(ICU), </w:t>
      </w:r>
      <w:r w:rsidR="00D70F63" w:rsidRPr="00A3313D">
        <w:rPr>
          <w:rFonts w:ascii="Cambria" w:hAnsi="Cambria" w:cs="Arial"/>
          <w:i/>
          <w:iCs/>
          <w:sz w:val="20"/>
          <w:szCs w:val="20"/>
          <w:lang w:val="sv-SE"/>
        </w:rPr>
        <w:t>Intensive Cardiology Care Unit</w:t>
      </w:r>
      <w:r w:rsidR="00D70F63" w:rsidRPr="00A3313D">
        <w:rPr>
          <w:rFonts w:ascii="Cambria" w:hAnsi="Cambria" w:cs="Arial"/>
          <w:sz w:val="20"/>
          <w:szCs w:val="20"/>
          <w:lang w:val="sv-SE"/>
        </w:rPr>
        <w:t xml:space="preserve"> (ICCU), </w:t>
      </w:r>
      <w:r w:rsidR="00D70F63" w:rsidRPr="00A3313D">
        <w:rPr>
          <w:rFonts w:ascii="Cambria" w:hAnsi="Cambria" w:cs="Arial"/>
          <w:i/>
          <w:iCs/>
          <w:sz w:val="20"/>
          <w:szCs w:val="20"/>
          <w:lang w:val="sv-SE"/>
        </w:rPr>
        <w:t xml:space="preserve">Hicgh Care </w:t>
      </w:r>
      <w:r w:rsidR="00D70F63" w:rsidRPr="00A3313D">
        <w:rPr>
          <w:rFonts w:ascii="Cambria" w:hAnsi="Cambria" w:cs="Arial"/>
          <w:sz w:val="20"/>
          <w:szCs w:val="20"/>
          <w:lang w:val="sv-SE"/>
        </w:rPr>
        <w:t xml:space="preserve">Unit (HCU), </w:t>
      </w:r>
      <w:r w:rsidR="00D70F63" w:rsidRPr="00A3313D">
        <w:rPr>
          <w:rFonts w:ascii="Cambria" w:hAnsi="Cambria" w:cs="Arial"/>
          <w:i/>
          <w:iCs/>
          <w:sz w:val="20"/>
          <w:szCs w:val="20"/>
          <w:lang w:val="sv-SE"/>
        </w:rPr>
        <w:t xml:space="preserve">Neonatal Intensive Care </w:t>
      </w:r>
      <w:r w:rsidR="00D70F63" w:rsidRPr="00A3313D">
        <w:rPr>
          <w:rFonts w:ascii="Cambria" w:hAnsi="Cambria" w:cs="Arial"/>
          <w:sz w:val="20"/>
          <w:szCs w:val="20"/>
          <w:lang w:val="sv-SE"/>
        </w:rPr>
        <w:t xml:space="preserve">Unit (NICU), </w:t>
      </w:r>
      <w:r w:rsidR="00D70F63" w:rsidRPr="00A3313D">
        <w:rPr>
          <w:rFonts w:ascii="Cambria" w:hAnsi="Cambria" w:cs="Arial"/>
          <w:i/>
          <w:sz w:val="20"/>
          <w:szCs w:val="20"/>
          <w:lang w:val="sv-SE"/>
        </w:rPr>
        <w:t>Pediatric Intensive Care Unit</w:t>
      </w:r>
      <w:r w:rsidR="00D70F63" w:rsidRPr="00A3313D">
        <w:rPr>
          <w:rFonts w:ascii="Cambria" w:hAnsi="Cambria" w:cs="Arial"/>
          <w:sz w:val="20"/>
          <w:szCs w:val="20"/>
          <w:lang w:val="sv-SE"/>
        </w:rPr>
        <w:t xml:space="preserve"> (PICU)</w:t>
      </w:r>
      <w:r w:rsidRPr="00D77FCF">
        <w:rPr>
          <w:rFonts w:ascii="Cambria" w:hAnsi="Cambria" w:cs="Arial"/>
          <w:sz w:val="20"/>
          <w:szCs w:val="20"/>
          <w:lang w:val="pt-BR"/>
        </w:rPr>
        <w:t>, Unit luka bakar, Unit Perinatology</w:t>
      </w:r>
      <w:r w:rsidRPr="00D77FCF">
        <w:rPr>
          <w:rFonts w:ascii="Cambria" w:hAnsi="Cambria" w:cs="Arial"/>
          <w:b/>
          <w:sz w:val="20"/>
          <w:szCs w:val="20"/>
          <w:lang w:val="pt-BR"/>
        </w:rPr>
        <w:t>.</w:t>
      </w:r>
    </w:p>
    <w:p w14:paraId="42F8D2BB" w14:textId="15BAE430" w:rsidR="00F56977" w:rsidRPr="00877177" w:rsidRDefault="006E5975"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pt-BR"/>
        </w:rPr>
        <w:t>“</w:t>
      </w:r>
      <w:r w:rsidR="00282B8A" w:rsidRPr="00D77FCF">
        <w:rPr>
          <w:rFonts w:ascii="Cambria" w:hAnsi="Cambria" w:cs="Arial"/>
          <w:b/>
          <w:sz w:val="20"/>
          <w:szCs w:val="20"/>
          <w:lang w:val="pt-BR"/>
        </w:rPr>
        <w:t>Emergensi”</w:t>
      </w:r>
      <w:r w:rsidR="00F56977" w:rsidRPr="00D77FCF">
        <w:rPr>
          <w:rFonts w:ascii="Cambria" w:hAnsi="Cambria"/>
          <w:sz w:val="20"/>
          <w:szCs w:val="20"/>
          <w:lang w:val="pt-BR"/>
        </w:rPr>
        <w:t xml:space="preserve"> </w:t>
      </w:r>
      <w:r w:rsidR="00F56977" w:rsidRPr="00D77FCF">
        <w:rPr>
          <w:rFonts w:ascii="Cambria" w:hAnsi="Cambria" w:cs="Arial"/>
          <w:sz w:val="20"/>
          <w:szCs w:val="20"/>
          <w:lang w:val="pt-BR"/>
        </w:rPr>
        <w:t xml:space="preserve">adalah keadaan darurat yang memerlukan pemeriksaan dan tindakan medis segera yang apabila tidak dilakukan akan menyebabkan hal yang fatal bagi </w:t>
      </w:r>
      <w:r w:rsidR="008A38A0">
        <w:rPr>
          <w:rFonts w:ascii="Cambria" w:hAnsi="Cambria" w:cs="Arial"/>
          <w:sz w:val="20"/>
          <w:szCs w:val="20"/>
          <w:lang w:val="pt-BR"/>
        </w:rPr>
        <w:t>P</w:t>
      </w:r>
      <w:r w:rsidR="00F56977" w:rsidRPr="00D77FCF">
        <w:rPr>
          <w:rFonts w:ascii="Cambria" w:hAnsi="Cambria" w:cs="Arial"/>
          <w:sz w:val="20"/>
          <w:szCs w:val="20"/>
          <w:lang w:val="pt-BR"/>
        </w:rPr>
        <w:t>eserta (dibuktikan dengan data resep obat yang diberikan oleh dokter yang merawat).</w:t>
      </w:r>
      <w:r w:rsidR="00282B8A" w:rsidRPr="00D77FCF">
        <w:rPr>
          <w:rFonts w:ascii="Cambria" w:hAnsi="Cambria" w:cs="Arial"/>
          <w:b/>
          <w:sz w:val="20"/>
          <w:szCs w:val="20"/>
          <w:lang w:val="pt-BR"/>
        </w:rPr>
        <w:t xml:space="preserve"> </w:t>
      </w:r>
    </w:p>
    <w:p w14:paraId="5EB92E7E" w14:textId="3DD0C1FB" w:rsidR="00F56977" w:rsidRPr="00877177" w:rsidRDefault="00F56977"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pt-BR"/>
        </w:rPr>
        <w:t xml:space="preserve">“Penyakit” </w:t>
      </w:r>
      <w:r w:rsidRPr="00D77FCF">
        <w:rPr>
          <w:rFonts w:ascii="Cambria" w:hAnsi="Cambria" w:cs="Arial"/>
          <w:sz w:val="20"/>
          <w:szCs w:val="20"/>
          <w:lang w:val="pt-BR"/>
        </w:rPr>
        <w:t>adalah kondisi fisik seseorang yang ditandai dengan penyimpangan patologis dari keadaan normal yang sehat</w:t>
      </w:r>
      <w:r w:rsidR="00D54BF8" w:rsidRPr="00D77FCF">
        <w:rPr>
          <w:rFonts w:ascii="Cambria" w:hAnsi="Cambria" w:cs="Arial"/>
          <w:b/>
          <w:sz w:val="20"/>
          <w:szCs w:val="20"/>
          <w:lang w:val="pt-BR"/>
        </w:rPr>
        <w:t>.</w:t>
      </w:r>
    </w:p>
    <w:p w14:paraId="01397A75" w14:textId="0CAE8B09" w:rsidR="00F56977" w:rsidRPr="00877177" w:rsidRDefault="00F56977"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pt-BR"/>
        </w:rPr>
        <w:t xml:space="preserve">“Rujukan” </w:t>
      </w:r>
      <w:r w:rsidRPr="00D77FCF">
        <w:rPr>
          <w:rFonts w:ascii="Cambria" w:hAnsi="Cambria" w:cs="Arial"/>
          <w:sz w:val="20"/>
          <w:szCs w:val="20"/>
          <w:lang w:val="pt-BR"/>
        </w:rPr>
        <w:t>adalah surat pengantar yang berikan oleh dokter untuk pemeriksaan/pengobatan lebih lanjut  dan atau rawat inap di rumah sakit</w:t>
      </w:r>
      <w:r w:rsidR="00D54BF8" w:rsidRPr="00D77FCF">
        <w:rPr>
          <w:rFonts w:ascii="Cambria" w:hAnsi="Cambria" w:cs="Arial"/>
          <w:b/>
          <w:sz w:val="20"/>
          <w:szCs w:val="20"/>
          <w:lang w:val="pt-BR"/>
        </w:rPr>
        <w:t>.</w:t>
      </w:r>
    </w:p>
    <w:p w14:paraId="151B9673" w14:textId="0D971D22" w:rsidR="00502F2F" w:rsidRPr="00877177" w:rsidRDefault="002F11D3"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pt-BR"/>
        </w:rPr>
        <w:t>“</w:t>
      </w:r>
      <w:r w:rsidRPr="00877177">
        <w:rPr>
          <w:rFonts w:ascii="Cambria" w:hAnsi="Cambria" w:cs="Arial"/>
          <w:b/>
          <w:sz w:val="20"/>
          <w:szCs w:val="20"/>
          <w:lang w:val="id-ID"/>
        </w:rPr>
        <w:t>Kartu Peserta</w:t>
      </w:r>
      <w:r w:rsidRPr="00D77FCF">
        <w:rPr>
          <w:rFonts w:ascii="Cambria" w:hAnsi="Cambria" w:cs="Arial"/>
          <w:b/>
          <w:sz w:val="20"/>
          <w:szCs w:val="20"/>
          <w:lang w:val="pt-BR"/>
        </w:rPr>
        <w:t>”</w:t>
      </w:r>
      <w:r w:rsidRPr="00877177">
        <w:rPr>
          <w:rFonts w:ascii="Cambria" w:hAnsi="Cambria" w:cs="Arial"/>
          <w:sz w:val="20"/>
          <w:szCs w:val="20"/>
          <w:lang w:val="id-ID"/>
        </w:rPr>
        <w:t xml:space="preserve"> adalah kartu yang diterbitkan oleh Pihak Pertama </w:t>
      </w:r>
      <w:r w:rsidRPr="00D77FCF">
        <w:rPr>
          <w:rFonts w:ascii="Cambria" w:hAnsi="Cambria" w:cs="Arial"/>
          <w:sz w:val="20"/>
          <w:szCs w:val="20"/>
          <w:lang w:val="pt-BR"/>
        </w:rPr>
        <w:t xml:space="preserve">sebagai alat bukti yang sah atas kepesertaan Peserta untuk memperoleh </w:t>
      </w:r>
      <w:r w:rsidR="000850D6">
        <w:rPr>
          <w:rFonts w:ascii="Cambria" w:hAnsi="Cambria" w:cs="Arial"/>
          <w:sz w:val="20"/>
          <w:szCs w:val="20"/>
          <w:lang w:val="pt-BR"/>
        </w:rPr>
        <w:t>Pe</w:t>
      </w:r>
      <w:r w:rsidRPr="00D77FCF">
        <w:rPr>
          <w:rFonts w:ascii="Cambria" w:hAnsi="Cambria" w:cs="Arial"/>
          <w:sz w:val="20"/>
          <w:szCs w:val="20"/>
          <w:lang w:val="pt-BR"/>
        </w:rPr>
        <w:t xml:space="preserve">layanan </w:t>
      </w:r>
      <w:r w:rsidR="000850D6">
        <w:rPr>
          <w:rFonts w:ascii="Cambria" w:hAnsi="Cambria" w:cs="Arial"/>
          <w:sz w:val="20"/>
          <w:szCs w:val="20"/>
          <w:lang w:val="pt-BR"/>
        </w:rPr>
        <w:t>K</w:t>
      </w:r>
      <w:r w:rsidRPr="00D77FCF">
        <w:rPr>
          <w:rFonts w:ascii="Cambria" w:hAnsi="Cambria" w:cs="Arial"/>
          <w:sz w:val="20"/>
          <w:szCs w:val="20"/>
          <w:lang w:val="pt-BR"/>
        </w:rPr>
        <w:t xml:space="preserve">esehatan pada sarana dan fasilitas </w:t>
      </w:r>
      <w:r w:rsidR="00282B8A" w:rsidRPr="00D77FCF">
        <w:rPr>
          <w:rFonts w:ascii="Cambria" w:hAnsi="Cambria" w:cs="Arial"/>
          <w:sz w:val="20"/>
          <w:szCs w:val="20"/>
          <w:lang w:val="pt-BR"/>
        </w:rPr>
        <w:t xml:space="preserve">jaringan rekanan </w:t>
      </w:r>
      <w:r w:rsidRPr="00D77FCF">
        <w:rPr>
          <w:rFonts w:ascii="Cambria" w:hAnsi="Cambria" w:cs="Arial"/>
          <w:sz w:val="20"/>
          <w:szCs w:val="20"/>
          <w:lang w:val="pt-BR"/>
        </w:rPr>
        <w:t>Pihak Kedua</w:t>
      </w:r>
      <w:r w:rsidR="00366617" w:rsidRPr="00D77FCF">
        <w:rPr>
          <w:rFonts w:ascii="Cambria" w:hAnsi="Cambria" w:cs="Arial"/>
          <w:sz w:val="20"/>
          <w:szCs w:val="20"/>
          <w:lang w:val="pt-BR"/>
        </w:rPr>
        <w:t>, sebagaimana contoh Kartu Peserta terdapat dalam Lampiran Perjanjian ini.</w:t>
      </w:r>
    </w:p>
    <w:p w14:paraId="5E67793E" w14:textId="52AEF711" w:rsidR="00502F2F" w:rsidRPr="00877177" w:rsidRDefault="002F11D3"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pt-BR"/>
        </w:rPr>
        <w:t>“Surat Pernyataan”</w:t>
      </w:r>
      <w:r w:rsidRPr="00D77FCF">
        <w:rPr>
          <w:rFonts w:ascii="Cambria" w:hAnsi="Cambria" w:cs="Arial"/>
          <w:sz w:val="20"/>
          <w:szCs w:val="20"/>
          <w:lang w:val="pt-BR"/>
        </w:rPr>
        <w:t xml:space="preserve"> adalah surat yang disediakan oleh Pihak Pertama dan harus ditandatangani oleh Peserta yang memerlukan </w:t>
      </w:r>
      <w:r w:rsidR="0099657E">
        <w:rPr>
          <w:rFonts w:ascii="Cambria" w:hAnsi="Cambria" w:cs="Arial"/>
          <w:sz w:val="20"/>
          <w:szCs w:val="20"/>
          <w:lang w:val="pt-BR"/>
        </w:rPr>
        <w:t>Layanan Kesehatan</w:t>
      </w:r>
      <w:r w:rsidR="0099657E" w:rsidRPr="00D77FCF">
        <w:rPr>
          <w:rFonts w:ascii="Cambria" w:hAnsi="Cambria" w:cs="Arial"/>
          <w:sz w:val="20"/>
          <w:szCs w:val="20"/>
          <w:lang w:val="pt-BR"/>
        </w:rPr>
        <w:t xml:space="preserve"> </w:t>
      </w:r>
      <w:r w:rsidRPr="00D77FCF">
        <w:rPr>
          <w:rFonts w:ascii="Cambria" w:hAnsi="Cambria" w:cs="Arial"/>
          <w:sz w:val="20"/>
          <w:szCs w:val="20"/>
          <w:lang w:val="pt-BR"/>
        </w:rPr>
        <w:t xml:space="preserve">Rawat Inap dengan jaminan asuransi kesehatan dari Pihak Pertama dengan tujuan, agar Peserta mematuhi batas-batas dan jenis-jenis manfaat </w:t>
      </w:r>
      <w:r w:rsidR="0099657E">
        <w:rPr>
          <w:rFonts w:ascii="Cambria" w:hAnsi="Cambria" w:cs="Arial"/>
          <w:sz w:val="20"/>
          <w:szCs w:val="20"/>
          <w:lang w:val="pt-BR"/>
        </w:rPr>
        <w:t>Layanan Kesehatan</w:t>
      </w:r>
      <w:r w:rsidR="0099657E" w:rsidRPr="00D77FCF">
        <w:rPr>
          <w:rFonts w:ascii="Cambria" w:hAnsi="Cambria" w:cs="Arial"/>
          <w:sz w:val="20"/>
          <w:szCs w:val="20"/>
          <w:lang w:val="pt-BR"/>
        </w:rPr>
        <w:t xml:space="preserve"> </w:t>
      </w:r>
      <w:r w:rsidRPr="00D77FCF">
        <w:rPr>
          <w:rFonts w:ascii="Cambria" w:hAnsi="Cambria" w:cs="Arial"/>
          <w:sz w:val="20"/>
          <w:szCs w:val="20"/>
          <w:lang w:val="pt-BR"/>
        </w:rPr>
        <w:t>Rawat Inap yang kondisinya telah diatur di dalam Perjanjian Polis Induk antara Pihak Pertama dengan Pemegang Polis.</w:t>
      </w:r>
    </w:p>
    <w:p w14:paraId="42A31F18" w14:textId="1D493A58" w:rsidR="00502F2F" w:rsidRPr="00877177" w:rsidRDefault="002F11D3" w:rsidP="00C24A36">
      <w:pPr>
        <w:numPr>
          <w:ilvl w:val="0"/>
          <w:numId w:val="2"/>
        </w:numPr>
        <w:tabs>
          <w:tab w:val="clear" w:pos="735"/>
        </w:tabs>
        <w:spacing w:after="120"/>
        <w:ind w:left="900" w:hanging="450"/>
        <w:jc w:val="both"/>
        <w:rPr>
          <w:rFonts w:ascii="Cambria" w:hAnsi="Cambria" w:cs="Arial"/>
          <w:sz w:val="20"/>
          <w:szCs w:val="20"/>
          <w:lang w:val="id-ID"/>
        </w:rPr>
      </w:pPr>
      <w:r w:rsidRPr="00877177">
        <w:rPr>
          <w:rFonts w:ascii="Cambria" w:hAnsi="Cambria" w:cs="Arial"/>
          <w:b/>
          <w:sz w:val="20"/>
          <w:szCs w:val="20"/>
          <w:lang w:val="id-ID"/>
        </w:rPr>
        <w:t xml:space="preserve">“Formulir Pengajuan Klaim” </w:t>
      </w:r>
      <w:r w:rsidRPr="00877177">
        <w:rPr>
          <w:rFonts w:ascii="Cambria" w:hAnsi="Cambria" w:cs="Arial"/>
          <w:sz w:val="20"/>
          <w:szCs w:val="20"/>
          <w:lang w:val="id-ID"/>
        </w:rPr>
        <w:t>adalah formulir yang disediakan oleh Pihak Pertama yang wajib diisi oleh Rumah Sakit atas klaim yang diajukan.</w:t>
      </w:r>
    </w:p>
    <w:p w14:paraId="06ECBC88" w14:textId="1D4FFC6A" w:rsidR="00502F2F" w:rsidRPr="00877177" w:rsidRDefault="002F11D3"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pt-BR"/>
        </w:rPr>
        <w:t>“Formulir Perawatan”</w:t>
      </w:r>
      <w:r w:rsidRPr="00D77FCF">
        <w:rPr>
          <w:rFonts w:ascii="Cambria" w:hAnsi="Cambria" w:cs="Arial"/>
          <w:sz w:val="20"/>
          <w:szCs w:val="20"/>
          <w:lang w:val="pt-BR"/>
        </w:rPr>
        <w:t xml:space="preserve"> adalah formulir untuk hasil diagnosa </w:t>
      </w:r>
      <w:r w:rsidR="00282B8A" w:rsidRPr="00D77FCF">
        <w:rPr>
          <w:rFonts w:ascii="Cambria" w:hAnsi="Cambria" w:cs="Arial"/>
          <w:sz w:val="20"/>
          <w:szCs w:val="20"/>
          <w:lang w:val="pt-BR"/>
        </w:rPr>
        <w:t xml:space="preserve">Peserta </w:t>
      </w:r>
      <w:r w:rsidRPr="00D77FCF">
        <w:rPr>
          <w:rFonts w:ascii="Cambria" w:hAnsi="Cambria" w:cs="Arial"/>
          <w:sz w:val="20"/>
          <w:szCs w:val="20"/>
          <w:lang w:val="pt-BR"/>
        </w:rPr>
        <w:t>yang di</w:t>
      </w:r>
      <w:r w:rsidR="00282B8A" w:rsidRPr="00D77FCF">
        <w:rPr>
          <w:rFonts w:ascii="Cambria" w:hAnsi="Cambria" w:cs="Arial"/>
          <w:sz w:val="20"/>
          <w:szCs w:val="20"/>
          <w:lang w:val="pt-BR"/>
        </w:rPr>
        <w:t>isi</w:t>
      </w:r>
      <w:r w:rsidRPr="00D77FCF">
        <w:rPr>
          <w:rFonts w:ascii="Cambria" w:hAnsi="Cambria" w:cs="Arial"/>
          <w:sz w:val="20"/>
          <w:szCs w:val="20"/>
          <w:lang w:val="pt-BR"/>
        </w:rPr>
        <w:t xml:space="preserve"> oleh dokter </w:t>
      </w:r>
      <w:r w:rsidR="00282B8A" w:rsidRPr="00D77FCF">
        <w:rPr>
          <w:rFonts w:ascii="Cambria" w:hAnsi="Cambria" w:cs="Arial"/>
          <w:sz w:val="20"/>
          <w:szCs w:val="20"/>
          <w:lang w:val="pt-BR"/>
        </w:rPr>
        <w:t>untuk diajukan ke</w:t>
      </w:r>
      <w:r w:rsidRPr="00D77FCF">
        <w:rPr>
          <w:rFonts w:ascii="Cambria" w:hAnsi="Cambria" w:cs="Arial"/>
          <w:sz w:val="20"/>
          <w:szCs w:val="20"/>
          <w:lang w:val="pt-BR"/>
        </w:rPr>
        <w:t>pada Pihak Kedua.</w:t>
      </w:r>
    </w:p>
    <w:p w14:paraId="43095498" w14:textId="20933C10" w:rsidR="00502F2F" w:rsidRPr="00877177" w:rsidRDefault="002F11D3"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pt-BR"/>
        </w:rPr>
        <w:t>“Surat Jaminan”</w:t>
      </w:r>
      <w:r w:rsidRPr="00D77FCF">
        <w:rPr>
          <w:rFonts w:ascii="Cambria" w:hAnsi="Cambria" w:cs="Arial"/>
          <w:sz w:val="20"/>
          <w:szCs w:val="20"/>
          <w:lang w:val="pt-BR"/>
        </w:rPr>
        <w:t xml:space="preserve"> adalah surat konfirmasi Pihak Pertama kepada Pihak Kedua mengenai batasan manfaat bagi masing-masing Peserta untuk dapat memperoleh </w:t>
      </w:r>
      <w:r w:rsidR="00B37D62" w:rsidRPr="00D77FCF">
        <w:rPr>
          <w:rFonts w:ascii="Cambria" w:hAnsi="Cambria" w:cs="Arial"/>
          <w:sz w:val="20"/>
          <w:szCs w:val="20"/>
          <w:lang w:val="pt-BR"/>
        </w:rPr>
        <w:t>Pel</w:t>
      </w:r>
      <w:r w:rsidRPr="00D77FCF">
        <w:rPr>
          <w:rFonts w:ascii="Cambria" w:hAnsi="Cambria" w:cs="Arial"/>
          <w:sz w:val="20"/>
          <w:szCs w:val="20"/>
          <w:lang w:val="pt-BR"/>
        </w:rPr>
        <w:t>ayanan Kesehatan sebagaimana dimaksud dalam Perjanjian ini.</w:t>
      </w:r>
    </w:p>
    <w:p w14:paraId="57FF24FB" w14:textId="3A0ACC16" w:rsidR="00502F2F" w:rsidRPr="00877177" w:rsidRDefault="002F11D3"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pt-BR"/>
        </w:rPr>
        <w:t>“</w:t>
      </w:r>
      <w:r w:rsidR="006E5975" w:rsidRPr="00D77FCF">
        <w:rPr>
          <w:rFonts w:ascii="Cambria" w:hAnsi="Cambria" w:cs="Tahoma"/>
          <w:b/>
          <w:bCs/>
          <w:spacing w:val="6"/>
          <w:sz w:val="20"/>
          <w:szCs w:val="20"/>
          <w:lang w:val="pt-BR"/>
        </w:rPr>
        <w:t>Pengelola Administrasi</w:t>
      </w:r>
      <w:r w:rsidR="006E5975" w:rsidRPr="00D77FCF">
        <w:rPr>
          <w:rFonts w:ascii="Cambria" w:hAnsi="Cambria" w:cs="Tahoma"/>
          <w:spacing w:val="6"/>
          <w:sz w:val="20"/>
          <w:szCs w:val="20"/>
          <w:lang w:val="pt-BR"/>
        </w:rPr>
        <w:t xml:space="preserve">” berarti perusahaan </w:t>
      </w:r>
      <w:r w:rsidR="00127A3F" w:rsidRPr="00D77FCF">
        <w:rPr>
          <w:rFonts w:ascii="Cambria" w:hAnsi="Cambria" w:cs="Tahoma"/>
          <w:spacing w:val="6"/>
          <w:sz w:val="20"/>
          <w:szCs w:val="20"/>
          <w:lang w:val="pt-BR"/>
        </w:rPr>
        <w:t>Pihak K</w:t>
      </w:r>
      <w:r w:rsidR="00C9671A" w:rsidRPr="00D77FCF">
        <w:rPr>
          <w:rFonts w:ascii="Cambria" w:hAnsi="Cambria" w:cs="Tahoma"/>
          <w:spacing w:val="6"/>
          <w:sz w:val="20"/>
          <w:szCs w:val="20"/>
          <w:lang w:val="pt-BR"/>
        </w:rPr>
        <w:t xml:space="preserve">etiga </w:t>
      </w:r>
      <w:r w:rsidR="006E5975" w:rsidRPr="00D77FCF">
        <w:rPr>
          <w:rFonts w:ascii="Cambria" w:hAnsi="Cambria" w:cs="Tahoma"/>
          <w:spacing w:val="6"/>
          <w:sz w:val="20"/>
          <w:szCs w:val="20"/>
          <w:lang w:val="pt-BR"/>
        </w:rPr>
        <w:t xml:space="preserve">penyedia tata kelola administrasi </w:t>
      </w:r>
      <w:r w:rsidR="00625AE2">
        <w:rPr>
          <w:rFonts w:ascii="Cambria" w:hAnsi="Cambria" w:cs="Tahoma"/>
          <w:bCs/>
          <w:spacing w:val="6"/>
          <w:sz w:val="20"/>
          <w:szCs w:val="20"/>
          <w:lang w:val="pt-BR"/>
        </w:rPr>
        <w:t>P</w:t>
      </w:r>
      <w:r w:rsidR="006E5975" w:rsidRPr="00D77FCF">
        <w:rPr>
          <w:rFonts w:ascii="Cambria" w:hAnsi="Cambria" w:cs="Tahoma"/>
          <w:bCs/>
          <w:spacing w:val="6"/>
          <w:sz w:val="20"/>
          <w:szCs w:val="20"/>
          <w:lang w:val="pt-BR"/>
        </w:rPr>
        <w:t xml:space="preserve">elayanan </w:t>
      </w:r>
      <w:r w:rsidR="00625AE2">
        <w:rPr>
          <w:rFonts w:ascii="Cambria" w:hAnsi="Cambria" w:cs="Tahoma"/>
          <w:bCs/>
          <w:spacing w:val="6"/>
          <w:sz w:val="20"/>
          <w:szCs w:val="20"/>
          <w:lang w:val="pt-BR"/>
        </w:rPr>
        <w:t>K</w:t>
      </w:r>
      <w:r w:rsidR="006E5975" w:rsidRPr="00D77FCF">
        <w:rPr>
          <w:rFonts w:ascii="Cambria" w:hAnsi="Cambria" w:cs="Tahoma"/>
          <w:bCs/>
          <w:spacing w:val="6"/>
          <w:sz w:val="20"/>
          <w:szCs w:val="20"/>
          <w:lang w:val="pt-BR"/>
        </w:rPr>
        <w:t>esehatan</w:t>
      </w:r>
      <w:r w:rsidR="006E5975" w:rsidRPr="00D77FCF">
        <w:rPr>
          <w:rFonts w:ascii="Cambria" w:hAnsi="Cambria" w:cs="Tahoma"/>
          <w:spacing w:val="6"/>
          <w:sz w:val="20"/>
          <w:szCs w:val="20"/>
          <w:lang w:val="pt-BR"/>
        </w:rPr>
        <w:t xml:space="preserve"> yang ditunjuk dan diberikan kewenangan oleh </w:t>
      </w:r>
      <w:r w:rsidR="006E5975" w:rsidRPr="00D77FCF">
        <w:rPr>
          <w:rFonts w:ascii="Cambria" w:hAnsi="Cambria" w:cs="Arial"/>
          <w:sz w:val="20"/>
          <w:szCs w:val="20"/>
          <w:lang w:val="pt-BR"/>
        </w:rPr>
        <w:t>Pihak Pertama</w:t>
      </w:r>
      <w:r w:rsidR="006E5975" w:rsidRPr="00D77FCF">
        <w:rPr>
          <w:rFonts w:ascii="Cambria" w:hAnsi="Cambria" w:cs="Tahoma"/>
          <w:bCs/>
          <w:spacing w:val="6"/>
          <w:sz w:val="20"/>
          <w:szCs w:val="20"/>
          <w:lang w:val="pt-BR"/>
        </w:rPr>
        <w:t xml:space="preserve"> untuk melaksanakan </w:t>
      </w:r>
      <w:r w:rsidR="006E5975" w:rsidRPr="00D77FCF">
        <w:rPr>
          <w:rFonts w:ascii="Cambria" w:hAnsi="Cambria" w:cs="Tahoma"/>
          <w:spacing w:val="6"/>
          <w:sz w:val="20"/>
          <w:szCs w:val="20"/>
          <w:lang w:val="pt-BR"/>
        </w:rPr>
        <w:t xml:space="preserve">proses validasi keanggotaan termasuk hak-haknya dan kewenangan lainnya yang ditentukan oleh </w:t>
      </w:r>
      <w:r w:rsidR="006E5975" w:rsidRPr="00D77FCF">
        <w:rPr>
          <w:rFonts w:ascii="Cambria" w:hAnsi="Cambria" w:cs="Arial"/>
          <w:sz w:val="20"/>
          <w:szCs w:val="20"/>
          <w:lang w:val="pt-BR"/>
        </w:rPr>
        <w:t>Pihak Pertama</w:t>
      </w:r>
      <w:r w:rsidRPr="00D77FCF">
        <w:rPr>
          <w:rFonts w:ascii="Cambria" w:hAnsi="Cambria" w:cs="Arial"/>
          <w:sz w:val="20"/>
          <w:szCs w:val="20"/>
          <w:lang w:val="pt-BR"/>
        </w:rPr>
        <w:t>.</w:t>
      </w:r>
    </w:p>
    <w:p w14:paraId="723AA23F" w14:textId="4B4435D8" w:rsidR="00502F2F" w:rsidRPr="00877177" w:rsidRDefault="002F11D3"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pt-BR"/>
        </w:rPr>
        <w:t xml:space="preserve">“Hari Kerja” </w:t>
      </w:r>
      <w:r w:rsidRPr="00D77FCF">
        <w:rPr>
          <w:rFonts w:ascii="Cambria" w:hAnsi="Cambria" w:cs="Arial"/>
          <w:sz w:val="20"/>
          <w:szCs w:val="20"/>
          <w:lang w:val="pt-BR"/>
        </w:rPr>
        <w:t>adalah hari kerja yang berlaku pada Pihak Pertama yaitu hari Senin sampai dengan hari Jumat terhitung mulai pukul 0</w:t>
      </w:r>
      <w:r w:rsidR="00812ADF" w:rsidRPr="00D77FCF">
        <w:rPr>
          <w:rFonts w:ascii="Cambria" w:hAnsi="Cambria" w:cs="Arial"/>
          <w:sz w:val="20"/>
          <w:szCs w:val="20"/>
          <w:lang w:val="pt-BR"/>
        </w:rPr>
        <w:t>9</w:t>
      </w:r>
      <w:r w:rsidRPr="00D77FCF">
        <w:rPr>
          <w:rFonts w:ascii="Cambria" w:hAnsi="Cambria" w:cs="Arial"/>
          <w:sz w:val="20"/>
          <w:szCs w:val="20"/>
          <w:lang w:val="pt-BR"/>
        </w:rPr>
        <w:t>.00 WIB sampai dengan pukul 17.00 WIB, kecuali apabila hari libur nasional jatuh pada hari-hari tersebut.</w:t>
      </w:r>
    </w:p>
    <w:p w14:paraId="4E6F4EC3" w14:textId="348E5230" w:rsidR="00502F2F" w:rsidRPr="00877177" w:rsidRDefault="002F11D3" w:rsidP="00C24A36">
      <w:pPr>
        <w:numPr>
          <w:ilvl w:val="0"/>
          <w:numId w:val="2"/>
        </w:numPr>
        <w:tabs>
          <w:tab w:val="clear" w:pos="735"/>
        </w:tabs>
        <w:spacing w:after="120"/>
        <w:ind w:left="900" w:hanging="450"/>
        <w:jc w:val="both"/>
        <w:rPr>
          <w:rFonts w:ascii="Cambria" w:hAnsi="Cambria" w:cs="Arial"/>
          <w:sz w:val="20"/>
          <w:szCs w:val="20"/>
          <w:lang w:val="id-ID"/>
        </w:rPr>
      </w:pPr>
      <w:r w:rsidRPr="00D77FCF">
        <w:rPr>
          <w:rFonts w:ascii="Cambria" w:hAnsi="Cambria" w:cs="Arial"/>
          <w:b/>
          <w:sz w:val="20"/>
          <w:szCs w:val="20"/>
          <w:lang w:val="pt-BR"/>
        </w:rPr>
        <w:t>“Tarif”</w:t>
      </w:r>
      <w:r w:rsidRPr="00D77FCF">
        <w:rPr>
          <w:rFonts w:ascii="Cambria" w:hAnsi="Cambria" w:cs="Arial"/>
          <w:sz w:val="20"/>
          <w:szCs w:val="20"/>
          <w:lang w:val="pt-BR"/>
        </w:rPr>
        <w:t xml:space="preserve"> adalah harga/biaya </w:t>
      </w:r>
      <w:r w:rsidR="00102D11">
        <w:rPr>
          <w:rFonts w:ascii="Cambria" w:hAnsi="Cambria" w:cs="Arial"/>
          <w:sz w:val="20"/>
          <w:szCs w:val="20"/>
          <w:lang w:val="pt-BR"/>
        </w:rPr>
        <w:t>P</w:t>
      </w:r>
      <w:r w:rsidRPr="00D77FCF">
        <w:rPr>
          <w:rFonts w:ascii="Cambria" w:hAnsi="Cambria" w:cs="Arial"/>
          <w:sz w:val="20"/>
          <w:szCs w:val="20"/>
          <w:lang w:val="pt-BR"/>
        </w:rPr>
        <w:t xml:space="preserve">elayanan </w:t>
      </w:r>
      <w:r w:rsidR="00102D11">
        <w:rPr>
          <w:rFonts w:ascii="Cambria" w:hAnsi="Cambria" w:cs="Arial"/>
          <w:sz w:val="20"/>
          <w:szCs w:val="20"/>
          <w:lang w:val="pt-BR"/>
        </w:rPr>
        <w:t>K</w:t>
      </w:r>
      <w:r w:rsidRPr="00D77FCF">
        <w:rPr>
          <w:rFonts w:ascii="Cambria" w:hAnsi="Cambria" w:cs="Arial"/>
          <w:sz w:val="20"/>
          <w:szCs w:val="20"/>
          <w:lang w:val="pt-BR"/>
        </w:rPr>
        <w:t xml:space="preserve">esehatan yang dibebankan kepada Pihak Pertama sebagai imbalan atas </w:t>
      </w:r>
      <w:r w:rsidR="00102D11">
        <w:rPr>
          <w:rFonts w:ascii="Cambria" w:hAnsi="Cambria" w:cs="Arial"/>
          <w:sz w:val="20"/>
          <w:szCs w:val="20"/>
          <w:lang w:val="pt-BR"/>
        </w:rPr>
        <w:t>P</w:t>
      </w:r>
      <w:r w:rsidRPr="00D77FCF">
        <w:rPr>
          <w:rFonts w:ascii="Cambria" w:hAnsi="Cambria" w:cs="Arial"/>
          <w:sz w:val="20"/>
          <w:szCs w:val="20"/>
          <w:lang w:val="pt-BR"/>
        </w:rPr>
        <w:t xml:space="preserve">elayanan </w:t>
      </w:r>
      <w:r w:rsidR="00102D11">
        <w:rPr>
          <w:rFonts w:ascii="Cambria" w:hAnsi="Cambria" w:cs="Arial"/>
          <w:sz w:val="20"/>
          <w:szCs w:val="20"/>
          <w:lang w:val="pt-BR"/>
        </w:rPr>
        <w:t>K</w:t>
      </w:r>
      <w:r w:rsidRPr="00D77FCF">
        <w:rPr>
          <w:rFonts w:ascii="Cambria" w:hAnsi="Cambria" w:cs="Arial"/>
          <w:sz w:val="20"/>
          <w:szCs w:val="20"/>
          <w:lang w:val="pt-BR"/>
        </w:rPr>
        <w:t xml:space="preserve">esehatan yang diterima Peserta di Rumah Sakit/Klinik, pada saat Peserta memperoleh </w:t>
      </w:r>
      <w:r w:rsidR="00655C18">
        <w:rPr>
          <w:rFonts w:ascii="Cambria" w:hAnsi="Cambria" w:cs="Arial"/>
          <w:sz w:val="20"/>
          <w:szCs w:val="20"/>
          <w:lang w:val="pt-BR"/>
        </w:rPr>
        <w:t>Pe</w:t>
      </w:r>
      <w:r w:rsidRPr="00D77FCF">
        <w:rPr>
          <w:rFonts w:ascii="Cambria" w:hAnsi="Cambria" w:cs="Arial"/>
          <w:sz w:val="20"/>
          <w:szCs w:val="20"/>
          <w:lang w:val="pt-BR"/>
        </w:rPr>
        <w:t xml:space="preserve">layanan </w:t>
      </w:r>
      <w:r w:rsidR="00655C18">
        <w:rPr>
          <w:rFonts w:ascii="Cambria" w:hAnsi="Cambria" w:cs="Arial"/>
          <w:sz w:val="20"/>
          <w:szCs w:val="20"/>
          <w:lang w:val="pt-BR"/>
        </w:rPr>
        <w:t>K</w:t>
      </w:r>
      <w:r w:rsidRPr="00D77FCF">
        <w:rPr>
          <w:rFonts w:ascii="Cambria" w:hAnsi="Cambria" w:cs="Arial"/>
          <w:sz w:val="20"/>
          <w:szCs w:val="20"/>
          <w:lang w:val="pt-BR"/>
        </w:rPr>
        <w:t>esehatan yang setiap perubahannya akan diberitahukan kepada Pihak Pertama dari waktu ke waktu.</w:t>
      </w:r>
    </w:p>
    <w:p w14:paraId="1F2D5CB1" w14:textId="424A715B" w:rsidR="00F54563" w:rsidRPr="00A96F6C" w:rsidRDefault="008A4085" w:rsidP="00F54563">
      <w:pPr>
        <w:numPr>
          <w:ilvl w:val="0"/>
          <w:numId w:val="2"/>
        </w:numPr>
        <w:tabs>
          <w:tab w:val="clear" w:pos="735"/>
        </w:tabs>
        <w:ind w:left="900" w:hanging="450"/>
        <w:jc w:val="both"/>
        <w:rPr>
          <w:rFonts w:ascii="Cambria" w:hAnsi="Cambria" w:cs="Arial"/>
          <w:b/>
          <w:sz w:val="20"/>
          <w:szCs w:val="20"/>
          <w:lang w:val="id-ID"/>
        </w:rPr>
      </w:pPr>
      <w:r w:rsidRPr="00D77FCF">
        <w:rPr>
          <w:rFonts w:ascii="Cambria" w:hAnsi="Cambria" w:cs="Arial"/>
          <w:b/>
          <w:sz w:val="20"/>
          <w:szCs w:val="20"/>
          <w:lang w:val="pt-BR"/>
        </w:rPr>
        <w:t>“Pengecualian”</w:t>
      </w:r>
      <w:r w:rsidR="00624E40" w:rsidRPr="00D77FCF">
        <w:rPr>
          <w:rFonts w:ascii="Cambria" w:hAnsi="Cambria" w:cs="Arial"/>
          <w:sz w:val="20"/>
          <w:szCs w:val="20"/>
          <w:lang w:val="pt-BR"/>
        </w:rPr>
        <w:t xml:space="preserve"> adalah </w:t>
      </w:r>
      <w:r w:rsidR="00655C18">
        <w:rPr>
          <w:rFonts w:ascii="Cambria" w:hAnsi="Cambria" w:cs="Arial"/>
          <w:sz w:val="20"/>
          <w:szCs w:val="20"/>
          <w:lang w:val="pt-BR"/>
        </w:rPr>
        <w:t>P</w:t>
      </w:r>
      <w:r w:rsidR="00624E40" w:rsidRPr="00D77FCF">
        <w:rPr>
          <w:rFonts w:ascii="Cambria" w:hAnsi="Cambria" w:cs="Arial"/>
          <w:sz w:val="20"/>
          <w:szCs w:val="20"/>
          <w:lang w:val="pt-BR"/>
        </w:rPr>
        <w:t xml:space="preserve">elayanan </w:t>
      </w:r>
      <w:r w:rsidR="00655C18">
        <w:rPr>
          <w:rFonts w:ascii="Cambria" w:hAnsi="Cambria" w:cs="Arial"/>
          <w:sz w:val="20"/>
          <w:szCs w:val="20"/>
          <w:lang w:val="pt-BR"/>
        </w:rPr>
        <w:t>K</w:t>
      </w:r>
      <w:r w:rsidR="00624E40" w:rsidRPr="00D77FCF">
        <w:rPr>
          <w:rFonts w:ascii="Cambria" w:hAnsi="Cambria" w:cs="Arial"/>
          <w:sz w:val="20"/>
          <w:szCs w:val="20"/>
          <w:lang w:val="pt-BR"/>
        </w:rPr>
        <w:t>esehatan/tindakan yang tidak dijamin oleh Pihak Pertama.</w:t>
      </w:r>
    </w:p>
    <w:p w14:paraId="2A49C194" w14:textId="77777777" w:rsidR="00C24A36" w:rsidRPr="00D77FCF" w:rsidRDefault="00C24A36" w:rsidP="00C24A36">
      <w:pPr>
        <w:jc w:val="both"/>
        <w:rPr>
          <w:rFonts w:ascii="Cambria" w:hAnsi="Cambria" w:cs="Arial"/>
          <w:b/>
          <w:sz w:val="20"/>
          <w:szCs w:val="20"/>
          <w:lang w:val="pt-BR"/>
        </w:rPr>
      </w:pPr>
    </w:p>
    <w:p w14:paraId="6A9404FC" w14:textId="77777777" w:rsidR="00C24A36" w:rsidRPr="00877177" w:rsidRDefault="00337394" w:rsidP="00A96F6C">
      <w:pPr>
        <w:numPr>
          <w:ilvl w:val="1"/>
          <w:numId w:val="69"/>
        </w:numPr>
        <w:ind w:left="360"/>
        <w:jc w:val="both"/>
        <w:rPr>
          <w:rFonts w:ascii="Cambria" w:hAnsi="Cambria" w:cs="Arial"/>
          <w:b/>
          <w:sz w:val="20"/>
          <w:szCs w:val="20"/>
        </w:rPr>
      </w:pPr>
      <w:proofErr w:type="spellStart"/>
      <w:r w:rsidRPr="00877177">
        <w:rPr>
          <w:rFonts w:ascii="Cambria" w:hAnsi="Cambria" w:cs="Arial"/>
          <w:b/>
          <w:sz w:val="20"/>
          <w:szCs w:val="20"/>
          <w:u w:val="single"/>
        </w:rPr>
        <w:t>Interpretasi</w:t>
      </w:r>
      <w:proofErr w:type="spellEnd"/>
      <w:r w:rsidRPr="00877177">
        <w:rPr>
          <w:rFonts w:ascii="Cambria" w:hAnsi="Cambria" w:cs="Arial"/>
          <w:b/>
          <w:sz w:val="20"/>
          <w:szCs w:val="20"/>
        </w:rPr>
        <w:t xml:space="preserve">. </w:t>
      </w:r>
      <w:proofErr w:type="spellStart"/>
      <w:r w:rsidRPr="00877177">
        <w:rPr>
          <w:rFonts w:ascii="Cambria" w:hAnsi="Cambria" w:cs="Arial"/>
          <w:sz w:val="20"/>
          <w:szCs w:val="20"/>
        </w:rPr>
        <w:t>Kecuali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konteksnya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menyatakan</w:t>
      </w:r>
      <w:proofErr w:type="spellEnd"/>
      <w:r w:rsidRPr="00877177">
        <w:rPr>
          <w:rFonts w:ascii="Cambria" w:hAnsi="Cambria" w:cs="Arial"/>
          <w:sz w:val="20"/>
          <w:szCs w:val="20"/>
        </w:rPr>
        <w:t xml:space="preserve"> lain:</w:t>
      </w:r>
    </w:p>
    <w:p w14:paraId="4B90168E" w14:textId="77777777" w:rsidR="00337394" w:rsidRPr="00877177" w:rsidRDefault="00337394" w:rsidP="00337394">
      <w:pPr>
        <w:ind w:left="900" w:hanging="450"/>
        <w:jc w:val="both"/>
        <w:rPr>
          <w:rFonts w:ascii="Cambria" w:hAnsi="Cambria" w:cs="Arial"/>
          <w:sz w:val="20"/>
          <w:szCs w:val="20"/>
        </w:rPr>
      </w:pPr>
      <w:r w:rsidRPr="00877177">
        <w:rPr>
          <w:rFonts w:ascii="Cambria" w:hAnsi="Cambria" w:cs="Arial"/>
          <w:sz w:val="20"/>
          <w:szCs w:val="20"/>
        </w:rPr>
        <w:t>a.</w:t>
      </w:r>
      <w:r w:rsidRPr="00877177">
        <w:rPr>
          <w:rFonts w:ascii="Cambria" w:hAnsi="Cambria" w:cs="Arial"/>
          <w:sz w:val="20"/>
          <w:szCs w:val="20"/>
        </w:rPr>
        <w:tab/>
      </w:r>
      <w:proofErr w:type="spellStart"/>
      <w:r w:rsidRPr="00877177">
        <w:rPr>
          <w:rFonts w:ascii="Cambria" w:hAnsi="Cambria" w:cs="Arial"/>
          <w:sz w:val="20"/>
          <w:szCs w:val="20"/>
        </w:rPr>
        <w:t>Judul-judul</w:t>
      </w:r>
      <w:proofErr w:type="spellEnd"/>
      <w:r w:rsidRPr="00877177">
        <w:rPr>
          <w:rFonts w:ascii="Cambria" w:hAnsi="Cambria" w:cs="Arial"/>
          <w:sz w:val="20"/>
          <w:szCs w:val="20"/>
        </w:rPr>
        <w:t xml:space="preserve"> pada </w:t>
      </w:r>
      <w:proofErr w:type="spellStart"/>
      <w:r w:rsidRPr="00877177">
        <w:rPr>
          <w:rFonts w:ascii="Cambria" w:hAnsi="Cambria" w:cs="Arial"/>
          <w:sz w:val="20"/>
          <w:szCs w:val="20"/>
        </w:rPr>
        <w:t>setiap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bagian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Pasal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kenyamanan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belaka</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mempengaruhi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interpretasi</w:t>
      </w:r>
      <w:proofErr w:type="spellEnd"/>
      <w:r w:rsidRPr="00877177">
        <w:rPr>
          <w:rFonts w:ascii="Cambria" w:hAnsi="Cambria" w:cs="Arial"/>
          <w:sz w:val="20"/>
          <w:szCs w:val="20"/>
        </w:rPr>
        <w:t>.</w:t>
      </w:r>
    </w:p>
    <w:p w14:paraId="71BE2BB6" w14:textId="77777777" w:rsidR="00337394" w:rsidRPr="00877177" w:rsidRDefault="00337394" w:rsidP="00337394">
      <w:pPr>
        <w:ind w:left="900" w:hanging="450"/>
        <w:jc w:val="both"/>
        <w:rPr>
          <w:rFonts w:ascii="Cambria" w:hAnsi="Cambria" w:cs="Arial"/>
          <w:sz w:val="20"/>
          <w:szCs w:val="20"/>
        </w:rPr>
      </w:pPr>
      <w:r w:rsidRPr="00877177">
        <w:rPr>
          <w:rFonts w:ascii="Cambria" w:hAnsi="Cambria" w:cs="Arial"/>
          <w:sz w:val="20"/>
          <w:szCs w:val="20"/>
        </w:rPr>
        <w:t>b.</w:t>
      </w:r>
      <w:r w:rsidRPr="00877177">
        <w:rPr>
          <w:rFonts w:ascii="Cambria" w:hAnsi="Cambria" w:cs="Arial"/>
          <w:sz w:val="20"/>
          <w:szCs w:val="20"/>
        </w:rPr>
        <w:tab/>
      </w:r>
      <w:proofErr w:type="spellStart"/>
      <w:r w:rsidRPr="00877177">
        <w:rPr>
          <w:rFonts w:ascii="Cambria" w:hAnsi="Cambria" w:cs="Arial"/>
          <w:sz w:val="20"/>
          <w:szCs w:val="20"/>
        </w:rPr>
        <w:t>Referensi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meliputi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penerus</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penerima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pengalihan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diizinkan</w:t>
      </w:r>
      <w:proofErr w:type="spellEnd"/>
      <w:r w:rsidRPr="00877177">
        <w:rPr>
          <w:rFonts w:ascii="Cambria" w:hAnsi="Cambria" w:cs="Arial"/>
          <w:sz w:val="20"/>
          <w:szCs w:val="20"/>
        </w:rPr>
        <w:t>.</w:t>
      </w:r>
    </w:p>
    <w:p w14:paraId="279FD510" w14:textId="77777777" w:rsidR="00337394" w:rsidRPr="00877177" w:rsidRDefault="00337394" w:rsidP="00337394">
      <w:pPr>
        <w:ind w:left="900" w:hanging="450"/>
        <w:jc w:val="both"/>
        <w:rPr>
          <w:rFonts w:ascii="Cambria" w:hAnsi="Cambria" w:cs="Arial"/>
          <w:sz w:val="20"/>
          <w:szCs w:val="20"/>
        </w:rPr>
      </w:pPr>
      <w:r w:rsidRPr="00877177">
        <w:rPr>
          <w:rFonts w:ascii="Cambria" w:hAnsi="Cambria" w:cs="Arial"/>
          <w:sz w:val="20"/>
          <w:szCs w:val="20"/>
        </w:rPr>
        <w:t>c.</w:t>
      </w:r>
      <w:r w:rsidRPr="00877177">
        <w:rPr>
          <w:rFonts w:ascii="Cambria" w:hAnsi="Cambria" w:cs="Arial"/>
          <w:sz w:val="20"/>
          <w:szCs w:val="20"/>
        </w:rPr>
        <w:tab/>
      </w:r>
      <w:proofErr w:type="spellStart"/>
      <w:r w:rsidRPr="00877177">
        <w:rPr>
          <w:rFonts w:ascii="Cambria" w:hAnsi="Cambria" w:cs="Arial"/>
          <w:sz w:val="20"/>
          <w:szCs w:val="20"/>
        </w:rPr>
        <w:t>Referensi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dianggap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meliputi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rujukan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lampiran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tambahan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pertimbangan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jadwal</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tabel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dapat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diubah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w:t>
      </w:r>
    </w:p>
    <w:p w14:paraId="39BD88AD" w14:textId="77777777" w:rsidR="00337394" w:rsidRPr="00877177" w:rsidRDefault="00337394" w:rsidP="00337394">
      <w:pPr>
        <w:ind w:left="900" w:hanging="450"/>
        <w:jc w:val="both"/>
        <w:rPr>
          <w:rFonts w:ascii="Cambria" w:hAnsi="Cambria" w:cs="Arial"/>
          <w:sz w:val="20"/>
          <w:szCs w:val="20"/>
        </w:rPr>
      </w:pPr>
      <w:r w:rsidRPr="00877177">
        <w:rPr>
          <w:rFonts w:ascii="Cambria" w:hAnsi="Cambria" w:cs="Arial"/>
          <w:sz w:val="20"/>
          <w:szCs w:val="20"/>
        </w:rPr>
        <w:t>d.</w:t>
      </w:r>
      <w:r w:rsidRPr="00877177">
        <w:rPr>
          <w:rFonts w:ascii="Cambria" w:hAnsi="Cambria" w:cs="Arial"/>
          <w:sz w:val="20"/>
          <w:szCs w:val="20"/>
        </w:rPr>
        <w:tab/>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diusulkan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dipersiapkan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dibuat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secara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bersama-sama</w:t>
      </w:r>
      <w:proofErr w:type="spellEnd"/>
      <w:r w:rsidRPr="00877177">
        <w:rPr>
          <w:rFonts w:ascii="Cambria" w:hAnsi="Cambria" w:cs="Arial"/>
          <w:sz w:val="20"/>
          <w:szCs w:val="20"/>
        </w:rPr>
        <w:t xml:space="preserve"> oleh Para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sehingga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setiap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interpretasi</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persepsi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dapat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digunakan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keuntungan</w:t>
      </w:r>
      <w:proofErr w:type="spellEnd"/>
      <w:r w:rsidRPr="00877177">
        <w:rPr>
          <w:rFonts w:ascii="Cambria" w:hAnsi="Cambria" w:cs="Arial"/>
          <w:sz w:val="20"/>
          <w:szCs w:val="20"/>
        </w:rPr>
        <w:t xml:space="preserve"> salah </w:t>
      </w:r>
      <w:proofErr w:type="spellStart"/>
      <w:r w:rsidRPr="00877177">
        <w:rPr>
          <w:rFonts w:ascii="Cambria" w:hAnsi="Cambria" w:cs="Arial"/>
          <w:sz w:val="20"/>
          <w:szCs w:val="20"/>
        </w:rPr>
        <w:t>satu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p>
    <w:p w14:paraId="373121BA" w14:textId="306E7501" w:rsidR="002F11D3" w:rsidRDefault="002F11D3" w:rsidP="00C03156">
      <w:pPr>
        <w:ind w:left="165"/>
        <w:jc w:val="both"/>
        <w:rPr>
          <w:rFonts w:ascii="Cambria" w:hAnsi="Cambria" w:cs="Arial"/>
          <w:b/>
          <w:sz w:val="20"/>
          <w:szCs w:val="20"/>
          <w:lang w:val="id-ID"/>
        </w:rPr>
      </w:pPr>
    </w:p>
    <w:p w14:paraId="188B66FB" w14:textId="77777777" w:rsidR="00603B76" w:rsidRPr="00877177" w:rsidRDefault="00603B76" w:rsidP="00C03156">
      <w:pPr>
        <w:ind w:left="165"/>
        <w:jc w:val="both"/>
        <w:rPr>
          <w:rFonts w:ascii="Cambria" w:hAnsi="Cambria" w:cs="Arial"/>
          <w:b/>
          <w:sz w:val="20"/>
          <w:szCs w:val="20"/>
          <w:lang w:val="id-ID"/>
        </w:rPr>
      </w:pPr>
    </w:p>
    <w:p w14:paraId="45B2ADD8" w14:textId="77777777" w:rsidR="00D862D9" w:rsidRDefault="00D862D9" w:rsidP="00C03156">
      <w:pPr>
        <w:jc w:val="center"/>
        <w:rPr>
          <w:ins w:id="104" w:author="FARIDA" w:date="2024-11-05T14:06:00Z"/>
          <w:rFonts w:ascii="Cambria" w:hAnsi="Cambria" w:cs="Arial"/>
          <w:b/>
          <w:sz w:val="20"/>
          <w:szCs w:val="20"/>
          <w:lang w:val="id-ID"/>
        </w:rPr>
      </w:pPr>
    </w:p>
    <w:p w14:paraId="74DA2313" w14:textId="77777777" w:rsidR="00D862D9" w:rsidRDefault="00D862D9" w:rsidP="00C03156">
      <w:pPr>
        <w:jc w:val="center"/>
        <w:rPr>
          <w:ins w:id="105" w:author="FARIDA" w:date="2024-11-05T14:06:00Z"/>
          <w:rFonts w:ascii="Cambria" w:hAnsi="Cambria" w:cs="Arial"/>
          <w:b/>
          <w:sz w:val="20"/>
          <w:szCs w:val="20"/>
          <w:lang w:val="id-ID"/>
        </w:rPr>
      </w:pPr>
    </w:p>
    <w:p w14:paraId="0D8EA4B8" w14:textId="77777777" w:rsidR="00D862D9" w:rsidRDefault="00D862D9" w:rsidP="00C03156">
      <w:pPr>
        <w:jc w:val="center"/>
        <w:rPr>
          <w:ins w:id="106" w:author="FARIDA" w:date="2024-11-05T14:06:00Z"/>
          <w:rFonts w:ascii="Cambria" w:hAnsi="Cambria" w:cs="Arial"/>
          <w:b/>
          <w:sz w:val="20"/>
          <w:szCs w:val="20"/>
          <w:lang w:val="id-ID"/>
        </w:rPr>
      </w:pPr>
    </w:p>
    <w:p w14:paraId="72E79DFB" w14:textId="7D3FA44A" w:rsidR="002F11D3" w:rsidRPr="00877177" w:rsidRDefault="00C9671A" w:rsidP="00C03156">
      <w:pPr>
        <w:jc w:val="center"/>
        <w:rPr>
          <w:rFonts w:ascii="Cambria" w:hAnsi="Cambria" w:cs="Arial"/>
          <w:b/>
          <w:sz w:val="20"/>
          <w:szCs w:val="20"/>
        </w:rPr>
      </w:pPr>
      <w:r w:rsidRPr="00877177">
        <w:rPr>
          <w:rFonts w:ascii="Cambria" w:hAnsi="Cambria" w:cs="Arial"/>
          <w:b/>
          <w:sz w:val="20"/>
          <w:szCs w:val="20"/>
          <w:lang w:val="id-ID"/>
        </w:rPr>
        <w:t xml:space="preserve">PASAL </w:t>
      </w:r>
      <w:r w:rsidR="002F11D3" w:rsidRPr="00877177">
        <w:rPr>
          <w:rFonts w:ascii="Cambria" w:hAnsi="Cambria" w:cs="Arial"/>
          <w:b/>
          <w:sz w:val="20"/>
          <w:szCs w:val="20"/>
          <w:lang w:val="id-ID"/>
        </w:rPr>
        <w:t>2</w:t>
      </w:r>
    </w:p>
    <w:p w14:paraId="3AA495FA" w14:textId="77777777" w:rsidR="006B13BA" w:rsidRPr="00877177" w:rsidRDefault="006B13BA" w:rsidP="006B13BA">
      <w:pPr>
        <w:jc w:val="center"/>
        <w:rPr>
          <w:rFonts w:ascii="Cambria" w:hAnsi="Cambria" w:cs="Arial"/>
          <w:b/>
          <w:sz w:val="20"/>
          <w:szCs w:val="20"/>
        </w:rPr>
      </w:pPr>
      <w:r w:rsidRPr="00877177">
        <w:rPr>
          <w:rFonts w:ascii="Cambria" w:hAnsi="Cambria" w:cs="Arial"/>
          <w:b/>
          <w:sz w:val="20"/>
          <w:szCs w:val="20"/>
        </w:rPr>
        <w:t>RUANG LINGKUP KERJASAMA</w:t>
      </w:r>
    </w:p>
    <w:p w14:paraId="571A71F5" w14:textId="77777777" w:rsidR="006B13BA" w:rsidRPr="00877177" w:rsidRDefault="006B13BA" w:rsidP="006B13BA">
      <w:pPr>
        <w:jc w:val="center"/>
        <w:rPr>
          <w:rFonts w:ascii="Cambria" w:hAnsi="Cambria" w:cs="Arial"/>
          <w:b/>
          <w:sz w:val="20"/>
          <w:szCs w:val="20"/>
        </w:rPr>
      </w:pPr>
    </w:p>
    <w:p w14:paraId="2C92B18D" w14:textId="4441D909" w:rsidR="006B13BA" w:rsidRPr="00877177" w:rsidRDefault="00337394" w:rsidP="00A96F6C">
      <w:pPr>
        <w:numPr>
          <w:ilvl w:val="1"/>
          <w:numId w:val="13"/>
        </w:numPr>
        <w:ind w:left="360"/>
        <w:jc w:val="both"/>
        <w:rPr>
          <w:rFonts w:ascii="Cambria" w:hAnsi="Cambria" w:cs="Arial"/>
          <w:sz w:val="20"/>
          <w:szCs w:val="20"/>
        </w:rPr>
      </w:pPr>
      <w:proofErr w:type="spellStart"/>
      <w:r w:rsidRPr="00A96F6C">
        <w:rPr>
          <w:rFonts w:ascii="Cambria" w:hAnsi="Cambria" w:cs="Arial"/>
          <w:b/>
          <w:sz w:val="20"/>
          <w:szCs w:val="20"/>
          <w:u w:val="single"/>
        </w:rPr>
        <w:t>Penunjukan</w:t>
      </w:r>
      <w:proofErr w:type="spellEnd"/>
      <w:r w:rsidRPr="00A96F6C">
        <w:rPr>
          <w:rFonts w:ascii="Cambria" w:hAnsi="Cambria" w:cs="Arial"/>
          <w:b/>
          <w:sz w:val="20"/>
          <w:szCs w:val="20"/>
          <w:u w:val="single"/>
        </w:rPr>
        <w:t>.</w:t>
      </w:r>
      <w:r w:rsidRPr="00877177">
        <w:rPr>
          <w:rFonts w:ascii="Cambria" w:hAnsi="Cambria" w:cs="Arial"/>
          <w:sz w:val="20"/>
          <w:szCs w:val="20"/>
        </w:rPr>
        <w:t xml:space="preserve"> </w:t>
      </w:r>
      <w:proofErr w:type="spellStart"/>
      <w:r w:rsidR="00C9671A" w:rsidRPr="00877177">
        <w:rPr>
          <w:rFonts w:ascii="Cambria" w:hAnsi="Cambria" w:cs="Arial"/>
          <w:sz w:val="20"/>
          <w:szCs w:val="20"/>
        </w:rPr>
        <w:t>Pihak</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Pertama</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dengan</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ini</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menunjuk</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Pihak</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Kedua</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untuk</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memberikan</w:t>
      </w:r>
      <w:proofErr w:type="spellEnd"/>
      <w:r w:rsidR="00C9671A" w:rsidRPr="00877177">
        <w:rPr>
          <w:rFonts w:ascii="Cambria" w:hAnsi="Cambria" w:cs="Arial"/>
          <w:sz w:val="20"/>
          <w:szCs w:val="20"/>
        </w:rPr>
        <w:t xml:space="preserve"> </w:t>
      </w:r>
      <w:proofErr w:type="spellStart"/>
      <w:r w:rsidR="005C0646">
        <w:rPr>
          <w:rFonts w:ascii="Cambria" w:hAnsi="Cambria" w:cs="Arial"/>
          <w:sz w:val="20"/>
          <w:szCs w:val="20"/>
        </w:rPr>
        <w:t>Pe</w:t>
      </w:r>
      <w:r w:rsidR="00C9671A" w:rsidRPr="00877177">
        <w:rPr>
          <w:rFonts w:ascii="Cambria" w:hAnsi="Cambria" w:cs="Arial"/>
          <w:sz w:val="20"/>
          <w:szCs w:val="20"/>
        </w:rPr>
        <w:t>layanan</w:t>
      </w:r>
      <w:proofErr w:type="spellEnd"/>
      <w:r w:rsidR="00C9671A" w:rsidRPr="00877177">
        <w:rPr>
          <w:rFonts w:ascii="Cambria" w:hAnsi="Cambria" w:cs="Arial"/>
          <w:sz w:val="20"/>
          <w:szCs w:val="20"/>
        </w:rPr>
        <w:t xml:space="preserve"> </w:t>
      </w:r>
      <w:r w:rsidR="005C0646">
        <w:rPr>
          <w:rFonts w:ascii="Cambria" w:hAnsi="Cambria" w:cs="Arial"/>
          <w:sz w:val="20"/>
          <w:szCs w:val="20"/>
        </w:rPr>
        <w:t>K</w:t>
      </w:r>
      <w:r w:rsidR="00C9671A" w:rsidRPr="00877177">
        <w:rPr>
          <w:rFonts w:ascii="Cambria" w:hAnsi="Cambria" w:cs="Arial"/>
          <w:sz w:val="20"/>
          <w:szCs w:val="20"/>
        </w:rPr>
        <w:t>esehatan</w:t>
      </w:r>
      <w:r w:rsidR="00892840">
        <w:rPr>
          <w:rFonts w:ascii="Cambria" w:hAnsi="Cambria" w:cs="Arial"/>
          <w:sz w:val="20"/>
          <w:szCs w:val="20"/>
        </w:rPr>
        <w:t xml:space="preserve"> dan </w:t>
      </w:r>
      <w:proofErr w:type="spellStart"/>
      <w:r w:rsidR="00892840">
        <w:rPr>
          <w:rFonts w:ascii="Cambria" w:hAnsi="Cambria" w:cs="Arial"/>
          <w:sz w:val="20"/>
          <w:szCs w:val="20"/>
        </w:rPr>
        <w:t>layanan</w:t>
      </w:r>
      <w:proofErr w:type="spellEnd"/>
      <w:r w:rsidR="00892840">
        <w:rPr>
          <w:rFonts w:ascii="Cambria" w:hAnsi="Cambria" w:cs="Arial"/>
          <w:sz w:val="20"/>
          <w:szCs w:val="20"/>
        </w:rPr>
        <w:t xml:space="preserve"> </w:t>
      </w:r>
      <w:r w:rsidR="00892840" w:rsidRPr="00DD7E40">
        <w:rPr>
          <w:rFonts w:ascii="Cambria" w:hAnsi="Cambria" w:cs="Arial"/>
          <w:i/>
          <w:iCs/>
          <w:sz w:val="20"/>
          <w:szCs w:val="20"/>
        </w:rPr>
        <w:t>Medical Check Up</w:t>
      </w:r>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kepada</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Peserta</w:t>
      </w:r>
      <w:proofErr w:type="spellEnd"/>
      <w:r w:rsidR="00C9671A" w:rsidRPr="00877177">
        <w:rPr>
          <w:rFonts w:ascii="Cambria" w:hAnsi="Cambria" w:cs="Arial"/>
          <w:sz w:val="20"/>
          <w:szCs w:val="20"/>
        </w:rPr>
        <w:t xml:space="preserve"> dan </w:t>
      </w:r>
      <w:proofErr w:type="spellStart"/>
      <w:r w:rsidR="00C9671A" w:rsidRPr="00877177">
        <w:rPr>
          <w:rFonts w:ascii="Cambria" w:hAnsi="Cambria" w:cs="Arial"/>
          <w:sz w:val="20"/>
          <w:szCs w:val="20"/>
        </w:rPr>
        <w:t>Pihak</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Kedua</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dengan</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ini</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setuju</w:t>
      </w:r>
      <w:proofErr w:type="spellEnd"/>
      <w:r w:rsidR="00C9671A" w:rsidRPr="00877177">
        <w:rPr>
          <w:rFonts w:ascii="Cambria" w:hAnsi="Cambria" w:cs="Arial"/>
          <w:sz w:val="20"/>
          <w:szCs w:val="20"/>
        </w:rPr>
        <w:t xml:space="preserve"> dan </w:t>
      </w:r>
      <w:proofErr w:type="spellStart"/>
      <w:r w:rsidR="00C9671A" w:rsidRPr="00877177">
        <w:rPr>
          <w:rFonts w:ascii="Cambria" w:hAnsi="Cambria" w:cs="Arial"/>
          <w:sz w:val="20"/>
          <w:szCs w:val="20"/>
        </w:rPr>
        <w:t>berkewajiban</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untuk</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memberikan</w:t>
      </w:r>
      <w:proofErr w:type="spellEnd"/>
      <w:r w:rsidR="00C9671A" w:rsidRPr="00877177">
        <w:rPr>
          <w:rFonts w:ascii="Cambria" w:hAnsi="Cambria" w:cs="Arial"/>
          <w:sz w:val="20"/>
          <w:szCs w:val="20"/>
        </w:rPr>
        <w:t xml:space="preserve"> </w:t>
      </w:r>
      <w:proofErr w:type="spellStart"/>
      <w:r w:rsidR="005C0646">
        <w:rPr>
          <w:rFonts w:ascii="Cambria" w:hAnsi="Cambria" w:cs="Arial"/>
          <w:sz w:val="20"/>
          <w:szCs w:val="20"/>
        </w:rPr>
        <w:t>Pe</w:t>
      </w:r>
      <w:r w:rsidR="00C9671A" w:rsidRPr="00877177">
        <w:rPr>
          <w:rFonts w:ascii="Cambria" w:hAnsi="Cambria" w:cs="Arial"/>
          <w:sz w:val="20"/>
          <w:szCs w:val="20"/>
        </w:rPr>
        <w:t>layanan</w:t>
      </w:r>
      <w:proofErr w:type="spellEnd"/>
      <w:r w:rsidR="00C9671A" w:rsidRPr="00877177">
        <w:rPr>
          <w:rFonts w:ascii="Cambria" w:hAnsi="Cambria" w:cs="Arial"/>
          <w:sz w:val="20"/>
          <w:szCs w:val="20"/>
        </w:rPr>
        <w:t xml:space="preserve"> </w:t>
      </w:r>
      <w:r w:rsidR="005C0646">
        <w:rPr>
          <w:rFonts w:ascii="Cambria" w:hAnsi="Cambria" w:cs="Arial"/>
          <w:sz w:val="20"/>
          <w:szCs w:val="20"/>
        </w:rPr>
        <w:t>K</w:t>
      </w:r>
      <w:r w:rsidR="00C9671A" w:rsidRPr="00877177">
        <w:rPr>
          <w:rFonts w:ascii="Cambria" w:hAnsi="Cambria" w:cs="Arial"/>
          <w:sz w:val="20"/>
          <w:szCs w:val="20"/>
        </w:rPr>
        <w:t xml:space="preserve">esehatan </w:t>
      </w:r>
      <w:r w:rsidR="00983E2E">
        <w:rPr>
          <w:rFonts w:ascii="Cambria" w:hAnsi="Cambria" w:cs="Arial"/>
          <w:sz w:val="20"/>
          <w:szCs w:val="20"/>
        </w:rPr>
        <w:t xml:space="preserve">dan </w:t>
      </w:r>
      <w:proofErr w:type="spellStart"/>
      <w:r w:rsidR="00983E2E">
        <w:rPr>
          <w:rFonts w:ascii="Cambria" w:hAnsi="Cambria" w:cs="Arial"/>
          <w:sz w:val="20"/>
          <w:szCs w:val="20"/>
        </w:rPr>
        <w:t>layanan</w:t>
      </w:r>
      <w:proofErr w:type="spellEnd"/>
      <w:r w:rsidR="00983E2E">
        <w:rPr>
          <w:rFonts w:ascii="Cambria" w:hAnsi="Cambria" w:cs="Arial"/>
          <w:sz w:val="20"/>
          <w:szCs w:val="20"/>
        </w:rPr>
        <w:t xml:space="preserve"> </w:t>
      </w:r>
      <w:r w:rsidR="00983E2E" w:rsidRPr="00DD7E40">
        <w:rPr>
          <w:rFonts w:ascii="Cambria" w:hAnsi="Cambria" w:cs="Arial"/>
          <w:i/>
          <w:iCs/>
          <w:sz w:val="20"/>
          <w:szCs w:val="20"/>
        </w:rPr>
        <w:t>Medical Check Up</w:t>
      </w:r>
      <w:r w:rsidR="00983E2E">
        <w:rPr>
          <w:rFonts w:ascii="Cambria" w:hAnsi="Cambria" w:cs="Arial"/>
          <w:sz w:val="20"/>
          <w:szCs w:val="20"/>
        </w:rPr>
        <w:t xml:space="preserve"> </w:t>
      </w:r>
      <w:proofErr w:type="spellStart"/>
      <w:r w:rsidR="00C9671A" w:rsidRPr="00877177">
        <w:rPr>
          <w:rFonts w:ascii="Cambria" w:hAnsi="Cambria" w:cs="Arial"/>
          <w:sz w:val="20"/>
          <w:szCs w:val="20"/>
        </w:rPr>
        <w:t>kepada</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Peserta</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sesuai</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dengan</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ketentuan</w:t>
      </w:r>
      <w:proofErr w:type="spellEnd"/>
      <w:r w:rsidR="00C9671A" w:rsidRPr="00877177">
        <w:rPr>
          <w:rFonts w:ascii="Cambria" w:hAnsi="Cambria" w:cs="Arial"/>
          <w:sz w:val="20"/>
          <w:szCs w:val="20"/>
        </w:rPr>
        <w:t xml:space="preserve"> yang </w:t>
      </w:r>
      <w:proofErr w:type="spellStart"/>
      <w:r w:rsidR="00C9671A" w:rsidRPr="00877177">
        <w:rPr>
          <w:rFonts w:ascii="Cambria" w:hAnsi="Cambria" w:cs="Arial"/>
          <w:sz w:val="20"/>
          <w:szCs w:val="20"/>
        </w:rPr>
        <w:t>diatur</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dalam</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Perjanjian</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ini</w:t>
      </w:r>
      <w:proofErr w:type="spellEnd"/>
      <w:r w:rsidR="007E6904" w:rsidRPr="00877177">
        <w:rPr>
          <w:rFonts w:ascii="Cambria" w:hAnsi="Cambria" w:cs="Arial"/>
          <w:sz w:val="20"/>
          <w:szCs w:val="20"/>
        </w:rPr>
        <w:t>.</w:t>
      </w:r>
    </w:p>
    <w:p w14:paraId="12B23722" w14:textId="77777777" w:rsidR="00337394" w:rsidRPr="00877177" w:rsidRDefault="00337394" w:rsidP="00A96F6C">
      <w:pPr>
        <w:ind w:left="360"/>
        <w:jc w:val="both"/>
        <w:rPr>
          <w:rFonts w:ascii="Cambria" w:hAnsi="Cambria" w:cs="Arial"/>
          <w:sz w:val="20"/>
          <w:szCs w:val="20"/>
        </w:rPr>
      </w:pPr>
    </w:p>
    <w:p w14:paraId="59F9BCB6" w14:textId="77777777" w:rsidR="00337394" w:rsidRPr="00877177" w:rsidRDefault="00337394" w:rsidP="00A96F6C">
      <w:pPr>
        <w:numPr>
          <w:ilvl w:val="1"/>
          <w:numId w:val="13"/>
        </w:numPr>
        <w:ind w:left="360"/>
        <w:jc w:val="both"/>
        <w:rPr>
          <w:rFonts w:ascii="Cambria" w:hAnsi="Cambria" w:cs="Arial"/>
          <w:sz w:val="20"/>
          <w:szCs w:val="20"/>
        </w:rPr>
      </w:pPr>
      <w:r w:rsidRPr="00877177">
        <w:rPr>
          <w:rFonts w:ascii="Cambria" w:hAnsi="Cambria" w:cs="Arial"/>
          <w:b/>
          <w:sz w:val="20"/>
          <w:szCs w:val="20"/>
          <w:u w:val="single"/>
        </w:rPr>
        <w:t xml:space="preserve">Ruang </w:t>
      </w:r>
      <w:proofErr w:type="spellStart"/>
      <w:r w:rsidRPr="00877177">
        <w:rPr>
          <w:rFonts w:ascii="Cambria" w:hAnsi="Cambria" w:cs="Arial"/>
          <w:b/>
          <w:sz w:val="20"/>
          <w:szCs w:val="20"/>
          <w:u w:val="single"/>
        </w:rPr>
        <w:t>Lingkup</w:t>
      </w:r>
      <w:proofErr w:type="spellEnd"/>
      <w:r w:rsidRPr="00877177">
        <w:rPr>
          <w:rFonts w:ascii="Cambria" w:hAnsi="Cambria" w:cs="Arial"/>
          <w:b/>
          <w:sz w:val="20"/>
          <w:szCs w:val="20"/>
          <w:u w:val="single"/>
        </w:rPr>
        <w:t>.</w:t>
      </w:r>
      <w:r w:rsidRPr="00877177">
        <w:rPr>
          <w:rFonts w:ascii="Cambria" w:hAnsi="Cambria" w:cs="Arial"/>
          <w:sz w:val="20"/>
          <w:szCs w:val="20"/>
        </w:rPr>
        <w:t xml:space="preserve"> Para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sepakat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bahwa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selain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lainnya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diatur</w:t>
      </w:r>
      <w:proofErr w:type="spellEnd"/>
      <w:r w:rsidRPr="00877177">
        <w:rPr>
          <w:rFonts w:ascii="Cambria" w:hAnsi="Cambria" w:cs="Arial"/>
          <w:sz w:val="20"/>
          <w:szCs w:val="20"/>
        </w:rPr>
        <w:t xml:space="preserve"> di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maka</w:t>
      </w:r>
      <w:proofErr w:type="spellEnd"/>
      <w:r w:rsidRPr="00877177">
        <w:rPr>
          <w:rFonts w:ascii="Cambria" w:hAnsi="Cambria" w:cs="Arial"/>
          <w:sz w:val="20"/>
          <w:szCs w:val="20"/>
        </w:rPr>
        <w:t xml:space="preserve"> Ruang </w:t>
      </w:r>
      <w:proofErr w:type="spellStart"/>
      <w:r w:rsidRPr="00877177">
        <w:rPr>
          <w:rFonts w:ascii="Cambria" w:hAnsi="Cambria" w:cs="Arial"/>
          <w:sz w:val="20"/>
          <w:szCs w:val="20"/>
        </w:rPr>
        <w:t>Lingkup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adalah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sebagai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berikut</w:t>
      </w:r>
      <w:proofErr w:type="spellEnd"/>
      <w:r w:rsidRPr="00877177">
        <w:rPr>
          <w:rFonts w:ascii="Cambria" w:hAnsi="Cambria" w:cs="Arial"/>
          <w:sz w:val="20"/>
          <w:szCs w:val="20"/>
        </w:rPr>
        <w:t>:</w:t>
      </w:r>
    </w:p>
    <w:p w14:paraId="5CC97625" w14:textId="77777777" w:rsidR="00337394" w:rsidRPr="0017213B" w:rsidRDefault="00337394" w:rsidP="0017213B">
      <w:pPr>
        <w:rPr>
          <w:rFonts w:ascii="Cambria" w:hAnsi="Cambria" w:cs="Arial"/>
          <w:sz w:val="20"/>
          <w:szCs w:val="20"/>
        </w:rPr>
      </w:pPr>
    </w:p>
    <w:p w14:paraId="37C65617" w14:textId="77777777" w:rsidR="00337394" w:rsidRPr="00A96F6C" w:rsidRDefault="00337394" w:rsidP="00337394">
      <w:pPr>
        <w:numPr>
          <w:ilvl w:val="0"/>
          <w:numId w:val="40"/>
        </w:numPr>
        <w:jc w:val="both"/>
        <w:rPr>
          <w:rFonts w:ascii="Cambria" w:hAnsi="Cambria" w:cs="Arial"/>
          <w:b/>
          <w:sz w:val="20"/>
          <w:szCs w:val="20"/>
          <w:u w:val="single"/>
        </w:rPr>
      </w:pPr>
      <w:proofErr w:type="spellStart"/>
      <w:r w:rsidRPr="00A96F6C">
        <w:rPr>
          <w:rFonts w:ascii="Cambria" w:hAnsi="Cambria" w:cs="Arial"/>
          <w:b/>
          <w:sz w:val="20"/>
          <w:szCs w:val="20"/>
          <w:u w:val="single"/>
        </w:rPr>
        <w:t>Pemberian</w:t>
      </w:r>
      <w:proofErr w:type="spellEnd"/>
      <w:r w:rsidRPr="00A96F6C">
        <w:rPr>
          <w:rFonts w:ascii="Cambria" w:hAnsi="Cambria" w:cs="Arial"/>
          <w:b/>
          <w:sz w:val="20"/>
          <w:szCs w:val="20"/>
          <w:u w:val="single"/>
        </w:rPr>
        <w:t xml:space="preserve"> </w:t>
      </w:r>
      <w:proofErr w:type="spellStart"/>
      <w:r w:rsidRPr="00A96F6C">
        <w:rPr>
          <w:rFonts w:ascii="Cambria" w:hAnsi="Cambria" w:cs="Arial"/>
          <w:b/>
          <w:sz w:val="20"/>
          <w:szCs w:val="20"/>
          <w:u w:val="single"/>
        </w:rPr>
        <w:t>Pelayanan</w:t>
      </w:r>
      <w:proofErr w:type="spellEnd"/>
      <w:r w:rsidRPr="00A96F6C">
        <w:rPr>
          <w:rFonts w:ascii="Cambria" w:hAnsi="Cambria" w:cs="Arial"/>
          <w:b/>
          <w:sz w:val="20"/>
          <w:szCs w:val="20"/>
          <w:u w:val="single"/>
        </w:rPr>
        <w:t xml:space="preserve"> Kesehatan</w:t>
      </w:r>
    </w:p>
    <w:p w14:paraId="4EE1725E" w14:textId="6B4F766F" w:rsidR="00337394" w:rsidRPr="00877177" w:rsidRDefault="00337394" w:rsidP="00337394">
      <w:pPr>
        <w:ind w:left="720"/>
        <w:jc w:val="both"/>
        <w:rPr>
          <w:rFonts w:ascii="Cambria" w:hAnsi="Cambria" w:cs="Arial"/>
          <w:sz w:val="20"/>
          <w:szCs w:val="20"/>
        </w:rPr>
      </w:pP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memberikan</w:t>
      </w:r>
      <w:proofErr w:type="spellEnd"/>
      <w:r w:rsidRPr="00877177">
        <w:rPr>
          <w:rFonts w:ascii="Cambria" w:hAnsi="Cambria" w:cs="Arial"/>
          <w:sz w:val="20"/>
          <w:szCs w:val="20"/>
        </w:rPr>
        <w:t xml:space="preserve"> </w:t>
      </w:r>
      <w:proofErr w:type="spellStart"/>
      <w:r w:rsidR="005C0646">
        <w:rPr>
          <w:rFonts w:ascii="Cambria" w:hAnsi="Cambria" w:cs="Arial"/>
          <w:sz w:val="20"/>
          <w:szCs w:val="20"/>
        </w:rPr>
        <w:t>P</w:t>
      </w:r>
      <w:r w:rsidRPr="00877177">
        <w:rPr>
          <w:rFonts w:ascii="Cambria" w:hAnsi="Cambria" w:cs="Arial"/>
          <w:sz w:val="20"/>
          <w:szCs w:val="20"/>
        </w:rPr>
        <w:t>elayanan</w:t>
      </w:r>
      <w:proofErr w:type="spellEnd"/>
      <w:r w:rsidRPr="00877177">
        <w:rPr>
          <w:rFonts w:ascii="Cambria" w:hAnsi="Cambria" w:cs="Arial"/>
          <w:sz w:val="20"/>
          <w:szCs w:val="20"/>
        </w:rPr>
        <w:t xml:space="preserve"> </w:t>
      </w:r>
      <w:r w:rsidR="005C0646">
        <w:rPr>
          <w:rFonts w:ascii="Cambria" w:hAnsi="Cambria" w:cs="Arial"/>
          <w:sz w:val="20"/>
          <w:szCs w:val="20"/>
        </w:rPr>
        <w:t>K</w:t>
      </w:r>
      <w:r w:rsidRPr="00877177">
        <w:rPr>
          <w:rFonts w:ascii="Cambria" w:hAnsi="Cambria" w:cs="Arial"/>
          <w:sz w:val="20"/>
          <w:szCs w:val="20"/>
        </w:rPr>
        <w:t xml:space="preserve">esehatan </w:t>
      </w:r>
      <w:proofErr w:type="spellStart"/>
      <w:r w:rsidRPr="00877177">
        <w:rPr>
          <w:rFonts w:ascii="Cambria" w:hAnsi="Cambria" w:cs="Arial"/>
          <w:sz w:val="20"/>
          <w:szCs w:val="20"/>
        </w:rPr>
        <w:t>sebagaimana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dijelaskan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Pasal</w:t>
      </w:r>
      <w:proofErr w:type="spellEnd"/>
      <w:r w:rsidRPr="00877177">
        <w:rPr>
          <w:rFonts w:ascii="Cambria" w:hAnsi="Cambria" w:cs="Arial"/>
          <w:sz w:val="20"/>
          <w:szCs w:val="20"/>
        </w:rPr>
        <w:t xml:space="preserve"> 3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Peserta</w:t>
      </w:r>
      <w:proofErr w:type="spellEnd"/>
      <w:r w:rsidRPr="00877177">
        <w:rPr>
          <w:rFonts w:ascii="Cambria" w:hAnsi="Cambria" w:cs="Arial"/>
          <w:sz w:val="20"/>
          <w:szCs w:val="20"/>
        </w:rPr>
        <w:t>.</w:t>
      </w:r>
    </w:p>
    <w:p w14:paraId="39ED5AF6" w14:textId="77777777" w:rsidR="00AD530E" w:rsidRPr="00877177" w:rsidRDefault="00AD530E" w:rsidP="00AD530E">
      <w:pPr>
        <w:jc w:val="both"/>
        <w:rPr>
          <w:rFonts w:ascii="Cambria" w:hAnsi="Cambria" w:cs="Arial"/>
          <w:sz w:val="20"/>
          <w:szCs w:val="20"/>
        </w:rPr>
      </w:pPr>
    </w:p>
    <w:p w14:paraId="61C76EE6" w14:textId="77777777" w:rsidR="00AD530E" w:rsidRPr="00A96F6C" w:rsidRDefault="00AD530E" w:rsidP="00AD530E">
      <w:pPr>
        <w:numPr>
          <w:ilvl w:val="0"/>
          <w:numId w:val="40"/>
        </w:numPr>
        <w:jc w:val="both"/>
        <w:rPr>
          <w:rFonts w:ascii="Cambria" w:hAnsi="Cambria" w:cs="Arial"/>
          <w:b/>
          <w:bCs/>
          <w:sz w:val="20"/>
          <w:szCs w:val="20"/>
          <w:u w:val="single"/>
        </w:rPr>
      </w:pPr>
      <w:proofErr w:type="spellStart"/>
      <w:r w:rsidRPr="00A96F6C">
        <w:rPr>
          <w:rFonts w:ascii="Cambria" w:hAnsi="Cambria" w:cs="Arial"/>
          <w:b/>
          <w:bCs/>
          <w:sz w:val="20"/>
          <w:szCs w:val="20"/>
          <w:u w:val="single"/>
        </w:rPr>
        <w:t>Pemberian</w:t>
      </w:r>
      <w:proofErr w:type="spellEnd"/>
      <w:r w:rsidRPr="00A96F6C">
        <w:rPr>
          <w:rFonts w:ascii="Cambria" w:hAnsi="Cambria" w:cs="Arial"/>
          <w:b/>
          <w:bCs/>
          <w:sz w:val="20"/>
          <w:szCs w:val="20"/>
          <w:u w:val="single"/>
        </w:rPr>
        <w:t xml:space="preserve"> Jasa </w:t>
      </w:r>
      <w:proofErr w:type="spellStart"/>
      <w:r w:rsidRPr="00A96F6C">
        <w:rPr>
          <w:rFonts w:ascii="Cambria" w:hAnsi="Cambria" w:cs="Arial"/>
          <w:b/>
          <w:bCs/>
          <w:sz w:val="20"/>
          <w:szCs w:val="20"/>
          <w:u w:val="single"/>
        </w:rPr>
        <w:t>Pelayanan</w:t>
      </w:r>
      <w:proofErr w:type="spellEnd"/>
      <w:r w:rsidRPr="00A96F6C">
        <w:rPr>
          <w:rFonts w:ascii="Cambria" w:hAnsi="Cambria" w:cs="Arial"/>
          <w:b/>
          <w:bCs/>
          <w:sz w:val="20"/>
          <w:szCs w:val="20"/>
          <w:u w:val="single"/>
        </w:rPr>
        <w:t xml:space="preserve"> </w:t>
      </w:r>
      <w:proofErr w:type="spellStart"/>
      <w:r w:rsidRPr="00A96F6C">
        <w:rPr>
          <w:rFonts w:ascii="Cambria" w:hAnsi="Cambria" w:cs="Arial"/>
          <w:b/>
          <w:bCs/>
          <w:sz w:val="20"/>
          <w:szCs w:val="20"/>
          <w:u w:val="single"/>
        </w:rPr>
        <w:t>Eksklusif</w:t>
      </w:r>
      <w:proofErr w:type="spellEnd"/>
    </w:p>
    <w:p w14:paraId="3AF65E19" w14:textId="4EB500C2" w:rsidR="00AD530E" w:rsidRDefault="00AD530E" w:rsidP="00AD530E">
      <w:pPr>
        <w:ind w:left="720"/>
        <w:jc w:val="both"/>
        <w:rPr>
          <w:rFonts w:ascii="Cambria" w:hAnsi="Cambria" w:cs="Arial"/>
          <w:sz w:val="20"/>
          <w:szCs w:val="20"/>
        </w:rPr>
      </w:pPr>
      <w:r w:rsidRPr="00F66EFC">
        <w:rPr>
          <w:rFonts w:ascii="Cambria" w:hAnsi="Cambria" w:cs="Arial"/>
          <w:sz w:val="20"/>
          <w:szCs w:val="20"/>
        </w:rPr>
        <w:t xml:space="preserve">Para </w:t>
      </w:r>
      <w:proofErr w:type="spellStart"/>
      <w:r w:rsidRPr="00F66EFC">
        <w:rPr>
          <w:rFonts w:ascii="Cambria" w:hAnsi="Cambria" w:cs="Arial"/>
          <w:sz w:val="20"/>
          <w:szCs w:val="20"/>
        </w:rPr>
        <w:t>Pihak</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sepakat</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bahwa</w:t>
      </w:r>
      <w:proofErr w:type="spellEnd"/>
      <w:r w:rsidRPr="00F66EFC">
        <w:rPr>
          <w:rFonts w:ascii="Cambria" w:hAnsi="Cambria" w:cs="Arial"/>
          <w:sz w:val="20"/>
          <w:szCs w:val="20"/>
        </w:rPr>
        <w:t xml:space="preserve"> </w:t>
      </w:r>
      <w:proofErr w:type="spellStart"/>
      <w:r w:rsidR="006D0580" w:rsidRPr="00F66EFC">
        <w:rPr>
          <w:rFonts w:ascii="Cambria" w:hAnsi="Cambria" w:cs="Arial"/>
          <w:sz w:val="20"/>
          <w:szCs w:val="20"/>
        </w:rPr>
        <w:t>Pihak</w:t>
      </w:r>
      <w:proofErr w:type="spellEnd"/>
      <w:r w:rsidR="006D0580" w:rsidRPr="00F66EFC">
        <w:rPr>
          <w:rFonts w:ascii="Cambria" w:hAnsi="Cambria" w:cs="Arial"/>
          <w:sz w:val="20"/>
          <w:szCs w:val="20"/>
        </w:rPr>
        <w:t xml:space="preserve"> </w:t>
      </w:r>
      <w:proofErr w:type="spellStart"/>
      <w:r w:rsidR="006D0580" w:rsidRPr="00F66EFC">
        <w:rPr>
          <w:rFonts w:ascii="Cambria" w:hAnsi="Cambria" w:cs="Arial"/>
          <w:sz w:val="20"/>
          <w:szCs w:val="20"/>
        </w:rPr>
        <w:t>Kedua</w:t>
      </w:r>
      <w:proofErr w:type="spellEnd"/>
      <w:r w:rsidR="006D0580" w:rsidRPr="00F66EFC">
        <w:rPr>
          <w:rFonts w:ascii="Cambria" w:hAnsi="Cambria" w:cs="Arial"/>
          <w:sz w:val="20"/>
          <w:szCs w:val="20"/>
        </w:rPr>
        <w:t xml:space="preserve"> </w:t>
      </w:r>
      <w:proofErr w:type="spellStart"/>
      <w:r w:rsidR="006D0580" w:rsidRPr="00F66EFC">
        <w:rPr>
          <w:rFonts w:ascii="Cambria" w:hAnsi="Cambria" w:cs="Arial"/>
          <w:sz w:val="20"/>
          <w:szCs w:val="20"/>
        </w:rPr>
        <w:t>akan</w:t>
      </w:r>
      <w:proofErr w:type="spellEnd"/>
      <w:r w:rsidR="006D0580" w:rsidRPr="00F66EFC">
        <w:rPr>
          <w:rFonts w:ascii="Cambria" w:hAnsi="Cambria" w:cs="Arial"/>
          <w:sz w:val="20"/>
          <w:szCs w:val="20"/>
        </w:rPr>
        <w:t xml:space="preserve"> </w:t>
      </w:r>
      <w:proofErr w:type="spellStart"/>
      <w:r w:rsidR="006D0580" w:rsidRPr="00F66EFC">
        <w:rPr>
          <w:rFonts w:ascii="Cambria" w:hAnsi="Cambria" w:cs="Arial"/>
          <w:sz w:val="20"/>
          <w:szCs w:val="20"/>
        </w:rPr>
        <w:t>memberikan</w:t>
      </w:r>
      <w:proofErr w:type="spellEnd"/>
      <w:r w:rsidR="006D0580" w:rsidRPr="00F66EFC">
        <w:rPr>
          <w:rFonts w:ascii="Cambria" w:hAnsi="Cambria" w:cs="Arial"/>
          <w:sz w:val="20"/>
          <w:szCs w:val="20"/>
        </w:rPr>
        <w:t xml:space="preserve"> </w:t>
      </w:r>
      <w:proofErr w:type="spellStart"/>
      <w:r w:rsidR="005C0646" w:rsidRPr="00F66EFC">
        <w:rPr>
          <w:rFonts w:ascii="Cambria" w:hAnsi="Cambria" w:cs="Arial"/>
          <w:sz w:val="20"/>
          <w:szCs w:val="20"/>
        </w:rPr>
        <w:t>l</w:t>
      </w:r>
      <w:r w:rsidR="006D0580" w:rsidRPr="00F66EFC">
        <w:rPr>
          <w:rFonts w:ascii="Cambria" w:hAnsi="Cambria" w:cs="Arial"/>
          <w:sz w:val="20"/>
          <w:szCs w:val="20"/>
        </w:rPr>
        <w:t>ayanan</w:t>
      </w:r>
      <w:proofErr w:type="spellEnd"/>
      <w:r w:rsidR="006D0580" w:rsidRPr="00F66EFC">
        <w:rPr>
          <w:rFonts w:ascii="Cambria" w:hAnsi="Cambria" w:cs="Arial"/>
          <w:sz w:val="20"/>
          <w:szCs w:val="20"/>
        </w:rPr>
        <w:t xml:space="preserve"> </w:t>
      </w:r>
      <w:proofErr w:type="spellStart"/>
      <w:r w:rsidR="005C0646" w:rsidRPr="00F66EFC">
        <w:rPr>
          <w:rFonts w:ascii="Cambria" w:hAnsi="Cambria" w:cs="Arial"/>
          <w:sz w:val="20"/>
          <w:szCs w:val="20"/>
        </w:rPr>
        <w:t>e</w:t>
      </w:r>
      <w:r w:rsidR="006D0580" w:rsidRPr="00F66EFC">
        <w:rPr>
          <w:rFonts w:ascii="Cambria" w:hAnsi="Cambria" w:cs="Arial"/>
          <w:sz w:val="20"/>
          <w:szCs w:val="20"/>
        </w:rPr>
        <w:t>ksklusif</w:t>
      </w:r>
      <w:proofErr w:type="spellEnd"/>
      <w:r w:rsidR="006D0580" w:rsidRPr="00F66EFC">
        <w:rPr>
          <w:rFonts w:ascii="Cambria" w:hAnsi="Cambria" w:cs="Arial"/>
          <w:sz w:val="20"/>
          <w:szCs w:val="20"/>
        </w:rPr>
        <w:t xml:space="preserve"> </w:t>
      </w:r>
      <w:proofErr w:type="spellStart"/>
      <w:r w:rsidR="006D0580" w:rsidRPr="00F66EFC">
        <w:rPr>
          <w:rFonts w:ascii="Cambria" w:hAnsi="Cambria" w:cs="Arial"/>
          <w:sz w:val="20"/>
          <w:szCs w:val="20"/>
        </w:rPr>
        <w:t>sebagaimana</w:t>
      </w:r>
      <w:proofErr w:type="spellEnd"/>
      <w:r w:rsidR="006D0580" w:rsidRPr="00F66EFC">
        <w:rPr>
          <w:rFonts w:ascii="Cambria" w:hAnsi="Cambria" w:cs="Arial"/>
          <w:sz w:val="20"/>
          <w:szCs w:val="20"/>
        </w:rPr>
        <w:t xml:space="preserve"> </w:t>
      </w:r>
      <w:proofErr w:type="spellStart"/>
      <w:r w:rsidR="006D0580" w:rsidRPr="00F66EFC">
        <w:rPr>
          <w:rFonts w:ascii="Cambria" w:hAnsi="Cambria" w:cs="Arial"/>
          <w:sz w:val="20"/>
          <w:szCs w:val="20"/>
        </w:rPr>
        <w:t>dijelaskan</w:t>
      </w:r>
      <w:proofErr w:type="spellEnd"/>
      <w:r w:rsidR="006D0580" w:rsidRPr="00F66EFC">
        <w:rPr>
          <w:rFonts w:ascii="Cambria" w:hAnsi="Cambria" w:cs="Arial"/>
          <w:sz w:val="20"/>
          <w:szCs w:val="20"/>
        </w:rPr>
        <w:t xml:space="preserve"> </w:t>
      </w:r>
      <w:proofErr w:type="spellStart"/>
      <w:r w:rsidR="006D0580" w:rsidRPr="00F66EFC">
        <w:rPr>
          <w:rFonts w:ascii="Cambria" w:hAnsi="Cambria" w:cs="Arial"/>
          <w:sz w:val="20"/>
          <w:szCs w:val="20"/>
        </w:rPr>
        <w:t>dalam</w:t>
      </w:r>
      <w:proofErr w:type="spellEnd"/>
      <w:r w:rsidR="006D0580" w:rsidRPr="00F66EFC">
        <w:rPr>
          <w:rFonts w:ascii="Cambria" w:hAnsi="Cambria" w:cs="Arial"/>
          <w:sz w:val="20"/>
          <w:szCs w:val="20"/>
        </w:rPr>
        <w:t xml:space="preserve"> </w:t>
      </w:r>
      <w:proofErr w:type="spellStart"/>
      <w:r w:rsidR="006D0580" w:rsidRPr="00F66EFC">
        <w:rPr>
          <w:rFonts w:ascii="Cambria" w:hAnsi="Cambria" w:cs="Arial"/>
          <w:sz w:val="20"/>
          <w:szCs w:val="20"/>
        </w:rPr>
        <w:t>Pasal</w:t>
      </w:r>
      <w:proofErr w:type="spellEnd"/>
      <w:r w:rsidR="006D0580" w:rsidRPr="00F66EFC">
        <w:rPr>
          <w:rFonts w:ascii="Cambria" w:hAnsi="Cambria" w:cs="Arial"/>
          <w:sz w:val="20"/>
          <w:szCs w:val="20"/>
        </w:rPr>
        <w:t xml:space="preserve"> 8 </w:t>
      </w:r>
      <w:proofErr w:type="spellStart"/>
      <w:r w:rsidR="006D0580" w:rsidRPr="00F66EFC">
        <w:rPr>
          <w:rFonts w:ascii="Cambria" w:hAnsi="Cambria" w:cs="Arial"/>
          <w:sz w:val="20"/>
          <w:szCs w:val="20"/>
        </w:rPr>
        <w:t>Perjajnian</w:t>
      </w:r>
      <w:proofErr w:type="spellEnd"/>
      <w:r w:rsidR="006D0580" w:rsidRPr="00F66EFC">
        <w:rPr>
          <w:rFonts w:ascii="Cambria" w:hAnsi="Cambria" w:cs="Arial"/>
          <w:sz w:val="20"/>
          <w:szCs w:val="20"/>
        </w:rPr>
        <w:t xml:space="preserve"> </w:t>
      </w:r>
      <w:proofErr w:type="spellStart"/>
      <w:r w:rsidR="006D0580" w:rsidRPr="00F66EFC">
        <w:rPr>
          <w:rFonts w:ascii="Cambria" w:hAnsi="Cambria" w:cs="Arial"/>
          <w:sz w:val="20"/>
          <w:szCs w:val="20"/>
        </w:rPr>
        <w:t>ini</w:t>
      </w:r>
      <w:proofErr w:type="spellEnd"/>
      <w:r w:rsidR="006D0580" w:rsidRPr="00F66EFC">
        <w:rPr>
          <w:rFonts w:ascii="Cambria" w:hAnsi="Cambria" w:cs="Arial"/>
          <w:sz w:val="20"/>
          <w:szCs w:val="20"/>
        </w:rPr>
        <w:t>.</w:t>
      </w:r>
    </w:p>
    <w:p w14:paraId="6D0B12AD" w14:textId="77777777" w:rsidR="00725818" w:rsidDel="00C342E0" w:rsidRDefault="00725818" w:rsidP="00AD530E">
      <w:pPr>
        <w:ind w:left="720"/>
        <w:jc w:val="both"/>
        <w:rPr>
          <w:del w:id="107" w:author="FARIDA" w:date="2024-11-14T08:39:00Z"/>
          <w:rFonts w:ascii="Cambria" w:hAnsi="Cambria" w:cs="Arial"/>
          <w:sz w:val="20"/>
          <w:szCs w:val="20"/>
        </w:rPr>
      </w:pPr>
    </w:p>
    <w:p w14:paraId="140FE005" w14:textId="77777777" w:rsidR="006701E8" w:rsidDel="00C342E0" w:rsidRDefault="006701E8">
      <w:pPr>
        <w:jc w:val="both"/>
        <w:rPr>
          <w:del w:id="108" w:author="FARIDA" w:date="2024-11-14T08:39:00Z"/>
          <w:rFonts w:ascii="Cambria" w:hAnsi="Cambria" w:cs="Arial"/>
          <w:sz w:val="20"/>
          <w:szCs w:val="20"/>
        </w:rPr>
        <w:pPrChange w:id="109" w:author="FARIDA" w:date="2024-12-06T09:58:00Z">
          <w:pPr>
            <w:ind w:left="720"/>
            <w:jc w:val="both"/>
          </w:pPr>
        </w:pPrChange>
      </w:pPr>
    </w:p>
    <w:p w14:paraId="7BB1DCF3" w14:textId="77777777" w:rsidR="00892840" w:rsidDel="00C342E0" w:rsidRDefault="00892840">
      <w:pPr>
        <w:jc w:val="both"/>
        <w:rPr>
          <w:del w:id="110" w:author="FARIDA" w:date="2024-11-14T08:39:00Z"/>
          <w:rFonts w:ascii="Cambria" w:hAnsi="Cambria" w:cs="Arial"/>
          <w:sz w:val="20"/>
          <w:szCs w:val="20"/>
        </w:rPr>
        <w:pPrChange w:id="111" w:author="FARIDA" w:date="2024-12-06T09:58:00Z">
          <w:pPr>
            <w:ind w:left="720"/>
            <w:jc w:val="both"/>
          </w:pPr>
        </w:pPrChange>
      </w:pPr>
    </w:p>
    <w:p w14:paraId="4D853D40" w14:textId="45A20FD3" w:rsidR="00892840" w:rsidRPr="00877177" w:rsidDel="00F66EFC" w:rsidRDefault="00892840">
      <w:pPr>
        <w:jc w:val="both"/>
        <w:rPr>
          <w:del w:id="112" w:author="FARIDA" w:date="2024-12-06T09:58:00Z"/>
          <w:rFonts w:ascii="Cambria" w:hAnsi="Cambria" w:cs="Arial"/>
          <w:sz w:val="20"/>
          <w:szCs w:val="20"/>
        </w:rPr>
        <w:pPrChange w:id="113" w:author="FARIDA" w:date="2024-11-14T08:39:00Z">
          <w:pPr>
            <w:ind w:left="720"/>
            <w:jc w:val="both"/>
          </w:pPr>
        </w:pPrChange>
      </w:pPr>
    </w:p>
    <w:p w14:paraId="0A32B0CD" w14:textId="42AEB7D4" w:rsidR="00725818" w:rsidRPr="00A96F6C" w:rsidRDefault="00725818" w:rsidP="00725818">
      <w:pPr>
        <w:numPr>
          <w:ilvl w:val="0"/>
          <w:numId w:val="40"/>
        </w:numPr>
        <w:jc w:val="both"/>
        <w:rPr>
          <w:rFonts w:ascii="Cambria" w:hAnsi="Cambria" w:cs="Arial"/>
          <w:b/>
          <w:bCs/>
          <w:sz w:val="20"/>
          <w:szCs w:val="20"/>
          <w:u w:val="single"/>
        </w:rPr>
      </w:pPr>
      <w:proofErr w:type="spellStart"/>
      <w:r w:rsidRPr="00A96F6C">
        <w:rPr>
          <w:rFonts w:ascii="Cambria" w:hAnsi="Cambria" w:cs="Arial"/>
          <w:b/>
          <w:bCs/>
          <w:sz w:val="20"/>
          <w:szCs w:val="20"/>
          <w:u w:val="single"/>
        </w:rPr>
        <w:t>Pemberian</w:t>
      </w:r>
      <w:proofErr w:type="spellEnd"/>
      <w:r w:rsidRPr="00A96F6C">
        <w:rPr>
          <w:rFonts w:ascii="Cambria" w:hAnsi="Cambria" w:cs="Arial"/>
          <w:b/>
          <w:bCs/>
          <w:sz w:val="20"/>
          <w:szCs w:val="20"/>
          <w:u w:val="single"/>
        </w:rPr>
        <w:t xml:space="preserve"> Jasa </w:t>
      </w:r>
      <w:proofErr w:type="spellStart"/>
      <w:r w:rsidRPr="00A96F6C">
        <w:rPr>
          <w:rFonts w:ascii="Cambria" w:hAnsi="Cambria" w:cs="Arial"/>
          <w:b/>
          <w:bCs/>
          <w:sz w:val="20"/>
          <w:szCs w:val="20"/>
          <w:u w:val="single"/>
        </w:rPr>
        <w:t>Pelayanan</w:t>
      </w:r>
      <w:proofErr w:type="spellEnd"/>
      <w:r w:rsidRPr="00A96F6C">
        <w:rPr>
          <w:rFonts w:ascii="Cambria" w:hAnsi="Cambria" w:cs="Arial"/>
          <w:b/>
          <w:bCs/>
          <w:sz w:val="20"/>
          <w:szCs w:val="20"/>
          <w:u w:val="single"/>
        </w:rPr>
        <w:t xml:space="preserve"> </w:t>
      </w:r>
      <w:r w:rsidR="007D26DF" w:rsidRPr="00DD7E40">
        <w:rPr>
          <w:rFonts w:ascii="Cambria" w:hAnsi="Cambria" w:cs="Arial"/>
          <w:b/>
          <w:bCs/>
          <w:i/>
          <w:iCs/>
          <w:sz w:val="20"/>
          <w:szCs w:val="20"/>
          <w:u w:val="single"/>
        </w:rPr>
        <w:t>Medical Check Up</w:t>
      </w:r>
    </w:p>
    <w:p w14:paraId="55B55009" w14:textId="6650EE9F" w:rsidR="00725818" w:rsidRDefault="00725818" w:rsidP="00725818">
      <w:pPr>
        <w:ind w:left="720"/>
        <w:jc w:val="both"/>
        <w:rPr>
          <w:rFonts w:ascii="Cambria" w:hAnsi="Cambria" w:cs="Arial"/>
          <w:sz w:val="20"/>
          <w:szCs w:val="20"/>
        </w:rPr>
      </w:pPr>
      <w:r w:rsidRPr="00F66EFC">
        <w:rPr>
          <w:rFonts w:ascii="Cambria" w:hAnsi="Cambria" w:cs="Arial"/>
          <w:sz w:val="20"/>
          <w:szCs w:val="20"/>
        </w:rPr>
        <w:t xml:space="preserve">Para </w:t>
      </w:r>
      <w:proofErr w:type="spellStart"/>
      <w:r w:rsidRPr="00F66EFC">
        <w:rPr>
          <w:rFonts w:ascii="Cambria" w:hAnsi="Cambria" w:cs="Arial"/>
          <w:sz w:val="20"/>
          <w:szCs w:val="20"/>
        </w:rPr>
        <w:t>Pihak</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sepakat</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bahwa</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Pihak</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Kedua</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akan</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memberikan</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layanan</w:t>
      </w:r>
      <w:proofErr w:type="spellEnd"/>
      <w:r w:rsidRPr="00F66EFC">
        <w:rPr>
          <w:rFonts w:ascii="Cambria" w:hAnsi="Cambria" w:cs="Arial"/>
          <w:sz w:val="20"/>
          <w:szCs w:val="20"/>
        </w:rPr>
        <w:t xml:space="preserve"> </w:t>
      </w:r>
      <w:r w:rsidR="007519CA" w:rsidRPr="00F66EFC">
        <w:rPr>
          <w:rFonts w:ascii="Cambria" w:hAnsi="Cambria" w:cs="Arial"/>
          <w:i/>
          <w:iCs/>
          <w:sz w:val="20"/>
          <w:szCs w:val="20"/>
        </w:rPr>
        <w:t>Medical Check Up</w:t>
      </w:r>
      <w:r w:rsidRPr="00F66EFC">
        <w:rPr>
          <w:rFonts w:ascii="Cambria" w:hAnsi="Cambria" w:cs="Arial"/>
          <w:sz w:val="20"/>
          <w:szCs w:val="20"/>
        </w:rPr>
        <w:t xml:space="preserve"> </w:t>
      </w:r>
      <w:proofErr w:type="spellStart"/>
      <w:r w:rsidRPr="00F66EFC">
        <w:rPr>
          <w:rFonts w:ascii="Cambria" w:hAnsi="Cambria" w:cs="Arial"/>
          <w:sz w:val="20"/>
          <w:szCs w:val="20"/>
        </w:rPr>
        <w:t>sebagaimana</w:t>
      </w:r>
      <w:proofErr w:type="spellEnd"/>
      <w:r w:rsidRPr="00F66EFC">
        <w:rPr>
          <w:rFonts w:ascii="Cambria" w:hAnsi="Cambria" w:cs="Arial"/>
          <w:sz w:val="20"/>
          <w:szCs w:val="20"/>
        </w:rPr>
        <w:t xml:space="preserve"> </w:t>
      </w:r>
      <w:r w:rsidR="00467703" w:rsidRPr="00F66EFC">
        <w:rPr>
          <w:rFonts w:ascii="Cambria" w:hAnsi="Cambria" w:cs="Arial"/>
          <w:sz w:val="20"/>
          <w:szCs w:val="20"/>
        </w:rPr>
        <w:t xml:space="preserve">yang </w:t>
      </w:r>
      <w:proofErr w:type="spellStart"/>
      <w:r w:rsidR="00467703" w:rsidRPr="00F66EFC">
        <w:rPr>
          <w:rFonts w:ascii="Cambria" w:hAnsi="Cambria" w:cs="Arial"/>
          <w:sz w:val="20"/>
          <w:szCs w:val="20"/>
        </w:rPr>
        <w:t>akan</w:t>
      </w:r>
      <w:proofErr w:type="spellEnd"/>
      <w:r w:rsidR="00467703" w:rsidRPr="00F66EFC">
        <w:rPr>
          <w:rFonts w:ascii="Cambria" w:hAnsi="Cambria" w:cs="Arial"/>
          <w:sz w:val="20"/>
          <w:szCs w:val="20"/>
        </w:rPr>
        <w:t xml:space="preserve"> </w:t>
      </w:r>
      <w:proofErr w:type="spellStart"/>
      <w:r w:rsidRPr="00F66EFC">
        <w:rPr>
          <w:rFonts w:ascii="Cambria" w:hAnsi="Cambria" w:cs="Arial"/>
          <w:sz w:val="20"/>
          <w:szCs w:val="20"/>
        </w:rPr>
        <w:t>dijelaskan</w:t>
      </w:r>
      <w:proofErr w:type="spellEnd"/>
      <w:r w:rsidRPr="00F66EFC">
        <w:rPr>
          <w:rFonts w:ascii="Cambria" w:hAnsi="Cambria" w:cs="Arial"/>
          <w:sz w:val="20"/>
          <w:szCs w:val="20"/>
        </w:rPr>
        <w:t xml:space="preserve"> </w:t>
      </w:r>
      <w:proofErr w:type="spellStart"/>
      <w:r w:rsidR="007519CA" w:rsidRPr="00F66EFC">
        <w:rPr>
          <w:rFonts w:ascii="Cambria" w:hAnsi="Cambria" w:cs="Arial"/>
          <w:sz w:val="20"/>
          <w:szCs w:val="20"/>
        </w:rPr>
        <w:t>lebih</w:t>
      </w:r>
      <w:proofErr w:type="spellEnd"/>
      <w:r w:rsidR="007519CA" w:rsidRPr="00F66EFC">
        <w:rPr>
          <w:rFonts w:ascii="Cambria" w:hAnsi="Cambria" w:cs="Arial"/>
          <w:sz w:val="20"/>
          <w:szCs w:val="20"/>
        </w:rPr>
        <w:t xml:space="preserve"> </w:t>
      </w:r>
      <w:proofErr w:type="spellStart"/>
      <w:r w:rsidR="007519CA" w:rsidRPr="00F66EFC">
        <w:rPr>
          <w:rFonts w:ascii="Cambria" w:hAnsi="Cambria" w:cs="Arial"/>
          <w:sz w:val="20"/>
          <w:szCs w:val="20"/>
        </w:rPr>
        <w:t>rinci</w:t>
      </w:r>
      <w:proofErr w:type="spellEnd"/>
      <w:r w:rsidR="006701E8" w:rsidRPr="00F66EFC">
        <w:rPr>
          <w:rFonts w:ascii="Cambria" w:hAnsi="Cambria" w:cs="Arial"/>
          <w:sz w:val="20"/>
          <w:szCs w:val="20"/>
        </w:rPr>
        <w:t xml:space="preserve"> </w:t>
      </w:r>
      <w:proofErr w:type="spellStart"/>
      <w:r w:rsidR="006701E8" w:rsidRPr="00F66EFC">
        <w:rPr>
          <w:rFonts w:ascii="Cambria" w:hAnsi="Cambria" w:cs="Arial"/>
          <w:sz w:val="20"/>
          <w:szCs w:val="20"/>
        </w:rPr>
        <w:t>terkait</w:t>
      </w:r>
      <w:proofErr w:type="spellEnd"/>
      <w:r w:rsidR="006701E8" w:rsidRPr="00F66EFC">
        <w:rPr>
          <w:rFonts w:ascii="Cambria" w:hAnsi="Cambria" w:cs="Arial"/>
          <w:sz w:val="20"/>
          <w:szCs w:val="20"/>
        </w:rPr>
        <w:t xml:space="preserve"> </w:t>
      </w:r>
      <w:proofErr w:type="spellStart"/>
      <w:r w:rsidR="006701E8" w:rsidRPr="00F66EFC">
        <w:rPr>
          <w:rFonts w:ascii="Cambria" w:hAnsi="Cambria" w:cs="Arial"/>
          <w:sz w:val="20"/>
          <w:szCs w:val="20"/>
        </w:rPr>
        <w:t>dengan</w:t>
      </w:r>
      <w:proofErr w:type="spellEnd"/>
      <w:r w:rsidR="006701E8" w:rsidRPr="00F66EFC">
        <w:rPr>
          <w:rFonts w:ascii="Cambria" w:hAnsi="Cambria" w:cs="Arial"/>
          <w:sz w:val="20"/>
          <w:szCs w:val="20"/>
        </w:rPr>
        <w:t xml:space="preserve"> </w:t>
      </w:r>
      <w:proofErr w:type="spellStart"/>
      <w:r w:rsidR="006701E8" w:rsidRPr="00F66EFC">
        <w:rPr>
          <w:rFonts w:ascii="Cambria" w:hAnsi="Cambria" w:cs="Arial"/>
          <w:sz w:val="20"/>
          <w:szCs w:val="20"/>
        </w:rPr>
        <w:t>pengaturan</w:t>
      </w:r>
      <w:proofErr w:type="spellEnd"/>
      <w:r w:rsidR="006701E8" w:rsidRPr="00F66EFC">
        <w:rPr>
          <w:rFonts w:ascii="Cambria" w:hAnsi="Cambria" w:cs="Arial"/>
          <w:sz w:val="20"/>
          <w:szCs w:val="20"/>
        </w:rPr>
        <w:t xml:space="preserve"> dan </w:t>
      </w:r>
      <w:proofErr w:type="spellStart"/>
      <w:r w:rsidR="006701E8" w:rsidRPr="00F66EFC">
        <w:rPr>
          <w:rFonts w:ascii="Cambria" w:hAnsi="Cambria" w:cs="Arial"/>
          <w:sz w:val="20"/>
          <w:szCs w:val="20"/>
        </w:rPr>
        <w:t>pelaksanaannya</w:t>
      </w:r>
      <w:proofErr w:type="spellEnd"/>
      <w:r w:rsidR="006701E8" w:rsidRPr="00F66EFC">
        <w:rPr>
          <w:rFonts w:ascii="Cambria" w:hAnsi="Cambria" w:cs="Arial"/>
          <w:sz w:val="20"/>
          <w:szCs w:val="20"/>
        </w:rPr>
        <w:t xml:space="preserve"> di </w:t>
      </w:r>
      <w:proofErr w:type="spellStart"/>
      <w:r w:rsidRPr="00F66EFC">
        <w:rPr>
          <w:rFonts w:ascii="Cambria" w:hAnsi="Cambria" w:cs="Arial"/>
          <w:sz w:val="20"/>
          <w:szCs w:val="20"/>
        </w:rPr>
        <w:t>dalam</w:t>
      </w:r>
      <w:proofErr w:type="spellEnd"/>
      <w:r w:rsidRPr="00F66EFC">
        <w:rPr>
          <w:rFonts w:ascii="Cambria" w:hAnsi="Cambria" w:cs="Arial"/>
          <w:sz w:val="20"/>
          <w:szCs w:val="20"/>
        </w:rPr>
        <w:t xml:space="preserve"> </w:t>
      </w:r>
      <w:r w:rsidR="006701E8" w:rsidRPr="00F66EFC">
        <w:rPr>
          <w:rFonts w:ascii="Cambria" w:hAnsi="Cambria" w:cs="Arial"/>
          <w:sz w:val="20"/>
          <w:szCs w:val="20"/>
        </w:rPr>
        <w:t>Lampiran</w:t>
      </w:r>
      <w:r w:rsidR="003F068A" w:rsidRPr="00F66EFC">
        <w:rPr>
          <w:rFonts w:ascii="Cambria" w:hAnsi="Cambria" w:cs="Arial"/>
          <w:sz w:val="20"/>
          <w:szCs w:val="20"/>
        </w:rPr>
        <w:t xml:space="preserve"> 6</w:t>
      </w:r>
      <w:r w:rsidRPr="00F66EFC">
        <w:rPr>
          <w:rFonts w:ascii="Cambria" w:hAnsi="Cambria" w:cs="Arial"/>
          <w:sz w:val="20"/>
          <w:szCs w:val="20"/>
        </w:rPr>
        <w:t xml:space="preserve"> </w:t>
      </w:r>
      <w:proofErr w:type="spellStart"/>
      <w:r w:rsidRPr="00F66EFC">
        <w:rPr>
          <w:rFonts w:ascii="Cambria" w:hAnsi="Cambria" w:cs="Arial"/>
          <w:sz w:val="20"/>
          <w:szCs w:val="20"/>
        </w:rPr>
        <w:t>Perjan</w:t>
      </w:r>
      <w:r w:rsidR="003B3E37" w:rsidRPr="00F66EFC">
        <w:rPr>
          <w:rFonts w:ascii="Cambria" w:hAnsi="Cambria" w:cs="Arial"/>
          <w:sz w:val="20"/>
          <w:szCs w:val="20"/>
        </w:rPr>
        <w:t>j</w:t>
      </w:r>
      <w:r w:rsidRPr="00F66EFC">
        <w:rPr>
          <w:rFonts w:ascii="Cambria" w:hAnsi="Cambria" w:cs="Arial"/>
          <w:sz w:val="20"/>
          <w:szCs w:val="20"/>
        </w:rPr>
        <w:t>ian</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ini</w:t>
      </w:r>
      <w:proofErr w:type="spellEnd"/>
      <w:r w:rsidRPr="00F66EFC">
        <w:rPr>
          <w:rFonts w:ascii="Cambria" w:hAnsi="Cambria" w:cs="Arial"/>
          <w:sz w:val="20"/>
          <w:szCs w:val="20"/>
        </w:rPr>
        <w:t>.</w:t>
      </w:r>
    </w:p>
    <w:p w14:paraId="1884B82E" w14:textId="77777777" w:rsidR="00337394" w:rsidRPr="00877177" w:rsidRDefault="00337394" w:rsidP="00A96F6C">
      <w:pPr>
        <w:ind w:left="720"/>
        <w:jc w:val="both"/>
        <w:rPr>
          <w:rFonts w:ascii="Cambria" w:hAnsi="Cambria" w:cs="Arial"/>
          <w:sz w:val="20"/>
          <w:szCs w:val="20"/>
        </w:rPr>
      </w:pPr>
    </w:p>
    <w:p w14:paraId="369A810C" w14:textId="77777777" w:rsidR="00337394" w:rsidRPr="00A96F6C" w:rsidRDefault="00337394" w:rsidP="00337394">
      <w:pPr>
        <w:numPr>
          <w:ilvl w:val="0"/>
          <w:numId w:val="40"/>
        </w:numPr>
        <w:jc w:val="both"/>
        <w:rPr>
          <w:rFonts w:ascii="Cambria" w:hAnsi="Cambria" w:cs="Arial"/>
          <w:b/>
          <w:sz w:val="20"/>
          <w:szCs w:val="20"/>
          <w:u w:val="single"/>
        </w:rPr>
      </w:pPr>
      <w:proofErr w:type="spellStart"/>
      <w:r w:rsidRPr="00A96F6C">
        <w:rPr>
          <w:rFonts w:ascii="Cambria" w:hAnsi="Cambria" w:cs="Arial"/>
          <w:b/>
          <w:sz w:val="20"/>
          <w:szCs w:val="20"/>
          <w:u w:val="single"/>
        </w:rPr>
        <w:t>Pembayaran</w:t>
      </w:r>
      <w:proofErr w:type="spellEnd"/>
      <w:r w:rsidRPr="00A96F6C">
        <w:rPr>
          <w:rFonts w:ascii="Cambria" w:hAnsi="Cambria" w:cs="Arial"/>
          <w:b/>
          <w:sz w:val="20"/>
          <w:szCs w:val="20"/>
          <w:u w:val="single"/>
        </w:rPr>
        <w:t xml:space="preserve"> </w:t>
      </w:r>
      <w:proofErr w:type="spellStart"/>
      <w:r w:rsidRPr="00A96F6C">
        <w:rPr>
          <w:rFonts w:ascii="Cambria" w:hAnsi="Cambria" w:cs="Arial"/>
          <w:b/>
          <w:sz w:val="20"/>
          <w:szCs w:val="20"/>
          <w:u w:val="single"/>
        </w:rPr>
        <w:t>Biaya</w:t>
      </w:r>
      <w:proofErr w:type="spellEnd"/>
      <w:r w:rsidRPr="00A96F6C">
        <w:rPr>
          <w:rFonts w:ascii="Cambria" w:hAnsi="Cambria" w:cs="Arial"/>
          <w:b/>
          <w:sz w:val="20"/>
          <w:szCs w:val="20"/>
          <w:u w:val="single"/>
        </w:rPr>
        <w:t xml:space="preserve"> </w:t>
      </w:r>
      <w:proofErr w:type="spellStart"/>
      <w:r w:rsidRPr="00A96F6C">
        <w:rPr>
          <w:rFonts w:ascii="Cambria" w:hAnsi="Cambria" w:cs="Arial"/>
          <w:b/>
          <w:sz w:val="20"/>
          <w:szCs w:val="20"/>
          <w:u w:val="single"/>
        </w:rPr>
        <w:t>Pelayanan</w:t>
      </w:r>
      <w:proofErr w:type="spellEnd"/>
      <w:r w:rsidRPr="00A96F6C">
        <w:rPr>
          <w:rFonts w:ascii="Cambria" w:hAnsi="Cambria" w:cs="Arial"/>
          <w:b/>
          <w:sz w:val="20"/>
          <w:szCs w:val="20"/>
          <w:u w:val="single"/>
        </w:rPr>
        <w:t xml:space="preserve"> Kesehatan </w:t>
      </w:r>
    </w:p>
    <w:p w14:paraId="60557602" w14:textId="502027B8" w:rsidR="00337394" w:rsidRPr="00877177" w:rsidRDefault="00337394" w:rsidP="00337394">
      <w:pPr>
        <w:ind w:left="720"/>
        <w:jc w:val="both"/>
        <w:rPr>
          <w:rFonts w:ascii="Cambria" w:hAnsi="Cambria" w:cs="Arial"/>
          <w:sz w:val="20"/>
          <w:szCs w:val="20"/>
        </w:rPr>
      </w:pP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001D33FE">
        <w:rPr>
          <w:rFonts w:ascii="Cambria" w:hAnsi="Cambria" w:cs="Arial"/>
          <w:sz w:val="20"/>
          <w:szCs w:val="20"/>
        </w:rPr>
        <w:t>Pertama</w:t>
      </w:r>
      <w:proofErr w:type="spellEnd"/>
      <w:r w:rsidR="001D33FE"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membayarkan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tagihan</w:t>
      </w:r>
      <w:proofErr w:type="spellEnd"/>
      <w:r w:rsidRPr="00877177">
        <w:rPr>
          <w:rFonts w:ascii="Cambria" w:hAnsi="Cambria" w:cs="Arial"/>
          <w:sz w:val="20"/>
          <w:szCs w:val="20"/>
        </w:rPr>
        <w:t xml:space="preserve"> </w:t>
      </w:r>
      <w:proofErr w:type="spellStart"/>
      <w:r w:rsidR="00C17103" w:rsidRPr="00877177">
        <w:rPr>
          <w:rFonts w:ascii="Cambria" w:hAnsi="Cambria" w:cs="Arial"/>
          <w:sz w:val="20"/>
          <w:szCs w:val="20"/>
        </w:rPr>
        <w:t>atas</w:t>
      </w:r>
      <w:proofErr w:type="spellEnd"/>
      <w:r w:rsidR="00C17103" w:rsidRPr="00877177">
        <w:rPr>
          <w:rFonts w:ascii="Cambria" w:hAnsi="Cambria" w:cs="Arial"/>
          <w:sz w:val="20"/>
          <w:szCs w:val="20"/>
        </w:rPr>
        <w:t xml:space="preserve"> </w:t>
      </w:r>
      <w:proofErr w:type="spellStart"/>
      <w:r w:rsidR="008365C5">
        <w:rPr>
          <w:rFonts w:ascii="Cambria" w:hAnsi="Cambria" w:cs="Arial"/>
          <w:sz w:val="20"/>
          <w:szCs w:val="20"/>
        </w:rPr>
        <w:t>P</w:t>
      </w:r>
      <w:r w:rsidR="00C17103" w:rsidRPr="00877177">
        <w:rPr>
          <w:rFonts w:ascii="Cambria" w:hAnsi="Cambria" w:cs="Arial"/>
          <w:sz w:val="20"/>
          <w:szCs w:val="20"/>
        </w:rPr>
        <w:t>elayanan</w:t>
      </w:r>
      <w:proofErr w:type="spellEnd"/>
      <w:r w:rsidR="00C17103" w:rsidRPr="00877177">
        <w:rPr>
          <w:rFonts w:ascii="Cambria" w:hAnsi="Cambria" w:cs="Arial"/>
          <w:sz w:val="20"/>
          <w:szCs w:val="20"/>
        </w:rPr>
        <w:t xml:space="preserve"> </w:t>
      </w:r>
      <w:r w:rsidR="008365C5">
        <w:rPr>
          <w:rFonts w:ascii="Cambria" w:hAnsi="Cambria" w:cs="Arial"/>
          <w:sz w:val="20"/>
          <w:szCs w:val="20"/>
        </w:rPr>
        <w:t>K</w:t>
      </w:r>
      <w:r w:rsidR="00C17103" w:rsidRPr="00877177">
        <w:rPr>
          <w:rFonts w:ascii="Cambria" w:hAnsi="Cambria" w:cs="Arial"/>
          <w:sz w:val="20"/>
          <w:szCs w:val="20"/>
        </w:rPr>
        <w:t xml:space="preserve">esehatan </w:t>
      </w:r>
      <w:proofErr w:type="spellStart"/>
      <w:r w:rsidR="00C17103" w:rsidRPr="00877177">
        <w:rPr>
          <w:rFonts w:ascii="Cambria" w:hAnsi="Cambria" w:cs="Arial"/>
          <w:sz w:val="20"/>
          <w:szCs w:val="20"/>
        </w:rPr>
        <w:t>kepada</w:t>
      </w:r>
      <w:proofErr w:type="spellEnd"/>
      <w:r w:rsidR="00C17103" w:rsidRPr="00877177">
        <w:rPr>
          <w:rFonts w:ascii="Cambria" w:hAnsi="Cambria" w:cs="Arial"/>
          <w:sz w:val="20"/>
          <w:szCs w:val="20"/>
        </w:rPr>
        <w:t xml:space="preserve"> </w:t>
      </w:r>
      <w:proofErr w:type="spellStart"/>
      <w:r w:rsidR="00C17103" w:rsidRPr="00877177">
        <w:rPr>
          <w:rFonts w:ascii="Cambria" w:hAnsi="Cambria" w:cs="Arial"/>
          <w:sz w:val="20"/>
          <w:szCs w:val="20"/>
        </w:rPr>
        <w:t>Peserta</w:t>
      </w:r>
      <w:proofErr w:type="spellEnd"/>
      <w:r w:rsidR="00C17103" w:rsidRPr="00877177">
        <w:rPr>
          <w:rFonts w:ascii="Cambria" w:hAnsi="Cambria" w:cs="Arial"/>
          <w:sz w:val="20"/>
          <w:szCs w:val="20"/>
        </w:rPr>
        <w:t xml:space="preserve"> </w:t>
      </w:r>
      <w:proofErr w:type="spellStart"/>
      <w:r w:rsidR="00C17103" w:rsidRPr="00877177">
        <w:rPr>
          <w:rFonts w:ascii="Cambria" w:hAnsi="Cambria" w:cs="Arial"/>
          <w:sz w:val="20"/>
          <w:szCs w:val="20"/>
        </w:rPr>
        <w:t>berdasarkan</w:t>
      </w:r>
      <w:proofErr w:type="spellEnd"/>
      <w:r w:rsidR="00C17103" w:rsidRPr="00877177">
        <w:rPr>
          <w:rFonts w:ascii="Cambria" w:hAnsi="Cambria" w:cs="Arial"/>
          <w:sz w:val="20"/>
          <w:szCs w:val="20"/>
        </w:rPr>
        <w:t xml:space="preserve"> </w:t>
      </w:r>
      <w:proofErr w:type="spellStart"/>
      <w:r w:rsidR="00C17103" w:rsidRPr="00877177">
        <w:rPr>
          <w:rFonts w:ascii="Cambria" w:hAnsi="Cambria" w:cs="Arial"/>
          <w:sz w:val="20"/>
          <w:szCs w:val="20"/>
        </w:rPr>
        <w:t>ketentuan</w:t>
      </w:r>
      <w:proofErr w:type="spellEnd"/>
      <w:r w:rsidR="00C17103" w:rsidRPr="00877177">
        <w:rPr>
          <w:rFonts w:ascii="Cambria" w:hAnsi="Cambria" w:cs="Arial"/>
          <w:sz w:val="20"/>
          <w:szCs w:val="20"/>
        </w:rPr>
        <w:t xml:space="preserve"> </w:t>
      </w:r>
      <w:proofErr w:type="spellStart"/>
      <w:r w:rsidR="00C17103" w:rsidRPr="00877177">
        <w:rPr>
          <w:rFonts w:ascii="Cambria" w:hAnsi="Cambria" w:cs="Arial"/>
          <w:sz w:val="20"/>
          <w:szCs w:val="20"/>
        </w:rPr>
        <w:t>dalam</w:t>
      </w:r>
      <w:proofErr w:type="spellEnd"/>
      <w:r w:rsidR="00C17103" w:rsidRPr="00877177">
        <w:rPr>
          <w:rFonts w:ascii="Cambria" w:hAnsi="Cambria" w:cs="Arial"/>
          <w:sz w:val="20"/>
          <w:szCs w:val="20"/>
        </w:rPr>
        <w:t xml:space="preserve"> </w:t>
      </w:r>
      <w:proofErr w:type="spellStart"/>
      <w:r w:rsidR="00C17103" w:rsidRPr="008A3F2D">
        <w:rPr>
          <w:rFonts w:ascii="Cambria" w:hAnsi="Cambria" w:cs="Arial"/>
          <w:sz w:val="20"/>
          <w:szCs w:val="20"/>
        </w:rPr>
        <w:t>Pasal</w:t>
      </w:r>
      <w:proofErr w:type="spellEnd"/>
      <w:r w:rsidR="00C17103" w:rsidRPr="008A3F2D">
        <w:rPr>
          <w:rFonts w:ascii="Cambria" w:hAnsi="Cambria" w:cs="Arial"/>
          <w:sz w:val="20"/>
          <w:szCs w:val="20"/>
        </w:rPr>
        <w:t xml:space="preserve"> </w:t>
      </w:r>
      <w:r w:rsidR="005E5A21" w:rsidRPr="008A3F2D">
        <w:rPr>
          <w:rFonts w:ascii="Cambria" w:hAnsi="Cambria" w:cs="Arial"/>
          <w:sz w:val="20"/>
          <w:szCs w:val="20"/>
        </w:rPr>
        <w:t>9</w:t>
      </w:r>
      <w:r w:rsidR="00C17103" w:rsidRPr="008A3F2D">
        <w:rPr>
          <w:rFonts w:ascii="Cambria" w:hAnsi="Cambria" w:cs="Arial"/>
          <w:sz w:val="20"/>
          <w:szCs w:val="20"/>
        </w:rPr>
        <w:t xml:space="preserve"> </w:t>
      </w:r>
      <w:proofErr w:type="spellStart"/>
      <w:r w:rsidR="00C17103" w:rsidRPr="008A3F2D">
        <w:rPr>
          <w:rFonts w:ascii="Cambria" w:hAnsi="Cambria" w:cs="Arial"/>
          <w:sz w:val="20"/>
          <w:szCs w:val="20"/>
        </w:rPr>
        <w:t>P</w:t>
      </w:r>
      <w:r w:rsidR="00C17103" w:rsidRPr="00877177">
        <w:rPr>
          <w:rFonts w:ascii="Cambria" w:hAnsi="Cambria" w:cs="Arial"/>
          <w:sz w:val="20"/>
          <w:szCs w:val="20"/>
        </w:rPr>
        <w:t>erjanjian</w:t>
      </w:r>
      <w:proofErr w:type="spellEnd"/>
      <w:r w:rsidR="00C17103" w:rsidRPr="00877177">
        <w:rPr>
          <w:rFonts w:ascii="Cambria" w:hAnsi="Cambria" w:cs="Arial"/>
          <w:sz w:val="20"/>
          <w:szCs w:val="20"/>
        </w:rPr>
        <w:t xml:space="preserve"> </w:t>
      </w:r>
      <w:proofErr w:type="spellStart"/>
      <w:r w:rsidR="00C17103" w:rsidRPr="00877177">
        <w:rPr>
          <w:rFonts w:ascii="Cambria" w:hAnsi="Cambria" w:cs="Arial"/>
          <w:sz w:val="20"/>
          <w:szCs w:val="20"/>
        </w:rPr>
        <w:t>ini</w:t>
      </w:r>
      <w:proofErr w:type="spellEnd"/>
      <w:r w:rsidR="00C17103" w:rsidRPr="00877177">
        <w:rPr>
          <w:rFonts w:ascii="Cambria" w:hAnsi="Cambria" w:cs="Arial"/>
          <w:sz w:val="20"/>
          <w:szCs w:val="20"/>
        </w:rPr>
        <w:t>.</w:t>
      </w:r>
    </w:p>
    <w:p w14:paraId="499D23F6" w14:textId="77777777" w:rsidR="00337394" w:rsidRPr="00877177" w:rsidRDefault="00337394" w:rsidP="00A96F6C">
      <w:pPr>
        <w:pStyle w:val="ListParagraph"/>
        <w:ind w:left="0"/>
        <w:rPr>
          <w:rFonts w:ascii="Cambria" w:hAnsi="Cambria" w:cs="Arial"/>
          <w:sz w:val="20"/>
          <w:szCs w:val="20"/>
        </w:rPr>
      </w:pPr>
    </w:p>
    <w:p w14:paraId="2C796A29" w14:textId="77777777" w:rsidR="00337394" w:rsidRPr="00877177" w:rsidRDefault="00337394" w:rsidP="00A96F6C">
      <w:pPr>
        <w:numPr>
          <w:ilvl w:val="1"/>
          <w:numId w:val="13"/>
        </w:numPr>
        <w:ind w:left="360"/>
        <w:jc w:val="both"/>
        <w:rPr>
          <w:rFonts w:ascii="Cambria" w:hAnsi="Cambria" w:cs="Arial"/>
          <w:sz w:val="20"/>
          <w:szCs w:val="20"/>
        </w:rPr>
      </w:pPr>
      <w:proofErr w:type="spellStart"/>
      <w:r w:rsidRPr="00877177">
        <w:rPr>
          <w:rFonts w:ascii="Cambria" w:hAnsi="Cambria" w:cs="Arial"/>
          <w:b/>
          <w:sz w:val="20"/>
          <w:szCs w:val="20"/>
          <w:u w:val="single"/>
        </w:rPr>
        <w:t>Profesionalisme</w:t>
      </w:r>
      <w:proofErr w:type="spellEnd"/>
      <w:r w:rsidRPr="00877177">
        <w:rPr>
          <w:rFonts w:ascii="Cambria" w:hAnsi="Cambria" w:cs="Arial"/>
          <w:b/>
          <w:sz w:val="20"/>
          <w:szCs w:val="20"/>
          <w:u w:val="single"/>
        </w:rPr>
        <w:t>.</w:t>
      </w:r>
      <w:r w:rsidRPr="00877177">
        <w:rPr>
          <w:rFonts w:ascii="Cambria" w:hAnsi="Cambria" w:cs="Arial"/>
          <w:sz w:val="20"/>
          <w:szCs w:val="20"/>
        </w:rPr>
        <w:t xml:space="preserve"> Para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sepakat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melaksanakan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menjunjung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tinggi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profesionalisme</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menggunakan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usaha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terbaiknya</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menyediakan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keseluruhan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perhatian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kemampuan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energi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melaksanakan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w:t>
      </w:r>
    </w:p>
    <w:p w14:paraId="48EA7FE9" w14:textId="77777777" w:rsidR="00337394" w:rsidRPr="00877177" w:rsidRDefault="00337394" w:rsidP="00A96F6C">
      <w:pPr>
        <w:pStyle w:val="ListParagraph"/>
        <w:rPr>
          <w:rFonts w:ascii="Cambria" w:hAnsi="Cambria" w:cs="Arial"/>
          <w:sz w:val="20"/>
          <w:szCs w:val="20"/>
        </w:rPr>
      </w:pPr>
    </w:p>
    <w:p w14:paraId="6739DF64" w14:textId="77777777" w:rsidR="00337394" w:rsidRPr="00877177" w:rsidRDefault="00337394" w:rsidP="00A96F6C">
      <w:pPr>
        <w:numPr>
          <w:ilvl w:val="1"/>
          <w:numId w:val="13"/>
        </w:numPr>
        <w:ind w:left="360"/>
        <w:jc w:val="both"/>
        <w:rPr>
          <w:rFonts w:ascii="Cambria" w:hAnsi="Cambria" w:cs="Arial"/>
          <w:sz w:val="20"/>
          <w:szCs w:val="20"/>
        </w:rPr>
      </w:pPr>
      <w:proofErr w:type="spellStart"/>
      <w:r w:rsidRPr="00877177">
        <w:rPr>
          <w:rFonts w:ascii="Cambria" w:hAnsi="Cambria" w:cs="Arial"/>
          <w:b/>
          <w:sz w:val="20"/>
          <w:szCs w:val="20"/>
          <w:u w:val="single"/>
        </w:rPr>
        <w:t>Biaya-Biaya</w:t>
      </w:r>
      <w:proofErr w:type="spellEnd"/>
      <w:r w:rsidRPr="00877177">
        <w:rPr>
          <w:rFonts w:ascii="Cambria" w:hAnsi="Cambria" w:cs="Arial"/>
          <w:sz w:val="20"/>
          <w:szCs w:val="20"/>
        </w:rPr>
        <w:t xml:space="preserve">. Para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sepakat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bahwa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biaya</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dikeluarkan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aktifitas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layanan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pemeriksaan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kesehatan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sesuai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terbatas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pembayaran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tagihan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biaya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mekanisme</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mengenai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pembayaran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dijelaskan</w:t>
      </w:r>
      <w:proofErr w:type="spellEnd"/>
      <w:r w:rsidRPr="00877177">
        <w:rPr>
          <w:rFonts w:ascii="Cambria" w:hAnsi="Cambria" w:cs="Arial"/>
          <w:sz w:val="20"/>
          <w:szCs w:val="20"/>
        </w:rPr>
        <w:t xml:space="preserve"> pada </w:t>
      </w:r>
      <w:proofErr w:type="spellStart"/>
      <w:r w:rsidRPr="00877177">
        <w:rPr>
          <w:rFonts w:ascii="Cambria" w:hAnsi="Cambria" w:cs="Arial"/>
          <w:sz w:val="20"/>
          <w:szCs w:val="20"/>
        </w:rPr>
        <w:t>Pasal</w:t>
      </w:r>
      <w:proofErr w:type="spellEnd"/>
      <w:r w:rsidRPr="00877177">
        <w:rPr>
          <w:rFonts w:ascii="Cambria" w:hAnsi="Cambria" w:cs="Arial"/>
          <w:sz w:val="20"/>
          <w:szCs w:val="20"/>
        </w:rPr>
        <w:t xml:space="preserve"> </w:t>
      </w:r>
      <w:r w:rsidR="00187EDE">
        <w:rPr>
          <w:rFonts w:ascii="Cambria" w:hAnsi="Cambria" w:cs="Arial"/>
          <w:sz w:val="20"/>
          <w:szCs w:val="20"/>
        </w:rPr>
        <w:t>9</w:t>
      </w:r>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w:t>
      </w:r>
    </w:p>
    <w:p w14:paraId="323BDFB0" w14:textId="77777777" w:rsidR="00337394" w:rsidRPr="0017213B" w:rsidRDefault="00337394" w:rsidP="0017213B">
      <w:pPr>
        <w:rPr>
          <w:rFonts w:ascii="Cambria" w:hAnsi="Cambria" w:cs="Arial"/>
          <w:sz w:val="20"/>
          <w:szCs w:val="20"/>
        </w:rPr>
      </w:pPr>
    </w:p>
    <w:p w14:paraId="3E012D0B" w14:textId="77777777" w:rsidR="00337394" w:rsidRPr="00877177" w:rsidRDefault="00337394" w:rsidP="00A96F6C">
      <w:pPr>
        <w:numPr>
          <w:ilvl w:val="1"/>
          <w:numId w:val="13"/>
        </w:numPr>
        <w:ind w:left="360"/>
        <w:jc w:val="both"/>
        <w:rPr>
          <w:rFonts w:ascii="Cambria" w:hAnsi="Cambria" w:cs="Arial"/>
          <w:sz w:val="20"/>
          <w:szCs w:val="20"/>
        </w:rPr>
      </w:pPr>
      <w:proofErr w:type="spellStart"/>
      <w:r w:rsidRPr="00877177">
        <w:rPr>
          <w:rFonts w:ascii="Cambria" w:hAnsi="Cambria" w:cs="Arial"/>
          <w:b/>
          <w:sz w:val="20"/>
          <w:szCs w:val="20"/>
          <w:u w:val="single"/>
        </w:rPr>
        <w:t>Pengalihan</w:t>
      </w:r>
      <w:proofErr w:type="spellEnd"/>
      <w:r w:rsidRPr="00877177">
        <w:rPr>
          <w:rFonts w:ascii="Cambria" w:hAnsi="Cambria" w:cs="Arial"/>
          <w:b/>
          <w:sz w:val="20"/>
          <w:szCs w:val="20"/>
          <w:u w:val="single"/>
        </w:rPr>
        <w:t xml:space="preserve"> </w:t>
      </w:r>
      <w:proofErr w:type="spellStart"/>
      <w:r w:rsidRPr="00877177">
        <w:rPr>
          <w:rFonts w:ascii="Cambria" w:hAnsi="Cambria" w:cs="Arial"/>
          <w:b/>
          <w:sz w:val="20"/>
          <w:szCs w:val="20"/>
          <w:u w:val="single"/>
        </w:rPr>
        <w:t>Perjanjian</w:t>
      </w:r>
      <w:proofErr w:type="spellEnd"/>
      <w:r w:rsidRPr="00877177">
        <w:rPr>
          <w:rFonts w:ascii="Cambria" w:hAnsi="Cambria" w:cs="Arial"/>
          <w:b/>
          <w:sz w:val="20"/>
          <w:szCs w:val="20"/>
          <w:u w:val="single"/>
        </w:rPr>
        <w:t>.</w:t>
      </w:r>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dilarang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mengalihkan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melimpahkan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baik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maupun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keseluruhan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ataupun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lain </w:t>
      </w:r>
      <w:proofErr w:type="spellStart"/>
      <w:r w:rsidRPr="00877177">
        <w:rPr>
          <w:rFonts w:ascii="Cambria" w:hAnsi="Cambria" w:cs="Arial"/>
          <w:sz w:val="20"/>
          <w:szCs w:val="20"/>
        </w:rPr>
        <w:t>tanpa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mendapatkan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persetujuan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Pengalihan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lain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menghilangkan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tanggung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jawab</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terhadap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penyelesaian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bagian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jasa</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dialihkan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lain </w:t>
      </w:r>
      <w:proofErr w:type="spellStart"/>
      <w:r w:rsidRPr="00877177">
        <w:rPr>
          <w:rFonts w:ascii="Cambria" w:hAnsi="Cambria" w:cs="Arial"/>
          <w:sz w:val="20"/>
          <w:szCs w:val="20"/>
        </w:rPr>
        <w:t>tersebut</w:t>
      </w:r>
      <w:proofErr w:type="spellEnd"/>
      <w:r w:rsidRPr="00877177">
        <w:rPr>
          <w:rFonts w:ascii="Cambria" w:hAnsi="Cambria" w:cs="Arial"/>
          <w:sz w:val="20"/>
          <w:szCs w:val="20"/>
        </w:rPr>
        <w:t>.</w:t>
      </w:r>
    </w:p>
    <w:p w14:paraId="26127618" w14:textId="77777777" w:rsidR="008A38A0" w:rsidRDefault="008A38A0" w:rsidP="0017213B">
      <w:pPr>
        <w:pStyle w:val="ListParagraph"/>
        <w:rPr>
          <w:rFonts w:ascii="Cambria" w:hAnsi="Cambria" w:cs="Arial"/>
          <w:b/>
          <w:sz w:val="20"/>
          <w:szCs w:val="20"/>
        </w:rPr>
      </w:pPr>
    </w:p>
    <w:p w14:paraId="085ABFDB" w14:textId="77777777" w:rsidR="00603B76" w:rsidRPr="00877177" w:rsidRDefault="00603B76" w:rsidP="0017213B">
      <w:pPr>
        <w:rPr>
          <w:rFonts w:ascii="Cambria" w:hAnsi="Cambria" w:cs="Arial"/>
          <w:b/>
          <w:sz w:val="20"/>
          <w:szCs w:val="20"/>
        </w:rPr>
      </w:pPr>
    </w:p>
    <w:p w14:paraId="34625315" w14:textId="77777777" w:rsidR="006B13BA" w:rsidRPr="00877177" w:rsidRDefault="006B13BA" w:rsidP="006B13BA">
      <w:pPr>
        <w:jc w:val="center"/>
        <w:rPr>
          <w:rFonts w:ascii="Cambria" w:hAnsi="Cambria" w:cs="Arial"/>
          <w:b/>
          <w:sz w:val="20"/>
          <w:szCs w:val="20"/>
        </w:rPr>
      </w:pPr>
      <w:r w:rsidRPr="00877177">
        <w:rPr>
          <w:rFonts w:ascii="Cambria" w:hAnsi="Cambria" w:cs="Arial"/>
          <w:b/>
          <w:sz w:val="20"/>
          <w:szCs w:val="20"/>
        </w:rPr>
        <w:t>PASAL 3</w:t>
      </w:r>
    </w:p>
    <w:p w14:paraId="3B1A18E8" w14:textId="77777777" w:rsidR="002F11D3" w:rsidRPr="00877177" w:rsidRDefault="002F11D3" w:rsidP="006B13BA">
      <w:pPr>
        <w:jc w:val="center"/>
        <w:rPr>
          <w:rFonts w:ascii="Cambria" w:hAnsi="Cambria" w:cs="Arial"/>
          <w:b/>
          <w:sz w:val="20"/>
          <w:szCs w:val="20"/>
          <w:lang w:val="id-ID"/>
        </w:rPr>
      </w:pPr>
      <w:r w:rsidRPr="00877177">
        <w:rPr>
          <w:rFonts w:ascii="Cambria" w:hAnsi="Cambria" w:cs="Arial"/>
          <w:b/>
          <w:sz w:val="20"/>
          <w:szCs w:val="20"/>
        </w:rPr>
        <w:t xml:space="preserve">RUANG </w:t>
      </w:r>
      <w:r w:rsidRPr="00877177">
        <w:rPr>
          <w:rFonts w:ascii="Cambria" w:hAnsi="Cambria" w:cs="Arial"/>
          <w:b/>
          <w:sz w:val="20"/>
          <w:szCs w:val="20"/>
          <w:lang w:val="id-ID"/>
        </w:rPr>
        <w:t>LINGKUP PELAYANAN KESEHATAN</w:t>
      </w:r>
    </w:p>
    <w:p w14:paraId="733A52AC" w14:textId="77777777" w:rsidR="002F11D3" w:rsidRPr="00877177" w:rsidRDefault="002F11D3" w:rsidP="002F11D3">
      <w:pPr>
        <w:rPr>
          <w:rFonts w:ascii="Cambria" w:hAnsi="Cambria" w:cs="Arial"/>
          <w:sz w:val="20"/>
          <w:szCs w:val="20"/>
          <w:lang w:val="id-ID"/>
        </w:rPr>
      </w:pPr>
    </w:p>
    <w:p w14:paraId="1F827AE3" w14:textId="77777777" w:rsidR="002F11D3" w:rsidRPr="00A96F6C" w:rsidRDefault="002F11D3" w:rsidP="002F11D3">
      <w:pPr>
        <w:jc w:val="both"/>
        <w:rPr>
          <w:rFonts w:ascii="Cambria" w:hAnsi="Cambria" w:cs="Arial"/>
          <w:sz w:val="20"/>
          <w:szCs w:val="20"/>
        </w:rPr>
      </w:pPr>
      <w:r w:rsidRPr="00877177">
        <w:rPr>
          <w:rFonts w:ascii="Cambria" w:hAnsi="Cambria" w:cs="Arial"/>
          <w:sz w:val="20"/>
          <w:szCs w:val="20"/>
          <w:lang w:val="id-ID"/>
        </w:rPr>
        <w:t>Pelayanan Kesehatan yang diberikan oleh Pihak Kedua kepada Pihak Pertama mencakup:</w:t>
      </w:r>
      <w:r w:rsidR="00A96F6C">
        <w:rPr>
          <w:rFonts w:ascii="Cambria" w:hAnsi="Cambria" w:cs="Arial"/>
          <w:sz w:val="20"/>
          <w:szCs w:val="20"/>
        </w:rPr>
        <w:t xml:space="preserve"> </w:t>
      </w:r>
    </w:p>
    <w:p w14:paraId="6BB1073E" w14:textId="77777777" w:rsidR="002F11D3" w:rsidRPr="00877177" w:rsidRDefault="002F11D3" w:rsidP="002F11D3">
      <w:pPr>
        <w:jc w:val="both"/>
        <w:rPr>
          <w:rFonts w:ascii="Cambria" w:hAnsi="Cambria" w:cs="Arial"/>
          <w:sz w:val="20"/>
          <w:szCs w:val="20"/>
        </w:rPr>
      </w:pPr>
    </w:p>
    <w:p w14:paraId="016FB8E2" w14:textId="3711AE8D" w:rsidR="002F11D3" w:rsidRPr="00877177" w:rsidRDefault="00160D51" w:rsidP="00317504">
      <w:pPr>
        <w:numPr>
          <w:ilvl w:val="1"/>
          <w:numId w:val="1"/>
        </w:numPr>
        <w:spacing w:after="120"/>
        <w:ind w:left="540" w:hanging="540"/>
        <w:jc w:val="both"/>
        <w:rPr>
          <w:rFonts w:ascii="Cambria" w:hAnsi="Cambria" w:cs="Arial"/>
          <w:sz w:val="20"/>
          <w:szCs w:val="20"/>
        </w:rPr>
      </w:pPr>
      <w:proofErr w:type="spellStart"/>
      <w:r>
        <w:rPr>
          <w:rFonts w:ascii="Cambria" w:hAnsi="Cambria" w:cs="Arial"/>
          <w:b/>
          <w:sz w:val="20"/>
          <w:szCs w:val="20"/>
        </w:rPr>
        <w:t>Layanan</w:t>
      </w:r>
      <w:proofErr w:type="spellEnd"/>
      <w:r>
        <w:rPr>
          <w:rFonts w:ascii="Cambria" w:hAnsi="Cambria" w:cs="Arial"/>
          <w:b/>
          <w:sz w:val="20"/>
          <w:szCs w:val="20"/>
        </w:rPr>
        <w:t xml:space="preserve"> Kesehatan </w:t>
      </w:r>
      <w:r w:rsidR="002F11D3" w:rsidRPr="00877177">
        <w:rPr>
          <w:rFonts w:ascii="Cambria" w:hAnsi="Cambria" w:cs="Arial"/>
          <w:b/>
          <w:sz w:val="20"/>
          <w:szCs w:val="20"/>
        </w:rPr>
        <w:t xml:space="preserve">Rawat </w:t>
      </w:r>
      <w:proofErr w:type="spellStart"/>
      <w:r w:rsidR="002F11D3" w:rsidRPr="00877177">
        <w:rPr>
          <w:rFonts w:ascii="Cambria" w:hAnsi="Cambria" w:cs="Arial"/>
          <w:b/>
          <w:sz w:val="20"/>
          <w:szCs w:val="20"/>
        </w:rPr>
        <w:t>Inap</w:t>
      </w:r>
      <w:proofErr w:type="spellEnd"/>
      <w:r w:rsidR="002F11D3" w:rsidRPr="00877177">
        <w:rPr>
          <w:rFonts w:ascii="Cambria" w:hAnsi="Cambria" w:cs="Arial"/>
          <w:sz w:val="20"/>
          <w:szCs w:val="20"/>
        </w:rPr>
        <w:t xml:space="preserve"> </w:t>
      </w:r>
    </w:p>
    <w:p w14:paraId="3614642F" w14:textId="1B3544B0" w:rsidR="002F11D3" w:rsidRPr="00877177" w:rsidRDefault="00160D51" w:rsidP="00317504">
      <w:pPr>
        <w:numPr>
          <w:ilvl w:val="1"/>
          <w:numId w:val="1"/>
        </w:numPr>
        <w:spacing w:after="120"/>
        <w:ind w:left="540" w:hanging="540"/>
        <w:jc w:val="both"/>
        <w:rPr>
          <w:rFonts w:ascii="Cambria" w:hAnsi="Cambria" w:cs="Arial"/>
          <w:sz w:val="20"/>
          <w:szCs w:val="20"/>
        </w:rPr>
      </w:pPr>
      <w:proofErr w:type="spellStart"/>
      <w:r>
        <w:rPr>
          <w:rFonts w:ascii="Cambria" w:hAnsi="Cambria" w:cs="Arial"/>
          <w:b/>
          <w:sz w:val="20"/>
          <w:szCs w:val="20"/>
        </w:rPr>
        <w:t>Layanan</w:t>
      </w:r>
      <w:proofErr w:type="spellEnd"/>
      <w:r>
        <w:rPr>
          <w:rFonts w:ascii="Cambria" w:hAnsi="Cambria" w:cs="Arial"/>
          <w:b/>
          <w:sz w:val="20"/>
          <w:szCs w:val="20"/>
        </w:rPr>
        <w:t xml:space="preserve"> Kesehatan </w:t>
      </w:r>
      <w:r w:rsidR="002F11D3" w:rsidRPr="00877177">
        <w:rPr>
          <w:rFonts w:ascii="Cambria" w:hAnsi="Cambria" w:cs="Arial"/>
          <w:b/>
          <w:sz w:val="20"/>
          <w:szCs w:val="20"/>
        </w:rPr>
        <w:t>Rawat Jalan</w:t>
      </w:r>
      <w:r w:rsidR="002F11D3" w:rsidRPr="00877177">
        <w:rPr>
          <w:rFonts w:ascii="Cambria" w:hAnsi="Cambria" w:cs="Arial"/>
          <w:sz w:val="20"/>
          <w:szCs w:val="20"/>
        </w:rPr>
        <w:t xml:space="preserve"> </w:t>
      </w:r>
    </w:p>
    <w:p w14:paraId="7F850B71" w14:textId="1A951A6D" w:rsidR="00C649C8" w:rsidRPr="002124EA" w:rsidRDefault="005C5B6C" w:rsidP="0017213B">
      <w:pPr>
        <w:numPr>
          <w:ilvl w:val="1"/>
          <w:numId w:val="1"/>
        </w:numPr>
        <w:tabs>
          <w:tab w:val="left" w:pos="567"/>
        </w:tabs>
        <w:spacing w:after="120"/>
        <w:ind w:left="540" w:hanging="540"/>
        <w:jc w:val="both"/>
        <w:rPr>
          <w:rFonts w:ascii="Cambria" w:hAnsi="Cambria" w:cs="Arial"/>
          <w:sz w:val="20"/>
          <w:szCs w:val="20"/>
        </w:rPr>
      </w:pPr>
      <w:r>
        <w:rPr>
          <w:rFonts w:ascii="Cambria" w:hAnsi="Cambria" w:cs="Arial"/>
          <w:sz w:val="20"/>
          <w:szCs w:val="20"/>
        </w:rPr>
        <w:t xml:space="preserve">Daftar </w:t>
      </w:r>
      <w:r w:rsidR="008E7001" w:rsidRPr="00877177">
        <w:rPr>
          <w:rFonts w:ascii="Cambria" w:hAnsi="Cambria" w:cs="Arial"/>
          <w:sz w:val="20"/>
          <w:szCs w:val="20"/>
        </w:rPr>
        <w:t xml:space="preserve">Rumah Sakit yang </w:t>
      </w:r>
      <w:proofErr w:type="spellStart"/>
      <w:r w:rsidR="008E7001" w:rsidRPr="00877177">
        <w:rPr>
          <w:rFonts w:ascii="Cambria" w:hAnsi="Cambria" w:cs="Arial"/>
          <w:sz w:val="20"/>
          <w:szCs w:val="20"/>
        </w:rPr>
        <w:t>dapat</w:t>
      </w:r>
      <w:proofErr w:type="spellEnd"/>
      <w:r w:rsidR="008E7001" w:rsidRPr="00877177">
        <w:rPr>
          <w:rFonts w:ascii="Cambria" w:hAnsi="Cambria" w:cs="Arial"/>
          <w:sz w:val="20"/>
          <w:szCs w:val="20"/>
        </w:rPr>
        <w:t xml:space="preserve"> </w:t>
      </w:r>
      <w:proofErr w:type="spellStart"/>
      <w:r w:rsidR="008E7001" w:rsidRPr="00877177">
        <w:rPr>
          <w:rFonts w:ascii="Cambria" w:hAnsi="Cambria" w:cs="Arial"/>
          <w:sz w:val="20"/>
          <w:szCs w:val="20"/>
        </w:rPr>
        <w:t>melayani</w:t>
      </w:r>
      <w:proofErr w:type="spellEnd"/>
      <w:r w:rsidR="008E7001" w:rsidRPr="00877177">
        <w:rPr>
          <w:rFonts w:ascii="Cambria" w:hAnsi="Cambria" w:cs="Arial"/>
          <w:sz w:val="20"/>
          <w:szCs w:val="20"/>
        </w:rPr>
        <w:t xml:space="preserve"> </w:t>
      </w:r>
      <w:proofErr w:type="spellStart"/>
      <w:r w:rsidR="008E7001" w:rsidRPr="00877177">
        <w:rPr>
          <w:rFonts w:ascii="Cambria" w:hAnsi="Cambria" w:cs="Arial"/>
          <w:sz w:val="20"/>
          <w:szCs w:val="20"/>
        </w:rPr>
        <w:t>Peserta</w:t>
      </w:r>
      <w:proofErr w:type="spellEnd"/>
      <w:r w:rsidR="008E7001" w:rsidRPr="00877177">
        <w:rPr>
          <w:rFonts w:ascii="Cambria" w:hAnsi="Cambria" w:cs="Arial"/>
          <w:sz w:val="20"/>
          <w:szCs w:val="20"/>
        </w:rPr>
        <w:t xml:space="preserve"> </w:t>
      </w:r>
      <w:proofErr w:type="spellStart"/>
      <w:r w:rsidR="008E7001" w:rsidRPr="00877177">
        <w:rPr>
          <w:rFonts w:ascii="Cambria" w:hAnsi="Cambria" w:cs="Arial"/>
          <w:sz w:val="20"/>
          <w:szCs w:val="20"/>
        </w:rPr>
        <w:t>Pihak</w:t>
      </w:r>
      <w:proofErr w:type="spellEnd"/>
      <w:r w:rsidR="008E7001" w:rsidRPr="00877177">
        <w:rPr>
          <w:rFonts w:ascii="Cambria" w:hAnsi="Cambria" w:cs="Arial"/>
          <w:sz w:val="20"/>
          <w:szCs w:val="20"/>
        </w:rPr>
        <w:t xml:space="preserve"> </w:t>
      </w:r>
      <w:proofErr w:type="spellStart"/>
      <w:r w:rsidR="008E7001" w:rsidRPr="00877177">
        <w:rPr>
          <w:rFonts w:ascii="Cambria" w:hAnsi="Cambria" w:cs="Arial"/>
          <w:sz w:val="20"/>
          <w:szCs w:val="20"/>
        </w:rPr>
        <w:t>Pertama</w:t>
      </w:r>
      <w:proofErr w:type="spellEnd"/>
      <w:r w:rsidR="002124EA">
        <w:rPr>
          <w:rFonts w:ascii="Cambria" w:hAnsi="Cambria" w:cs="Arial"/>
          <w:sz w:val="20"/>
          <w:szCs w:val="20"/>
        </w:rPr>
        <w:t xml:space="preserve"> </w:t>
      </w:r>
      <w:proofErr w:type="spellStart"/>
      <w:r w:rsidR="002124EA">
        <w:rPr>
          <w:rFonts w:ascii="Cambria" w:hAnsi="Cambria" w:cs="Arial"/>
          <w:sz w:val="20"/>
          <w:szCs w:val="20"/>
        </w:rPr>
        <w:t>sebagai</w:t>
      </w:r>
      <w:proofErr w:type="spellEnd"/>
      <w:r w:rsidR="002124EA">
        <w:rPr>
          <w:rFonts w:ascii="Cambria" w:hAnsi="Cambria" w:cs="Arial"/>
          <w:sz w:val="20"/>
          <w:szCs w:val="20"/>
        </w:rPr>
        <w:t xml:space="preserve"> </w:t>
      </w:r>
      <w:proofErr w:type="spellStart"/>
      <w:r w:rsidR="002124EA">
        <w:rPr>
          <w:rFonts w:ascii="Cambria" w:hAnsi="Cambria" w:cs="Arial"/>
          <w:sz w:val="20"/>
          <w:szCs w:val="20"/>
        </w:rPr>
        <w:t>berikut</w:t>
      </w:r>
      <w:proofErr w:type="spellEnd"/>
      <w:r w:rsidR="008E7001" w:rsidRPr="00877177">
        <w:rPr>
          <w:rFonts w:ascii="Cambria" w:hAnsi="Cambria" w:cs="Arial"/>
          <w:sz w:val="20"/>
          <w:szCs w:val="20"/>
        </w:rPr>
        <w:t>:</w:t>
      </w:r>
      <w:r w:rsidR="009A58E1" w:rsidRPr="00877177">
        <w:rPr>
          <w:rFonts w:ascii="Cambria" w:hAnsi="Cambria" w:cs="Arial"/>
          <w:sz w:val="20"/>
          <w:szCs w:val="20"/>
        </w:rPr>
        <w:t xml:space="preserve"> </w:t>
      </w:r>
      <w:del w:id="114" w:author="FARIDA" w:date="2024-11-05T14:11:00Z">
        <w:r w:rsidR="009A58E1" w:rsidRPr="002124EA" w:rsidDel="0070245D">
          <w:rPr>
            <w:rFonts w:ascii="Cambria" w:hAnsi="Cambria" w:cs="Arial"/>
            <w:sz w:val="20"/>
            <w:szCs w:val="20"/>
          </w:rPr>
          <w:delText>(</w:delText>
        </w:r>
        <w:r w:rsidR="009A58E1" w:rsidRPr="002124EA" w:rsidDel="0070245D">
          <w:rPr>
            <w:rFonts w:ascii="Cambria" w:hAnsi="Cambria" w:cs="Arial"/>
            <w:i/>
            <w:iCs/>
            <w:sz w:val="20"/>
            <w:szCs w:val="20"/>
            <w:highlight w:val="yellow"/>
          </w:rPr>
          <w:delText>bisa lebih dari 1 RS dan/Klinik</w:delText>
        </w:r>
        <w:r w:rsidR="009A58E1" w:rsidRPr="002124EA" w:rsidDel="0070245D">
          <w:rPr>
            <w:rFonts w:ascii="Cambria" w:hAnsi="Cambria" w:cs="Arial"/>
            <w:sz w:val="20"/>
            <w:szCs w:val="20"/>
          </w:rPr>
          <w:delText>)</w:delText>
        </w:r>
      </w:del>
    </w:p>
    <w:tbl>
      <w:tblPr>
        <w:tblStyle w:val="TableGrid"/>
        <w:tblW w:w="8605" w:type="dxa"/>
        <w:tblInd w:w="414" w:type="dxa"/>
        <w:tblLook w:val="04A0" w:firstRow="1" w:lastRow="0" w:firstColumn="1" w:lastColumn="0" w:noHBand="0" w:noVBand="1"/>
        <w:tblPrChange w:id="115" w:author="FARIDA" w:date="2024-11-05T14:53:00Z">
          <w:tblPr>
            <w:tblStyle w:val="TableGrid"/>
            <w:tblW w:w="5535" w:type="dxa"/>
            <w:tblInd w:w="414" w:type="dxa"/>
            <w:tblLook w:val="04A0" w:firstRow="1" w:lastRow="0" w:firstColumn="1" w:lastColumn="0" w:noHBand="0" w:noVBand="1"/>
          </w:tblPr>
        </w:tblPrChange>
      </w:tblPr>
      <w:tblGrid>
        <w:gridCol w:w="1774"/>
        <w:gridCol w:w="3336"/>
        <w:gridCol w:w="3495"/>
        <w:tblGridChange w:id="116">
          <w:tblGrid>
            <w:gridCol w:w="1774"/>
            <w:gridCol w:w="381"/>
            <w:gridCol w:w="3096"/>
            <w:gridCol w:w="284"/>
            <w:gridCol w:w="3070"/>
            <w:gridCol w:w="2465"/>
          </w:tblGrid>
        </w:tblGridChange>
      </w:tblGrid>
      <w:tr w:rsidR="00D862D9" w:rsidDel="00D862D9" w14:paraId="5185EB12" w14:textId="443686CE" w:rsidTr="00255D74">
        <w:trPr>
          <w:del w:id="117" w:author="FARIDA" w:date="2024-11-05T14:10:00Z"/>
        </w:trPr>
        <w:tc>
          <w:tcPr>
            <w:tcW w:w="5110" w:type="dxa"/>
            <w:gridSpan w:val="2"/>
            <w:tcPrChange w:id="118" w:author="FARIDA" w:date="2024-11-05T14:53:00Z">
              <w:tcPr>
                <w:tcW w:w="5535" w:type="dxa"/>
                <w:gridSpan w:val="4"/>
              </w:tcPr>
            </w:tcPrChange>
          </w:tcPr>
          <w:p w14:paraId="43D15A67" w14:textId="070D5AF1" w:rsidR="00D862D9" w:rsidDel="00D862D9" w:rsidRDefault="00D862D9" w:rsidP="00D862D9">
            <w:pPr>
              <w:tabs>
                <w:tab w:val="left" w:pos="567"/>
              </w:tabs>
              <w:spacing w:after="120"/>
              <w:jc w:val="center"/>
              <w:rPr>
                <w:del w:id="119" w:author="FARIDA" w:date="2024-11-05T14:10:00Z"/>
                <w:rFonts w:ascii="Cambria" w:hAnsi="Cambria" w:cs="Arial"/>
                <w:sz w:val="20"/>
                <w:szCs w:val="20"/>
              </w:rPr>
            </w:pPr>
            <w:del w:id="120" w:author="FARIDA" w:date="2024-11-05T14:07:00Z">
              <w:r w:rsidRPr="0017213B" w:rsidDel="00D862D9">
                <w:rPr>
                  <w:rFonts w:ascii="Cambria" w:hAnsi="Cambria" w:cs="Arial"/>
                  <w:sz w:val="20"/>
                  <w:szCs w:val="20"/>
                  <w:highlight w:val="yellow"/>
                </w:rPr>
                <w:delText>(</w:delText>
              </w:r>
              <w:r w:rsidRPr="0017213B" w:rsidDel="00D862D9">
                <w:rPr>
                  <w:rFonts w:ascii="Cambria" w:hAnsi="Cambria" w:cs="Arial"/>
                  <w:i/>
                  <w:iCs/>
                  <w:sz w:val="20"/>
                  <w:szCs w:val="20"/>
                  <w:highlight w:val="yellow"/>
                </w:rPr>
                <w:delText>Nama RS</w:delText>
              </w:r>
              <w:r w:rsidDel="00D862D9">
                <w:rPr>
                  <w:rFonts w:ascii="Cambria" w:hAnsi="Cambria" w:cs="Arial"/>
                  <w:i/>
                  <w:iCs/>
                  <w:sz w:val="20"/>
                  <w:szCs w:val="20"/>
                  <w:highlight w:val="yellow"/>
                </w:rPr>
                <w:delText>/Klinik</w:delText>
              </w:r>
              <w:r w:rsidRPr="0017213B" w:rsidDel="00D862D9">
                <w:rPr>
                  <w:rFonts w:ascii="Cambria" w:hAnsi="Cambria" w:cs="Arial"/>
                  <w:sz w:val="20"/>
                  <w:szCs w:val="20"/>
                  <w:highlight w:val="yellow"/>
                </w:rPr>
                <w:delText>)</w:delText>
              </w:r>
            </w:del>
          </w:p>
        </w:tc>
        <w:tc>
          <w:tcPr>
            <w:tcW w:w="3495" w:type="dxa"/>
            <w:tcPrChange w:id="121" w:author="FARIDA" w:date="2024-11-05T14:53:00Z">
              <w:tcPr>
                <w:tcW w:w="5535" w:type="dxa"/>
                <w:gridSpan w:val="2"/>
              </w:tcPr>
            </w:tcPrChange>
          </w:tcPr>
          <w:p w14:paraId="770B06A3" w14:textId="266678D7" w:rsidR="00D862D9" w:rsidDel="00D862D9" w:rsidRDefault="00D862D9" w:rsidP="00D862D9">
            <w:pPr>
              <w:tabs>
                <w:tab w:val="left" w:pos="567"/>
              </w:tabs>
              <w:spacing w:after="120"/>
              <w:jc w:val="center"/>
              <w:rPr>
                <w:del w:id="122" w:author="FARIDA" w:date="2024-11-05T14:10:00Z"/>
                <w:rFonts w:ascii="Cambria" w:hAnsi="Cambria" w:cs="Arial"/>
                <w:sz w:val="20"/>
                <w:szCs w:val="20"/>
                <w:highlight w:val="yellow"/>
              </w:rPr>
            </w:pPr>
          </w:p>
        </w:tc>
      </w:tr>
      <w:tr w:rsidR="00D862D9" w14:paraId="01190819" w14:textId="7D0A8CBA" w:rsidTr="00255D74">
        <w:tc>
          <w:tcPr>
            <w:tcW w:w="1774" w:type="dxa"/>
            <w:tcPrChange w:id="123" w:author="FARIDA" w:date="2024-11-05T14:53:00Z">
              <w:tcPr>
                <w:tcW w:w="2155" w:type="dxa"/>
                <w:gridSpan w:val="2"/>
              </w:tcPr>
            </w:tcPrChange>
          </w:tcPr>
          <w:p w14:paraId="19980096" w14:textId="138709CD" w:rsidR="00D862D9" w:rsidRPr="0017213B" w:rsidRDefault="00D862D9" w:rsidP="00C649C8">
            <w:pPr>
              <w:tabs>
                <w:tab w:val="left" w:pos="567"/>
              </w:tabs>
              <w:spacing w:after="120"/>
              <w:jc w:val="both"/>
              <w:rPr>
                <w:rFonts w:ascii="Cambria" w:hAnsi="Cambria" w:cs="Arial"/>
                <w:b/>
                <w:bCs/>
                <w:sz w:val="20"/>
                <w:szCs w:val="20"/>
              </w:rPr>
            </w:pPr>
            <w:del w:id="124" w:author="FARIDA" w:date="2024-11-05T14:10:00Z">
              <w:r w:rsidRPr="0017213B" w:rsidDel="00D862D9">
                <w:rPr>
                  <w:rFonts w:ascii="Cambria" w:hAnsi="Cambria" w:cs="Arial"/>
                  <w:b/>
                  <w:bCs/>
                  <w:sz w:val="20"/>
                  <w:szCs w:val="20"/>
                </w:rPr>
                <w:delText>Alamat</w:delText>
              </w:r>
            </w:del>
          </w:p>
        </w:tc>
        <w:tc>
          <w:tcPr>
            <w:tcW w:w="3336" w:type="dxa"/>
            <w:tcPrChange w:id="125" w:author="FARIDA" w:date="2024-11-05T14:53:00Z">
              <w:tcPr>
                <w:tcW w:w="3380" w:type="dxa"/>
                <w:gridSpan w:val="2"/>
              </w:tcPr>
            </w:tcPrChange>
          </w:tcPr>
          <w:p w14:paraId="775B354F" w14:textId="46630F0D" w:rsidR="00D862D9" w:rsidRDefault="00D862D9">
            <w:pPr>
              <w:tabs>
                <w:tab w:val="left" w:pos="567"/>
              </w:tabs>
              <w:spacing w:after="120"/>
              <w:jc w:val="center"/>
              <w:rPr>
                <w:rFonts w:ascii="Cambria" w:hAnsi="Cambria" w:cs="Arial"/>
                <w:sz w:val="20"/>
                <w:szCs w:val="20"/>
              </w:rPr>
              <w:pPrChange w:id="126" w:author="FARIDA" w:date="2024-11-05T14:11:00Z">
                <w:pPr>
                  <w:tabs>
                    <w:tab w:val="left" w:pos="567"/>
                  </w:tabs>
                  <w:spacing w:after="120"/>
                  <w:jc w:val="both"/>
                </w:pPr>
              </w:pPrChange>
            </w:pPr>
            <w:ins w:id="127" w:author="FARIDA" w:date="2024-11-05T14:10:00Z">
              <w:r>
                <w:rPr>
                  <w:rFonts w:ascii="Cambria" w:hAnsi="Cambria" w:cs="Arial"/>
                  <w:sz w:val="20"/>
                  <w:szCs w:val="20"/>
                </w:rPr>
                <w:t xml:space="preserve">Rumah Sakit Prima </w:t>
              </w:r>
              <w:proofErr w:type="spellStart"/>
              <w:r>
                <w:rPr>
                  <w:rFonts w:ascii="Cambria" w:hAnsi="Cambria" w:cs="Arial"/>
                  <w:sz w:val="20"/>
                  <w:szCs w:val="20"/>
                </w:rPr>
                <w:t>Husada</w:t>
              </w:r>
              <w:proofErr w:type="spellEnd"/>
              <w:r>
                <w:rPr>
                  <w:rFonts w:ascii="Cambria" w:hAnsi="Cambria" w:cs="Arial"/>
                  <w:sz w:val="20"/>
                  <w:szCs w:val="20"/>
                </w:rPr>
                <w:t xml:space="preserve"> Malang</w:t>
              </w:r>
            </w:ins>
          </w:p>
        </w:tc>
        <w:tc>
          <w:tcPr>
            <w:tcW w:w="3495" w:type="dxa"/>
            <w:tcPrChange w:id="128" w:author="FARIDA" w:date="2024-11-05T14:53:00Z">
              <w:tcPr>
                <w:tcW w:w="5535" w:type="dxa"/>
                <w:gridSpan w:val="2"/>
              </w:tcPr>
            </w:tcPrChange>
          </w:tcPr>
          <w:p w14:paraId="18C5C2F8" w14:textId="7547A99B" w:rsidR="00D862D9" w:rsidRDefault="00D862D9">
            <w:pPr>
              <w:tabs>
                <w:tab w:val="left" w:pos="567"/>
              </w:tabs>
              <w:spacing w:after="120"/>
              <w:jc w:val="center"/>
              <w:rPr>
                <w:rFonts w:ascii="Cambria" w:hAnsi="Cambria" w:cs="Arial"/>
                <w:sz w:val="20"/>
                <w:szCs w:val="20"/>
              </w:rPr>
              <w:pPrChange w:id="129" w:author="FARIDA" w:date="2024-11-05T14:11:00Z">
                <w:pPr>
                  <w:tabs>
                    <w:tab w:val="left" w:pos="567"/>
                  </w:tabs>
                  <w:spacing w:after="120"/>
                  <w:jc w:val="both"/>
                </w:pPr>
              </w:pPrChange>
            </w:pPr>
            <w:ins w:id="130" w:author="FARIDA" w:date="2024-11-05T14:10:00Z">
              <w:r>
                <w:rPr>
                  <w:rFonts w:ascii="Cambria" w:hAnsi="Cambria" w:cs="Arial"/>
                  <w:sz w:val="20"/>
                  <w:szCs w:val="20"/>
                </w:rPr>
                <w:t xml:space="preserve">Rumah Sakit Prima </w:t>
              </w:r>
              <w:proofErr w:type="spellStart"/>
              <w:r>
                <w:rPr>
                  <w:rFonts w:ascii="Cambria" w:hAnsi="Cambria" w:cs="Arial"/>
                  <w:sz w:val="20"/>
                  <w:szCs w:val="20"/>
                </w:rPr>
                <w:t>Husada</w:t>
              </w:r>
              <w:proofErr w:type="spellEnd"/>
              <w:r>
                <w:rPr>
                  <w:rFonts w:ascii="Cambria" w:hAnsi="Cambria" w:cs="Arial"/>
                  <w:sz w:val="20"/>
                  <w:szCs w:val="20"/>
                </w:rPr>
                <w:t xml:space="preserve"> </w:t>
              </w:r>
              <w:proofErr w:type="spellStart"/>
              <w:r>
                <w:rPr>
                  <w:rFonts w:ascii="Cambria" w:hAnsi="Cambria" w:cs="Arial"/>
                  <w:sz w:val="20"/>
                  <w:szCs w:val="20"/>
                </w:rPr>
                <w:t>Sukorejo</w:t>
              </w:r>
            </w:ins>
            <w:proofErr w:type="spellEnd"/>
          </w:p>
        </w:tc>
      </w:tr>
      <w:tr w:rsidR="00D862D9" w14:paraId="083B8B5F" w14:textId="77777777" w:rsidTr="00255D74">
        <w:tblPrEx>
          <w:tblPrExChange w:id="131" w:author="FARIDA" w:date="2024-11-05T14:53:00Z">
            <w:tblPrEx>
              <w:tblW w:w="8605" w:type="dxa"/>
            </w:tblPrEx>
          </w:tblPrExChange>
        </w:tblPrEx>
        <w:trPr>
          <w:ins w:id="132" w:author="FARIDA" w:date="2024-11-05T14:10:00Z"/>
          <w:trPrChange w:id="133" w:author="FARIDA" w:date="2024-11-05T14:53:00Z">
            <w:trPr>
              <w:gridAfter w:val="0"/>
            </w:trPr>
          </w:trPrChange>
        </w:trPr>
        <w:tc>
          <w:tcPr>
            <w:tcW w:w="1774" w:type="dxa"/>
            <w:tcPrChange w:id="134" w:author="FARIDA" w:date="2024-11-05T14:53:00Z">
              <w:tcPr>
                <w:tcW w:w="1774" w:type="dxa"/>
              </w:tcPr>
            </w:tcPrChange>
          </w:tcPr>
          <w:p w14:paraId="43AD1485" w14:textId="0EA3314F" w:rsidR="00D862D9" w:rsidRPr="0017213B" w:rsidRDefault="00D862D9" w:rsidP="00D862D9">
            <w:pPr>
              <w:tabs>
                <w:tab w:val="left" w:pos="567"/>
              </w:tabs>
              <w:spacing w:after="120"/>
              <w:jc w:val="both"/>
              <w:rPr>
                <w:ins w:id="135" w:author="FARIDA" w:date="2024-11-05T14:10:00Z"/>
                <w:rFonts w:ascii="Cambria" w:hAnsi="Cambria" w:cs="Arial"/>
                <w:b/>
                <w:bCs/>
                <w:sz w:val="20"/>
                <w:szCs w:val="20"/>
              </w:rPr>
            </w:pPr>
            <w:ins w:id="136" w:author="FARIDA" w:date="2024-11-05T14:10:00Z">
              <w:r w:rsidRPr="0017213B">
                <w:rPr>
                  <w:rFonts w:ascii="Cambria" w:hAnsi="Cambria" w:cs="Arial"/>
                  <w:b/>
                  <w:bCs/>
                  <w:sz w:val="20"/>
                  <w:szCs w:val="20"/>
                </w:rPr>
                <w:t>Alamat</w:t>
              </w:r>
            </w:ins>
          </w:p>
        </w:tc>
        <w:tc>
          <w:tcPr>
            <w:tcW w:w="3336" w:type="dxa"/>
            <w:tcPrChange w:id="137" w:author="FARIDA" w:date="2024-11-05T14:53:00Z">
              <w:tcPr>
                <w:tcW w:w="3477" w:type="dxa"/>
                <w:gridSpan w:val="2"/>
              </w:tcPr>
            </w:tcPrChange>
          </w:tcPr>
          <w:p w14:paraId="61F901D0" w14:textId="25A75B26" w:rsidR="00D862D9" w:rsidRDefault="00D862D9" w:rsidP="00D862D9">
            <w:pPr>
              <w:tabs>
                <w:tab w:val="left" w:pos="567"/>
              </w:tabs>
              <w:spacing w:after="120"/>
              <w:jc w:val="both"/>
              <w:rPr>
                <w:ins w:id="138" w:author="FARIDA" w:date="2024-11-05T14:10:00Z"/>
                <w:rFonts w:ascii="Cambria" w:hAnsi="Cambria" w:cs="Arial"/>
                <w:sz w:val="20"/>
                <w:szCs w:val="20"/>
              </w:rPr>
            </w:pPr>
            <w:proofErr w:type="spellStart"/>
            <w:ins w:id="139" w:author="FARIDA" w:date="2024-11-05T14:10:00Z">
              <w:r>
                <w:rPr>
                  <w:rFonts w:ascii="Cambria" w:hAnsi="Cambria" w:cs="Arial"/>
                  <w:sz w:val="20"/>
                  <w:szCs w:val="20"/>
                </w:rPr>
                <w:t>Banjararum</w:t>
              </w:r>
              <w:proofErr w:type="spellEnd"/>
              <w:r>
                <w:rPr>
                  <w:rFonts w:ascii="Cambria" w:hAnsi="Cambria" w:cs="Arial"/>
                  <w:sz w:val="20"/>
                  <w:szCs w:val="20"/>
                </w:rPr>
                <w:t xml:space="preserve"> Selatan No 3-7 </w:t>
              </w:r>
              <w:proofErr w:type="spellStart"/>
              <w:r>
                <w:rPr>
                  <w:rFonts w:ascii="Cambria" w:hAnsi="Cambria" w:cs="Arial"/>
                  <w:sz w:val="20"/>
                  <w:szCs w:val="20"/>
                </w:rPr>
                <w:t>Kecamatan</w:t>
              </w:r>
              <w:proofErr w:type="spellEnd"/>
              <w:r>
                <w:rPr>
                  <w:rFonts w:ascii="Cambria" w:hAnsi="Cambria" w:cs="Arial"/>
                  <w:sz w:val="20"/>
                  <w:szCs w:val="20"/>
                </w:rPr>
                <w:t xml:space="preserve"> </w:t>
              </w:r>
              <w:proofErr w:type="spellStart"/>
              <w:r>
                <w:rPr>
                  <w:rFonts w:ascii="Cambria" w:hAnsi="Cambria" w:cs="Arial"/>
                  <w:sz w:val="20"/>
                  <w:szCs w:val="20"/>
                </w:rPr>
                <w:t>Singosari</w:t>
              </w:r>
              <w:proofErr w:type="spellEnd"/>
              <w:r>
                <w:rPr>
                  <w:rFonts w:ascii="Cambria" w:hAnsi="Cambria" w:cs="Arial"/>
                  <w:sz w:val="20"/>
                  <w:szCs w:val="20"/>
                </w:rPr>
                <w:t xml:space="preserve">, </w:t>
              </w:r>
              <w:proofErr w:type="spellStart"/>
              <w:r>
                <w:rPr>
                  <w:rFonts w:ascii="Cambria" w:hAnsi="Cambria" w:cs="Arial"/>
                  <w:sz w:val="20"/>
                  <w:szCs w:val="20"/>
                </w:rPr>
                <w:t>Kabupaten</w:t>
              </w:r>
              <w:proofErr w:type="spellEnd"/>
              <w:r>
                <w:rPr>
                  <w:rFonts w:ascii="Cambria" w:hAnsi="Cambria" w:cs="Arial"/>
                  <w:sz w:val="20"/>
                  <w:szCs w:val="20"/>
                </w:rPr>
                <w:t xml:space="preserve"> Malang, Jawa Timur</w:t>
              </w:r>
            </w:ins>
          </w:p>
        </w:tc>
        <w:tc>
          <w:tcPr>
            <w:tcW w:w="3495" w:type="dxa"/>
            <w:tcPrChange w:id="140" w:author="FARIDA" w:date="2024-11-05T14:53:00Z">
              <w:tcPr>
                <w:tcW w:w="3354" w:type="dxa"/>
                <w:gridSpan w:val="2"/>
              </w:tcPr>
            </w:tcPrChange>
          </w:tcPr>
          <w:p w14:paraId="28C77E0D" w14:textId="24AAEA2E" w:rsidR="00D862D9" w:rsidRDefault="00D862D9" w:rsidP="00D862D9">
            <w:pPr>
              <w:tabs>
                <w:tab w:val="left" w:pos="567"/>
              </w:tabs>
              <w:spacing w:after="120"/>
              <w:jc w:val="both"/>
              <w:rPr>
                <w:ins w:id="141" w:author="FARIDA" w:date="2024-11-05T14:10:00Z"/>
                <w:rFonts w:ascii="Cambria" w:hAnsi="Cambria" w:cs="Arial"/>
                <w:sz w:val="20"/>
                <w:szCs w:val="20"/>
              </w:rPr>
            </w:pPr>
            <w:ins w:id="142" w:author="FARIDA" w:date="2024-11-05T14:11:00Z">
              <w:r w:rsidRPr="00D862D9">
                <w:rPr>
                  <w:rFonts w:ascii="Cambria" w:hAnsi="Cambria" w:cs="Arial"/>
                  <w:sz w:val="20"/>
                  <w:szCs w:val="20"/>
                  <w:lang w:val="pt-BR"/>
                </w:rPr>
                <w:t>Jl. Surabaya – Malang Km 54, Lemahbang, Kec. Sukorejo, Kab. Pasuruan</w:t>
              </w:r>
            </w:ins>
          </w:p>
        </w:tc>
      </w:tr>
      <w:tr w:rsidR="00D862D9" w14:paraId="45D61BCB" w14:textId="75D56042" w:rsidTr="00255D74">
        <w:tc>
          <w:tcPr>
            <w:tcW w:w="1774" w:type="dxa"/>
            <w:tcPrChange w:id="143" w:author="FARIDA" w:date="2024-11-05T14:53:00Z">
              <w:tcPr>
                <w:tcW w:w="2155" w:type="dxa"/>
                <w:gridSpan w:val="2"/>
              </w:tcPr>
            </w:tcPrChange>
          </w:tcPr>
          <w:p w14:paraId="385845E1" w14:textId="15E43F40" w:rsidR="00D862D9" w:rsidRPr="0017213B" w:rsidRDefault="00D862D9" w:rsidP="00D862D9">
            <w:pPr>
              <w:tabs>
                <w:tab w:val="left" w:pos="567"/>
              </w:tabs>
              <w:spacing w:after="120"/>
              <w:jc w:val="both"/>
              <w:rPr>
                <w:rFonts w:ascii="Cambria" w:hAnsi="Cambria" w:cs="Arial"/>
                <w:b/>
                <w:bCs/>
                <w:sz w:val="20"/>
                <w:szCs w:val="20"/>
              </w:rPr>
            </w:pPr>
            <w:proofErr w:type="spellStart"/>
            <w:r w:rsidRPr="0017213B">
              <w:rPr>
                <w:rFonts w:ascii="Cambria" w:hAnsi="Cambria" w:cs="Arial"/>
                <w:b/>
                <w:bCs/>
                <w:sz w:val="20"/>
                <w:szCs w:val="20"/>
              </w:rPr>
              <w:t>Nomor</w:t>
            </w:r>
            <w:proofErr w:type="spellEnd"/>
            <w:r w:rsidRPr="0017213B">
              <w:rPr>
                <w:rFonts w:ascii="Cambria" w:hAnsi="Cambria" w:cs="Arial"/>
                <w:b/>
                <w:bCs/>
                <w:sz w:val="20"/>
                <w:szCs w:val="20"/>
              </w:rPr>
              <w:t xml:space="preserve"> </w:t>
            </w:r>
            <w:proofErr w:type="spellStart"/>
            <w:r w:rsidRPr="0017213B">
              <w:rPr>
                <w:rFonts w:ascii="Cambria" w:hAnsi="Cambria" w:cs="Arial"/>
                <w:b/>
                <w:bCs/>
                <w:sz w:val="20"/>
                <w:szCs w:val="20"/>
              </w:rPr>
              <w:t>Telepon</w:t>
            </w:r>
            <w:proofErr w:type="spellEnd"/>
          </w:p>
        </w:tc>
        <w:tc>
          <w:tcPr>
            <w:tcW w:w="3336" w:type="dxa"/>
            <w:tcPrChange w:id="144" w:author="FARIDA" w:date="2024-11-05T14:53:00Z">
              <w:tcPr>
                <w:tcW w:w="3380" w:type="dxa"/>
                <w:gridSpan w:val="2"/>
              </w:tcPr>
            </w:tcPrChange>
          </w:tcPr>
          <w:p w14:paraId="2D7D9551" w14:textId="208BAEAA" w:rsidR="00D862D9" w:rsidRDefault="00D862D9" w:rsidP="00D862D9">
            <w:pPr>
              <w:tabs>
                <w:tab w:val="left" w:pos="567"/>
              </w:tabs>
              <w:spacing w:after="120"/>
              <w:jc w:val="both"/>
              <w:rPr>
                <w:rFonts w:ascii="Cambria" w:hAnsi="Cambria" w:cs="Arial"/>
                <w:sz w:val="20"/>
                <w:szCs w:val="20"/>
              </w:rPr>
            </w:pPr>
            <w:ins w:id="145" w:author="FARIDA" w:date="2024-11-05T14:08:00Z">
              <w:r>
                <w:rPr>
                  <w:rFonts w:ascii="Cambria" w:hAnsi="Cambria" w:cs="Arial"/>
                  <w:sz w:val="20"/>
                  <w:szCs w:val="20"/>
                </w:rPr>
                <w:t>0341-458679</w:t>
              </w:r>
            </w:ins>
          </w:p>
        </w:tc>
        <w:tc>
          <w:tcPr>
            <w:tcW w:w="3495" w:type="dxa"/>
            <w:tcPrChange w:id="146" w:author="FARIDA" w:date="2024-11-05T14:53:00Z">
              <w:tcPr>
                <w:tcW w:w="5535" w:type="dxa"/>
                <w:gridSpan w:val="2"/>
              </w:tcPr>
            </w:tcPrChange>
          </w:tcPr>
          <w:p w14:paraId="15DABEB6" w14:textId="15DC1272" w:rsidR="00D862D9" w:rsidRDefault="00D862D9" w:rsidP="00D862D9">
            <w:pPr>
              <w:tabs>
                <w:tab w:val="left" w:pos="567"/>
              </w:tabs>
              <w:spacing w:after="120"/>
              <w:jc w:val="both"/>
              <w:rPr>
                <w:rFonts w:ascii="Cambria" w:hAnsi="Cambria" w:cs="Arial"/>
                <w:sz w:val="20"/>
                <w:szCs w:val="20"/>
              </w:rPr>
            </w:pPr>
            <w:ins w:id="147" w:author="FARIDA" w:date="2024-11-05T14:11:00Z">
              <w:r>
                <w:rPr>
                  <w:rFonts w:ascii="Cambria" w:hAnsi="Cambria" w:cs="Arial"/>
                  <w:sz w:val="20"/>
                  <w:szCs w:val="20"/>
                </w:rPr>
                <w:t>0343-6745000</w:t>
              </w:r>
            </w:ins>
          </w:p>
        </w:tc>
      </w:tr>
      <w:tr w:rsidR="00D862D9" w14:paraId="30369C3D" w14:textId="03D313FA" w:rsidTr="00255D74">
        <w:tc>
          <w:tcPr>
            <w:tcW w:w="1774" w:type="dxa"/>
            <w:tcPrChange w:id="148" w:author="FARIDA" w:date="2024-11-05T14:53:00Z">
              <w:tcPr>
                <w:tcW w:w="2155" w:type="dxa"/>
                <w:gridSpan w:val="2"/>
              </w:tcPr>
            </w:tcPrChange>
          </w:tcPr>
          <w:p w14:paraId="41F50CA5" w14:textId="4A04CAB1" w:rsidR="00D862D9" w:rsidRPr="0017213B" w:rsidRDefault="00D862D9" w:rsidP="00D862D9">
            <w:pPr>
              <w:tabs>
                <w:tab w:val="left" w:pos="567"/>
              </w:tabs>
              <w:spacing w:after="120"/>
              <w:jc w:val="both"/>
              <w:rPr>
                <w:rFonts w:ascii="Cambria" w:hAnsi="Cambria" w:cs="Arial"/>
                <w:b/>
                <w:bCs/>
                <w:sz w:val="20"/>
                <w:szCs w:val="20"/>
              </w:rPr>
            </w:pPr>
            <w:proofErr w:type="spellStart"/>
            <w:r w:rsidRPr="0017213B">
              <w:rPr>
                <w:rFonts w:ascii="Cambria" w:hAnsi="Cambria" w:cs="Arial"/>
                <w:b/>
                <w:bCs/>
                <w:sz w:val="20"/>
                <w:szCs w:val="20"/>
              </w:rPr>
              <w:t>Nomor</w:t>
            </w:r>
            <w:proofErr w:type="spellEnd"/>
            <w:r w:rsidRPr="0017213B">
              <w:rPr>
                <w:rFonts w:ascii="Cambria" w:hAnsi="Cambria" w:cs="Arial"/>
                <w:b/>
                <w:bCs/>
                <w:sz w:val="20"/>
                <w:szCs w:val="20"/>
              </w:rPr>
              <w:t xml:space="preserve"> Fax</w:t>
            </w:r>
          </w:p>
        </w:tc>
        <w:tc>
          <w:tcPr>
            <w:tcW w:w="3336" w:type="dxa"/>
            <w:tcPrChange w:id="149" w:author="FARIDA" w:date="2024-11-05T14:53:00Z">
              <w:tcPr>
                <w:tcW w:w="3380" w:type="dxa"/>
                <w:gridSpan w:val="2"/>
              </w:tcPr>
            </w:tcPrChange>
          </w:tcPr>
          <w:p w14:paraId="70F2DDDF" w14:textId="713FE2CD" w:rsidR="00D862D9" w:rsidRDefault="00D862D9" w:rsidP="00D862D9">
            <w:pPr>
              <w:tabs>
                <w:tab w:val="left" w:pos="567"/>
              </w:tabs>
              <w:spacing w:after="120"/>
              <w:jc w:val="both"/>
              <w:rPr>
                <w:rFonts w:ascii="Cambria" w:hAnsi="Cambria" w:cs="Arial"/>
                <w:sz w:val="20"/>
                <w:szCs w:val="20"/>
              </w:rPr>
            </w:pPr>
            <w:ins w:id="150" w:author="FARIDA" w:date="2024-11-05T14:08:00Z">
              <w:r>
                <w:rPr>
                  <w:rFonts w:ascii="Cambria" w:hAnsi="Cambria" w:cs="Arial"/>
                  <w:sz w:val="20"/>
                  <w:szCs w:val="20"/>
                </w:rPr>
                <w:t>-</w:t>
              </w:r>
            </w:ins>
          </w:p>
        </w:tc>
        <w:tc>
          <w:tcPr>
            <w:tcW w:w="3495" w:type="dxa"/>
            <w:tcPrChange w:id="151" w:author="FARIDA" w:date="2024-11-05T14:53:00Z">
              <w:tcPr>
                <w:tcW w:w="5535" w:type="dxa"/>
                <w:gridSpan w:val="2"/>
              </w:tcPr>
            </w:tcPrChange>
          </w:tcPr>
          <w:p w14:paraId="53B218B7" w14:textId="5D928793" w:rsidR="00D862D9" w:rsidRDefault="00D862D9" w:rsidP="00D862D9">
            <w:pPr>
              <w:tabs>
                <w:tab w:val="left" w:pos="567"/>
              </w:tabs>
              <w:spacing w:after="120"/>
              <w:jc w:val="both"/>
              <w:rPr>
                <w:rFonts w:ascii="Cambria" w:hAnsi="Cambria" w:cs="Arial"/>
                <w:sz w:val="20"/>
                <w:szCs w:val="20"/>
              </w:rPr>
            </w:pPr>
            <w:ins w:id="152" w:author="FARIDA" w:date="2024-11-05T14:11:00Z">
              <w:r>
                <w:rPr>
                  <w:rFonts w:ascii="Cambria" w:hAnsi="Cambria" w:cs="Arial"/>
                  <w:sz w:val="20"/>
                  <w:szCs w:val="20"/>
                </w:rPr>
                <w:t>-</w:t>
              </w:r>
            </w:ins>
          </w:p>
        </w:tc>
      </w:tr>
      <w:tr w:rsidR="00D862D9" w14:paraId="7040E1AD" w14:textId="726AF57A" w:rsidTr="00255D74">
        <w:tc>
          <w:tcPr>
            <w:tcW w:w="1774" w:type="dxa"/>
            <w:tcPrChange w:id="153" w:author="FARIDA" w:date="2024-11-05T14:53:00Z">
              <w:tcPr>
                <w:tcW w:w="2155" w:type="dxa"/>
                <w:gridSpan w:val="2"/>
              </w:tcPr>
            </w:tcPrChange>
          </w:tcPr>
          <w:p w14:paraId="3A149D1D" w14:textId="0428DB30" w:rsidR="00D862D9" w:rsidRPr="0017213B" w:rsidRDefault="00D862D9" w:rsidP="00D862D9">
            <w:pPr>
              <w:tabs>
                <w:tab w:val="left" w:pos="567"/>
              </w:tabs>
              <w:spacing w:after="120"/>
              <w:jc w:val="both"/>
              <w:rPr>
                <w:rFonts w:ascii="Cambria" w:hAnsi="Cambria" w:cs="Arial"/>
                <w:b/>
                <w:bCs/>
                <w:sz w:val="20"/>
                <w:szCs w:val="20"/>
              </w:rPr>
            </w:pPr>
            <w:r w:rsidRPr="0017213B">
              <w:rPr>
                <w:rFonts w:ascii="Cambria" w:hAnsi="Cambria" w:cs="Arial"/>
                <w:b/>
                <w:bCs/>
                <w:sz w:val="20"/>
                <w:szCs w:val="20"/>
              </w:rPr>
              <w:t>Email</w:t>
            </w:r>
          </w:p>
        </w:tc>
        <w:tc>
          <w:tcPr>
            <w:tcW w:w="3336" w:type="dxa"/>
            <w:tcPrChange w:id="154" w:author="FARIDA" w:date="2024-11-05T14:53:00Z">
              <w:tcPr>
                <w:tcW w:w="3380" w:type="dxa"/>
                <w:gridSpan w:val="2"/>
              </w:tcPr>
            </w:tcPrChange>
          </w:tcPr>
          <w:p w14:paraId="43DC29EA" w14:textId="3F85A9E9" w:rsidR="00D862D9" w:rsidRDefault="00D862D9" w:rsidP="00D862D9">
            <w:pPr>
              <w:tabs>
                <w:tab w:val="left" w:pos="567"/>
              </w:tabs>
              <w:spacing w:after="120"/>
              <w:jc w:val="both"/>
              <w:rPr>
                <w:rFonts w:ascii="Cambria" w:hAnsi="Cambria" w:cs="Arial"/>
                <w:sz w:val="20"/>
                <w:szCs w:val="20"/>
              </w:rPr>
            </w:pPr>
            <w:ins w:id="155" w:author="FARIDA" w:date="2024-11-05T14:09:00Z">
              <w:r>
                <w:rPr>
                  <w:rFonts w:ascii="Cambria" w:hAnsi="Cambria" w:cs="Arial"/>
                  <w:sz w:val="20"/>
                  <w:szCs w:val="20"/>
                  <w:lang w:val="pt-BR"/>
                </w:rPr>
                <w:fldChar w:fldCharType="begin"/>
              </w:r>
              <w:r>
                <w:rPr>
                  <w:rFonts w:ascii="Cambria" w:hAnsi="Cambria" w:cs="Arial"/>
                  <w:sz w:val="20"/>
                  <w:szCs w:val="20"/>
                  <w:lang w:val="pt-BR"/>
                </w:rPr>
                <w:instrText>HYPERLINK "mailto:</w:instrText>
              </w:r>
              <w:r w:rsidRPr="00D862D9">
                <w:rPr>
                  <w:rPrChange w:id="156" w:author="FARIDA" w:date="2024-11-05T14:09:00Z">
                    <w:rPr>
                      <w:rStyle w:val="Hyperlink"/>
                      <w:rFonts w:ascii="Cambria" w:hAnsi="Cambria" w:cs="Arial"/>
                      <w:sz w:val="20"/>
                      <w:szCs w:val="20"/>
                      <w:lang w:val="pt-BR"/>
                    </w:rPr>
                  </w:rPrChange>
                </w:rPr>
                <w:instrText>sekretariat@malang.rs-primahusada.com</w:instrText>
              </w:r>
              <w:r>
                <w:rPr>
                  <w:rFonts w:ascii="Cambria" w:hAnsi="Cambria" w:cs="Arial"/>
                  <w:sz w:val="20"/>
                  <w:szCs w:val="20"/>
                  <w:lang w:val="pt-BR"/>
                </w:rPr>
                <w:instrText>"</w:instrText>
              </w:r>
              <w:r>
                <w:rPr>
                  <w:rFonts w:ascii="Cambria" w:hAnsi="Cambria" w:cs="Arial"/>
                  <w:sz w:val="20"/>
                  <w:szCs w:val="20"/>
                  <w:lang w:val="pt-BR"/>
                </w:rPr>
              </w:r>
              <w:r>
                <w:rPr>
                  <w:rFonts w:ascii="Cambria" w:hAnsi="Cambria" w:cs="Arial"/>
                  <w:sz w:val="20"/>
                  <w:szCs w:val="20"/>
                  <w:lang w:val="pt-BR"/>
                </w:rPr>
                <w:fldChar w:fldCharType="separate"/>
              </w:r>
              <w:r w:rsidRPr="00D862D9">
                <w:rPr>
                  <w:rStyle w:val="Hyperlink"/>
                  <w:rFonts w:ascii="Cambria" w:hAnsi="Cambria" w:cs="Arial"/>
                  <w:sz w:val="20"/>
                  <w:szCs w:val="20"/>
                  <w:lang w:val="pt-BR"/>
                </w:rPr>
                <w:t>sekretariat@malang.rs-primahusada.com</w:t>
              </w:r>
              <w:r>
                <w:rPr>
                  <w:rFonts w:ascii="Cambria" w:hAnsi="Cambria" w:cs="Arial"/>
                  <w:sz w:val="20"/>
                  <w:szCs w:val="20"/>
                  <w:lang w:val="pt-BR"/>
                </w:rPr>
                <w:fldChar w:fldCharType="end"/>
              </w:r>
            </w:ins>
          </w:p>
        </w:tc>
        <w:tc>
          <w:tcPr>
            <w:tcW w:w="3495" w:type="dxa"/>
            <w:tcPrChange w:id="157" w:author="FARIDA" w:date="2024-11-05T14:53:00Z">
              <w:tcPr>
                <w:tcW w:w="5535" w:type="dxa"/>
                <w:gridSpan w:val="2"/>
              </w:tcPr>
            </w:tcPrChange>
          </w:tcPr>
          <w:p w14:paraId="0C5830BA" w14:textId="34966AC2" w:rsidR="00D862D9" w:rsidRPr="00D862D9" w:rsidRDefault="00D862D9" w:rsidP="00D862D9">
            <w:pPr>
              <w:tabs>
                <w:tab w:val="left" w:pos="567"/>
              </w:tabs>
              <w:spacing w:after="120"/>
              <w:jc w:val="both"/>
              <w:rPr>
                <w:rFonts w:ascii="Cambria" w:hAnsi="Cambria" w:cs="Arial"/>
                <w:sz w:val="20"/>
                <w:szCs w:val="20"/>
              </w:rPr>
            </w:pPr>
            <w:ins w:id="158" w:author="FARIDA" w:date="2024-11-05T14:11:00Z">
              <w:r w:rsidRPr="00D862D9">
                <w:rPr>
                  <w:rFonts w:ascii="Cambria" w:hAnsi="Cambria" w:cs="Arial"/>
                  <w:sz w:val="20"/>
                  <w:szCs w:val="20"/>
                </w:rPr>
                <w:fldChar w:fldCharType="begin"/>
              </w:r>
              <w:r w:rsidRPr="00D862D9">
                <w:rPr>
                  <w:rFonts w:ascii="Cambria" w:hAnsi="Cambria" w:cs="Arial"/>
                  <w:sz w:val="20"/>
                  <w:szCs w:val="20"/>
                </w:rPr>
                <w:instrText>HYPERLINK "mailto:sekretariat@sukorejo.rs-primahusada.com"</w:instrText>
              </w:r>
              <w:r w:rsidRPr="00D862D9">
                <w:rPr>
                  <w:rFonts w:ascii="Cambria" w:hAnsi="Cambria" w:cs="Arial"/>
                  <w:sz w:val="20"/>
                  <w:szCs w:val="20"/>
                </w:rPr>
              </w:r>
              <w:r w:rsidRPr="00D862D9">
                <w:rPr>
                  <w:rFonts w:ascii="Cambria" w:hAnsi="Cambria" w:cs="Arial"/>
                  <w:sz w:val="20"/>
                  <w:szCs w:val="20"/>
                </w:rPr>
                <w:fldChar w:fldCharType="separate"/>
              </w:r>
              <w:r w:rsidRPr="00D862D9">
                <w:rPr>
                  <w:rStyle w:val="Hyperlink"/>
                  <w:rFonts w:ascii="Cambria" w:hAnsi="Cambria" w:cs="Arial"/>
                  <w:sz w:val="20"/>
                  <w:szCs w:val="20"/>
                  <w:lang w:val="pt-BR"/>
                </w:rPr>
                <w:t>sekretariat@sukorejo.rs-primahusada.com</w:t>
              </w:r>
              <w:r w:rsidRPr="00D862D9">
                <w:rPr>
                  <w:rFonts w:ascii="Cambria" w:hAnsi="Cambria" w:cs="Arial"/>
                  <w:sz w:val="20"/>
                  <w:szCs w:val="20"/>
                </w:rPr>
                <w:fldChar w:fldCharType="end"/>
              </w:r>
            </w:ins>
          </w:p>
        </w:tc>
      </w:tr>
    </w:tbl>
    <w:p w14:paraId="7FB040B0" w14:textId="77777777" w:rsidR="008E7001" w:rsidRPr="00877177" w:rsidRDefault="008E7001" w:rsidP="0017213B">
      <w:pPr>
        <w:jc w:val="both"/>
        <w:rPr>
          <w:rFonts w:ascii="Cambria" w:hAnsi="Cambria" w:cs="Arial"/>
          <w:sz w:val="20"/>
          <w:szCs w:val="20"/>
        </w:rPr>
      </w:pPr>
    </w:p>
    <w:p w14:paraId="27AE98F3" w14:textId="77777777" w:rsidR="002F11D3" w:rsidRPr="00877177" w:rsidRDefault="00FF3372" w:rsidP="00317504">
      <w:pPr>
        <w:numPr>
          <w:ilvl w:val="1"/>
          <w:numId w:val="1"/>
        </w:numPr>
        <w:spacing w:after="120"/>
        <w:ind w:left="540" w:hanging="540"/>
        <w:jc w:val="both"/>
        <w:rPr>
          <w:rFonts w:ascii="Cambria" w:hAnsi="Cambria" w:cs="Arial"/>
          <w:sz w:val="20"/>
          <w:szCs w:val="20"/>
        </w:rPr>
      </w:pPr>
      <w:proofErr w:type="spellStart"/>
      <w:r w:rsidRPr="00877177">
        <w:rPr>
          <w:rFonts w:ascii="Cambria" w:hAnsi="Cambria" w:cs="Arial"/>
          <w:b/>
          <w:sz w:val="20"/>
          <w:szCs w:val="20"/>
        </w:rPr>
        <w:t>Farmasi</w:t>
      </w:r>
      <w:proofErr w:type="spellEnd"/>
      <w:r w:rsidR="002F11D3" w:rsidRPr="00877177">
        <w:rPr>
          <w:rFonts w:ascii="Cambria" w:hAnsi="Cambria" w:cs="Arial"/>
          <w:sz w:val="20"/>
          <w:szCs w:val="20"/>
        </w:rPr>
        <w:t xml:space="preserve"> </w:t>
      </w:r>
      <w:proofErr w:type="spellStart"/>
      <w:r w:rsidR="002F11D3" w:rsidRPr="00877177">
        <w:rPr>
          <w:rFonts w:ascii="Cambria" w:hAnsi="Cambria" w:cs="Arial"/>
          <w:sz w:val="20"/>
          <w:szCs w:val="20"/>
        </w:rPr>
        <w:t>yaitu</w:t>
      </w:r>
      <w:proofErr w:type="spellEnd"/>
      <w:r w:rsidR="002F11D3" w:rsidRPr="00877177">
        <w:rPr>
          <w:rFonts w:ascii="Cambria" w:hAnsi="Cambria" w:cs="Arial"/>
          <w:sz w:val="20"/>
          <w:szCs w:val="20"/>
        </w:rPr>
        <w:t xml:space="preserve"> </w:t>
      </w:r>
      <w:proofErr w:type="spellStart"/>
      <w:r w:rsidRPr="00877177">
        <w:rPr>
          <w:rFonts w:ascii="Cambria" w:hAnsi="Cambria" w:cs="Arial"/>
          <w:sz w:val="20"/>
          <w:szCs w:val="20"/>
        </w:rPr>
        <w:t>tempat</w:t>
      </w:r>
      <w:proofErr w:type="spellEnd"/>
      <w:r w:rsidRPr="00877177">
        <w:rPr>
          <w:rFonts w:ascii="Cambria" w:hAnsi="Cambria" w:cs="Arial"/>
          <w:sz w:val="20"/>
          <w:szCs w:val="20"/>
        </w:rPr>
        <w:t xml:space="preserve"> </w:t>
      </w:r>
      <w:proofErr w:type="spellStart"/>
      <w:r w:rsidR="002F11D3" w:rsidRPr="00877177">
        <w:rPr>
          <w:rFonts w:ascii="Cambria" w:hAnsi="Cambria" w:cs="Arial"/>
          <w:sz w:val="20"/>
          <w:szCs w:val="20"/>
        </w:rPr>
        <w:t>pembelian</w:t>
      </w:r>
      <w:proofErr w:type="spellEnd"/>
      <w:r w:rsidR="002F11D3" w:rsidRPr="00877177">
        <w:rPr>
          <w:rFonts w:ascii="Cambria" w:hAnsi="Cambria" w:cs="Arial"/>
          <w:sz w:val="20"/>
          <w:szCs w:val="20"/>
        </w:rPr>
        <w:t xml:space="preserve"> </w:t>
      </w:r>
      <w:proofErr w:type="spellStart"/>
      <w:r w:rsidR="002F11D3" w:rsidRPr="00877177">
        <w:rPr>
          <w:rFonts w:ascii="Cambria" w:hAnsi="Cambria" w:cs="Arial"/>
          <w:sz w:val="20"/>
          <w:szCs w:val="20"/>
        </w:rPr>
        <w:t>obat</w:t>
      </w:r>
      <w:proofErr w:type="spellEnd"/>
      <w:r w:rsidR="002F11D3" w:rsidRPr="00877177">
        <w:rPr>
          <w:rFonts w:ascii="Cambria" w:hAnsi="Cambria" w:cs="Arial"/>
          <w:sz w:val="20"/>
          <w:szCs w:val="20"/>
        </w:rPr>
        <w:t xml:space="preserve"> yang </w:t>
      </w:r>
      <w:proofErr w:type="spellStart"/>
      <w:r w:rsidR="002F11D3" w:rsidRPr="00877177">
        <w:rPr>
          <w:rFonts w:ascii="Cambria" w:hAnsi="Cambria" w:cs="Arial"/>
          <w:sz w:val="20"/>
          <w:szCs w:val="20"/>
        </w:rPr>
        <w:t>ada</w:t>
      </w:r>
      <w:proofErr w:type="spellEnd"/>
      <w:r w:rsidR="002F11D3" w:rsidRPr="00877177">
        <w:rPr>
          <w:rFonts w:ascii="Cambria" w:hAnsi="Cambria" w:cs="Arial"/>
          <w:sz w:val="20"/>
          <w:szCs w:val="20"/>
        </w:rPr>
        <w:t xml:space="preserve"> di Rumah Sakit;</w:t>
      </w:r>
    </w:p>
    <w:p w14:paraId="702E633D" w14:textId="77777777" w:rsidR="002F11D3" w:rsidRPr="00877177" w:rsidRDefault="002F11D3" w:rsidP="00317504">
      <w:pPr>
        <w:numPr>
          <w:ilvl w:val="1"/>
          <w:numId w:val="1"/>
        </w:numPr>
        <w:spacing w:after="120"/>
        <w:ind w:left="540" w:hanging="540"/>
        <w:jc w:val="both"/>
        <w:rPr>
          <w:rFonts w:ascii="Cambria" w:hAnsi="Cambria" w:cs="Arial"/>
          <w:sz w:val="20"/>
          <w:szCs w:val="20"/>
        </w:rPr>
      </w:pPr>
      <w:proofErr w:type="spellStart"/>
      <w:r w:rsidRPr="00877177">
        <w:rPr>
          <w:rFonts w:ascii="Cambria" w:hAnsi="Cambria" w:cs="Arial"/>
          <w:b/>
          <w:sz w:val="20"/>
          <w:szCs w:val="20"/>
        </w:rPr>
        <w:t>Pembedahan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segala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jenis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tindakan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medis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lainnya</w:t>
      </w:r>
      <w:proofErr w:type="spellEnd"/>
      <w:r w:rsidRPr="00877177">
        <w:rPr>
          <w:rFonts w:ascii="Cambria" w:hAnsi="Cambria" w:cs="Arial"/>
          <w:sz w:val="20"/>
          <w:szCs w:val="20"/>
        </w:rPr>
        <w:t>;</w:t>
      </w:r>
    </w:p>
    <w:p w14:paraId="3EA20782" w14:textId="77777777" w:rsidR="002F11D3" w:rsidRPr="00877177" w:rsidRDefault="002F11D3" w:rsidP="00317504">
      <w:pPr>
        <w:numPr>
          <w:ilvl w:val="1"/>
          <w:numId w:val="1"/>
        </w:numPr>
        <w:spacing w:after="120"/>
        <w:ind w:left="540" w:hanging="540"/>
        <w:jc w:val="both"/>
        <w:rPr>
          <w:rFonts w:ascii="Cambria" w:hAnsi="Cambria" w:cs="Arial"/>
          <w:sz w:val="20"/>
          <w:szCs w:val="20"/>
        </w:rPr>
      </w:pPr>
      <w:proofErr w:type="spellStart"/>
      <w:r w:rsidRPr="00877177">
        <w:rPr>
          <w:rFonts w:ascii="Cambria" w:hAnsi="Cambria" w:cs="Arial"/>
          <w:b/>
          <w:sz w:val="20"/>
          <w:szCs w:val="20"/>
        </w:rPr>
        <w:t>Laboratorium</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seluruh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sarana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penunjang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diagnostik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lainnya</w:t>
      </w:r>
      <w:proofErr w:type="spellEnd"/>
      <w:r w:rsidRPr="00877177">
        <w:rPr>
          <w:rFonts w:ascii="Cambria" w:hAnsi="Cambria" w:cs="Arial"/>
          <w:sz w:val="20"/>
          <w:szCs w:val="20"/>
        </w:rPr>
        <w:t>;</w:t>
      </w:r>
    </w:p>
    <w:p w14:paraId="6906D2E0" w14:textId="77777777" w:rsidR="00FF3372" w:rsidRPr="00877177" w:rsidRDefault="00FF3372" w:rsidP="00317504">
      <w:pPr>
        <w:numPr>
          <w:ilvl w:val="1"/>
          <w:numId w:val="1"/>
        </w:numPr>
        <w:spacing w:after="120"/>
        <w:ind w:left="540" w:hanging="540"/>
        <w:jc w:val="both"/>
        <w:rPr>
          <w:rFonts w:ascii="Cambria" w:hAnsi="Cambria" w:cs="Arial"/>
          <w:sz w:val="20"/>
          <w:szCs w:val="20"/>
        </w:rPr>
      </w:pPr>
      <w:r w:rsidRPr="00877177">
        <w:rPr>
          <w:rFonts w:ascii="Cambria" w:hAnsi="Cambria" w:cs="Arial"/>
          <w:b/>
          <w:sz w:val="20"/>
          <w:szCs w:val="20"/>
        </w:rPr>
        <w:t xml:space="preserve">One day care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r w:rsidRPr="00877177">
        <w:rPr>
          <w:rFonts w:ascii="Cambria" w:hAnsi="Cambria" w:cs="Arial"/>
          <w:b/>
          <w:sz w:val="20"/>
          <w:szCs w:val="20"/>
        </w:rPr>
        <w:t>One Day Surgery</w:t>
      </w:r>
      <w:r w:rsidR="00D54BF8" w:rsidRPr="00877177">
        <w:rPr>
          <w:rFonts w:ascii="Cambria" w:hAnsi="Cambria" w:cs="Arial"/>
          <w:sz w:val="20"/>
          <w:szCs w:val="20"/>
        </w:rPr>
        <w:t>;</w:t>
      </w:r>
    </w:p>
    <w:p w14:paraId="45D4D49C" w14:textId="77777777" w:rsidR="002F11D3" w:rsidRPr="00877177" w:rsidRDefault="002F11D3" w:rsidP="00317504">
      <w:pPr>
        <w:numPr>
          <w:ilvl w:val="1"/>
          <w:numId w:val="1"/>
        </w:numPr>
        <w:spacing w:after="120"/>
        <w:ind w:left="540" w:hanging="540"/>
        <w:jc w:val="both"/>
        <w:rPr>
          <w:rFonts w:ascii="Cambria" w:hAnsi="Cambria" w:cs="Arial"/>
          <w:sz w:val="20"/>
          <w:szCs w:val="20"/>
        </w:rPr>
      </w:pPr>
      <w:r w:rsidRPr="00DD7E40">
        <w:rPr>
          <w:rFonts w:ascii="Cambria" w:hAnsi="Cambria" w:cs="Arial"/>
          <w:b/>
          <w:i/>
          <w:iCs/>
          <w:sz w:val="20"/>
          <w:szCs w:val="20"/>
        </w:rPr>
        <w:t xml:space="preserve">Medical </w:t>
      </w:r>
      <w:proofErr w:type="spellStart"/>
      <w:r w:rsidRPr="00DD7E40">
        <w:rPr>
          <w:rFonts w:ascii="Cambria" w:hAnsi="Cambria" w:cs="Arial"/>
          <w:b/>
          <w:i/>
          <w:iCs/>
          <w:sz w:val="20"/>
          <w:szCs w:val="20"/>
        </w:rPr>
        <w:t>check up</w:t>
      </w:r>
      <w:proofErr w:type="spellEnd"/>
      <w:r w:rsidRPr="00877177">
        <w:rPr>
          <w:rFonts w:ascii="Cambria" w:hAnsi="Cambria" w:cs="Arial"/>
          <w:sz w:val="20"/>
          <w:szCs w:val="20"/>
        </w:rPr>
        <w:t>;</w:t>
      </w:r>
    </w:p>
    <w:p w14:paraId="10ED3A78" w14:textId="6922FA98" w:rsidR="00FF3372" w:rsidRPr="00877177" w:rsidRDefault="00FF3372" w:rsidP="00317504">
      <w:pPr>
        <w:numPr>
          <w:ilvl w:val="1"/>
          <w:numId w:val="1"/>
        </w:numPr>
        <w:spacing w:after="120"/>
        <w:ind w:left="540" w:hanging="540"/>
        <w:jc w:val="both"/>
        <w:rPr>
          <w:rFonts w:ascii="Cambria" w:hAnsi="Cambria" w:cs="Arial"/>
          <w:sz w:val="20"/>
          <w:szCs w:val="20"/>
        </w:rPr>
      </w:pPr>
      <w:proofErr w:type="spellStart"/>
      <w:r w:rsidRPr="00877177">
        <w:rPr>
          <w:rFonts w:ascii="Cambria" w:hAnsi="Cambria" w:cs="Arial"/>
          <w:sz w:val="20"/>
          <w:szCs w:val="20"/>
        </w:rPr>
        <w:t>Tambahan</w:t>
      </w:r>
      <w:proofErr w:type="spellEnd"/>
      <w:r w:rsidRPr="00877177">
        <w:rPr>
          <w:rFonts w:ascii="Cambria" w:hAnsi="Cambria" w:cs="Arial"/>
          <w:sz w:val="20"/>
          <w:szCs w:val="20"/>
        </w:rPr>
        <w:t xml:space="preserve"> dan/</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pembatasan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suatu</w:t>
      </w:r>
      <w:proofErr w:type="spellEnd"/>
      <w:r w:rsidRPr="00877177">
        <w:rPr>
          <w:rFonts w:ascii="Cambria" w:hAnsi="Cambria" w:cs="Arial"/>
          <w:sz w:val="20"/>
          <w:szCs w:val="20"/>
        </w:rPr>
        <w:t xml:space="preserve"> </w:t>
      </w:r>
      <w:proofErr w:type="spellStart"/>
      <w:r w:rsidR="00465099">
        <w:rPr>
          <w:rFonts w:ascii="Cambria" w:hAnsi="Cambria" w:cs="Arial"/>
          <w:sz w:val="20"/>
          <w:szCs w:val="20"/>
        </w:rPr>
        <w:t>Pel</w:t>
      </w:r>
      <w:r w:rsidRPr="00877177">
        <w:rPr>
          <w:rFonts w:ascii="Cambria" w:hAnsi="Cambria" w:cs="Arial"/>
          <w:sz w:val="20"/>
          <w:szCs w:val="20"/>
        </w:rPr>
        <w:t>ayanan</w:t>
      </w:r>
      <w:proofErr w:type="spellEnd"/>
      <w:r w:rsidRPr="00877177">
        <w:rPr>
          <w:rFonts w:ascii="Cambria" w:hAnsi="Cambria" w:cs="Arial"/>
          <w:sz w:val="20"/>
          <w:szCs w:val="20"/>
        </w:rPr>
        <w:t xml:space="preserve"> Kesehatan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kasus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tertentu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diatur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kesepakatan</w:t>
      </w:r>
      <w:proofErr w:type="spellEnd"/>
      <w:r w:rsidRPr="00877177">
        <w:rPr>
          <w:rFonts w:ascii="Cambria" w:hAnsi="Cambria" w:cs="Arial"/>
          <w:sz w:val="20"/>
          <w:szCs w:val="20"/>
        </w:rPr>
        <w:t xml:space="preserve"> </w:t>
      </w:r>
      <w:r w:rsidR="00F84A3D" w:rsidRPr="00877177">
        <w:rPr>
          <w:rFonts w:ascii="Cambria" w:hAnsi="Cambria" w:cs="Arial"/>
          <w:sz w:val="20"/>
          <w:szCs w:val="20"/>
        </w:rPr>
        <w:t xml:space="preserve">Para </w:t>
      </w:r>
      <w:proofErr w:type="spellStart"/>
      <w:r w:rsidR="00F84A3D" w:rsidRPr="00877177">
        <w:rPr>
          <w:rFonts w:ascii="Cambria" w:hAnsi="Cambria" w:cs="Arial"/>
          <w:sz w:val="20"/>
          <w:szCs w:val="20"/>
        </w:rPr>
        <w:t>Pihak</w:t>
      </w:r>
      <w:proofErr w:type="spellEnd"/>
      <w:r w:rsidR="00F84A3D" w:rsidRPr="00877177">
        <w:rPr>
          <w:rFonts w:ascii="Cambria" w:hAnsi="Cambria" w:cs="Arial"/>
          <w:sz w:val="20"/>
          <w:szCs w:val="20"/>
        </w:rPr>
        <w:t xml:space="preserve"> </w:t>
      </w:r>
      <w:r w:rsidRPr="00877177">
        <w:rPr>
          <w:rFonts w:ascii="Cambria" w:hAnsi="Cambria" w:cs="Arial"/>
          <w:sz w:val="20"/>
          <w:szCs w:val="20"/>
        </w:rPr>
        <w:t xml:space="preserve">yang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dituangkan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secara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dan</w:t>
      </w:r>
      <w:r w:rsidR="00F84A3D" w:rsidRPr="00877177">
        <w:rPr>
          <w:rFonts w:ascii="Cambria" w:hAnsi="Cambria" w:cs="Arial"/>
          <w:sz w:val="20"/>
          <w:szCs w:val="20"/>
        </w:rPr>
        <w:t xml:space="preserve"> </w:t>
      </w:r>
      <w:proofErr w:type="spellStart"/>
      <w:r w:rsidRPr="00877177">
        <w:rPr>
          <w:rFonts w:ascii="Cambria" w:hAnsi="Cambria" w:cs="Arial"/>
          <w:sz w:val="20"/>
          <w:szCs w:val="20"/>
        </w:rPr>
        <w:t>dilampirkan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sebagai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tambahan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00C9671A" w:rsidRPr="00877177">
        <w:rPr>
          <w:rFonts w:ascii="Cambria" w:hAnsi="Cambria" w:cs="Arial"/>
          <w:sz w:val="20"/>
          <w:szCs w:val="20"/>
        </w:rPr>
        <w:t>dalam</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Perjanjian</w:t>
      </w:r>
      <w:proofErr w:type="spellEnd"/>
      <w:r w:rsidR="00C9671A" w:rsidRPr="00877177">
        <w:rPr>
          <w:rFonts w:ascii="Cambria" w:hAnsi="Cambria" w:cs="Arial"/>
          <w:sz w:val="20"/>
          <w:szCs w:val="20"/>
        </w:rPr>
        <w:t xml:space="preserve"> </w:t>
      </w:r>
      <w:proofErr w:type="spellStart"/>
      <w:r w:rsidR="00C9671A" w:rsidRPr="00877177">
        <w:rPr>
          <w:rFonts w:ascii="Cambria" w:hAnsi="Cambria" w:cs="Arial"/>
          <w:sz w:val="20"/>
          <w:szCs w:val="20"/>
        </w:rPr>
        <w:t>ini</w:t>
      </w:r>
      <w:proofErr w:type="spellEnd"/>
      <w:r w:rsidR="00C9671A" w:rsidRPr="00877177">
        <w:rPr>
          <w:rFonts w:ascii="Cambria" w:hAnsi="Cambria" w:cs="Arial"/>
          <w:sz w:val="20"/>
          <w:szCs w:val="20"/>
          <w:lang w:val="id-ID"/>
        </w:rPr>
        <w:t xml:space="preserve"> dan menjadi satu kesatuan tidak terpisahkan dengan Perjanjian ini</w:t>
      </w:r>
      <w:r w:rsidRPr="00877177">
        <w:rPr>
          <w:rFonts w:ascii="Cambria" w:hAnsi="Cambria" w:cs="Arial"/>
          <w:sz w:val="20"/>
          <w:szCs w:val="20"/>
        </w:rPr>
        <w:t>.</w:t>
      </w:r>
    </w:p>
    <w:p w14:paraId="77E8C03E" w14:textId="2695909F" w:rsidR="00FF3372" w:rsidRPr="00877177" w:rsidRDefault="00FF3372" w:rsidP="00317504">
      <w:pPr>
        <w:numPr>
          <w:ilvl w:val="1"/>
          <w:numId w:val="1"/>
        </w:numPr>
        <w:spacing w:after="120"/>
        <w:ind w:left="540" w:hanging="540"/>
        <w:jc w:val="both"/>
        <w:rPr>
          <w:rFonts w:ascii="Cambria" w:hAnsi="Cambria" w:cs="Arial"/>
          <w:sz w:val="20"/>
          <w:szCs w:val="20"/>
        </w:rPr>
      </w:pPr>
      <w:proofErr w:type="spellStart"/>
      <w:r w:rsidRPr="00877177">
        <w:rPr>
          <w:rFonts w:ascii="Cambria" w:hAnsi="Cambria" w:cs="Arial"/>
          <w:sz w:val="20"/>
          <w:szCs w:val="20"/>
        </w:rPr>
        <w:t>Menggunakan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alat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sarana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akses</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disediakan</w:t>
      </w:r>
      <w:proofErr w:type="spellEnd"/>
      <w:r w:rsidRPr="00877177">
        <w:rPr>
          <w:rFonts w:ascii="Cambria" w:hAnsi="Cambria" w:cs="Arial"/>
          <w:sz w:val="20"/>
          <w:szCs w:val="20"/>
        </w:rPr>
        <w:t xml:space="preserve"> oleh </w:t>
      </w:r>
      <w:proofErr w:type="spellStart"/>
      <w:r w:rsidR="00E908DA">
        <w:rPr>
          <w:rFonts w:ascii="Cambria" w:hAnsi="Cambria" w:cs="Arial"/>
          <w:sz w:val="20"/>
          <w:szCs w:val="20"/>
        </w:rPr>
        <w:t>Pihak</w:t>
      </w:r>
      <w:proofErr w:type="spellEnd"/>
      <w:r w:rsidR="00E908DA">
        <w:rPr>
          <w:rFonts w:ascii="Cambria" w:hAnsi="Cambria" w:cs="Arial"/>
          <w:sz w:val="20"/>
          <w:szCs w:val="20"/>
        </w:rPr>
        <w:t xml:space="preserve"> </w:t>
      </w:r>
      <w:proofErr w:type="spellStart"/>
      <w:r w:rsidR="00E908DA">
        <w:rPr>
          <w:rFonts w:ascii="Cambria" w:hAnsi="Cambria" w:cs="Arial"/>
          <w:sz w:val="20"/>
          <w:szCs w:val="20"/>
        </w:rPr>
        <w:t>Pertama</w:t>
      </w:r>
      <w:proofErr w:type="spellEnd"/>
      <w:r w:rsidR="00E908DA">
        <w:rPr>
          <w:rFonts w:ascii="Cambria" w:hAnsi="Cambria" w:cs="Arial"/>
          <w:sz w:val="20"/>
          <w:szCs w:val="20"/>
        </w:rPr>
        <w:t xml:space="preserve"> </w:t>
      </w:r>
      <w:proofErr w:type="spellStart"/>
      <w:r w:rsidR="00E908DA">
        <w:rPr>
          <w:rFonts w:ascii="Cambria" w:hAnsi="Cambria" w:cs="Arial"/>
          <w:sz w:val="20"/>
          <w:szCs w:val="20"/>
        </w:rPr>
        <w:t>baik</w:t>
      </w:r>
      <w:proofErr w:type="spellEnd"/>
      <w:r w:rsidR="00E908DA">
        <w:rPr>
          <w:rFonts w:ascii="Cambria" w:hAnsi="Cambria" w:cs="Arial"/>
          <w:sz w:val="20"/>
          <w:szCs w:val="20"/>
        </w:rPr>
        <w:t xml:space="preserve"> </w:t>
      </w:r>
      <w:proofErr w:type="spellStart"/>
      <w:r w:rsidR="00E908DA">
        <w:rPr>
          <w:rFonts w:ascii="Cambria" w:hAnsi="Cambria" w:cs="Arial"/>
          <w:sz w:val="20"/>
          <w:szCs w:val="20"/>
        </w:rPr>
        <w:t>untuk</w:t>
      </w:r>
      <w:proofErr w:type="spellEnd"/>
      <w:r w:rsidR="00E908DA">
        <w:rPr>
          <w:rFonts w:ascii="Cambria" w:hAnsi="Cambria" w:cs="Arial"/>
          <w:sz w:val="20"/>
          <w:szCs w:val="20"/>
        </w:rPr>
        <w:t xml:space="preserve"> </w:t>
      </w:r>
      <w:proofErr w:type="spellStart"/>
      <w:r w:rsidR="00E908DA">
        <w:rPr>
          <w:rFonts w:ascii="Cambria" w:hAnsi="Cambria" w:cs="Arial"/>
          <w:sz w:val="20"/>
          <w:szCs w:val="20"/>
        </w:rPr>
        <w:t>melakukan</w:t>
      </w:r>
      <w:proofErr w:type="spellEnd"/>
      <w:r w:rsidR="00E908DA">
        <w:rPr>
          <w:rFonts w:ascii="Cambria" w:hAnsi="Cambria" w:cs="Arial"/>
          <w:sz w:val="20"/>
          <w:szCs w:val="20"/>
        </w:rPr>
        <w:t xml:space="preserve"> </w:t>
      </w:r>
      <w:proofErr w:type="spellStart"/>
      <w:r w:rsidR="00E908DA">
        <w:rPr>
          <w:rFonts w:ascii="Cambria" w:hAnsi="Cambria" w:cs="Arial"/>
          <w:sz w:val="20"/>
          <w:szCs w:val="20"/>
        </w:rPr>
        <w:t>pembayaran</w:t>
      </w:r>
      <w:proofErr w:type="spellEnd"/>
      <w:r w:rsidR="00E908DA">
        <w:rPr>
          <w:rFonts w:ascii="Cambria" w:hAnsi="Cambria" w:cs="Arial"/>
          <w:sz w:val="20"/>
          <w:szCs w:val="20"/>
        </w:rPr>
        <w:t xml:space="preserve"> dan/</w:t>
      </w:r>
      <w:proofErr w:type="spellStart"/>
      <w:r w:rsidR="00E908DA">
        <w:rPr>
          <w:rFonts w:ascii="Cambria" w:hAnsi="Cambria" w:cs="Arial"/>
          <w:sz w:val="20"/>
          <w:szCs w:val="20"/>
        </w:rPr>
        <w:t>atau</w:t>
      </w:r>
      <w:proofErr w:type="spellEnd"/>
      <w:r w:rsidR="00E908DA">
        <w:rPr>
          <w:rFonts w:ascii="Cambria" w:hAnsi="Cambria" w:cs="Arial"/>
          <w:sz w:val="20"/>
          <w:szCs w:val="20"/>
        </w:rPr>
        <w:t xml:space="preserve"> </w:t>
      </w:r>
      <w:proofErr w:type="spellStart"/>
      <w:r w:rsidR="00E908DA">
        <w:rPr>
          <w:rFonts w:ascii="Cambria" w:hAnsi="Cambria" w:cs="Arial"/>
          <w:sz w:val="20"/>
          <w:szCs w:val="20"/>
        </w:rPr>
        <w:t>konfirmasi</w:t>
      </w:r>
      <w:proofErr w:type="spellEnd"/>
      <w:r w:rsidRPr="00877177">
        <w:rPr>
          <w:rFonts w:ascii="Cambria" w:hAnsi="Cambria" w:cs="Arial"/>
          <w:sz w:val="20"/>
          <w:szCs w:val="20"/>
        </w:rPr>
        <w:t>.</w:t>
      </w:r>
    </w:p>
    <w:p w14:paraId="372402A2" w14:textId="52D9F44F" w:rsidR="00FF3372" w:rsidRPr="00877177" w:rsidRDefault="00FF3372" w:rsidP="000460F1">
      <w:pPr>
        <w:numPr>
          <w:ilvl w:val="1"/>
          <w:numId w:val="1"/>
        </w:numPr>
        <w:ind w:left="540" w:hanging="540"/>
        <w:jc w:val="both"/>
        <w:rPr>
          <w:rFonts w:ascii="Cambria" w:hAnsi="Cambria" w:cs="Arial"/>
          <w:sz w:val="20"/>
          <w:szCs w:val="20"/>
        </w:rPr>
      </w:pPr>
      <w:proofErr w:type="spellStart"/>
      <w:r w:rsidRPr="00877177">
        <w:rPr>
          <w:rFonts w:ascii="Cambria" w:hAnsi="Cambria" w:cs="Arial"/>
          <w:sz w:val="20"/>
          <w:szCs w:val="20"/>
        </w:rPr>
        <w:t>Pengecualian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atas</w:t>
      </w:r>
      <w:proofErr w:type="spellEnd"/>
      <w:r w:rsidRPr="00877177">
        <w:rPr>
          <w:rFonts w:ascii="Cambria" w:hAnsi="Cambria" w:cs="Arial"/>
          <w:sz w:val="20"/>
          <w:szCs w:val="20"/>
        </w:rPr>
        <w:t xml:space="preserve"> </w:t>
      </w:r>
      <w:proofErr w:type="spellStart"/>
      <w:r w:rsidR="00E908DA">
        <w:rPr>
          <w:rFonts w:ascii="Cambria" w:hAnsi="Cambria" w:cs="Arial"/>
          <w:sz w:val="20"/>
          <w:szCs w:val="20"/>
        </w:rPr>
        <w:t>Pel</w:t>
      </w:r>
      <w:r w:rsidRPr="00877177">
        <w:rPr>
          <w:rFonts w:ascii="Cambria" w:hAnsi="Cambria" w:cs="Arial"/>
          <w:sz w:val="20"/>
          <w:szCs w:val="20"/>
        </w:rPr>
        <w:t>ayanan</w:t>
      </w:r>
      <w:proofErr w:type="spellEnd"/>
      <w:r w:rsidRPr="00877177">
        <w:rPr>
          <w:rFonts w:ascii="Cambria" w:hAnsi="Cambria" w:cs="Arial"/>
          <w:sz w:val="20"/>
          <w:szCs w:val="20"/>
        </w:rPr>
        <w:t xml:space="preserve"> Kesehatan </w:t>
      </w:r>
      <w:proofErr w:type="spellStart"/>
      <w:r w:rsidRPr="00877177">
        <w:rPr>
          <w:rFonts w:ascii="Cambria" w:hAnsi="Cambria" w:cs="Arial"/>
          <w:sz w:val="20"/>
          <w:szCs w:val="20"/>
        </w:rPr>
        <w:t>tercantum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Lampiran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00F84A3D" w:rsidRPr="00877177">
        <w:rPr>
          <w:rFonts w:ascii="Cambria" w:hAnsi="Cambria" w:cs="Arial"/>
          <w:sz w:val="20"/>
          <w:szCs w:val="20"/>
        </w:rPr>
        <w:t>.</w:t>
      </w:r>
    </w:p>
    <w:p w14:paraId="7FE4B856" w14:textId="77777777" w:rsidR="00E908DA" w:rsidRDefault="00E908DA" w:rsidP="004B11FE">
      <w:pPr>
        <w:ind w:left="540"/>
        <w:jc w:val="both"/>
        <w:rPr>
          <w:rFonts w:ascii="Cambria" w:hAnsi="Cambria" w:cs="Arial"/>
          <w:sz w:val="20"/>
          <w:szCs w:val="20"/>
        </w:rPr>
      </w:pPr>
    </w:p>
    <w:p w14:paraId="5DB2E7B1" w14:textId="77777777" w:rsidR="00603B76" w:rsidRPr="00877177" w:rsidRDefault="00603B76" w:rsidP="00DD7E40">
      <w:pPr>
        <w:jc w:val="both"/>
        <w:rPr>
          <w:rFonts w:ascii="Cambria" w:hAnsi="Cambria" w:cs="Arial"/>
          <w:sz w:val="20"/>
          <w:szCs w:val="20"/>
        </w:rPr>
      </w:pPr>
    </w:p>
    <w:p w14:paraId="00C91AA5" w14:textId="77777777" w:rsidR="002F11D3" w:rsidRPr="00877177" w:rsidRDefault="00C9671A" w:rsidP="004B11FE">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lang w:val="id-ID"/>
        </w:rPr>
        <w:t xml:space="preserve">PASAL </w:t>
      </w:r>
      <w:r w:rsidR="00317504" w:rsidRPr="00877177">
        <w:rPr>
          <w:rFonts w:ascii="Cambria" w:hAnsi="Cambria" w:cs="Arial"/>
          <w:b/>
          <w:sz w:val="20"/>
          <w:szCs w:val="20"/>
        </w:rPr>
        <w:t>4</w:t>
      </w:r>
    </w:p>
    <w:p w14:paraId="3E0FEC75" w14:textId="77777777" w:rsidR="00525487" w:rsidRPr="00877177" w:rsidRDefault="00525487" w:rsidP="00525487">
      <w:pPr>
        <w:pStyle w:val="BodyTextIndent2"/>
        <w:spacing w:after="0" w:line="240" w:lineRule="auto"/>
        <w:ind w:left="0"/>
        <w:jc w:val="center"/>
        <w:rPr>
          <w:rFonts w:ascii="Cambria" w:hAnsi="Cambria" w:cs="Arial"/>
          <w:b/>
          <w:sz w:val="20"/>
          <w:szCs w:val="20"/>
        </w:rPr>
      </w:pPr>
      <w:r w:rsidRPr="00877177">
        <w:rPr>
          <w:rFonts w:ascii="Cambria" w:hAnsi="Cambria" w:cs="Calibri"/>
          <w:b/>
          <w:sz w:val="20"/>
          <w:szCs w:val="20"/>
          <w:lang w:val="id-ID"/>
        </w:rPr>
        <w:t>JANGKAUAN KERJA SAMA</w:t>
      </w:r>
    </w:p>
    <w:p w14:paraId="03EF070C" w14:textId="77777777" w:rsidR="00525487" w:rsidRPr="00877177" w:rsidRDefault="00525487" w:rsidP="00525487">
      <w:pPr>
        <w:pStyle w:val="BodyTextIndent2"/>
        <w:spacing w:after="0" w:line="240" w:lineRule="auto"/>
        <w:ind w:left="0"/>
        <w:jc w:val="center"/>
        <w:rPr>
          <w:rFonts w:ascii="Cambria" w:hAnsi="Cambria" w:cs="Arial"/>
          <w:b/>
          <w:sz w:val="20"/>
          <w:szCs w:val="20"/>
        </w:rPr>
      </w:pPr>
    </w:p>
    <w:p w14:paraId="03EDFB54" w14:textId="77777777" w:rsidR="00525487" w:rsidRPr="00877177" w:rsidRDefault="00525487" w:rsidP="00525487">
      <w:pPr>
        <w:pStyle w:val="BodyTextIndent2"/>
        <w:numPr>
          <w:ilvl w:val="1"/>
          <w:numId w:val="30"/>
        </w:numPr>
        <w:spacing w:line="240" w:lineRule="auto"/>
        <w:ind w:left="567" w:hanging="567"/>
        <w:jc w:val="both"/>
        <w:rPr>
          <w:rFonts w:ascii="Cambria" w:hAnsi="Cambria" w:cs="Arial"/>
          <w:sz w:val="20"/>
          <w:szCs w:val="20"/>
        </w:rPr>
      </w:pP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mengikutsertakan</w:t>
      </w:r>
      <w:proofErr w:type="spellEnd"/>
      <w:r w:rsidRPr="00877177">
        <w:rPr>
          <w:rFonts w:ascii="Cambria" w:hAnsi="Cambria" w:cs="Arial"/>
          <w:sz w:val="20"/>
          <w:szCs w:val="20"/>
        </w:rPr>
        <w:t xml:space="preserve"> Rumah Sakit/</w:t>
      </w:r>
      <w:proofErr w:type="spellStart"/>
      <w:r w:rsidRPr="00877177">
        <w:rPr>
          <w:rFonts w:ascii="Cambria" w:hAnsi="Cambria" w:cs="Arial"/>
          <w:sz w:val="20"/>
          <w:szCs w:val="20"/>
        </w:rPr>
        <w:t>Klinik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baru</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kepemilikan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pengelolaannya</w:t>
      </w:r>
      <w:proofErr w:type="spellEnd"/>
      <w:r w:rsidRPr="00877177">
        <w:rPr>
          <w:rFonts w:ascii="Cambria" w:hAnsi="Cambria" w:cs="Arial"/>
          <w:sz w:val="20"/>
          <w:szCs w:val="20"/>
        </w:rPr>
        <w:t xml:space="preserve"> di </w:t>
      </w:r>
      <w:proofErr w:type="spellStart"/>
      <w:r w:rsidRPr="00877177">
        <w:rPr>
          <w:rFonts w:ascii="Cambria" w:hAnsi="Cambria" w:cs="Arial"/>
          <w:sz w:val="20"/>
          <w:szCs w:val="20"/>
        </w:rPr>
        <w:t>bawah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naungan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
    <w:p w14:paraId="5BCF802F" w14:textId="77777777" w:rsidR="00525487" w:rsidRPr="00877177" w:rsidRDefault="00525487" w:rsidP="00525487">
      <w:pPr>
        <w:pStyle w:val="BodyTextIndent2"/>
        <w:numPr>
          <w:ilvl w:val="1"/>
          <w:numId w:val="30"/>
        </w:numPr>
        <w:spacing w:line="240" w:lineRule="auto"/>
        <w:ind w:left="567" w:hanging="567"/>
        <w:jc w:val="both"/>
        <w:rPr>
          <w:rFonts w:ascii="Cambria" w:hAnsi="Cambria" w:cs="Arial"/>
          <w:sz w:val="20"/>
          <w:szCs w:val="20"/>
        </w:rPr>
      </w:pPr>
      <w:proofErr w:type="spellStart"/>
      <w:r w:rsidRPr="00877177">
        <w:rPr>
          <w:rFonts w:ascii="Cambria" w:hAnsi="Cambria" w:cs="Calibri"/>
          <w:sz w:val="20"/>
          <w:szCs w:val="20"/>
        </w:rPr>
        <w:t>Pihak</w:t>
      </w:r>
      <w:proofErr w:type="spellEnd"/>
      <w:r w:rsidRPr="00877177">
        <w:rPr>
          <w:rFonts w:ascii="Cambria" w:hAnsi="Cambria" w:cs="Calibri"/>
          <w:sz w:val="20"/>
          <w:szCs w:val="20"/>
        </w:rPr>
        <w:t xml:space="preserve"> </w:t>
      </w:r>
      <w:proofErr w:type="spellStart"/>
      <w:r w:rsidRPr="00877177">
        <w:rPr>
          <w:rFonts w:ascii="Cambria" w:hAnsi="Cambria" w:cs="Calibri"/>
          <w:sz w:val="20"/>
          <w:szCs w:val="20"/>
        </w:rPr>
        <w:t>Kedua</w:t>
      </w:r>
      <w:proofErr w:type="spellEnd"/>
      <w:r w:rsidRPr="00877177">
        <w:rPr>
          <w:rFonts w:ascii="Cambria" w:hAnsi="Cambria" w:cs="Calibri"/>
          <w:sz w:val="20"/>
          <w:szCs w:val="20"/>
          <w:lang w:val="id-ID"/>
        </w:rPr>
        <w:t xml:space="preserve"> akan mengirimkan pemberitahuan tertulis kepada </w:t>
      </w:r>
      <w:proofErr w:type="spellStart"/>
      <w:r w:rsidRPr="00877177">
        <w:rPr>
          <w:rFonts w:ascii="Cambria" w:hAnsi="Cambria" w:cs="Calibri"/>
          <w:sz w:val="20"/>
          <w:szCs w:val="20"/>
        </w:rPr>
        <w:t>Pihak</w:t>
      </w:r>
      <w:proofErr w:type="spellEnd"/>
      <w:r w:rsidRPr="00877177">
        <w:rPr>
          <w:rFonts w:ascii="Cambria" w:hAnsi="Cambria" w:cs="Calibri"/>
          <w:sz w:val="20"/>
          <w:szCs w:val="20"/>
        </w:rPr>
        <w:t xml:space="preserve"> </w:t>
      </w:r>
      <w:proofErr w:type="spellStart"/>
      <w:r w:rsidRPr="00877177">
        <w:rPr>
          <w:rFonts w:ascii="Cambria" w:hAnsi="Cambria" w:cs="Calibri"/>
          <w:sz w:val="20"/>
          <w:szCs w:val="20"/>
        </w:rPr>
        <w:t>Pertama</w:t>
      </w:r>
      <w:proofErr w:type="spellEnd"/>
      <w:r w:rsidRPr="00877177">
        <w:rPr>
          <w:rFonts w:ascii="Cambria" w:hAnsi="Cambria" w:cs="Calibri"/>
          <w:sz w:val="20"/>
          <w:szCs w:val="20"/>
          <w:lang w:val="id-ID"/>
        </w:rPr>
        <w:t xml:space="preserve"> tentang </w:t>
      </w:r>
      <w:r w:rsidR="0019483F" w:rsidRPr="00877177">
        <w:rPr>
          <w:rFonts w:ascii="Cambria" w:hAnsi="Cambria" w:cs="Arial"/>
          <w:sz w:val="20"/>
          <w:szCs w:val="20"/>
        </w:rPr>
        <w:t>Rumah Sakit/</w:t>
      </w:r>
      <w:proofErr w:type="spellStart"/>
      <w:r w:rsidR="0019483F" w:rsidRPr="00877177">
        <w:rPr>
          <w:rFonts w:ascii="Cambria" w:hAnsi="Cambria" w:cs="Arial"/>
          <w:sz w:val="20"/>
          <w:szCs w:val="20"/>
        </w:rPr>
        <w:t>Klini</w:t>
      </w:r>
      <w:r w:rsidR="00E90F69" w:rsidRPr="00877177">
        <w:rPr>
          <w:rFonts w:ascii="Cambria" w:hAnsi="Cambria" w:cs="Arial"/>
          <w:sz w:val="20"/>
          <w:szCs w:val="20"/>
        </w:rPr>
        <w:t>k</w:t>
      </w:r>
      <w:proofErr w:type="spellEnd"/>
      <w:r w:rsidRPr="00877177">
        <w:rPr>
          <w:rFonts w:ascii="Cambria" w:hAnsi="Cambria" w:cs="Calibri"/>
          <w:sz w:val="20"/>
          <w:szCs w:val="20"/>
          <w:lang w:val="id-ID"/>
        </w:rPr>
        <w:t xml:space="preserve"> baru yang kepemilikan dan pengelolaannya berada di bawah </w:t>
      </w:r>
      <w:proofErr w:type="spellStart"/>
      <w:r w:rsidRPr="00877177">
        <w:rPr>
          <w:rFonts w:ascii="Cambria" w:hAnsi="Cambria" w:cs="Calibri"/>
          <w:sz w:val="20"/>
          <w:szCs w:val="20"/>
        </w:rPr>
        <w:t>naungan</w:t>
      </w:r>
      <w:proofErr w:type="spellEnd"/>
      <w:r w:rsidRPr="00877177">
        <w:rPr>
          <w:rFonts w:ascii="Cambria" w:hAnsi="Cambria" w:cs="Calibri"/>
          <w:sz w:val="20"/>
          <w:szCs w:val="20"/>
        </w:rPr>
        <w:t xml:space="preserve"> </w:t>
      </w:r>
      <w:proofErr w:type="spellStart"/>
      <w:r w:rsidRPr="00877177">
        <w:rPr>
          <w:rFonts w:ascii="Cambria" w:hAnsi="Cambria" w:cs="Calibri"/>
          <w:sz w:val="20"/>
          <w:szCs w:val="20"/>
        </w:rPr>
        <w:t>Pihak</w:t>
      </w:r>
      <w:proofErr w:type="spellEnd"/>
      <w:r w:rsidRPr="00877177">
        <w:rPr>
          <w:rFonts w:ascii="Cambria" w:hAnsi="Cambria" w:cs="Calibri"/>
          <w:sz w:val="20"/>
          <w:szCs w:val="20"/>
        </w:rPr>
        <w:t xml:space="preserve"> </w:t>
      </w:r>
      <w:proofErr w:type="spellStart"/>
      <w:r w:rsidRPr="00877177">
        <w:rPr>
          <w:rFonts w:ascii="Cambria" w:hAnsi="Cambria" w:cs="Calibri"/>
          <w:sz w:val="20"/>
          <w:szCs w:val="20"/>
        </w:rPr>
        <w:t>Kedua</w:t>
      </w:r>
      <w:proofErr w:type="spellEnd"/>
      <w:r w:rsidRPr="00877177">
        <w:rPr>
          <w:rFonts w:ascii="Cambria" w:hAnsi="Cambria" w:cs="Calibri"/>
          <w:sz w:val="20"/>
          <w:szCs w:val="20"/>
          <w:lang w:val="id-ID"/>
        </w:rPr>
        <w:t xml:space="preserve"> disertai data alamat, contact person, nomor telep</w:t>
      </w:r>
      <w:r w:rsidRPr="00877177">
        <w:rPr>
          <w:rFonts w:ascii="Cambria" w:hAnsi="Cambria" w:cs="Calibri"/>
          <w:sz w:val="20"/>
          <w:szCs w:val="20"/>
        </w:rPr>
        <w:t>o</w:t>
      </w:r>
      <w:r w:rsidRPr="00877177">
        <w:rPr>
          <w:rFonts w:ascii="Cambria" w:hAnsi="Cambria" w:cs="Calibri"/>
          <w:sz w:val="20"/>
          <w:szCs w:val="20"/>
          <w:lang w:val="id-ID"/>
        </w:rPr>
        <w:t xml:space="preserve">n/HP, nomor </w:t>
      </w:r>
      <w:r w:rsidR="009D3209" w:rsidRPr="00877177">
        <w:rPr>
          <w:rFonts w:ascii="Cambria" w:hAnsi="Cambria" w:cs="Calibri"/>
          <w:sz w:val="20"/>
          <w:szCs w:val="20"/>
          <w:lang w:val="id-ID"/>
        </w:rPr>
        <w:t>fa</w:t>
      </w:r>
      <w:proofErr w:type="spellStart"/>
      <w:r w:rsidR="009D3209" w:rsidRPr="00877177">
        <w:rPr>
          <w:rFonts w:ascii="Cambria" w:hAnsi="Cambria" w:cs="Calibri"/>
          <w:sz w:val="20"/>
          <w:szCs w:val="20"/>
        </w:rPr>
        <w:t>ks</w:t>
      </w:r>
      <w:proofErr w:type="spellEnd"/>
      <w:r w:rsidR="009D3209" w:rsidRPr="00877177">
        <w:rPr>
          <w:rFonts w:ascii="Cambria" w:hAnsi="Cambria" w:cs="Calibri"/>
          <w:sz w:val="20"/>
          <w:szCs w:val="20"/>
          <w:lang w:val="id-ID"/>
        </w:rPr>
        <w:t>imile</w:t>
      </w:r>
      <w:r w:rsidRPr="00877177">
        <w:rPr>
          <w:rFonts w:ascii="Cambria" w:hAnsi="Cambria" w:cs="Calibri"/>
          <w:sz w:val="20"/>
          <w:szCs w:val="20"/>
          <w:lang w:val="id-ID"/>
        </w:rPr>
        <w:t xml:space="preserve">, alamat email, serta nomor rekening bank dari pengelola </w:t>
      </w:r>
      <w:r w:rsidRPr="00877177">
        <w:rPr>
          <w:rFonts w:ascii="Cambria" w:hAnsi="Cambria" w:cs="Arial"/>
          <w:sz w:val="20"/>
          <w:szCs w:val="20"/>
        </w:rPr>
        <w:t>Rumah Sakit/</w:t>
      </w:r>
      <w:proofErr w:type="spellStart"/>
      <w:r w:rsidRPr="00877177">
        <w:rPr>
          <w:rFonts w:ascii="Cambria" w:hAnsi="Cambria" w:cs="Arial"/>
          <w:sz w:val="20"/>
          <w:szCs w:val="20"/>
        </w:rPr>
        <w:t>Klinik</w:t>
      </w:r>
      <w:proofErr w:type="spellEnd"/>
      <w:r w:rsidRPr="00877177">
        <w:rPr>
          <w:rFonts w:ascii="Cambria" w:hAnsi="Cambria" w:cs="Arial"/>
          <w:sz w:val="20"/>
          <w:szCs w:val="20"/>
        </w:rPr>
        <w:t xml:space="preserve"> </w:t>
      </w:r>
      <w:r w:rsidRPr="00877177">
        <w:rPr>
          <w:rFonts w:ascii="Cambria" w:hAnsi="Cambria" w:cs="Calibri"/>
          <w:sz w:val="20"/>
          <w:szCs w:val="20"/>
          <w:lang w:val="id-ID"/>
        </w:rPr>
        <w:t>baru tersebut</w:t>
      </w:r>
      <w:r w:rsidRPr="00877177">
        <w:rPr>
          <w:rFonts w:ascii="Cambria" w:hAnsi="Cambria" w:cs="Calibri"/>
          <w:sz w:val="20"/>
          <w:szCs w:val="20"/>
        </w:rPr>
        <w:t>.</w:t>
      </w:r>
    </w:p>
    <w:p w14:paraId="42756D88" w14:textId="3CBCA502" w:rsidR="00525487" w:rsidRPr="00877177" w:rsidRDefault="00E90F69" w:rsidP="00525487">
      <w:pPr>
        <w:pStyle w:val="BodyTextIndent2"/>
        <w:numPr>
          <w:ilvl w:val="1"/>
          <w:numId w:val="30"/>
        </w:numPr>
        <w:spacing w:line="240" w:lineRule="auto"/>
        <w:ind w:left="567" w:hanging="567"/>
        <w:jc w:val="both"/>
        <w:rPr>
          <w:rFonts w:ascii="Cambria" w:hAnsi="Cambria" w:cs="Arial"/>
          <w:sz w:val="20"/>
          <w:szCs w:val="20"/>
        </w:rPr>
      </w:pPr>
      <w:r w:rsidRPr="00877177">
        <w:rPr>
          <w:rFonts w:ascii="Cambria" w:hAnsi="Cambria" w:cs="Arial"/>
          <w:sz w:val="20"/>
          <w:szCs w:val="20"/>
        </w:rPr>
        <w:t>Rumah Sakit/</w:t>
      </w:r>
      <w:proofErr w:type="spellStart"/>
      <w:r w:rsidRPr="00877177">
        <w:rPr>
          <w:rFonts w:ascii="Cambria" w:hAnsi="Cambria" w:cs="Arial"/>
          <w:sz w:val="20"/>
          <w:szCs w:val="20"/>
        </w:rPr>
        <w:t>Klinik</w:t>
      </w:r>
      <w:proofErr w:type="spellEnd"/>
      <w:r w:rsidR="00525487" w:rsidRPr="00877177">
        <w:rPr>
          <w:rFonts w:ascii="Cambria" w:hAnsi="Cambria" w:cs="Calibri"/>
          <w:sz w:val="20"/>
          <w:szCs w:val="20"/>
          <w:lang w:val="id-ID"/>
        </w:rPr>
        <w:t xml:space="preserve"> baru akan efektif menjadi </w:t>
      </w:r>
      <w:r w:rsidR="00525487" w:rsidRPr="00877177">
        <w:rPr>
          <w:rFonts w:ascii="Cambria" w:hAnsi="Cambria" w:cs="Arial"/>
          <w:sz w:val="20"/>
          <w:szCs w:val="20"/>
        </w:rPr>
        <w:t>Rumah Sakit/</w:t>
      </w:r>
      <w:proofErr w:type="spellStart"/>
      <w:r w:rsidR="00525487" w:rsidRPr="00877177">
        <w:rPr>
          <w:rFonts w:ascii="Cambria" w:hAnsi="Cambria" w:cs="Arial"/>
          <w:sz w:val="20"/>
          <w:szCs w:val="20"/>
        </w:rPr>
        <w:t>Klinik</w:t>
      </w:r>
      <w:proofErr w:type="spellEnd"/>
      <w:r w:rsidR="00525487" w:rsidRPr="00877177">
        <w:rPr>
          <w:rFonts w:ascii="Cambria" w:hAnsi="Cambria" w:cs="Arial"/>
          <w:sz w:val="20"/>
          <w:szCs w:val="20"/>
        </w:rPr>
        <w:t xml:space="preserve"> </w:t>
      </w:r>
      <w:r w:rsidR="00525487" w:rsidRPr="00877177">
        <w:rPr>
          <w:rFonts w:ascii="Cambria" w:hAnsi="Cambria" w:cs="Calibri"/>
          <w:sz w:val="20"/>
          <w:szCs w:val="20"/>
          <w:lang w:val="id-ID"/>
        </w:rPr>
        <w:t xml:space="preserve">penyedia </w:t>
      </w:r>
      <w:r w:rsidR="00E838A5">
        <w:rPr>
          <w:rFonts w:ascii="Cambria" w:hAnsi="Cambria" w:cs="Calibri"/>
          <w:sz w:val="20"/>
          <w:szCs w:val="20"/>
        </w:rPr>
        <w:t>P</w:t>
      </w:r>
      <w:r w:rsidR="00525487" w:rsidRPr="00877177">
        <w:rPr>
          <w:rFonts w:ascii="Cambria" w:hAnsi="Cambria" w:cs="Calibri"/>
          <w:sz w:val="20"/>
          <w:szCs w:val="20"/>
          <w:lang w:val="id-ID"/>
        </w:rPr>
        <w:t xml:space="preserve">elayanan </w:t>
      </w:r>
      <w:r w:rsidR="00E838A5">
        <w:rPr>
          <w:rFonts w:ascii="Cambria" w:hAnsi="Cambria" w:cs="Calibri"/>
          <w:sz w:val="20"/>
          <w:szCs w:val="20"/>
        </w:rPr>
        <w:t>K</w:t>
      </w:r>
      <w:r w:rsidR="00525487" w:rsidRPr="00877177">
        <w:rPr>
          <w:rFonts w:ascii="Cambria" w:hAnsi="Cambria" w:cs="Calibri"/>
          <w:sz w:val="20"/>
          <w:szCs w:val="20"/>
          <w:lang w:val="id-ID"/>
        </w:rPr>
        <w:t xml:space="preserve">esehatan </w:t>
      </w:r>
      <w:proofErr w:type="spellStart"/>
      <w:r w:rsidR="00567205">
        <w:rPr>
          <w:rFonts w:ascii="Cambria" w:hAnsi="Cambria" w:cs="Calibri"/>
          <w:sz w:val="20"/>
          <w:szCs w:val="20"/>
        </w:rPr>
        <w:t>Peserta</w:t>
      </w:r>
      <w:proofErr w:type="spellEnd"/>
      <w:r w:rsidR="00567205" w:rsidRPr="00877177">
        <w:rPr>
          <w:rFonts w:ascii="Cambria" w:hAnsi="Cambria" w:cs="Calibri"/>
          <w:sz w:val="20"/>
          <w:szCs w:val="20"/>
          <w:lang w:val="id-ID"/>
        </w:rPr>
        <w:t xml:space="preserve"> </w:t>
      </w:r>
      <w:proofErr w:type="spellStart"/>
      <w:r w:rsidR="00525487" w:rsidRPr="00877177">
        <w:rPr>
          <w:rFonts w:ascii="Cambria" w:hAnsi="Cambria" w:cs="Calibri"/>
          <w:sz w:val="20"/>
          <w:szCs w:val="20"/>
        </w:rPr>
        <w:t>Pihak</w:t>
      </w:r>
      <w:proofErr w:type="spellEnd"/>
      <w:r w:rsidR="00525487" w:rsidRPr="00877177">
        <w:rPr>
          <w:rFonts w:ascii="Cambria" w:hAnsi="Cambria" w:cs="Calibri"/>
          <w:sz w:val="20"/>
          <w:szCs w:val="20"/>
        </w:rPr>
        <w:t xml:space="preserve"> </w:t>
      </w:r>
      <w:proofErr w:type="spellStart"/>
      <w:r w:rsidR="00525487" w:rsidRPr="00877177">
        <w:rPr>
          <w:rFonts w:ascii="Cambria" w:hAnsi="Cambria" w:cs="Calibri"/>
          <w:sz w:val="20"/>
          <w:szCs w:val="20"/>
        </w:rPr>
        <w:t>Pertama</w:t>
      </w:r>
      <w:proofErr w:type="spellEnd"/>
      <w:r w:rsidRPr="00877177">
        <w:rPr>
          <w:rFonts w:ascii="Cambria" w:hAnsi="Cambria" w:cs="Calibri"/>
          <w:sz w:val="20"/>
          <w:szCs w:val="20"/>
        </w:rPr>
        <w:t xml:space="preserve"> </w:t>
      </w:r>
      <w:r w:rsidR="00525487" w:rsidRPr="00877177">
        <w:rPr>
          <w:rFonts w:ascii="Cambria" w:hAnsi="Cambria" w:cs="Calibri"/>
          <w:sz w:val="20"/>
          <w:szCs w:val="20"/>
          <w:lang w:val="id-ID"/>
        </w:rPr>
        <w:t xml:space="preserve">setelah adanya pemberitahuan tertulis yang ditandatangani oleh Pejabat </w:t>
      </w:r>
      <w:proofErr w:type="spellStart"/>
      <w:r w:rsidR="00525487" w:rsidRPr="00877177">
        <w:rPr>
          <w:rFonts w:ascii="Cambria" w:hAnsi="Cambria" w:cs="Calibri"/>
          <w:sz w:val="20"/>
          <w:szCs w:val="20"/>
        </w:rPr>
        <w:t>Pihak</w:t>
      </w:r>
      <w:proofErr w:type="spellEnd"/>
      <w:r w:rsidR="00525487" w:rsidRPr="00877177">
        <w:rPr>
          <w:rFonts w:ascii="Cambria" w:hAnsi="Cambria" w:cs="Calibri"/>
          <w:sz w:val="20"/>
          <w:szCs w:val="20"/>
        </w:rPr>
        <w:t xml:space="preserve"> </w:t>
      </w:r>
      <w:proofErr w:type="spellStart"/>
      <w:r w:rsidR="00525487" w:rsidRPr="00877177">
        <w:rPr>
          <w:rFonts w:ascii="Cambria" w:hAnsi="Cambria" w:cs="Calibri"/>
          <w:sz w:val="20"/>
          <w:szCs w:val="20"/>
        </w:rPr>
        <w:t>Kedua</w:t>
      </w:r>
      <w:proofErr w:type="spellEnd"/>
      <w:r w:rsidR="00525487" w:rsidRPr="00877177">
        <w:rPr>
          <w:rFonts w:ascii="Cambria" w:hAnsi="Cambria" w:cs="Calibri"/>
          <w:sz w:val="20"/>
          <w:szCs w:val="20"/>
          <w:lang w:val="id-ID"/>
        </w:rPr>
        <w:t xml:space="preserve"> dan disetujui </w:t>
      </w:r>
      <w:proofErr w:type="spellStart"/>
      <w:r w:rsidR="00525487" w:rsidRPr="00877177">
        <w:rPr>
          <w:rFonts w:ascii="Cambria" w:hAnsi="Cambria" w:cs="Calibri"/>
          <w:sz w:val="20"/>
          <w:szCs w:val="20"/>
        </w:rPr>
        <w:t>Pihak</w:t>
      </w:r>
      <w:proofErr w:type="spellEnd"/>
      <w:r w:rsidR="00525487" w:rsidRPr="00877177">
        <w:rPr>
          <w:rFonts w:ascii="Cambria" w:hAnsi="Cambria" w:cs="Calibri"/>
          <w:sz w:val="20"/>
          <w:szCs w:val="20"/>
        </w:rPr>
        <w:t xml:space="preserve"> </w:t>
      </w:r>
      <w:proofErr w:type="spellStart"/>
      <w:r w:rsidR="00525487" w:rsidRPr="00877177">
        <w:rPr>
          <w:rFonts w:ascii="Cambria" w:hAnsi="Cambria" w:cs="Calibri"/>
          <w:sz w:val="20"/>
          <w:szCs w:val="20"/>
        </w:rPr>
        <w:t>Pertama</w:t>
      </w:r>
      <w:proofErr w:type="spellEnd"/>
      <w:r w:rsidR="00525487" w:rsidRPr="00877177">
        <w:rPr>
          <w:rFonts w:ascii="Cambria" w:hAnsi="Cambria" w:cs="Calibri"/>
          <w:sz w:val="20"/>
          <w:szCs w:val="20"/>
        </w:rPr>
        <w:t>.</w:t>
      </w:r>
    </w:p>
    <w:p w14:paraId="2DF7C7CF" w14:textId="749B5A6A" w:rsidR="00525487" w:rsidRPr="00877177" w:rsidRDefault="00525487" w:rsidP="00A96F6C">
      <w:pPr>
        <w:pStyle w:val="BodyTextIndent2"/>
        <w:numPr>
          <w:ilvl w:val="1"/>
          <w:numId w:val="30"/>
        </w:numPr>
        <w:spacing w:line="240" w:lineRule="auto"/>
        <w:ind w:left="567" w:hanging="567"/>
        <w:jc w:val="both"/>
        <w:rPr>
          <w:rFonts w:ascii="Cambria" w:hAnsi="Cambria" w:cs="Calibri"/>
          <w:sz w:val="20"/>
          <w:szCs w:val="20"/>
        </w:rPr>
      </w:pPr>
      <w:r w:rsidRPr="00877177">
        <w:rPr>
          <w:rFonts w:ascii="Cambria" w:hAnsi="Cambria" w:cs="Calibri"/>
          <w:sz w:val="20"/>
          <w:szCs w:val="20"/>
          <w:lang w:val="id-ID"/>
        </w:rPr>
        <w:t xml:space="preserve">Penambahan </w:t>
      </w:r>
      <w:r w:rsidRPr="00877177">
        <w:rPr>
          <w:rFonts w:ascii="Cambria" w:hAnsi="Cambria" w:cs="Arial"/>
          <w:sz w:val="20"/>
          <w:szCs w:val="20"/>
        </w:rPr>
        <w:t>Rumah Sakit/</w:t>
      </w:r>
      <w:proofErr w:type="spellStart"/>
      <w:r w:rsidRPr="00877177">
        <w:rPr>
          <w:rFonts w:ascii="Cambria" w:hAnsi="Cambria" w:cs="Arial"/>
          <w:sz w:val="20"/>
          <w:szCs w:val="20"/>
        </w:rPr>
        <w:t>Klinik</w:t>
      </w:r>
      <w:proofErr w:type="spellEnd"/>
      <w:r w:rsidRPr="00877177">
        <w:rPr>
          <w:rFonts w:ascii="Cambria" w:hAnsi="Cambria" w:cs="Calibri"/>
          <w:sz w:val="20"/>
          <w:szCs w:val="20"/>
          <w:lang w:val="id-ID"/>
        </w:rPr>
        <w:t xml:space="preserve"> baru sebagaimana disebut pada ayat</w:t>
      </w:r>
      <w:r w:rsidRPr="00877177">
        <w:rPr>
          <w:rFonts w:ascii="Cambria" w:hAnsi="Cambria" w:cs="Calibri"/>
          <w:sz w:val="20"/>
          <w:szCs w:val="20"/>
        </w:rPr>
        <w:t xml:space="preserve"> </w:t>
      </w:r>
      <w:r w:rsidR="00B90639">
        <w:rPr>
          <w:rFonts w:ascii="Cambria" w:hAnsi="Cambria" w:cs="Calibri"/>
          <w:sz w:val="20"/>
          <w:szCs w:val="20"/>
        </w:rPr>
        <w:t>(</w:t>
      </w:r>
      <w:r w:rsidRPr="00877177">
        <w:rPr>
          <w:rFonts w:ascii="Cambria" w:hAnsi="Cambria" w:cs="Calibri"/>
          <w:sz w:val="20"/>
          <w:szCs w:val="20"/>
        </w:rPr>
        <w:t>2</w:t>
      </w:r>
      <w:r w:rsidR="00B90639">
        <w:rPr>
          <w:rFonts w:ascii="Cambria" w:hAnsi="Cambria" w:cs="Calibri"/>
          <w:sz w:val="20"/>
          <w:szCs w:val="20"/>
        </w:rPr>
        <w:t xml:space="preserve">) di </w:t>
      </w:r>
      <w:proofErr w:type="spellStart"/>
      <w:r w:rsidR="00B90639">
        <w:rPr>
          <w:rFonts w:ascii="Cambria" w:hAnsi="Cambria" w:cs="Calibri"/>
          <w:sz w:val="20"/>
          <w:szCs w:val="20"/>
        </w:rPr>
        <w:t>atas</w:t>
      </w:r>
      <w:proofErr w:type="spellEnd"/>
      <w:r w:rsidRPr="00877177">
        <w:rPr>
          <w:rFonts w:ascii="Cambria" w:hAnsi="Cambria" w:cs="Calibri"/>
          <w:sz w:val="20"/>
          <w:szCs w:val="20"/>
          <w:lang w:val="id-ID"/>
        </w:rPr>
        <w:t xml:space="preserve"> dalam Perjanjian Kerja</w:t>
      </w:r>
      <w:r w:rsidRPr="00877177">
        <w:rPr>
          <w:rFonts w:ascii="Cambria" w:hAnsi="Cambria" w:cs="Calibri"/>
          <w:sz w:val="20"/>
          <w:szCs w:val="20"/>
        </w:rPr>
        <w:t>s</w:t>
      </w:r>
      <w:r w:rsidRPr="00877177">
        <w:rPr>
          <w:rFonts w:ascii="Cambria" w:hAnsi="Cambria" w:cs="Calibri"/>
          <w:sz w:val="20"/>
          <w:szCs w:val="20"/>
          <w:lang w:val="id-ID"/>
        </w:rPr>
        <w:t xml:space="preserve">ama ini akan berlaku secara otomatis, sehingga </w:t>
      </w:r>
      <w:r w:rsidRPr="00877177">
        <w:rPr>
          <w:rFonts w:ascii="Cambria" w:hAnsi="Cambria" w:cs="Calibri"/>
          <w:sz w:val="20"/>
          <w:szCs w:val="20"/>
        </w:rPr>
        <w:t xml:space="preserve">Para </w:t>
      </w:r>
      <w:proofErr w:type="spellStart"/>
      <w:r w:rsidRPr="00877177">
        <w:rPr>
          <w:rFonts w:ascii="Cambria" w:hAnsi="Cambria" w:cs="Calibri"/>
          <w:sz w:val="20"/>
          <w:szCs w:val="20"/>
        </w:rPr>
        <w:t>Pihak</w:t>
      </w:r>
      <w:proofErr w:type="spellEnd"/>
      <w:r w:rsidRPr="00877177">
        <w:rPr>
          <w:rFonts w:ascii="Cambria" w:hAnsi="Cambria" w:cs="Calibri"/>
          <w:sz w:val="20"/>
          <w:szCs w:val="20"/>
          <w:lang w:val="id-ID"/>
        </w:rPr>
        <w:t xml:space="preserve"> tidak perlu untuk membuat ad</w:t>
      </w:r>
      <w:r w:rsidRPr="00877177">
        <w:rPr>
          <w:rFonts w:ascii="Cambria" w:hAnsi="Cambria" w:cs="Calibri"/>
          <w:sz w:val="20"/>
          <w:szCs w:val="20"/>
        </w:rPr>
        <w:t>d</w:t>
      </w:r>
      <w:r w:rsidRPr="00877177">
        <w:rPr>
          <w:rFonts w:ascii="Cambria" w:hAnsi="Cambria" w:cs="Calibri"/>
          <w:sz w:val="20"/>
          <w:szCs w:val="20"/>
          <w:lang w:val="id-ID"/>
        </w:rPr>
        <w:t>endum/perubahan Perjanjian Kerja</w:t>
      </w:r>
      <w:r w:rsidRPr="00877177">
        <w:rPr>
          <w:rFonts w:ascii="Cambria" w:hAnsi="Cambria" w:cs="Calibri"/>
          <w:sz w:val="20"/>
          <w:szCs w:val="20"/>
        </w:rPr>
        <w:t>s</w:t>
      </w:r>
      <w:r w:rsidRPr="00877177">
        <w:rPr>
          <w:rFonts w:ascii="Cambria" w:hAnsi="Cambria" w:cs="Calibri"/>
          <w:sz w:val="20"/>
          <w:szCs w:val="20"/>
          <w:lang w:val="id-ID"/>
        </w:rPr>
        <w:t>ama</w:t>
      </w:r>
      <w:r w:rsidRPr="00877177">
        <w:rPr>
          <w:rFonts w:ascii="Cambria" w:hAnsi="Cambria" w:cs="Calibri"/>
          <w:sz w:val="20"/>
          <w:szCs w:val="20"/>
        </w:rPr>
        <w:t>.</w:t>
      </w:r>
    </w:p>
    <w:p w14:paraId="109D6A90" w14:textId="77777777" w:rsidR="00603B76" w:rsidRDefault="00603B76" w:rsidP="0017213B">
      <w:pPr>
        <w:pStyle w:val="BodyTextIndent2"/>
        <w:spacing w:after="0" w:line="240" w:lineRule="auto"/>
        <w:ind w:left="0"/>
        <w:rPr>
          <w:ins w:id="159" w:author="FARIDA" w:date="2024-12-06T09:59:00Z"/>
          <w:rFonts w:ascii="Cambria" w:hAnsi="Cambria" w:cs="Calibri"/>
          <w:b/>
          <w:sz w:val="20"/>
          <w:szCs w:val="20"/>
        </w:rPr>
      </w:pPr>
    </w:p>
    <w:p w14:paraId="4F9EE627" w14:textId="77777777" w:rsidR="00F66EFC" w:rsidRDefault="00F66EFC" w:rsidP="0017213B">
      <w:pPr>
        <w:pStyle w:val="BodyTextIndent2"/>
        <w:spacing w:after="0" w:line="240" w:lineRule="auto"/>
        <w:ind w:left="0"/>
        <w:rPr>
          <w:rFonts w:ascii="Cambria" w:hAnsi="Cambria" w:cs="Calibri"/>
          <w:b/>
          <w:sz w:val="20"/>
          <w:szCs w:val="20"/>
        </w:rPr>
      </w:pPr>
    </w:p>
    <w:p w14:paraId="79750B7C" w14:textId="77777777" w:rsidR="00525487" w:rsidRPr="00877177" w:rsidRDefault="00525487" w:rsidP="00A829E2">
      <w:pPr>
        <w:pStyle w:val="BodyTextIndent2"/>
        <w:spacing w:after="0" w:line="240" w:lineRule="auto"/>
        <w:jc w:val="center"/>
        <w:rPr>
          <w:rFonts w:ascii="Cambria" w:hAnsi="Cambria" w:cs="Calibri"/>
          <w:b/>
          <w:sz w:val="20"/>
          <w:szCs w:val="20"/>
        </w:rPr>
      </w:pPr>
      <w:r w:rsidRPr="00877177">
        <w:rPr>
          <w:rFonts w:ascii="Cambria" w:hAnsi="Cambria" w:cs="Calibri"/>
          <w:b/>
          <w:sz w:val="20"/>
          <w:szCs w:val="20"/>
        </w:rPr>
        <w:lastRenderedPageBreak/>
        <w:t>PASAL 5</w:t>
      </w:r>
    </w:p>
    <w:p w14:paraId="1A46972D" w14:textId="77777777" w:rsidR="002F11D3" w:rsidRPr="00877177" w:rsidRDefault="002F11D3" w:rsidP="00A829E2">
      <w:pPr>
        <w:pStyle w:val="BodyTextIndent2"/>
        <w:spacing w:after="0" w:line="240" w:lineRule="auto"/>
        <w:jc w:val="center"/>
        <w:rPr>
          <w:rFonts w:ascii="Cambria" w:hAnsi="Cambria" w:cs="Arial"/>
          <w:sz w:val="20"/>
          <w:szCs w:val="20"/>
        </w:rPr>
      </w:pPr>
      <w:r w:rsidRPr="00877177">
        <w:rPr>
          <w:rFonts w:ascii="Cambria" w:hAnsi="Cambria" w:cs="Arial"/>
          <w:b/>
          <w:sz w:val="20"/>
          <w:szCs w:val="20"/>
          <w:lang w:val="id-ID"/>
        </w:rPr>
        <w:t>HAK DAN KEWAJIBAN</w:t>
      </w:r>
    </w:p>
    <w:p w14:paraId="21224808" w14:textId="77777777" w:rsidR="002F11D3" w:rsidRPr="00877177" w:rsidRDefault="002F11D3" w:rsidP="002F11D3">
      <w:pPr>
        <w:pStyle w:val="BodyTextIndent2"/>
        <w:spacing w:line="240" w:lineRule="auto"/>
        <w:ind w:left="0"/>
        <w:jc w:val="center"/>
        <w:rPr>
          <w:rFonts w:ascii="Cambria" w:hAnsi="Cambria" w:cs="Arial"/>
          <w:b/>
          <w:sz w:val="20"/>
          <w:szCs w:val="20"/>
        </w:rPr>
      </w:pPr>
    </w:p>
    <w:p w14:paraId="3B32149A" w14:textId="4F07F54E" w:rsidR="002F11D3" w:rsidRPr="00877177" w:rsidRDefault="002F11D3" w:rsidP="0017213B">
      <w:pPr>
        <w:pStyle w:val="BodyTextIndent2"/>
        <w:numPr>
          <w:ilvl w:val="1"/>
          <w:numId w:val="31"/>
        </w:numPr>
        <w:spacing w:line="240" w:lineRule="auto"/>
        <w:jc w:val="both"/>
        <w:rPr>
          <w:rFonts w:ascii="Cambria" w:hAnsi="Cambria" w:cs="Arial"/>
          <w:sz w:val="20"/>
          <w:szCs w:val="20"/>
        </w:rPr>
      </w:pPr>
      <w:r w:rsidRPr="00877177">
        <w:rPr>
          <w:rFonts w:ascii="Cambria" w:hAnsi="Cambria" w:cs="Arial"/>
          <w:b/>
          <w:sz w:val="20"/>
          <w:szCs w:val="20"/>
        </w:rPr>
        <w:t xml:space="preserve">Hak dan </w:t>
      </w:r>
      <w:proofErr w:type="spellStart"/>
      <w:r w:rsidRPr="00877177">
        <w:rPr>
          <w:rFonts w:ascii="Cambria" w:hAnsi="Cambria" w:cs="Arial"/>
          <w:b/>
          <w:sz w:val="20"/>
          <w:szCs w:val="20"/>
        </w:rPr>
        <w:t>Kewajiban</w:t>
      </w:r>
      <w:proofErr w:type="spellEnd"/>
      <w:r w:rsidRPr="00877177">
        <w:rPr>
          <w:rFonts w:ascii="Cambria" w:hAnsi="Cambria" w:cs="Arial"/>
          <w:b/>
          <w:sz w:val="20"/>
          <w:szCs w:val="20"/>
        </w:rPr>
        <w:t xml:space="preserve"> </w:t>
      </w:r>
      <w:proofErr w:type="spellStart"/>
      <w:r w:rsidRPr="00877177">
        <w:rPr>
          <w:rFonts w:ascii="Cambria" w:hAnsi="Cambria" w:cs="Arial"/>
          <w:b/>
          <w:sz w:val="20"/>
          <w:szCs w:val="20"/>
        </w:rPr>
        <w:t>Pihak</w:t>
      </w:r>
      <w:proofErr w:type="spellEnd"/>
      <w:r w:rsidRPr="00877177">
        <w:rPr>
          <w:rFonts w:ascii="Cambria" w:hAnsi="Cambria" w:cs="Arial"/>
          <w:b/>
          <w:sz w:val="20"/>
          <w:szCs w:val="20"/>
        </w:rPr>
        <w:t xml:space="preserve"> </w:t>
      </w:r>
      <w:proofErr w:type="spellStart"/>
      <w:r w:rsidRPr="00877177">
        <w:rPr>
          <w:rFonts w:ascii="Cambria" w:hAnsi="Cambria" w:cs="Arial"/>
          <w:b/>
          <w:sz w:val="20"/>
          <w:szCs w:val="20"/>
        </w:rPr>
        <w:t>Pertama</w:t>
      </w:r>
      <w:proofErr w:type="spellEnd"/>
    </w:p>
    <w:p w14:paraId="0B4D2C8B" w14:textId="500D09D9" w:rsidR="00525487" w:rsidRPr="00877177" w:rsidRDefault="002F11D3" w:rsidP="00525487">
      <w:pPr>
        <w:pStyle w:val="BodyTextIndent2"/>
        <w:numPr>
          <w:ilvl w:val="2"/>
          <w:numId w:val="31"/>
        </w:numPr>
        <w:spacing w:line="240" w:lineRule="auto"/>
        <w:ind w:left="1276"/>
        <w:jc w:val="both"/>
        <w:rPr>
          <w:rFonts w:ascii="Cambria" w:hAnsi="Cambria" w:cs="Arial"/>
          <w:sz w:val="20"/>
          <w:szCs w:val="20"/>
          <w:lang w:val="id-ID"/>
        </w:rPr>
      </w:pPr>
      <w:r w:rsidRPr="00877177">
        <w:rPr>
          <w:rFonts w:ascii="Cambria" w:hAnsi="Cambria" w:cs="Arial"/>
          <w:sz w:val="20"/>
          <w:szCs w:val="20"/>
          <w:lang w:val="id-ID"/>
        </w:rPr>
        <w:t xml:space="preserve">Peserta berhak memperoleh </w:t>
      </w:r>
      <w:r w:rsidR="00606AA4">
        <w:rPr>
          <w:rFonts w:ascii="Cambria" w:hAnsi="Cambria" w:cs="Arial"/>
          <w:sz w:val="20"/>
          <w:szCs w:val="20"/>
        </w:rPr>
        <w:t>P</w:t>
      </w:r>
      <w:r w:rsidRPr="00877177">
        <w:rPr>
          <w:rFonts w:ascii="Cambria" w:hAnsi="Cambria" w:cs="Arial"/>
          <w:sz w:val="20"/>
          <w:szCs w:val="20"/>
          <w:lang w:val="id-ID"/>
        </w:rPr>
        <w:t xml:space="preserve">elayanan </w:t>
      </w:r>
      <w:r w:rsidR="00606AA4">
        <w:rPr>
          <w:rFonts w:ascii="Cambria" w:hAnsi="Cambria" w:cs="Arial"/>
          <w:sz w:val="20"/>
          <w:szCs w:val="20"/>
        </w:rPr>
        <w:t>K</w:t>
      </w:r>
      <w:r w:rsidRPr="00877177">
        <w:rPr>
          <w:rFonts w:ascii="Cambria" w:hAnsi="Cambria" w:cs="Arial"/>
          <w:sz w:val="20"/>
          <w:szCs w:val="20"/>
          <w:lang w:val="id-ID"/>
        </w:rPr>
        <w:t>esehatan sesuai dengan Perjanji</w:t>
      </w:r>
      <w:r w:rsidR="00DF6D8B" w:rsidRPr="00877177">
        <w:rPr>
          <w:rFonts w:ascii="Cambria" w:hAnsi="Cambria" w:cs="Arial"/>
          <w:sz w:val="20"/>
          <w:szCs w:val="20"/>
          <w:lang w:val="id-ID"/>
        </w:rPr>
        <w:t>an ini, setiap saat diperlukan.</w:t>
      </w:r>
    </w:p>
    <w:p w14:paraId="2AB286BF" w14:textId="77777777" w:rsidR="00525487" w:rsidRDefault="002F11D3" w:rsidP="00525487">
      <w:pPr>
        <w:pStyle w:val="BodyTextIndent2"/>
        <w:numPr>
          <w:ilvl w:val="2"/>
          <w:numId w:val="31"/>
        </w:numPr>
        <w:spacing w:line="240" w:lineRule="auto"/>
        <w:ind w:left="1276"/>
        <w:jc w:val="both"/>
        <w:rPr>
          <w:rFonts w:ascii="Cambria" w:hAnsi="Cambria" w:cs="Arial"/>
          <w:sz w:val="20"/>
          <w:szCs w:val="20"/>
          <w:lang w:val="id-ID"/>
        </w:rPr>
      </w:pPr>
      <w:r w:rsidRPr="00D77FCF">
        <w:rPr>
          <w:rFonts w:ascii="Cambria" w:hAnsi="Cambria" w:cs="Arial"/>
          <w:sz w:val="20"/>
          <w:szCs w:val="20"/>
          <w:lang w:val="id-ID"/>
        </w:rPr>
        <w:t>Dalam hal Pihak Pertama membutuhkan laporan medis Peserta dari Pihak Kedua dan setelah mendapatkan otorisasi dari Peserta, maka Pihak Pertama berhak untuk memperoleh laporan medis tersebut dari Pihak Kedua.</w:t>
      </w:r>
    </w:p>
    <w:p w14:paraId="0D478B83" w14:textId="1DC58821" w:rsidR="00CA1D6E" w:rsidRPr="00CA1D6E" w:rsidRDefault="00CA1D6E" w:rsidP="00CA1D6E">
      <w:pPr>
        <w:pStyle w:val="BodyTextIndent2"/>
        <w:numPr>
          <w:ilvl w:val="2"/>
          <w:numId w:val="31"/>
        </w:numPr>
        <w:spacing w:line="240" w:lineRule="auto"/>
        <w:ind w:left="1276"/>
        <w:jc w:val="both"/>
        <w:rPr>
          <w:rFonts w:ascii="Cambria" w:hAnsi="Cambria" w:cs="Arial"/>
          <w:sz w:val="20"/>
          <w:szCs w:val="20"/>
          <w:lang w:val="id-ID"/>
        </w:rPr>
      </w:pPr>
      <w:proofErr w:type="spellStart"/>
      <w:r w:rsidRPr="00B12898">
        <w:rPr>
          <w:rFonts w:ascii="Cambria" w:hAnsi="Cambria" w:cs="Arial"/>
          <w:sz w:val="20"/>
          <w:szCs w:val="20"/>
        </w:rPr>
        <w:t>Pihak</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Pertama</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berhak</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melakukan</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rekonsiliasi</w:t>
      </w:r>
      <w:proofErr w:type="spellEnd"/>
      <w:r w:rsidRPr="00B12898">
        <w:rPr>
          <w:rFonts w:ascii="Cambria" w:hAnsi="Cambria" w:cs="Arial"/>
          <w:sz w:val="20"/>
          <w:szCs w:val="20"/>
        </w:rPr>
        <w:t xml:space="preserve"> data </w:t>
      </w:r>
      <w:proofErr w:type="spellStart"/>
      <w:r w:rsidRPr="00B12898">
        <w:rPr>
          <w:rFonts w:ascii="Cambria" w:hAnsi="Cambria" w:cs="Arial"/>
          <w:sz w:val="20"/>
          <w:szCs w:val="20"/>
        </w:rPr>
        <w:t>pembayaran</w:t>
      </w:r>
      <w:proofErr w:type="spellEnd"/>
      <w:r w:rsidRPr="00B12898">
        <w:rPr>
          <w:rFonts w:ascii="Cambria" w:hAnsi="Cambria" w:cs="Arial"/>
          <w:sz w:val="20"/>
          <w:szCs w:val="20"/>
        </w:rPr>
        <w:t>.</w:t>
      </w:r>
    </w:p>
    <w:p w14:paraId="1DE81459" w14:textId="65B66354" w:rsidR="00525487" w:rsidRPr="00877177" w:rsidRDefault="002F11D3" w:rsidP="00525487">
      <w:pPr>
        <w:pStyle w:val="BodyTextIndent2"/>
        <w:numPr>
          <w:ilvl w:val="2"/>
          <w:numId w:val="31"/>
        </w:numPr>
        <w:spacing w:line="240" w:lineRule="auto"/>
        <w:ind w:left="1276"/>
        <w:jc w:val="both"/>
        <w:rPr>
          <w:rFonts w:ascii="Cambria" w:hAnsi="Cambria" w:cs="Arial"/>
          <w:sz w:val="20"/>
          <w:szCs w:val="20"/>
          <w:lang w:val="id-ID"/>
        </w:rPr>
      </w:pPr>
      <w:r w:rsidRPr="00D77FCF">
        <w:rPr>
          <w:rFonts w:ascii="Cambria" w:hAnsi="Cambria" w:cs="Arial"/>
          <w:sz w:val="20"/>
          <w:szCs w:val="20"/>
          <w:lang w:val="id-ID"/>
        </w:rPr>
        <w:t xml:space="preserve">Pihak Pertama berhak </w:t>
      </w:r>
      <w:r w:rsidR="00275D06" w:rsidRPr="00D77FCF">
        <w:rPr>
          <w:rFonts w:ascii="Cambria" w:hAnsi="Cambria" w:cs="Arial"/>
          <w:sz w:val="20"/>
          <w:szCs w:val="20"/>
          <w:lang w:val="id-ID"/>
        </w:rPr>
        <w:t xml:space="preserve">menolak pembayaran biaya-biaya </w:t>
      </w:r>
      <w:r w:rsidR="00CA1D6E">
        <w:rPr>
          <w:rFonts w:ascii="Cambria" w:hAnsi="Cambria" w:cs="Arial"/>
          <w:sz w:val="20"/>
          <w:szCs w:val="20"/>
        </w:rPr>
        <w:t>P</w:t>
      </w:r>
      <w:r w:rsidR="00275D06" w:rsidRPr="00D77FCF">
        <w:rPr>
          <w:rFonts w:ascii="Cambria" w:hAnsi="Cambria" w:cs="Arial"/>
          <w:sz w:val="20"/>
          <w:szCs w:val="20"/>
          <w:lang w:val="id-ID"/>
        </w:rPr>
        <w:t xml:space="preserve">elayanan </w:t>
      </w:r>
      <w:r w:rsidR="00CA1D6E">
        <w:rPr>
          <w:rFonts w:ascii="Cambria" w:hAnsi="Cambria" w:cs="Arial"/>
          <w:sz w:val="20"/>
          <w:szCs w:val="20"/>
        </w:rPr>
        <w:t>K</w:t>
      </w:r>
      <w:r w:rsidR="00275D06" w:rsidRPr="00D77FCF">
        <w:rPr>
          <w:rFonts w:ascii="Cambria" w:hAnsi="Cambria" w:cs="Arial"/>
          <w:sz w:val="20"/>
          <w:szCs w:val="20"/>
          <w:lang w:val="id-ID"/>
        </w:rPr>
        <w:t>esehatan yang tidak perlu secara medis atau yang tidak sesuai dengan kepesertaan Para Pihak sebagaimana diatur dalam Perjanjian ini.</w:t>
      </w:r>
    </w:p>
    <w:p w14:paraId="6B614E54" w14:textId="210D83FB" w:rsidR="00525487" w:rsidRDefault="00275D06" w:rsidP="00525487">
      <w:pPr>
        <w:pStyle w:val="BodyTextIndent2"/>
        <w:numPr>
          <w:ilvl w:val="2"/>
          <w:numId w:val="31"/>
        </w:numPr>
        <w:spacing w:line="240" w:lineRule="auto"/>
        <w:ind w:left="1276"/>
        <w:jc w:val="both"/>
        <w:rPr>
          <w:rFonts w:ascii="Cambria" w:hAnsi="Cambria" w:cs="Arial"/>
          <w:sz w:val="20"/>
          <w:szCs w:val="20"/>
          <w:lang w:val="id-ID"/>
        </w:rPr>
      </w:pPr>
      <w:r w:rsidRPr="00D77FCF">
        <w:rPr>
          <w:rFonts w:ascii="Cambria" w:hAnsi="Cambria" w:cs="Arial"/>
          <w:sz w:val="20"/>
          <w:szCs w:val="20"/>
          <w:lang w:val="id-ID"/>
        </w:rPr>
        <w:t xml:space="preserve">Pihak Pertama berhak untuk tidak melunasi semua tagihan yang diberikan oleh Pihak Kedua jika Pihak Kedua memberikan </w:t>
      </w:r>
      <w:r w:rsidR="00090554">
        <w:rPr>
          <w:rFonts w:ascii="Cambria" w:hAnsi="Cambria" w:cs="Arial"/>
          <w:sz w:val="20"/>
          <w:szCs w:val="20"/>
        </w:rPr>
        <w:t>P</w:t>
      </w:r>
      <w:r w:rsidRPr="00D77FCF">
        <w:rPr>
          <w:rFonts w:ascii="Cambria" w:hAnsi="Cambria" w:cs="Arial"/>
          <w:sz w:val="20"/>
          <w:szCs w:val="20"/>
          <w:lang w:val="id-ID"/>
        </w:rPr>
        <w:t xml:space="preserve">elayanan </w:t>
      </w:r>
      <w:r w:rsidR="00090554">
        <w:rPr>
          <w:rFonts w:ascii="Cambria" w:hAnsi="Cambria" w:cs="Arial"/>
          <w:sz w:val="20"/>
          <w:szCs w:val="20"/>
        </w:rPr>
        <w:t xml:space="preserve">Kesehatan </w:t>
      </w:r>
      <w:r w:rsidRPr="00D77FCF">
        <w:rPr>
          <w:rFonts w:ascii="Cambria" w:hAnsi="Cambria" w:cs="Arial"/>
          <w:sz w:val="20"/>
          <w:szCs w:val="20"/>
          <w:lang w:val="id-ID"/>
        </w:rPr>
        <w:t>yang dikecualikan oleh Pihak Per</w:t>
      </w:r>
      <w:r w:rsidR="00DB1C49" w:rsidRPr="00D77FCF">
        <w:rPr>
          <w:rFonts w:ascii="Cambria" w:hAnsi="Cambria" w:cs="Arial"/>
          <w:sz w:val="20"/>
          <w:szCs w:val="20"/>
          <w:lang w:val="id-ID"/>
        </w:rPr>
        <w:t xml:space="preserve">tama </w:t>
      </w:r>
      <w:r w:rsidR="00C9671A" w:rsidRPr="00877177">
        <w:rPr>
          <w:rFonts w:ascii="Cambria" w:hAnsi="Cambria" w:cs="Arial"/>
          <w:sz w:val="20"/>
          <w:szCs w:val="20"/>
          <w:lang w:val="id-ID"/>
        </w:rPr>
        <w:t>sebagaimana diatur di dalam Perjanjian ini berikut Lampiran dan perubahannya</w:t>
      </w:r>
      <w:r w:rsidR="00DB1C49" w:rsidRPr="00D77FCF">
        <w:rPr>
          <w:rFonts w:ascii="Cambria" w:hAnsi="Cambria" w:cs="Arial"/>
          <w:sz w:val="20"/>
          <w:szCs w:val="20"/>
          <w:lang w:val="id-ID"/>
        </w:rPr>
        <w:t>.</w:t>
      </w:r>
    </w:p>
    <w:p w14:paraId="58D1A95E" w14:textId="26243186" w:rsidR="000777F1" w:rsidRPr="000777F1" w:rsidRDefault="000777F1" w:rsidP="000777F1">
      <w:pPr>
        <w:pStyle w:val="BodyTextIndent2"/>
        <w:numPr>
          <w:ilvl w:val="2"/>
          <w:numId w:val="31"/>
        </w:numPr>
        <w:spacing w:line="240" w:lineRule="auto"/>
        <w:ind w:left="1276"/>
        <w:jc w:val="both"/>
        <w:rPr>
          <w:rFonts w:ascii="Cambria" w:hAnsi="Cambria" w:cs="Arial"/>
          <w:sz w:val="20"/>
          <w:szCs w:val="20"/>
          <w:lang w:val="id-ID"/>
        </w:rPr>
      </w:pPr>
      <w:proofErr w:type="spellStart"/>
      <w:r w:rsidRPr="00B12898">
        <w:rPr>
          <w:rFonts w:ascii="Cambria" w:hAnsi="Cambria" w:cs="Arial"/>
          <w:sz w:val="20"/>
          <w:szCs w:val="20"/>
        </w:rPr>
        <w:t>Pihak</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Pertama</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berhak</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meminta</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dokumen-dokumen</w:t>
      </w:r>
      <w:proofErr w:type="spellEnd"/>
      <w:r w:rsidRPr="00B12898">
        <w:rPr>
          <w:rFonts w:ascii="Cambria" w:hAnsi="Cambria" w:cs="Arial"/>
          <w:sz w:val="20"/>
          <w:szCs w:val="20"/>
        </w:rPr>
        <w:t xml:space="preserve"> yang </w:t>
      </w:r>
      <w:proofErr w:type="spellStart"/>
      <w:r w:rsidRPr="00B12898">
        <w:rPr>
          <w:rFonts w:ascii="Cambria" w:hAnsi="Cambria" w:cs="Arial"/>
          <w:sz w:val="20"/>
          <w:szCs w:val="20"/>
        </w:rPr>
        <w:t>diperlukan</w:t>
      </w:r>
      <w:proofErr w:type="spellEnd"/>
      <w:r w:rsidRPr="00B12898">
        <w:rPr>
          <w:rFonts w:ascii="Cambria" w:hAnsi="Cambria" w:cs="Arial"/>
          <w:sz w:val="20"/>
          <w:szCs w:val="20"/>
        </w:rPr>
        <w:t xml:space="preserve"> </w:t>
      </w:r>
      <w:proofErr w:type="spellStart"/>
      <w:r>
        <w:rPr>
          <w:rFonts w:ascii="Cambria" w:hAnsi="Cambria" w:cs="Arial"/>
          <w:sz w:val="20"/>
          <w:szCs w:val="20"/>
        </w:rPr>
        <w:t>kepada</w:t>
      </w:r>
      <w:proofErr w:type="spellEnd"/>
      <w:r>
        <w:rPr>
          <w:rFonts w:ascii="Cambria" w:hAnsi="Cambria" w:cs="Arial"/>
          <w:sz w:val="20"/>
          <w:szCs w:val="20"/>
        </w:rPr>
        <w:t xml:space="preserve"> </w:t>
      </w:r>
      <w:proofErr w:type="spellStart"/>
      <w:r>
        <w:rPr>
          <w:rFonts w:ascii="Cambria" w:hAnsi="Cambria" w:cs="Arial"/>
          <w:sz w:val="20"/>
          <w:szCs w:val="20"/>
        </w:rPr>
        <w:t>Pihak</w:t>
      </w:r>
      <w:proofErr w:type="spellEnd"/>
      <w:r>
        <w:rPr>
          <w:rFonts w:ascii="Cambria" w:hAnsi="Cambria" w:cs="Arial"/>
          <w:sz w:val="20"/>
          <w:szCs w:val="20"/>
        </w:rPr>
        <w:t xml:space="preserve"> </w:t>
      </w:r>
      <w:proofErr w:type="spellStart"/>
      <w:r>
        <w:rPr>
          <w:rFonts w:ascii="Cambria" w:hAnsi="Cambria" w:cs="Arial"/>
          <w:sz w:val="20"/>
          <w:szCs w:val="20"/>
        </w:rPr>
        <w:t>Kedua</w:t>
      </w:r>
      <w:proofErr w:type="spellEnd"/>
      <w:r>
        <w:rPr>
          <w:rFonts w:ascii="Cambria" w:hAnsi="Cambria" w:cs="Arial"/>
          <w:sz w:val="20"/>
          <w:szCs w:val="20"/>
        </w:rPr>
        <w:t xml:space="preserve"> </w:t>
      </w:r>
      <w:proofErr w:type="spellStart"/>
      <w:r w:rsidRPr="00B12898">
        <w:rPr>
          <w:rFonts w:ascii="Cambria" w:hAnsi="Cambria" w:cs="Arial"/>
          <w:sz w:val="20"/>
          <w:szCs w:val="20"/>
        </w:rPr>
        <w:t>untuk</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kepentingan</w:t>
      </w:r>
      <w:proofErr w:type="spellEnd"/>
      <w:r w:rsidRPr="00B12898">
        <w:rPr>
          <w:rFonts w:ascii="Cambria" w:hAnsi="Cambria" w:cs="Arial"/>
          <w:sz w:val="20"/>
          <w:szCs w:val="20"/>
        </w:rPr>
        <w:t xml:space="preserve"> audit </w:t>
      </w:r>
      <w:proofErr w:type="spellStart"/>
      <w:r w:rsidRPr="00B12898">
        <w:rPr>
          <w:rFonts w:ascii="Cambria" w:hAnsi="Cambria" w:cs="Arial"/>
          <w:sz w:val="20"/>
          <w:szCs w:val="20"/>
        </w:rPr>
        <w:t>atau</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pelaporan</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bilamana</w:t>
      </w:r>
      <w:proofErr w:type="spellEnd"/>
      <w:r w:rsidRPr="00B12898">
        <w:rPr>
          <w:rFonts w:ascii="Cambria" w:hAnsi="Cambria" w:cs="Arial"/>
          <w:sz w:val="20"/>
          <w:szCs w:val="20"/>
        </w:rPr>
        <w:t xml:space="preserve"> </w:t>
      </w:r>
      <w:proofErr w:type="spellStart"/>
      <w:r w:rsidRPr="00B12898">
        <w:rPr>
          <w:rFonts w:ascii="Cambria" w:hAnsi="Cambria" w:cs="Arial"/>
          <w:sz w:val="20"/>
          <w:szCs w:val="20"/>
        </w:rPr>
        <w:t>diperlukan</w:t>
      </w:r>
      <w:proofErr w:type="spellEnd"/>
      <w:r w:rsidRPr="00B12898">
        <w:rPr>
          <w:rFonts w:ascii="Cambria" w:hAnsi="Cambria" w:cs="Arial"/>
          <w:sz w:val="20"/>
          <w:szCs w:val="20"/>
        </w:rPr>
        <w:t>.</w:t>
      </w:r>
    </w:p>
    <w:p w14:paraId="0F06EEF8" w14:textId="77777777" w:rsidR="00525487" w:rsidRPr="00877177" w:rsidRDefault="002F11D3" w:rsidP="00525487">
      <w:pPr>
        <w:pStyle w:val="BodyTextIndent2"/>
        <w:numPr>
          <w:ilvl w:val="2"/>
          <w:numId w:val="31"/>
        </w:numPr>
        <w:spacing w:line="240" w:lineRule="auto"/>
        <w:ind w:left="1276"/>
        <w:jc w:val="both"/>
        <w:rPr>
          <w:rFonts w:ascii="Cambria" w:hAnsi="Cambria" w:cs="Arial"/>
          <w:sz w:val="20"/>
          <w:szCs w:val="20"/>
          <w:lang w:val="id-ID"/>
        </w:rPr>
      </w:pPr>
      <w:r w:rsidRPr="00D77FCF">
        <w:rPr>
          <w:rFonts w:ascii="Cambria" w:hAnsi="Cambria" w:cs="Arial"/>
          <w:sz w:val="20"/>
          <w:szCs w:val="20"/>
          <w:lang w:val="id-ID"/>
        </w:rPr>
        <w:t xml:space="preserve">Pihak Pertama berkewajiban untuk menghormati dan menjaga kredibilitas masing-masing </w:t>
      </w:r>
      <w:r w:rsidR="00FC2567" w:rsidRPr="00D77FCF">
        <w:rPr>
          <w:rFonts w:ascii="Cambria" w:hAnsi="Cambria" w:cs="Arial"/>
          <w:sz w:val="20"/>
          <w:szCs w:val="20"/>
          <w:lang w:val="id-ID"/>
        </w:rPr>
        <w:t xml:space="preserve">Pihak </w:t>
      </w:r>
      <w:r w:rsidRPr="00D77FCF">
        <w:rPr>
          <w:rFonts w:ascii="Cambria" w:hAnsi="Cambria" w:cs="Arial"/>
          <w:sz w:val="20"/>
          <w:szCs w:val="20"/>
          <w:lang w:val="id-ID"/>
        </w:rPr>
        <w:t>terutama dalam menjalankan dan melaksanakan ketentuan dalam Perjanjian ini.</w:t>
      </w:r>
    </w:p>
    <w:p w14:paraId="180A5CB7" w14:textId="1F9FE48F" w:rsidR="00525487" w:rsidRPr="00877177" w:rsidRDefault="002F11D3" w:rsidP="00525487">
      <w:pPr>
        <w:pStyle w:val="BodyTextIndent2"/>
        <w:numPr>
          <w:ilvl w:val="2"/>
          <w:numId w:val="31"/>
        </w:numPr>
        <w:spacing w:line="240" w:lineRule="auto"/>
        <w:ind w:left="1276"/>
        <w:jc w:val="both"/>
        <w:rPr>
          <w:rFonts w:ascii="Cambria" w:hAnsi="Cambria" w:cs="Arial"/>
          <w:sz w:val="20"/>
          <w:szCs w:val="20"/>
          <w:lang w:val="id-ID"/>
        </w:rPr>
      </w:pPr>
      <w:r w:rsidRPr="00877177">
        <w:rPr>
          <w:rFonts w:ascii="Cambria" w:hAnsi="Cambria" w:cs="Arial"/>
          <w:sz w:val="20"/>
          <w:szCs w:val="20"/>
          <w:lang w:val="id-ID"/>
        </w:rPr>
        <w:t>Pihak Pertama wajib membayar dan melunasi tagihan dari Pihak Kedua atas biaya Pelayanan Kesehatan yang diberikan kepada Peserta dalam jangka waktu sebagaimana disebutkan dalam Pasal</w:t>
      </w:r>
      <w:r w:rsidRPr="00D77FCF">
        <w:rPr>
          <w:rFonts w:ascii="Cambria" w:hAnsi="Cambria" w:cs="Arial"/>
          <w:sz w:val="20"/>
          <w:szCs w:val="20"/>
          <w:lang w:val="id-ID"/>
        </w:rPr>
        <w:t xml:space="preserve"> </w:t>
      </w:r>
      <w:r w:rsidR="00187EDE" w:rsidRPr="00D77FCF">
        <w:rPr>
          <w:rFonts w:ascii="Cambria" w:hAnsi="Cambria" w:cs="Arial"/>
          <w:sz w:val="20"/>
          <w:szCs w:val="20"/>
          <w:lang w:val="id-ID"/>
        </w:rPr>
        <w:t>9</w:t>
      </w:r>
      <w:r w:rsidRPr="00D77FCF">
        <w:rPr>
          <w:rFonts w:ascii="Cambria" w:hAnsi="Cambria" w:cs="Arial"/>
          <w:sz w:val="20"/>
          <w:szCs w:val="20"/>
          <w:lang w:val="id-ID"/>
        </w:rPr>
        <w:t xml:space="preserve"> ayat </w:t>
      </w:r>
      <w:r w:rsidR="00B90639">
        <w:rPr>
          <w:rFonts w:ascii="Cambria" w:hAnsi="Cambria" w:cs="Arial"/>
          <w:sz w:val="20"/>
          <w:szCs w:val="20"/>
        </w:rPr>
        <w:t>(</w:t>
      </w:r>
      <w:r w:rsidRPr="00D77FCF">
        <w:rPr>
          <w:rFonts w:ascii="Cambria" w:hAnsi="Cambria" w:cs="Arial"/>
          <w:sz w:val="20"/>
          <w:szCs w:val="20"/>
          <w:lang w:val="id-ID"/>
        </w:rPr>
        <w:t>1</w:t>
      </w:r>
      <w:r w:rsidR="00B90639">
        <w:rPr>
          <w:rFonts w:ascii="Cambria" w:hAnsi="Cambria" w:cs="Arial"/>
          <w:sz w:val="20"/>
          <w:szCs w:val="20"/>
        </w:rPr>
        <w:t>)</w:t>
      </w:r>
      <w:r w:rsidRPr="00877177">
        <w:rPr>
          <w:rFonts w:ascii="Cambria" w:hAnsi="Cambria" w:cs="Arial"/>
          <w:sz w:val="20"/>
          <w:szCs w:val="20"/>
          <w:lang w:val="id-ID"/>
        </w:rPr>
        <w:t xml:space="preserve"> Perjanjian ini setelah memenuhi ketentuan dan persyaratan yang telah ditetapkan dalam  Perjanjian ini.</w:t>
      </w:r>
    </w:p>
    <w:p w14:paraId="609389EE" w14:textId="65A8D3B2" w:rsidR="00525487" w:rsidRPr="00877177" w:rsidRDefault="00DB1C49" w:rsidP="00525487">
      <w:pPr>
        <w:pStyle w:val="BodyTextIndent2"/>
        <w:numPr>
          <w:ilvl w:val="2"/>
          <w:numId w:val="31"/>
        </w:numPr>
        <w:spacing w:line="240" w:lineRule="auto"/>
        <w:ind w:left="1276"/>
        <w:jc w:val="both"/>
        <w:rPr>
          <w:rFonts w:ascii="Cambria" w:hAnsi="Cambria" w:cs="Arial"/>
          <w:sz w:val="20"/>
          <w:szCs w:val="20"/>
          <w:lang w:val="id-ID"/>
        </w:rPr>
      </w:pPr>
      <w:r w:rsidRPr="00D77FCF">
        <w:rPr>
          <w:rFonts w:ascii="Cambria" w:hAnsi="Cambria" w:cs="Arial"/>
          <w:sz w:val="20"/>
          <w:szCs w:val="20"/>
          <w:lang w:val="id-ID"/>
        </w:rPr>
        <w:t xml:space="preserve">Pihak Pertama wajib memberikan konfirmasi kepesertaan kepada Pihak Kedua untuk kasus </w:t>
      </w:r>
      <w:proofErr w:type="spellStart"/>
      <w:r w:rsidR="000777F1">
        <w:rPr>
          <w:rFonts w:ascii="Cambria" w:hAnsi="Cambria" w:cs="Arial"/>
          <w:sz w:val="20"/>
          <w:szCs w:val="20"/>
        </w:rPr>
        <w:t>Layanan</w:t>
      </w:r>
      <w:proofErr w:type="spellEnd"/>
      <w:r w:rsidR="000777F1">
        <w:rPr>
          <w:rFonts w:ascii="Cambria" w:hAnsi="Cambria" w:cs="Arial"/>
          <w:sz w:val="20"/>
          <w:szCs w:val="20"/>
        </w:rPr>
        <w:t xml:space="preserve"> Kesehatan </w:t>
      </w:r>
      <w:r w:rsidRPr="00D77FCF">
        <w:rPr>
          <w:rFonts w:ascii="Cambria" w:hAnsi="Cambria" w:cs="Arial"/>
          <w:sz w:val="20"/>
          <w:szCs w:val="20"/>
          <w:lang w:val="id-ID"/>
        </w:rPr>
        <w:t xml:space="preserve">Rawat Inap atas diri Peserta Pihak Pertama dan menerbitkan Surat Jaminan </w:t>
      </w:r>
      <w:proofErr w:type="spellStart"/>
      <w:r w:rsidR="000777F1">
        <w:rPr>
          <w:rFonts w:ascii="Cambria" w:hAnsi="Cambria" w:cs="Arial"/>
          <w:sz w:val="20"/>
          <w:szCs w:val="20"/>
        </w:rPr>
        <w:t>Layanan</w:t>
      </w:r>
      <w:proofErr w:type="spellEnd"/>
      <w:r w:rsidR="000777F1">
        <w:rPr>
          <w:rFonts w:ascii="Cambria" w:hAnsi="Cambria" w:cs="Arial"/>
          <w:sz w:val="20"/>
          <w:szCs w:val="20"/>
        </w:rPr>
        <w:t xml:space="preserve"> Kesehatan </w:t>
      </w:r>
      <w:r w:rsidRPr="00D77FCF">
        <w:rPr>
          <w:rFonts w:ascii="Cambria" w:hAnsi="Cambria" w:cs="Arial"/>
          <w:sz w:val="20"/>
          <w:szCs w:val="20"/>
          <w:lang w:val="id-ID"/>
        </w:rPr>
        <w:t>Rawat Inap.</w:t>
      </w:r>
    </w:p>
    <w:p w14:paraId="171F6B2C" w14:textId="77777777" w:rsidR="00525487" w:rsidRPr="00877177" w:rsidRDefault="002F11D3" w:rsidP="00525487">
      <w:pPr>
        <w:pStyle w:val="BodyTextIndent2"/>
        <w:numPr>
          <w:ilvl w:val="2"/>
          <w:numId w:val="31"/>
        </w:numPr>
        <w:spacing w:line="240" w:lineRule="auto"/>
        <w:ind w:left="1276"/>
        <w:jc w:val="both"/>
        <w:rPr>
          <w:rFonts w:ascii="Cambria" w:hAnsi="Cambria" w:cs="Arial"/>
          <w:sz w:val="20"/>
          <w:szCs w:val="20"/>
          <w:lang w:val="id-ID"/>
        </w:rPr>
      </w:pPr>
      <w:r w:rsidRPr="00877177">
        <w:rPr>
          <w:rFonts w:ascii="Cambria" w:hAnsi="Cambria" w:cs="Arial"/>
          <w:sz w:val="20"/>
          <w:szCs w:val="20"/>
          <w:lang w:val="id-ID"/>
        </w:rPr>
        <w:t xml:space="preserve">Pihak Pertama wajib memberitahukan Pihak Kedua apabila terdapat perubahan prosedur pemeriksaan kesehatan paling lambat 14 (empat belas) </w:t>
      </w:r>
      <w:r w:rsidRPr="00D77FCF">
        <w:rPr>
          <w:rFonts w:ascii="Cambria" w:hAnsi="Cambria" w:cs="Arial"/>
          <w:sz w:val="20"/>
          <w:szCs w:val="20"/>
          <w:lang w:val="id-ID"/>
        </w:rPr>
        <w:t>h</w:t>
      </w:r>
      <w:r w:rsidRPr="00877177">
        <w:rPr>
          <w:rFonts w:ascii="Cambria" w:hAnsi="Cambria" w:cs="Arial"/>
          <w:sz w:val="20"/>
          <w:szCs w:val="20"/>
          <w:lang w:val="id-ID"/>
        </w:rPr>
        <w:t xml:space="preserve">ari </w:t>
      </w:r>
      <w:r w:rsidRPr="00D77FCF">
        <w:rPr>
          <w:rFonts w:ascii="Cambria" w:hAnsi="Cambria" w:cs="Arial"/>
          <w:sz w:val="20"/>
          <w:szCs w:val="20"/>
          <w:lang w:val="id-ID"/>
        </w:rPr>
        <w:t>k</w:t>
      </w:r>
      <w:r w:rsidRPr="00877177">
        <w:rPr>
          <w:rFonts w:ascii="Cambria" w:hAnsi="Cambria" w:cs="Arial"/>
          <w:sz w:val="20"/>
          <w:szCs w:val="20"/>
          <w:lang w:val="id-ID"/>
        </w:rPr>
        <w:t>alender sebelum tanggal berlakunya perubahan prosedur pemeriksaan kesehatan dimaksud.</w:t>
      </w:r>
    </w:p>
    <w:p w14:paraId="2B5F2631" w14:textId="77777777" w:rsidR="00525487" w:rsidRPr="00877177" w:rsidRDefault="003038DD" w:rsidP="00525487">
      <w:pPr>
        <w:pStyle w:val="BodyTextIndent2"/>
        <w:numPr>
          <w:ilvl w:val="2"/>
          <w:numId w:val="31"/>
        </w:numPr>
        <w:spacing w:line="240" w:lineRule="auto"/>
        <w:ind w:left="1276"/>
        <w:jc w:val="both"/>
        <w:rPr>
          <w:rFonts w:ascii="Cambria" w:hAnsi="Cambria" w:cs="Arial"/>
          <w:sz w:val="20"/>
          <w:szCs w:val="20"/>
          <w:lang w:val="id-ID"/>
        </w:rPr>
      </w:pPr>
      <w:r w:rsidRPr="00D77FCF">
        <w:rPr>
          <w:rFonts w:ascii="Cambria" w:hAnsi="Cambria" w:cs="Arial"/>
          <w:sz w:val="20"/>
          <w:szCs w:val="20"/>
          <w:lang w:val="id-ID"/>
        </w:rPr>
        <w:t>P</w:t>
      </w:r>
      <w:r w:rsidR="00BC34E6" w:rsidRPr="00D77FCF">
        <w:rPr>
          <w:rFonts w:ascii="Cambria" w:hAnsi="Cambria" w:cs="Arial"/>
          <w:sz w:val="20"/>
          <w:szCs w:val="20"/>
          <w:lang w:val="id-ID"/>
        </w:rPr>
        <w:t xml:space="preserve">ihak Pertama </w:t>
      </w:r>
      <w:r w:rsidR="00CA3611" w:rsidRPr="00D77FCF">
        <w:rPr>
          <w:rFonts w:ascii="Cambria" w:hAnsi="Cambria" w:cs="Arial"/>
          <w:sz w:val="20"/>
          <w:szCs w:val="20"/>
          <w:lang w:val="id-ID"/>
        </w:rPr>
        <w:t>dapat</w:t>
      </w:r>
      <w:r w:rsidR="00BC34E6" w:rsidRPr="00D77FCF">
        <w:rPr>
          <w:rFonts w:ascii="Cambria" w:hAnsi="Cambria" w:cs="Arial"/>
          <w:sz w:val="20"/>
          <w:szCs w:val="20"/>
          <w:lang w:val="id-ID"/>
        </w:rPr>
        <w:t xml:space="preserve"> memberikan sosialisasi prosedur kepada Pihak Kedua</w:t>
      </w:r>
      <w:r w:rsidR="00CA3611" w:rsidRPr="00D77FCF">
        <w:rPr>
          <w:rFonts w:ascii="Cambria" w:hAnsi="Cambria" w:cs="Arial"/>
          <w:sz w:val="20"/>
          <w:szCs w:val="20"/>
          <w:lang w:val="id-ID"/>
        </w:rPr>
        <w:t xml:space="preserve"> atas permintaan Pihak Kedua</w:t>
      </w:r>
      <w:r w:rsidR="00BC34E6" w:rsidRPr="00D77FCF">
        <w:rPr>
          <w:rFonts w:ascii="Cambria" w:hAnsi="Cambria" w:cs="Arial"/>
          <w:sz w:val="20"/>
          <w:szCs w:val="20"/>
          <w:lang w:val="id-ID"/>
        </w:rPr>
        <w:t>.</w:t>
      </w:r>
    </w:p>
    <w:p w14:paraId="7C48E9E8" w14:textId="541005D5" w:rsidR="002E466D" w:rsidRPr="00457465" w:rsidRDefault="002F11D3" w:rsidP="000A5663">
      <w:pPr>
        <w:pStyle w:val="BodyTextIndent2"/>
        <w:numPr>
          <w:ilvl w:val="2"/>
          <w:numId w:val="31"/>
        </w:numPr>
        <w:spacing w:line="240" w:lineRule="auto"/>
        <w:ind w:left="1276"/>
        <w:jc w:val="both"/>
        <w:rPr>
          <w:rFonts w:ascii="Cambria" w:hAnsi="Cambria" w:cs="Arial"/>
          <w:sz w:val="20"/>
          <w:szCs w:val="20"/>
          <w:lang w:val="id-ID"/>
        </w:rPr>
      </w:pPr>
      <w:r w:rsidRPr="00D77FCF">
        <w:rPr>
          <w:rFonts w:ascii="Cambria" w:hAnsi="Cambria" w:cs="Arial"/>
          <w:sz w:val="20"/>
          <w:szCs w:val="20"/>
          <w:lang w:val="id-ID"/>
        </w:rPr>
        <w:t>Pihak Pertama tidak bertanggungjawab atas kerugian yang diderita atau diajukan oleh Peserta atau walinya yang timbul akibat kelalaian, malprakt</w:t>
      </w:r>
      <w:r w:rsidR="006C2C15" w:rsidRPr="00D77FCF">
        <w:rPr>
          <w:rFonts w:ascii="Cambria" w:hAnsi="Cambria" w:cs="Arial"/>
          <w:sz w:val="20"/>
          <w:szCs w:val="20"/>
          <w:lang w:val="id-ID"/>
        </w:rPr>
        <w:t>i</w:t>
      </w:r>
      <w:r w:rsidRPr="00D77FCF">
        <w:rPr>
          <w:rFonts w:ascii="Cambria" w:hAnsi="Cambria" w:cs="Arial"/>
          <w:sz w:val="20"/>
          <w:szCs w:val="20"/>
          <w:lang w:val="id-ID"/>
        </w:rPr>
        <w:t xml:space="preserve">k, atau sebab lainnya terhadap </w:t>
      </w:r>
      <w:r w:rsidR="002E7668">
        <w:rPr>
          <w:rFonts w:ascii="Cambria" w:hAnsi="Cambria" w:cs="Arial"/>
          <w:sz w:val="20"/>
          <w:szCs w:val="20"/>
        </w:rPr>
        <w:t>Pe</w:t>
      </w:r>
      <w:r w:rsidRPr="00D77FCF">
        <w:rPr>
          <w:rFonts w:ascii="Cambria" w:hAnsi="Cambria" w:cs="Arial"/>
          <w:sz w:val="20"/>
          <w:szCs w:val="20"/>
          <w:lang w:val="id-ID"/>
        </w:rPr>
        <w:t xml:space="preserve">layanan </w:t>
      </w:r>
      <w:r w:rsidR="002E7668">
        <w:rPr>
          <w:rFonts w:ascii="Cambria" w:hAnsi="Cambria" w:cs="Arial"/>
          <w:sz w:val="20"/>
          <w:szCs w:val="20"/>
        </w:rPr>
        <w:t>K</w:t>
      </w:r>
      <w:r w:rsidRPr="00D77FCF">
        <w:rPr>
          <w:rFonts w:ascii="Cambria" w:hAnsi="Cambria" w:cs="Arial"/>
          <w:sz w:val="20"/>
          <w:szCs w:val="20"/>
          <w:lang w:val="id-ID"/>
        </w:rPr>
        <w:t>esehatan yang diberikan oleh Pihak Kedua kepada Peserta.</w:t>
      </w:r>
    </w:p>
    <w:p w14:paraId="14426DC2" w14:textId="77777777" w:rsidR="002F11D3" w:rsidRPr="00877177" w:rsidRDefault="002F11D3" w:rsidP="00525487">
      <w:pPr>
        <w:pStyle w:val="BodyTextIndent2"/>
        <w:numPr>
          <w:ilvl w:val="1"/>
          <w:numId w:val="31"/>
        </w:numPr>
        <w:spacing w:line="240" w:lineRule="auto"/>
        <w:ind w:left="567" w:hanging="567"/>
        <w:jc w:val="both"/>
        <w:rPr>
          <w:rFonts w:ascii="Cambria" w:hAnsi="Cambria" w:cs="Arial"/>
          <w:sz w:val="20"/>
          <w:szCs w:val="20"/>
        </w:rPr>
      </w:pPr>
      <w:r w:rsidRPr="00877177">
        <w:rPr>
          <w:rFonts w:ascii="Cambria" w:hAnsi="Cambria" w:cs="Arial"/>
          <w:b/>
          <w:sz w:val="20"/>
          <w:szCs w:val="20"/>
        </w:rPr>
        <w:t xml:space="preserve">Hak dan </w:t>
      </w:r>
      <w:proofErr w:type="spellStart"/>
      <w:r w:rsidRPr="00877177">
        <w:rPr>
          <w:rFonts w:ascii="Cambria" w:hAnsi="Cambria" w:cs="Arial"/>
          <w:b/>
          <w:sz w:val="20"/>
          <w:szCs w:val="20"/>
        </w:rPr>
        <w:t>Kewajiban</w:t>
      </w:r>
      <w:proofErr w:type="spellEnd"/>
      <w:r w:rsidRPr="00877177">
        <w:rPr>
          <w:rFonts w:ascii="Cambria" w:hAnsi="Cambria" w:cs="Arial"/>
          <w:b/>
          <w:sz w:val="20"/>
          <w:szCs w:val="20"/>
        </w:rPr>
        <w:t xml:space="preserve"> </w:t>
      </w:r>
      <w:proofErr w:type="spellStart"/>
      <w:r w:rsidRPr="00877177">
        <w:rPr>
          <w:rFonts w:ascii="Cambria" w:hAnsi="Cambria" w:cs="Arial"/>
          <w:b/>
          <w:sz w:val="20"/>
          <w:szCs w:val="20"/>
        </w:rPr>
        <w:t>Pihak</w:t>
      </w:r>
      <w:proofErr w:type="spellEnd"/>
      <w:r w:rsidRPr="00877177">
        <w:rPr>
          <w:rFonts w:ascii="Cambria" w:hAnsi="Cambria" w:cs="Arial"/>
          <w:b/>
          <w:sz w:val="20"/>
          <w:szCs w:val="20"/>
        </w:rPr>
        <w:t xml:space="preserve"> </w:t>
      </w:r>
      <w:proofErr w:type="spellStart"/>
      <w:r w:rsidRPr="00877177">
        <w:rPr>
          <w:rFonts w:ascii="Cambria" w:hAnsi="Cambria" w:cs="Arial"/>
          <w:b/>
          <w:sz w:val="20"/>
          <w:szCs w:val="20"/>
        </w:rPr>
        <w:t>Kedua</w:t>
      </w:r>
      <w:proofErr w:type="spellEnd"/>
    </w:p>
    <w:p w14:paraId="53796459" w14:textId="05BCABF3" w:rsidR="00C747B9" w:rsidRPr="00877177" w:rsidRDefault="002F11D3" w:rsidP="00525487">
      <w:pPr>
        <w:numPr>
          <w:ilvl w:val="2"/>
          <w:numId w:val="31"/>
        </w:numPr>
        <w:spacing w:after="120"/>
        <w:ind w:left="1276"/>
        <w:jc w:val="both"/>
        <w:rPr>
          <w:rFonts w:ascii="Cambria" w:hAnsi="Cambria" w:cs="Arial"/>
          <w:sz w:val="20"/>
          <w:szCs w:val="20"/>
          <w:lang w:val="id-ID"/>
        </w:rPr>
      </w:pPr>
      <w:proofErr w:type="spellStart"/>
      <w:r w:rsidRPr="00877177">
        <w:rPr>
          <w:rFonts w:ascii="Cambria" w:hAnsi="Cambria"/>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Kedua</w:t>
      </w:r>
      <w:proofErr w:type="spellEnd"/>
      <w:r w:rsidRPr="00877177">
        <w:rPr>
          <w:rFonts w:ascii="Cambria" w:hAnsi="Cambria"/>
          <w:sz w:val="20"/>
          <w:szCs w:val="20"/>
        </w:rPr>
        <w:t xml:space="preserve"> </w:t>
      </w:r>
      <w:proofErr w:type="spellStart"/>
      <w:r w:rsidRPr="00877177">
        <w:rPr>
          <w:rFonts w:ascii="Cambria" w:hAnsi="Cambria"/>
          <w:sz w:val="20"/>
          <w:szCs w:val="20"/>
        </w:rPr>
        <w:t>berhak</w:t>
      </w:r>
      <w:proofErr w:type="spellEnd"/>
      <w:r w:rsidRPr="00877177">
        <w:rPr>
          <w:rFonts w:ascii="Cambria" w:hAnsi="Cambria"/>
          <w:sz w:val="20"/>
          <w:szCs w:val="20"/>
        </w:rPr>
        <w:t xml:space="preserve"> </w:t>
      </w:r>
      <w:proofErr w:type="spellStart"/>
      <w:r w:rsidRPr="00877177">
        <w:rPr>
          <w:rFonts w:ascii="Cambria" w:hAnsi="Cambria"/>
          <w:sz w:val="20"/>
          <w:szCs w:val="20"/>
        </w:rPr>
        <w:t>atas</w:t>
      </w:r>
      <w:proofErr w:type="spellEnd"/>
      <w:r w:rsidRPr="00877177">
        <w:rPr>
          <w:rFonts w:ascii="Cambria" w:hAnsi="Cambria"/>
          <w:sz w:val="20"/>
          <w:szCs w:val="20"/>
        </w:rPr>
        <w:t xml:space="preserve"> </w:t>
      </w:r>
      <w:proofErr w:type="spellStart"/>
      <w:r w:rsidRPr="00877177">
        <w:rPr>
          <w:rFonts w:ascii="Cambria" w:hAnsi="Cambria"/>
          <w:sz w:val="20"/>
          <w:szCs w:val="20"/>
        </w:rPr>
        <w:t>pembayaran</w:t>
      </w:r>
      <w:proofErr w:type="spellEnd"/>
      <w:r w:rsidRPr="00877177">
        <w:rPr>
          <w:rFonts w:ascii="Cambria" w:hAnsi="Cambria"/>
          <w:sz w:val="20"/>
          <w:szCs w:val="20"/>
        </w:rPr>
        <w:t xml:space="preserve"> </w:t>
      </w:r>
      <w:proofErr w:type="spellStart"/>
      <w:r w:rsidRPr="00877177">
        <w:rPr>
          <w:rFonts w:ascii="Cambria" w:hAnsi="Cambria"/>
          <w:sz w:val="20"/>
          <w:szCs w:val="20"/>
        </w:rPr>
        <w:t>seluruh</w:t>
      </w:r>
      <w:proofErr w:type="spellEnd"/>
      <w:r w:rsidRPr="00877177">
        <w:rPr>
          <w:rFonts w:ascii="Cambria" w:hAnsi="Cambria"/>
          <w:sz w:val="20"/>
          <w:szCs w:val="20"/>
        </w:rPr>
        <w:t xml:space="preserve"> </w:t>
      </w:r>
      <w:proofErr w:type="spellStart"/>
      <w:r w:rsidRPr="00877177">
        <w:rPr>
          <w:rFonts w:ascii="Cambria" w:hAnsi="Cambria"/>
          <w:sz w:val="20"/>
          <w:szCs w:val="20"/>
        </w:rPr>
        <w:t>tagihan</w:t>
      </w:r>
      <w:proofErr w:type="spellEnd"/>
      <w:r w:rsidRPr="00877177">
        <w:rPr>
          <w:rFonts w:ascii="Cambria" w:hAnsi="Cambria"/>
          <w:sz w:val="20"/>
          <w:szCs w:val="20"/>
        </w:rPr>
        <w:t xml:space="preserve"> </w:t>
      </w:r>
      <w:proofErr w:type="spellStart"/>
      <w:r w:rsidR="002E7668">
        <w:rPr>
          <w:rFonts w:ascii="Cambria" w:hAnsi="Cambria"/>
          <w:sz w:val="20"/>
          <w:szCs w:val="20"/>
        </w:rPr>
        <w:t>Pe</w:t>
      </w:r>
      <w:r w:rsidRPr="00877177">
        <w:rPr>
          <w:rFonts w:ascii="Cambria" w:hAnsi="Cambria"/>
          <w:sz w:val="20"/>
          <w:szCs w:val="20"/>
        </w:rPr>
        <w:t>layanan</w:t>
      </w:r>
      <w:proofErr w:type="spellEnd"/>
      <w:r w:rsidRPr="00877177">
        <w:rPr>
          <w:rFonts w:ascii="Cambria" w:hAnsi="Cambria"/>
          <w:sz w:val="20"/>
          <w:szCs w:val="20"/>
        </w:rPr>
        <w:t xml:space="preserve"> </w:t>
      </w:r>
      <w:r w:rsidR="002E7668">
        <w:rPr>
          <w:rFonts w:ascii="Cambria" w:hAnsi="Cambria"/>
          <w:sz w:val="20"/>
          <w:szCs w:val="20"/>
        </w:rPr>
        <w:t>K</w:t>
      </w:r>
      <w:r w:rsidRPr="00877177">
        <w:rPr>
          <w:rFonts w:ascii="Cambria" w:hAnsi="Cambria"/>
          <w:sz w:val="20"/>
          <w:szCs w:val="20"/>
        </w:rPr>
        <w:t xml:space="preserve">esehatan yang </w:t>
      </w:r>
      <w:proofErr w:type="spellStart"/>
      <w:r w:rsidRPr="00877177">
        <w:rPr>
          <w:rFonts w:ascii="Cambria" w:hAnsi="Cambria"/>
          <w:sz w:val="20"/>
          <w:szCs w:val="20"/>
        </w:rPr>
        <w:t>telah</w:t>
      </w:r>
      <w:proofErr w:type="spellEnd"/>
      <w:r w:rsidRPr="00877177">
        <w:rPr>
          <w:rFonts w:ascii="Cambria" w:hAnsi="Cambria"/>
          <w:sz w:val="20"/>
          <w:szCs w:val="20"/>
        </w:rPr>
        <w:t xml:space="preserve"> </w:t>
      </w:r>
      <w:proofErr w:type="spellStart"/>
      <w:r w:rsidRPr="00877177">
        <w:rPr>
          <w:rFonts w:ascii="Cambria" w:hAnsi="Cambria"/>
          <w:sz w:val="20"/>
          <w:szCs w:val="20"/>
        </w:rPr>
        <w:t>diberikan</w:t>
      </w:r>
      <w:proofErr w:type="spellEnd"/>
      <w:r w:rsidRPr="00877177">
        <w:rPr>
          <w:rFonts w:ascii="Cambria" w:hAnsi="Cambria"/>
          <w:sz w:val="20"/>
          <w:szCs w:val="20"/>
        </w:rPr>
        <w:t xml:space="preserve"> oleh </w:t>
      </w:r>
      <w:proofErr w:type="spellStart"/>
      <w:r w:rsidRPr="00877177">
        <w:rPr>
          <w:rFonts w:ascii="Cambria" w:hAnsi="Cambria"/>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Kedua</w:t>
      </w:r>
      <w:proofErr w:type="spellEnd"/>
      <w:r w:rsidRPr="00877177">
        <w:rPr>
          <w:rFonts w:ascii="Cambria" w:hAnsi="Cambria"/>
          <w:sz w:val="20"/>
          <w:szCs w:val="20"/>
        </w:rPr>
        <w:t xml:space="preserve"> </w:t>
      </w:r>
      <w:proofErr w:type="spellStart"/>
      <w:r w:rsidRPr="00877177">
        <w:rPr>
          <w:rFonts w:ascii="Cambria" w:hAnsi="Cambria"/>
          <w:sz w:val="20"/>
          <w:szCs w:val="20"/>
        </w:rPr>
        <w:t>kepada</w:t>
      </w:r>
      <w:proofErr w:type="spellEnd"/>
      <w:r w:rsidRPr="00877177">
        <w:rPr>
          <w:rFonts w:ascii="Cambria" w:hAnsi="Cambria"/>
          <w:sz w:val="20"/>
          <w:szCs w:val="20"/>
        </w:rPr>
        <w:t xml:space="preserve"> </w:t>
      </w:r>
      <w:proofErr w:type="spellStart"/>
      <w:r w:rsidRPr="00877177">
        <w:rPr>
          <w:rFonts w:ascii="Cambria" w:hAnsi="Cambria"/>
          <w:sz w:val="20"/>
          <w:szCs w:val="20"/>
        </w:rPr>
        <w:t>Peserta</w:t>
      </w:r>
      <w:proofErr w:type="spellEnd"/>
      <w:r w:rsidRPr="00877177">
        <w:rPr>
          <w:rFonts w:ascii="Cambria" w:hAnsi="Cambria"/>
          <w:sz w:val="20"/>
          <w:szCs w:val="20"/>
        </w:rPr>
        <w:t xml:space="preserve"> </w:t>
      </w:r>
      <w:proofErr w:type="spellStart"/>
      <w:r w:rsidRPr="00877177">
        <w:rPr>
          <w:rFonts w:ascii="Cambria" w:hAnsi="Cambria"/>
          <w:sz w:val="20"/>
          <w:szCs w:val="20"/>
        </w:rPr>
        <w:t>sesuai</w:t>
      </w:r>
      <w:proofErr w:type="spellEnd"/>
      <w:r w:rsidRPr="00877177">
        <w:rPr>
          <w:rFonts w:ascii="Cambria" w:hAnsi="Cambria"/>
          <w:sz w:val="20"/>
          <w:szCs w:val="20"/>
        </w:rPr>
        <w:t xml:space="preserve"> </w:t>
      </w:r>
      <w:proofErr w:type="spellStart"/>
      <w:r w:rsidRPr="00877177">
        <w:rPr>
          <w:rFonts w:ascii="Cambria" w:hAnsi="Cambria"/>
          <w:sz w:val="20"/>
          <w:szCs w:val="20"/>
        </w:rPr>
        <w:t>dengan</w:t>
      </w:r>
      <w:proofErr w:type="spellEnd"/>
      <w:r w:rsidRPr="00877177">
        <w:rPr>
          <w:rFonts w:ascii="Cambria" w:hAnsi="Cambria"/>
          <w:sz w:val="20"/>
          <w:szCs w:val="20"/>
        </w:rPr>
        <w:t xml:space="preserve"> </w:t>
      </w:r>
      <w:proofErr w:type="spellStart"/>
      <w:r w:rsidRPr="00877177">
        <w:rPr>
          <w:rFonts w:ascii="Cambria" w:hAnsi="Cambria"/>
          <w:sz w:val="20"/>
          <w:szCs w:val="20"/>
        </w:rPr>
        <w:t>ketentuan-ketentuan</w:t>
      </w:r>
      <w:proofErr w:type="spellEnd"/>
      <w:r w:rsidRPr="00877177">
        <w:rPr>
          <w:rFonts w:ascii="Cambria" w:hAnsi="Cambria"/>
          <w:sz w:val="20"/>
          <w:szCs w:val="20"/>
        </w:rPr>
        <w:t xml:space="preserve"> dan </w:t>
      </w:r>
      <w:proofErr w:type="spellStart"/>
      <w:r w:rsidRPr="00877177">
        <w:rPr>
          <w:rFonts w:ascii="Cambria" w:hAnsi="Cambria"/>
          <w:sz w:val="20"/>
          <w:szCs w:val="20"/>
        </w:rPr>
        <w:t>syarat-syarat</w:t>
      </w:r>
      <w:proofErr w:type="spellEnd"/>
      <w:r w:rsidRPr="00877177">
        <w:rPr>
          <w:rFonts w:ascii="Cambria" w:hAnsi="Cambria"/>
          <w:sz w:val="20"/>
          <w:szCs w:val="20"/>
        </w:rPr>
        <w:t xml:space="preserve"> </w:t>
      </w:r>
      <w:proofErr w:type="spellStart"/>
      <w:r w:rsidRPr="00877177">
        <w:rPr>
          <w:rFonts w:ascii="Cambria" w:hAnsi="Cambria"/>
          <w:sz w:val="20"/>
          <w:szCs w:val="20"/>
        </w:rPr>
        <w:t>dalam</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ini</w:t>
      </w:r>
      <w:proofErr w:type="spellEnd"/>
      <w:r w:rsidRPr="00877177">
        <w:rPr>
          <w:rFonts w:ascii="Cambria" w:hAnsi="Cambria"/>
          <w:sz w:val="20"/>
          <w:szCs w:val="20"/>
        </w:rPr>
        <w:t>.</w:t>
      </w:r>
    </w:p>
    <w:p w14:paraId="730B7F00" w14:textId="77777777" w:rsidR="002F11D3" w:rsidRPr="00877177" w:rsidRDefault="002F11D3" w:rsidP="00525487">
      <w:pPr>
        <w:numPr>
          <w:ilvl w:val="2"/>
          <w:numId w:val="31"/>
        </w:numPr>
        <w:ind w:left="1260"/>
        <w:jc w:val="both"/>
        <w:rPr>
          <w:rFonts w:ascii="Cambria" w:hAnsi="Cambria" w:cs="Arial"/>
          <w:sz w:val="20"/>
          <w:szCs w:val="20"/>
          <w:lang w:val="id-ID"/>
        </w:rPr>
      </w:pPr>
      <w:r w:rsidRPr="00877177">
        <w:rPr>
          <w:rFonts w:ascii="Cambria" w:hAnsi="Cambria"/>
          <w:sz w:val="20"/>
          <w:szCs w:val="20"/>
          <w:lang w:val="id-ID"/>
        </w:rPr>
        <w:t>Pihak Kedua berhak menolak penggunaan Kartu Peserta dan/atau Surat Jaminan</w:t>
      </w:r>
      <w:r w:rsidRPr="00877177">
        <w:rPr>
          <w:rFonts w:ascii="Cambria" w:hAnsi="Cambria"/>
          <w:b/>
          <w:sz w:val="20"/>
          <w:szCs w:val="20"/>
          <w:lang w:val="id-ID"/>
        </w:rPr>
        <w:t xml:space="preserve"> </w:t>
      </w:r>
      <w:r w:rsidRPr="00877177">
        <w:rPr>
          <w:rFonts w:ascii="Cambria" w:hAnsi="Cambria"/>
          <w:sz w:val="20"/>
          <w:szCs w:val="20"/>
          <w:lang w:val="id-ID"/>
        </w:rPr>
        <w:t>pada keadaan-keadaan di bawah ini:</w:t>
      </w:r>
    </w:p>
    <w:p w14:paraId="1B140695" w14:textId="77777777" w:rsidR="00C747B9" w:rsidRPr="00877177" w:rsidRDefault="002F11D3" w:rsidP="00525487">
      <w:pPr>
        <w:pStyle w:val="BodyTextIndent2"/>
        <w:numPr>
          <w:ilvl w:val="3"/>
          <w:numId w:val="31"/>
        </w:numPr>
        <w:spacing w:after="0" w:line="240" w:lineRule="auto"/>
        <w:ind w:left="1980"/>
        <w:jc w:val="both"/>
        <w:rPr>
          <w:rFonts w:ascii="Cambria" w:hAnsi="Cambria" w:cs="Arial"/>
          <w:sz w:val="20"/>
          <w:szCs w:val="20"/>
          <w:lang w:val="id-ID"/>
        </w:rPr>
      </w:pPr>
      <w:r w:rsidRPr="00877177">
        <w:rPr>
          <w:rFonts w:ascii="Cambria" w:hAnsi="Cambria" w:cs="Arial"/>
          <w:sz w:val="20"/>
          <w:szCs w:val="20"/>
          <w:lang w:val="id-ID"/>
        </w:rPr>
        <w:t>Tanda tangan  yang berwenang  dari Pihak Pertama pada</w:t>
      </w:r>
      <w:r w:rsidRPr="00877177">
        <w:rPr>
          <w:rFonts w:ascii="Cambria" w:hAnsi="Cambria" w:cs="Arial"/>
          <w:b/>
          <w:sz w:val="20"/>
          <w:szCs w:val="20"/>
          <w:lang w:val="id-ID"/>
        </w:rPr>
        <w:t xml:space="preserve"> </w:t>
      </w:r>
      <w:r w:rsidRPr="00877177">
        <w:rPr>
          <w:rFonts w:ascii="Cambria" w:hAnsi="Cambria" w:cs="Arial"/>
          <w:sz w:val="20"/>
          <w:szCs w:val="20"/>
          <w:lang w:val="id-ID"/>
        </w:rPr>
        <w:t>Surat Jaminan tidak sesuai dengan tanda tangan yang diberikan kepada Pihak Kedua atau Surat Jaminan yang tidak ditandatangani oleh pejabat Pihak Pertama yang berwenang</w:t>
      </w:r>
      <w:r w:rsidRPr="00D77FCF">
        <w:rPr>
          <w:rFonts w:ascii="Cambria" w:hAnsi="Cambria" w:cs="Arial"/>
          <w:sz w:val="20"/>
          <w:szCs w:val="20"/>
          <w:lang w:val="id-ID"/>
        </w:rPr>
        <w:t>;</w:t>
      </w:r>
    </w:p>
    <w:p w14:paraId="6A4D450A" w14:textId="2959CB23" w:rsidR="00C747B9" w:rsidRPr="00877177" w:rsidRDefault="002F11D3" w:rsidP="00525487">
      <w:pPr>
        <w:pStyle w:val="BodyTextIndent2"/>
        <w:numPr>
          <w:ilvl w:val="3"/>
          <w:numId w:val="31"/>
        </w:numPr>
        <w:spacing w:after="0" w:line="240" w:lineRule="auto"/>
        <w:ind w:left="1980"/>
        <w:jc w:val="both"/>
        <w:rPr>
          <w:rFonts w:ascii="Cambria" w:hAnsi="Cambria" w:cs="Arial"/>
          <w:sz w:val="20"/>
          <w:szCs w:val="20"/>
          <w:lang w:val="id-ID"/>
        </w:rPr>
      </w:pPr>
      <w:r w:rsidRPr="00877177">
        <w:rPr>
          <w:rFonts w:ascii="Cambria" w:hAnsi="Cambria" w:cs="Arial"/>
          <w:sz w:val="20"/>
          <w:szCs w:val="20"/>
          <w:lang w:val="id-ID"/>
        </w:rPr>
        <w:t>Kartu Peserta</w:t>
      </w:r>
      <w:r w:rsidRPr="00877177">
        <w:rPr>
          <w:rFonts w:ascii="Cambria" w:hAnsi="Cambria" w:cs="Arial"/>
          <w:b/>
          <w:sz w:val="20"/>
          <w:szCs w:val="20"/>
          <w:lang w:val="id-ID"/>
        </w:rPr>
        <w:t xml:space="preserve"> </w:t>
      </w:r>
      <w:r w:rsidRPr="00877177">
        <w:rPr>
          <w:rFonts w:ascii="Cambria" w:hAnsi="Cambria" w:cs="Arial"/>
          <w:sz w:val="20"/>
          <w:szCs w:val="20"/>
          <w:lang w:val="id-ID"/>
        </w:rPr>
        <w:t>sudah tidak berlaku lagi</w:t>
      </w:r>
      <w:r w:rsidRPr="00877177">
        <w:rPr>
          <w:rFonts w:ascii="Cambria" w:hAnsi="Cambria" w:cs="Arial"/>
          <w:b/>
          <w:sz w:val="20"/>
          <w:szCs w:val="20"/>
        </w:rPr>
        <w:t>;</w:t>
      </w:r>
    </w:p>
    <w:p w14:paraId="315E7257" w14:textId="77777777" w:rsidR="00C747B9" w:rsidRPr="00877177" w:rsidRDefault="002F11D3" w:rsidP="00525487">
      <w:pPr>
        <w:pStyle w:val="BodyTextIndent2"/>
        <w:numPr>
          <w:ilvl w:val="3"/>
          <w:numId w:val="31"/>
        </w:numPr>
        <w:spacing w:after="0" w:line="240" w:lineRule="auto"/>
        <w:ind w:left="1980"/>
        <w:jc w:val="both"/>
        <w:rPr>
          <w:rFonts w:ascii="Cambria" w:hAnsi="Cambria" w:cs="Arial"/>
          <w:sz w:val="20"/>
          <w:szCs w:val="20"/>
          <w:lang w:val="id-ID"/>
        </w:rPr>
      </w:pPr>
      <w:r w:rsidRPr="00877177">
        <w:rPr>
          <w:rFonts w:ascii="Cambria" w:hAnsi="Cambria" w:cs="Arial"/>
          <w:sz w:val="20"/>
          <w:szCs w:val="20"/>
          <w:lang w:val="id-ID"/>
        </w:rPr>
        <w:t>Pihak Kedua meragukan keabsahan Kartu Peserta</w:t>
      </w:r>
      <w:r w:rsidR="00CA3611" w:rsidRPr="00D77FCF">
        <w:rPr>
          <w:rFonts w:ascii="Cambria" w:hAnsi="Cambria" w:cs="Arial"/>
          <w:sz w:val="20"/>
          <w:szCs w:val="20"/>
          <w:lang w:val="id-ID"/>
        </w:rPr>
        <w:t xml:space="preserve"> dan telah mendapatkan konfirmasi tertulis dari Pihak Pertama</w:t>
      </w:r>
      <w:r w:rsidRPr="00D77FCF">
        <w:rPr>
          <w:rFonts w:ascii="Cambria" w:hAnsi="Cambria" w:cs="Arial"/>
          <w:sz w:val="20"/>
          <w:szCs w:val="20"/>
          <w:lang w:val="id-ID"/>
        </w:rPr>
        <w:t>;</w:t>
      </w:r>
    </w:p>
    <w:p w14:paraId="0F55480E" w14:textId="77777777" w:rsidR="00C747B9" w:rsidRPr="00877177" w:rsidRDefault="002F11D3" w:rsidP="00525487">
      <w:pPr>
        <w:pStyle w:val="BodyTextIndent2"/>
        <w:numPr>
          <w:ilvl w:val="3"/>
          <w:numId w:val="31"/>
        </w:numPr>
        <w:spacing w:after="0" w:line="240" w:lineRule="auto"/>
        <w:ind w:left="1980"/>
        <w:jc w:val="both"/>
        <w:rPr>
          <w:rFonts w:ascii="Cambria" w:hAnsi="Cambria" w:cs="Arial"/>
          <w:sz w:val="20"/>
          <w:szCs w:val="20"/>
          <w:lang w:val="id-ID"/>
        </w:rPr>
      </w:pPr>
      <w:r w:rsidRPr="00877177">
        <w:rPr>
          <w:rFonts w:ascii="Cambria" w:hAnsi="Cambria" w:cs="Arial"/>
          <w:sz w:val="20"/>
          <w:szCs w:val="20"/>
          <w:lang w:val="id-ID"/>
        </w:rPr>
        <w:t>Pihak Kedua telah diberitahukan bahwa Peserta mengundurkan diri, dipecat atau tidak menjadi tanggung jawab Pihak Pertama lagi</w:t>
      </w:r>
      <w:r w:rsidRPr="00D77FCF">
        <w:rPr>
          <w:rFonts w:ascii="Cambria" w:hAnsi="Cambria" w:cs="Arial"/>
          <w:sz w:val="20"/>
          <w:szCs w:val="20"/>
          <w:lang w:val="id-ID"/>
        </w:rPr>
        <w:t>;</w:t>
      </w:r>
    </w:p>
    <w:p w14:paraId="55B9E965" w14:textId="77777777" w:rsidR="002F11D3" w:rsidRPr="00877177" w:rsidRDefault="002F11D3" w:rsidP="00525487">
      <w:pPr>
        <w:pStyle w:val="BodyTextIndent2"/>
        <w:numPr>
          <w:ilvl w:val="3"/>
          <w:numId w:val="31"/>
        </w:numPr>
        <w:spacing w:line="240" w:lineRule="auto"/>
        <w:ind w:left="1980"/>
        <w:jc w:val="both"/>
        <w:rPr>
          <w:rFonts w:ascii="Cambria" w:hAnsi="Cambria" w:cs="Arial"/>
          <w:sz w:val="20"/>
          <w:szCs w:val="20"/>
          <w:lang w:val="id-ID"/>
        </w:rPr>
      </w:pPr>
      <w:r w:rsidRPr="00877177">
        <w:rPr>
          <w:rFonts w:ascii="Cambria" w:hAnsi="Cambria" w:cs="Arial"/>
          <w:sz w:val="20"/>
          <w:szCs w:val="20"/>
          <w:lang w:val="id-ID"/>
        </w:rPr>
        <w:lastRenderedPageBreak/>
        <w:t>Pihak Pertama belum melakukan kewajibannya sesuai Perjanjian ini.</w:t>
      </w:r>
    </w:p>
    <w:p w14:paraId="583BBD41" w14:textId="74D2C57E" w:rsidR="00A900AA" w:rsidRPr="00877177" w:rsidRDefault="00A900AA" w:rsidP="00525487">
      <w:pPr>
        <w:pStyle w:val="BodyTextIndent2"/>
        <w:numPr>
          <w:ilvl w:val="2"/>
          <w:numId w:val="31"/>
        </w:numPr>
        <w:spacing w:line="240" w:lineRule="auto"/>
        <w:ind w:left="1260"/>
        <w:jc w:val="both"/>
        <w:rPr>
          <w:rFonts w:ascii="Cambria" w:hAnsi="Cambria" w:cs="Arial"/>
          <w:sz w:val="20"/>
          <w:szCs w:val="20"/>
          <w:lang w:val="id-ID"/>
        </w:rPr>
      </w:pPr>
      <w:r w:rsidRPr="00D77FCF">
        <w:rPr>
          <w:rFonts w:ascii="Cambria" w:hAnsi="Cambria" w:cs="Arial"/>
          <w:sz w:val="20"/>
          <w:szCs w:val="20"/>
          <w:lang w:val="id-ID"/>
        </w:rPr>
        <w:t xml:space="preserve">Pihak Kedua berhak meminta konfirmasi Pihak Pertama perihal pemberian </w:t>
      </w:r>
      <w:r w:rsidR="000C6D84">
        <w:rPr>
          <w:rFonts w:ascii="Cambria" w:hAnsi="Cambria" w:cs="Arial"/>
          <w:sz w:val="20"/>
          <w:szCs w:val="20"/>
        </w:rPr>
        <w:t>L</w:t>
      </w:r>
      <w:r w:rsidRPr="00D77FCF">
        <w:rPr>
          <w:rFonts w:ascii="Cambria" w:hAnsi="Cambria" w:cs="Arial"/>
          <w:sz w:val="20"/>
          <w:szCs w:val="20"/>
          <w:lang w:val="id-ID"/>
        </w:rPr>
        <w:t xml:space="preserve">ayanan </w:t>
      </w:r>
      <w:r w:rsidR="000C6D84">
        <w:rPr>
          <w:rFonts w:ascii="Cambria" w:hAnsi="Cambria" w:cs="Arial"/>
          <w:sz w:val="20"/>
          <w:szCs w:val="20"/>
        </w:rPr>
        <w:t xml:space="preserve">Kesehatan </w:t>
      </w:r>
      <w:r w:rsidRPr="00D77FCF">
        <w:rPr>
          <w:rFonts w:ascii="Cambria" w:hAnsi="Cambria" w:cs="Arial"/>
          <w:sz w:val="20"/>
          <w:szCs w:val="20"/>
          <w:lang w:val="id-ID"/>
        </w:rPr>
        <w:t xml:space="preserve">Rawat Inap dan mendapatkan Surat Jaminan </w:t>
      </w:r>
      <w:proofErr w:type="spellStart"/>
      <w:r w:rsidR="000C6D84">
        <w:rPr>
          <w:rFonts w:ascii="Cambria" w:hAnsi="Cambria" w:cs="Arial"/>
          <w:sz w:val="20"/>
          <w:szCs w:val="20"/>
        </w:rPr>
        <w:t>Layanan</w:t>
      </w:r>
      <w:proofErr w:type="spellEnd"/>
      <w:r w:rsidR="000C6D84">
        <w:rPr>
          <w:rFonts w:ascii="Cambria" w:hAnsi="Cambria" w:cs="Arial"/>
          <w:sz w:val="20"/>
          <w:szCs w:val="20"/>
        </w:rPr>
        <w:t xml:space="preserve"> Kesehatan </w:t>
      </w:r>
      <w:r w:rsidRPr="00D77FCF">
        <w:rPr>
          <w:rFonts w:ascii="Cambria" w:hAnsi="Cambria" w:cs="Arial"/>
          <w:sz w:val="20"/>
          <w:szCs w:val="20"/>
          <w:lang w:val="id-ID"/>
        </w:rPr>
        <w:t>Rawat Inap atas diri Peserta Pihak Pertama.</w:t>
      </w:r>
    </w:p>
    <w:p w14:paraId="06D8403B" w14:textId="77777777" w:rsidR="00C747B9" w:rsidRPr="00877177" w:rsidRDefault="002F11D3" w:rsidP="00525487">
      <w:pPr>
        <w:pStyle w:val="BodyTextIndent2"/>
        <w:numPr>
          <w:ilvl w:val="2"/>
          <w:numId w:val="31"/>
        </w:numPr>
        <w:spacing w:line="240" w:lineRule="auto"/>
        <w:ind w:left="1260"/>
        <w:jc w:val="both"/>
        <w:rPr>
          <w:rFonts w:ascii="Cambria" w:hAnsi="Cambria" w:cs="Arial"/>
          <w:sz w:val="20"/>
          <w:szCs w:val="20"/>
          <w:lang w:val="id-ID"/>
        </w:rPr>
      </w:pPr>
      <w:r w:rsidRPr="00D77FCF">
        <w:rPr>
          <w:rFonts w:ascii="Cambria" w:hAnsi="Cambria" w:cs="Arial"/>
          <w:sz w:val="20"/>
          <w:szCs w:val="20"/>
          <w:lang w:val="id-ID"/>
        </w:rPr>
        <w:t xml:space="preserve">Pihak Kedua berkewajiban untuk menghormati dan menjaga kredibilitas masing-masing </w:t>
      </w:r>
      <w:r w:rsidR="00FC2567" w:rsidRPr="00D77FCF">
        <w:rPr>
          <w:rFonts w:ascii="Cambria" w:hAnsi="Cambria" w:cs="Arial"/>
          <w:sz w:val="20"/>
          <w:szCs w:val="20"/>
          <w:lang w:val="id-ID"/>
        </w:rPr>
        <w:t xml:space="preserve">Pihak </w:t>
      </w:r>
      <w:r w:rsidRPr="00D77FCF">
        <w:rPr>
          <w:rFonts w:ascii="Cambria" w:hAnsi="Cambria" w:cs="Arial"/>
          <w:sz w:val="20"/>
          <w:szCs w:val="20"/>
          <w:lang w:val="id-ID"/>
        </w:rPr>
        <w:t>terutama dalam menjalankan dan melaksanakan ketentuan</w:t>
      </w:r>
      <w:r w:rsidR="00C747B9" w:rsidRPr="00D77FCF">
        <w:rPr>
          <w:rFonts w:ascii="Cambria" w:hAnsi="Cambria" w:cs="Arial"/>
          <w:sz w:val="20"/>
          <w:szCs w:val="20"/>
          <w:lang w:val="id-ID"/>
        </w:rPr>
        <w:t>-ketentuan dalam Perjanjian ini.</w:t>
      </w:r>
    </w:p>
    <w:p w14:paraId="3124D434" w14:textId="54EF736D" w:rsidR="002F11D3" w:rsidRPr="00877177" w:rsidRDefault="002F11D3" w:rsidP="00525487">
      <w:pPr>
        <w:pStyle w:val="BodyTextIndent2"/>
        <w:numPr>
          <w:ilvl w:val="2"/>
          <w:numId w:val="31"/>
        </w:numPr>
        <w:spacing w:after="0" w:line="240" w:lineRule="auto"/>
        <w:ind w:left="1260"/>
        <w:jc w:val="both"/>
        <w:rPr>
          <w:rFonts w:ascii="Cambria" w:hAnsi="Cambria" w:cs="Arial"/>
          <w:sz w:val="20"/>
          <w:szCs w:val="20"/>
          <w:lang w:val="id-ID"/>
        </w:rPr>
      </w:pPr>
      <w:r w:rsidRPr="00D77FCF">
        <w:rPr>
          <w:rFonts w:ascii="Cambria" w:hAnsi="Cambria" w:cs="Arial"/>
          <w:sz w:val="20"/>
          <w:szCs w:val="20"/>
          <w:lang w:val="id-ID"/>
        </w:rPr>
        <w:t xml:space="preserve">Pihak Kedua wajib menjamin bahwa </w:t>
      </w:r>
      <w:r w:rsidR="0035293A">
        <w:rPr>
          <w:rFonts w:ascii="Cambria" w:hAnsi="Cambria" w:cs="Arial"/>
          <w:sz w:val="20"/>
          <w:szCs w:val="20"/>
        </w:rPr>
        <w:t>Pe</w:t>
      </w:r>
      <w:r w:rsidRPr="00D77FCF">
        <w:rPr>
          <w:rFonts w:ascii="Cambria" w:hAnsi="Cambria" w:cs="Arial"/>
          <w:sz w:val="20"/>
          <w:szCs w:val="20"/>
          <w:lang w:val="id-ID"/>
        </w:rPr>
        <w:t xml:space="preserve">layanan </w:t>
      </w:r>
      <w:r w:rsidR="0035293A">
        <w:rPr>
          <w:rFonts w:ascii="Cambria" w:hAnsi="Cambria" w:cs="Arial"/>
          <w:sz w:val="20"/>
          <w:szCs w:val="20"/>
        </w:rPr>
        <w:t>K</w:t>
      </w:r>
      <w:r w:rsidRPr="00D77FCF">
        <w:rPr>
          <w:rFonts w:ascii="Cambria" w:hAnsi="Cambria" w:cs="Arial"/>
          <w:sz w:val="20"/>
          <w:szCs w:val="20"/>
          <w:lang w:val="id-ID"/>
        </w:rPr>
        <w:t>esehatan yang diberikan kepada Peserta adalah:</w:t>
      </w:r>
    </w:p>
    <w:p w14:paraId="6CED8E47" w14:textId="77777777" w:rsidR="00C747B9" w:rsidRPr="00877177" w:rsidRDefault="002F11D3" w:rsidP="00525487">
      <w:pPr>
        <w:pStyle w:val="BodyTextIndent2"/>
        <w:numPr>
          <w:ilvl w:val="3"/>
          <w:numId w:val="31"/>
        </w:numPr>
        <w:spacing w:after="0" w:line="240" w:lineRule="auto"/>
        <w:ind w:left="1980"/>
        <w:jc w:val="both"/>
        <w:rPr>
          <w:rFonts w:ascii="Cambria" w:hAnsi="Cambria" w:cs="Arial"/>
          <w:sz w:val="20"/>
          <w:szCs w:val="20"/>
          <w:lang w:val="id-ID"/>
        </w:rPr>
      </w:pPr>
      <w:r w:rsidRPr="00D77FCF">
        <w:rPr>
          <w:rFonts w:ascii="Cambria" w:hAnsi="Cambria" w:cs="Arial"/>
          <w:sz w:val="20"/>
          <w:szCs w:val="20"/>
          <w:lang w:val="id-ID"/>
        </w:rPr>
        <w:t>Konsisten dengan diagnosa dan tata cara layanan kesehatan yang lazim untuk penyakit atau cedera yang membutuhkan perawatan medis di Rumah Sakit atau Klinik;</w:t>
      </w:r>
    </w:p>
    <w:p w14:paraId="70782D41" w14:textId="77777777" w:rsidR="002F11D3" w:rsidRPr="00877177" w:rsidRDefault="00CA3611" w:rsidP="00525487">
      <w:pPr>
        <w:pStyle w:val="BodyTextIndent2"/>
        <w:numPr>
          <w:ilvl w:val="3"/>
          <w:numId w:val="31"/>
        </w:numPr>
        <w:spacing w:after="0" w:line="240" w:lineRule="auto"/>
        <w:ind w:left="1980"/>
        <w:jc w:val="both"/>
        <w:rPr>
          <w:rFonts w:ascii="Cambria" w:hAnsi="Cambria" w:cs="Arial"/>
          <w:sz w:val="20"/>
          <w:szCs w:val="20"/>
          <w:lang w:val="id-ID"/>
        </w:rPr>
      </w:pPr>
      <w:r w:rsidRPr="00D77FCF">
        <w:rPr>
          <w:rFonts w:ascii="Cambria" w:hAnsi="Cambria" w:cs="Arial"/>
          <w:sz w:val="20"/>
          <w:szCs w:val="20"/>
          <w:lang w:val="id-ID"/>
        </w:rPr>
        <w:t>Wajar dan s</w:t>
      </w:r>
      <w:r w:rsidR="002F11D3" w:rsidRPr="00D77FCF">
        <w:rPr>
          <w:rFonts w:ascii="Cambria" w:hAnsi="Cambria" w:cs="Arial"/>
          <w:sz w:val="20"/>
          <w:szCs w:val="20"/>
          <w:lang w:val="id-ID"/>
        </w:rPr>
        <w:t>esuai dengan standar praktis medis yang berlaku yang diakui oleh Kement</w:t>
      </w:r>
      <w:r w:rsidR="00C33D41" w:rsidRPr="00877177">
        <w:rPr>
          <w:rFonts w:ascii="Cambria" w:hAnsi="Cambria" w:cs="Arial"/>
          <w:sz w:val="20"/>
          <w:szCs w:val="20"/>
          <w:lang w:val="id-ID"/>
        </w:rPr>
        <w:t>e</w:t>
      </w:r>
      <w:r w:rsidR="002F11D3" w:rsidRPr="00D77FCF">
        <w:rPr>
          <w:rFonts w:ascii="Cambria" w:hAnsi="Cambria" w:cs="Arial"/>
          <w:sz w:val="20"/>
          <w:szCs w:val="20"/>
          <w:lang w:val="id-ID"/>
        </w:rPr>
        <w:t>rian Kesehatan Republik Indonesia dan organisasi profesi kedokteran di Indonesia.</w:t>
      </w:r>
    </w:p>
    <w:p w14:paraId="4D6D135E" w14:textId="0DE7C062" w:rsidR="00A900AA" w:rsidRPr="00877177" w:rsidRDefault="00A900AA" w:rsidP="00525487">
      <w:pPr>
        <w:pStyle w:val="BodyTextIndent2"/>
        <w:numPr>
          <w:ilvl w:val="3"/>
          <w:numId w:val="31"/>
        </w:numPr>
        <w:spacing w:line="240" w:lineRule="auto"/>
        <w:ind w:left="1980"/>
        <w:jc w:val="both"/>
        <w:rPr>
          <w:rFonts w:ascii="Cambria" w:hAnsi="Cambria" w:cs="Arial"/>
          <w:sz w:val="20"/>
          <w:szCs w:val="20"/>
          <w:lang w:val="id-ID"/>
        </w:rPr>
      </w:pP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membedakan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pemberian</w:t>
      </w:r>
      <w:proofErr w:type="spellEnd"/>
      <w:r w:rsidRPr="00877177">
        <w:rPr>
          <w:rFonts w:ascii="Cambria" w:hAnsi="Cambria" w:cs="Arial"/>
          <w:sz w:val="20"/>
          <w:szCs w:val="20"/>
        </w:rPr>
        <w:t xml:space="preserve"> </w:t>
      </w:r>
      <w:proofErr w:type="spellStart"/>
      <w:r w:rsidR="00A1157B">
        <w:rPr>
          <w:rFonts w:ascii="Cambria" w:hAnsi="Cambria" w:cs="Arial"/>
          <w:sz w:val="20"/>
          <w:szCs w:val="20"/>
        </w:rPr>
        <w:t>Pe</w:t>
      </w:r>
      <w:r w:rsidRPr="00877177">
        <w:rPr>
          <w:rFonts w:ascii="Cambria" w:hAnsi="Cambria" w:cs="Arial"/>
          <w:sz w:val="20"/>
          <w:szCs w:val="20"/>
        </w:rPr>
        <w:t>layanan</w:t>
      </w:r>
      <w:proofErr w:type="spellEnd"/>
      <w:r w:rsidRPr="00877177">
        <w:rPr>
          <w:rFonts w:ascii="Cambria" w:hAnsi="Cambria" w:cs="Arial"/>
          <w:sz w:val="20"/>
          <w:szCs w:val="20"/>
        </w:rPr>
        <w:t xml:space="preserve"> </w:t>
      </w:r>
      <w:r w:rsidR="00A1157B">
        <w:rPr>
          <w:rFonts w:ascii="Cambria" w:hAnsi="Cambria" w:cs="Arial"/>
          <w:sz w:val="20"/>
          <w:szCs w:val="20"/>
        </w:rPr>
        <w:t>K</w:t>
      </w:r>
      <w:r w:rsidRPr="00877177">
        <w:rPr>
          <w:rFonts w:ascii="Cambria" w:hAnsi="Cambria" w:cs="Arial"/>
          <w:sz w:val="20"/>
          <w:szCs w:val="20"/>
        </w:rPr>
        <w:t xml:space="preserve">esehatan </w:t>
      </w:r>
      <w:proofErr w:type="spellStart"/>
      <w:r w:rsidRPr="00877177">
        <w:rPr>
          <w:rFonts w:ascii="Cambria" w:hAnsi="Cambria" w:cs="Arial"/>
          <w:sz w:val="20"/>
          <w:szCs w:val="20"/>
        </w:rPr>
        <w:t>antara</w:t>
      </w:r>
      <w:proofErr w:type="spellEnd"/>
      <w:r w:rsidRPr="00877177">
        <w:rPr>
          <w:rFonts w:ascii="Cambria" w:hAnsi="Cambria" w:cs="Arial"/>
          <w:sz w:val="20"/>
          <w:szCs w:val="20"/>
        </w:rPr>
        <w:t xml:space="preserve"> </w:t>
      </w:r>
      <w:proofErr w:type="spellStart"/>
      <w:r w:rsidR="00567205">
        <w:rPr>
          <w:rFonts w:ascii="Cambria" w:hAnsi="Cambria" w:cs="Arial"/>
          <w:sz w:val="20"/>
          <w:szCs w:val="20"/>
        </w:rPr>
        <w:t>Peserta</w:t>
      </w:r>
      <w:proofErr w:type="spellEnd"/>
      <w:r w:rsidR="00567205"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pasien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umum</w:t>
      </w:r>
      <w:proofErr w:type="spellEnd"/>
      <w:r w:rsidR="00055010" w:rsidRPr="00877177">
        <w:rPr>
          <w:rFonts w:ascii="Cambria" w:hAnsi="Cambria" w:cs="Arial"/>
          <w:sz w:val="20"/>
          <w:szCs w:val="20"/>
        </w:rPr>
        <w:t>.</w:t>
      </w:r>
    </w:p>
    <w:p w14:paraId="6C8CE79F" w14:textId="46652AB8" w:rsidR="00A93FAE" w:rsidRPr="00877177" w:rsidRDefault="00A93FAE" w:rsidP="00525487">
      <w:pPr>
        <w:pStyle w:val="BodyTextIndent2"/>
        <w:numPr>
          <w:ilvl w:val="2"/>
          <w:numId w:val="31"/>
        </w:numPr>
        <w:spacing w:line="240" w:lineRule="auto"/>
        <w:ind w:left="1260"/>
        <w:jc w:val="both"/>
        <w:rPr>
          <w:rFonts w:ascii="Cambria" w:hAnsi="Cambria" w:cs="Arial"/>
          <w:sz w:val="20"/>
          <w:szCs w:val="20"/>
          <w:lang w:val="id-ID"/>
        </w:rPr>
      </w:pPr>
      <w:r w:rsidRPr="00D77FCF">
        <w:rPr>
          <w:rFonts w:ascii="Cambria" w:hAnsi="Cambria" w:cs="Arial"/>
          <w:sz w:val="20"/>
          <w:szCs w:val="20"/>
          <w:lang w:val="id-ID"/>
        </w:rPr>
        <w:t>Pihak Kedua berkewajiban menghubungi Pihak Pertama untuk melakukan konfirmasi indikasi medis atas diri Peserta Pihak Pertama yang secara medis memerlukan</w:t>
      </w:r>
      <w:r w:rsidR="00A1157B">
        <w:rPr>
          <w:rFonts w:ascii="Cambria" w:hAnsi="Cambria" w:cs="Arial"/>
          <w:sz w:val="20"/>
          <w:szCs w:val="20"/>
        </w:rPr>
        <w:t xml:space="preserve"> </w:t>
      </w:r>
      <w:proofErr w:type="spellStart"/>
      <w:r w:rsidR="00A1157B">
        <w:rPr>
          <w:rFonts w:ascii="Cambria" w:hAnsi="Cambria" w:cs="Arial"/>
          <w:sz w:val="20"/>
          <w:szCs w:val="20"/>
        </w:rPr>
        <w:t>Layanan</w:t>
      </w:r>
      <w:proofErr w:type="spellEnd"/>
      <w:r w:rsidR="00A1157B">
        <w:rPr>
          <w:rFonts w:ascii="Cambria" w:hAnsi="Cambria" w:cs="Arial"/>
          <w:sz w:val="20"/>
          <w:szCs w:val="20"/>
        </w:rPr>
        <w:t xml:space="preserve"> Kesehatan</w:t>
      </w:r>
      <w:r w:rsidRPr="00D77FCF">
        <w:rPr>
          <w:rFonts w:ascii="Cambria" w:hAnsi="Cambria" w:cs="Arial"/>
          <w:sz w:val="20"/>
          <w:szCs w:val="20"/>
          <w:lang w:val="id-ID"/>
        </w:rPr>
        <w:t xml:space="preserve"> Rawat Inap guna memperoleh Surat Jaminan </w:t>
      </w:r>
      <w:proofErr w:type="spellStart"/>
      <w:r w:rsidR="00A1157B">
        <w:rPr>
          <w:rFonts w:ascii="Cambria" w:hAnsi="Cambria" w:cs="Arial"/>
          <w:sz w:val="20"/>
          <w:szCs w:val="20"/>
        </w:rPr>
        <w:t>Layanan</w:t>
      </w:r>
      <w:proofErr w:type="spellEnd"/>
      <w:r w:rsidR="00A1157B">
        <w:rPr>
          <w:rFonts w:ascii="Cambria" w:hAnsi="Cambria" w:cs="Arial"/>
          <w:sz w:val="20"/>
          <w:szCs w:val="20"/>
        </w:rPr>
        <w:t xml:space="preserve"> Kesehatan R</w:t>
      </w:r>
      <w:r w:rsidRPr="00D77FCF">
        <w:rPr>
          <w:rFonts w:ascii="Cambria" w:hAnsi="Cambria" w:cs="Arial"/>
          <w:sz w:val="20"/>
          <w:szCs w:val="20"/>
          <w:lang w:val="id-ID"/>
        </w:rPr>
        <w:t xml:space="preserve">awat </w:t>
      </w:r>
      <w:r w:rsidR="00A1157B">
        <w:rPr>
          <w:rFonts w:ascii="Cambria" w:hAnsi="Cambria" w:cs="Arial"/>
          <w:sz w:val="20"/>
          <w:szCs w:val="20"/>
        </w:rPr>
        <w:t>I</w:t>
      </w:r>
      <w:r w:rsidRPr="00D77FCF">
        <w:rPr>
          <w:rFonts w:ascii="Cambria" w:hAnsi="Cambria" w:cs="Arial"/>
          <w:sz w:val="20"/>
          <w:szCs w:val="20"/>
          <w:lang w:val="id-ID"/>
        </w:rPr>
        <w:t>nap.</w:t>
      </w:r>
    </w:p>
    <w:p w14:paraId="749E9CDE" w14:textId="3224A368" w:rsidR="002F11D3" w:rsidRPr="00877177" w:rsidRDefault="002F11D3" w:rsidP="00525487">
      <w:pPr>
        <w:pStyle w:val="BodyTextIndent2"/>
        <w:numPr>
          <w:ilvl w:val="2"/>
          <w:numId w:val="31"/>
        </w:numPr>
        <w:spacing w:after="0" w:line="240" w:lineRule="auto"/>
        <w:ind w:left="1260"/>
        <w:jc w:val="both"/>
        <w:rPr>
          <w:rFonts w:ascii="Cambria" w:hAnsi="Cambria" w:cs="Arial"/>
          <w:sz w:val="20"/>
          <w:szCs w:val="20"/>
          <w:lang w:val="id-ID"/>
        </w:rPr>
      </w:pPr>
      <w:r w:rsidRPr="00D77FCF">
        <w:rPr>
          <w:rFonts w:ascii="Cambria" w:hAnsi="Cambria" w:cs="Arial"/>
          <w:sz w:val="20"/>
          <w:szCs w:val="20"/>
          <w:lang w:val="id-ID"/>
        </w:rPr>
        <w:t xml:space="preserve">Pihak Kedua berkewajiban mengambil semua tindakan yang sepantasnya guna mencegah penyalahgunaan </w:t>
      </w:r>
      <w:r w:rsidR="008831E3">
        <w:rPr>
          <w:rFonts w:ascii="Cambria" w:hAnsi="Cambria" w:cs="Arial"/>
          <w:sz w:val="20"/>
          <w:szCs w:val="20"/>
        </w:rPr>
        <w:t>Pe</w:t>
      </w:r>
      <w:r w:rsidRPr="00D77FCF">
        <w:rPr>
          <w:rFonts w:ascii="Cambria" w:hAnsi="Cambria" w:cs="Arial"/>
          <w:sz w:val="20"/>
          <w:szCs w:val="20"/>
          <w:lang w:val="id-ID"/>
        </w:rPr>
        <w:t xml:space="preserve">layanan </w:t>
      </w:r>
      <w:r w:rsidR="008831E3">
        <w:rPr>
          <w:rFonts w:ascii="Cambria" w:hAnsi="Cambria" w:cs="Arial"/>
          <w:sz w:val="20"/>
          <w:szCs w:val="20"/>
        </w:rPr>
        <w:t>K</w:t>
      </w:r>
      <w:r w:rsidRPr="00D77FCF">
        <w:rPr>
          <w:rFonts w:ascii="Cambria" w:hAnsi="Cambria" w:cs="Arial"/>
          <w:sz w:val="20"/>
          <w:szCs w:val="20"/>
          <w:lang w:val="id-ID"/>
        </w:rPr>
        <w:t>esehatan sebagaimana yang diatur dalam Perjanjian ini, termasuk tetapi tidak terbatas pada hal-hal di bawah ini:</w:t>
      </w:r>
    </w:p>
    <w:p w14:paraId="03F4F640" w14:textId="77777777" w:rsidR="00C747B9" w:rsidRPr="00877177" w:rsidRDefault="002F11D3" w:rsidP="00525487">
      <w:pPr>
        <w:pStyle w:val="BodyTextIndent2"/>
        <w:numPr>
          <w:ilvl w:val="3"/>
          <w:numId w:val="31"/>
        </w:numPr>
        <w:spacing w:after="0" w:line="240" w:lineRule="auto"/>
        <w:ind w:left="1980"/>
        <w:jc w:val="both"/>
        <w:rPr>
          <w:rFonts w:ascii="Cambria" w:hAnsi="Cambria" w:cs="Arial"/>
          <w:sz w:val="20"/>
          <w:szCs w:val="20"/>
          <w:lang w:val="id-ID"/>
        </w:rPr>
      </w:pPr>
      <w:r w:rsidRPr="00D77FCF">
        <w:rPr>
          <w:rFonts w:ascii="Cambria" w:hAnsi="Cambria" w:cs="Arial"/>
          <w:sz w:val="20"/>
          <w:szCs w:val="20"/>
          <w:lang w:val="id-ID"/>
        </w:rPr>
        <w:t>Pengubahan informasi medis yang tidak sesuai dengan keadaan yang sesungguhnya, termasuk tetapi tidak terbatas pada data Peserta, tanggal pemeriksaan, dan/atau perawatan maupun diagnosa penyakit;</w:t>
      </w:r>
    </w:p>
    <w:p w14:paraId="6797A3A1" w14:textId="77777777" w:rsidR="00C747B9" w:rsidRPr="00877177" w:rsidRDefault="002F11D3" w:rsidP="00525487">
      <w:pPr>
        <w:pStyle w:val="BodyTextIndent2"/>
        <w:numPr>
          <w:ilvl w:val="3"/>
          <w:numId w:val="31"/>
        </w:numPr>
        <w:spacing w:after="0" w:line="240" w:lineRule="auto"/>
        <w:ind w:left="1980"/>
        <w:jc w:val="both"/>
        <w:rPr>
          <w:rFonts w:ascii="Cambria" w:hAnsi="Cambria" w:cs="Arial"/>
          <w:sz w:val="20"/>
          <w:szCs w:val="20"/>
          <w:lang w:val="id-ID"/>
        </w:rPr>
      </w:pPr>
      <w:r w:rsidRPr="00D77FCF">
        <w:rPr>
          <w:rFonts w:ascii="Cambria" w:hAnsi="Cambria" w:cs="Arial"/>
          <w:sz w:val="20"/>
          <w:szCs w:val="20"/>
          <w:lang w:val="id-ID"/>
        </w:rPr>
        <w:t>Pemberian obat-obatan maupun alat kesehatan dan pemeriksaan laboratorium atau penunjang diagnostik lain yang tidak diperlukan secara medis;</w:t>
      </w:r>
    </w:p>
    <w:p w14:paraId="3F6D4209" w14:textId="34C616AB" w:rsidR="002F11D3" w:rsidRPr="00877177" w:rsidRDefault="002F11D3" w:rsidP="00525487">
      <w:pPr>
        <w:pStyle w:val="BodyTextIndent2"/>
        <w:numPr>
          <w:ilvl w:val="3"/>
          <w:numId w:val="31"/>
        </w:numPr>
        <w:spacing w:line="240" w:lineRule="auto"/>
        <w:ind w:left="1980"/>
        <w:jc w:val="both"/>
        <w:rPr>
          <w:rFonts w:ascii="Cambria" w:hAnsi="Cambria" w:cs="Arial"/>
          <w:sz w:val="20"/>
          <w:szCs w:val="20"/>
          <w:lang w:val="id-ID"/>
        </w:rPr>
      </w:pPr>
      <w:r w:rsidRPr="00D77FCF">
        <w:rPr>
          <w:rFonts w:ascii="Cambria" w:hAnsi="Cambria" w:cs="Arial"/>
          <w:sz w:val="20"/>
          <w:szCs w:val="20"/>
          <w:lang w:val="id-ID"/>
        </w:rPr>
        <w:t xml:space="preserve">Pemberian </w:t>
      </w:r>
      <w:r w:rsidR="008831E3">
        <w:rPr>
          <w:rFonts w:ascii="Cambria" w:hAnsi="Cambria" w:cs="Arial"/>
          <w:sz w:val="20"/>
          <w:szCs w:val="20"/>
        </w:rPr>
        <w:t>Pe</w:t>
      </w:r>
      <w:r w:rsidRPr="00D77FCF">
        <w:rPr>
          <w:rFonts w:ascii="Cambria" w:hAnsi="Cambria" w:cs="Arial"/>
          <w:sz w:val="20"/>
          <w:szCs w:val="20"/>
          <w:lang w:val="id-ID"/>
        </w:rPr>
        <w:t xml:space="preserve">layanan </w:t>
      </w:r>
      <w:r w:rsidR="008831E3">
        <w:rPr>
          <w:rFonts w:ascii="Cambria" w:hAnsi="Cambria" w:cs="Arial"/>
          <w:sz w:val="20"/>
          <w:szCs w:val="20"/>
        </w:rPr>
        <w:t>K</w:t>
      </w:r>
      <w:r w:rsidRPr="00D77FCF">
        <w:rPr>
          <w:rFonts w:ascii="Cambria" w:hAnsi="Cambria" w:cs="Arial"/>
          <w:sz w:val="20"/>
          <w:szCs w:val="20"/>
          <w:lang w:val="id-ID"/>
        </w:rPr>
        <w:t xml:space="preserve">esehatan kepada seseorang yang namanya tidak sesuai dengan nama yang tertera pada Kartu </w:t>
      </w:r>
      <w:r w:rsidR="008831E3">
        <w:rPr>
          <w:rFonts w:ascii="Cambria" w:hAnsi="Cambria" w:cs="Arial"/>
          <w:sz w:val="20"/>
          <w:szCs w:val="20"/>
        </w:rPr>
        <w:t>P</w:t>
      </w:r>
      <w:r w:rsidRPr="00D77FCF">
        <w:rPr>
          <w:rFonts w:ascii="Cambria" w:hAnsi="Cambria" w:cs="Arial"/>
          <w:sz w:val="20"/>
          <w:szCs w:val="20"/>
          <w:lang w:val="id-ID"/>
        </w:rPr>
        <w:t>eserta dan/atau Surat Jaminan.</w:t>
      </w:r>
    </w:p>
    <w:p w14:paraId="5D8B3859" w14:textId="77777777" w:rsidR="002F11D3" w:rsidRPr="00877177" w:rsidRDefault="002F11D3" w:rsidP="00525487">
      <w:pPr>
        <w:pStyle w:val="BodyTextIndent2"/>
        <w:numPr>
          <w:ilvl w:val="2"/>
          <w:numId w:val="31"/>
        </w:numPr>
        <w:spacing w:after="0" w:line="240" w:lineRule="auto"/>
        <w:ind w:left="1260"/>
        <w:jc w:val="both"/>
        <w:rPr>
          <w:rFonts w:ascii="Cambria" w:hAnsi="Cambria" w:cs="Arial"/>
          <w:sz w:val="20"/>
          <w:szCs w:val="20"/>
          <w:lang w:val="id-ID"/>
        </w:rPr>
      </w:pPr>
      <w:r w:rsidRPr="00877177">
        <w:rPr>
          <w:rFonts w:ascii="Cambria" w:hAnsi="Cambria" w:cs="Arial"/>
          <w:sz w:val="20"/>
          <w:szCs w:val="20"/>
          <w:lang w:val="id-ID"/>
        </w:rPr>
        <w:t>Pihak Kedua wajib mengisi formulir pengajuan klaim dan melengkapi dokumen yang diperlukan yang berkaitan dengan semua perawatan</w:t>
      </w:r>
      <w:r w:rsidRPr="00877177">
        <w:rPr>
          <w:rFonts w:ascii="Cambria" w:hAnsi="Cambria" w:cs="Arial"/>
          <w:b/>
          <w:sz w:val="20"/>
          <w:szCs w:val="20"/>
          <w:lang w:val="id-ID"/>
        </w:rPr>
        <w:t xml:space="preserve"> </w:t>
      </w:r>
      <w:r w:rsidRPr="00877177">
        <w:rPr>
          <w:rFonts w:ascii="Cambria" w:hAnsi="Cambria" w:cs="Arial"/>
          <w:sz w:val="20"/>
          <w:szCs w:val="20"/>
          <w:lang w:val="id-ID"/>
        </w:rPr>
        <w:t>Peserta untuk kepentingan penagihan dan administrasi Pihak Pertama, (“</w:t>
      </w:r>
      <w:r w:rsidRPr="0017213B">
        <w:rPr>
          <w:rFonts w:ascii="Cambria" w:hAnsi="Cambria" w:cs="Arial"/>
          <w:b/>
          <w:bCs/>
          <w:sz w:val="20"/>
          <w:szCs w:val="20"/>
          <w:lang w:val="id-ID"/>
        </w:rPr>
        <w:t>Dokumen Penagihan</w:t>
      </w:r>
      <w:r w:rsidRPr="00877177">
        <w:rPr>
          <w:rFonts w:ascii="Cambria" w:hAnsi="Cambria" w:cs="Arial"/>
          <w:sz w:val="20"/>
          <w:szCs w:val="20"/>
          <w:lang w:val="id-ID"/>
        </w:rPr>
        <w:t>”) yaitu:</w:t>
      </w:r>
    </w:p>
    <w:p w14:paraId="40FD8972" w14:textId="2E606B73" w:rsidR="00C747B9" w:rsidRPr="00877177" w:rsidRDefault="002F11D3" w:rsidP="00525487">
      <w:pPr>
        <w:numPr>
          <w:ilvl w:val="3"/>
          <w:numId w:val="31"/>
        </w:numPr>
        <w:ind w:left="1980"/>
        <w:jc w:val="both"/>
        <w:rPr>
          <w:rFonts w:ascii="Cambria" w:hAnsi="Cambria" w:cs="Arial"/>
          <w:sz w:val="20"/>
          <w:szCs w:val="20"/>
        </w:rPr>
      </w:pPr>
      <w:proofErr w:type="spellStart"/>
      <w:r w:rsidRPr="00877177">
        <w:rPr>
          <w:rFonts w:ascii="Cambria" w:hAnsi="Cambria" w:cs="Arial"/>
          <w:sz w:val="20"/>
          <w:szCs w:val="20"/>
        </w:rPr>
        <w:t>Fotokopi</w:t>
      </w:r>
      <w:proofErr w:type="spellEnd"/>
      <w:r w:rsidRPr="00877177">
        <w:rPr>
          <w:rFonts w:ascii="Cambria" w:hAnsi="Cambria" w:cs="Arial"/>
          <w:sz w:val="20"/>
          <w:szCs w:val="20"/>
        </w:rPr>
        <w:t xml:space="preserve"> </w:t>
      </w:r>
      <w:proofErr w:type="spellStart"/>
      <w:r w:rsidR="002763CB">
        <w:rPr>
          <w:rFonts w:ascii="Cambria" w:hAnsi="Cambria" w:cs="Arial"/>
          <w:sz w:val="20"/>
          <w:szCs w:val="20"/>
        </w:rPr>
        <w:t>Kartu</w:t>
      </w:r>
      <w:proofErr w:type="spellEnd"/>
      <w:r w:rsidR="002763CB">
        <w:rPr>
          <w:rFonts w:ascii="Cambria" w:hAnsi="Cambria" w:cs="Arial"/>
          <w:sz w:val="20"/>
          <w:szCs w:val="20"/>
        </w:rPr>
        <w:t xml:space="preserve"> </w:t>
      </w:r>
      <w:proofErr w:type="spellStart"/>
      <w:r w:rsidR="002763CB">
        <w:rPr>
          <w:rFonts w:ascii="Cambria" w:hAnsi="Cambria" w:cs="Arial"/>
          <w:sz w:val="20"/>
          <w:szCs w:val="20"/>
        </w:rPr>
        <w:t>Peserta</w:t>
      </w:r>
      <w:proofErr w:type="spellEnd"/>
      <w:r w:rsidR="00C747B9" w:rsidRPr="00877177">
        <w:rPr>
          <w:rFonts w:ascii="Cambria" w:hAnsi="Cambria" w:cs="Arial"/>
          <w:sz w:val="20"/>
          <w:szCs w:val="20"/>
        </w:rPr>
        <w:t>;</w:t>
      </w:r>
    </w:p>
    <w:p w14:paraId="598EAF75" w14:textId="77777777" w:rsidR="00C747B9" w:rsidRPr="00D77FCF" w:rsidRDefault="002F11D3" w:rsidP="00525487">
      <w:pPr>
        <w:numPr>
          <w:ilvl w:val="3"/>
          <w:numId w:val="31"/>
        </w:numPr>
        <w:ind w:left="1980"/>
        <w:jc w:val="both"/>
        <w:rPr>
          <w:rFonts w:ascii="Cambria" w:hAnsi="Cambria" w:cs="Arial"/>
          <w:sz w:val="20"/>
          <w:szCs w:val="20"/>
          <w:lang w:val="pt-BR"/>
        </w:rPr>
      </w:pPr>
      <w:r w:rsidRPr="00877177">
        <w:rPr>
          <w:rFonts w:ascii="Cambria" w:hAnsi="Cambria" w:cs="Arial"/>
          <w:sz w:val="20"/>
          <w:szCs w:val="20"/>
          <w:lang w:val="pt-BR"/>
        </w:rPr>
        <w:t>Fotokopi Identitas nasabah yang memperoleh pelayanan;</w:t>
      </w:r>
    </w:p>
    <w:p w14:paraId="51EDFB90" w14:textId="77777777" w:rsidR="00C747B9" w:rsidRPr="00877177" w:rsidRDefault="002F11D3" w:rsidP="00525487">
      <w:pPr>
        <w:numPr>
          <w:ilvl w:val="3"/>
          <w:numId w:val="31"/>
        </w:numPr>
        <w:ind w:left="1980"/>
        <w:jc w:val="both"/>
        <w:rPr>
          <w:rFonts w:ascii="Cambria" w:hAnsi="Cambria" w:cs="Arial"/>
          <w:sz w:val="20"/>
          <w:szCs w:val="20"/>
        </w:rPr>
      </w:pPr>
      <w:proofErr w:type="spellStart"/>
      <w:r w:rsidRPr="00877177">
        <w:rPr>
          <w:rFonts w:ascii="Cambria" w:hAnsi="Cambria" w:cs="Arial"/>
          <w:sz w:val="20"/>
          <w:szCs w:val="20"/>
        </w:rPr>
        <w:t>Fotokopi</w:t>
      </w:r>
      <w:proofErr w:type="spellEnd"/>
      <w:r w:rsidRPr="00877177">
        <w:rPr>
          <w:rFonts w:ascii="Cambria" w:hAnsi="Cambria" w:cs="Arial"/>
          <w:sz w:val="20"/>
          <w:szCs w:val="20"/>
        </w:rPr>
        <w:t xml:space="preserve"> Surat </w:t>
      </w:r>
      <w:proofErr w:type="spellStart"/>
      <w:r w:rsidRPr="00877177">
        <w:rPr>
          <w:rFonts w:ascii="Cambria" w:hAnsi="Cambria" w:cs="Arial"/>
          <w:sz w:val="20"/>
          <w:szCs w:val="20"/>
        </w:rPr>
        <w:t>Jaminan</w:t>
      </w:r>
      <w:proofErr w:type="spellEnd"/>
      <w:r w:rsidRPr="00877177">
        <w:rPr>
          <w:rFonts w:ascii="Cambria" w:hAnsi="Cambria" w:cs="Arial"/>
          <w:sz w:val="20"/>
          <w:szCs w:val="20"/>
        </w:rPr>
        <w:t>;</w:t>
      </w:r>
    </w:p>
    <w:p w14:paraId="31D897E8" w14:textId="47D088B0" w:rsidR="00C747B9" w:rsidRPr="00D77FCF" w:rsidRDefault="002F11D3" w:rsidP="00525487">
      <w:pPr>
        <w:numPr>
          <w:ilvl w:val="3"/>
          <w:numId w:val="31"/>
        </w:numPr>
        <w:ind w:left="1980"/>
        <w:jc w:val="both"/>
        <w:rPr>
          <w:rFonts w:ascii="Cambria" w:hAnsi="Cambria" w:cs="Arial"/>
          <w:sz w:val="20"/>
          <w:szCs w:val="20"/>
          <w:lang w:val="pt-BR"/>
        </w:rPr>
      </w:pPr>
      <w:proofErr w:type="spellStart"/>
      <w:r w:rsidRPr="00877177">
        <w:rPr>
          <w:rFonts w:ascii="Cambria" w:hAnsi="Cambria" w:cs="Arial"/>
          <w:sz w:val="20"/>
          <w:szCs w:val="20"/>
          <w:lang w:val="fr-FR"/>
        </w:rPr>
        <w:t>K</w:t>
      </w:r>
      <w:r w:rsidR="009D3209" w:rsidRPr="00877177">
        <w:rPr>
          <w:rFonts w:ascii="Cambria" w:hAnsi="Cambria" w:cs="Arial"/>
          <w:sz w:val="20"/>
          <w:szCs w:val="20"/>
          <w:lang w:val="fr-FR"/>
        </w:rPr>
        <w:t>u</w:t>
      </w:r>
      <w:r w:rsidRPr="00877177">
        <w:rPr>
          <w:rFonts w:ascii="Cambria" w:hAnsi="Cambria" w:cs="Arial"/>
          <w:sz w:val="20"/>
          <w:szCs w:val="20"/>
          <w:lang w:val="fr-FR"/>
        </w:rPr>
        <w:t>itansi</w:t>
      </w:r>
      <w:proofErr w:type="spellEnd"/>
      <w:r w:rsidRPr="00877177">
        <w:rPr>
          <w:rFonts w:ascii="Cambria" w:hAnsi="Cambria" w:cs="Arial"/>
          <w:sz w:val="20"/>
          <w:szCs w:val="20"/>
          <w:lang w:val="fr-FR"/>
        </w:rPr>
        <w:t xml:space="preserve"> </w:t>
      </w:r>
      <w:proofErr w:type="spellStart"/>
      <w:r w:rsidRPr="00877177">
        <w:rPr>
          <w:rFonts w:ascii="Cambria" w:hAnsi="Cambria" w:cs="Arial"/>
          <w:sz w:val="20"/>
          <w:szCs w:val="20"/>
          <w:lang w:val="fr-FR"/>
        </w:rPr>
        <w:t>asli</w:t>
      </w:r>
      <w:proofErr w:type="spellEnd"/>
      <w:r w:rsidRPr="00877177">
        <w:rPr>
          <w:rFonts w:ascii="Cambria" w:hAnsi="Cambria" w:cs="Arial"/>
          <w:sz w:val="20"/>
          <w:szCs w:val="20"/>
          <w:lang w:val="fr-FR"/>
        </w:rPr>
        <w:t xml:space="preserve"> Rumah Sakit </w:t>
      </w:r>
      <w:proofErr w:type="spellStart"/>
      <w:r w:rsidRPr="00877177">
        <w:rPr>
          <w:rFonts w:ascii="Cambria" w:hAnsi="Cambria" w:cs="Arial"/>
          <w:sz w:val="20"/>
          <w:szCs w:val="20"/>
          <w:lang w:val="fr-FR"/>
        </w:rPr>
        <w:t>dibubuhi</w:t>
      </w:r>
      <w:proofErr w:type="spellEnd"/>
      <w:r w:rsidRPr="00877177">
        <w:rPr>
          <w:rFonts w:ascii="Cambria" w:hAnsi="Cambria" w:cs="Arial"/>
          <w:sz w:val="20"/>
          <w:szCs w:val="20"/>
          <w:lang w:val="fr-FR"/>
        </w:rPr>
        <w:t xml:space="preserve"> materai </w:t>
      </w:r>
      <w:proofErr w:type="spellStart"/>
      <w:r w:rsidRPr="00877177">
        <w:rPr>
          <w:rFonts w:ascii="Cambria" w:hAnsi="Cambria" w:cs="Arial"/>
          <w:sz w:val="20"/>
          <w:szCs w:val="20"/>
          <w:lang w:val="fr-FR"/>
        </w:rPr>
        <w:t>sesuai</w:t>
      </w:r>
      <w:proofErr w:type="spellEnd"/>
      <w:r w:rsidRPr="00877177">
        <w:rPr>
          <w:rFonts w:ascii="Cambria" w:hAnsi="Cambria" w:cs="Arial"/>
          <w:sz w:val="20"/>
          <w:szCs w:val="20"/>
          <w:lang w:val="fr-FR"/>
        </w:rPr>
        <w:t xml:space="preserve"> nominal</w:t>
      </w:r>
      <w:r w:rsidR="00597DE5">
        <w:rPr>
          <w:rFonts w:ascii="Cambria" w:hAnsi="Cambria" w:cs="Arial"/>
          <w:sz w:val="20"/>
          <w:szCs w:val="20"/>
          <w:lang w:val="fr-FR"/>
        </w:rPr>
        <w:t> </w:t>
      </w:r>
      <w:r w:rsidRPr="00877177">
        <w:rPr>
          <w:rFonts w:ascii="Cambria" w:hAnsi="Cambria" w:cs="Arial"/>
          <w:sz w:val="20"/>
          <w:szCs w:val="20"/>
          <w:lang w:val="fr-FR"/>
        </w:rPr>
        <w:t>;</w:t>
      </w:r>
    </w:p>
    <w:p w14:paraId="5D487BE4" w14:textId="77777777" w:rsidR="00C747B9" w:rsidRPr="00877177" w:rsidRDefault="002F11D3" w:rsidP="00525487">
      <w:pPr>
        <w:numPr>
          <w:ilvl w:val="3"/>
          <w:numId w:val="31"/>
        </w:numPr>
        <w:ind w:left="1980"/>
        <w:jc w:val="both"/>
        <w:rPr>
          <w:rFonts w:ascii="Cambria" w:hAnsi="Cambria" w:cs="Arial"/>
          <w:sz w:val="20"/>
          <w:szCs w:val="20"/>
        </w:rPr>
      </w:pPr>
      <w:proofErr w:type="spellStart"/>
      <w:r w:rsidRPr="00877177">
        <w:rPr>
          <w:rFonts w:ascii="Cambria" w:hAnsi="Cambria" w:cs="Arial"/>
          <w:sz w:val="20"/>
          <w:szCs w:val="20"/>
        </w:rPr>
        <w:t>Perincian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asli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biaya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perawatan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termasuk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biaya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dokter</w:t>
      </w:r>
      <w:proofErr w:type="spellEnd"/>
      <w:r w:rsidRPr="00877177">
        <w:rPr>
          <w:rFonts w:ascii="Cambria" w:hAnsi="Cambria" w:cs="Arial"/>
          <w:sz w:val="20"/>
          <w:szCs w:val="20"/>
        </w:rPr>
        <w:t xml:space="preserve">, dan lain </w:t>
      </w:r>
      <w:proofErr w:type="spellStart"/>
      <w:r w:rsidRPr="00877177">
        <w:rPr>
          <w:rFonts w:ascii="Cambria" w:hAnsi="Cambria" w:cs="Arial"/>
          <w:sz w:val="20"/>
          <w:szCs w:val="20"/>
        </w:rPr>
        <w:t>sebagainya</w:t>
      </w:r>
      <w:proofErr w:type="spellEnd"/>
      <w:r w:rsidR="00C747B9" w:rsidRPr="00877177">
        <w:rPr>
          <w:rFonts w:ascii="Cambria" w:hAnsi="Cambria" w:cs="Arial"/>
          <w:sz w:val="20"/>
          <w:szCs w:val="20"/>
        </w:rPr>
        <w:t>;</w:t>
      </w:r>
    </w:p>
    <w:p w14:paraId="40C5C726" w14:textId="77777777" w:rsidR="00C747B9" w:rsidRPr="00877177" w:rsidRDefault="002F11D3" w:rsidP="00525487">
      <w:pPr>
        <w:numPr>
          <w:ilvl w:val="3"/>
          <w:numId w:val="31"/>
        </w:numPr>
        <w:ind w:left="1980"/>
        <w:jc w:val="both"/>
        <w:rPr>
          <w:rFonts w:ascii="Cambria" w:hAnsi="Cambria" w:cs="Arial"/>
          <w:sz w:val="20"/>
          <w:szCs w:val="20"/>
        </w:rPr>
      </w:pPr>
      <w:proofErr w:type="spellStart"/>
      <w:r w:rsidRPr="00877177">
        <w:rPr>
          <w:rFonts w:ascii="Cambria" w:hAnsi="Cambria" w:cs="Arial"/>
          <w:sz w:val="20"/>
          <w:szCs w:val="20"/>
        </w:rPr>
        <w:t>Perincian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asli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biaya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pembedahan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tindakan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medis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lainnya</w:t>
      </w:r>
      <w:proofErr w:type="spellEnd"/>
      <w:r w:rsidRPr="00877177">
        <w:rPr>
          <w:rFonts w:ascii="Cambria" w:hAnsi="Cambria" w:cs="Arial"/>
          <w:sz w:val="20"/>
          <w:szCs w:val="20"/>
        </w:rPr>
        <w:t>;</w:t>
      </w:r>
    </w:p>
    <w:p w14:paraId="7E75D72A" w14:textId="77777777" w:rsidR="00C747B9" w:rsidRPr="00877177" w:rsidRDefault="002F11D3" w:rsidP="00525487">
      <w:pPr>
        <w:numPr>
          <w:ilvl w:val="3"/>
          <w:numId w:val="31"/>
        </w:numPr>
        <w:ind w:left="1980"/>
        <w:jc w:val="both"/>
        <w:rPr>
          <w:rFonts w:ascii="Cambria" w:hAnsi="Cambria" w:cs="Arial"/>
          <w:sz w:val="20"/>
          <w:szCs w:val="20"/>
        </w:rPr>
      </w:pPr>
      <w:proofErr w:type="spellStart"/>
      <w:r w:rsidRPr="00877177">
        <w:rPr>
          <w:rFonts w:ascii="Cambria" w:hAnsi="Cambria" w:cs="Arial"/>
          <w:sz w:val="20"/>
          <w:szCs w:val="20"/>
        </w:rPr>
        <w:t>Perincian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asli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pemakaian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obat-obatan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selama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perawatan</w:t>
      </w:r>
      <w:proofErr w:type="spellEnd"/>
      <w:r w:rsidRPr="00877177">
        <w:rPr>
          <w:rFonts w:ascii="Cambria" w:hAnsi="Cambria" w:cs="Arial"/>
          <w:sz w:val="20"/>
          <w:szCs w:val="20"/>
        </w:rPr>
        <w:t>;</w:t>
      </w:r>
    </w:p>
    <w:p w14:paraId="09CC68B6" w14:textId="77777777" w:rsidR="00C747B9" w:rsidRPr="00877177" w:rsidRDefault="002F11D3" w:rsidP="00525487">
      <w:pPr>
        <w:numPr>
          <w:ilvl w:val="3"/>
          <w:numId w:val="31"/>
        </w:numPr>
        <w:ind w:left="1980"/>
        <w:jc w:val="both"/>
        <w:rPr>
          <w:rFonts w:ascii="Cambria" w:hAnsi="Cambria" w:cs="Arial"/>
          <w:sz w:val="20"/>
          <w:szCs w:val="20"/>
        </w:rPr>
      </w:pPr>
      <w:proofErr w:type="spellStart"/>
      <w:r w:rsidRPr="00877177">
        <w:rPr>
          <w:rFonts w:ascii="Cambria" w:hAnsi="Cambria" w:cs="Arial"/>
          <w:sz w:val="20"/>
          <w:szCs w:val="20"/>
        </w:rPr>
        <w:t>Fotokopi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hasil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laboratorium</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penunjang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diagnostik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lainnya</w:t>
      </w:r>
      <w:proofErr w:type="spellEnd"/>
      <w:r w:rsidRPr="00877177">
        <w:rPr>
          <w:rFonts w:ascii="Cambria" w:hAnsi="Cambria" w:cs="Arial"/>
          <w:sz w:val="20"/>
          <w:szCs w:val="20"/>
        </w:rPr>
        <w:t>;</w:t>
      </w:r>
    </w:p>
    <w:p w14:paraId="01D9CABD" w14:textId="77777777" w:rsidR="00C747B9" w:rsidRPr="00D77FCF" w:rsidRDefault="002F11D3" w:rsidP="00525487">
      <w:pPr>
        <w:numPr>
          <w:ilvl w:val="3"/>
          <w:numId w:val="31"/>
        </w:numPr>
        <w:ind w:left="1980"/>
        <w:jc w:val="both"/>
        <w:rPr>
          <w:rFonts w:ascii="Cambria" w:hAnsi="Cambria" w:cs="Arial"/>
          <w:sz w:val="20"/>
          <w:szCs w:val="20"/>
          <w:lang w:val="pt-BR"/>
        </w:rPr>
      </w:pPr>
      <w:r w:rsidRPr="00D77FCF">
        <w:rPr>
          <w:rFonts w:ascii="Cambria" w:hAnsi="Cambria" w:cs="Arial"/>
          <w:sz w:val="20"/>
          <w:szCs w:val="20"/>
          <w:lang w:val="pt-BR"/>
        </w:rPr>
        <w:t>Resume medis dan resume operasi;</w:t>
      </w:r>
    </w:p>
    <w:p w14:paraId="1B43661E" w14:textId="77777777" w:rsidR="002F11D3" w:rsidRPr="00877177" w:rsidRDefault="002F11D3" w:rsidP="00525487">
      <w:pPr>
        <w:numPr>
          <w:ilvl w:val="3"/>
          <w:numId w:val="31"/>
        </w:numPr>
        <w:ind w:left="1980"/>
        <w:jc w:val="both"/>
        <w:rPr>
          <w:rFonts w:ascii="Cambria" w:hAnsi="Cambria" w:cs="Arial"/>
          <w:sz w:val="20"/>
          <w:szCs w:val="20"/>
        </w:rPr>
      </w:pPr>
      <w:r w:rsidRPr="00877177">
        <w:rPr>
          <w:rFonts w:ascii="Cambria" w:hAnsi="Cambria" w:cs="Arial"/>
          <w:sz w:val="20"/>
          <w:szCs w:val="20"/>
        </w:rPr>
        <w:t xml:space="preserve">Bukti </w:t>
      </w:r>
      <w:proofErr w:type="spellStart"/>
      <w:r w:rsidRPr="00877177">
        <w:rPr>
          <w:rFonts w:ascii="Cambria" w:hAnsi="Cambria" w:cs="Arial"/>
          <w:sz w:val="20"/>
          <w:szCs w:val="20"/>
        </w:rPr>
        <w:t>Pendukung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Lainnya</w:t>
      </w:r>
      <w:proofErr w:type="spellEnd"/>
      <w:r w:rsidRPr="00877177">
        <w:rPr>
          <w:rFonts w:ascii="Cambria" w:hAnsi="Cambria" w:cs="Arial"/>
          <w:sz w:val="20"/>
          <w:szCs w:val="20"/>
        </w:rPr>
        <w:t>.</w:t>
      </w:r>
    </w:p>
    <w:p w14:paraId="03B13BE3" w14:textId="77777777" w:rsidR="002F11D3" w:rsidRPr="00877177" w:rsidRDefault="002F11D3" w:rsidP="003C494A">
      <w:pPr>
        <w:tabs>
          <w:tab w:val="left" w:pos="720"/>
        </w:tabs>
        <w:suppressAutoHyphens/>
        <w:autoSpaceDE w:val="0"/>
        <w:jc w:val="both"/>
        <w:rPr>
          <w:rFonts w:ascii="Cambria" w:hAnsi="Cambria" w:cs="Arial"/>
          <w:sz w:val="20"/>
          <w:szCs w:val="20"/>
        </w:rPr>
      </w:pPr>
    </w:p>
    <w:p w14:paraId="4153134F" w14:textId="2705F7BF" w:rsidR="002F11D3" w:rsidRPr="00877177" w:rsidRDefault="002F11D3" w:rsidP="003C494A">
      <w:pPr>
        <w:suppressAutoHyphens/>
        <w:autoSpaceDE w:val="0"/>
        <w:spacing w:after="120"/>
        <w:ind w:left="1260" w:hanging="360"/>
        <w:jc w:val="both"/>
        <w:rPr>
          <w:rFonts w:ascii="Cambria" w:hAnsi="Cambria" w:cs="Arial"/>
          <w:i/>
          <w:sz w:val="20"/>
          <w:szCs w:val="20"/>
        </w:rPr>
      </w:pPr>
      <w:r w:rsidRPr="00877177">
        <w:rPr>
          <w:rFonts w:ascii="Cambria" w:hAnsi="Cambria" w:cs="Arial"/>
          <w:sz w:val="20"/>
          <w:szCs w:val="20"/>
        </w:rPr>
        <w:tab/>
      </w:r>
      <w:proofErr w:type="spellStart"/>
      <w:r w:rsidR="004B11FE" w:rsidRPr="00877177">
        <w:rPr>
          <w:rFonts w:ascii="Cambria" w:hAnsi="Cambria" w:cs="Tahoma"/>
          <w:sz w:val="20"/>
          <w:szCs w:val="20"/>
        </w:rPr>
        <w:t>Dokumen</w:t>
      </w:r>
      <w:proofErr w:type="spellEnd"/>
      <w:r w:rsidR="002763CB">
        <w:rPr>
          <w:rFonts w:ascii="Cambria" w:hAnsi="Cambria" w:cs="Tahoma"/>
          <w:sz w:val="20"/>
          <w:szCs w:val="20"/>
        </w:rPr>
        <w:t xml:space="preserve"> </w:t>
      </w:r>
      <w:proofErr w:type="spellStart"/>
      <w:r w:rsidR="002763CB">
        <w:rPr>
          <w:rFonts w:ascii="Cambria" w:hAnsi="Cambria" w:cs="Tahoma"/>
          <w:sz w:val="20"/>
          <w:szCs w:val="20"/>
        </w:rPr>
        <w:t>Penagihan</w:t>
      </w:r>
      <w:proofErr w:type="spellEnd"/>
      <w:r w:rsidR="004B11FE" w:rsidRPr="00877177">
        <w:rPr>
          <w:rFonts w:ascii="Cambria" w:hAnsi="Cambria" w:cs="Tahoma"/>
          <w:sz w:val="20"/>
          <w:szCs w:val="20"/>
        </w:rPr>
        <w:t xml:space="preserve"> </w:t>
      </w:r>
      <w:proofErr w:type="spellStart"/>
      <w:r w:rsidR="004B11FE" w:rsidRPr="00877177">
        <w:rPr>
          <w:rFonts w:ascii="Cambria" w:hAnsi="Cambria" w:cs="Tahoma"/>
          <w:sz w:val="20"/>
          <w:szCs w:val="20"/>
        </w:rPr>
        <w:t>tersebut</w:t>
      </w:r>
      <w:proofErr w:type="spellEnd"/>
      <w:r w:rsidR="004B11FE" w:rsidRPr="00877177">
        <w:rPr>
          <w:rFonts w:ascii="Cambria" w:hAnsi="Cambria" w:cs="Tahoma"/>
          <w:sz w:val="20"/>
          <w:szCs w:val="20"/>
        </w:rPr>
        <w:t xml:space="preserve"> </w:t>
      </w:r>
      <w:proofErr w:type="spellStart"/>
      <w:r w:rsidR="004B11FE" w:rsidRPr="00877177">
        <w:rPr>
          <w:rFonts w:ascii="Cambria" w:hAnsi="Cambria" w:cs="Tahoma"/>
          <w:sz w:val="20"/>
          <w:szCs w:val="20"/>
        </w:rPr>
        <w:t>wajib</w:t>
      </w:r>
      <w:proofErr w:type="spellEnd"/>
      <w:r w:rsidR="004B11FE" w:rsidRPr="00877177">
        <w:rPr>
          <w:rFonts w:ascii="Cambria" w:hAnsi="Cambria" w:cs="Tahoma"/>
          <w:sz w:val="20"/>
          <w:szCs w:val="20"/>
        </w:rPr>
        <w:t xml:space="preserve"> </w:t>
      </w:r>
      <w:proofErr w:type="spellStart"/>
      <w:r w:rsidR="004B11FE" w:rsidRPr="00877177">
        <w:rPr>
          <w:rFonts w:ascii="Cambria" w:hAnsi="Cambria" w:cs="Tahoma"/>
          <w:sz w:val="20"/>
          <w:szCs w:val="20"/>
        </w:rPr>
        <w:t>diterima</w:t>
      </w:r>
      <w:proofErr w:type="spellEnd"/>
      <w:r w:rsidR="004B11FE" w:rsidRPr="00877177">
        <w:rPr>
          <w:rFonts w:ascii="Cambria" w:hAnsi="Cambria" w:cs="Tahoma"/>
          <w:sz w:val="20"/>
          <w:szCs w:val="20"/>
        </w:rPr>
        <w:t xml:space="preserve"> oleh </w:t>
      </w:r>
      <w:proofErr w:type="spellStart"/>
      <w:r w:rsidR="004B11FE" w:rsidRPr="00877177">
        <w:rPr>
          <w:rFonts w:ascii="Cambria" w:hAnsi="Cambria" w:cs="Tahoma"/>
          <w:sz w:val="20"/>
          <w:szCs w:val="20"/>
        </w:rPr>
        <w:t>Pihak</w:t>
      </w:r>
      <w:proofErr w:type="spellEnd"/>
      <w:r w:rsidR="004B11FE" w:rsidRPr="00877177">
        <w:rPr>
          <w:rFonts w:ascii="Cambria" w:hAnsi="Cambria" w:cs="Tahoma"/>
          <w:sz w:val="20"/>
          <w:szCs w:val="20"/>
        </w:rPr>
        <w:t xml:space="preserve"> </w:t>
      </w:r>
      <w:proofErr w:type="spellStart"/>
      <w:r w:rsidR="004B11FE" w:rsidRPr="00877177">
        <w:rPr>
          <w:rFonts w:ascii="Cambria" w:hAnsi="Cambria" w:cs="Tahoma"/>
          <w:sz w:val="20"/>
          <w:szCs w:val="20"/>
        </w:rPr>
        <w:t>Pertama</w:t>
      </w:r>
      <w:proofErr w:type="spellEnd"/>
      <w:r w:rsidR="004B11FE" w:rsidRPr="00877177">
        <w:rPr>
          <w:rFonts w:ascii="Cambria" w:hAnsi="Cambria" w:cs="Tahoma"/>
          <w:sz w:val="20"/>
          <w:szCs w:val="20"/>
        </w:rPr>
        <w:t xml:space="preserve"> </w:t>
      </w:r>
      <w:proofErr w:type="spellStart"/>
      <w:r w:rsidR="004B11FE" w:rsidRPr="00877177">
        <w:rPr>
          <w:rFonts w:ascii="Cambria" w:hAnsi="Cambria" w:cs="Tahoma"/>
          <w:sz w:val="20"/>
          <w:szCs w:val="20"/>
        </w:rPr>
        <w:t>atas</w:t>
      </w:r>
      <w:proofErr w:type="spellEnd"/>
      <w:r w:rsidR="004B11FE" w:rsidRPr="00877177">
        <w:rPr>
          <w:rFonts w:ascii="Cambria" w:hAnsi="Cambria" w:cs="Tahoma"/>
          <w:sz w:val="20"/>
          <w:szCs w:val="20"/>
        </w:rPr>
        <w:t xml:space="preserve"> </w:t>
      </w:r>
      <w:proofErr w:type="spellStart"/>
      <w:r w:rsidR="004B11FE" w:rsidRPr="00877177">
        <w:rPr>
          <w:rFonts w:ascii="Cambria" w:hAnsi="Cambria" w:cs="Tahoma"/>
          <w:sz w:val="20"/>
          <w:szCs w:val="20"/>
        </w:rPr>
        <w:t>klaim</w:t>
      </w:r>
      <w:proofErr w:type="spellEnd"/>
      <w:r w:rsidR="004B11FE" w:rsidRPr="00877177">
        <w:rPr>
          <w:rFonts w:ascii="Cambria" w:hAnsi="Cambria" w:cs="Tahoma"/>
          <w:sz w:val="20"/>
          <w:szCs w:val="20"/>
        </w:rPr>
        <w:t xml:space="preserve"> 1 (</w:t>
      </w:r>
      <w:proofErr w:type="spellStart"/>
      <w:r w:rsidR="004B11FE" w:rsidRPr="00877177">
        <w:rPr>
          <w:rFonts w:ascii="Cambria" w:hAnsi="Cambria" w:cs="Tahoma"/>
          <w:sz w:val="20"/>
          <w:szCs w:val="20"/>
        </w:rPr>
        <w:t>satu</w:t>
      </w:r>
      <w:proofErr w:type="spellEnd"/>
      <w:r w:rsidR="004B11FE" w:rsidRPr="00877177">
        <w:rPr>
          <w:rFonts w:ascii="Cambria" w:hAnsi="Cambria" w:cs="Tahoma"/>
          <w:sz w:val="20"/>
          <w:szCs w:val="20"/>
        </w:rPr>
        <w:t xml:space="preserve">) </w:t>
      </w:r>
      <w:proofErr w:type="spellStart"/>
      <w:r w:rsidR="004B11FE" w:rsidRPr="00877177">
        <w:rPr>
          <w:rFonts w:ascii="Cambria" w:hAnsi="Cambria" w:cs="Tahoma"/>
          <w:sz w:val="20"/>
          <w:szCs w:val="20"/>
        </w:rPr>
        <w:t>bulan</w:t>
      </w:r>
      <w:proofErr w:type="spellEnd"/>
      <w:r w:rsidR="004B11FE" w:rsidRPr="00877177">
        <w:rPr>
          <w:rFonts w:ascii="Cambria" w:hAnsi="Cambria" w:cs="Tahoma"/>
          <w:sz w:val="20"/>
          <w:szCs w:val="20"/>
        </w:rPr>
        <w:t xml:space="preserve"> </w:t>
      </w:r>
      <w:proofErr w:type="spellStart"/>
      <w:r w:rsidR="004B11FE" w:rsidRPr="00877177">
        <w:rPr>
          <w:rFonts w:ascii="Cambria" w:hAnsi="Cambria" w:cs="Tahoma"/>
          <w:sz w:val="20"/>
          <w:szCs w:val="20"/>
        </w:rPr>
        <w:t>sebelumnya</w:t>
      </w:r>
      <w:proofErr w:type="spellEnd"/>
      <w:r w:rsidR="004B11FE" w:rsidRPr="00877177">
        <w:rPr>
          <w:rFonts w:ascii="Cambria" w:hAnsi="Cambria" w:cs="Tahoma"/>
          <w:sz w:val="20"/>
          <w:szCs w:val="20"/>
        </w:rPr>
        <w:t xml:space="preserve">. </w:t>
      </w:r>
      <w:r w:rsidR="009D3209" w:rsidRPr="00877177">
        <w:rPr>
          <w:rFonts w:ascii="Cambria" w:hAnsi="Cambria" w:cs="Tahoma"/>
          <w:sz w:val="20"/>
          <w:szCs w:val="20"/>
          <w:lang w:val="id-ID"/>
        </w:rPr>
        <w:t>Kedalu</w:t>
      </w:r>
      <w:r w:rsidR="009D3209" w:rsidRPr="00877177">
        <w:rPr>
          <w:rFonts w:ascii="Cambria" w:hAnsi="Cambria" w:cs="Tahoma"/>
          <w:sz w:val="20"/>
          <w:szCs w:val="20"/>
        </w:rPr>
        <w:t>w</w:t>
      </w:r>
      <w:r w:rsidR="009D3209" w:rsidRPr="00877177">
        <w:rPr>
          <w:rFonts w:ascii="Cambria" w:hAnsi="Cambria" w:cs="Tahoma"/>
          <w:sz w:val="20"/>
          <w:szCs w:val="20"/>
          <w:lang w:val="id-ID"/>
        </w:rPr>
        <w:t>arsa</w:t>
      </w:r>
      <w:r w:rsidR="004B11FE" w:rsidRPr="00877177">
        <w:rPr>
          <w:rFonts w:ascii="Cambria" w:hAnsi="Cambria" w:cs="Tahoma"/>
          <w:sz w:val="20"/>
          <w:szCs w:val="20"/>
          <w:lang w:val="id-ID"/>
        </w:rPr>
        <w:t xml:space="preserve"> Penagihan klaim adalah </w:t>
      </w:r>
      <w:del w:id="160" w:author="FARIDA" w:date="2024-12-06T09:58:00Z">
        <w:r w:rsidR="004B11FE" w:rsidRPr="00877177" w:rsidDel="00F66EFC">
          <w:rPr>
            <w:rFonts w:ascii="Cambria" w:hAnsi="Cambria" w:cs="Tahoma"/>
            <w:b/>
            <w:sz w:val="20"/>
            <w:szCs w:val="20"/>
            <w:lang w:val="id-ID"/>
          </w:rPr>
          <w:delText>30 (tiga puluh) hari kalender</w:delText>
        </w:r>
        <w:r w:rsidR="004B11FE" w:rsidRPr="00877177" w:rsidDel="00F66EFC">
          <w:rPr>
            <w:rFonts w:ascii="Cambria" w:hAnsi="Cambria" w:cs="Tahoma"/>
            <w:sz w:val="20"/>
            <w:szCs w:val="20"/>
            <w:lang w:val="id-ID"/>
          </w:rPr>
          <w:delText xml:space="preserve"> untuk Rumah Sakit yang berlokasi di Jakarta, Bogor, Depok, Tangerang, Bekasi </w:delText>
        </w:r>
        <w:r w:rsidR="004B11FE" w:rsidRPr="00877177" w:rsidDel="00F66EFC">
          <w:rPr>
            <w:rFonts w:ascii="Cambria" w:hAnsi="Cambria" w:cs="Tahoma"/>
            <w:b/>
            <w:sz w:val="20"/>
            <w:szCs w:val="20"/>
            <w:lang w:val="id-ID"/>
          </w:rPr>
          <w:delText xml:space="preserve">(JABODETABEK) </w:delText>
        </w:r>
        <w:r w:rsidR="004B11FE" w:rsidRPr="00877177" w:rsidDel="00F66EFC">
          <w:rPr>
            <w:rFonts w:ascii="Cambria" w:hAnsi="Cambria" w:cs="Tahoma"/>
            <w:sz w:val="20"/>
            <w:szCs w:val="20"/>
            <w:lang w:val="id-ID"/>
          </w:rPr>
          <w:delText xml:space="preserve">dan </w:delText>
        </w:r>
      </w:del>
      <w:r w:rsidR="004B11FE" w:rsidRPr="00877177">
        <w:rPr>
          <w:rFonts w:ascii="Cambria" w:hAnsi="Cambria" w:cs="Tahoma"/>
          <w:b/>
          <w:sz w:val="20"/>
          <w:szCs w:val="20"/>
          <w:lang w:val="id-ID"/>
        </w:rPr>
        <w:t>60 (enam puluh) hari kalender</w:t>
      </w:r>
      <w:r w:rsidR="004B11FE" w:rsidRPr="00877177">
        <w:rPr>
          <w:rFonts w:ascii="Cambria" w:hAnsi="Cambria" w:cs="Tahoma"/>
          <w:sz w:val="20"/>
          <w:szCs w:val="20"/>
          <w:lang w:val="id-ID"/>
        </w:rPr>
        <w:t xml:space="preserve"> untuk Rumah Sakit yang berlokasi </w:t>
      </w:r>
      <w:r w:rsidR="004B11FE" w:rsidRPr="00877177">
        <w:rPr>
          <w:rFonts w:ascii="Cambria" w:hAnsi="Cambria" w:cs="Tahoma"/>
          <w:b/>
          <w:sz w:val="20"/>
          <w:szCs w:val="20"/>
          <w:lang w:val="id-ID"/>
        </w:rPr>
        <w:t>di luar JABODETABEK</w:t>
      </w:r>
      <w:r w:rsidR="004B11FE" w:rsidRPr="00877177">
        <w:rPr>
          <w:rFonts w:ascii="Cambria" w:hAnsi="Cambria" w:cs="Tahoma"/>
          <w:sz w:val="20"/>
          <w:szCs w:val="20"/>
          <w:lang w:val="id-ID"/>
        </w:rPr>
        <w:t xml:space="preserve"> sejak Peserta selesai perawatan dan/atau pengobatan.</w:t>
      </w:r>
      <w:r w:rsidR="004B11FE" w:rsidRPr="00877177">
        <w:rPr>
          <w:rFonts w:ascii="Cambria" w:hAnsi="Cambria" w:cs="Tahoma"/>
          <w:sz w:val="20"/>
          <w:szCs w:val="20"/>
        </w:rPr>
        <w:t xml:space="preserve"> </w:t>
      </w:r>
      <w:del w:id="161" w:author="FARIDA" w:date="2024-12-06T09:58:00Z">
        <w:r w:rsidR="004B11FE" w:rsidRPr="00877177" w:rsidDel="00F66EFC">
          <w:rPr>
            <w:rFonts w:ascii="Cambria" w:hAnsi="Cambria" w:cs="Tahoma"/>
            <w:i/>
            <w:sz w:val="20"/>
            <w:szCs w:val="20"/>
            <w:highlight w:val="yellow"/>
          </w:rPr>
          <w:delText>** dipilih sesuai domisili RS/Klinik</w:delText>
        </w:r>
        <w:r w:rsidRPr="00877177" w:rsidDel="00F66EFC">
          <w:rPr>
            <w:rFonts w:ascii="Cambria" w:hAnsi="Cambria" w:cs="Tahoma"/>
            <w:sz w:val="20"/>
            <w:szCs w:val="20"/>
            <w:lang w:val="id-ID"/>
          </w:rPr>
          <w:delText>.</w:delText>
        </w:r>
        <w:r w:rsidR="006E5975" w:rsidRPr="00877177" w:rsidDel="00F66EFC">
          <w:rPr>
            <w:rFonts w:ascii="Cambria" w:hAnsi="Cambria" w:cs="Tahoma"/>
            <w:sz w:val="20"/>
            <w:szCs w:val="20"/>
          </w:rPr>
          <w:delText xml:space="preserve"> </w:delText>
        </w:r>
      </w:del>
    </w:p>
    <w:p w14:paraId="2B189F1C" w14:textId="17D9DDE7" w:rsidR="00A37A10" w:rsidRPr="00877177" w:rsidRDefault="00DF6D8B" w:rsidP="00525487">
      <w:pPr>
        <w:pStyle w:val="BodyTextIndent2"/>
        <w:numPr>
          <w:ilvl w:val="2"/>
          <w:numId w:val="31"/>
        </w:numPr>
        <w:spacing w:line="240" w:lineRule="auto"/>
        <w:ind w:left="1260"/>
        <w:jc w:val="both"/>
        <w:rPr>
          <w:rFonts w:ascii="Cambria" w:hAnsi="Cambria" w:cs="Arial"/>
          <w:sz w:val="20"/>
          <w:szCs w:val="20"/>
        </w:rPr>
      </w:pPr>
      <w:proofErr w:type="spellStart"/>
      <w:r w:rsidRPr="00877177">
        <w:rPr>
          <w:rFonts w:ascii="Cambria" w:hAnsi="Cambria" w:cs="Arial"/>
          <w:sz w:val="20"/>
          <w:szCs w:val="20"/>
        </w:rPr>
        <w:t>Apabila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jangka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dimaksud</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ayat</w:t>
      </w:r>
      <w:proofErr w:type="spellEnd"/>
      <w:r w:rsidRPr="00877177">
        <w:rPr>
          <w:rFonts w:ascii="Cambria" w:hAnsi="Cambria" w:cs="Arial"/>
          <w:sz w:val="20"/>
          <w:szCs w:val="20"/>
        </w:rPr>
        <w:t xml:space="preserve"> </w:t>
      </w:r>
      <w:r w:rsidR="00597DE5">
        <w:rPr>
          <w:rFonts w:ascii="Cambria" w:hAnsi="Cambria" w:cs="Arial"/>
          <w:sz w:val="20"/>
          <w:szCs w:val="20"/>
        </w:rPr>
        <w:t>(</w:t>
      </w:r>
      <w:r w:rsidRPr="00877177">
        <w:rPr>
          <w:rFonts w:ascii="Cambria" w:hAnsi="Cambria" w:cs="Arial"/>
          <w:sz w:val="20"/>
          <w:szCs w:val="20"/>
        </w:rPr>
        <w:t>2</w:t>
      </w:r>
      <w:r w:rsidR="00597DE5">
        <w:rPr>
          <w:rFonts w:ascii="Cambria" w:hAnsi="Cambria" w:cs="Arial"/>
          <w:sz w:val="20"/>
          <w:szCs w:val="20"/>
        </w:rPr>
        <w:t>)</w:t>
      </w:r>
      <w:r w:rsidR="006E5975" w:rsidRPr="00877177">
        <w:rPr>
          <w:rFonts w:ascii="Cambria" w:hAnsi="Cambria" w:cs="Arial"/>
          <w:sz w:val="20"/>
          <w:szCs w:val="20"/>
        </w:rPr>
        <w:t xml:space="preserve"> </w:t>
      </w:r>
      <w:proofErr w:type="spellStart"/>
      <w:r w:rsidR="00597DE5">
        <w:rPr>
          <w:rFonts w:ascii="Cambria" w:hAnsi="Cambria" w:cs="Arial"/>
          <w:sz w:val="20"/>
          <w:szCs w:val="20"/>
        </w:rPr>
        <w:t>huruf</w:t>
      </w:r>
      <w:proofErr w:type="spellEnd"/>
      <w:r w:rsidR="00597DE5" w:rsidRPr="00877177">
        <w:rPr>
          <w:rFonts w:ascii="Cambria" w:hAnsi="Cambria" w:cs="Arial"/>
          <w:sz w:val="20"/>
          <w:szCs w:val="20"/>
        </w:rPr>
        <w:t xml:space="preserve"> </w:t>
      </w:r>
      <w:r w:rsidR="00597DE5">
        <w:rPr>
          <w:rFonts w:ascii="Cambria" w:hAnsi="Cambria" w:cs="Arial"/>
          <w:sz w:val="20"/>
          <w:szCs w:val="20"/>
        </w:rPr>
        <w:t>h</w:t>
      </w:r>
      <w:r w:rsidRPr="00877177">
        <w:rPr>
          <w:rFonts w:ascii="Cambria" w:hAnsi="Cambria" w:cs="Arial"/>
          <w:sz w:val="20"/>
          <w:szCs w:val="20"/>
        </w:rPr>
        <w:t xml:space="preserve"> </w:t>
      </w:r>
      <w:r w:rsidR="00C33D41" w:rsidRPr="00877177">
        <w:rPr>
          <w:rFonts w:ascii="Cambria" w:hAnsi="Cambria" w:cs="Arial"/>
          <w:sz w:val="20"/>
          <w:szCs w:val="20"/>
          <w:lang w:val="id-ID"/>
        </w:rPr>
        <w:t xml:space="preserve">Pasal ini,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belum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menerima</w:t>
      </w:r>
      <w:proofErr w:type="spellEnd"/>
      <w:r w:rsidRPr="00877177">
        <w:rPr>
          <w:rFonts w:ascii="Cambria" w:hAnsi="Cambria" w:cs="Arial"/>
          <w:sz w:val="20"/>
          <w:szCs w:val="20"/>
        </w:rPr>
        <w:t xml:space="preserve"> </w:t>
      </w:r>
      <w:proofErr w:type="spellStart"/>
      <w:r w:rsidR="00CE3BA5">
        <w:rPr>
          <w:rFonts w:ascii="Cambria" w:hAnsi="Cambria" w:cs="Arial"/>
          <w:sz w:val="20"/>
          <w:szCs w:val="20"/>
        </w:rPr>
        <w:t>Dokumen</w:t>
      </w:r>
      <w:proofErr w:type="spellEnd"/>
      <w:r w:rsidR="00CE3BA5">
        <w:rPr>
          <w:rFonts w:ascii="Cambria" w:hAnsi="Cambria" w:cs="Arial"/>
          <w:sz w:val="20"/>
          <w:szCs w:val="20"/>
        </w:rPr>
        <w:t xml:space="preserve"> </w:t>
      </w:r>
      <w:proofErr w:type="spellStart"/>
      <w:r w:rsidR="002763CB">
        <w:rPr>
          <w:rFonts w:ascii="Cambria" w:hAnsi="Cambria" w:cs="Arial"/>
          <w:sz w:val="20"/>
          <w:szCs w:val="20"/>
        </w:rPr>
        <w:t>Pen</w:t>
      </w:r>
      <w:r w:rsidR="002763CB" w:rsidRPr="00877177">
        <w:rPr>
          <w:rFonts w:ascii="Cambria" w:hAnsi="Cambria" w:cs="Arial"/>
          <w:sz w:val="20"/>
          <w:szCs w:val="20"/>
        </w:rPr>
        <w:t>agihan</w:t>
      </w:r>
      <w:proofErr w:type="spellEnd"/>
      <w:r w:rsidR="002763CB"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maka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lang w:val="id-ID"/>
        </w:rPr>
        <w:t xml:space="preserve"> </w:t>
      </w:r>
      <w:proofErr w:type="spellStart"/>
      <w:r w:rsidR="00C747B9" w:rsidRPr="00877177">
        <w:rPr>
          <w:rFonts w:ascii="Cambria" w:hAnsi="Cambria" w:cs="Arial"/>
          <w:sz w:val="20"/>
          <w:szCs w:val="20"/>
        </w:rPr>
        <w:t>berhak</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untuk</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lastRenderedPageBreak/>
        <w:t>tidak</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melakukan</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pembayaran</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atas</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tagihan</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tersebut</w:t>
      </w:r>
      <w:proofErr w:type="spellEnd"/>
      <w:r w:rsidR="00C747B9" w:rsidRPr="00877177">
        <w:rPr>
          <w:rFonts w:ascii="Cambria" w:hAnsi="Cambria" w:cs="Arial"/>
          <w:sz w:val="20"/>
          <w:szCs w:val="20"/>
        </w:rPr>
        <w:t xml:space="preserve"> dan </w:t>
      </w:r>
      <w:proofErr w:type="spellStart"/>
      <w:r w:rsidR="00C747B9" w:rsidRPr="00877177">
        <w:rPr>
          <w:rFonts w:ascii="Cambria" w:hAnsi="Cambria" w:cs="Arial"/>
          <w:sz w:val="20"/>
          <w:szCs w:val="20"/>
        </w:rPr>
        <w:t>Pihak</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Kedua</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harus</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menagihkan</w:t>
      </w:r>
      <w:r w:rsidR="00A37A10" w:rsidRPr="00877177">
        <w:rPr>
          <w:rFonts w:ascii="Cambria" w:hAnsi="Cambria" w:cs="Arial"/>
          <w:sz w:val="20"/>
          <w:szCs w:val="20"/>
        </w:rPr>
        <w:t>nya</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langsung</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kepada</w:t>
      </w:r>
      <w:proofErr w:type="spellEnd"/>
      <w:r w:rsidR="00C747B9" w:rsidRPr="00877177">
        <w:rPr>
          <w:rFonts w:ascii="Cambria" w:hAnsi="Cambria" w:cs="Arial"/>
          <w:sz w:val="20"/>
          <w:szCs w:val="20"/>
        </w:rPr>
        <w:t xml:space="preserve"> </w:t>
      </w:r>
      <w:proofErr w:type="spellStart"/>
      <w:r w:rsidR="00C747B9" w:rsidRPr="00877177">
        <w:rPr>
          <w:rFonts w:ascii="Cambria" w:hAnsi="Cambria" w:cs="Arial"/>
          <w:sz w:val="20"/>
          <w:szCs w:val="20"/>
        </w:rPr>
        <w:t>Peserta</w:t>
      </w:r>
      <w:proofErr w:type="spellEnd"/>
      <w:r w:rsidR="00A37A10" w:rsidRPr="00877177">
        <w:rPr>
          <w:rFonts w:ascii="Cambria" w:hAnsi="Cambria" w:cs="Arial"/>
          <w:sz w:val="20"/>
          <w:szCs w:val="20"/>
        </w:rPr>
        <w:t>.</w:t>
      </w:r>
    </w:p>
    <w:p w14:paraId="6A9CADBE" w14:textId="77777777" w:rsidR="00A37A10" w:rsidRPr="00877177" w:rsidRDefault="002F11D3" w:rsidP="00525487">
      <w:pPr>
        <w:pStyle w:val="BodyTextIndent2"/>
        <w:numPr>
          <w:ilvl w:val="2"/>
          <w:numId w:val="31"/>
        </w:numPr>
        <w:spacing w:line="240" w:lineRule="auto"/>
        <w:ind w:left="1260"/>
        <w:jc w:val="both"/>
        <w:rPr>
          <w:rFonts w:ascii="Cambria" w:hAnsi="Cambria" w:cs="Arial"/>
          <w:sz w:val="20"/>
          <w:szCs w:val="20"/>
        </w:rPr>
      </w:pPr>
      <w:r w:rsidRPr="00877177">
        <w:rPr>
          <w:rFonts w:ascii="Cambria" w:hAnsi="Cambria" w:cs="Arial"/>
          <w:sz w:val="20"/>
          <w:szCs w:val="20"/>
          <w:lang w:val="id-ID"/>
        </w:rPr>
        <w:t>Pihak Kedua wajib memberikan kepada Pihak Pertama lampiran faktur yang berisikan daftar rincian semua biaya Pelayanan Kesehatan yang telah diberikan kepada Peserta selama dirawat.</w:t>
      </w:r>
    </w:p>
    <w:p w14:paraId="17C2312F" w14:textId="1C229467" w:rsidR="009C74EE" w:rsidRPr="00877177" w:rsidRDefault="002630EB" w:rsidP="00525487">
      <w:pPr>
        <w:pStyle w:val="BodyTextIndent2"/>
        <w:numPr>
          <w:ilvl w:val="2"/>
          <w:numId w:val="31"/>
        </w:numPr>
        <w:spacing w:line="240" w:lineRule="auto"/>
        <w:ind w:left="1260"/>
        <w:jc w:val="both"/>
        <w:rPr>
          <w:rFonts w:ascii="Cambria" w:hAnsi="Cambria" w:cs="Arial"/>
          <w:sz w:val="20"/>
          <w:szCs w:val="20"/>
        </w:rPr>
      </w:pP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terlebih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dahulu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meneliti</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melakukan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pemeriksaan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kelengkapan</w:t>
      </w:r>
      <w:proofErr w:type="spellEnd"/>
      <w:r w:rsidRPr="00877177">
        <w:rPr>
          <w:rFonts w:ascii="Cambria" w:hAnsi="Cambria" w:cs="Arial"/>
          <w:sz w:val="20"/>
          <w:szCs w:val="20"/>
        </w:rPr>
        <w:t xml:space="preserve"> </w:t>
      </w:r>
      <w:proofErr w:type="spellStart"/>
      <w:r w:rsidR="003D4653">
        <w:rPr>
          <w:rFonts w:ascii="Cambria" w:hAnsi="Cambria" w:cs="Arial"/>
          <w:sz w:val="20"/>
          <w:szCs w:val="20"/>
        </w:rPr>
        <w:t>D</w:t>
      </w:r>
      <w:r w:rsidRPr="00877177">
        <w:rPr>
          <w:rFonts w:ascii="Cambria" w:hAnsi="Cambria" w:cs="Arial"/>
          <w:sz w:val="20"/>
          <w:szCs w:val="20"/>
        </w:rPr>
        <w:t>okumen</w:t>
      </w:r>
      <w:proofErr w:type="spellEnd"/>
      <w:r w:rsidRPr="00877177">
        <w:rPr>
          <w:rFonts w:ascii="Cambria" w:hAnsi="Cambria" w:cs="Arial"/>
          <w:sz w:val="20"/>
          <w:szCs w:val="20"/>
        </w:rPr>
        <w:t xml:space="preserve"> </w:t>
      </w:r>
      <w:proofErr w:type="spellStart"/>
      <w:r w:rsidR="003D4653">
        <w:rPr>
          <w:rFonts w:ascii="Cambria" w:hAnsi="Cambria" w:cs="Arial"/>
          <w:sz w:val="20"/>
          <w:szCs w:val="20"/>
        </w:rPr>
        <w:t>Penagihan</w:t>
      </w:r>
      <w:proofErr w:type="spellEnd"/>
      <w:r w:rsidR="003D4653">
        <w:rPr>
          <w:rFonts w:ascii="Cambria" w:hAnsi="Cambria" w:cs="Arial"/>
          <w:sz w:val="20"/>
          <w:szCs w:val="20"/>
        </w:rPr>
        <w:t xml:space="preserve"> </w:t>
      </w:r>
      <w:r w:rsidRPr="00877177">
        <w:rPr>
          <w:rFonts w:ascii="Cambria" w:hAnsi="Cambria" w:cs="Arial"/>
          <w:sz w:val="20"/>
          <w:szCs w:val="20"/>
        </w:rPr>
        <w:t xml:space="preserve">yang </w:t>
      </w:r>
      <w:proofErr w:type="spellStart"/>
      <w:r w:rsidRPr="00877177">
        <w:rPr>
          <w:rFonts w:ascii="Cambria" w:hAnsi="Cambria" w:cs="Arial"/>
          <w:sz w:val="20"/>
          <w:szCs w:val="20"/>
        </w:rPr>
        <w:t>telah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dikirimkan</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Apabila</w:t>
      </w:r>
      <w:proofErr w:type="spellEnd"/>
      <w:r w:rsidRPr="00877177">
        <w:rPr>
          <w:rFonts w:ascii="Cambria" w:hAnsi="Cambria" w:cs="Arial"/>
          <w:sz w:val="20"/>
          <w:szCs w:val="20"/>
        </w:rPr>
        <w:t xml:space="preserve"> </w:t>
      </w:r>
      <w:proofErr w:type="spellStart"/>
      <w:r w:rsidR="00B6303A">
        <w:rPr>
          <w:rFonts w:ascii="Cambria" w:hAnsi="Cambria" w:cs="Arial"/>
          <w:sz w:val="20"/>
          <w:szCs w:val="20"/>
        </w:rPr>
        <w:t>D</w:t>
      </w:r>
      <w:r w:rsidRPr="00877177">
        <w:rPr>
          <w:rFonts w:ascii="Cambria" w:hAnsi="Cambria" w:cs="Arial"/>
          <w:sz w:val="20"/>
          <w:szCs w:val="20"/>
        </w:rPr>
        <w:t>okum</w:t>
      </w:r>
      <w:r w:rsidR="009C74EE" w:rsidRPr="00877177">
        <w:rPr>
          <w:rFonts w:ascii="Cambria" w:hAnsi="Cambria" w:cs="Arial"/>
          <w:sz w:val="20"/>
          <w:szCs w:val="20"/>
        </w:rPr>
        <w:t>en</w:t>
      </w:r>
      <w:proofErr w:type="spellEnd"/>
      <w:r w:rsidR="009C74EE" w:rsidRPr="00877177">
        <w:rPr>
          <w:rFonts w:ascii="Cambria" w:hAnsi="Cambria" w:cs="Arial"/>
          <w:sz w:val="20"/>
          <w:szCs w:val="20"/>
        </w:rPr>
        <w:t xml:space="preserve"> </w:t>
      </w:r>
      <w:proofErr w:type="spellStart"/>
      <w:r w:rsidR="00B6303A">
        <w:rPr>
          <w:rFonts w:ascii="Cambria" w:hAnsi="Cambria" w:cs="Arial"/>
          <w:sz w:val="20"/>
          <w:szCs w:val="20"/>
        </w:rPr>
        <w:t>P</w:t>
      </w:r>
      <w:r w:rsidR="009C74EE" w:rsidRPr="00877177">
        <w:rPr>
          <w:rFonts w:ascii="Cambria" w:hAnsi="Cambria" w:cs="Arial"/>
          <w:sz w:val="20"/>
          <w:szCs w:val="20"/>
        </w:rPr>
        <w:t>enagihan</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belum</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lengkap</w:t>
      </w:r>
      <w:proofErr w:type="spellEnd"/>
      <w:r w:rsidR="009C74EE" w:rsidRPr="00877177">
        <w:rPr>
          <w:rFonts w:ascii="Cambria" w:hAnsi="Cambria" w:cs="Arial"/>
          <w:sz w:val="20"/>
          <w:szCs w:val="20"/>
        </w:rPr>
        <w:t xml:space="preserve"> dan </w:t>
      </w:r>
      <w:proofErr w:type="spellStart"/>
      <w:r w:rsidR="009C74EE" w:rsidRPr="00877177">
        <w:rPr>
          <w:rFonts w:ascii="Cambria" w:hAnsi="Cambria" w:cs="Arial"/>
          <w:sz w:val="20"/>
          <w:szCs w:val="20"/>
        </w:rPr>
        <w:t>masih</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memerlukan</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dokumen</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tambahan</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Pihak</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Pertama</w:t>
      </w:r>
      <w:proofErr w:type="spellEnd"/>
      <w:r w:rsidR="00E403F0" w:rsidRPr="00877177">
        <w:rPr>
          <w:rFonts w:ascii="Cambria" w:hAnsi="Cambria" w:cs="Arial"/>
          <w:sz w:val="20"/>
          <w:szCs w:val="20"/>
        </w:rPr>
        <w:t xml:space="preserve"> </w:t>
      </w:r>
      <w:proofErr w:type="spellStart"/>
      <w:r w:rsidR="009C74EE" w:rsidRPr="00877177">
        <w:rPr>
          <w:rFonts w:ascii="Cambria" w:hAnsi="Cambria" w:cs="Arial"/>
          <w:sz w:val="20"/>
          <w:szCs w:val="20"/>
        </w:rPr>
        <w:t>akan</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mengirimkan</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surat</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pemberitahuan</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kepada</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Pihak</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Kedua</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dalam</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jangka</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waktu</w:t>
      </w:r>
      <w:proofErr w:type="spellEnd"/>
      <w:r w:rsidR="009C74EE" w:rsidRPr="00877177">
        <w:rPr>
          <w:rFonts w:ascii="Cambria" w:hAnsi="Cambria" w:cs="Arial"/>
          <w:sz w:val="20"/>
          <w:szCs w:val="20"/>
        </w:rPr>
        <w:t xml:space="preserve"> 7 (</w:t>
      </w:r>
      <w:proofErr w:type="spellStart"/>
      <w:r w:rsidR="009C74EE" w:rsidRPr="00877177">
        <w:rPr>
          <w:rFonts w:ascii="Cambria" w:hAnsi="Cambria" w:cs="Arial"/>
          <w:sz w:val="20"/>
          <w:szCs w:val="20"/>
        </w:rPr>
        <w:t>tujuh</w:t>
      </w:r>
      <w:proofErr w:type="spellEnd"/>
      <w:r w:rsidR="009C74EE" w:rsidRPr="00877177">
        <w:rPr>
          <w:rFonts w:ascii="Cambria" w:hAnsi="Cambria" w:cs="Arial"/>
          <w:sz w:val="20"/>
          <w:szCs w:val="20"/>
        </w:rPr>
        <w:t xml:space="preserve">) </w:t>
      </w:r>
      <w:r w:rsidR="00B51B01">
        <w:rPr>
          <w:rFonts w:ascii="Cambria" w:hAnsi="Cambria" w:cs="Arial"/>
          <w:sz w:val="20"/>
          <w:szCs w:val="20"/>
        </w:rPr>
        <w:t>H</w:t>
      </w:r>
      <w:r w:rsidR="009C74EE" w:rsidRPr="00877177">
        <w:rPr>
          <w:rFonts w:ascii="Cambria" w:hAnsi="Cambria" w:cs="Arial"/>
          <w:sz w:val="20"/>
          <w:szCs w:val="20"/>
        </w:rPr>
        <w:t xml:space="preserve">ari </w:t>
      </w:r>
      <w:proofErr w:type="spellStart"/>
      <w:r w:rsidR="00B51B01">
        <w:rPr>
          <w:rFonts w:ascii="Cambria" w:hAnsi="Cambria" w:cs="Arial"/>
          <w:sz w:val="20"/>
          <w:szCs w:val="20"/>
        </w:rPr>
        <w:t>K</w:t>
      </w:r>
      <w:r w:rsidR="009C74EE" w:rsidRPr="00877177">
        <w:rPr>
          <w:rFonts w:ascii="Cambria" w:hAnsi="Cambria" w:cs="Arial"/>
          <w:sz w:val="20"/>
          <w:szCs w:val="20"/>
        </w:rPr>
        <w:t>erja</w:t>
      </w:r>
      <w:proofErr w:type="spellEnd"/>
      <w:r w:rsidR="009C74EE" w:rsidRPr="00877177">
        <w:rPr>
          <w:rFonts w:ascii="Cambria" w:hAnsi="Cambria" w:cs="Arial"/>
          <w:sz w:val="20"/>
          <w:szCs w:val="20"/>
        </w:rPr>
        <w:t xml:space="preserve"> </w:t>
      </w:r>
      <w:proofErr w:type="spellStart"/>
      <w:r w:rsidR="009C74EE" w:rsidRPr="00877177">
        <w:rPr>
          <w:rFonts w:ascii="Cambria" w:hAnsi="Cambria" w:cs="Arial"/>
          <w:sz w:val="20"/>
          <w:szCs w:val="20"/>
        </w:rPr>
        <w:t>setelah</w:t>
      </w:r>
      <w:proofErr w:type="spellEnd"/>
      <w:r w:rsidR="009C74EE" w:rsidRPr="00877177">
        <w:rPr>
          <w:rFonts w:ascii="Cambria" w:hAnsi="Cambria" w:cs="Arial"/>
          <w:sz w:val="20"/>
          <w:szCs w:val="20"/>
        </w:rPr>
        <w:t xml:space="preserve"> </w:t>
      </w:r>
      <w:proofErr w:type="spellStart"/>
      <w:r w:rsidR="00EB491C">
        <w:rPr>
          <w:rFonts w:ascii="Cambria" w:hAnsi="Cambria" w:cs="Arial"/>
          <w:sz w:val="20"/>
          <w:szCs w:val="20"/>
        </w:rPr>
        <w:t>D</w:t>
      </w:r>
      <w:r w:rsidR="009C74EE" w:rsidRPr="00877177">
        <w:rPr>
          <w:rFonts w:ascii="Cambria" w:hAnsi="Cambria" w:cs="Arial"/>
          <w:sz w:val="20"/>
          <w:szCs w:val="20"/>
        </w:rPr>
        <w:t>okumen</w:t>
      </w:r>
      <w:proofErr w:type="spellEnd"/>
      <w:r w:rsidR="009C74EE" w:rsidRPr="00877177">
        <w:rPr>
          <w:rFonts w:ascii="Cambria" w:hAnsi="Cambria" w:cs="Arial"/>
          <w:sz w:val="20"/>
          <w:szCs w:val="20"/>
        </w:rPr>
        <w:t xml:space="preserve"> </w:t>
      </w:r>
      <w:proofErr w:type="spellStart"/>
      <w:r w:rsidR="00EB491C">
        <w:rPr>
          <w:rFonts w:ascii="Cambria" w:hAnsi="Cambria" w:cs="Arial"/>
          <w:sz w:val="20"/>
          <w:szCs w:val="20"/>
        </w:rPr>
        <w:t>Penagihan</w:t>
      </w:r>
      <w:proofErr w:type="spellEnd"/>
      <w:r w:rsidR="00EB491C">
        <w:rPr>
          <w:rFonts w:ascii="Cambria" w:hAnsi="Cambria" w:cs="Arial"/>
          <w:sz w:val="20"/>
          <w:szCs w:val="20"/>
        </w:rPr>
        <w:t xml:space="preserve"> </w:t>
      </w:r>
      <w:proofErr w:type="spellStart"/>
      <w:r w:rsidR="009C74EE" w:rsidRPr="00877177">
        <w:rPr>
          <w:rFonts w:ascii="Cambria" w:hAnsi="Cambria" w:cs="Arial"/>
          <w:sz w:val="20"/>
          <w:szCs w:val="20"/>
        </w:rPr>
        <w:t>diterima</w:t>
      </w:r>
      <w:proofErr w:type="spellEnd"/>
      <w:r w:rsidR="009C74EE" w:rsidRPr="00877177">
        <w:rPr>
          <w:rFonts w:ascii="Cambria" w:hAnsi="Cambria" w:cs="Arial"/>
          <w:sz w:val="20"/>
          <w:szCs w:val="20"/>
        </w:rPr>
        <w:t>.</w:t>
      </w:r>
    </w:p>
    <w:p w14:paraId="0FE5A5C7" w14:textId="75A3F0B5" w:rsidR="005A7D0B" w:rsidRPr="00877177" w:rsidRDefault="004D4D0E" w:rsidP="00525487">
      <w:pPr>
        <w:pStyle w:val="BodyTextIndent2"/>
        <w:numPr>
          <w:ilvl w:val="2"/>
          <w:numId w:val="31"/>
        </w:numPr>
        <w:spacing w:line="240" w:lineRule="auto"/>
        <w:ind w:left="1260"/>
        <w:jc w:val="both"/>
        <w:rPr>
          <w:rFonts w:ascii="Cambria" w:hAnsi="Cambria" w:cs="Arial"/>
          <w:sz w:val="20"/>
          <w:szCs w:val="20"/>
        </w:rPr>
      </w:pP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005A7D0B" w:rsidRPr="00877177">
        <w:rPr>
          <w:rFonts w:ascii="Cambria" w:hAnsi="Cambria" w:cs="Arial"/>
          <w:sz w:val="20"/>
          <w:szCs w:val="20"/>
        </w:rPr>
        <w:t>hanya</w:t>
      </w:r>
      <w:proofErr w:type="spellEnd"/>
      <w:r w:rsidR="005A7D0B" w:rsidRPr="00877177">
        <w:rPr>
          <w:rFonts w:ascii="Cambria" w:hAnsi="Cambria" w:cs="Arial"/>
          <w:sz w:val="20"/>
          <w:szCs w:val="20"/>
        </w:rPr>
        <w:t xml:space="preserve"> </w:t>
      </w:r>
      <w:proofErr w:type="spellStart"/>
      <w:r w:rsidR="005A7D0B" w:rsidRPr="00877177">
        <w:rPr>
          <w:rFonts w:ascii="Cambria" w:hAnsi="Cambria" w:cs="Arial"/>
          <w:sz w:val="20"/>
          <w:szCs w:val="20"/>
        </w:rPr>
        <w:t>dapat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membebankan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biaya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layanan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telah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diberikan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Peserta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sesuai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kelas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perawatan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menjadi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Peserta</w:t>
      </w:r>
      <w:proofErr w:type="spellEnd"/>
      <w:r w:rsidR="005A7D0B" w:rsidRPr="00877177">
        <w:rPr>
          <w:rFonts w:ascii="Cambria" w:hAnsi="Cambria" w:cs="Arial"/>
          <w:sz w:val="20"/>
          <w:szCs w:val="20"/>
        </w:rPr>
        <w:t xml:space="preserve"> dan </w:t>
      </w:r>
      <w:proofErr w:type="spellStart"/>
      <w:r w:rsidR="005A7D0B" w:rsidRPr="00877177">
        <w:rPr>
          <w:rFonts w:ascii="Cambria" w:hAnsi="Cambria" w:cs="Arial"/>
          <w:sz w:val="20"/>
          <w:szCs w:val="20"/>
        </w:rPr>
        <w:t>tercantum</w:t>
      </w:r>
      <w:proofErr w:type="spellEnd"/>
      <w:r w:rsidR="005A7D0B" w:rsidRPr="00877177">
        <w:rPr>
          <w:rFonts w:ascii="Cambria" w:hAnsi="Cambria" w:cs="Arial"/>
          <w:sz w:val="20"/>
          <w:szCs w:val="20"/>
        </w:rPr>
        <w:t xml:space="preserve"> di </w:t>
      </w:r>
      <w:proofErr w:type="spellStart"/>
      <w:r w:rsidR="005A7D0B" w:rsidRPr="00877177">
        <w:rPr>
          <w:rFonts w:ascii="Cambria" w:hAnsi="Cambria" w:cs="Arial"/>
          <w:sz w:val="20"/>
          <w:szCs w:val="20"/>
        </w:rPr>
        <w:t>dalam</w:t>
      </w:r>
      <w:proofErr w:type="spellEnd"/>
      <w:r w:rsidR="005A7D0B" w:rsidRPr="00877177">
        <w:rPr>
          <w:rFonts w:ascii="Cambria" w:hAnsi="Cambria" w:cs="Arial"/>
          <w:sz w:val="20"/>
          <w:szCs w:val="20"/>
        </w:rPr>
        <w:t xml:space="preserve"> Surat </w:t>
      </w:r>
      <w:proofErr w:type="spellStart"/>
      <w:r w:rsidR="005A7D0B" w:rsidRPr="00877177">
        <w:rPr>
          <w:rFonts w:ascii="Cambria" w:hAnsi="Cambria" w:cs="Arial"/>
          <w:sz w:val="20"/>
          <w:szCs w:val="20"/>
        </w:rPr>
        <w:t>J</w:t>
      </w:r>
      <w:r w:rsidR="00A63A16" w:rsidRPr="00877177">
        <w:rPr>
          <w:rFonts w:ascii="Cambria" w:hAnsi="Cambria" w:cs="Arial"/>
          <w:sz w:val="20"/>
          <w:szCs w:val="20"/>
        </w:rPr>
        <w:t>a</w:t>
      </w:r>
      <w:r w:rsidR="005A7D0B" w:rsidRPr="00877177">
        <w:rPr>
          <w:rFonts w:ascii="Cambria" w:hAnsi="Cambria" w:cs="Arial"/>
          <w:sz w:val="20"/>
          <w:szCs w:val="20"/>
        </w:rPr>
        <w:t>minan</w:t>
      </w:r>
      <w:proofErr w:type="spellEnd"/>
      <w:r w:rsidR="005A7D0B" w:rsidRPr="00877177">
        <w:rPr>
          <w:rFonts w:ascii="Cambria" w:hAnsi="Cambria" w:cs="Arial"/>
          <w:sz w:val="20"/>
          <w:szCs w:val="20"/>
        </w:rPr>
        <w:t xml:space="preserve"> </w:t>
      </w:r>
      <w:proofErr w:type="spellStart"/>
      <w:r w:rsidR="00A24F94">
        <w:rPr>
          <w:rFonts w:ascii="Cambria" w:hAnsi="Cambria" w:cs="Arial"/>
          <w:sz w:val="20"/>
          <w:szCs w:val="20"/>
        </w:rPr>
        <w:t>Layanan</w:t>
      </w:r>
      <w:proofErr w:type="spellEnd"/>
      <w:r w:rsidR="00A24F94">
        <w:rPr>
          <w:rFonts w:ascii="Cambria" w:hAnsi="Cambria" w:cs="Arial"/>
          <w:sz w:val="20"/>
          <w:szCs w:val="20"/>
        </w:rPr>
        <w:t xml:space="preserve"> Kesehatan </w:t>
      </w:r>
      <w:r w:rsidR="00A63A16" w:rsidRPr="00877177">
        <w:rPr>
          <w:rFonts w:ascii="Cambria" w:hAnsi="Cambria" w:cs="Arial"/>
          <w:sz w:val="20"/>
          <w:szCs w:val="20"/>
        </w:rPr>
        <w:t xml:space="preserve">Rawat </w:t>
      </w:r>
      <w:proofErr w:type="spellStart"/>
      <w:r w:rsidR="00A63A16" w:rsidRPr="00877177">
        <w:rPr>
          <w:rFonts w:ascii="Cambria" w:hAnsi="Cambria" w:cs="Arial"/>
          <w:sz w:val="20"/>
          <w:szCs w:val="20"/>
        </w:rPr>
        <w:t>Inap</w:t>
      </w:r>
      <w:proofErr w:type="spellEnd"/>
      <w:r w:rsidR="00A63A16" w:rsidRPr="00877177">
        <w:rPr>
          <w:rFonts w:ascii="Cambria" w:hAnsi="Cambria" w:cs="Arial"/>
          <w:sz w:val="20"/>
          <w:szCs w:val="20"/>
        </w:rPr>
        <w:t xml:space="preserve"> </w:t>
      </w:r>
      <w:proofErr w:type="spellStart"/>
      <w:r w:rsidR="005A7D0B" w:rsidRPr="00877177">
        <w:rPr>
          <w:rFonts w:ascii="Cambria" w:hAnsi="Cambria" w:cs="Arial"/>
          <w:sz w:val="20"/>
          <w:szCs w:val="20"/>
        </w:rPr>
        <w:t>serta</w:t>
      </w:r>
      <w:proofErr w:type="spellEnd"/>
      <w:r w:rsidR="005A7D0B" w:rsidRPr="00877177">
        <w:rPr>
          <w:rFonts w:ascii="Cambria" w:hAnsi="Cambria" w:cs="Arial"/>
          <w:sz w:val="20"/>
          <w:szCs w:val="20"/>
        </w:rPr>
        <w:t xml:space="preserve"> </w:t>
      </w:r>
      <w:proofErr w:type="spellStart"/>
      <w:r w:rsidR="005A7D0B" w:rsidRPr="00877177">
        <w:rPr>
          <w:rFonts w:ascii="Cambria" w:hAnsi="Cambria" w:cs="Arial"/>
          <w:sz w:val="20"/>
          <w:szCs w:val="20"/>
        </w:rPr>
        <w:t>mengacu</w:t>
      </w:r>
      <w:proofErr w:type="spellEnd"/>
      <w:r w:rsidR="005A7D0B" w:rsidRPr="00877177">
        <w:rPr>
          <w:rFonts w:ascii="Cambria" w:hAnsi="Cambria" w:cs="Arial"/>
          <w:sz w:val="20"/>
          <w:szCs w:val="20"/>
        </w:rPr>
        <w:t xml:space="preserve"> pada </w:t>
      </w:r>
      <w:r w:rsidR="00A24F94">
        <w:rPr>
          <w:rFonts w:ascii="Cambria" w:hAnsi="Cambria" w:cs="Arial"/>
          <w:sz w:val="20"/>
          <w:szCs w:val="20"/>
        </w:rPr>
        <w:t>T</w:t>
      </w:r>
      <w:r w:rsidR="005A7D0B" w:rsidRPr="00877177">
        <w:rPr>
          <w:rFonts w:ascii="Cambria" w:hAnsi="Cambria" w:cs="Arial"/>
          <w:sz w:val="20"/>
          <w:szCs w:val="20"/>
        </w:rPr>
        <w:t xml:space="preserve">arif yang </w:t>
      </w:r>
      <w:proofErr w:type="spellStart"/>
      <w:r w:rsidR="005A7D0B" w:rsidRPr="00877177">
        <w:rPr>
          <w:rFonts w:ascii="Cambria" w:hAnsi="Cambria" w:cs="Arial"/>
          <w:sz w:val="20"/>
          <w:szCs w:val="20"/>
        </w:rPr>
        <w:t>telah</w:t>
      </w:r>
      <w:proofErr w:type="spellEnd"/>
      <w:r w:rsidR="005A7D0B" w:rsidRPr="00877177">
        <w:rPr>
          <w:rFonts w:ascii="Cambria" w:hAnsi="Cambria" w:cs="Arial"/>
          <w:sz w:val="20"/>
          <w:szCs w:val="20"/>
        </w:rPr>
        <w:t xml:space="preserve"> </w:t>
      </w:r>
      <w:proofErr w:type="spellStart"/>
      <w:r w:rsidR="005A7D0B" w:rsidRPr="00877177">
        <w:rPr>
          <w:rFonts w:ascii="Cambria" w:hAnsi="Cambria" w:cs="Arial"/>
          <w:sz w:val="20"/>
          <w:szCs w:val="20"/>
        </w:rPr>
        <w:t>disepakati</w:t>
      </w:r>
      <w:proofErr w:type="spellEnd"/>
      <w:r w:rsidR="005A7D0B" w:rsidRPr="00877177">
        <w:rPr>
          <w:rFonts w:ascii="Cambria" w:hAnsi="Cambria" w:cs="Arial"/>
          <w:sz w:val="20"/>
          <w:szCs w:val="20"/>
        </w:rPr>
        <w:t>.</w:t>
      </w:r>
    </w:p>
    <w:p w14:paraId="781584A1" w14:textId="77777777" w:rsidR="00A37A10" w:rsidRPr="00877177" w:rsidRDefault="002F11D3" w:rsidP="00525487">
      <w:pPr>
        <w:pStyle w:val="BodyTextIndent2"/>
        <w:numPr>
          <w:ilvl w:val="2"/>
          <w:numId w:val="31"/>
        </w:numPr>
        <w:spacing w:line="240" w:lineRule="auto"/>
        <w:ind w:left="1260"/>
        <w:jc w:val="both"/>
        <w:rPr>
          <w:rFonts w:ascii="Cambria" w:hAnsi="Cambria" w:cs="Arial"/>
          <w:sz w:val="20"/>
          <w:szCs w:val="20"/>
        </w:rPr>
      </w:pPr>
      <w:r w:rsidRPr="00877177">
        <w:rPr>
          <w:rFonts w:ascii="Cambria" w:hAnsi="Cambria" w:cs="Arial"/>
          <w:sz w:val="20"/>
          <w:szCs w:val="20"/>
          <w:lang w:val="id-ID"/>
        </w:rPr>
        <w:t>Pihak Kedua wajib memberikan resume medis Peserta pada Pihak Pertama yang ditujukan langsung pada dokter perusahaan</w:t>
      </w:r>
      <w:r w:rsidRPr="00877177">
        <w:rPr>
          <w:rFonts w:ascii="Cambria" w:hAnsi="Cambria" w:cs="Arial"/>
          <w:sz w:val="20"/>
          <w:szCs w:val="20"/>
          <w:lang w:val="de-DE"/>
        </w:rPr>
        <w:t xml:space="preserve"> dan untuk hal sebagaimana dimaksud pada ayat ini, </w:t>
      </w:r>
      <w:r w:rsidRPr="00877177">
        <w:rPr>
          <w:rFonts w:ascii="Cambria" w:hAnsi="Cambria" w:cs="Arial"/>
          <w:bCs/>
          <w:sz w:val="20"/>
          <w:szCs w:val="20"/>
          <w:lang w:val="sv-SE"/>
        </w:rPr>
        <w:t>Pihak Pertama</w:t>
      </w:r>
      <w:r w:rsidRPr="00877177">
        <w:rPr>
          <w:rFonts w:ascii="Cambria" w:hAnsi="Cambria" w:cs="Arial"/>
          <w:sz w:val="20"/>
          <w:szCs w:val="20"/>
          <w:lang w:val="sv-SE"/>
        </w:rPr>
        <w:t xml:space="preserve"> dengan ini menyatakan bahwa </w:t>
      </w:r>
      <w:r w:rsidRPr="00877177">
        <w:rPr>
          <w:rFonts w:ascii="Cambria" w:hAnsi="Cambria" w:cs="Arial"/>
          <w:bCs/>
          <w:sz w:val="20"/>
          <w:szCs w:val="20"/>
          <w:lang w:val="sv-SE"/>
        </w:rPr>
        <w:t>Pihak Pertama</w:t>
      </w:r>
      <w:r w:rsidRPr="00877177">
        <w:rPr>
          <w:rFonts w:ascii="Cambria" w:hAnsi="Cambria" w:cs="Arial"/>
          <w:sz w:val="20"/>
          <w:szCs w:val="20"/>
          <w:lang w:val="sv-SE"/>
        </w:rPr>
        <w:t xml:space="preserve"> telah mendapat izin dan kuasa dari </w:t>
      </w:r>
      <w:r w:rsidRPr="00877177">
        <w:rPr>
          <w:rFonts w:ascii="Cambria" w:hAnsi="Cambria" w:cs="Arial"/>
          <w:bCs/>
          <w:sz w:val="20"/>
          <w:szCs w:val="20"/>
          <w:lang w:val="sv-SE"/>
        </w:rPr>
        <w:t>Peserta</w:t>
      </w:r>
      <w:r w:rsidRPr="00877177">
        <w:rPr>
          <w:rFonts w:ascii="Cambria" w:hAnsi="Cambria" w:cs="Arial"/>
          <w:b/>
          <w:bCs/>
          <w:sz w:val="20"/>
          <w:szCs w:val="20"/>
          <w:lang w:val="sv-SE"/>
        </w:rPr>
        <w:t xml:space="preserve"> </w:t>
      </w:r>
      <w:r w:rsidRPr="00877177">
        <w:rPr>
          <w:rFonts w:ascii="Cambria" w:hAnsi="Cambria" w:cs="Arial"/>
          <w:sz w:val="20"/>
          <w:szCs w:val="20"/>
          <w:lang w:val="sv-SE"/>
        </w:rPr>
        <w:t xml:space="preserve">untuk meminta dan/atau menerima resume medis Peserta, baik secara lisan maupun tertulis dari </w:t>
      </w:r>
      <w:r w:rsidRPr="00877177">
        <w:rPr>
          <w:rFonts w:ascii="Cambria" w:hAnsi="Cambria" w:cs="Arial"/>
          <w:bCs/>
          <w:sz w:val="20"/>
          <w:szCs w:val="20"/>
          <w:lang w:val="sv-SE"/>
        </w:rPr>
        <w:t>Pihak Kedua dan</w:t>
      </w:r>
      <w:r w:rsidRPr="00877177">
        <w:rPr>
          <w:rFonts w:ascii="Cambria" w:hAnsi="Cambria" w:cs="Arial"/>
          <w:b/>
          <w:bCs/>
          <w:sz w:val="20"/>
          <w:szCs w:val="20"/>
          <w:lang w:val="sv-SE"/>
        </w:rPr>
        <w:t xml:space="preserve"> </w:t>
      </w:r>
      <w:r w:rsidRPr="00877177">
        <w:rPr>
          <w:rFonts w:ascii="Cambria" w:hAnsi="Cambria" w:cs="Arial"/>
          <w:sz w:val="20"/>
          <w:szCs w:val="20"/>
          <w:lang w:val="de-DE"/>
        </w:rPr>
        <w:t>Pihak Pertama dengan ini menyatakan dan menjamin untuk melepaskan Pihak Kedua dari segala klaim dan/atau tuntutan dalam bentuk apapun dari pihak manapun sehubungan dengan penunjukan dan/atau pemberian resume medis Peserta kepada Pihak Pertama atau pihak ketiga sepanjang untuk kepentingan pemberian Pelayanan Kesehatan sebagaimana dimaksudkan dalam Perjanjian ini.</w:t>
      </w:r>
    </w:p>
    <w:p w14:paraId="6C8DFD50" w14:textId="77777777" w:rsidR="00A37A10" w:rsidRPr="00877177" w:rsidRDefault="002F11D3" w:rsidP="00525487">
      <w:pPr>
        <w:pStyle w:val="BodyTextIndent2"/>
        <w:numPr>
          <w:ilvl w:val="2"/>
          <w:numId w:val="31"/>
        </w:numPr>
        <w:spacing w:line="240" w:lineRule="auto"/>
        <w:ind w:left="1260"/>
        <w:jc w:val="both"/>
        <w:rPr>
          <w:rFonts w:ascii="Cambria" w:hAnsi="Cambria" w:cs="Arial"/>
          <w:sz w:val="20"/>
          <w:szCs w:val="20"/>
        </w:rPr>
      </w:pPr>
      <w:r w:rsidRPr="00877177">
        <w:rPr>
          <w:rFonts w:ascii="Cambria" w:hAnsi="Cambria" w:cs="Arial"/>
          <w:sz w:val="20"/>
          <w:szCs w:val="20"/>
          <w:lang w:val="de-DE"/>
        </w:rPr>
        <w:t xml:space="preserve">Pihak Kedua bertanggung jawab dan menjamin kebenaran </w:t>
      </w:r>
      <w:r w:rsidR="00CA3611" w:rsidRPr="00877177">
        <w:rPr>
          <w:rFonts w:ascii="Cambria" w:hAnsi="Cambria" w:cs="Arial"/>
          <w:sz w:val="20"/>
          <w:szCs w:val="20"/>
          <w:lang w:val="de-DE"/>
        </w:rPr>
        <w:t xml:space="preserve">seluruh </w:t>
      </w:r>
      <w:r w:rsidRPr="00877177">
        <w:rPr>
          <w:rFonts w:ascii="Cambria" w:hAnsi="Cambria" w:cs="Arial"/>
          <w:sz w:val="20"/>
          <w:szCs w:val="20"/>
          <w:lang w:val="de-DE"/>
        </w:rPr>
        <w:t>laporan medis Peserta yang pertama kali diterima oleh Pihak Pertama dan yang dituangkan atau dinyatakan oleh Pihak Kedua dalam suatu formulir perawatan medis setelah Peserta meninggalkan Rumah Sakit atau Klinik, dan Pihak Kedua membebaskan Pihak Pertama dari segala tuntutan dan gugatan dalam bentuk apapun dari Pihak Kedua atau pihak manapun atas kesalahan atau kelalaian dalam pengisian formulir perawatan medis.</w:t>
      </w:r>
    </w:p>
    <w:p w14:paraId="1E3BC466" w14:textId="69929081" w:rsidR="002F11D3" w:rsidRPr="00A96F6C" w:rsidRDefault="002F11D3" w:rsidP="00525487">
      <w:pPr>
        <w:pStyle w:val="BodyTextIndent2"/>
        <w:numPr>
          <w:ilvl w:val="2"/>
          <w:numId w:val="31"/>
        </w:numPr>
        <w:spacing w:after="0" w:line="240" w:lineRule="auto"/>
        <w:ind w:left="1260"/>
        <w:jc w:val="both"/>
        <w:rPr>
          <w:rFonts w:ascii="Cambria" w:hAnsi="Cambria" w:cs="Arial"/>
          <w:sz w:val="20"/>
          <w:szCs w:val="20"/>
        </w:rPr>
      </w:pPr>
      <w:r w:rsidRPr="00877177">
        <w:rPr>
          <w:rFonts w:ascii="Cambria" w:hAnsi="Cambria" w:cs="Arial"/>
          <w:sz w:val="20"/>
          <w:szCs w:val="20"/>
          <w:lang w:val="id-ID"/>
        </w:rPr>
        <w:t xml:space="preserve">Pihak Kedua wajib untuk memberikan </w:t>
      </w:r>
      <w:r w:rsidR="00E7605F">
        <w:rPr>
          <w:rFonts w:ascii="Cambria" w:hAnsi="Cambria" w:cs="Arial"/>
          <w:sz w:val="20"/>
          <w:szCs w:val="20"/>
        </w:rPr>
        <w:t>P</w:t>
      </w:r>
      <w:r w:rsidRPr="00877177">
        <w:rPr>
          <w:rFonts w:ascii="Cambria" w:hAnsi="Cambria" w:cs="Arial"/>
          <w:sz w:val="20"/>
          <w:szCs w:val="20"/>
          <w:lang w:val="id-ID"/>
        </w:rPr>
        <w:t xml:space="preserve">elayanan </w:t>
      </w:r>
      <w:r w:rsidR="00E7605F">
        <w:rPr>
          <w:rFonts w:ascii="Cambria" w:hAnsi="Cambria" w:cs="Arial"/>
          <w:sz w:val="20"/>
          <w:szCs w:val="20"/>
        </w:rPr>
        <w:t>K</w:t>
      </w:r>
      <w:r w:rsidRPr="00877177">
        <w:rPr>
          <w:rFonts w:ascii="Cambria" w:hAnsi="Cambria" w:cs="Arial"/>
          <w:sz w:val="20"/>
          <w:szCs w:val="20"/>
          <w:lang w:val="id-ID"/>
        </w:rPr>
        <w:t xml:space="preserve">esehatan yang baik, mengenakan </w:t>
      </w:r>
      <w:r w:rsidR="004A66E1">
        <w:rPr>
          <w:rFonts w:ascii="Cambria" w:hAnsi="Cambria" w:cs="Arial"/>
          <w:sz w:val="20"/>
          <w:szCs w:val="20"/>
        </w:rPr>
        <w:t>T</w:t>
      </w:r>
      <w:r w:rsidRPr="00877177">
        <w:rPr>
          <w:rFonts w:ascii="Cambria" w:hAnsi="Cambria" w:cs="Arial"/>
          <w:sz w:val="20"/>
          <w:szCs w:val="20"/>
          <w:lang w:val="id-ID"/>
        </w:rPr>
        <w:t>arif sesuai dengan yang telah disepakati, menjamin agar tidak terjadinya mal</w:t>
      </w:r>
      <w:r w:rsidR="00C33D41" w:rsidRPr="00877177">
        <w:rPr>
          <w:rFonts w:ascii="Cambria" w:hAnsi="Cambria" w:cs="Arial"/>
          <w:sz w:val="20"/>
          <w:szCs w:val="20"/>
          <w:lang w:val="id-ID"/>
        </w:rPr>
        <w:t>prakti</w:t>
      </w:r>
      <w:r w:rsidRPr="00877177">
        <w:rPr>
          <w:rFonts w:ascii="Cambria" w:hAnsi="Cambria" w:cs="Arial"/>
          <w:sz w:val="20"/>
          <w:szCs w:val="20"/>
          <w:lang w:val="id-ID"/>
        </w:rPr>
        <w:t>k serta hal-hal lain yang dapat dikategorikan sebagai kelalaian dalam menjalankan profesinya.</w:t>
      </w:r>
    </w:p>
    <w:p w14:paraId="75EA4AE7" w14:textId="77777777" w:rsidR="006B177C" w:rsidRPr="00A96F6C" w:rsidRDefault="006B177C" w:rsidP="00A96F6C">
      <w:pPr>
        <w:pStyle w:val="BodyTextIndent2"/>
        <w:spacing w:after="0" w:line="240" w:lineRule="auto"/>
        <w:ind w:left="1260"/>
        <w:jc w:val="both"/>
        <w:rPr>
          <w:rFonts w:ascii="Cambria" w:hAnsi="Cambria" w:cs="Arial"/>
          <w:sz w:val="20"/>
          <w:szCs w:val="20"/>
        </w:rPr>
      </w:pPr>
    </w:p>
    <w:p w14:paraId="3848758E" w14:textId="47A6D036" w:rsidR="006B177C" w:rsidRPr="00D77FCF" w:rsidRDefault="006B177C" w:rsidP="00525487">
      <w:pPr>
        <w:pStyle w:val="BodyTextIndent2"/>
        <w:numPr>
          <w:ilvl w:val="2"/>
          <w:numId w:val="31"/>
        </w:numPr>
        <w:spacing w:after="0" w:line="240" w:lineRule="auto"/>
        <w:ind w:left="1260"/>
        <w:jc w:val="both"/>
        <w:rPr>
          <w:rFonts w:ascii="Cambria" w:hAnsi="Cambria" w:cs="Arial"/>
          <w:sz w:val="20"/>
          <w:szCs w:val="20"/>
          <w:lang w:val="pt-BR"/>
        </w:rPr>
      </w:pP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memerlukan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informasi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medis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atas</w:t>
      </w:r>
      <w:proofErr w:type="spellEnd"/>
      <w:r w:rsidRPr="00877177">
        <w:rPr>
          <w:rFonts w:ascii="Cambria" w:hAnsi="Cambria" w:cs="Arial"/>
          <w:sz w:val="20"/>
          <w:szCs w:val="20"/>
        </w:rPr>
        <w:t xml:space="preserve"> </w:t>
      </w:r>
      <w:proofErr w:type="spellStart"/>
      <w:r w:rsidR="003A6265">
        <w:rPr>
          <w:rFonts w:ascii="Cambria" w:hAnsi="Cambria" w:cs="Arial"/>
          <w:sz w:val="20"/>
          <w:szCs w:val="20"/>
        </w:rPr>
        <w:t>Peserta</w:t>
      </w:r>
      <w:proofErr w:type="spellEnd"/>
      <w:r w:rsidR="003A6265" w:rsidRPr="00877177">
        <w:rPr>
          <w:rFonts w:ascii="Cambria" w:hAnsi="Cambria" w:cs="Arial"/>
          <w:sz w:val="20"/>
          <w:szCs w:val="20"/>
        </w:rPr>
        <w:t xml:space="preserve"> </w:t>
      </w:r>
      <w:r w:rsidRPr="00877177">
        <w:rPr>
          <w:rFonts w:ascii="Cambria" w:hAnsi="Cambria" w:cs="Arial"/>
          <w:sz w:val="20"/>
          <w:szCs w:val="20"/>
        </w:rPr>
        <w:t xml:space="preserve">yang </w:t>
      </w:r>
      <w:proofErr w:type="spellStart"/>
      <w:r w:rsidRPr="00877177">
        <w:rPr>
          <w:rFonts w:ascii="Cambria" w:hAnsi="Cambria" w:cs="Arial"/>
          <w:sz w:val="20"/>
          <w:szCs w:val="20"/>
        </w:rPr>
        <w:t>tercatat</w:t>
      </w:r>
      <w:proofErr w:type="spellEnd"/>
      <w:r w:rsidRPr="00877177">
        <w:rPr>
          <w:rFonts w:ascii="Cambria" w:hAnsi="Cambria" w:cs="Arial"/>
          <w:sz w:val="20"/>
          <w:szCs w:val="20"/>
        </w:rPr>
        <w:t xml:space="preserve"> di Rumah Sakit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baik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dijaminkan</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pun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maka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wajib</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memberikan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seluruh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catatan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medis</w:t>
      </w:r>
      <w:proofErr w:type="spellEnd"/>
      <w:r w:rsidRPr="00877177">
        <w:rPr>
          <w:rFonts w:ascii="Cambria" w:hAnsi="Cambria" w:cs="Arial"/>
          <w:sz w:val="20"/>
          <w:szCs w:val="20"/>
        </w:rPr>
        <w:t xml:space="preserve"> </w:t>
      </w:r>
      <w:proofErr w:type="spellStart"/>
      <w:r w:rsidR="003A48D9">
        <w:rPr>
          <w:rFonts w:ascii="Cambria" w:hAnsi="Cambria" w:cs="Arial"/>
          <w:sz w:val="20"/>
          <w:szCs w:val="20"/>
        </w:rPr>
        <w:t>Peserta</w:t>
      </w:r>
      <w:proofErr w:type="spellEnd"/>
      <w:r w:rsidR="003A48D9"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00092FA2" w:rsidRPr="00877177">
        <w:rPr>
          <w:rFonts w:ascii="Cambria" w:hAnsi="Cambria" w:cs="Arial"/>
          <w:sz w:val="20"/>
          <w:szCs w:val="20"/>
        </w:rPr>
        <w:t xml:space="preserve"> </w:t>
      </w:r>
      <w:proofErr w:type="spellStart"/>
      <w:r w:rsidR="00092FA2" w:rsidRPr="00877177">
        <w:rPr>
          <w:rFonts w:ascii="Cambria" w:hAnsi="Cambria" w:cs="Arial"/>
          <w:sz w:val="20"/>
          <w:szCs w:val="20"/>
        </w:rPr>
        <w:t>dalam</w:t>
      </w:r>
      <w:proofErr w:type="spellEnd"/>
      <w:r w:rsidR="00092FA2" w:rsidRPr="00877177">
        <w:rPr>
          <w:rFonts w:ascii="Cambria" w:hAnsi="Cambria" w:cs="Arial"/>
          <w:sz w:val="20"/>
          <w:szCs w:val="20"/>
        </w:rPr>
        <w:t xml:space="preserve"> </w:t>
      </w:r>
      <w:proofErr w:type="spellStart"/>
      <w:r w:rsidR="00092FA2" w:rsidRPr="00877177">
        <w:rPr>
          <w:rFonts w:ascii="Cambria" w:hAnsi="Cambria" w:cs="Arial"/>
          <w:sz w:val="20"/>
          <w:szCs w:val="20"/>
        </w:rPr>
        <w:t>waktu</w:t>
      </w:r>
      <w:proofErr w:type="spellEnd"/>
      <w:r w:rsidR="00092FA2" w:rsidRPr="00877177">
        <w:rPr>
          <w:rFonts w:ascii="Cambria" w:hAnsi="Cambria" w:cs="Arial"/>
          <w:sz w:val="20"/>
          <w:szCs w:val="20"/>
        </w:rPr>
        <w:t xml:space="preserve"> </w:t>
      </w:r>
      <w:proofErr w:type="spellStart"/>
      <w:r w:rsidR="00092FA2" w:rsidRPr="00877177">
        <w:rPr>
          <w:rFonts w:ascii="Cambria" w:hAnsi="Cambria" w:cs="Arial"/>
          <w:sz w:val="20"/>
          <w:szCs w:val="20"/>
        </w:rPr>
        <w:t>maksimal</w:t>
      </w:r>
      <w:proofErr w:type="spellEnd"/>
      <w:r w:rsidR="00092FA2" w:rsidRPr="00877177">
        <w:rPr>
          <w:rFonts w:ascii="Cambria" w:hAnsi="Cambria" w:cs="Arial"/>
          <w:sz w:val="20"/>
          <w:szCs w:val="20"/>
        </w:rPr>
        <w:t xml:space="preserve"> 7 (</w:t>
      </w:r>
      <w:proofErr w:type="spellStart"/>
      <w:r w:rsidR="00092FA2" w:rsidRPr="00877177">
        <w:rPr>
          <w:rFonts w:ascii="Cambria" w:hAnsi="Cambria" w:cs="Arial"/>
          <w:sz w:val="20"/>
          <w:szCs w:val="20"/>
        </w:rPr>
        <w:t>tujuh</w:t>
      </w:r>
      <w:proofErr w:type="spellEnd"/>
      <w:r w:rsidR="00092FA2" w:rsidRPr="00877177">
        <w:rPr>
          <w:rFonts w:ascii="Cambria" w:hAnsi="Cambria" w:cs="Arial"/>
          <w:sz w:val="20"/>
          <w:szCs w:val="20"/>
        </w:rPr>
        <w:t xml:space="preserve">) </w:t>
      </w:r>
      <w:r w:rsidR="000547B1">
        <w:rPr>
          <w:rFonts w:ascii="Cambria" w:hAnsi="Cambria" w:cs="Arial"/>
          <w:sz w:val="20"/>
          <w:szCs w:val="20"/>
        </w:rPr>
        <w:t>H</w:t>
      </w:r>
      <w:r w:rsidR="00092FA2" w:rsidRPr="00877177">
        <w:rPr>
          <w:rFonts w:ascii="Cambria" w:hAnsi="Cambria" w:cs="Arial"/>
          <w:sz w:val="20"/>
          <w:szCs w:val="20"/>
        </w:rPr>
        <w:t xml:space="preserve">ari </w:t>
      </w:r>
      <w:proofErr w:type="spellStart"/>
      <w:r w:rsidR="000547B1">
        <w:rPr>
          <w:rFonts w:ascii="Cambria" w:hAnsi="Cambria" w:cs="Arial"/>
          <w:sz w:val="20"/>
          <w:szCs w:val="20"/>
        </w:rPr>
        <w:t>K</w:t>
      </w:r>
      <w:r w:rsidR="00092FA2" w:rsidRPr="00877177">
        <w:rPr>
          <w:rFonts w:ascii="Cambria" w:hAnsi="Cambria" w:cs="Arial"/>
          <w:sz w:val="20"/>
          <w:szCs w:val="20"/>
        </w:rPr>
        <w:t>erja</w:t>
      </w:r>
      <w:proofErr w:type="spellEnd"/>
      <w:r w:rsidRPr="00877177">
        <w:rPr>
          <w:rFonts w:ascii="Cambria" w:hAnsi="Cambria" w:cs="Arial"/>
          <w:sz w:val="20"/>
          <w:szCs w:val="20"/>
        </w:rPr>
        <w:t xml:space="preserve">. </w:t>
      </w:r>
      <w:r w:rsidRPr="00D77FCF">
        <w:rPr>
          <w:rFonts w:ascii="Cambria" w:hAnsi="Cambria" w:cs="Arial"/>
          <w:sz w:val="20"/>
          <w:szCs w:val="20"/>
          <w:lang w:val="pt-BR"/>
        </w:rPr>
        <w:t xml:space="preserve">Hal ini mencakup juga catatan medis </w:t>
      </w:r>
      <w:r w:rsidR="003A48D9">
        <w:rPr>
          <w:rFonts w:ascii="Cambria" w:hAnsi="Cambria" w:cs="Arial"/>
          <w:sz w:val="20"/>
          <w:szCs w:val="20"/>
          <w:lang w:val="pt-BR"/>
        </w:rPr>
        <w:t>Peserta</w:t>
      </w:r>
      <w:r w:rsidR="003A48D9" w:rsidRPr="00D77FCF">
        <w:rPr>
          <w:rFonts w:ascii="Cambria" w:hAnsi="Cambria" w:cs="Arial"/>
          <w:sz w:val="20"/>
          <w:szCs w:val="20"/>
          <w:lang w:val="pt-BR"/>
        </w:rPr>
        <w:t xml:space="preserve"> </w:t>
      </w:r>
      <w:r w:rsidRPr="00D77FCF">
        <w:rPr>
          <w:rFonts w:ascii="Cambria" w:hAnsi="Cambria" w:cs="Arial"/>
          <w:sz w:val="20"/>
          <w:szCs w:val="20"/>
          <w:lang w:val="pt-BR"/>
        </w:rPr>
        <w:t>yang terjadi sebelum Perjanjian ini b</w:t>
      </w:r>
      <w:r w:rsidR="00092FA2" w:rsidRPr="00D77FCF">
        <w:rPr>
          <w:rFonts w:ascii="Cambria" w:hAnsi="Cambria" w:cs="Arial"/>
          <w:sz w:val="20"/>
          <w:szCs w:val="20"/>
          <w:lang w:val="pt-BR"/>
        </w:rPr>
        <w:t>erla</w:t>
      </w:r>
      <w:r w:rsidRPr="00D77FCF">
        <w:rPr>
          <w:rFonts w:ascii="Cambria" w:hAnsi="Cambria" w:cs="Arial"/>
          <w:sz w:val="20"/>
          <w:szCs w:val="20"/>
          <w:lang w:val="pt-BR"/>
        </w:rPr>
        <w:t>ku,</w:t>
      </w:r>
    </w:p>
    <w:p w14:paraId="21BC4D16" w14:textId="77777777" w:rsidR="008A38A0" w:rsidRDefault="008A38A0" w:rsidP="0017213B">
      <w:pPr>
        <w:pStyle w:val="ListParagraph"/>
        <w:rPr>
          <w:rFonts w:ascii="Cambria" w:hAnsi="Cambria" w:cs="Arial"/>
          <w:sz w:val="20"/>
          <w:szCs w:val="20"/>
          <w:lang w:val="id-ID"/>
        </w:rPr>
      </w:pPr>
    </w:p>
    <w:p w14:paraId="1F763D1D" w14:textId="77777777" w:rsidR="00603B76" w:rsidRPr="00877177" w:rsidRDefault="00603B76" w:rsidP="00A96F6C">
      <w:pPr>
        <w:pStyle w:val="BodyTextIndent2"/>
        <w:spacing w:after="0" w:line="240" w:lineRule="auto"/>
        <w:ind w:left="0"/>
        <w:jc w:val="both"/>
        <w:rPr>
          <w:rFonts w:ascii="Cambria" w:hAnsi="Cambria" w:cs="Arial"/>
          <w:sz w:val="20"/>
          <w:szCs w:val="20"/>
          <w:lang w:val="id-ID"/>
        </w:rPr>
      </w:pPr>
    </w:p>
    <w:p w14:paraId="02B67560" w14:textId="77777777" w:rsidR="002F11D3" w:rsidRPr="00877177" w:rsidRDefault="00C33D41" w:rsidP="00614F2B">
      <w:pPr>
        <w:ind w:left="360"/>
        <w:jc w:val="center"/>
        <w:rPr>
          <w:rFonts w:ascii="Cambria" w:hAnsi="Cambria" w:cs="Arial"/>
          <w:b/>
          <w:sz w:val="20"/>
          <w:szCs w:val="20"/>
        </w:rPr>
      </w:pPr>
      <w:r w:rsidRPr="00877177">
        <w:rPr>
          <w:rFonts w:ascii="Cambria" w:hAnsi="Cambria" w:cs="Arial"/>
          <w:b/>
          <w:sz w:val="20"/>
          <w:szCs w:val="20"/>
          <w:lang w:val="id-ID"/>
        </w:rPr>
        <w:t xml:space="preserve">PASAL </w:t>
      </w:r>
      <w:r w:rsidR="00525487" w:rsidRPr="00877177">
        <w:rPr>
          <w:rFonts w:ascii="Cambria" w:hAnsi="Cambria" w:cs="Arial"/>
          <w:b/>
          <w:sz w:val="20"/>
          <w:szCs w:val="20"/>
        </w:rPr>
        <w:t>6</w:t>
      </w:r>
    </w:p>
    <w:p w14:paraId="2CC19B66" w14:textId="77777777" w:rsidR="002F11D3" w:rsidRPr="00877177" w:rsidRDefault="002F11D3" w:rsidP="002F11D3">
      <w:pPr>
        <w:ind w:left="360"/>
        <w:jc w:val="center"/>
        <w:rPr>
          <w:rFonts w:ascii="Cambria" w:hAnsi="Cambria" w:cs="Arial"/>
          <w:b/>
          <w:sz w:val="20"/>
          <w:szCs w:val="20"/>
          <w:lang w:val="id-ID"/>
        </w:rPr>
      </w:pPr>
      <w:r w:rsidRPr="00877177">
        <w:rPr>
          <w:rFonts w:ascii="Cambria" w:hAnsi="Cambria" w:cs="Arial"/>
          <w:b/>
          <w:sz w:val="20"/>
          <w:szCs w:val="20"/>
          <w:lang w:val="id-ID"/>
        </w:rPr>
        <w:t>PROSEDUR RAWAT INAP</w:t>
      </w:r>
    </w:p>
    <w:p w14:paraId="1A736263" w14:textId="77777777" w:rsidR="002F11D3" w:rsidRPr="00877177" w:rsidRDefault="002F11D3" w:rsidP="002F11D3">
      <w:pPr>
        <w:rPr>
          <w:rFonts w:ascii="Cambria" w:hAnsi="Cambria" w:cs="Arial"/>
          <w:sz w:val="20"/>
          <w:szCs w:val="20"/>
          <w:lang w:val="id-ID"/>
        </w:rPr>
      </w:pPr>
    </w:p>
    <w:p w14:paraId="579241A3" w14:textId="23A3CF5E" w:rsidR="003102AC" w:rsidRPr="00877177" w:rsidRDefault="002F11D3" w:rsidP="003102AC">
      <w:pPr>
        <w:numPr>
          <w:ilvl w:val="1"/>
          <w:numId w:val="32"/>
        </w:numPr>
        <w:spacing w:after="120"/>
        <w:ind w:left="567" w:hanging="567"/>
        <w:jc w:val="both"/>
        <w:rPr>
          <w:rFonts w:ascii="Cambria" w:hAnsi="Cambria" w:cs="Arial"/>
          <w:sz w:val="20"/>
          <w:szCs w:val="20"/>
          <w:lang w:val="id-ID"/>
        </w:rPr>
      </w:pPr>
      <w:r w:rsidRPr="00877177">
        <w:rPr>
          <w:rFonts w:ascii="Cambria" w:hAnsi="Cambria" w:cs="Arial"/>
          <w:sz w:val="20"/>
          <w:szCs w:val="20"/>
          <w:lang w:val="id-ID"/>
        </w:rPr>
        <w:t>Pihak Kedua hanya menerima Peserta yang</w:t>
      </w:r>
      <w:r w:rsidRPr="00877177">
        <w:rPr>
          <w:rFonts w:ascii="Cambria" w:hAnsi="Cambria" w:cs="Arial"/>
          <w:b/>
          <w:sz w:val="20"/>
          <w:szCs w:val="20"/>
          <w:lang w:val="id-ID"/>
        </w:rPr>
        <w:t xml:space="preserve"> </w:t>
      </w:r>
      <w:r w:rsidRPr="00877177">
        <w:rPr>
          <w:rFonts w:ascii="Cambria" w:hAnsi="Cambria" w:cs="Arial"/>
          <w:sz w:val="20"/>
          <w:szCs w:val="20"/>
          <w:lang w:val="id-ID"/>
        </w:rPr>
        <w:t xml:space="preserve">menyerahkan Kartu Peserta yang masih berlaku </w:t>
      </w:r>
      <w:r w:rsidR="00C33D41" w:rsidRPr="00877177">
        <w:rPr>
          <w:rFonts w:ascii="Cambria" w:hAnsi="Cambria" w:cs="Arial"/>
          <w:sz w:val="20"/>
          <w:szCs w:val="20"/>
          <w:lang w:val="id-ID"/>
        </w:rPr>
        <w:t xml:space="preserve">dan </w:t>
      </w:r>
      <w:r w:rsidRPr="00877177">
        <w:rPr>
          <w:rFonts w:ascii="Cambria" w:hAnsi="Cambria" w:cs="Arial"/>
          <w:sz w:val="20"/>
          <w:szCs w:val="20"/>
          <w:lang w:val="id-ID"/>
        </w:rPr>
        <w:t xml:space="preserve">sesuai dengan contoh yang diberikan oleh Pihak Pertama yang kemudian akan dicocokkan dengan bukti identitas diri Peserta </w:t>
      </w:r>
      <w:r w:rsidRPr="00D77FCF">
        <w:rPr>
          <w:rFonts w:ascii="Cambria" w:hAnsi="Cambria"/>
          <w:sz w:val="20"/>
          <w:szCs w:val="20"/>
          <w:lang w:val="id-ID"/>
        </w:rPr>
        <w:t xml:space="preserve">guna proses sistem </w:t>
      </w:r>
      <w:r w:rsidR="00E0646C" w:rsidRPr="00D77FCF">
        <w:rPr>
          <w:rFonts w:ascii="Cambria" w:hAnsi="Cambria"/>
          <w:sz w:val="20"/>
          <w:szCs w:val="20"/>
          <w:lang w:val="id-ID"/>
        </w:rPr>
        <w:t>dan</w:t>
      </w:r>
      <w:r w:rsidR="000B1338" w:rsidRPr="00D77FCF">
        <w:rPr>
          <w:rFonts w:ascii="Cambria" w:hAnsi="Cambria"/>
          <w:sz w:val="20"/>
          <w:szCs w:val="20"/>
          <w:lang w:val="id-ID"/>
        </w:rPr>
        <w:t>/atau mekanisme verifikasi lainnya yang ditunjuk oleh Pihak Pertama</w:t>
      </w:r>
      <w:r w:rsidRPr="00D77FCF">
        <w:rPr>
          <w:rFonts w:ascii="Cambria" w:hAnsi="Cambria" w:cs="Arial"/>
          <w:sz w:val="20"/>
          <w:szCs w:val="20"/>
          <w:lang w:val="id-ID"/>
        </w:rPr>
        <w:t>.</w:t>
      </w:r>
    </w:p>
    <w:p w14:paraId="20ECE39B" w14:textId="77777777" w:rsidR="003102AC" w:rsidRPr="00877177" w:rsidRDefault="002F11D3" w:rsidP="003102AC">
      <w:pPr>
        <w:numPr>
          <w:ilvl w:val="1"/>
          <w:numId w:val="32"/>
        </w:numPr>
        <w:spacing w:after="120"/>
        <w:ind w:left="567" w:hanging="567"/>
        <w:jc w:val="both"/>
        <w:rPr>
          <w:rFonts w:ascii="Cambria" w:hAnsi="Cambria" w:cs="Arial"/>
          <w:sz w:val="20"/>
          <w:szCs w:val="20"/>
          <w:lang w:val="id-ID"/>
        </w:rPr>
      </w:pPr>
      <w:r w:rsidRPr="00877177">
        <w:rPr>
          <w:rFonts w:ascii="Cambria" w:hAnsi="Cambria" w:cs="Arial"/>
          <w:sz w:val="20"/>
          <w:szCs w:val="20"/>
          <w:lang w:val="id-ID"/>
        </w:rPr>
        <w:t xml:space="preserve">Pihak Kedua wajib menghubungi Pihak Pertama untuk melakukan konfirmasi atas jaminan. Pihak Pertama akan mengeluarkan Surat Jaminan atau dapat berupa media elektronik lain yang dapat menunjang pemberian jaminan. </w:t>
      </w:r>
    </w:p>
    <w:p w14:paraId="3AE47F89" w14:textId="4C3A1FDF" w:rsidR="003102AC" w:rsidRPr="00877177" w:rsidRDefault="002F11D3" w:rsidP="003102AC">
      <w:pPr>
        <w:numPr>
          <w:ilvl w:val="1"/>
          <w:numId w:val="32"/>
        </w:numPr>
        <w:spacing w:after="120"/>
        <w:ind w:left="567" w:hanging="567"/>
        <w:jc w:val="both"/>
        <w:rPr>
          <w:rFonts w:ascii="Cambria" w:hAnsi="Cambria" w:cs="Arial"/>
          <w:sz w:val="20"/>
          <w:szCs w:val="20"/>
          <w:lang w:val="id-ID"/>
        </w:rPr>
      </w:pPr>
      <w:r w:rsidRPr="00877177">
        <w:rPr>
          <w:rFonts w:ascii="Cambria" w:hAnsi="Cambria" w:cs="Arial"/>
          <w:sz w:val="20"/>
          <w:szCs w:val="20"/>
          <w:lang w:val="id-ID"/>
        </w:rPr>
        <w:t xml:space="preserve">Apabila Kartu Pesertanya sudah diverifikasi oleh Pihak Kedua maka Pihak Kedua akan menghubungi Pihak Pertama. Atas pemberitahuan dari Pihak Kedua, Pihak Pertama wajib untuk mengeluarkan Surat Jaminan </w:t>
      </w:r>
      <w:r w:rsidRPr="00D77FCF">
        <w:rPr>
          <w:rFonts w:ascii="Cambria" w:hAnsi="Cambria" w:cs="Arial"/>
          <w:sz w:val="20"/>
          <w:szCs w:val="20"/>
          <w:lang w:val="id-ID"/>
        </w:rPr>
        <w:t xml:space="preserve">pada </w:t>
      </w:r>
      <w:r w:rsidR="0010082C">
        <w:rPr>
          <w:rFonts w:ascii="Cambria" w:hAnsi="Cambria" w:cs="Arial"/>
          <w:sz w:val="20"/>
          <w:szCs w:val="20"/>
        </w:rPr>
        <w:t>H</w:t>
      </w:r>
      <w:r w:rsidRPr="00D77FCF">
        <w:rPr>
          <w:rFonts w:ascii="Cambria" w:hAnsi="Cambria" w:cs="Arial"/>
          <w:sz w:val="20"/>
          <w:szCs w:val="20"/>
          <w:lang w:val="id-ID"/>
        </w:rPr>
        <w:t xml:space="preserve">ari </w:t>
      </w:r>
      <w:r w:rsidR="0010082C">
        <w:rPr>
          <w:rFonts w:ascii="Cambria" w:hAnsi="Cambria" w:cs="Arial"/>
          <w:sz w:val="20"/>
          <w:szCs w:val="20"/>
        </w:rPr>
        <w:t>K</w:t>
      </w:r>
      <w:r w:rsidRPr="00D77FCF">
        <w:rPr>
          <w:rFonts w:ascii="Cambria" w:hAnsi="Cambria" w:cs="Arial"/>
          <w:sz w:val="20"/>
          <w:szCs w:val="20"/>
          <w:lang w:val="id-ID"/>
        </w:rPr>
        <w:t>erja Senin samp</w:t>
      </w:r>
      <w:r w:rsidR="00E03852" w:rsidRPr="00D77FCF">
        <w:rPr>
          <w:rFonts w:ascii="Cambria" w:hAnsi="Cambria" w:cs="Arial"/>
          <w:sz w:val="20"/>
          <w:szCs w:val="20"/>
          <w:lang w:val="id-ID"/>
        </w:rPr>
        <w:t>ai dengan Jumat dan jam kerja 09</w:t>
      </w:r>
      <w:r w:rsidRPr="00D77FCF">
        <w:rPr>
          <w:rFonts w:ascii="Cambria" w:hAnsi="Cambria" w:cs="Arial"/>
          <w:sz w:val="20"/>
          <w:szCs w:val="20"/>
          <w:lang w:val="id-ID"/>
        </w:rPr>
        <w:t>.</w:t>
      </w:r>
      <w:r w:rsidR="00E03852" w:rsidRPr="00D77FCF">
        <w:rPr>
          <w:rFonts w:ascii="Cambria" w:hAnsi="Cambria" w:cs="Arial"/>
          <w:sz w:val="20"/>
          <w:szCs w:val="20"/>
          <w:lang w:val="id-ID"/>
        </w:rPr>
        <w:t>00 – 17.0</w:t>
      </w:r>
      <w:r w:rsidRPr="00D77FCF">
        <w:rPr>
          <w:rFonts w:ascii="Cambria" w:hAnsi="Cambria" w:cs="Arial"/>
          <w:sz w:val="20"/>
          <w:szCs w:val="20"/>
          <w:lang w:val="id-ID"/>
        </w:rPr>
        <w:t>0</w:t>
      </w:r>
      <w:r w:rsidRPr="00877177">
        <w:rPr>
          <w:rFonts w:ascii="Cambria" w:hAnsi="Cambria" w:cs="Arial"/>
          <w:sz w:val="20"/>
          <w:szCs w:val="20"/>
          <w:lang w:val="id-ID"/>
        </w:rPr>
        <w:t xml:space="preserve"> atau </w:t>
      </w:r>
      <w:r w:rsidRPr="00877177">
        <w:rPr>
          <w:rFonts w:ascii="Cambria" w:hAnsi="Cambria" w:cs="Arial"/>
          <w:sz w:val="20"/>
          <w:szCs w:val="20"/>
          <w:lang w:val="id-ID"/>
        </w:rPr>
        <w:lastRenderedPageBreak/>
        <w:t>memberikan jaminan melalui media elektronik lainnya sejak Pihak Kedua menghubungi Pihak Pertama.</w:t>
      </w:r>
    </w:p>
    <w:p w14:paraId="6AFD7685" w14:textId="3D43203D" w:rsidR="003102AC" w:rsidRPr="00877177" w:rsidRDefault="002F11D3" w:rsidP="003102AC">
      <w:pPr>
        <w:numPr>
          <w:ilvl w:val="1"/>
          <w:numId w:val="32"/>
        </w:numPr>
        <w:spacing w:after="120"/>
        <w:ind w:left="567" w:hanging="567"/>
        <w:jc w:val="both"/>
        <w:rPr>
          <w:rFonts w:ascii="Cambria" w:hAnsi="Cambria" w:cs="Arial"/>
          <w:sz w:val="20"/>
          <w:szCs w:val="20"/>
          <w:lang w:val="id-ID"/>
        </w:rPr>
      </w:pPr>
      <w:r w:rsidRPr="00877177">
        <w:rPr>
          <w:rFonts w:ascii="Cambria" w:hAnsi="Cambria" w:cs="Arial"/>
          <w:sz w:val="20"/>
          <w:szCs w:val="20"/>
          <w:lang w:val="id-ID"/>
        </w:rPr>
        <w:t xml:space="preserve">Dalam keadaan darurat, sakit secara tiba-tiba, penyakit gawat, kecelakaan dan/atau pada hari libur resmi, Surat Jaminan dapat diserahkan pada </w:t>
      </w:r>
      <w:r w:rsidR="0010082C">
        <w:rPr>
          <w:rFonts w:ascii="Cambria" w:hAnsi="Cambria" w:cs="Arial"/>
          <w:sz w:val="20"/>
          <w:szCs w:val="20"/>
        </w:rPr>
        <w:t>H</w:t>
      </w:r>
      <w:r w:rsidRPr="00877177">
        <w:rPr>
          <w:rFonts w:ascii="Cambria" w:hAnsi="Cambria" w:cs="Arial"/>
          <w:sz w:val="20"/>
          <w:szCs w:val="20"/>
          <w:lang w:val="id-ID"/>
        </w:rPr>
        <w:t xml:space="preserve">ari </w:t>
      </w:r>
      <w:r w:rsidR="0010082C">
        <w:rPr>
          <w:rFonts w:ascii="Cambria" w:hAnsi="Cambria" w:cs="Arial"/>
          <w:sz w:val="20"/>
          <w:szCs w:val="20"/>
        </w:rPr>
        <w:t>K</w:t>
      </w:r>
      <w:r w:rsidRPr="00877177">
        <w:rPr>
          <w:rFonts w:ascii="Cambria" w:hAnsi="Cambria" w:cs="Arial"/>
          <w:sz w:val="20"/>
          <w:szCs w:val="20"/>
          <w:lang w:val="id-ID"/>
        </w:rPr>
        <w:t xml:space="preserve">erja berikutnya. </w:t>
      </w:r>
    </w:p>
    <w:p w14:paraId="18B8BEA9" w14:textId="7570E717" w:rsidR="003102AC" w:rsidRPr="00877177" w:rsidRDefault="005A7D0B" w:rsidP="003102AC">
      <w:pPr>
        <w:numPr>
          <w:ilvl w:val="1"/>
          <w:numId w:val="32"/>
        </w:numPr>
        <w:spacing w:after="120"/>
        <w:ind w:left="567" w:hanging="567"/>
        <w:jc w:val="both"/>
        <w:rPr>
          <w:rFonts w:ascii="Cambria" w:hAnsi="Cambria" w:cs="Arial"/>
          <w:sz w:val="20"/>
          <w:szCs w:val="20"/>
          <w:lang w:val="id-ID"/>
        </w:rPr>
      </w:pPr>
      <w:r w:rsidRPr="00D77FCF">
        <w:rPr>
          <w:rFonts w:ascii="Cambria" w:hAnsi="Cambria" w:cs="Arial"/>
          <w:sz w:val="20"/>
          <w:szCs w:val="20"/>
          <w:lang w:val="id-ID"/>
        </w:rPr>
        <w:t xml:space="preserve">Pihak Pertama berhak melakukan penolakan penjaminan </w:t>
      </w:r>
      <w:proofErr w:type="spellStart"/>
      <w:r w:rsidR="0010082C">
        <w:rPr>
          <w:rFonts w:ascii="Cambria" w:hAnsi="Cambria" w:cs="Arial"/>
          <w:sz w:val="20"/>
          <w:szCs w:val="20"/>
        </w:rPr>
        <w:t>Layanan</w:t>
      </w:r>
      <w:proofErr w:type="spellEnd"/>
      <w:r w:rsidR="0010082C">
        <w:rPr>
          <w:rFonts w:ascii="Cambria" w:hAnsi="Cambria" w:cs="Arial"/>
          <w:sz w:val="20"/>
          <w:szCs w:val="20"/>
        </w:rPr>
        <w:t xml:space="preserve"> Kesehatan R</w:t>
      </w:r>
      <w:r w:rsidRPr="00D77FCF">
        <w:rPr>
          <w:rFonts w:ascii="Cambria" w:hAnsi="Cambria" w:cs="Arial"/>
          <w:sz w:val="20"/>
          <w:szCs w:val="20"/>
          <w:lang w:val="id-ID"/>
        </w:rPr>
        <w:t xml:space="preserve">awat </w:t>
      </w:r>
      <w:r w:rsidR="0010082C">
        <w:rPr>
          <w:rFonts w:ascii="Cambria" w:hAnsi="Cambria" w:cs="Arial"/>
          <w:sz w:val="20"/>
          <w:szCs w:val="20"/>
        </w:rPr>
        <w:t>I</w:t>
      </w:r>
      <w:r w:rsidRPr="00D77FCF">
        <w:rPr>
          <w:rFonts w:ascii="Cambria" w:hAnsi="Cambria" w:cs="Arial"/>
          <w:sz w:val="20"/>
          <w:szCs w:val="20"/>
          <w:lang w:val="id-ID"/>
        </w:rPr>
        <w:t>nap jika diagno</w:t>
      </w:r>
      <w:r w:rsidR="000B1338" w:rsidRPr="00D77FCF">
        <w:rPr>
          <w:rFonts w:ascii="Cambria" w:hAnsi="Cambria" w:cs="Arial"/>
          <w:sz w:val="20"/>
          <w:szCs w:val="20"/>
          <w:lang w:val="id-ID"/>
        </w:rPr>
        <w:t>s</w:t>
      </w:r>
      <w:r w:rsidRPr="00D77FCF">
        <w:rPr>
          <w:rFonts w:ascii="Cambria" w:hAnsi="Cambria" w:cs="Arial"/>
          <w:sz w:val="20"/>
          <w:szCs w:val="20"/>
          <w:lang w:val="id-ID"/>
        </w:rPr>
        <w:t xml:space="preserve">a </w:t>
      </w:r>
      <w:proofErr w:type="spellStart"/>
      <w:r w:rsidR="0010082C">
        <w:rPr>
          <w:rFonts w:ascii="Cambria" w:hAnsi="Cambria" w:cs="Arial"/>
          <w:sz w:val="20"/>
          <w:szCs w:val="20"/>
        </w:rPr>
        <w:t>Layanan</w:t>
      </w:r>
      <w:proofErr w:type="spellEnd"/>
      <w:r w:rsidR="0010082C">
        <w:rPr>
          <w:rFonts w:ascii="Cambria" w:hAnsi="Cambria" w:cs="Arial"/>
          <w:sz w:val="20"/>
          <w:szCs w:val="20"/>
        </w:rPr>
        <w:t xml:space="preserve"> Kesehatan R</w:t>
      </w:r>
      <w:r w:rsidRPr="00D77FCF">
        <w:rPr>
          <w:rFonts w:ascii="Cambria" w:hAnsi="Cambria" w:cs="Arial"/>
          <w:sz w:val="20"/>
          <w:szCs w:val="20"/>
          <w:lang w:val="id-ID"/>
        </w:rPr>
        <w:t xml:space="preserve">awat </w:t>
      </w:r>
      <w:r w:rsidR="0010082C">
        <w:rPr>
          <w:rFonts w:ascii="Cambria" w:hAnsi="Cambria" w:cs="Arial"/>
          <w:sz w:val="20"/>
          <w:szCs w:val="20"/>
        </w:rPr>
        <w:t>I</w:t>
      </w:r>
      <w:r w:rsidRPr="00D77FCF">
        <w:rPr>
          <w:rFonts w:ascii="Cambria" w:hAnsi="Cambria" w:cs="Arial"/>
          <w:sz w:val="20"/>
          <w:szCs w:val="20"/>
          <w:lang w:val="id-ID"/>
        </w:rPr>
        <w:t xml:space="preserve">nap yang diajukan oleh Pihak Kedua tidak kuat untuk </w:t>
      </w:r>
      <w:r w:rsidR="0010082C">
        <w:rPr>
          <w:rFonts w:ascii="Cambria" w:hAnsi="Cambria" w:cs="Arial"/>
          <w:sz w:val="20"/>
          <w:szCs w:val="20"/>
        </w:rPr>
        <w:t>P</w:t>
      </w:r>
      <w:r w:rsidRPr="00D77FCF">
        <w:rPr>
          <w:rFonts w:ascii="Cambria" w:hAnsi="Cambria" w:cs="Arial"/>
          <w:sz w:val="20"/>
          <w:szCs w:val="20"/>
          <w:lang w:val="id-ID"/>
        </w:rPr>
        <w:t xml:space="preserve">eserta mendapatkan </w:t>
      </w:r>
      <w:r w:rsidR="0010082C">
        <w:rPr>
          <w:rFonts w:ascii="Cambria" w:hAnsi="Cambria" w:cs="Arial"/>
          <w:sz w:val="20"/>
          <w:szCs w:val="20"/>
        </w:rPr>
        <w:t>L</w:t>
      </w:r>
      <w:r w:rsidRPr="00D77FCF">
        <w:rPr>
          <w:rFonts w:ascii="Cambria" w:hAnsi="Cambria" w:cs="Arial"/>
          <w:sz w:val="20"/>
          <w:szCs w:val="20"/>
          <w:lang w:val="id-ID"/>
        </w:rPr>
        <w:t xml:space="preserve">ayanan </w:t>
      </w:r>
      <w:r w:rsidR="0010082C">
        <w:rPr>
          <w:rFonts w:ascii="Cambria" w:hAnsi="Cambria" w:cs="Arial"/>
          <w:sz w:val="20"/>
          <w:szCs w:val="20"/>
        </w:rPr>
        <w:t>Kesehatan R</w:t>
      </w:r>
      <w:r w:rsidRPr="00D77FCF">
        <w:rPr>
          <w:rFonts w:ascii="Cambria" w:hAnsi="Cambria" w:cs="Arial"/>
          <w:sz w:val="20"/>
          <w:szCs w:val="20"/>
          <w:lang w:val="id-ID"/>
        </w:rPr>
        <w:t xml:space="preserve">awat </w:t>
      </w:r>
      <w:r w:rsidR="0010082C">
        <w:rPr>
          <w:rFonts w:ascii="Cambria" w:hAnsi="Cambria" w:cs="Arial"/>
          <w:sz w:val="20"/>
          <w:szCs w:val="20"/>
        </w:rPr>
        <w:t>I</w:t>
      </w:r>
      <w:r w:rsidRPr="00D77FCF">
        <w:rPr>
          <w:rFonts w:ascii="Cambria" w:hAnsi="Cambria" w:cs="Arial"/>
          <w:sz w:val="20"/>
          <w:szCs w:val="20"/>
          <w:lang w:val="id-ID"/>
        </w:rPr>
        <w:t>nap.</w:t>
      </w:r>
    </w:p>
    <w:p w14:paraId="02771411" w14:textId="49BF4E21" w:rsidR="003102AC" w:rsidRPr="00877177" w:rsidRDefault="002F11D3" w:rsidP="003102AC">
      <w:pPr>
        <w:numPr>
          <w:ilvl w:val="1"/>
          <w:numId w:val="32"/>
        </w:numPr>
        <w:spacing w:after="120"/>
        <w:ind w:left="567" w:hanging="567"/>
        <w:jc w:val="both"/>
        <w:rPr>
          <w:rFonts w:ascii="Cambria" w:hAnsi="Cambria" w:cs="Arial"/>
          <w:sz w:val="20"/>
          <w:szCs w:val="20"/>
          <w:lang w:val="id-ID"/>
        </w:rPr>
      </w:pPr>
      <w:r w:rsidRPr="00877177">
        <w:rPr>
          <w:rFonts w:ascii="Cambria" w:hAnsi="Cambria" w:cs="Arial"/>
          <w:sz w:val="20"/>
          <w:szCs w:val="20"/>
          <w:lang w:val="id-ID"/>
        </w:rPr>
        <w:t>Peserta yang memerlukan</w:t>
      </w:r>
      <w:r w:rsidR="00BA00F1">
        <w:rPr>
          <w:rFonts w:ascii="Cambria" w:hAnsi="Cambria" w:cs="Arial"/>
          <w:sz w:val="20"/>
          <w:szCs w:val="20"/>
        </w:rPr>
        <w:t xml:space="preserve"> </w:t>
      </w:r>
      <w:proofErr w:type="spellStart"/>
      <w:r w:rsidR="00BA00F1">
        <w:rPr>
          <w:rFonts w:ascii="Cambria" w:hAnsi="Cambria" w:cs="Arial"/>
          <w:sz w:val="20"/>
          <w:szCs w:val="20"/>
        </w:rPr>
        <w:t>Layanan</w:t>
      </w:r>
      <w:proofErr w:type="spellEnd"/>
      <w:r w:rsidR="00BA00F1">
        <w:rPr>
          <w:rFonts w:ascii="Cambria" w:hAnsi="Cambria" w:cs="Arial"/>
          <w:sz w:val="20"/>
          <w:szCs w:val="20"/>
        </w:rPr>
        <w:t xml:space="preserve"> Kesehatan</w:t>
      </w:r>
      <w:r w:rsidRPr="00877177">
        <w:rPr>
          <w:rFonts w:ascii="Cambria" w:hAnsi="Cambria" w:cs="Arial"/>
          <w:sz w:val="20"/>
          <w:szCs w:val="20"/>
          <w:lang w:val="id-ID"/>
        </w:rPr>
        <w:t xml:space="preserve"> </w:t>
      </w:r>
      <w:r w:rsidR="00BA00F1">
        <w:rPr>
          <w:rFonts w:ascii="Cambria" w:hAnsi="Cambria" w:cs="Arial"/>
          <w:sz w:val="20"/>
          <w:szCs w:val="20"/>
        </w:rPr>
        <w:t>R</w:t>
      </w:r>
      <w:r w:rsidRPr="00877177">
        <w:rPr>
          <w:rFonts w:ascii="Cambria" w:hAnsi="Cambria" w:cs="Arial"/>
          <w:sz w:val="20"/>
          <w:szCs w:val="20"/>
          <w:lang w:val="id-ID"/>
        </w:rPr>
        <w:t xml:space="preserve">awat </w:t>
      </w:r>
      <w:r w:rsidR="00BA00F1">
        <w:rPr>
          <w:rFonts w:ascii="Cambria" w:hAnsi="Cambria" w:cs="Arial"/>
          <w:sz w:val="20"/>
          <w:szCs w:val="20"/>
        </w:rPr>
        <w:t>I</w:t>
      </w:r>
      <w:r w:rsidRPr="00877177">
        <w:rPr>
          <w:rFonts w:ascii="Cambria" w:hAnsi="Cambria" w:cs="Arial"/>
          <w:sz w:val="20"/>
          <w:szCs w:val="20"/>
          <w:lang w:val="id-ID"/>
        </w:rPr>
        <w:t xml:space="preserve">nap akan ditempatkan di kamar yang menjadi haknya sesuai dengan penjaminan yang bersangkutan. </w:t>
      </w:r>
    </w:p>
    <w:p w14:paraId="2D498C45" w14:textId="77777777" w:rsidR="003102AC" w:rsidRPr="00877177" w:rsidRDefault="002F11D3" w:rsidP="003102AC">
      <w:pPr>
        <w:numPr>
          <w:ilvl w:val="1"/>
          <w:numId w:val="32"/>
        </w:numPr>
        <w:spacing w:after="120"/>
        <w:ind w:left="567" w:hanging="567"/>
        <w:jc w:val="both"/>
        <w:rPr>
          <w:rFonts w:ascii="Cambria" w:hAnsi="Cambria" w:cs="Arial"/>
          <w:sz w:val="20"/>
          <w:szCs w:val="20"/>
          <w:lang w:val="id-ID"/>
        </w:rPr>
      </w:pPr>
      <w:r w:rsidRPr="00F66EFC">
        <w:rPr>
          <w:rFonts w:ascii="Cambria" w:hAnsi="Cambria" w:cs="Arial"/>
          <w:sz w:val="20"/>
          <w:szCs w:val="20"/>
          <w:lang w:val="id-ID"/>
        </w:rPr>
        <w:t xml:space="preserve">Jika kamar yang menjadi hak Peserta penuh, Peserta akan ditempatkan sementara  di kamar lain yang biayanya lebih besar atau lebih kecil dari jumlah maksimum yang menjadi hak Peserta untuk jangka waktu 2 </w:t>
      </w:r>
      <w:r w:rsidR="00FB6C57" w:rsidRPr="00F66EFC">
        <w:rPr>
          <w:rFonts w:ascii="Cambria" w:hAnsi="Cambria" w:cs="Arial"/>
          <w:sz w:val="20"/>
          <w:szCs w:val="20"/>
          <w:lang w:val="id-ID"/>
        </w:rPr>
        <w:t>(dua) hari perawatan</w:t>
      </w:r>
      <w:r w:rsidRPr="00F66EFC">
        <w:rPr>
          <w:rFonts w:ascii="Cambria" w:hAnsi="Cambria" w:cs="Arial"/>
          <w:sz w:val="20"/>
          <w:szCs w:val="20"/>
          <w:lang w:val="id-ID"/>
        </w:rPr>
        <w:t xml:space="preserve"> tanpa dikenai biaya tambahan</w:t>
      </w:r>
      <w:r w:rsidRPr="00F66EFC">
        <w:rPr>
          <w:rFonts w:ascii="Cambria" w:hAnsi="Cambria" w:cs="Arial"/>
          <w:b/>
          <w:sz w:val="20"/>
          <w:szCs w:val="20"/>
          <w:lang w:val="id-ID"/>
        </w:rPr>
        <w:t xml:space="preserve">. </w:t>
      </w:r>
      <w:r w:rsidRPr="00F66EFC">
        <w:rPr>
          <w:rFonts w:ascii="Cambria" w:hAnsi="Cambria" w:cs="Arial"/>
          <w:sz w:val="20"/>
          <w:szCs w:val="20"/>
          <w:lang w:val="id-ID"/>
        </w:rPr>
        <w:t>Apabila keesokan harinya kamar yang sesuai dengan hak Peserta sudah tersedia, maka Pihak Kedua akan memindahkan Peserta ke kamar yang sesuai dengan hak Peserta</w:t>
      </w:r>
      <w:r w:rsidRPr="00877177">
        <w:rPr>
          <w:rFonts w:ascii="Cambria" w:hAnsi="Cambria" w:cs="Arial"/>
          <w:sz w:val="20"/>
          <w:szCs w:val="20"/>
          <w:lang w:val="id-ID"/>
        </w:rPr>
        <w:t>.</w:t>
      </w:r>
    </w:p>
    <w:p w14:paraId="79970077" w14:textId="4B25159D" w:rsidR="003102AC" w:rsidRPr="00877177" w:rsidRDefault="002F11D3" w:rsidP="003102AC">
      <w:pPr>
        <w:numPr>
          <w:ilvl w:val="1"/>
          <w:numId w:val="32"/>
        </w:numPr>
        <w:spacing w:after="120"/>
        <w:ind w:left="567" w:hanging="567"/>
        <w:jc w:val="both"/>
        <w:rPr>
          <w:rFonts w:ascii="Cambria" w:hAnsi="Cambria" w:cs="Arial"/>
          <w:sz w:val="20"/>
          <w:szCs w:val="20"/>
          <w:lang w:val="id-ID"/>
        </w:rPr>
      </w:pPr>
      <w:r w:rsidRPr="00877177">
        <w:rPr>
          <w:rFonts w:ascii="Cambria" w:hAnsi="Cambria" w:cs="Arial"/>
          <w:sz w:val="20"/>
          <w:szCs w:val="20"/>
          <w:lang w:val="id-ID"/>
        </w:rPr>
        <w:t>Apabila lebih</w:t>
      </w:r>
      <w:r w:rsidR="00FB6C57" w:rsidRPr="00D77FCF">
        <w:rPr>
          <w:rFonts w:ascii="Cambria" w:hAnsi="Cambria" w:cs="Arial"/>
          <w:sz w:val="20"/>
          <w:szCs w:val="20"/>
          <w:lang w:val="id-ID"/>
        </w:rPr>
        <w:t xml:space="preserve"> dari</w:t>
      </w:r>
      <w:r w:rsidRPr="00877177">
        <w:rPr>
          <w:rFonts w:ascii="Cambria" w:hAnsi="Cambria" w:cs="Arial"/>
          <w:sz w:val="20"/>
          <w:szCs w:val="20"/>
          <w:lang w:val="id-ID"/>
        </w:rPr>
        <w:t xml:space="preserve"> </w:t>
      </w:r>
      <w:r w:rsidRPr="00D77FCF">
        <w:rPr>
          <w:rFonts w:ascii="Cambria" w:hAnsi="Cambria" w:cs="Arial"/>
          <w:sz w:val="20"/>
          <w:szCs w:val="20"/>
          <w:lang w:val="id-ID"/>
        </w:rPr>
        <w:t>2</w:t>
      </w:r>
      <w:r w:rsidRPr="00877177">
        <w:rPr>
          <w:rFonts w:ascii="Cambria" w:hAnsi="Cambria" w:cs="Arial"/>
          <w:sz w:val="20"/>
          <w:szCs w:val="20"/>
          <w:lang w:val="id-ID"/>
        </w:rPr>
        <w:t xml:space="preserve"> </w:t>
      </w:r>
      <w:r w:rsidR="00FB6C57" w:rsidRPr="00D77FCF">
        <w:rPr>
          <w:rFonts w:ascii="Cambria" w:hAnsi="Cambria" w:cs="Arial"/>
          <w:sz w:val="20"/>
          <w:szCs w:val="20"/>
          <w:lang w:val="id-ID"/>
        </w:rPr>
        <w:t>(dua) hari perawatan</w:t>
      </w:r>
      <w:r w:rsidRPr="00877177">
        <w:rPr>
          <w:rFonts w:ascii="Cambria" w:hAnsi="Cambria" w:cs="Arial"/>
          <w:sz w:val="20"/>
          <w:szCs w:val="20"/>
          <w:lang w:val="id-ID"/>
        </w:rPr>
        <w:t xml:space="preserve">,  kamar yang seharusnya menjadi hak Peserta masih belum tersedia, maka Pihak Kedua akan mengkonfirmasi </w:t>
      </w:r>
      <w:r w:rsidR="000B1338" w:rsidRPr="00D77FCF">
        <w:rPr>
          <w:rFonts w:ascii="Cambria" w:hAnsi="Cambria" w:cs="Arial"/>
          <w:sz w:val="20"/>
          <w:szCs w:val="20"/>
          <w:lang w:val="id-ID"/>
        </w:rPr>
        <w:t xml:space="preserve">secara tertulis </w:t>
      </w:r>
      <w:r w:rsidRPr="00877177">
        <w:rPr>
          <w:rFonts w:ascii="Cambria" w:hAnsi="Cambria" w:cs="Arial"/>
          <w:sz w:val="20"/>
          <w:szCs w:val="20"/>
          <w:lang w:val="id-ID"/>
        </w:rPr>
        <w:t>kepada Pihak Pertama mengenai hal tersebut</w:t>
      </w:r>
      <w:r w:rsidRPr="00D77FCF">
        <w:rPr>
          <w:rFonts w:ascii="Cambria" w:hAnsi="Cambria" w:cs="Arial"/>
          <w:sz w:val="20"/>
          <w:szCs w:val="20"/>
          <w:lang w:val="id-ID"/>
        </w:rPr>
        <w:t>,</w:t>
      </w:r>
      <w:r w:rsidRPr="00877177">
        <w:rPr>
          <w:rFonts w:ascii="Cambria" w:hAnsi="Cambria" w:cs="Arial"/>
          <w:sz w:val="20"/>
          <w:szCs w:val="20"/>
          <w:lang w:val="id-ID"/>
        </w:rPr>
        <w:t xml:space="preserve"> apakah</w:t>
      </w:r>
      <w:r w:rsidRPr="00D77FCF">
        <w:rPr>
          <w:rFonts w:ascii="Cambria" w:hAnsi="Cambria" w:cs="Arial"/>
          <w:sz w:val="20"/>
          <w:szCs w:val="20"/>
          <w:lang w:val="id-ID"/>
        </w:rPr>
        <w:t xml:space="preserve"> </w:t>
      </w:r>
      <w:r w:rsidRPr="00877177">
        <w:rPr>
          <w:rFonts w:ascii="Cambria" w:hAnsi="Cambria" w:cs="Arial"/>
          <w:sz w:val="20"/>
          <w:szCs w:val="20"/>
          <w:lang w:val="id-ID"/>
        </w:rPr>
        <w:t>Peserta akan dirujuk ke Rumah Sakit lain atau selisih biaya yang timbul menjadi beban Peserta.</w:t>
      </w:r>
    </w:p>
    <w:p w14:paraId="30F9DE6D" w14:textId="77777777" w:rsidR="003102AC" w:rsidRPr="00877177" w:rsidRDefault="002F11D3" w:rsidP="003102AC">
      <w:pPr>
        <w:numPr>
          <w:ilvl w:val="1"/>
          <w:numId w:val="32"/>
        </w:numPr>
        <w:spacing w:after="120"/>
        <w:ind w:left="567" w:hanging="567"/>
        <w:jc w:val="both"/>
        <w:rPr>
          <w:rFonts w:ascii="Cambria" w:hAnsi="Cambria" w:cs="Arial"/>
          <w:sz w:val="20"/>
          <w:szCs w:val="20"/>
          <w:lang w:val="id-ID"/>
        </w:rPr>
      </w:pPr>
      <w:r w:rsidRPr="00877177">
        <w:rPr>
          <w:rFonts w:ascii="Cambria" w:hAnsi="Cambria" w:cs="Arial"/>
          <w:sz w:val="20"/>
          <w:szCs w:val="20"/>
          <w:lang w:val="id-ID"/>
        </w:rPr>
        <w:t>Jika Peserta sengaja memilih kamar yang biayanya melampaui jumlah maksimum yang tertera dalam Kartu Peserta</w:t>
      </w:r>
      <w:r w:rsidRPr="00877177">
        <w:rPr>
          <w:rFonts w:ascii="Cambria" w:hAnsi="Cambria" w:cs="Arial"/>
          <w:b/>
          <w:sz w:val="20"/>
          <w:szCs w:val="20"/>
          <w:lang w:val="id-ID"/>
        </w:rPr>
        <w:t xml:space="preserve"> </w:t>
      </w:r>
      <w:r w:rsidRPr="00877177">
        <w:rPr>
          <w:rFonts w:ascii="Cambria" w:hAnsi="Cambria" w:cs="Arial"/>
          <w:sz w:val="20"/>
          <w:szCs w:val="20"/>
          <w:lang w:val="id-ID"/>
        </w:rPr>
        <w:t>dan</w:t>
      </w:r>
      <w:r w:rsidRPr="00877177">
        <w:rPr>
          <w:rFonts w:ascii="Cambria" w:hAnsi="Cambria" w:cs="Arial"/>
          <w:b/>
          <w:sz w:val="20"/>
          <w:szCs w:val="20"/>
          <w:lang w:val="id-ID"/>
        </w:rPr>
        <w:t xml:space="preserve"> </w:t>
      </w:r>
      <w:r w:rsidRPr="00877177">
        <w:rPr>
          <w:rFonts w:ascii="Cambria" w:hAnsi="Cambria" w:cs="Arial"/>
          <w:sz w:val="20"/>
          <w:szCs w:val="20"/>
          <w:lang w:val="id-ID"/>
        </w:rPr>
        <w:t>Surat Jaminan, maka biaya</w:t>
      </w:r>
      <w:r w:rsidRPr="00D77FCF">
        <w:rPr>
          <w:rFonts w:ascii="Cambria" w:hAnsi="Cambria" w:cs="Arial"/>
          <w:sz w:val="20"/>
          <w:szCs w:val="20"/>
          <w:lang w:val="id-ID"/>
        </w:rPr>
        <w:t xml:space="preserve"> </w:t>
      </w:r>
      <w:r w:rsidRPr="00877177">
        <w:rPr>
          <w:rFonts w:ascii="Cambria" w:hAnsi="Cambria" w:cs="Arial"/>
          <w:sz w:val="20"/>
          <w:szCs w:val="20"/>
          <w:lang w:val="id-ID"/>
        </w:rPr>
        <w:t xml:space="preserve">selisih </w:t>
      </w:r>
      <w:r w:rsidRPr="00D77FCF">
        <w:rPr>
          <w:rFonts w:ascii="Cambria" w:hAnsi="Cambria" w:cs="Arial"/>
          <w:sz w:val="20"/>
          <w:szCs w:val="20"/>
          <w:lang w:val="id-ID"/>
        </w:rPr>
        <w:t>yang</w:t>
      </w:r>
      <w:r w:rsidRPr="00877177">
        <w:rPr>
          <w:rFonts w:ascii="Cambria" w:hAnsi="Cambria" w:cs="Arial"/>
          <w:sz w:val="20"/>
          <w:szCs w:val="20"/>
          <w:lang w:val="id-ID"/>
        </w:rPr>
        <w:t xml:space="preserve"> t</w:t>
      </w:r>
      <w:r w:rsidRPr="00D77FCF">
        <w:rPr>
          <w:rFonts w:ascii="Cambria" w:hAnsi="Cambria" w:cs="Arial"/>
          <w:sz w:val="20"/>
          <w:szCs w:val="20"/>
          <w:lang w:val="id-ID"/>
        </w:rPr>
        <w:t>i</w:t>
      </w:r>
      <w:r w:rsidRPr="00877177">
        <w:rPr>
          <w:rFonts w:ascii="Cambria" w:hAnsi="Cambria" w:cs="Arial"/>
          <w:sz w:val="20"/>
          <w:szCs w:val="20"/>
          <w:lang w:val="id-ID"/>
        </w:rPr>
        <w:t xml:space="preserve">mbul karena dipilihnya kamar tersebut akan ditagih langsung </w:t>
      </w:r>
      <w:r w:rsidR="00D96CFA" w:rsidRPr="00877177">
        <w:rPr>
          <w:rFonts w:ascii="Cambria" w:hAnsi="Cambria" w:cs="Arial"/>
          <w:sz w:val="20"/>
          <w:szCs w:val="20"/>
          <w:lang w:val="id-ID"/>
        </w:rPr>
        <w:t xml:space="preserve">kepada Peserta oleh Pihak Kedua, kecuali mendapat konfirmasi persetujuan </w:t>
      </w:r>
      <w:r w:rsidR="00D96CFA" w:rsidRPr="00D77FCF">
        <w:rPr>
          <w:rFonts w:ascii="Cambria" w:hAnsi="Cambria" w:cs="Arial"/>
          <w:sz w:val="20"/>
          <w:szCs w:val="20"/>
          <w:lang w:val="id-ID"/>
        </w:rPr>
        <w:t>penjaminan dari Pihak Pertama</w:t>
      </w:r>
      <w:r w:rsidR="000B1338" w:rsidRPr="00D77FCF">
        <w:rPr>
          <w:rFonts w:ascii="Cambria" w:hAnsi="Cambria" w:cs="Arial"/>
          <w:sz w:val="20"/>
          <w:szCs w:val="20"/>
          <w:lang w:val="id-ID"/>
        </w:rPr>
        <w:t>.</w:t>
      </w:r>
    </w:p>
    <w:p w14:paraId="7CD6C58C" w14:textId="365817A1" w:rsidR="003102AC" w:rsidRPr="00877177" w:rsidRDefault="002F11D3" w:rsidP="003102AC">
      <w:pPr>
        <w:numPr>
          <w:ilvl w:val="1"/>
          <w:numId w:val="32"/>
        </w:numPr>
        <w:spacing w:after="120"/>
        <w:ind w:left="567" w:hanging="567"/>
        <w:jc w:val="both"/>
        <w:rPr>
          <w:rFonts w:ascii="Cambria" w:hAnsi="Cambria" w:cs="Arial"/>
          <w:sz w:val="20"/>
          <w:szCs w:val="20"/>
          <w:lang w:val="id-ID"/>
        </w:rPr>
      </w:pPr>
      <w:r w:rsidRPr="00877177">
        <w:rPr>
          <w:rFonts w:ascii="Cambria" w:hAnsi="Cambria" w:cs="Arial"/>
          <w:sz w:val="20"/>
          <w:szCs w:val="20"/>
          <w:lang w:val="sv-SE"/>
        </w:rPr>
        <w:t xml:space="preserve">Apabila manfaat juga biaya-biaya </w:t>
      </w:r>
      <w:r w:rsidR="00BA00F1">
        <w:rPr>
          <w:rFonts w:ascii="Cambria" w:hAnsi="Cambria" w:cs="Arial"/>
          <w:sz w:val="20"/>
          <w:szCs w:val="20"/>
          <w:lang w:val="sv-SE"/>
        </w:rPr>
        <w:t>P</w:t>
      </w:r>
      <w:r w:rsidRPr="00877177">
        <w:rPr>
          <w:rFonts w:ascii="Cambria" w:hAnsi="Cambria" w:cs="Arial"/>
          <w:sz w:val="20"/>
          <w:szCs w:val="20"/>
          <w:lang w:val="sv-SE"/>
        </w:rPr>
        <w:t xml:space="preserve">elayanan </w:t>
      </w:r>
      <w:r w:rsidR="00BA00F1">
        <w:rPr>
          <w:rFonts w:ascii="Cambria" w:hAnsi="Cambria" w:cs="Arial"/>
          <w:sz w:val="20"/>
          <w:szCs w:val="20"/>
          <w:lang w:val="sv-SE"/>
        </w:rPr>
        <w:t>K</w:t>
      </w:r>
      <w:r w:rsidRPr="00877177">
        <w:rPr>
          <w:rFonts w:ascii="Cambria" w:hAnsi="Cambria" w:cs="Arial"/>
          <w:sz w:val="20"/>
          <w:szCs w:val="20"/>
          <w:lang w:val="sv-SE"/>
        </w:rPr>
        <w:t xml:space="preserve">esehatan Peserta yang bersangkutan menjadi lebih besar atau di luar hak fasilitas yang dimiliki, maka kelebihan tersebut menjadi beban dan tanggung jawab Peserta. Pihak Kedua wajib untuk menagihkan langsung kepada Peserta untuk menanggung sendiri kelebihan biaya perawatan Rumah Sakit kecuali ditentukan lain oleh Pihak Pertama dalam </w:t>
      </w:r>
      <w:r w:rsidR="00BA00F1">
        <w:rPr>
          <w:rFonts w:ascii="Cambria" w:hAnsi="Cambria" w:cs="Arial"/>
          <w:sz w:val="20"/>
          <w:szCs w:val="20"/>
          <w:lang w:val="sv-SE"/>
        </w:rPr>
        <w:t>S</w:t>
      </w:r>
      <w:r w:rsidRPr="00877177">
        <w:rPr>
          <w:rFonts w:ascii="Cambria" w:hAnsi="Cambria" w:cs="Arial"/>
          <w:sz w:val="20"/>
          <w:szCs w:val="20"/>
          <w:lang w:val="sv-SE"/>
        </w:rPr>
        <w:t xml:space="preserve">urat </w:t>
      </w:r>
      <w:r w:rsidR="00BA00F1">
        <w:rPr>
          <w:rFonts w:ascii="Cambria" w:hAnsi="Cambria" w:cs="Arial"/>
          <w:sz w:val="20"/>
          <w:szCs w:val="20"/>
          <w:lang w:val="sv-SE"/>
        </w:rPr>
        <w:t>J</w:t>
      </w:r>
      <w:r w:rsidRPr="00877177">
        <w:rPr>
          <w:rFonts w:ascii="Cambria" w:hAnsi="Cambria" w:cs="Arial"/>
          <w:sz w:val="20"/>
          <w:szCs w:val="20"/>
          <w:lang w:val="sv-SE"/>
        </w:rPr>
        <w:t xml:space="preserve">aminan atau penjaminan melalui media elektronik.    </w:t>
      </w:r>
    </w:p>
    <w:p w14:paraId="566596C7" w14:textId="77777777" w:rsidR="003102AC" w:rsidRPr="00877177" w:rsidRDefault="002F11D3" w:rsidP="003102AC">
      <w:pPr>
        <w:numPr>
          <w:ilvl w:val="1"/>
          <w:numId w:val="32"/>
        </w:numPr>
        <w:spacing w:after="120"/>
        <w:ind w:left="567" w:hanging="567"/>
        <w:jc w:val="both"/>
        <w:rPr>
          <w:rFonts w:ascii="Cambria" w:hAnsi="Cambria" w:cs="Arial"/>
          <w:sz w:val="20"/>
          <w:szCs w:val="20"/>
          <w:lang w:val="id-ID"/>
        </w:rPr>
      </w:pPr>
      <w:r w:rsidRPr="00877177">
        <w:rPr>
          <w:rFonts w:ascii="Cambria" w:hAnsi="Cambria" w:cs="Arial"/>
          <w:sz w:val="20"/>
          <w:szCs w:val="20"/>
          <w:lang w:val="de-DE"/>
        </w:rPr>
        <w:t>Dalam hal konfirmasi dan/atau komunikasi oleh Pihak Kedua kepada Pihak Pertama melalui telepon maupun media elektronik lainnya tidak dapat dilakukan karena sebab apapun, termasuk namun tidak terbatas pada keadaan dimana perwakilan Pihak Pertama tidak dapat dihubungi, kerusakan saluran/jaringan telekomunikasi, pemadaman listrik, dan sebagainya, maka Pihak Kedua berhak untuk memberlakukan Peserta sebagai pasien umum dan membebankan seluruh biaya yang timbul kepada Peserta.</w:t>
      </w:r>
    </w:p>
    <w:p w14:paraId="12562125" w14:textId="77777777" w:rsidR="003102AC" w:rsidRPr="00877177" w:rsidRDefault="00D96CFA" w:rsidP="003102AC">
      <w:pPr>
        <w:numPr>
          <w:ilvl w:val="1"/>
          <w:numId w:val="32"/>
        </w:numPr>
        <w:spacing w:after="120"/>
        <w:ind w:left="567" w:hanging="567"/>
        <w:jc w:val="both"/>
        <w:rPr>
          <w:rFonts w:ascii="Cambria" w:hAnsi="Cambria" w:cs="Arial"/>
          <w:sz w:val="20"/>
          <w:szCs w:val="20"/>
          <w:lang w:val="id-ID"/>
        </w:rPr>
      </w:pPr>
      <w:r w:rsidRPr="00877177">
        <w:rPr>
          <w:rFonts w:ascii="Cambria" w:hAnsi="Cambria" w:cs="Arial"/>
          <w:sz w:val="20"/>
          <w:szCs w:val="20"/>
          <w:lang w:val="de-DE"/>
        </w:rPr>
        <w:t>Pihak Kedua wajib meminta persetujuan kepada Pihak Pertama terlebih dahulu apabila biaya terapi, tindakan, laboratorium dan pemeriksaan penunjang lainnya akan melebihi batas manfaat yang telah ditetapkan oleh Pihak Pertama dan wajib disertai dengan alasan medis yang kuat.</w:t>
      </w:r>
    </w:p>
    <w:p w14:paraId="0D423B8C" w14:textId="0C71457C" w:rsidR="003102AC" w:rsidRPr="00877177" w:rsidRDefault="00D96CFA" w:rsidP="003102AC">
      <w:pPr>
        <w:numPr>
          <w:ilvl w:val="1"/>
          <w:numId w:val="32"/>
        </w:numPr>
        <w:spacing w:after="120"/>
        <w:ind w:left="567" w:hanging="567"/>
        <w:jc w:val="both"/>
        <w:rPr>
          <w:rFonts w:ascii="Cambria" w:hAnsi="Cambria" w:cs="Arial"/>
          <w:sz w:val="20"/>
          <w:szCs w:val="20"/>
          <w:lang w:val="id-ID"/>
        </w:rPr>
      </w:pPr>
      <w:r w:rsidRPr="00D77FCF">
        <w:rPr>
          <w:rFonts w:ascii="Cambria" w:hAnsi="Cambria" w:cs="Arial"/>
          <w:sz w:val="20"/>
          <w:szCs w:val="20"/>
          <w:lang w:val="id-ID"/>
        </w:rPr>
        <w:t xml:space="preserve">Pihak Pertama berhak melakukan monitoring harian atas </w:t>
      </w:r>
      <w:r w:rsidR="00724F07" w:rsidRPr="00D77FCF">
        <w:rPr>
          <w:rFonts w:ascii="Cambria" w:hAnsi="Cambria" w:cs="Arial"/>
          <w:sz w:val="20"/>
          <w:szCs w:val="20"/>
          <w:lang w:val="id-ID"/>
        </w:rPr>
        <w:t>P</w:t>
      </w:r>
      <w:r w:rsidRPr="00D77FCF">
        <w:rPr>
          <w:rFonts w:ascii="Cambria" w:hAnsi="Cambria" w:cs="Arial"/>
          <w:sz w:val="20"/>
          <w:szCs w:val="20"/>
          <w:lang w:val="id-ID"/>
        </w:rPr>
        <w:t xml:space="preserve">eserta yang sedang mendapatkan perawatan </w:t>
      </w:r>
      <w:proofErr w:type="spellStart"/>
      <w:r w:rsidR="00356884">
        <w:rPr>
          <w:rFonts w:ascii="Cambria" w:hAnsi="Cambria" w:cs="Arial"/>
          <w:sz w:val="20"/>
          <w:szCs w:val="20"/>
        </w:rPr>
        <w:t>Layanan</w:t>
      </w:r>
      <w:proofErr w:type="spellEnd"/>
      <w:r w:rsidR="00356884">
        <w:rPr>
          <w:rFonts w:ascii="Cambria" w:hAnsi="Cambria" w:cs="Arial"/>
          <w:sz w:val="20"/>
          <w:szCs w:val="20"/>
        </w:rPr>
        <w:t xml:space="preserve"> Kesehatan R</w:t>
      </w:r>
      <w:r w:rsidRPr="00D77FCF">
        <w:rPr>
          <w:rFonts w:ascii="Cambria" w:hAnsi="Cambria" w:cs="Arial"/>
          <w:sz w:val="20"/>
          <w:szCs w:val="20"/>
          <w:lang w:val="id-ID"/>
        </w:rPr>
        <w:t xml:space="preserve">awat </w:t>
      </w:r>
      <w:r w:rsidR="00356884">
        <w:rPr>
          <w:rFonts w:ascii="Cambria" w:hAnsi="Cambria" w:cs="Arial"/>
          <w:sz w:val="20"/>
          <w:szCs w:val="20"/>
        </w:rPr>
        <w:t>I</w:t>
      </w:r>
      <w:r w:rsidRPr="00D77FCF">
        <w:rPr>
          <w:rFonts w:ascii="Cambria" w:hAnsi="Cambria" w:cs="Arial"/>
          <w:sz w:val="20"/>
          <w:szCs w:val="20"/>
          <w:lang w:val="id-ID"/>
        </w:rPr>
        <w:t xml:space="preserve">nap di </w:t>
      </w:r>
      <w:r w:rsidR="00EC0DFB">
        <w:rPr>
          <w:rFonts w:ascii="Cambria" w:hAnsi="Cambria" w:cs="Arial"/>
          <w:sz w:val="20"/>
          <w:szCs w:val="20"/>
        </w:rPr>
        <w:t>Rumah Sakit</w:t>
      </w:r>
      <w:r w:rsidRPr="00D77FCF">
        <w:rPr>
          <w:rFonts w:ascii="Cambria" w:hAnsi="Cambria" w:cs="Arial"/>
          <w:sz w:val="20"/>
          <w:szCs w:val="20"/>
          <w:lang w:val="id-ID"/>
        </w:rPr>
        <w:t xml:space="preserve"> Pihak Kedua dan Pihak Kedua wajib memberikan informasi yang dibutuhkan oleh Pihak Pertama</w:t>
      </w:r>
      <w:r w:rsidR="000B1338" w:rsidRPr="00D77FCF">
        <w:rPr>
          <w:rFonts w:ascii="Cambria" w:hAnsi="Cambria" w:cs="Arial"/>
          <w:sz w:val="20"/>
          <w:szCs w:val="20"/>
          <w:lang w:val="id-ID"/>
        </w:rPr>
        <w:t xml:space="preserve"> dengan lengkap, benar dan akurat</w:t>
      </w:r>
      <w:r w:rsidRPr="00D77FCF">
        <w:rPr>
          <w:rFonts w:ascii="Cambria" w:hAnsi="Cambria" w:cs="Arial"/>
          <w:sz w:val="20"/>
          <w:szCs w:val="20"/>
          <w:lang w:val="id-ID"/>
        </w:rPr>
        <w:t>.</w:t>
      </w:r>
    </w:p>
    <w:p w14:paraId="40F318B1" w14:textId="77777777" w:rsidR="003102AC" w:rsidRPr="00877177" w:rsidRDefault="00D96CFA" w:rsidP="003102AC">
      <w:pPr>
        <w:numPr>
          <w:ilvl w:val="1"/>
          <w:numId w:val="32"/>
        </w:numPr>
        <w:spacing w:after="120"/>
        <w:ind w:left="567" w:hanging="567"/>
        <w:jc w:val="both"/>
        <w:rPr>
          <w:rFonts w:ascii="Cambria" w:hAnsi="Cambria" w:cs="Arial"/>
          <w:sz w:val="20"/>
          <w:szCs w:val="20"/>
          <w:lang w:val="id-ID"/>
        </w:rPr>
      </w:pPr>
      <w:r w:rsidRPr="00D77FCF">
        <w:rPr>
          <w:rFonts w:ascii="Cambria" w:hAnsi="Cambria" w:cs="Arial"/>
          <w:sz w:val="20"/>
          <w:szCs w:val="20"/>
          <w:lang w:val="id-ID"/>
        </w:rPr>
        <w:t xml:space="preserve">Pihak Kedua tidak diperkenankan untuk mewajibkan </w:t>
      </w:r>
      <w:r w:rsidR="00724F07" w:rsidRPr="00D77FCF">
        <w:rPr>
          <w:rFonts w:ascii="Cambria" w:hAnsi="Cambria" w:cs="Arial"/>
          <w:sz w:val="20"/>
          <w:szCs w:val="20"/>
          <w:lang w:val="id-ID"/>
        </w:rPr>
        <w:t>P</w:t>
      </w:r>
      <w:r w:rsidRPr="00D77FCF">
        <w:rPr>
          <w:rFonts w:ascii="Cambria" w:hAnsi="Cambria" w:cs="Arial"/>
          <w:sz w:val="20"/>
          <w:szCs w:val="20"/>
          <w:lang w:val="id-ID"/>
        </w:rPr>
        <w:t>eserta Pihak Pertama untuk membayar uang muka dan atau pembayaran apapun diawal</w:t>
      </w:r>
      <w:r w:rsidR="005B21E2" w:rsidRPr="00D77FCF">
        <w:rPr>
          <w:rFonts w:ascii="Cambria" w:hAnsi="Cambria" w:cs="Arial"/>
          <w:sz w:val="20"/>
          <w:szCs w:val="20"/>
          <w:lang w:val="id-ID"/>
        </w:rPr>
        <w:t>.</w:t>
      </w:r>
    </w:p>
    <w:p w14:paraId="56421DF3" w14:textId="7712A058" w:rsidR="00FE06F3" w:rsidRPr="00F66EFC" w:rsidRDefault="00B44BBC" w:rsidP="00FE06F3">
      <w:pPr>
        <w:numPr>
          <w:ilvl w:val="1"/>
          <w:numId w:val="32"/>
        </w:numPr>
        <w:spacing w:after="120"/>
        <w:ind w:left="567" w:hanging="567"/>
        <w:jc w:val="both"/>
        <w:rPr>
          <w:ins w:id="162" w:author="Ratna RS Prima Husada" w:date="2024-12-06T09:41:00Z"/>
          <w:rFonts w:ascii="Cambria" w:hAnsi="Cambria" w:cs="Arial"/>
          <w:b/>
          <w:sz w:val="20"/>
          <w:szCs w:val="20"/>
          <w:lang w:val="id-ID"/>
          <w:rPrChange w:id="163" w:author="FARIDA" w:date="2024-12-06T10:00:00Z">
            <w:rPr>
              <w:ins w:id="164" w:author="Ratna RS Prima Husada" w:date="2024-12-06T09:41:00Z"/>
              <w:rFonts w:ascii="Cambria" w:hAnsi="Cambria" w:cs="Arial"/>
              <w:sz w:val="20"/>
              <w:szCs w:val="20"/>
              <w:highlight w:val="yellow"/>
              <w:lang w:val="id-ID"/>
            </w:rPr>
          </w:rPrChange>
        </w:rPr>
      </w:pPr>
      <w:r w:rsidRPr="00F66EFC">
        <w:rPr>
          <w:rFonts w:ascii="Cambria" w:hAnsi="Cambria" w:cs="Arial"/>
          <w:sz w:val="20"/>
          <w:szCs w:val="20"/>
          <w:lang w:val="id-ID"/>
        </w:rPr>
        <w:t xml:space="preserve">Pihak </w:t>
      </w:r>
      <w:r w:rsidR="00A12E9B" w:rsidRPr="00F66EFC">
        <w:rPr>
          <w:rFonts w:ascii="Cambria" w:hAnsi="Cambria" w:cs="Arial"/>
          <w:sz w:val="20"/>
          <w:szCs w:val="20"/>
          <w:lang w:val="id-ID"/>
        </w:rPr>
        <w:t>Kedua</w:t>
      </w:r>
      <w:r w:rsidRPr="00F66EFC">
        <w:rPr>
          <w:rFonts w:ascii="Cambria" w:hAnsi="Cambria" w:cs="Arial"/>
          <w:sz w:val="20"/>
          <w:szCs w:val="20"/>
          <w:lang w:val="id-ID"/>
        </w:rPr>
        <w:t xml:space="preserve"> menetapkan biaya </w:t>
      </w:r>
      <w:r w:rsidR="004B1517" w:rsidRPr="00F66EFC">
        <w:rPr>
          <w:rFonts w:ascii="Cambria" w:hAnsi="Cambria" w:cs="Arial"/>
          <w:sz w:val="20"/>
          <w:szCs w:val="20"/>
        </w:rPr>
        <w:t>a</w:t>
      </w:r>
      <w:r w:rsidRPr="00F66EFC">
        <w:rPr>
          <w:rFonts w:ascii="Cambria" w:hAnsi="Cambria" w:cs="Arial"/>
          <w:sz w:val="20"/>
          <w:szCs w:val="20"/>
          <w:lang w:val="id-ID"/>
        </w:rPr>
        <w:t>dmi</w:t>
      </w:r>
      <w:r w:rsidR="00064B9B" w:rsidRPr="00F66EFC">
        <w:rPr>
          <w:rFonts w:ascii="Cambria" w:hAnsi="Cambria" w:cs="Arial"/>
          <w:sz w:val="20"/>
          <w:szCs w:val="20"/>
          <w:lang w:val="id-ID"/>
        </w:rPr>
        <w:t xml:space="preserve">nistrasi </w:t>
      </w:r>
      <w:proofErr w:type="spellStart"/>
      <w:r w:rsidR="004B1517" w:rsidRPr="00F66EFC">
        <w:rPr>
          <w:rFonts w:ascii="Cambria" w:hAnsi="Cambria" w:cs="Arial"/>
          <w:sz w:val="20"/>
          <w:szCs w:val="20"/>
        </w:rPr>
        <w:t>Layanan</w:t>
      </w:r>
      <w:proofErr w:type="spellEnd"/>
      <w:r w:rsidR="004B1517" w:rsidRPr="00F66EFC">
        <w:rPr>
          <w:rFonts w:ascii="Cambria" w:hAnsi="Cambria" w:cs="Arial"/>
          <w:sz w:val="20"/>
          <w:szCs w:val="20"/>
        </w:rPr>
        <w:t xml:space="preserve"> Kesehatan </w:t>
      </w:r>
      <w:r w:rsidR="00064B9B" w:rsidRPr="00F66EFC">
        <w:rPr>
          <w:rFonts w:ascii="Cambria" w:hAnsi="Cambria" w:cs="Arial"/>
          <w:sz w:val="20"/>
          <w:szCs w:val="20"/>
          <w:lang w:val="id-ID"/>
        </w:rPr>
        <w:t xml:space="preserve">Rawat Inap </w:t>
      </w:r>
      <w:ins w:id="165" w:author="Ratna RS Prima Husada" w:date="2024-12-06T09:44:00Z">
        <w:r w:rsidR="00FE06F3" w:rsidRPr="00F66EFC">
          <w:rPr>
            <w:rFonts w:ascii="Cambria" w:hAnsi="Cambria" w:cs="Arial"/>
            <w:sz w:val="20"/>
            <w:szCs w:val="20"/>
            <w:lang w:val="id-ID"/>
            <w:rPrChange w:id="166" w:author="FARIDA" w:date="2024-12-06T10:00:00Z">
              <w:rPr>
                <w:rFonts w:ascii="Cambria" w:hAnsi="Cambria" w:cs="Arial"/>
                <w:sz w:val="20"/>
                <w:szCs w:val="20"/>
                <w:highlight w:val="yellow"/>
                <w:lang w:val="id-ID"/>
              </w:rPr>
            </w:rPrChange>
          </w:rPr>
          <w:t xml:space="preserve">sekali selama perawatan </w:t>
        </w:r>
      </w:ins>
      <w:r w:rsidR="00064B9B" w:rsidRPr="00F66EFC">
        <w:rPr>
          <w:rFonts w:ascii="Cambria" w:hAnsi="Cambria" w:cs="Arial"/>
          <w:sz w:val="20"/>
          <w:szCs w:val="20"/>
          <w:lang w:val="id-ID"/>
        </w:rPr>
        <w:t xml:space="preserve">sebesar </w:t>
      </w:r>
      <w:ins w:id="167" w:author="Ratna RS Prima Husada" w:date="2024-12-06T09:44:00Z">
        <w:r w:rsidR="00FE06F3" w:rsidRPr="00F66EFC">
          <w:rPr>
            <w:rFonts w:ascii="Cambria" w:hAnsi="Cambria" w:cs="Arial"/>
            <w:sz w:val="20"/>
            <w:szCs w:val="20"/>
            <w:lang w:val="id-ID"/>
            <w:rPrChange w:id="168" w:author="FARIDA" w:date="2024-12-06T10:00:00Z">
              <w:rPr>
                <w:rFonts w:ascii="Cambria" w:hAnsi="Cambria" w:cs="Arial"/>
                <w:sz w:val="20"/>
                <w:szCs w:val="20"/>
                <w:highlight w:val="yellow"/>
                <w:lang w:val="id-ID"/>
              </w:rPr>
            </w:rPrChange>
          </w:rPr>
          <w:t>:</w:t>
        </w:r>
      </w:ins>
    </w:p>
    <w:p w14:paraId="2BEEFE64" w14:textId="45DB69C9" w:rsidR="00FE06F3" w:rsidRPr="00F66EFC" w:rsidRDefault="00FE06F3" w:rsidP="00FE06F3">
      <w:pPr>
        <w:pStyle w:val="ListParagraph"/>
        <w:numPr>
          <w:ilvl w:val="0"/>
          <w:numId w:val="92"/>
        </w:numPr>
        <w:spacing w:after="120"/>
        <w:jc w:val="both"/>
        <w:rPr>
          <w:ins w:id="169" w:author="Ratna RS Prima Husada" w:date="2024-12-06T09:43:00Z"/>
          <w:rFonts w:ascii="Cambria" w:hAnsi="Cambria" w:cs="Arial"/>
          <w:b/>
          <w:sz w:val="20"/>
          <w:szCs w:val="20"/>
          <w:lang w:val="id-ID"/>
          <w:rPrChange w:id="170" w:author="FARIDA" w:date="2024-12-06T10:00:00Z">
            <w:rPr>
              <w:ins w:id="171" w:author="Ratna RS Prima Husada" w:date="2024-12-06T09:43:00Z"/>
              <w:rFonts w:ascii="Cambria" w:hAnsi="Cambria" w:cs="Arial"/>
              <w:bCs/>
              <w:sz w:val="20"/>
              <w:szCs w:val="20"/>
              <w:highlight w:val="yellow"/>
              <w:lang w:val="id-ID"/>
            </w:rPr>
          </w:rPrChange>
        </w:rPr>
      </w:pPr>
      <w:ins w:id="172" w:author="Ratna RS Prima Husada" w:date="2024-12-06T09:42:00Z">
        <w:r w:rsidRPr="00F66EFC">
          <w:rPr>
            <w:rFonts w:ascii="Cambria" w:hAnsi="Cambria" w:cs="Arial"/>
            <w:bCs/>
            <w:sz w:val="20"/>
            <w:szCs w:val="20"/>
            <w:lang w:val="id-ID"/>
            <w:rPrChange w:id="173" w:author="FARIDA" w:date="2024-12-06T10:00:00Z">
              <w:rPr>
                <w:rFonts w:ascii="Cambria" w:hAnsi="Cambria" w:cs="Arial"/>
                <w:bCs/>
                <w:sz w:val="20"/>
                <w:szCs w:val="20"/>
                <w:highlight w:val="yellow"/>
                <w:lang w:val="id-ID"/>
              </w:rPr>
            </w:rPrChange>
          </w:rPr>
          <w:t xml:space="preserve">Kelas 3 Rp </w:t>
        </w:r>
      </w:ins>
      <w:ins w:id="174" w:author="Ratna RS Prima Husada" w:date="2024-12-06T09:43:00Z">
        <w:r w:rsidRPr="00F66EFC">
          <w:rPr>
            <w:rFonts w:ascii="Cambria" w:hAnsi="Cambria" w:cs="Arial"/>
            <w:bCs/>
            <w:sz w:val="20"/>
            <w:szCs w:val="20"/>
            <w:lang w:val="id-ID"/>
            <w:rPrChange w:id="175" w:author="FARIDA" w:date="2024-12-06T10:00:00Z">
              <w:rPr>
                <w:rFonts w:ascii="Cambria" w:hAnsi="Cambria" w:cs="Arial"/>
                <w:bCs/>
                <w:sz w:val="20"/>
                <w:szCs w:val="20"/>
                <w:highlight w:val="yellow"/>
                <w:lang w:val="id-ID"/>
              </w:rPr>
            </w:rPrChange>
          </w:rPr>
          <w:t>300.000</w:t>
        </w:r>
      </w:ins>
    </w:p>
    <w:p w14:paraId="2453DBC6" w14:textId="62371E98" w:rsidR="00FE06F3" w:rsidRPr="00F66EFC" w:rsidRDefault="00FE06F3" w:rsidP="00FE06F3">
      <w:pPr>
        <w:pStyle w:val="ListParagraph"/>
        <w:numPr>
          <w:ilvl w:val="0"/>
          <w:numId w:val="92"/>
        </w:numPr>
        <w:spacing w:after="120"/>
        <w:jc w:val="both"/>
        <w:rPr>
          <w:ins w:id="176" w:author="Ratna RS Prima Husada" w:date="2024-12-06T09:43:00Z"/>
          <w:rFonts w:ascii="Cambria" w:hAnsi="Cambria" w:cs="Arial"/>
          <w:b/>
          <w:sz w:val="20"/>
          <w:szCs w:val="20"/>
          <w:lang w:val="id-ID"/>
          <w:rPrChange w:id="177" w:author="FARIDA" w:date="2024-12-06T10:00:00Z">
            <w:rPr>
              <w:ins w:id="178" w:author="Ratna RS Prima Husada" w:date="2024-12-06T09:43:00Z"/>
              <w:rFonts w:ascii="Cambria" w:hAnsi="Cambria" w:cs="Arial"/>
              <w:bCs/>
              <w:sz w:val="20"/>
              <w:szCs w:val="20"/>
              <w:highlight w:val="yellow"/>
              <w:lang w:val="id-ID"/>
            </w:rPr>
          </w:rPrChange>
        </w:rPr>
      </w:pPr>
      <w:ins w:id="179" w:author="Ratna RS Prima Husada" w:date="2024-12-06T09:43:00Z">
        <w:r w:rsidRPr="00F66EFC">
          <w:rPr>
            <w:rFonts w:ascii="Cambria" w:hAnsi="Cambria" w:cs="Arial"/>
            <w:bCs/>
            <w:sz w:val="20"/>
            <w:szCs w:val="20"/>
            <w:lang w:val="id-ID"/>
            <w:rPrChange w:id="180" w:author="FARIDA" w:date="2024-12-06T10:00:00Z">
              <w:rPr>
                <w:rFonts w:ascii="Cambria" w:hAnsi="Cambria" w:cs="Arial"/>
                <w:bCs/>
                <w:sz w:val="20"/>
                <w:szCs w:val="20"/>
                <w:highlight w:val="yellow"/>
                <w:lang w:val="id-ID"/>
              </w:rPr>
            </w:rPrChange>
          </w:rPr>
          <w:t>Kelas 2 Rp 335.000</w:t>
        </w:r>
      </w:ins>
    </w:p>
    <w:p w14:paraId="30736897" w14:textId="4A71FFCB" w:rsidR="00FE06F3" w:rsidRPr="00F66EFC" w:rsidRDefault="00FE06F3" w:rsidP="00FE06F3">
      <w:pPr>
        <w:pStyle w:val="ListParagraph"/>
        <w:numPr>
          <w:ilvl w:val="0"/>
          <w:numId w:val="92"/>
        </w:numPr>
        <w:spacing w:after="120"/>
        <w:jc w:val="both"/>
        <w:rPr>
          <w:ins w:id="181" w:author="Ratna RS Prima Husada" w:date="2024-12-06T09:43:00Z"/>
          <w:rFonts w:ascii="Cambria" w:hAnsi="Cambria" w:cs="Arial"/>
          <w:b/>
          <w:sz w:val="20"/>
          <w:szCs w:val="20"/>
          <w:lang w:val="id-ID"/>
          <w:rPrChange w:id="182" w:author="FARIDA" w:date="2024-12-06T10:00:00Z">
            <w:rPr>
              <w:ins w:id="183" w:author="Ratna RS Prima Husada" w:date="2024-12-06T09:43:00Z"/>
              <w:rFonts w:ascii="Cambria" w:hAnsi="Cambria" w:cs="Arial"/>
              <w:bCs/>
              <w:sz w:val="20"/>
              <w:szCs w:val="20"/>
              <w:highlight w:val="yellow"/>
              <w:lang w:val="id-ID"/>
            </w:rPr>
          </w:rPrChange>
        </w:rPr>
      </w:pPr>
      <w:ins w:id="184" w:author="Ratna RS Prima Husada" w:date="2024-12-06T09:43:00Z">
        <w:r w:rsidRPr="00F66EFC">
          <w:rPr>
            <w:rFonts w:ascii="Cambria" w:hAnsi="Cambria" w:cs="Arial"/>
            <w:bCs/>
            <w:sz w:val="20"/>
            <w:szCs w:val="20"/>
            <w:lang w:val="id-ID"/>
            <w:rPrChange w:id="185" w:author="FARIDA" w:date="2024-12-06T10:00:00Z">
              <w:rPr>
                <w:rFonts w:ascii="Cambria" w:hAnsi="Cambria" w:cs="Arial"/>
                <w:bCs/>
                <w:sz w:val="20"/>
                <w:szCs w:val="20"/>
                <w:highlight w:val="yellow"/>
                <w:lang w:val="id-ID"/>
              </w:rPr>
            </w:rPrChange>
          </w:rPr>
          <w:t>Kelas 1 Rp 355.000</w:t>
        </w:r>
      </w:ins>
    </w:p>
    <w:p w14:paraId="52C05580" w14:textId="1E209BF7" w:rsidR="00FE06F3" w:rsidRPr="00F66EFC" w:rsidRDefault="00FE06F3" w:rsidP="00FE06F3">
      <w:pPr>
        <w:pStyle w:val="ListParagraph"/>
        <w:numPr>
          <w:ilvl w:val="0"/>
          <w:numId w:val="92"/>
        </w:numPr>
        <w:spacing w:after="120"/>
        <w:jc w:val="both"/>
        <w:rPr>
          <w:ins w:id="186" w:author="Ratna RS Prima Husada" w:date="2024-12-06T09:44:00Z"/>
          <w:rFonts w:ascii="Cambria" w:hAnsi="Cambria" w:cs="Arial"/>
          <w:b/>
          <w:sz w:val="20"/>
          <w:szCs w:val="20"/>
          <w:lang w:val="id-ID"/>
          <w:rPrChange w:id="187" w:author="FARIDA" w:date="2024-12-06T10:00:00Z">
            <w:rPr>
              <w:ins w:id="188" w:author="Ratna RS Prima Husada" w:date="2024-12-06T09:44:00Z"/>
              <w:rFonts w:ascii="Cambria" w:hAnsi="Cambria" w:cs="Arial"/>
              <w:bCs/>
              <w:sz w:val="20"/>
              <w:szCs w:val="20"/>
              <w:highlight w:val="yellow"/>
              <w:lang w:val="id-ID"/>
            </w:rPr>
          </w:rPrChange>
        </w:rPr>
      </w:pPr>
      <w:ins w:id="189" w:author="Ratna RS Prima Husada" w:date="2024-12-06T09:43:00Z">
        <w:r w:rsidRPr="00F66EFC">
          <w:rPr>
            <w:rFonts w:ascii="Cambria" w:hAnsi="Cambria" w:cs="Arial"/>
            <w:bCs/>
            <w:sz w:val="20"/>
            <w:szCs w:val="20"/>
            <w:lang w:val="id-ID"/>
            <w:rPrChange w:id="190" w:author="FARIDA" w:date="2024-12-06T10:00:00Z">
              <w:rPr>
                <w:rFonts w:ascii="Cambria" w:hAnsi="Cambria" w:cs="Arial"/>
                <w:bCs/>
                <w:sz w:val="20"/>
                <w:szCs w:val="20"/>
                <w:highlight w:val="yellow"/>
                <w:lang w:val="id-ID"/>
              </w:rPr>
            </w:rPrChange>
          </w:rPr>
          <w:t xml:space="preserve">Kelas ICU dan isolasi Rp </w:t>
        </w:r>
      </w:ins>
      <w:ins w:id="191" w:author="Ratna RS Prima Husada" w:date="2024-12-06T09:44:00Z">
        <w:r w:rsidRPr="00F66EFC">
          <w:rPr>
            <w:rFonts w:ascii="Cambria" w:hAnsi="Cambria" w:cs="Arial"/>
            <w:bCs/>
            <w:sz w:val="20"/>
            <w:szCs w:val="20"/>
            <w:lang w:val="id-ID"/>
            <w:rPrChange w:id="192" w:author="FARIDA" w:date="2024-12-06T10:00:00Z">
              <w:rPr>
                <w:rFonts w:ascii="Cambria" w:hAnsi="Cambria" w:cs="Arial"/>
                <w:bCs/>
                <w:sz w:val="20"/>
                <w:szCs w:val="20"/>
                <w:highlight w:val="yellow"/>
                <w:lang w:val="id-ID"/>
              </w:rPr>
            </w:rPrChange>
          </w:rPr>
          <w:t>355.000</w:t>
        </w:r>
      </w:ins>
    </w:p>
    <w:p w14:paraId="18D6618E" w14:textId="08E5FB73" w:rsidR="00FE06F3" w:rsidRPr="00F66EFC" w:rsidRDefault="00FE06F3" w:rsidP="00FE06F3">
      <w:pPr>
        <w:pStyle w:val="ListParagraph"/>
        <w:numPr>
          <w:ilvl w:val="0"/>
          <w:numId w:val="92"/>
        </w:numPr>
        <w:spacing w:after="120"/>
        <w:jc w:val="both"/>
        <w:rPr>
          <w:ins w:id="193" w:author="Ratna RS Prima Husada" w:date="2024-12-06T09:44:00Z"/>
          <w:rFonts w:ascii="Cambria" w:hAnsi="Cambria" w:cs="Arial"/>
          <w:b/>
          <w:sz w:val="20"/>
          <w:szCs w:val="20"/>
          <w:lang w:val="id-ID"/>
          <w:rPrChange w:id="194" w:author="FARIDA" w:date="2024-12-06T10:00:00Z">
            <w:rPr>
              <w:ins w:id="195" w:author="Ratna RS Prima Husada" w:date="2024-12-06T09:44:00Z"/>
              <w:rFonts w:ascii="Cambria" w:hAnsi="Cambria" w:cs="Arial"/>
              <w:bCs/>
              <w:sz w:val="20"/>
              <w:szCs w:val="20"/>
              <w:highlight w:val="yellow"/>
              <w:lang w:val="id-ID"/>
            </w:rPr>
          </w:rPrChange>
        </w:rPr>
      </w:pPr>
      <w:ins w:id="196" w:author="Ratna RS Prima Husada" w:date="2024-12-06T09:44:00Z">
        <w:r w:rsidRPr="00F66EFC">
          <w:rPr>
            <w:rFonts w:ascii="Cambria" w:hAnsi="Cambria" w:cs="Arial"/>
            <w:bCs/>
            <w:sz w:val="20"/>
            <w:szCs w:val="20"/>
            <w:lang w:val="id-ID"/>
            <w:rPrChange w:id="197" w:author="FARIDA" w:date="2024-12-06T10:00:00Z">
              <w:rPr>
                <w:rFonts w:ascii="Cambria" w:hAnsi="Cambria" w:cs="Arial"/>
                <w:bCs/>
                <w:sz w:val="20"/>
                <w:szCs w:val="20"/>
                <w:highlight w:val="yellow"/>
                <w:lang w:val="id-ID"/>
              </w:rPr>
            </w:rPrChange>
          </w:rPr>
          <w:t>Kelas VIP Rp 400.000</w:t>
        </w:r>
      </w:ins>
    </w:p>
    <w:p w14:paraId="140E407C" w14:textId="047A757B" w:rsidR="00FE06F3" w:rsidRPr="00F66EFC" w:rsidRDefault="00FE06F3">
      <w:pPr>
        <w:pStyle w:val="ListParagraph"/>
        <w:numPr>
          <w:ilvl w:val="0"/>
          <w:numId w:val="92"/>
        </w:numPr>
        <w:spacing w:after="120"/>
        <w:jc w:val="both"/>
        <w:rPr>
          <w:ins w:id="198" w:author="Ratna RS Prima Husada" w:date="2024-12-06T09:41:00Z"/>
          <w:rFonts w:ascii="Cambria" w:hAnsi="Cambria" w:cs="Arial"/>
          <w:b/>
          <w:sz w:val="20"/>
          <w:szCs w:val="20"/>
          <w:lang w:val="id-ID"/>
          <w:rPrChange w:id="199" w:author="FARIDA" w:date="2024-12-06T10:00:00Z">
            <w:rPr>
              <w:ins w:id="200" w:author="Ratna RS Prima Husada" w:date="2024-12-06T09:41:00Z"/>
              <w:rFonts w:ascii="Cambria" w:hAnsi="Cambria" w:cs="Arial"/>
              <w:sz w:val="20"/>
              <w:szCs w:val="20"/>
              <w:highlight w:val="yellow"/>
              <w:lang w:val="id-ID"/>
            </w:rPr>
          </w:rPrChange>
        </w:rPr>
        <w:pPrChange w:id="201" w:author="Ratna RS Prima Husada" w:date="2024-12-06T09:41:00Z">
          <w:pPr>
            <w:numPr>
              <w:ilvl w:val="1"/>
              <w:numId w:val="32"/>
            </w:numPr>
            <w:spacing w:after="120"/>
            <w:ind w:left="567" w:hanging="567"/>
            <w:jc w:val="both"/>
          </w:pPr>
        </w:pPrChange>
      </w:pPr>
      <w:ins w:id="202" w:author="Ratna RS Prima Husada" w:date="2024-12-06T09:44:00Z">
        <w:r w:rsidRPr="00F66EFC">
          <w:rPr>
            <w:rFonts w:ascii="Cambria" w:hAnsi="Cambria" w:cs="Arial"/>
            <w:bCs/>
            <w:sz w:val="20"/>
            <w:szCs w:val="20"/>
            <w:lang w:val="id-ID"/>
            <w:rPrChange w:id="203" w:author="FARIDA" w:date="2024-12-06T10:00:00Z">
              <w:rPr>
                <w:rFonts w:ascii="Cambria" w:hAnsi="Cambria" w:cs="Arial"/>
                <w:bCs/>
                <w:sz w:val="20"/>
                <w:szCs w:val="20"/>
                <w:highlight w:val="yellow"/>
                <w:lang w:val="id-ID"/>
              </w:rPr>
            </w:rPrChange>
          </w:rPr>
          <w:lastRenderedPageBreak/>
          <w:t>Kelas VVIP Rp 420.000</w:t>
        </w:r>
      </w:ins>
    </w:p>
    <w:p w14:paraId="4D548041" w14:textId="1DAFAAA4" w:rsidR="00FE06F3" w:rsidRPr="00F66EFC" w:rsidDel="00FE06F3" w:rsidRDefault="00A96F6C">
      <w:pPr>
        <w:spacing w:after="120"/>
        <w:ind w:left="567"/>
        <w:jc w:val="both"/>
        <w:rPr>
          <w:del w:id="204" w:author="Ratna RS Prima Husada" w:date="2024-12-06T09:44:00Z"/>
          <w:rFonts w:ascii="Cambria" w:hAnsi="Cambria" w:cs="Arial"/>
          <w:b/>
          <w:sz w:val="20"/>
          <w:szCs w:val="20"/>
          <w:lang w:val="id-ID"/>
        </w:rPr>
        <w:pPrChange w:id="205" w:author="Ratna RS Prima Husada" w:date="2024-12-06T09:41:00Z">
          <w:pPr>
            <w:numPr>
              <w:ilvl w:val="1"/>
              <w:numId w:val="32"/>
            </w:numPr>
            <w:spacing w:after="120"/>
            <w:ind w:left="567" w:hanging="567"/>
            <w:jc w:val="both"/>
          </w:pPr>
        </w:pPrChange>
      </w:pPr>
      <w:del w:id="206" w:author="Ratna RS Prima Husada" w:date="2024-12-06T09:32:00Z">
        <w:r w:rsidRPr="00F66EFC" w:rsidDel="008323D8">
          <w:rPr>
            <w:rFonts w:ascii="Cambria" w:hAnsi="Cambria" w:cs="Arial"/>
            <w:sz w:val="20"/>
            <w:szCs w:val="20"/>
            <w:lang w:val="id-ID"/>
            <w:rPrChange w:id="207" w:author="FARIDA" w:date="2024-12-06T10:00:00Z">
              <w:rPr>
                <w:rFonts w:ascii="Cambria" w:hAnsi="Cambria" w:cs="Arial"/>
                <w:sz w:val="20"/>
                <w:szCs w:val="20"/>
                <w:highlight w:val="yellow"/>
                <w:lang w:val="id-ID"/>
              </w:rPr>
            </w:rPrChange>
          </w:rPr>
          <w:delText>[**]</w:delText>
        </w:r>
        <w:r w:rsidR="00F43D20" w:rsidRPr="00F66EFC" w:rsidDel="008323D8">
          <w:rPr>
            <w:rFonts w:ascii="Cambria" w:hAnsi="Cambria" w:cs="Arial"/>
            <w:sz w:val="20"/>
            <w:szCs w:val="20"/>
            <w:lang w:val="id-ID"/>
            <w:rPrChange w:id="208" w:author="FARIDA" w:date="2024-12-06T10:00:00Z">
              <w:rPr>
                <w:rFonts w:ascii="Cambria" w:hAnsi="Cambria" w:cs="Arial"/>
                <w:sz w:val="20"/>
                <w:szCs w:val="20"/>
                <w:highlight w:val="yellow"/>
                <w:lang w:val="id-ID"/>
              </w:rPr>
            </w:rPrChange>
          </w:rPr>
          <w:delText xml:space="preserve"> </w:delText>
        </w:r>
      </w:del>
      <w:del w:id="209" w:author="Ratna RS Prima Husada" w:date="2024-12-06T09:41:00Z">
        <w:r w:rsidR="00064B9B" w:rsidRPr="00F66EFC" w:rsidDel="00FE06F3">
          <w:rPr>
            <w:rFonts w:ascii="Cambria" w:hAnsi="Cambria" w:cs="Arial"/>
            <w:sz w:val="20"/>
            <w:szCs w:val="20"/>
            <w:lang w:val="id-ID"/>
            <w:rPrChange w:id="210" w:author="FARIDA" w:date="2024-12-06T10:00:00Z">
              <w:rPr>
                <w:rFonts w:ascii="Cambria" w:hAnsi="Cambria" w:cs="Arial"/>
                <w:sz w:val="20"/>
                <w:szCs w:val="20"/>
                <w:highlight w:val="yellow"/>
                <w:lang w:val="id-ID"/>
              </w:rPr>
            </w:rPrChange>
          </w:rPr>
          <w:delText>%</w:delText>
        </w:r>
        <w:r w:rsidR="00B44BBC" w:rsidRPr="00F66EFC" w:rsidDel="00FE06F3">
          <w:rPr>
            <w:rFonts w:ascii="Cambria" w:hAnsi="Cambria" w:cs="Arial"/>
            <w:sz w:val="20"/>
            <w:szCs w:val="20"/>
            <w:lang w:val="id-ID"/>
          </w:rPr>
          <w:delText xml:space="preserve"> </w:delText>
        </w:r>
      </w:del>
      <w:del w:id="211" w:author="Ratna RS Prima Husada" w:date="2024-12-06T09:32:00Z">
        <w:r w:rsidR="00B44BBC" w:rsidRPr="00F66EFC" w:rsidDel="008323D8">
          <w:rPr>
            <w:rFonts w:ascii="Cambria" w:hAnsi="Cambria" w:cs="Arial"/>
            <w:sz w:val="20"/>
            <w:szCs w:val="20"/>
            <w:lang w:val="id-ID"/>
          </w:rPr>
          <w:delText>(</w:delText>
        </w:r>
        <w:r w:rsidRPr="00F66EFC" w:rsidDel="008323D8">
          <w:rPr>
            <w:rFonts w:ascii="Cambria" w:hAnsi="Cambria" w:cs="Arial"/>
            <w:sz w:val="20"/>
            <w:szCs w:val="20"/>
            <w:lang w:val="id-ID"/>
            <w:rPrChange w:id="212" w:author="FARIDA" w:date="2024-12-06T10:00:00Z">
              <w:rPr>
                <w:rFonts w:ascii="Cambria" w:hAnsi="Cambria" w:cs="Arial"/>
                <w:sz w:val="20"/>
                <w:szCs w:val="20"/>
                <w:highlight w:val="yellow"/>
                <w:lang w:val="id-ID"/>
              </w:rPr>
            </w:rPrChange>
          </w:rPr>
          <w:delText>[**]</w:delText>
        </w:r>
        <w:r w:rsidR="00064B9B" w:rsidRPr="00F66EFC" w:rsidDel="008323D8">
          <w:rPr>
            <w:rFonts w:ascii="Cambria" w:hAnsi="Cambria" w:cs="Arial"/>
            <w:sz w:val="20"/>
            <w:szCs w:val="20"/>
            <w:lang w:val="id-ID"/>
          </w:rPr>
          <w:delText xml:space="preserve"> per</w:delText>
        </w:r>
        <w:r w:rsidR="009D3209" w:rsidRPr="00F66EFC" w:rsidDel="008323D8">
          <w:rPr>
            <w:rFonts w:ascii="Cambria" w:hAnsi="Cambria" w:cs="Arial"/>
            <w:sz w:val="20"/>
            <w:szCs w:val="20"/>
            <w:lang w:val="id-ID"/>
          </w:rPr>
          <w:delText>sen</w:delText>
        </w:r>
        <w:r w:rsidR="00B44BBC" w:rsidRPr="00F66EFC" w:rsidDel="008323D8">
          <w:rPr>
            <w:rFonts w:ascii="Cambria" w:hAnsi="Cambria" w:cs="Arial"/>
            <w:sz w:val="20"/>
            <w:szCs w:val="20"/>
            <w:lang w:val="id-ID"/>
          </w:rPr>
          <w:delText xml:space="preserve">) </w:delText>
        </w:r>
      </w:del>
      <w:del w:id="213" w:author="Ratna RS Prima Husada" w:date="2024-12-06T09:44:00Z">
        <w:r w:rsidR="00B44BBC" w:rsidRPr="00F66EFC" w:rsidDel="00FE06F3">
          <w:rPr>
            <w:rFonts w:ascii="Cambria" w:hAnsi="Cambria" w:cs="Arial"/>
            <w:sz w:val="20"/>
            <w:szCs w:val="20"/>
            <w:lang w:val="id-ID"/>
          </w:rPr>
          <w:delText xml:space="preserve">dari total transaksi yang timbul atas layanan yang telah diberikan kepada Peserta </w:delText>
        </w:r>
      </w:del>
      <w:del w:id="214" w:author="Ratna RS Prima Husada" w:date="2024-12-06T09:33:00Z">
        <w:r w:rsidR="00B44BBC" w:rsidRPr="00F66EFC" w:rsidDel="008323D8">
          <w:rPr>
            <w:rFonts w:ascii="Cambria" w:hAnsi="Cambria" w:cs="Arial"/>
            <w:sz w:val="20"/>
            <w:szCs w:val="20"/>
            <w:lang w:val="id-ID"/>
          </w:rPr>
          <w:delText xml:space="preserve">Pihak </w:delText>
        </w:r>
        <w:r w:rsidR="00A12E9B" w:rsidRPr="00F66EFC" w:rsidDel="008323D8">
          <w:rPr>
            <w:rFonts w:ascii="Cambria" w:hAnsi="Cambria" w:cs="Arial"/>
            <w:sz w:val="20"/>
            <w:szCs w:val="20"/>
            <w:lang w:val="id-ID"/>
          </w:rPr>
          <w:delText>Pertama</w:delText>
        </w:r>
        <w:r w:rsidR="00246FD5" w:rsidRPr="00F66EFC" w:rsidDel="008323D8">
          <w:rPr>
            <w:rFonts w:ascii="Cambria" w:hAnsi="Cambria" w:cs="Arial"/>
            <w:sz w:val="20"/>
            <w:szCs w:val="20"/>
            <w:lang w:val="id-ID"/>
          </w:rPr>
          <w:delText xml:space="preserve"> dengan nilai maksimal sebesar Rp1.000.000 (satu juta </w:delText>
        </w:r>
        <w:r w:rsidR="00723AC4" w:rsidRPr="00F66EFC" w:rsidDel="008323D8">
          <w:rPr>
            <w:rFonts w:ascii="Cambria" w:hAnsi="Cambria" w:cs="Arial"/>
            <w:sz w:val="20"/>
            <w:szCs w:val="20"/>
            <w:lang w:val="id-ID"/>
          </w:rPr>
          <w:delText>R</w:delText>
        </w:r>
        <w:r w:rsidR="00246FD5" w:rsidRPr="00F66EFC" w:rsidDel="008323D8">
          <w:rPr>
            <w:rFonts w:ascii="Cambria" w:hAnsi="Cambria" w:cs="Arial"/>
            <w:sz w:val="20"/>
            <w:szCs w:val="20"/>
            <w:lang w:val="id-ID"/>
          </w:rPr>
          <w:delText>upiah)</w:delText>
        </w:r>
        <w:r w:rsidR="00B44BBC" w:rsidRPr="00F66EFC" w:rsidDel="008323D8">
          <w:rPr>
            <w:rFonts w:ascii="Cambria" w:hAnsi="Cambria" w:cs="Arial"/>
            <w:sz w:val="20"/>
            <w:szCs w:val="20"/>
            <w:lang w:val="id-ID"/>
          </w:rPr>
          <w:delText>.</w:delText>
        </w:r>
      </w:del>
    </w:p>
    <w:p w14:paraId="0E1AFBCA" w14:textId="77777777" w:rsidR="00696F5B" w:rsidRPr="00D77FCF" w:rsidRDefault="00696F5B" w:rsidP="00D77FCF">
      <w:pPr>
        <w:spacing w:after="120"/>
        <w:jc w:val="both"/>
        <w:rPr>
          <w:rFonts w:ascii="Cambria" w:hAnsi="Cambria" w:cs="Arial"/>
          <w:b/>
          <w:sz w:val="20"/>
          <w:szCs w:val="20"/>
          <w:lang w:val="id-ID"/>
        </w:rPr>
      </w:pPr>
    </w:p>
    <w:p w14:paraId="2D7B6E2D" w14:textId="77777777" w:rsidR="002F11D3" w:rsidRPr="00877177" w:rsidRDefault="00C33D41" w:rsidP="00614F2B">
      <w:pPr>
        <w:ind w:left="360"/>
        <w:jc w:val="center"/>
        <w:rPr>
          <w:rFonts w:ascii="Cambria" w:hAnsi="Cambria" w:cs="Arial"/>
          <w:b/>
          <w:sz w:val="20"/>
          <w:szCs w:val="20"/>
        </w:rPr>
      </w:pPr>
      <w:r w:rsidRPr="00877177">
        <w:rPr>
          <w:rFonts w:ascii="Cambria" w:hAnsi="Cambria" w:cs="Arial"/>
          <w:b/>
          <w:sz w:val="20"/>
          <w:szCs w:val="20"/>
          <w:lang w:val="id-ID"/>
        </w:rPr>
        <w:t xml:space="preserve">PASAL </w:t>
      </w:r>
      <w:r w:rsidR="003102AC" w:rsidRPr="00877177">
        <w:rPr>
          <w:rFonts w:ascii="Cambria" w:hAnsi="Cambria" w:cs="Arial"/>
          <w:b/>
          <w:sz w:val="20"/>
          <w:szCs w:val="20"/>
        </w:rPr>
        <w:t>7</w:t>
      </w:r>
    </w:p>
    <w:p w14:paraId="733E91B5" w14:textId="77777777" w:rsidR="002F11D3" w:rsidRPr="00877177" w:rsidRDefault="002F11D3" w:rsidP="002F11D3">
      <w:pPr>
        <w:ind w:left="360"/>
        <w:jc w:val="center"/>
        <w:rPr>
          <w:rFonts w:ascii="Cambria" w:hAnsi="Cambria" w:cs="Arial"/>
          <w:b/>
          <w:sz w:val="20"/>
          <w:szCs w:val="20"/>
          <w:lang w:val="id-ID"/>
        </w:rPr>
      </w:pPr>
      <w:r w:rsidRPr="00877177">
        <w:rPr>
          <w:rFonts w:ascii="Cambria" w:hAnsi="Cambria" w:cs="Arial"/>
          <w:b/>
          <w:sz w:val="20"/>
          <w:szCs w:val="20"/>
          <w:lang w:val="id-ID"/>
        </w:rPr>
        <w:t>PROSEDUR RAWAT JALAN</w:t>
      </w:r>
    </w:p>
    <w:p w14:paraId="4268B308" w14:textId="77777777" w:rsidR="002F11D3" w:rsidRPr="00877177" w:rsidRDefault="002F11D3" w:rsidP="002F11D3">
      <w:pPr>
        <w:tabs>
          <w:tab w:val="left" w:pos="360"/>
        </w:tabs>
        <w:jc w:val="both"/>
        <w:rPr>
          <w:rFonts w:ascii="Cambria" w:hAnsi="Cambria" w:cs="Arial"/>
          <w:sz w:val="20"/>
          <w:szCs w:val="20"/>
          <w:lang w:val="id-ID"/>
        </w:rPr>
      </w:pPr>
    </w:p>
    <w:p w14:paraId="45A9117F" w14:textId="20C15B45" w:rsidR="003102AC" w:rsidRPr="00877177" w:rsidRDefault="002F11D3" w:rsidP="003102AC">
      <w:pPr>
        <w:numPr>
          <w:ilvl w:val="1"/>
          <w:numId w:val="33"/>
        </w:numPr>
        <w:spacing w:after="120"/>
        <w:ind w:left="567" w:hanging="567"/>
        <w:jc w:val="both"/>
        <w:rPr>
          <w:rFonts w:ascii="Cambria" w:hAnsi="Cambria"/>
          <w:sz w:val="20"/>
          <w:szCs w:val="20"/>
          <w:lang w:val="id-ID"/>
        </w:rPr>
      </w:pPr>
      <w:r w:rsidRPr="00877177">
        <w:rPr>
          <w:rFonts w:ascii="Cambria" w:hAnsi="Cambria"/>
          <w:sz w:val="20"/>
          <w:szCs w:val="20"/>
          <w:lang w:val="id-ID"/>
        </w:rPr>
        <w:t>Pihak Kedua hanya menerima Peserta yang</w:t>
      </w:r>
      <w:r w:rsidRPr="00877177">
        <w:rPr>
          <w:rFonts w:ascii="Cambria" w:hAnsi="Cambria"/>
          <w:b/>
          <w:sz w:val="20"/>
          <w:szCs w:val="20"/>
          <w:lang w:val="id-ID"/>
        </w:rPr>
        <w:t xml:space="preserve"> </w:t>
      </w:r>
      <w:r w:rsidRPr="00877177">
        <w:rPr>
          <w:rFonts w:ascii="Cambria" w:hAnsi="Cambria"/>
          <w:sz w:val="20"/>
          <w:szCs w:val="20"/>
          <w:lang w:val="id-ID"/>
        </w:rPr>
        <w:t xml:space="preserve">menyerahkan Kartu Peserta yang masih berlaku dan sesuai dengan contoh yang diberikan oleh Pihak Pertama yang kemudian akan dicocokkan dengan bukti identitas </w:t>
      </w:r>
      <w:r w:rsidR="005B21E2" w:rsidRPr="00877177">
        <w:rPr>
          <w:rFonts w:ascii="Cambria" w:hAnsi="Cambria" w:cs="Arial"/>
          <w:sz w:val="20"/>
          <w:szCs w:val="20"/>
          <w:lang w:val="id-ID"/>
        </w:rPr>
        <w:t xml:space="preserve">diri Peserta </w:t>
      </w:r>
      <w:r w:rsidR="005B21E2" w:rsidRPr="00D77FCF">
        <w:rPr>
          <w:rFonts w:ascii="Cambria" w:hAnsi="Cambria"/>
          <w:sz w:val="20"/>
          <w:szCs w:val="20"/>
          <w:lang w:val="id-ID"/>
        </w:rPr>
        <w:t xml:space="preserve">guna proses sistem </w:t>
      </w:r>
      <w:r w:rsidR="00E0646C" w:rsidRPr="00D77FCF">
        <w:rPr>
          <w:rFonts w:ascii="Cambria" w:hAnsi="Cambria"/>
          <w:sz w:val="20"/>
          <w:szCs w:val="20"/>
          <w:lang w:val="id-ID"/>
        </w:rPr>
        <w:t>dan</w:t>
      </w:r>
      <w:r w:rsidR="005B21E2" w:rsidRPr="00D77FCF">
        <w:rPr>
          <w:rFonts w:ascii="Cambria" w:hAnsi="Cambria"/>
          <w:sz w:val="20"/>
          <w:szCs w:val="20"/>
          <w:lang w:val="id-ID"/>
        </w:rPr>
        <w:t>/atau mekanisme verifikasi lainnya yang ditunjuk oleh Pihak Pertama</w:t>
      </w:r>
      <w:r w:rsidRPr="00877177">
        <w:rPr>
          <w:rFonts w:ascii="Cambria" w:hAnsi="Cambria"/>
          <w:sz w:val="20"/>
          <w:szCs w:val="20"/>
          <w:lang w:val="id-ID"/>
        </w:rPr>
        <w:t>.</w:t>
      </w:r>
    </w:p>
    <w:p w14:paraId="02111BF1" w14:textId="3FFDC17D" w:rsidR="003102AC" w:rsidRPr="00877177" w:rsidRDefault="002F11D3" w:rsidP="003102AC">
      <w:pPr>
        <w:numPr>
          <w:ilvl w:val="1"/>
          <w:numId w:val="33"/>
        </w:numPr>
        <w:spacing w:after="120"/>
        <w:ind w:left="567" w:hanging="567"/>
        <w:jc w:val="both"/>
        <w:rPr>
          <w:rFonts w:ascii="Cambria" w:hAnsi="Cambria"/>
          <w:sz w:val="20"/>
          <w:szCs w:val="20"/>
          <w:lang w:val="id-ID"/>
        </w:rPr>
      </w:pPr>
      <w:r w:rsidRPr="00877177">
        <w:rPr>
          <w:rFonts w:ascii="Cambria" w:hAnsi="Cambria"/>
          <w:sz w:val="20"/>
          <w:szCs w:val="20"/>
          <w:lang w:val="id-ID"/>
        </w:rPr>
        <w:t xml:space="preserve">Apabila Peserta Pihak Pertama tidak dapat menunjukkan Kartu Peserta </w:t>
      </w:r>
      <w:r w:rsidR="005B21E2" w:rsidRPr="00D77FCF">
        <w:rPr>
          <w:rFonts w:ascii="Cambria" w:hAnsi="Cambria"/>
          <w:sz w:val="20"/>
          <w:szCs w:val="20"/>
          <w:lang w:val="id-ID"/>
        </w:rPr>
        <w:t xml:space="preserve">(asli dan bukan fotokopi) </w:t>
      </w:r>
      <w:r w:rsidR="00CC185E" w:rsidRPr="00D77FCF">
        <w:rPr>
          <w:rFonts w:ascii="Cambria" w:hAnsi="Cambria"/>
          <w:sz w:val="20"/>
          <w:szCs w:val="20"/>
          <w:lang w:val="id-ID"/>
        </w:rPr>
        <w:t xml:space="preserve">sebagaimana dimaksud ayat </w:t>
      </w:r>
      <w:r w:rsidR="0094253A">
        <w:rPr>
          <w:rFonts w:ascii="Cambria" w:hAnsi="Cambria"/>
          <w:sz w:val="20"/>
          <w:szCs w:val="20"/>
        </w:rPr>
        <w:t>(</w:t>
      </w:r>
      <w:r w:rsidR="00CC185E" w:rsidRPr="00D77FCF">
        <w:rPr>
          <w:rFonts w:ascii="Cambria" w:hAnsi="Cambria"/>
          <w:sz w:val="20"/>
          <w:szCs w:val="20"/>
          <w:lang w:val="id-ID"/>
        </w:rPr>
        <w:t>1</w:t>
      </w:r>
      <w:r w:rsidR="0094253A">
        <w:rPr>
          <w:rFonts w:ascii="Cambria" w:hAnsi="Cambria"/>
          <w:sz w:val="20"/>
          <w:szCs w:val="20"/>
        </w:rPr>
        <w:t>)</w:t>
      </w:r>
      <w:r w:rsidR="00CC185E" w:rsidRPr="00D77FCF">
        <w:rPr>
          <w:rFonts w:ascii="Cambria" w:hAnsi="Cambria"/>
          <w:sz w:val="20"/>
          <w:szCs w:val="20"/>
          <w:lang w:val="id-ID"/>
        </w:rPr>
        <w:t xml:space="preserve"> </w:t>
      </w:r>
      <w:r w:rsidR="00C33D41" w:rsidRPr="00877177">
        <w:rPr>
          <w:rFonts w:ascii="Cambria" w:hAnsi="Cambria"/>
          <w:sz w:val="20"/>
          <w:szCs w:val="20"/>
          <w:lang w:val="id-ID"/>
        </w:rPr>
        <w:t xml:space="preserve">Pasal ini, </w:t>
      </w:r>
      <w:r w:rsidRPr="00877177">
        <w:rPr>
          <w:rFonts w:ascii="Cambria" w:hAnsi="Cambria"/>
          <w:sz w:val="20"/>
          <w:szCs w:val="20"/>
          <w:lang w:val="id-ID"/>
        </w:rPr>
        <w:t>maka Peserta akan diperlakukan sebagai pasien umum.</w:t>
      </w:r>
    </w:p>
    <w:p w14:paraId="6569A81E" w14:textId="3ADA0DC0" w:rsidR="003102AC" w:rsidRPr="00877177" w:rsidRDefault="0029271C" w:rsidP="003102AC">
      <w:pPr>
        <w:numPr>
          <w:ilvl w:val="1"/>
          <w:numId w:val="33"/>
        </w:numPr>
        <w:spacing w:after="120"/>
        <w:ind w:left="567" w:hanging="567"/>
        <w:jc w:val="both"/>
        <w:rPr>
          <w:rFonts w:ascii="Cambria" w:hAnsi="Cambria"/>
          <w:sz w:val="20"/>
          <w:szCs w:val="20"/>
          <w:lang w:val="id-ID"/>
        </w:rPr>
      </w:pPr>
      <w:r w:rsidRPr="00877177">
        <w:rPr>
          <w:rFonts w:ascii="Cambria" w:hAnsi="Cambria" w:cs="Arial"/>
          <w:sz w:val="20"/>
          <w:szCs w:val="20"/>
          <w:lang w:val="sv-SE"/>
        </w:rPr>
        <w:t xml:space="preserve">Apabila manfaat juga biaya-biaya </w:t>
      </w:r>
      <w:r w:rsidR="00E045B1">
        <w:rPr>
          <w:rFonts w:ascii="Cambria" w:hAnsi="Cambria" w:cs="Arial"/>
          <w:sz w:val="20"/>
          <w:szCs w:val="20"/>
          <w:lang w:val="sv-SE"/>
        </w:rPr>
        <w:t>P</w:t>
      </w:r>
      <w:r w:rsidRPr="00877177">
        <w:rPr>
          <w:rFonts w:ascii="Cambria" w:hAnsi="Cambria" w:cs="Arial"/>
          <w:sz w:val="20"/>
          <w:szCs w:val="20"/>
          <w:lang w:val="sv-SE"/>
        </w:rPr>
        <w:t xml:space="preserve">elayanan </w:t>
      </w:r>
      <w:r w:rsidR="00E045B1">
        <w:rPr>
          <w:rFonts w:ascii="Cambria" w:hAnsi="Cambria" w:cs="Arial"/>
          <w:sz w:val="20"/>
          <w:szCs w:val="20"/>
          <w:lang w:val="sv-SE"/>
        </w:rPr>
        <w:t>K</w:t>
      </w:r>
      <w:r w:rsidRPr="00877177">
        <w:rPr>
          <w:rFonts w:ascii="Cambria" w:hAnsi="Cambria" w:cs="Arial"/>
          <w:sz w:val="20"/>
          <w:szCs w:val="20"/>
          <w:lang w:val="sv-SE"/>
        </w:rPr>
        <w:t>esehatan Peserta yang bersangkutan menjadi lebih besar atau di luar hak fasilitas yang dimiliki, maka kelebihan tersebut menjadi beban dan tanggung jawab Peserta. Pihak Kedua wajib untuk menagihkan langsung kepada Peserta untuk menanggung sendiri kelebihan biaya perawatan Rumah Sakit kecuali ditentukan lain oleh Pihak Pertama dalam penjaminan melalui media elektronik.</w:t>
      </w:r>
    </w:p>
    <w:p w14:paraId="21637041" w14:textId="77777777" w:rsidR="000179A5" w:rsidRPr="00877177" w:rsidRDefault="000179A5" w:rsidP="003102AC">
      <w:pPr>
        <w:numPr>
          <w:ilvl w:val="1"/>
          <w:numId w:val="33"/>
        </w:numPr>
        <w:ind w:left="567" w:hanging="567"/>
        <w:jc w:val="both"/>
        <w:rPr>
          <w:rFonts w:ascii="Cambria" w:hAnsi="Cambria"/>
          <w:sz w:val="20"/>
          <w:szCs w:val="20"/>
          <w:lang w:val="id-ID"/>
        </w:rPr>
      </w:pPr>
      <w:r w:rsidRPr="00877177">
        <w:rPr>
          <w:rFonts w:ascii="Cambria" w:hAnsi="Cambria"/>
          <w:sz w:val="20"/>
          <w:szCs w:val="20"/>
          <w:lang w:val="de-DE"/>
        </w:rPr>
        <w:t xml:space="preserve">Pihak </w:t>
      </w:r>
      <w:r w:rsidR="002C0A80">
        <w:rPr>
          <w:rFonts w:ascii="Cambria" w:hAnsi="Cambria"/>
          <w:sz w:val="20"/>
          <w:szCs w:val="20"/>
          <w:lang w:val="de-DE"/>
        </w:rPr>
        <w:t xml:space="preserve">Kedua </w:t>
      </w:r>
      <w:r w:rsidRPr="00877177">
        <w:rPr>
          <w:rFonts w:ascii="Cambria" w:hAnsi="Cambria"/>
          <w:sz w:val="20"/>
          <w:szCs w:val="20"/>
          <w:lang w:val="de-DE"/>
        </w:rPr>
        <w:t>menjamin segala jenis golon</w:t>
      </w:r>
      <w:r w:rsidR="005B21E2" w:rsidRPr="00877177">
        <w:rPr>
          <w:rFonts w:ascii="Cambria" w:hAnsi="Cambria"/>
          <w:sz w:val="20"/>
          <w:szCs w:val="20"/>
          <w:lang w:val="de-DE"/>
        </w:rPr>
        <w:t>g</w:t>
      </w:r>
      <w:r w:rsidRPr="00877177">
        <w:rPr>
          <w:rFonts w:ascii="Cambria" w:hAnsi="Cambria"/>
          <w:sz w:val="20"/>
          <w:szCs w:val="20"/>
          <w:lang w:val="de-DE"/>
        </w:rPr>
        <w:t>an vitamin atau suplemen yang diresepkan oleh dokter untuk Peserta baik umum maupun ibu hamil (fracture healing, anemia, hepatitis) yang diperlukan secara medis, dengan ketentuan sebagai berikut:</w:t>
      </w:r>
    </w:p>
    <w:p w14:paraId="7ED62090" w14:textId="77777777" w:rsidR="000179A5" w:rsidRPr="00877177" w:rsidRDefault="000179A5" w:rsidP="003102AC">
      <w:pPr>
        <w:numPr>
          <w:ilvl w:val="2"/>
          <w:numId w:val="33"/>
        </w:numPr>
        <w:ind w:left="1276"/>
        <w:jc w:val="both"/>
        <w:rPr>
          <w:rFonts w:ascii="Cambria" w:hAnsi="Cambria"/>
          <w:sz w:val="20"/>
          <w:szCs w:val="20"/>
          <w:lang w:val="id-ID"/>
        </w:rPr>
      </w:pPr>
      <w:r w:rsidRPr="00877177">
        <w:rPr>
          <w:rFonts w:ascii="Cambria" w:hAnsi="Cambria"/>
          <w:sz w:val="20"/>
          <w:szCs w:val="20"/>
          <w:lang w:val="de-DE"/>
        </w:rPr>
        <w:t>Bertujuan untuk pengobatan bukan pencegahan</w:t>
      </w:r>
      <w:r w:rsidR="009D3209" w:rsidRPr="00877177">
        <w:rPr>
          <w:rFonts w:ascii="Cambria" w:hAnsi="Cambria"/>
          <w:sz w:val="20"/>
          <w:szCs w:val="20"/>
          <w:lang w:val="de-DE"/>
        </w:rPr>
        <w:t>.</w:t>
      </w:r>
    </w:p>
    <w:p w14:paraId="77AC21EE" w14:textId="77777777" w:rsidR="000179A5" w:rsidRPr="00877177" w:rsidRDefault="000179A5" w:rsidP="003102AC">
      <w:pPr>
        <w:numPr>
          <w:ilvl w:val="2"/>
          <w:numId w:val="33"/>
        </w:numPr>
        <w:ind w:left="1260"/>
        <w:jc w:val="both"/>
        <w:rPr>
          <w:rFonts w:ascii="Cambria" w:hAnsi="Cambria"/>
          <w:sz w:val="20"/>
          <w:szCs w:val="20"/>
          <w:lang w:val="id-ID"/>
        </w:rPr>
      </w:pPr>
      <w:r w:rsidRPr="00877177">
        <w:rPr>
          <w:rFonts w:ascii="Cambria" w:hAnsi="Cambria"/>
          <w:sz w:val="20"/>
          <w:szCs w:val="20"/>
          <w:lang w:val="de-DE"/>
        </w:rPr>
        <w:t>Tidak berdiri sendiri sekali pelayanan sebagai terapi pendukung dari obat utama</w:t>
      </w:r>
      <w:r w:rsidR="009D3209" w:rsidRPr="00877177">
        <w:rPr>
          <w:rFonts w:ascii="Cambria" w:hAnsi="Cambria"/>
          <w:sz w:val="20"/>
          <w:szCs w:val="20"/>
          <w:lang w:val="de-DE"/>
        </w:rPr>
        <w:t>.</w:t>
      </w:r>
    </w:p>
    <w:p w14:paraId="219E9DC6" w14:textId="77777777" w:rsidR="000179A5" w:rsidRPr="00877177" w:rsidRDefault="000179A5" w:rsidP="003102AC">
      <w:pPr>
        <w:numPr>
          <w:ilvl w:val="2"/>
          <w:numId w:val="33"/>
        </w:numPr>
        <w:ind w:left="1260"/>
        <w:jc w:val="both"/>
        <w:rPr>
          <w:rFonts w:ascii="Cambria" w:hAnsi="Cambria"/>
          <w:sz w:val="20"/>
          <w:szCs w:val="20"/>
          <w:lang w:val="id-ID"/>
        </w:rPr>
      </w:pPr>
      <w:proofErr w:type="spellStart"/>
      <w:r w:rsidRPr="00877177">
        <w:rPr>
          <w:rFonts w:ascii="Cambria" w:hAnsi="Cambria"/>
          <w:sz w:val="20"/>
          <w:szCs w:val="20"/>
        </w:rPr>
        <w:t>Tidak</w:t>
      </w:r>
      <w:proofErr w:type="spellEnd"/>
      <w:r w:rsidRPr="00877177">
        <w:rPr>
          <w:rFonts w:ascii="Cambria" w:hAnsi="Cambria"/>
          <w:sz w:val="20"/>
          <w:szCs w:val="20"/>
        </w:rPr>
        <w:t xml:space="preserve"> </w:t>
      </w:r>
      <w:proofErr w:type="spellStart"/>
      <w:r w:rsidRPr="00877177">
        <w:rPr>
          <w:rFonts w:ascii="Cambria" w:hAnsi="Cambria"/>
          <w:sz w:val="20"/>
          <w:szCs w:val="20"/>
        </w:rPr>
        <w:t>diresepkan</w:t>
      </w:r>
      <w:proofErr w:type="spellEnd"/>
      <w:r w:rsidRPr="00877177">
        <w:rPr>
          <w:rFonts w:ascii="Cambria" w:hAnsi="Cambria"/>
          <w:sz w:val="20"/>
          <w:szCs w:val="20"/>
        </w:rPr>
        <w:t xml:space="preserve"> </w:t>
      </w:r>
      <w:proofErr w:type="spellStart"/>
      <w:r w:rsidRPr="00877177">
        <w:rPr>
          <w:rFonts w:ascii="Cambria" w:hAnsi="Cambria"/>
          <w:sz w:val="20"/>
          <w:szCs w:val="20"/>
        </w:rPr>
        <w:t>bersamaan</w:t>
      </w:r>
      <w:proofErr w:type="spellEnd"/>
      <w:r w:rsidRPr="00877177">
        <w:rPr>
          <w:rFonts w:ascii="Cambria" w:hAnsi="Cambria"/>
          <w:sz w:val="20"/>
          <w:szCs w:val="20"/>
        </w:rPr>
        <w:t xml:space="preserve"> </w:t>
      </w:r>
      <w:proofErr w:type="spellStart"/>
      <w:r w:rsidRPr="00877177">
        <w:rPr>
          <w:rFonts w:ascii="Cambria" w:hAnsi="Cambria"/>
          <w:sz w:val="20"/>
          <w:szCs w:val="20"/>
        </w:rPr>
        <w:t>atau</w:t>
      </w:r>
      <w:proofErr w:type="spellEnd"/>
      <w:r w:rsidRPr="00877177">
        <w:rPr>
          <w:rFonts w:ascii="Cambria" w:hAnsi="Cambria"/>
          <w:sz w:val="20"/>
          <w:szCs w:val="20"/>
        </w:rPr>
        <w:t xml:space="preserve"> </w:t>
      </w:r>
      <w:proofErr w:type="spellStart"/>
      <w:r w:rsidRPr="00877177">
        <w:rPr>
          <w:rFonts w:ascii="Cambria" w:hAnsi="Cambria"/>
          <w:sz w:val="20"/>
          <w:szCs w:val="20"/>
        </w:rPr>
        <w:t>lebih</w:t>
      </w:r>
      <w:proofErr w:type="spellEnd"/>
      <w:r w:rsidRPr="00877177">
        <w:rPr>
          <w:rFonts w:ascii="Cambria" w:hAnsi="Cambria"/>
          <w:sz w:val="20"/>
          <w:szCs w:val="20"/>
        </w:rPr>
        <w:t xml:space="preserve"> </w:t>
      </w:r>
      <w:proofErr w:type="spellStart"/>
      <w:r w:rsidRPr="00877177">
        <w:rPr>
          <w:rFonts w:ascii="Cambria" w:hAnsi="Cambria"/>
          <w:sz w:val="20"/>
          <w:szCs w:val="20"/>
        </w:rPr>
        <w:t>dari</w:t>
      </w:r>
      <w:proofErr w:type="spellEnd"/>
      <w:r w:rsidRPr="00877177">
        <w:rPr>
          <w:rFonts w:ascii="Cambria" w:hAnsi="Cambria"/>
          <w:sz w:val="20"/>
          <w:szCs w:val="20"/>
        </w:rPr>
        <w:t xml:space="preserve"> </w:t>
      </w:r>
      <w:proofErr w:type="spellStart"/>
      <w:r w:rsidRPr="00877177">
        <w:rPr>
          <w:rFonts w:ascii="Cambria" w:hAnsi="Cambria"/>
          <w:sz w:val="20"/>
          <w:szCs w:val="20"/>
        </w:rPr>
        <w:t>satu</w:t>
      </w:r>
      <w:proofErr w:type="spellEnd"/>
      <w:r w:rsidRPr="00877177">
        <w:rPr>
          <w:rFonts w:ascii="Cambria" w:hAnsi="Cambria"/>
          <w:sz w:val="20"/>
          <w:szCs w:val="20"/>
        </w:rPr>
        <w:t xml:space="preserve"> </w:t>
      </w:r>
      <w:proofErr w:type="spellStart"/>
      <w:r w:rsidRPr="00877177">
        <w:rPr>
          <w:rFonts w:ascii="Cambria" w:hAnsi="Cambria"/>
          <w:sz w:val="20"/>
          <w:szCs w:val="20"/>
        </w:rPr>
        <w:t>golongan</w:t>
      </w:r>
      <w:proofErr w:type="spellEnd"/>
      <w:r w:rsidRPr="00877177">
        <w:rPr>
          <w:rFonts w:ascii="Cambria" w:hAnsi="Cambria"/>
          <w:sz w:val="20"/>
          <w:szCs w:val="20"/>
        </w:rPr>
        <w:t xml:space="preserve"> vitamin/</w:t>
      </w:r>
      <w:proofErr w:type="spellStart"/>
      <w:r w:rsidRPr="00877177">
        <w:rPr>
          <w:rFonts w:ascii="Cambria" w:hAnsi="Cambria"/>
          <w:sz w:val="20"/>
          <w:szCs w:val="20"/>
        </w:rPr>
        <w:t>suplemen</w:t>
      </w:r>
      <w:proofErr w:type="spellEnd"/>
      <w:r w:rsidRPr="00877177">
        <w:rPr>
          <w:rFonts w:ascii="Cambria" w:hAnsi="Cambria"/>
          <w:sz w:val="20"/>
          <w:szCs w:val="20"/>
        </w:rPr>
        <w:t xml:space="preserve"> </w:t>
      </w:r>
      <w:proofErr w:type="spellStart"/>
      <w:r w:rsidRPr="00877177">
        <w:rPr>
          <w:rFonts w:ascii="Cambria" w:hAnsi="Cambria"/>
          <w:sz w:val="20"/>
          <w:szCs w:val="20"/>
        </w:rPr>
        <w:t>dalam</w:t>
      </w:r>
      <w:proofErr w:type="spellEnd"/>
      <w:r w:rsidRPr="00877177">
        <w:rPr>
          <w:rFonts w:ascii="Cambria" w:hAnsi="Cambria"/>
          <w:sz w:val="20"/>
          <w:szCs w:val="20"/>
        </w:rPr>
        <w:t xml:space="preserve"> </w:t>
      </w:r>
      <w:proofErr w:type="spellStart"/>
      <w:r w:rsidRPr="00877177">
        <w:rPr>
          <w:rFonts w:ascii="Cambria" w:hAnsi="Cambria"/>
          <w:sz w:val="20"/>
          <w:szCs w:val="20"/>
        </w:rPr>
        <w:t>sekali</w:t>
      </w:r>
      <w:proofErr w:type="spellEnd"/>
      <w:r w:rsidRPr="00877177">
        <w:rPr>
          <w:rFonts w:ascii="Cambria" w:hAnsi="Cambria"/>
          <w:sz w:val="20"/>
          <w:szCs w:val="20"/>
        </w:rPr>
        <w:t xml:space="preserve"> </w:t>
      </w:r>
      <w:proofErr w:type="spellStart"/>
      <w:r w:rsidRPr="00877177">
        <w:rPr>
          <w:rFonts w:ascii="Cambria" w:hAnsi="Cambria"/>
          <w:sz w:val="20"/>
          <w:szCs w:val="20"/>
        </w:rPr>
        <w:t>pelayanan</w:t>
      </w:r>
      <w:proofErr w:type="spellEnd"/>
      <w:r w:rsidRPr="00877177">
        <w:rPr>
          <w:rFonts w:ascii="Cambria" w:hAnsi="Cambria"/>
          <w:sz w:val="20"/>
          <w:szCs w:val="20"/>
        </w:rPr>
        <w:t>.</w:t>
      </w:r>
    </w:p>
    <w:p w14:paraId="5D178793" w14:textId="77777777" w:rsidR="000179A5" w:rsidRPr="00877177" w:rsidRDefault="000179A5" w:rsidP="003102AC">
      <w:pPr>
        <w:numPr>
          <w:ilvl w:val="2"/>
          <w:numId w:val="33"/>
        </w:numPr>
        <w:ind w:left="1260"/>
        <w:jc w:val="both"/>
        <w:rPr>
          <w:rFonts w:ascii="Cambria" w:hAnsi="Cambria"/>
          <w:sz w:val="20"/>
          <w:szCs w:val="20"/>
          <w:lang w:val="id-ID"/>
        </w:rPr>
      </w:pPr>
      <w:proofErr w:type="spellStart"/>
      <w:r w:rsidRPr="00877177">
        <w:rPr>
          <w:rFonts w:ascii="Cambria" w:hAnsi="Cambria"/>
          <w:sz w:val="20"/>
          <w:szCs w:val="20"/>
        </w:rPr>
        <w:t>Jumlah</w:t>
      </w:r>
      <w:proofErr w:type="spellEnd"/>
      <w:r w:rsidRPr="00877177">
        <w:rPr>
          <w:rFonts w:ascii="Cambria" w:hAnsi="Cambria"/>
          <w:sz w:val="20"/>
          <w:szCs w:val="20"/>
        </w:rPr>
        <w:t xml:space="preserve"> vitamin/</w:t>
      </w:r>
      <w:proofErr w:type="spellStart"/>
      <w:r w:rsidRPr="00877177">
        <w:rPr>
          <w:rFonts w:ascii="Cambria" w:hAnsi="Cambria"/>
          <w:sz w:val="20"/>
          <w:szCs w:val="20"/>
        </w:rPr>
        <w:t>suplemen</w:t>
      </w:r>
      <w:proofErr w:type="spellEnd"/>
      <w:r w:rsidRPr="00877177">
        <w:rPr>
          <w:rFonts w:ascii="Cambria" w:hAnsi="Cambria"/>
          <w:sz w:val="20"/>
          <w:szCs w:val="20"/>
        </w:rPr>
        <w:t xml:space="preserve"> yang </w:t>
      </w:r>
      <w:proofErr w:type="spellStart"/>
      <w:r w:rsidRPr="00877177">
        <w:rPr>
          <w:rFonts w:ascii="Cambria" w:hAnsi="Cambria"/>
          <w:sz w:val="20"/>
          <w:szCs w:val="20"/>
        </w:rPr>
        <w:t>diberikan</w:t>
      </w:r>
      <w:proofErr w:type="spellEnd"/>
      <w:r w:rsidRPr="00877177">
        <w:rPr>
          <w:rFonts w:ascii="Cambria" w:hAnsi="Cambria"/>
          <w:sz w:val="20"/>
          <w:szCs w:val="20"/>
        </w:rPr>
        <w:t xml:space="preserve"> </w:t>
      </w:r>
      <w:proofErr w:type="spellStart"/>
      <w:r w:rsidRPr="00877177">
        <w:rPr>
          <w:rFonts w:ascii="Cambria" w:hAnsi="Cambria"/>
          <w:sz w:val="20"/>
          <w:szCs w:val="20"/>
        </w:rPr>
        <w:t>dalam</w:t>
      </w:r>
      <w:proofErr w:type="spellEnd"/>
      <w:r w:rsidRPr="00877177">
        <w:rPr>
          <w:rFonts w:ascii="Cambria" w:hAnsi="Cambria"/>
          <w:sz w:val="20"/>
          <w:szCs w:val="20"/>
        </w:rPr>
        <w:t xml:space="preserve"> </w:t>
      </w:r>
      <w:proofErr w:type="spellStart"/>
      <w:r w:rsidRPr="00877177">
        <w:rPr>
          <w:rFonts w:ascii="Cambria" w:hAnsi="Cambria"/>
          <w:sz w:val="20"/>
          <w:szCs w:val="20"/>
        </w:rPr>
        <w:t>jumlah</w:t>
      </w:r>
      <w:proofErr w:type="spellEnd"/>
      <w:r w:rsidRPr="00877177">
        <w:rPr>
          <w:rFonts w:ascii="Cambria" w:hAnsi="Cambria"/>
          <w:sz w:val="20"/>
          <w:szCs w:val="20"/>
        </w:rPr>
        <w:t xml:space="preserve"> </w:t>
      </w:r>
      <w:proofErr w:type="spellStart"/>
      <w:r w:rsidRPr="00877177">
        <w:rPr>
          <w:rFonts w:ascii="Cambria" w:hAnsi="Cambria"/>
          <w:sz w:val="20"/>
          <w:szCs w:val="20"/>
        </w:rPr>
        <w:t>wajar</w:t>
      </w:r>
      <w:proofErr w:type="spellEnd"/>
      <w:r w:rsidRPr="00877177">
        <w:rPr>
          <w:rFonts w:ascii="Cambria" w:hAnsi="Cambria"/>
          <w:sz w:val="20"/>
          <w:szCs w:val="20"/>
        </w:rPr>
        <w:t xml:space="preserve"> dan </w:t>
      </w:r>
      <w:proofErr w:type="spellStart"/>
      <w:r w:rsidRPr="00877177">
        <w:rPr>
          <w:rFonts w:ascii="Cambria" w:hAnsi="Cambria"/>
          <w:sz w:val="20"/>
          <w:szCs w:val="20"/>
        </w:rPr>
        <w:t>mengikuti</w:t>
      </w:r>
      <w:proofErr w:type="spellEnd"/>
      <w:r w:rsidRPr="00877177">
        <w:rPr>
          <w:rFonts w:ascii="Cambria" w:hAnsi="Cambria"/>
          <w:sz w:val="20"/>
          <w:szCs w:val="20"/>
        </w:rPr>
        <w:t xml:space="preserve"> </w:t>
      </w:r>
      <w:proofErr w:type="spellStart"/>
      <w:r w:rsidRPr="00877177">
        <w:rPr>
          <w:rFonts w:ascii="Cambria" w:hAnsi="Cambria"/>
          <w:sz w:val="20"/>
          <w:szCs w:val="20"/>
        </w:rPr>
        <w:t>jumlah</w:t>
      </w:r>
      <w:proofErr w:type="spellEnd"/>
      <w:r w:rsidRPr="00877177">
        <w:rPr>
          <w:rFonts w:ascii="Cambria" w:hAnsi="Cambria"/>
          <w:sz w:val="20"/>
          <w:szCs w:val="20"/>
        </w:rPr>
        <w:t xml:space="preserve"> </w:t>
      </w:r>
      <w:proofErr w:type="spellStart"/>
      <w:r w:rsidRPr="00877177">
        <w:rPr>
          <w:rFonts w:ascii="Cambria" w:hAnsi="Cambria"/>
          <w:sz w:val="20"/>
          <w:szCs w:val="20"/>
        </w:rPr>
        <w:t>hari</w:t>
      </w:r>
      <w:proofErr w:type="spellEnd"/>
      <w:r w:rsidRPr="00877177">
        <w:rPr>
          <w:rFonts w:ascii="Cambria" w:hAnsi="Cambria"/>
          <w:sz w:val="20"/>
          <w:szCs w:val="20"/>
        </w:rPr>
        <w:t xml:space="preserve"> </w:t>
      </w:r>
      <w:proofErr w:type="spellStart"/>
      <w:r w:rsidRPr="00877177">
        <w:rPr>
          <w:rFonts w:ascii="Cambria" w:hAnsi="Cambria"/>
          <w:sz w:val="20"/>
          <w:szCs w:val="20"/>
        </w:rPr>
        <w:t>pemberian</w:t>
      </w:r>
      <w:proofErr w:type="spellEnd"/>
      <w:r w:rsidRPr="00877177">
        <w:rPr>
          <w:rFonts w:ascii="Cambria" w:hAnsi="Cambria"/>
          <w:sz w:val="20"/>
          <w:szCs w:val="20"/>
        </w:rPr>
        <w:t xml:space="preserve"> </w:t>
      </w:r>
      <w:proofErr w:type="spellStart"/>
      <w:r w:rsidRPr="00877177">
        <w:rPr>
          <w:rFonts w:ascii="Cambria" w:hAnsi="Cambria"/>
          <w:sz w:val="20"/>
          <w:szCs w:val="20"/>
        </w:rPr>
        <w:t>obat</w:t>
      </w:r>
      <w:proofErr w:type="spellEnd"/>
      <w:r w:rsidRPr="00877177">
        <w:rPr>
          <w:rFonts w:ascii="Cambria" w:hAnsi="Cambria"/>
          <w:sz w:val="20"/>
          <w:szCs w:val="20"/>
        </w:rPr>
        <w:t xml:space="preserve"> </w:t>
      </w:r>
      <w:proofErr w:type="spellStart"/>
      <w:r w:rsidRPr="00877177">
        <w:rPr>
          <w:rFonts w:ascii="Cambria" w:hAnsi="Cambria"/>
          <w:sz w:val="20"/>
          <w:szCs w:val="20"/>
        </w:rPr>
        <w:t>utama</w:t>
      </w:r>
      <w:proofErr w:type="spellEnd"/>
      <w:r w:rsidRPr="00877177">
        <w:rPr>
          <w:rFonts w:ascii="Cambria" w:hAnsi="Cambria"/>
          <w:sz w:val="20"/>
          <w:szCs w:val="20"/>
        </w:rPr>
        <w:t xml:space="preserve">. </w:t>
      </w:r>
    </w:p>
    <w:p w14:paraId="6AB8F9A7" w14:textId="77777777" w:rsidR="000179A5" w:rsidRPr="00877177" w:rsidRDefault="000179A5" w:rsidP="003102AC">
      <w:pPr>
        <w:numPr>
          <w:ilvl w:val="2"/>
          <w:numId w:val="33"/>
        </w:numPr>
        <w:spacing w:after="120"/>
        <w:ind w:left="1260"/>
        <w:jc w:val="both"/>
        <w:rPr>
          <w:rFonts w:ascii="Cambria" w:hAnsi="Cambria"/>
          <w:sz w:val="20"/>
          <w:szCs w:val="20"/>
          <w:lang w:val="id-ID"/>
        </w:rPr>
      </w:pPr>
      <w:r w:rsidRPr="00877177">
        <w:rPr>
          <w:rFonts w:ascii="Cambria" w:hAnsi="Cambria"/>
          <w:sz w:val="20"/>
          <w:szCs w:val="20"/>
        </w:rPr>
        <w:t>Vitamin/</w:t>
      </w:r>
      <w:proofErr w:type="spellStart"/>
      <w:r w:rsidRPr="00877177">
        <w:rPr>
          <w:rFonts w:ascii="Cambria" w:hAnsi="Cambria"/>
          <w:sz w:val="20"/>
          <w:szCs w:val="20"/>
        </w:rPr>
        <w:t>suplemen</w:t>
      </w:r>
      <w:proofErr w:type="spellEnd"/>
      <w:r w:rsidRPr="00877177">
        <w:rPr>
          <w:rFonts w:ascii="Cambria" w:hAnsi="Cambria"/>
          <w:sz w:val="20"/>
          <w:szCs w:val="20"/>
        </w:rPr>
        <w:t xml:space="preserve"> </w:t>
      </w:r>
      <w:proofErr w:type="spellStart"/>
      <w:r w:rsidRPr="00877177">
        <w:rPr>
          <w:rFonts w:ascii="Cambria" w:hAnsi="Cambria"/>
          <w:sz w:val="20"/>
          <w:szCs w:val="20"/>
        </w:rPr>
        <w:t>tidak</w:t>
      </w:r>
      <w:proofErr w:type="spellEnd"/>
      <w:r w:rsidRPr="00877177">
        <w:rPr>
          <w:rFonts w:ascii="Cambria" w:hAnsi="Cambria"/>
          <w:sz w:val="20"/>
          <w:szCs w:val="20"/>
        </w:rPr>
        <w:t xml:space="preserve"> </w:t>
      </w:r>
      <w:proofErr w:type="spellStart"/>
      <w:r w:rsidRPr="00877177">
        <w:rPr>
          <w:rFonts w:ascii="Cambria" w:hAnsi="Cambria"/>
          <w:sz w:val="20"/>
          <w:szCs w:val="20"/>
        </w:rPr>
        <w:t>termasuk</w:t>
      </w:r>
      <w:proofErr w:type="spellEnd"/>
      <w:r w:rsidRPr="00877177">
        <w:rPr>
          <w:rFonts w:ascii="Cambria" w:hAnsi="Cambria"/>
          <w:sz w:val="20"/>
          <w:szCs w:val="20"/>
        </w:rPr>
        <w:t xml:space="preserve"> di </w:t>
      </w:r>
      <w:proofErr w:type="spellStart"/>
      <w:r w:rsidRPr="00877177">
        <w:rPr>
          <w:rFonts w:ascii="Cambria" w:hAnsi="Cambria"/>
          <w:sz w:val="20"/>
          <w:szCs w:val="20"/>
        </w:rPr>
        <w:t>dalam</w:t>
      </w:r>
      <w:proofErr w:type="spellEnd"/>
      <w:r w:rsidRPr="00877177">
        <w:rPr>
          <w:rFonts w:ascii="Cambria" w:hAnsi="Cambria"/>
          <w:sz w:val="20"/>
          <w:szCs w:val="20"/>
        </w:rPr>
        <w:t xml:space="preserve"> </w:t>
      </w:r>
      <w:proofErr w:type="spellStart"/>
      <w:r w:rsidRPr="00877177">
        <w:rPr>
          <w:rFonts w:ascii="Cambria" w:hAnsi="Cambria"/>
          <w:sz w:val="20"/>
          <w:szCs w:val="20"/>
        </w:rPr>
        <w:t>produk</w:t>
      </w:r>
      <w:proofErr w:type="spellEnd"/>
      <w:r w:rsidRPr="00877177">
        <w:rPr>
          <w:rFonts w:ascii="Cambria" w:hAnsi="Cambria"/>
          <w:sz w:val="20"/>
          <w:szCs w:val="20"/>
        </w:rPr>
        <w:t xml:space="preserve"> </w:t>
      </w:r>
      <w:proofErr w:type="spellStart"/>
      <w:r w:rsidRPr="00877177">
        <w:rPr>
          <w:rFonts w:ascii="Cambria" w:hAnsi="Cambria"/>
          <w:sz w:val="20"/>
          <w:szCs w:val="20"/>
        </w:rPr>
        <w:t>Multi Level</w:t>
      </w:r>
      <w:proofErr w:type="spellEnd"/>
      <w:r w:rsidRPr="00877177">
        <w:rPr>
          <w:rFonts w:ascii="Cambria" w:hAnsi="Cambria"/>
          <w:sz w:val="20"/>
          <w:szCs w:val="20"/>
        </w:rPr>
        <w:t xml:space="preserve"> Marketing (MLM).</w:t>
      </w:r>
    </w:p>
    <w:p w14:paraId="554E610C" w14:textId="77777777" w:rsidR="002F11D3" w:rsidRPr="00877177" w:rsidRDefault="002F11D3" w:rsidP="003102AC">
      <w:pPr>
        <w:numPr>
          <w:ilvl w:val="1"/>
          <w:numId w:val="33"/>
        </w:numPr>
        <w:spacing w:after="120"/>
        <w:ind w:left="540" w:hanging="540"/>
        <w:jc w:val="both"/>
        <w:rPr>
          <w:rFonts w:ascii="Cambria" w:hAnsi="Cambria"/>
          <w:sz w:val="20"/>
          <w:szCs w:val="20"/>
          <w:lang w:val="id-ID"/>
        </w:rPr>
      </w:pPr>
      <w:r w:rsidRPr="00877177">
        <w:rPr>
          <w:rFonts w:ascii="Cambria" w:hAnsi="Cambria"/>
          <w:sz w:val="20"/>
          <w:szCs w:val="20"/>
          <w:lang w:val="de-DE"/>
        </w:rPr>
        <w:t>Dalam hal konfirmasi dan/atau komunikasi oleh Pihak Kedua kepada Pihak Pertama melalui telepon maupun media elektronik lainnya tidak dapat dilakukan karena sebab apapun, termasuk namun tidak terbatas pada keadaan dimana perwakilan Pihak Pertama tidak dapat dihubungi, kerusakan saluran/jaringan telekomunikasi, pemadaman listrik, dan sebagainya, maka Pihak Kedua berhak untuk memberlakukan Peserta sebagai pasien umum dan membebankan seluruh biaya yang timbul kepada Peserta.</w:t>
      </w:r>
    </w:p>
    <w:p w14:paraId="3AEDD9FC" w14:textId="08E33EF7" w:rsidR="002F11D3" w:rsidRPr="00877177" w:rsidRDefault="002F11D3" w:rsidP="003102AC">
      <w:pPr>
        <w:numPr>
          <w:ilvl w:val="1"/>
          <w:numId w:val="33"/>
        </w:numPr>
        <w:ind w:left="540" w:hanging="540"/>
        <w:jc w:val="both"/>
        <w:rPr>
          <w:rFonts w:ascii="Cambria" w:hAnsi="Cambria"/>
          <w:sz w:val="20"/>
          <w:szCs w:val="20"/>
          <w:lang w:val="id-ID"/>
        </w:rPr>
      </w:pPr>
      <w:r w:rsidRPr="00877177">
        <w:rPr>
          <w:rFonts w:ascii="Cambria" w:hAnsi="Cambria"/>
          <w:sz w:val="20"/>
          <w:szCs w:val="20"/>
          <w:lang w:val="de-DE"/>
        </w:rPr>
        <w:t xml:space="preserve">Suatu </w:t>
      </w:r>
      <w:r w:rsidR="00FF30FF">
        <w:rPr>
          <w:rFonts w:ascii="Cambria" w:hAnsi="Cambria"/>
          <w:sz w:val="20"/>
          <w:szCs w:val="20"/>
        </w:rPr>
        <w:t>P</w:t>
      </w:r>
      <w:r w:rsidRPr="00877177">
        <w:rPr>
          <w:rFonts w:ascii="Cambria" w:hAnsi="Cambria"/>
          <w:sz w:val="20"/>
          <w:szCs w:val="20"/>
          <w:lang w:val="id-ID"/>
        </w:rPr>
        <w:t xml:space="preserve">elayanan </w:t>
      </w:r>
      <w:r w:rsidR="00FF30FF">
        <w:rPr>
          <w:rFonts w:ascii="Cambria" w:hAnsi="Cambria"/>
          <w:sz w:val="20"/>
          <w:szCs w:val="20"/>
        </w:rPr>
        <w:t>K</w:t>
      </w:r>
      <w:r w:rsidRPr="00877177">
        <w:rPr>
          <w:rFonts w:ascii="Cambria" w:hAnsi="Cambria"/>
          <w:sz w:val="20"/>
          <w:szCs w:val="20"/>
          <w:lang w:val="id-ID"/>
        </w:rPr>
        <w:t>esehatan</w:t>
      </w:r>
      <w:r w:rsidRPr="00877177">
        <w:rPr>
          <w:rFonts w:ascii="Cambria" w:hAnsi="Cambria"/>
          <w:sz w:val="20"/>
          <w:szCs w:val="20"/>
          <w:lang w:val="de-DE"/>
        </w:rPr>
        <w:t xml:space="preserve"> yang dilakukan di ruang Gawat Darurat</w:t>
      </w:r>
      <w:r w:rsidR="008A38A0">
        <w:rPr>
          <w:rFonts w:ascii="Cambria" w:hAnsi="Cambria"/>
          <w:sz w:val="20"/>
          <w:szCs w:val="20"/>
          <w:lang w:val="de-DE"/>
        </w:rPr>
        <w:t>/Emergensi</w:t>
      </w:r>
      <w:r w:rsidRPr="00877177">
        <w:rPr>
          <w:rFonts w:ascii="Cambria" w:hAnsi="Cambria"/>
          <w:sz w:val="20"/>
          <w:szCs w:val="20"/>
          <w:lang w:val="de-DE"/>
        </w:rPr>
        <w:t xml:space="preserve"> dan perawatan tersebut tidak dilanjutkan dengan</w:t>
      </w:r>
      <w:r w:rsidR="008A38A0">
        <w:rPr>
          <w:rFonts w:ascii="Cambria" w:hAnsi="Cambria"/>
          <w:sz w:val="20"/>
          <w:szCs w:val="20"/>
          <w:lang w:val="de-DE"/>
        </w:rPr>
        <w:t xml:space="preserve"> Layanan Kesehatan</w:t>
      </w:r>
      <w:r w:rsidRPr="00877177">
        <w:rPr>
          <w:rFonts w:ascii="Cambria" w:hAnsi="Cambria"/>
          <w:sz w:val="20"/>
          <w:szCs w:val="20"/>
          <w:lang w:val="de-DE"/>
        </w:rPr>
        <w:t xml:space="preserve"> Rawat Inap, maka perawatan tersebut dikategorikan sebagai </w:t>
      </w:r>
      <w:r w:rsidR="008A38A0">
        <w:rPr>
          <w:rFonts w:ascii="Cambria" w:hAnsi="Cambria"/>
          <w:sz w:val="20"/>
          <w:szCs w:val="20"/>
          <w:lang w:val="de-DE"/>
        </w:rPr>
        <w:t xml:space="preserve">Layanan Kesehatan </w:t>
      </w:r>
      <w:r w:rsidRPr="00877177">
        <w:rPr>
          <w:rFonts w:ascii="Cambria" w:hAnsi="Cambria"/>
          <w:sz w:val="20"/>
          <w:szCs w:val="20"/>
          <w:lang w:val="de-DE"/>
        </w:rPr>
        <w:t>Rawat Jalan. Tetapi jika perawatan yang dilakukan di ruang Gawat Darurat</w:t>
      </w:r>
      <w:r w:rsidR="00902B70">
        <w:rPr>
          <w:rFonts w:ascii="Cambria" w:hAnsi="Cambria"/>
          <w:sz w:val="20"/>
          <w:szCs w:val="20"/>
          <w:lang w:val="de-DE"/>
        </w:rPr>
        <w:t>/Emergensi</w:t>
      </w:r>
      <w:r w:rsidRPr="00877177">
        <w:rPr>
          <w:rFonts w:ascii="Cambria" w:hAnsi="Cambria"/>
          <w:sz w:val="20"/>
          <w:szCs w:val="20"/>
          <w:lang w:val="de-DE"/>
        </w:rPr>
        <w:t xml:space="preserve"> tersebut dilanjutkan dengan </w:t>
      </w:r>
      <w:r w:rsidR="00902B70">
        <w:rPr>
          <w:rFonts w:ascii="Cambria" w:hAnsi="Cambria"/>
          <w:sz w:val="20"/>
          <w:szCs w:val="20"/>
          <w:lang w:val="de-DE"/>
        </w:rPr>
        <w:t xml:space="preserve">Layanan Kesehatan </w:t>
      </w:r>
      <w:r w:rsidRPr="00877177">
        <w:rPr>
          <w:rFonts w:ascii="Cambria" w:hAnsi="Cambria"/>
          <w:sz w:val="20"/>
          <w:szCs w:val="20"/>
          <w:lang w:val="de-DE"/>
        </w:rPr>
        <w:t xml:space="preserve">Rawat Inap, maka semua biaya yang terjadi selama perawatan tersebut akan dimasukkan dalam biaya </w:t>
      </w:r>
      <w:r w:rsidR="00902B70">
        <w:rPr>
          <w:rFonts w:ascii="Cambria" w:hAnsi="Cambria"/>
          <w:sz w:val="20"/>
          <w:szCs w:val="20"/>
          <w:lang w:val="de-DE"/>
        </w:rPr>
        <w:t xml:space="preserve">Layanan Kesehatan </w:t>
      </w:r>
      <w:r w:rsidRPr="00877177">
        <w:rPr>
          <w:rFonts w:ascii="Cambria" w:hAnsi="Cambria"/>
          <w:sz w:val="20"/>
          <w:szCs w:val="20"/>
          <w:lang w:val="de-DE"/>
        </w:rPr>
        <w:t>Rawa</w:t>
      </w:r>
      <w:r w:rsidR="005B21E2" w:rsidRPr="00877177">
        <w:rPr>
          <w:rFonts w:ascii="Cambria" w:hAnsi="Cambria"/>
          <w:sz w:val="20"/>
          <w:szCs w:val="20"/>
          <w:lang w:val="de-DE"/>
        </w:rPr>
        <w:t>t</w:t>
      </w:r>
      <w:r w:rsidRPr="00877177">
        <w:rPr>
          <w:rFonts w:ascii="Cambria" w:hAnsi="Cambria"/>
          <w:sz w:val="20"/>
          <w:szCs w:val="20"/>
          <w:lang w:val="de-DE"/>
        </w:rPr>
        <w:t xml:space="preserve"> Inap.</w:t>
      </w:r>
    </w:p>
    <w:p w14:paraId="51D05D1B" w14:textId="18BE2A04" w:rsidR="00C17103" w:rsidRDefault="00C17103" w:rsidP="00614F2B">
      <w:pPr>
        <w:pStyle w:val="BodyTextIndent2"/>
        <w:tabs>
          <w:tab w:val="left" w:pos="360"/>
        </w:tabs>
        <w:spacing w:after="0" w:line="240" w:lineRule="auto"/>
        <w:ind w:left="0"/>
        <w:jc w:val="center"/>
        <w:rPr>
          <w:rFonts w:ascii="Cambria" w:hAnsi="Cambria" w:cs="Arial"/>
          <w:b/>
          <w:sz w:val="20"/>
          <w:szCs w:val="20"/>
          <w:lang w:val="id-ID"/>
        </w:rPr>
      </w:pPr>
    </w:p>
    <w:p w14:paraId="3DD4A5D5" w14:textId="77777777" w:rsidR="00350540" w:rsidRPr="00877177" w:rsidRDefault="00350540" w:rsidP="00DD7E40">
      <w:pPr>
        <w:pStyle w:val="BodyTextIndent2"/>
        <w:tabs>
          <w:tab w:val="left" w:pos="360"/>
        </w:tabs>
        <w:spacing w:after="0" w:line="240" w:lineRule="auto"/>
        <w:ind w:left="0"/>
        <w:rPr>
          <w:rFonts w:ascii="Cambria" w:hAnsi="Cambria" w:cs="Arial"/>
          <w:b/>
          <w:sz w:val="20"/>
          <w:szCs w:val="20"/>
          <w:lang w:val="id-ID"/>
        </w:rPr>
      </w:pPr>
    </w:p>
    <w:p w14:paraId="4190B65E" w14:textId="77777777" w:rsidR="006B177C" w:rsidRPr="00A96F6C" w:rsidRDefault="006B177C" w:rsidP="006B177C">
      <w:pPr>
        <w:jc w:val="center"/>
        <w:rPr>
          <w:rFonts w:ascii="Cambria" w:hAnsi="Cambria" w:cs="Arial"/>
          <w:b/>
          <w:sz w:val="20"/>
          <w:szCs w:val="20"/>
        </w:rPr>
      </w:pPr>
      <w:commentRangeStart w:id="215"/>
      <w:r w:rsidRPr="00A96F6C">
        <w:rPr>
          <w:rFonts w:ascii="Cambria" w:hAnsi="Cambria" w:cs="Arial"/>
          <w:b/>
          <w:sz w:val="20"/>
          <w:szCs w:val="20"/>
        </w:rPr>
        <w:t>PASAL 8</w:t>
      </w:r>
    </w:p>
    <w:p w14:paraId="67B0FAA7" w14:textId="77777777" w:rsidR="006B177C" w:rsidRPr="00A96F6C" w:rsidRDefault="006B177C" w:rsidP="006B177C">
      <w:pPr>
        <w:jc w:val="center"/>
        <w:rPr>
          <w:rFonts w:ascii="Cambria" w:hAnsi="Cambria" w:cs="Arial"/>
          <w:b/>
          <w:sz w:val="20"/>
          <w:szCs w:val="20"/>
        </w:rPr>
      </w:pPr>
      <w:r w:rsidRPr="00A96F6C">
        <w:rPr>
          <w:rFonts w:ascii="Cambria" w:hAnsi="Cambria" w:cs="Arial"/>
          <w:b/>
          <w:sz w:val="20"/>
          <w:szCs w:val="20"/>
        </w:rPr>
        <w:t>PEMBERIAN JASA LAYANAN EKSKLUSIF</w:t>
      </w:r>
      <w:commentRangeEnd w:id="215"/>
      <w:r w:rsidR="00696F5B">
        <w:rPr>
          <w:rStyle w:val="CommentReference"/>
        </w:rPr>
        <w:commentReference w:id="215"/>
      </w:r>
    </w:p>
    <w:p w14:paraId="0B8CD5F4" w14:textId="77777777" w:rsidR="006B177C" w:rsidRPr="00A96F6C" w:rsidRDefault="006B177C" w:rsidP="006B177C">
      <w:pPr>
        <w:jc w:val="center"/>
        <w:rPr>
          <w:rFonts w:ascii="Cambria" w:hAnsi="Cambria" w:cs="Arial"/>
          <w:b/>
          <w:sz w:val="20"/>
          <w:szCs w:val="20"/>
        </w:rPr>
      </w:pPr>
    </w:p>
    <w:p w14:paraId="34F899BA" w14:textId="4F0A76AC" w:rsidR="002C529A" w:rsidRPr="00A96F6C" w:rsidRDefault="00F54563" w:rsidP="002C529A">
      <w:pPr>
        <w:pStyle w:val="ListParagraph1"/>
        <w:numPr>
          <w:ilvl w:val="1"/>
          <w:numId w:val="56"/>
        </w:numPr>
        <w:tabs>
          <w:tab w:val="left" w:pos="450"/>
          <w:tab w:val="left" w:pos="540"/>
        </w:tabs>
        <w:ind w:left="450" w:hanging="450"/>
        <w:contextualSpacing/>
        <w:jc w:val="both"/>
        <w:rPr>
          <w:rFonts w:ascii="Cambria" w:hAnsi="Cambria" w:cs="Arial"/>
        </w:rPr>
      </w:pPr>
      <w:proofErr w:type="spellStart"/>
      <w:r w:rsidRPr="00A96F6C">
        <w:rPr>
          <w:rFonts w:ascii="Cambria" w:hAnsi="Cambria" w:cs="Arial"/>
          <w:bCs/>
        </w:rPr>
        <w:t>Pihak</w:t>
      </w:r>
      <w:proofErr w:type="spellEnd"/>
      <w:r w:rsidRPr="00A96F6C">
        <w:rPr>
          <w:rFonts w:ascii="Cambria" w:hAnsi="Cambria" w:cs="Arial"/>
          <w:bCs/>
        </w:rPr>
        <w:t xml:space="preserve"> </w:t>
      </w:r>
      <w:proofErr w:type="spellStart"/>
      <w:r w:rsidRPr="00A96F6C">
        <w:rPr>
          <w:rFonts w:ascii="Cambria" w:hAnsi="Cambria" w:cs="Arial"/>
          <w:bCs/>
        </w:rPr>
        <w:t>Kedua</w:t>
      </w:r>
      <w:proofErr w:type="spellEnd"/>
      <w:r w:rsidR="006B177C" w:rsidRPr="00A96F6C">
        <w:rPr>
          <w:rFonts w:ascii="Cambria" w:hAnsi="Cambria" w:cs="Arial"/>
        </w:rPr>
        <w:t xml:space="preserve"> </w:t>
      </w:r>
      <w:proofErr w:type="spellStart"/>
      <w:r w:rsidR="006B177C" w:rsidRPr="00A96F6C">
        <w:rPr>
          <w:rFonts w:ascii="Cambria" w:hAnsi="Cambria" w:cs="Arial"/>
        </w:rPr>
        <w:t>akan</w:t>
      </w:r>
      <w:proofErr w:type="spellEnd"/>
      <w:r w:rsidR="006B177C" w:rsidRPr="00A96F6C">
        <w:rPr>
          <w:rFonts w:ascii="Cambria" w:hAnsi="Cambria" w:cs="Arial"/>
        </w:rPr>
        <w:t xml:space="preserve"> </w:t>
      </w:r>
      <w:proofErr w:type="spellStart"/>
      <w:r w:rsidR="006B177C" w:rsidRPr="00A96F6C">
        <w:rPr>
          <w:rFonts w:ascii="Cambria" w:hAnsi="Cambria" w:cs="Arial"/>
        </w:rPr>
        <w:t>memberikan</w:t>
      </w:r>
      <w:proofErr w:type="spellEnd"/>
      <w:r w:rsidR="006B177C" w:rsidRPr="00A96F6C">
        <w:rPr>
          <w:rFonts w:ascii="Cambria" w:hAnsi="Cambria" w:cs="Arial"/>
        </w:rPr>
        <w:t xml:space="preserve"> </w:t>
      </w:r>
      <w:proofErr w:type="spellStart"/>
      <w:r w:rsidR="006B177C" w:rsidRPr="00A96F6C">
        <w:rPr>
          <w:rFonts w:ascii="Cambria" w:hAnsi="Cambria" w:cs="Arial"/>
        </w:rPr>
        <w:t>Pelayanan</w:t>
      </w:r>
      <w:proofErr w:type="spellEnd"/>
      <w:r w:rsidR="006B177C" w:rsidRPr="00A96F6C">
        <w:rPr>
          <w:rFonts w:ascii="Cambria" w:hAnsi="Cambria" w:cs="Arial"/>
        </w:rPr>
        <w:t xml:space="preserve"> Kesehatan </w:t>
      </w:r>
      <w:proofErr w:type="spellStart"/>
      <w:r w:rsidR="006B177C" w:rsidRPr="00A96F6C">
        <w:rPr>
          <w:rFonts w:ascii="Cambria" w:hAnsi="Cambria" w:cs="Arial"/>
        </w:rPr>
        <w:t>kepada</w:t>
      </w:r>
      <w:proofErr w:type="spellEnd"/>
      <w:r w:rsidR="006B177C" w:rsidRPr="00A96F6C">
        <w:rPr>
          <w:rFonts w:ascii="Cambria" w:hAnsi="Cambria" w:cs="Arial"/>
        </w:rPr>
        <w:t xml:space="preserve"> </w:t>
      </w:r>
      <w:proofErr w:type="spellStart"/>
      <w:r w:rsidR="006B177C" w:rsidRPr="00A96F6C">
        <w:rPr>
          <w:rFonts w:ascii="Cambria" w:hAnsi="Cambria" w:cs="Arial"/>
        </w:rPr>
        <w:t>seluruh</w:t>
      </w:r>
      <w:proofErr w:type="spellEnd"/>
      <w:r w:rsidR="006B177C" w:rsidRPr="00A96F6C">
        <w:rPr>
          <w:rFonts w:ascii="Cambria" w:hAnsi="Cambria" w:cs="Arial"/>
        </w:rPr>
        <w:t xml:space="preserve"> </w:t>
      </w:r>
      <w:proofErr w:type="spellStart"/>
      <w:r w:rsidR="006B177C" w:rsidRPr="00A96F6C">
        <w:rPr>
          <w:rFonts w:ascii="Cambria" w:hAnsi="Cambria" w:cs="Arial"/>
        </w:rPr>
        <w:t>Peserta</w:t>
      </w:r>
      <w:proofErr w:type="spellEnd"/>
      <w:r w:rsidR="006B177C" w:rsidRPr="00A96F6C">
        <w:rPr>
          <w:rFonts w:ascii="Cambria" w:hAnsi="Cambria" w:cs="Arial"/>
        </w:rPr>
        <w:t xml:space="preserve"> </w:t>
      </w:r>
      <w:proofErr w:type="spellStart"/>
      <w:r w:rsidR="006B177C" w:rsidRPr="00A96F6C">
        <w:rPr>
          <w:rFonts w:ascii="Cambria" w:hAnsi="Cambria" w:cs="Arial"/>
        </w:rPr>
        <w:t>termasuk</w:t>
      </w:r>
      <w:proofErr w:type="spellEnd"/>
      <w:r w:rsidR="006B177C" w:rsidRPr="00A96F6C">
        <w:rPr>
          <w:rFonts w:ascii="Cambria" w:hAnsi="Cambria" w:cs="Arial"/>
        </w:rPr>
        <w:t xml:space="preserve"> </w:t>
      </w:r>
      <w:proofErr w:type="spellStart"/>
      <w:r w:rsidR="006B177C" w:rsidRPr="00A96F6C">
        <w:rPr>
          <w:rFonts w:ascii="Cambria" w:hAnsi="Cambria" w:cs="Arial"/>
        </w:rPr>
        <w:t>namun</w:t>
      </w:r>
      <w:proofErr w:type="spellEnd"/>
      <w:r w:rsidR="006B177C" w:rsidRPr="00A96F6C">
        <w:rPr>
          <w:rFonts w:ascii="Cambria" w:hAnsi="Cambria" w:cs="Arial"/>
        </w:rPr>
        <w:t xml:space="preserve"> </w:t>
      </w:r>
      <w:proofErr w:type="spellStart"/>
      <w:r w:rsidR="006B177C" w:rsidRPr="00A96F6C">
        <w:rPr>
          <w:rFonts w:ascii="Cambria" w:hAnsi="Cambria" w:cs="Arial"/>
        </w:rPr>
        <w:t>tidak</w:t>
      </w:r>
      <w:proofErr w:type="spellEnd"/>
      <w:r w:rsidR="006B177C" w:rsidRPr="00A96F6C">
        <w:rPr>
          <w:rFonts w:ascii="Cambria" w:hAnsi="Cambria" w:cs="Arial"/>
        </w:rPr>
        <w:t xml:space="preserve"> </w:t>
      </w:r>
      <w:proofErr w:type="spellStart"/>
      <w:r w:rsidR="006B177C" w:rsidRPr="00A96F6C">
        <w:rPr>
          <w:rFonts w:ascii="Cambria" w:hAnsi="Cambria" w:cs="Arial"/>
        </w:rPr>
        <w:t>terbatas</w:t>
      </w:r>
      <w:proofErr w:type="spellEnd"/>
      <w:r w:rsidR="006B177C" w:rsidRPr="00A96F6C">
        <w:rPr>
          <w:rFonts w:ascii="Cambria" w:hAnsi="Cambria" w:cs="Arial"/>
        </w:rPr>
        <w:t xml:space="preserve"> pada </w:t>
      </w:r>
      <w:proofErr w:type="spellStart"/>
      <w:r w:rsidR="006B177C" w:rsidRPr="00A96F6C">
        <w:rPr>
          <w:rFonts w:ascii="Cambria" w:hAnsi="Cambria" w:cs="Arial"/>
        </w:rPr>
        <w:t>pemberian</w:t>
      </w:r>
      <w:proofErr w:type="spellEnd"/>
      <w:r w:rsidR="006B177C" w:rsidRPr="00A96F6C">
        <w:rPr>
          <w:rFonts w:ascii="Cambria" w:hAnsi="Cambria" w:cs="Arial"/>
        </w:rPr>
        <w:t xml:space="preserve"> </w:t>
      </w:r>
      <w:proofErr w:type="spellStart"/>
      <w:r w:rsidR="00902B70">
        <w:rPr>
          <w:rFonts w:ascii="Cambria" w:hAnsi="Cambria" w:cs="Arial"/>
        </w:rPr>
        <w:t>l</w:t>
      </w:r>
      <w:r w:rsidR="006B177C" w:rsidRPr="00A96F6C">
        <w:rPr>
          <w:rFonts w:ascii="Cambria" w:hAnsi="Cambria" w:cs="Arial"/>
        </w:rPr>
        <w:t>ayanan</w:t>
      </w:r>
      <w:proofErr w:type="spellEnd"/>
      <w:r w:rsidR="006B177C" w:rsidRPr="00A96F6C">
        <w:rPr>
          <w:rFonts w:ascii="Cambria" w:hAnsi="Cambria" w:cs="Arial"/>
        </w:rPr>
        <w:t xml:space="preserve"> </w:t>
      </w:r>
      <w:proofErr w:type="spellStart"/>
      <w:r w:rsidR="00902B70">
        <w:rPr>
          <w:rFonts w:ascii="Cambria" w:hAnsi="Cambria" w:cs="Arial"/>
        </w:rPr>
        <w:t>e</w:t>
      </w:r>
      <w:r w:rsidR="006B177C" w:rsidRPr="00A96F6C">
        <w:rPr>
          <w:rFonts w:ascii="Cambria" w:hAnsi="Cambria" w:cs="Arial"/>
        </w:rPr>
        <w:t>ksklusif</w:t>
      </w:r>
      <w:proofErr w:type="spellEnd"/>
      <w:r w:rsidRPr="00A96F6C">
        <w:rPr>
          <w:rFonts w:ascii="Cambria" w:hAnsi="Cambria" w:cs="Arial"/>
        </w:rPr>
        <w:t xml:space="preserve"> </w:t>
      </w:r>
      <w:proofErr w:type="spellStart"/>
      <w:r w:rsidRPr="00A96F6C">
        <w:rPr>
          <w:rFonts w:ascii="Cambria" w:hAnsi="Cambria" w:cs="Arial"/>
        </w:rPr>
        <w:t>kepada</w:t>
      </w:r>
      <w:proofErr w:type="spellEnd"/>
      <w:r w:rsidRPr="00A96F6C">
        <w:rPr>
          <w:rFonts w:ascii="Cambria" w:hAnsi="Cambria" w:cs="Arial"/>
        </w:rPr>
        <w:t xml:space="preserve"> </w:t>
      </w:r>
      <w:proofErr w:type="spellStart"/>
      <w:r w:rsidRPr="00A96F6C">
        <w:rPr>
          <w:rFonts w:ascii="Cambria" w:hAnsi="Cambria" w:cs="Arial"/>
        </w:rPr>
        <w:t>Pihak</w:t>
      </w:r>
      <w:proofErr w:type="spellEnd"/>
      <w:r w:rsidRPr="00A96F6C">
        <w:rPr>
          <w:rFonts w:ascii="Cambria" w:hAnsi="Cambria" w:cs="Arial"/>
        </w:rPr>
        <w:t xml:space="preserve"> </w:t>
      </w:r>
      <w:proofErr w:type="spellStart"/>
      <w:r w:rsidRPr="00A96F6C">
        <w:rPr>
          <w:rFonts w:ascii="Cambria" w:hAnsi="Cambria" w:cs="Arial"/>
        </w:rPr>
        <w:t>Pertama</w:t>
      </w:r>
      <w:proofErr w:type="spellEnd"/>
      <w:r w:rsidR="006B177C" w:rsidRPr="00A96F6C">
        <w:rPr>
          <w:rFonts w:ascii="Cambria" w:hAnsi="Cambria" w:cs="Arial"/>
        </w:rPr>
        <w:t>.</w:t>
      </w:r>
    </w:p>
    <w:p w14:paraId="402E553A" w14:textId="77777777" w:rsidR="002C529A" w:rsidRPr="00A96F6C" w:rsidRDefault="002C529A" w:rsidP="00A96F6C">
      <w:pPr>
        <w:pStyle w:val="ListParagraph1"/>
        <w:tabs>
          <w:tab w:val="left" w:pos="450"/>
          <w:tab w:val="left" w:pos="540"/>
        </w:tabs>
        <w:ind w:left="450"/>
        <w:contextualSpacing/>
        <w:jc w:val="both"/>
        <w:rPr>
          <w:rFonts w:ascii="Cambria" w:hAnsi="Cambria" w:cs="Arial"/>
        </w:rPr>
      </w:pPr>
    </w:p>
    <w:p w14:paraId="4C88780C" w14:textId="0918C697" w:rsidR="00457465" w:rsidRPr="00A96F6C" w:rsidRDefault="006B177C" w:rsidP="00A96F6C">
      <w:pPr>
        <w:pStyle w:val="ListParagraph1"/>
        <w:numPr>
          <w:ilvl w:val="1"/>
          <w:numId w:val="56"/>
        </w:numPr>
        <w:tabs>
          <w:tab w:val="left" w:pos="450"/>
          <w:tab w:val="left" w:pos="540"/>
        </w:tabs>
        <w:ind w:left="450" w:hanging="450"/>
        <w:contextualSpacing/>
        <w:jc w:val="both"/>
        <w:rPr>
          <w:rFonts w:ascii="Cambria" w:hAnsi="Cambria" w:cs="Arial"/>
        </w:rPr>
      </w:pPr>
      <w:proofErr w:type="spellStart"/>
      <w:r w:rsidRPr="00A96F6C">
        <w:rPr>
          <w:rFonts w:ascii="Cambria" w:hAnsi="Cambria" w:cs="Arial"/>
        </w:rPr>
        <w:t>Layanan</w:t>
      </w:r>
      <w:proofErr w:type="spellEnd"/>
      <w:r w:rsidRPr="00A96F6C">
        <w:rPr>
          <w:rFonts w:ascii="Cambria" w:hAnsi="Cambria" w:cs="Arial"/>
        </w:rPr>
        <w:t xml:space="preserve"> </w:t>
      </w:r>
      <w:proofErr w:type="spellStart"/>
      <w:r w:rsidR="00417B46">
        <w:rPr>
          <w:rFonts w:ascii="Cambria" w:hAnsi="Cambria" w:cs="Arial"/>
        </w:rPr>
        <w:t>e</w:t>
      </w:r>
      <w:r w:rsidRPr="00A96F6C">
        <w:rPr>
          <w:rFonts w:ascii="Cambria" w:hAnsi="Cambria" w:cs="Arial"/>
        </w:rPr>
        <w:t>ksklusif</w:t>
      </w:r>
      <w:proofErr w:type="spellEnd"/>
      <w:r w:rsidRPr="00A96F6C">
        <w:rPr>
          <w:rFonts w:ascii="Cambria" w:hAnsi="Cambria" w:cs="Arial"/>
        </w:rPr>
        <w:t xml:space="preserve"> </w:t>
      </w:r>
      <w:proofErr w:type="spellStart"/>
      <w:r w:rsidR="00AB37AC" w:rsidRPr="00A96F6C">
        <w:rPr>
          <w:rFonts w:ascii="Cambria" w:hAnsi="Cambria" w:cs="Arial"/>
        </w:rPr>
        <w:t>sebagaimana</w:t>
      </w:r>
      <w:proofErr w:type="spellEnd"/>
      <w:r w:rsidR="00AB37AC" w:rsidRPr="00A96F6C">
        <w:rPr>
          <w:rFonts w:ascii="Cambria" w:hAnsi="Cambria" w:cs="Arial"/>
        </w:rPr>
        <w:t xml:space="preserve"> yang </w:t>
      </w:r>
      <w:proofErr w:type="spellStart"/>
      <w:r w:rsidR="00AB37AC" w:rsidRPr="00A96F6C">
        <w:rPr>
          <w:rFonts w:ascii="Cambria" w:hAnsi="Cambria" w:cs="Arial"/>
        </w:rPr>
        <w:t>dimaksud</w:t>
      </w:r>
      <w:proofErr w:type="spellEnd"/>
      <w:r w:rsidR="00AB37AC" w:rsidRPr="00A96F6C">
        <w:rPr>
          <w:rFonts w:ascii="Cambria" w:hAnsi="Cambria" w:cs="Arial"/>
        </w:rPr>
        <w:t xml:space="preserve"> pada </w:t>
      </w:r>
      <w:proofErr w:type="spellStart"/>
      <w:r w:rsidR="00AB37AC" w:rsidRPr="00A96F6C">
        <w:rPr>
          <w:rFonts w:ascii="Cambria" w:hAnsi="Cambria" w:cs="Arial"/>
        </w:rPr>
        <w:t>ayat</w:t>
      </w:r>
      <w:proofErr w:type="spellEnd"/>
      <w:r w:rsidR="00AB37AC" w:rsidRPr="00A96F6C">
        <w:rPr>
          <w:rFonts w:ascii="Cambria" w:hAnsi="Cambria" w:cs="Arial"/>
        </w:rPr>
        <w:t xml:space="preserve"> </w:t>
      </w:r>
      <w:r w:rsidR="0094253A">
        <w:rPr>
          <w:rFonts w:ascii="Cambria" w:hAnsi="Cambria" w:cs="Arial"/>
        </w:rPr>
        <w:t>(</w:t>
      </w:r>
      <w:r w:rsidR="00AB37AC" w:rsidRPr="00A96F6C">
        <w:rPr>
          <w:rFonts w:ascii="Cambria" w:hAnsi="Cambria" w:cs="Arial"/>
        </w:rPr>
        <w:t>1</w:t>
      </w:r>
      <w:r w:rsidR="0094253A">
        <w:rPr>
          <w:rFonts w:ascii="Cambria" w:hAnsi="Cambria" w:cs="Arial"/>
        </w:rPr>
        <w:t>)</w:t>
      </w:r>
      <w:r w:rsidR="00AB37AC" w:rsidRPr="00A96F6C">
        <w:rPr>
          <w:rFonts w:ascii="Cambria" w:hAnsi="Cambria" w:cs="Arial"/>
        </w:rPr>
        <w:t xml:space="preserve"> di </w:t>
      </w:r>
      <w:proofErr w:type="spellStart"/>
      <w:r w:rsidR="00AB37AC" w:rsidRPr="00A96F6C">
        <w:rPr>
          <w:rFonts w:ascii="Cambria" w:hAnsi="Cambria" w:cs="Arial"/>
        </w:rPr>
        <w:t>atas</w:t>
      </w:r>
      <w:proofErr w:type="spellEnd"/>
      <w:r w:rsidR="00AB37AC" w:rsidRPr="00A96F6C">
        <w:rPr>
          <w:rFonts w:ascii="Cambria" w:hAnsi="Cambria" w:cs="Arial"/>
        </w:rPr>
        <w:t xml:space="preserve"> </w:t>
      </w:r>
      <w:proofErr w:type="spellStart"/>
      <w:r w:rsidR="00AB37AC" w:rsidRPr="00A96F6C">
        <w:rPr>
          <w:rFonts w:ascii="Cambria" w:hAnsi="Cambria" w:cs="Arial"/>
        </w:rPr>
        <w:t>meliputi</w:t>
      </w:r>
      <w:proofErr w:type="spellEnd"/>
      <w:r w:rsidRPr="00A96F6C">
        <w:rPr>
          <w:rFonts w:ascii="Cambria" w:hAnsi="Cambria" w:cs="Arial"/>
        </w:rPr>
        <w:t xml:space="preserve"> </w:t>
      </w:r>
      <w:proofErr w:type="spellStart"/>
      <w:r w:rsidRPr="00A96F6C">
        <w:rPr>
          <w:rFonts w:ascii="Cambria" w:hAnsi="Cambria" w:cs="Arial"/>
        </w:rPr>
        <w:t>hal-hal</w:t>
      </w:r>
      <w:proofErr w:type="spellEnd"/>
      <w:r w:rsidRPr="00A96F6C">
        <w:rPr>
          <w:rFonts w:ascii="Cambria" w:hAnsi="Cambria" w:cs="Arial"/>
        </w:rPr>
        <w:t xml:space="preserve"> </w:t>
      </w:r>
      <w:proofErr w:type="spellStart"/>
      <w:r w:rsidRPr="00A96F6C">
        <w:rPr>
          <w:rFonts w:ascii="Cambria" w:hAnsi="Cambria" w:cs="Arial"/>
        </w:rPr>
        <w:t>sebagai</w:t>
      </w:r>
      <w:proofErr w:type="spellEnd"/>
      <w:r w:rsidRPr="00A96F6C">
        <w:rPr>
          <w:rFonts w:ascii="Cambria" w:hAnsi="Cambria" w:cs="Arial"/>
        </w:rPr>
        <w:t xml:space="preserve"> </w:t>
      </w:r>
      <w:proofErr w:type="spellStart"/>
      <w:r w:rsidRPr="00A96F6C">
        <w:rPr>
          <w:rFonts w:ascii="Cambria" w:hAnsi="Cambria" w:cs="Arial"/>
        </w:rPr>
        <w:t>berikut</w:t>
      </w:r>
      <w:proofErr w:type="spellEnd"/>
      <w:r w:rsidRPr="00A96F6C">
        <w:rPr>
          <w:rFonts w:ascii="Cambria" w:hAnsi="Cambria" w:cs="Arial"/>
        </w:rPr>
        <w:t>:</w:t>
      </w:r>
    </w:p>
    <w:p w14:paraId="2A72465E" w14:textId="77777777" w:rsidR="006B177C" w:rsidRPr="00060C0C" w:rsidRDefault="006B177C" w:rsidP="000A5663">
      <w:pPr>
        <w:pStyle w:val="ListParagraph1"/>
        <w:tabs>
          <w:tab w:val="left" w:pos="450"/>
          <w:tab w:val="left" w:pos="540"/>
        </w:tabs>
        <w:ind w:left="450"/>
        <w:contextualSpacing/>
        <w:jc w:val="both"/>
        <w:rPr>
          <w:rFonts w:ascii="Cambria" w:hAnsi="Cambria" w:cs="Arial"/>
        </w:rPr>
      </w:pPr>
    </w:p>
    <w:p w14:paraId="4844C1C1" w14:textId="7A950C5F" w:rsidR="00060C0C" w:rsidRPr="00060C0C" w:rsidDel="00A6089E" w:rsidRDefault="00060C0C" w:rsidP="00060C0C">
      <w:pPr>
        <w:pStyle w:val="ListParagraph1"/>
        <w:numPr>
          <w:ilvl w:val="0"/>
          <w:numId w:val="53"/>
        </w:numPr>
        <w:contextualSpacing/>
        <w:jc w:val="both"/>
        <w:rPr>
          <w:del w:id="216" w:author="Ratna RS Prima Husada" w:date="2024-12-06T09:33:00Z"/>
          <w:rFonts w:ascii="Cambria" w:hAnsi="Cambria" w:cs="Arial"/>
        </w:rPr>
      </w:pPr>
      <w:commentRangeStart w:id="217"/>
      <w:del w:id="218" w:author="Ratna RS Prima Husada" w:date="2024-12-06T09:33:00Z">
        <w:r w:rsidRPr="00255D74" w:rsidDel="00A6089E">
          <w:rPr>
            <w:rFonts w:ascii="Cambria" w:hAnsi="Cambria" w:cs="Arial"/>
            <w:highlight w:val="yellow"/>
            <w:rPrChange w:id="219" w:author="FARIDA" w:date="2024-11-05T14:50:00Z">
              <w:rPr>
                <w:rFonts w:ascii="Cambria" w:hAnsi="Cambria" w:cs="Arial"/>
              </w:rPr>
            </w:rPrChange>
          </w:rPr>
          <w:delText>Pemberian fasilitas VIP/</w:delText>
        </w:r>
        <w:r w:rsidRPr="00255D74" w:rsidDel="00A6089E">
          <w:rPr>
            <w:rFonts w:ascii="Cambria" w:hAnsi="Cambria" w:cs="Arial"/>
            <w:i/>
            <w:iCs/>
            <w:highlight w:val="yellow"/>
            <w:rPrChange w:id="220" w:author="FARIDA" w:date="2024-11-05T14:50:00Z">
              <w:rPr>
                <w:rFonts w:ascii="Cambria" w:hAnsi="Cambria" w:cs="Arial"/>
                <w:i/>
                <w:iCs/>
              </w:rPr>
            </w:rPrChange>
          </w:rPr>
          <w:delText xml:space="preserve">executive lounge </w:delText>
        </w:r>
        <w:r w:rsidRPr="00255D74" w:rsidDel="00A6089E">
          <w:rPr>
            <w:rFonts w:ascii="Cambria" w:hAnsi="Cambria" w:cs="Arial"/>
            <w:highlight w:val="yellow"/>
            <w:rPrChange w:id="221" w:author="FARIDA" w:date="2024-11-05T14:50:00Z">
              <w:rPr>
                <w:rFonts w:ascii="Cambria" w:hAnsi="Cambria" w:cs="Arial"/>
              </w:rPr>
            </w:rPrChange>
          </w:rPr>
          <w:delText>di Rumah Sakit</w:delText>
        </w:r>
        <w:commentRangeEnd w:id="217"/>
        <w:r w:rsidR="00C342E0" w:rsidDel="00A6089E">
          <w:rPr>
            <w:rStyle w:val="CommentReference"/>
          </w:rPr>
          <w:commentReference w:id="217"/>
        </w:r>
        <w:r w:rsidRPr="00060C0C" w:rsidDel="00A6089E">
          <w:rPr>
            <w:rFonts w:ascii="Cambria" w:hAnsi="Cambria" w:cs="Arial"/>
            <w:i/>
            <w:iCs/>
          </w:rPr>
          <w:delText xml:space="preserve">. </w:delText>
        </w:r>
      </w:del>
    </w:p>
    <w:p w14:paraId="10C9EDF8" w14:textId="567D051B" w:rsidR="00060C0C" w:rsidRPr="002A0A71" w:rsidRDefault="00060C0C" w:rsidP="00060C0C">
      <w:pPr>
        <w:pStyle w:val="ListParagraph1"/>
        <w:numPr>
          <w:ilvl w:val="0"/>
          <w:numId w:val="53"/>
        </w:numPr>
        <w:contextualSpacing/>
        <w:jc w:val="both"/>
        <w:rPr>
          <w:rFonts w:ascii="Cambria" w:hAnsi="Cambria" w:cs="Arial"/>
        </w:rPr>
      </w:pPr>
      <w:proofErr w:type="spellStart"/>
      <w:r w:rsidRPr="002A0A71">
        <w:rPr>
          <w:rFonts w:ascii="Cambria" w:hAnsi="Cambria" w:cstheme="majorHAnsi"/>
        </w:rPr>
        <w:t>Penyediaan</w:t>
      </w:r>
      <w:proofErr w:type="spellEnd"/>
      <w:r w:rsidRPr="002A0A71">
        <w:rPr>
          <w:rFonts w:ascii="Cambria" w:hAnsi="Cambria" w:cstheme="majorHAnsi"/>
        </w:rPr>
        <w:t xml:space="preserve"> </w:t>
      </w:r>
      <w:proofErr w:type="spellStart"/>
      <w:r w:rsidRPr="002A0A71">
        <w:rPr>
          <w:rFonts w:ascii="Cambria" w:hAnsi="Cambria" w:cstheme="majorHAnsi"/>
        </w:rPr>
        <w:t>petugas</w:t>
      </w:r>
      <w:proofErr w:type="spellEnd"/>
      <w:r w:rsidRPr="002A0A71">
        <w:rPr>
          <w:rFonts w:ascii="Cambria" w:hAnsi="Cambria" w:cstheme="majorHAnsi"/>
        </w:rPr>
        <w:t xml:space="preserve"> </w:t>
      </w:r>
      <w:proofErr w:type="spellStart"/>
      <w:r w:rsidRPr="002A0A71">
        <w:rPr>
          <w:rFonts w:ascii="Cambria" w:hAnsi="Cambria" w:cstheme="majorHAnsi"/>
        </w:rPr>
        <w:t>khusus</w:t>
      </w:r>
      <w:proofErr w:type="spellEnd"/>
      <w:r w:rsidRPr="002A0A71">
        <w:rPr>
          <w:rFonts w:ascii="Cambria" w:hAnsi="Cambria" w:cstheme="majorHAnsi"/>
        </w:rPr>
        <w:t xml:space="preserve"> Rumah Sakit </w:t>
      </w:r>
      <w:proofErr w:type="spellStart"/>
      <w:r w:rsidRPr="002A0A71">
        <w:rPr>
          <w:rFonts w:ascii="Cambria" w:hAnsi="Cambria" w:cstheme="majorHAnsi"/>
        </w:rPr>
        <w:t>dalam</w:t>
      </w:r>
      <w:proofErr w:type="spellEnd"/>
      <w:r w:rsidRPr="002A0A71">
        <w:rPr>
          <w:rFonts w:ascii="Cambria" w:hAnsi="Cambria" w:cstheme="majorHAnsi"/>
        </w:rPr>
        <w:t xml:space="preserve"> </w:t>
      </w:r>
      <w:proofErr w:type="spellStart"/>
      <w:r w:rsidRPr="002A0A71">
        <w:rPr>
          <w:rFonts w:ascii="Cambria" w:hAnsi="Cambria" w:cstheme="majorHAnsi"/>
        </w:rPr>
        <w:t>memberikan</w:t>
      </w:r>
      <w:proofErr w:type="spellEnd"/>
      <w:r w:rsidRPr="002A0A71">
        <w:rPr>
          <w:rFonts w:ascii="Cambria" w:hAnsi="Cambria" w:cstheme="majorHAnsi"/>
        </w:rPr>
        <w:t xml:space="preserve"> </w:t>
      </w:r>
      <w:proofErr w:type="spellStart"/>
      <w:r w:rsidRPr="002A0A71">
        <w:rPr>
          <w:rFonts w:ascii="Cambria" w:hAnsi="Cambria" w:cstheme="majorHAnsi"/>
        </w:rPr>
        <w:t>kemudahan</w:t>
      </w:r>
      <w:proofErr w:type="spellEnd"/>
      <w:r w:rsidRPr="002A0A71">
        <w:rPr>
          <w:rFonts w:ascii="Cambria" w:hAnsi="Cambria" w:cstheme="majorHAnsi"/>
        </w:rPr>
        <w:t xml:space="preserve"> proses </w:t>
      </w:r>
      <w:proofErr w:type="spellStart"/>
      <w:r w:rsidR="0051268D">
        <w:rPr>
          <w:rFonts w:ascii="Cambria" w:hAnsi="Cambria" w:cstheme="majorHAnsi"/>
        </w:rPr>
        <w:t>Pe</w:t>
      </w:r>
      <w:r w:rsidRPr="002A0A71">
        <w:rPr>
          <w:rFonts w:ascii="Cambria" w:hAnsi="Cambria" w:cstheme="majorHAnsi"/>
        </w:rPr>
        <w:t>layanan</w:t>
      </w:r>
      <w:proofErr w:type="spellEnd"/>
      <w:r w:rsidRPr="002A0A71">
        <w:rPr>
          <w:rFonts w:ascii="Cambria" w:hAnsi="Cambria" w:cstheme="majorHAnsi"/>
        </w:rPr>
        <w:t xml:space="preserve"> Kesehatan </w:t>
      </w:r>
      <w:proofErr w:type="spellStart"/>
      <w:r w:rsidRPr="002A0A71">
        <w:rPr>
          <w:rFonts w:ascii="Cambria" w:hAnsi="Cambria" w:cstheme="majorHAnsi"/>
        </w:rPr>
        <w:t>untuk</w:t>
      </w:r>
      <w:proofErr w:type="spellEnd"/>
      <w:r w:rsidRPr="002A0A71">
        <w:rPr>
          <w:rFonts w:ascii="Cambria" w:hAnsi="Cambria" w:cstheme="majorHAnsi"/>
        </w:rPr>
        <w:t xml:space="preserve"> </w:t>
      </w:r>
      <w:proofErr w:type="spellStart"/>
      <w:r w:rsidR="0051268D">
        <w:rPr>
          <w:rFonts w:ascii="Cambria" w:hAnsi="Cambria" w:cstheme="majorHAnsi"/>
        </w:rPr>
        <w:t>P</w:t>
      </w:r>
      <w:r w:rsidRPr="002A0A71">
        <w:rPr>
          <w:rFonts w:ascii="Cambria" w:hAnsi="Cambria" w:cstheme="majorHAnsi"/>
        </w:rPr>
        <w:t>eserta</w:t>
      </w:r>
      <w:proofErr w:type="spellEnd"/>
      <w:r w:rsidRPr="002A0A71">
        <w:rPr>
          <w:rFonts w:ascii="Cambria" w:hAnsi="Cambria" w:cstheme="majorHAnsi"/>
        </w:rPr>
        <w:t>.</w:t>
      </w:r>
    </w:p>
    <w:p w14:paraId="2DBB094E" w14:textId="5A4785BB" w:rsidR="00060C0C" w:rsidRPr="00255D74" w:rsidDel="00860857" w:rsidRDefault="00060C0C" w:rsidP="00060C0C">
      <w:pPr>
        <w:pStyle w:val="ListParagraph1"/>
        <w:numPr>
          <w:ilvl w:val="0"/>
          <w:numId w:val="53"/>
        </w:numPr>
        <w:contextualSpacing/>
        <w:jc w:val="both"/>
        <w:rPr>
          <w:del w:id="222" w:author="Ratna RS Prima Husada" w:date="2024-12-05T16:01:00Z"/>
          <w:rFonts w:ascii="Cambria" w:hAnsi="Cambria" w:cs="Arial"/>
          <w:highlight w:val="yellow"/>
          <w:rPrChange w:id="223" w:author="FARIDA" w:date="2024-11-05T14:50:00Z">
            <w:rPr>
              <w:del w:id="224" w:author="Ratna RS Prima Husada" w:date="2024-12-05T16:01:00Z"/>
              <w:rFonts w:ascii="Cambria" w:hAnsi="Cambria" w:cs="Arial"/>
            </w:rPr>
          </w:rPrChange>
        </w:rPr>
      </w:pPr>
      <w:del w:id="225" w:author="Ratna RS Prima Husada" w:date="2024-12-05T16:01:00Z">
        <w:r w:rsidRPr="00255D74" w:rsidDel="00860857">
          <w:rPr>
            <w:rFonts w:ascii="Cambria" w:hAnsi="Cambria" w:cs="Arial"/>
            <w:highlight w:val="yellow"/>
            <w:rPrChange w:id="226" w:author="FARIDA" w:date="2024-11-05T14:50:00Z">
              <w:rPr>
                <w:rFonts w:ascii="Cambria" w:hAnsi="Cambria" w:cs="Arial"/>
              </w:rPr>
            </w:rPrChange>
          </w:rPr>
          <w:lastRenderedPageBreak/>
          <w:delText xml:space="preserve">Pemberian </w:delText>
        </w:r>
        <w:r w:rsidRPr="00255D74" w:rsidDel="00860857">
          <w:rPr>
            <w:rFonts w:ascii="Cambria" w:hAnsi="Cambria" w:cs="Arial"/>
            <w:i/>
            <w:highlight w:val="yellow"/>
            <w:rPrChange w:id="227" w:author="FARIDA" w:date="2024-11-05T14:50:00Z">
              <w:rPr>
                <w:rFonts w:ascii="Cambria" w:hAnsi="Cambria" w:cs="Arial"/>
                <w:i/>
              </w:rPr>
            </w:rPrChange>
          </w:rPr>
          <w:delText>Free</w:delText>
        </w:r>
        <w:r w:rsidRPr="00255D74" w:rsidDel="00860857">
          <w:rPr>
            <w:rFonts w:ascii="Cambria" w:hAnsi="Cambria" w:cs="Arial"/>
            <w:highlight w:val="yellow"/>
            <w:rPrChange w:id="228" w:author="FARIDA" w:date="2024-11-05T14:50:00Z">
              <w:rPr>
                <w:rFonts w:ascii="Cambria" w:hAnsi="Cambria" w:cs="Arial"/>
              </w:rPr>
            </w:rPrChange>
          </w:rPr>
          <w:delText xml:space="preserve"> PCR untuk Peserta yang melakukan </w:delText>
        </w:r>
        <w:r w:rsidR="0095052A" w:rsidRPr="00255D74" w:rsidDel="00860857">
          <w:rPr>
            <w:rFonts w:ascii="Cambria" w:hAnsi="Cambria" w:cs="Arial"/>
            <w:highlight w:val="yellow"/>
            <w:rPrChange w:id="229" w:author="FARIDA" w:date="2024-11-05T14:50:00Z">
              <w:rPr>
                <w:rFonts w:ascii="Cambria" w:hAnsi="Cambria" w:cs="Arial"/>
              </w:rPr>
            </w:rPrChange>
          </w:rPr>
          <w:delText>Layanan Kesehatan R</w:delText>
        </w:r>
        <w:r w:rsidRPr="00255D74" w:rsidDel="00860857">
          <w:rPr>
            <w:rFonts w:ascii="Cambria" w:hAnsi="Cambria" w:cs="Arial"/>
            <w:highlight w:val="yellow"/>
            <w:rPrChange w:id="230" w:author="FARIDA" w:date="2024-11-05T14:50:00Z">
              <w:rPr>
                <w:rFonts w:ascii="Cambria" w:hAnsi="Cambria" w:cs="Arial"/>
              </w:rPr>
            </w:rPrChange>
          </w:rPr>
          <w:delText xml:space="preserve">awat </w:delText>
        </w:r>
        <w:r w:rsidR="0095052A" w:rsidRPr="00255D74" w:rsidDel="00860857">
          <w:rPr>
            <w:rFonts w:ascii="Cambria" w:hAnsi="Cambria" w:cs="Arial"/>
            <w:highlight w:val="yellow"/>
            <w:rPrChange w:id="231" w:author="FARIDA" w:date="2024-11-05T14:50:00Z">
              <w:rPr>
                <w:rFonts w:ascii="Cambria" w:hAnsi="Cambria" w:cs="Arial"/>
              </w:rPr>
            </w:rPrChange>
          </w:rPr>
          <w:delText>I</w:delText>
        </w:r>
        <w:r w:rsidRPr="00255D74" w:rsidDel="00860857">
          <w:rPr>
            <w:rFonts w:ascii="Cambria" w:hAnsi="Cambria" w:cs="Arial"/>
            <w:highlight w:val="yellow"/>
            <w:rPrChange w:id="232" w:author="FARIDA" w:date="2024-11-05T14:50:00Z">
              <w:rPr>
                <w:rFonts w:ascii="Cambria" w:hAnsi="Cambria" w:cs="Arial"/>
              </w:rPr>
            </w:rPrChange>
          </w:rPr>
          <w:delText>nap dengan memanfaatkan ruang rawat minimal kelas 1 (satu) dan mengambil tindakan dengan jumlah biaya minimal Rp10.000.000 (sepuluh juta Rupiah).</w:delText>
        </w:r>
      </w:del>
    </w:p>
    <w:p w14:paraId="7B60B060" w14:textId="5A2691E7" w:rsidR="00060C0C" w:rsidRPr="00255D74" w:rsidDel="00860857" w:rsidRDefault="00060C0C" w:rsidP="00060C0C">
      <w:pPr>
        <w:pStyle w:val="ListParagraph1"/>
        <w:numPr>
          <w:ilvl w:val="0"/>
          <w:numId w:val="53"/>
        </w:numPr>
        <w:jc w:val="both"/>
        <w:rPr>
          <w:del w:id="233" w:author="Ratna RS Prima Husada" w:date="2024-12-05T16:01:00Z"/>
          <w:rFonts w:ascii="Cambria" w:hAnsi="Cambria" w:cs="Arial"/>
          <w:highlight w:val="yellow"/>
          <w:rPrChange w:id="234" w:author="FARIDA" w:date="2024-11-05T14:50:00Z">
            <w:rPr>
              <w:del w:id="235" w:author="Ratna RS Prima Husada" w:date="2024-12-05T16:01:00Z"/>
              <w:rFonts w:ascii="Cambria" w:hAnsi="Cambria" w:cs="Arial"/>
            </w:rPr>
          </w:rPrChange>
        </w:rPr>
      </w:pPr>
      <w:del w:id="236" w:author="Ratna RS Prima Husada" w:date="2024-12-05T16:01:00Z">
        <w:r w:rsidRPr="00255D74" w:rsidDel="00860857">
          <w:rPr>
            <w:rFonts w:ascii="Cambria" w:hAnsi="Cambria" w:cstheme="majorHAnsi"/>
            <w:highlight w:val="yellow"/>
            <w:rPrChange w:id="237" w:author="FARIDA" w:date="2024-11-05T14:50:00Z">
              <w:rPr>
                <w:rFonts w:ascii="Cambria" w:hAnsi="Cambria" w:cstheme="majorHAnsi"/>
              </w:rPr>
            </w:rPrChange>
          </w:rPr>
          <w:delText xml:space="preserve">Pemberian Upgrade </w:delText>
        </w:r>
        <w:r w:rsidRPr="00255D74" w:rsidDel="00860857">
          <w:rPr>
            <w:rFonts w:ascii="Cambria" w:hAnsi="Cambria" w:cstheme="majorHAnsi"/>
            <w:i/>
            <w:highlight w:val="yellow"/>
            <w:rPrChange w:id="238" w:author="FARIDA" w:date="2024-11-05T14:50:00Z">
              <w:rPr>
                <w:rFonts w:ascii="Cambria" w:hAnsi="Cambria" w:cstheme="majorHAnsi"/>
                <w:i/>
              </w:rPr>
            </w:rPrChange>
          </w:rPr>
          <w:delText>Free Room Only (tanpa mengubah biaya perawatan lainnya) secara otomatis</w:delText>
        </w:r>
        <w:r w:rsidRPr="00255D74" w:rsidDel="00860857">
          <w:rPr>
            <w:rFonts w:ascii="Cambria" w:hAnsi="Cambria" w:cstheme="majorHAnsi"/>
            <w:highlight w:val="yellow"/>
            <w:rPrChange w:id="239" w:author="FARIDA" w:date="2024-11-05T14:50:00Z">
              <w:rPr>
                <w:rFonts w:ascii="Cambria" w:hAnsi="Cambria" w:cstheme="majorHAnsi"/>
              </w:rPr>
            </w:rPrChange>
          </w:rPr>
          <w:delText xml:space="preserve"> satu tingkat di atas hak kelas </w:delText>
        </w:r>
        <w:r w:rsidR="003F0B6D" w:rsidRPr="00255D74" w:rsidDel="00860857">
          <w:rPr>
            <w:rFonts w:ascii="Cambria" w:hAnsi="Cambria" w:cstheme="majorHAnsi"/>
            <w:highlight w:val="yellow"/>
            <w:rPrChange w:id="240" w:author="FARIDA" w:date="2024-11-05T14:50:00Z">
              <w:rPr>
                <w:rFonts w:ascii="Cambria" w:hAnsi="Cambria" w:cstheme="majorHAnsi"/>
              </w:rPr>
            </w:rPrChange>
          </w:rPr>
          <w:delText>Layanan Kesehatan R</w:delText>
        </w:r>
        <w:r w:rsidRPr="00255D74" w:rsidDel="00860857">
          <w:rPr>
            <w:rFonts w:ascii="Cambria" w:hAnsi="Cambria" w:cstheme="majorHAnsi"/>
            <w:highlight w:val="yellow"/>
            <w:rPrChange w:id="241" w:author="FARIDA" w:date="2024-11-05T14:50:00Z">
              <w:rPr>
                <w:rFonts w:ascii="Cambria" w:hAnsi="Cambria" w:cstheme="majorHAnsi"/>
              </w:rPr>
            </w:rPrChange>
          </w:rPr>
          <w:delText xml:space="preserve">awat </w:delText>
        </w:r>
        <w:r w:rsidR="003F0B6D" w:rsidRPr="00255D74" w:rsidDel="00860857">
          <w:rPr>
            <w:rFonts w:ascii="Cambria" w:hAnsi="Cambria" w:cstheme="majorHAnsi"/>
            <w:highlight w:val="yellow"/>
            <w:rPrChange w:id="242" w:author="FARIDA" w:date="2024-11-05T14:50:00Z">
              <w:rPr>
                <w:rFonts w:ascii="Cambria" w:hAnsi="Cambria" w:cstheme="majorHAnsi"/>
              </w:rPr>
            </w:rPrChange>
          </w:rPr>
          <w:delText>I</w:delText>
        </w:r>
        <w:r w:rsidRPr="00255D74" w:rsidDel="00860857">
          <w:rPr>
            <w:rFonts w:ascii="Cambria" w:hAnsi="Cambria" w:cstheme="majorHAnsi"/>
            <w:highlight w:val="yellow"/>
            <w:rPrChange w:id="243" w:author="FARIDA" w:date="2024-11-05T14:50:00Z">
              <w:rPr>
                <w:rFonts w:ascii="Cambria" w:hAnsi="Cambria" w:cstheme="majorHAnsi"/>
              </w:rPr>
            </w:rPrChange>
          </w:rPr>
          <w:delText xml:space="preserve">nap </w:delText>
        </w:r>
        <w:r w:rsidR="0095052A" w:rsidRPr="00255D74" w:rsidDel="00860857">
          <w:rPr>
            <w:rFonts w:ascii="Cambria" w:hAnsi="Cambria" w:cstheme="majorHAnsi"/>
            <w:highlight w:val="yellow"/>
            <w:rPrChange w:id="244" w:author="FARIDA" w:date="2024-11-05T14:50:00Z">
              <w:rPr>
                <w:rFonts w:ascii="Cambria" w:hAnsi="Cambria" w:cstheme="majorHAnsi"/>
              </w:rPr>
            </w:rPrChange>
          </w:rPr>
          <w:delText>Peserta</w:delText>
        </w:r>
        <w:r w:rsidRPr="00255D74" w:rsidDel="00860857">
          <w:rPr>
            <w:rFonts w:ascii="Cambria" w:hAnsi="Cambria" w:cstheme="majorHAnsi"/>
            <w:highlight w:val="yellow"/>
            <w:rPrChange w:id="245" w:author="FARIDA" w:date="2024-11-05T14:50:00Z">
              <w:rPr>
                <w:rFonts w:ascii="Cambria" w:hAnsi="Cambria" w:cstheme="majorHAnsi"/>
              </w:rPr>
            </w:rPrChange>
          </w:rPr>
          <w:delText>, selama kamar tersedia</w:delText>
        </w:r>
        <w:r w:rsidRPr="00255D74" w:rsidDel="00860857">
          <w:rPr>
            <w:rFonts w:ascii="Cambria" w:hAnsi="Cambria" w:cstheme="majorHAnsi"/>
            <w:noProof/>
            <w:highlight w:val="yellow"/>
            <w:rPrChange w:id="246" w:author="FARIDA" w:date="2024-11-05T14:50:00Z">
              <w:rPr>
                <w:rFonts w:ascii="Cambria" w:hAnsi="Cambria" w:cstheme="majorHAnsi"/>
                <w:noProof/>
              </w:rPr>
            </w:rPrChange>
          </w:rPr>
          <w:delText>.</w:delText>
        </w:r>
      </w:del>
    </w:p>
    <w:p w14:paraId="475B582C" w14:textId="762EE27D" w:rsidR="00060C0C" w:rsidRPr="00255D74" w:rsidDel="00860857" w:rsidRDefault="00060C0C" w:rsidP="00060C0C">
      <w:pPr>
        <w:pStyle w:val="ListParagraph1"/>
        <w:numPr>
          <w:ilvl w:val="0"/>
          <w:numId w:val="53"/>
        </w:numPr>
        <w:jc w:val="both"/>
        <w:rPr>
          <w:del w:id="247" w:author="Ratna RS Prima Husada" w:date="2024-12-05T16:01:00Z"/>
          <w:rFonts w:ascii="Cambria" w:hAnsi="Cambria" w:cs="Arial"/>
          <w:highlight w:val="yellow"/>
          <w:rPrChange w:id="248" w:author="FARIDA" w:date="2024-11-05T14:50:00Z">
            <w:rPr>
              <w:del w:id="249" w:author="Ratna RS Prima Husada" w:date="2024-12-05T16:01:00Z"/>
              <w:rFonts w:ascii="Cambria" w:hAnsi="Cambria" w:cs="Arial"/>
            </w:rPr>
          </w:rPrChange>
        </w:rPr>
      </w:pPr>
      <w:del w:id="250" w:author="Ratna RS Prima Husada" w:date="2024-12-05T16:01:00Z">
        <w:r w:rsidRPr="00255D74" w:rsidDel="00860857">
          <w:rPr>
            <w:rFonts w:ascii="Cambria" w:hAnsi="Cambria" w:cs="Arial"/>
            <w:highlight w:val="yellow"/>
            <w:rPrChange w:id="251" w:author="FARIDA" w:date="2024-11-05T14:50:00Z">
              <w:rPr>
                <w:rFonts w:ascii="Cambria" w:hAnsi="Cambria" w:cs="Arial"/>
              </w:rPr>
            </w:rPrChange>
          </w:rPr>
          <w:delText xml:space="preserve">Penyediaan fasilitas antar jemput </w:delText>
        </w:r>
        <w:r w:rsidR="003F0B6D" w:rsidRPr="00255D74" w:rsidDel="00860857">
          <w:rPr>
            <w:rFonts w:ascii="Cambria" w:hAnsi="Cambria" w:cs="Arial"/>
            <w:highlight w:val="yellow"/>
            <w:rPrChange w:id="252" w:author="FARIDA" w:date="2024-11-05T14:50:00Z">
              <w:rPr>
                <w:rFonts w:ascii="Cambria" w:hAnsi="Cambria" w:cs="Arial"/>
              </w:rPr>
            </w:rPrChange>
          </w:rPr>
          <w:delText>Pesrta Layanan Kesehatan</w:delText>
        </w:r>
        <w:r w:rsidRPr="00255D74" w:rsidDel="00860857">
          <w:rPr>
            <w:rFonts w:ascii="Cambria" w:hAnsi="Cambria" w:cs="Arial"/>
            <w:highlight w:val="yellow"/>
            <w:rPrChange w:id="253" w:author="FARIDA" w:date="2024-11-05T14:50:00Z">
              <w:rPr>
                <w:rFonts w:ascii="Cambria" w:hAnsi="Cambria" w:cs="Arial"/>
              </w:rPr>
            </w:rPrChange>
          </w:rPr>
          <w:delText xml:space="preserve"> </w:delText>
        </w:r>
        <w:r w:rsidR="003F0B6D" w:rsidRPr="00255D74" w:rsidDel="00860857">
          <w:rPr>
            <w:rFonts w:ascii="Cambria" w:hAnsi="Cambria" w:cs="Arial"/>
            <w:highlight w:val="yellow"/>
            <w:rPrChange w:id="254" w:author="FARIDA" w:date="2024-11-05T14:50:00Z">
              <w:rPr>
                <w:rFonts w:ascii="Cambria" w:hAnsi="Cambria" w:cs="Arial"/>
              </w:rPr>
            </w:rPrChange>
          </w:rPr>
          <w:delText>R</w:delText>
        </w:r>
        <w:r w:rsidRPr="00255D74" w:rsidDel="00860857">
          <w:rPr>
            <w:rFonts w:ascii="Cambria" w:hAnsi="Cambria" w:cs="Arial"/>
            <w:highlight w:val="yellow"/>
            <w:rPrChange w:id="255" w:author="FARIDA" w:date="2024-11-05T14:50:00Z">
              <w:rPr>
                <w:rFonts w:ascii="Cambria" w:hAnsi="Cambria" w:cs="Arial"/>
              </w:rPr>
            </w:rPrChange>
          </w:rPr>
          <w:delText xml:space="preserve">awat </w:delText>
        </w:r>
        <w:r w:rsidR="003F0B6D" w:rsidRPr="00255D74" w:rsidDel="00860857">
          <w:rPr>
            <w:rFonts w:ascii="Cambria" w:hAnsi="Cambria" w:cs="Arial"/>
            <w:highlight w:val="yellow"/>
            <w:rPrChange w:id="256" w:author="FARIDA" w:date="2024-11-05T14:50:00Z">
              <w:rPr>
                <w:rFonts w:ascii="Cambria" w:hAnsi="Cambria" w:cs="Arial"/>
              </w:rPr>
            </w:rPrChange>
          </w:rPr>
          <w:delText>I</w:delText>
        </w:r>
        <w:r w:rsidRPr="00255D74" w:rsidDel="00860857">
          <w:rPr>
            <w:rFonts w:ascii="Cambria" w:hAnsi="Cambria" w:cs="Arial"/>
            <w:highlight w:val="yellow"/>
            <w:rPrChange w:id="257" w:author="FARIDA" w:date="2024-11-05T14:50:00Z">
              <w:rPr>
                <w:rFonts w:ascii="Cambria" w:hAnsi="Cambria" w:cs="Arial"/>
              </w:rPr>
            </w:rPrChange>
          </w:rPr>
          <w:delText>nap dari luar kota (bandara – rumah sakit, rumah sakit-bandara).</w:delText>
        </w:r>
      </w:del>
    </w:p>
    <w:p w14:paraId="16526F39" w14:textId="77777777" w:rsidR="00060C0C" w:rsidRPr="002A0A71" w:rsidRDefault="00060C0C" w:rsidP="00060C0C">
      <w:pPr>
        <w:pStyle w:val="ListParagraph1"/>
        <w:numPr>
          <w:ilvl w:val="0"/>
          <w:numId w:val="53"/>
        </w:numPr>
        <w:jc w:val="both"/>
        <w:rPr>
          <w:rFonts w:ascii="Cambria" w:hAnsi="Cambria" w:cstheme="majorHAnsi"/>
        </w:rPr>
      </w:pPr>
      <w:proofErr w:type="spellStart"/>
      <w:r w:rsidRPr="002A0A71">
        <w:rPr>
          <w:rFonts w:ascii="Cambria" w:hAnsi="Cambria" w:cstheme="majorHAnsi"/>
        </w:rPr>
        <w:t>Prioritas</w:t>
      </w:r>
      <w:proofErr w:type="spellEnd"/>
      <w:r w:rsidRPr="002A0A71">
        <w:rPr>
          <w:rFonts w:ascii="Cambria" w:hAnsi="Cambria" w:cstheme="majorHAnsi"/>
        </w:rPr>
        <w:t xml:space="preserve"> </w:t>
      </w:r>
      <w:proofErr w:type="spellStart"/>
      <w:r w:rsidRPr="002A0A71">
        <w:rPr>
          <w:rFonts w:ascii="Cambria" w:hAnsi="Cambria" w:cstheme="majorHAnsi"/>
        </w:rPr>
        <w:t>Pendaftaran</w:t>
      </w:r>
      <w:proofErr w:type="spellEnd"/>
      <w:r w:rsidRPr="002A0A71">
        <w:rPr>
          <w:rFonts w:ascii="Cambria" w:hAnsi="Cambria" w:cstheme="majorHAnsi"/>
        </w:rPr>
        <w:t xml:space="preserve"> (</w:t>
      </w:r>
      <w:proofErr w:type="spellStart"/>
      <w:r w:rsidRPr="002A0A71">
        <w:rPr>
          <w:rFonts w:ascii="Cambria" w:hAnsi="Cambria" w:cstheme="majorHAnsi"/>
        </w:rPr>
        <w:t>rawat</w:t>
      </w:r>
      <w:proofErr w:type="spellEnd"/>
      <w:r w:rsidRPr="002A0A71">
        <w:rPr>
          <w:rFonts w:ascii="Cambria" w:hAnsi="Cambria" w:cstheme="majorHAnsi"/>
        </w:rPr>
        <w:t xml:space="preserve"> </w:t>
      </w:r>
      <w:proofErr w:type="spellStart"/>
      <w:r w:rsidRPr="002A0A71">
        <w:rPr>
          <w:rFonts w:ascii="Cambria" w:hAnsi="Cambria" w:cstheme="majorHAnsi"/>
        </w:rPr>
        <w:t>jalan</w:t>
      </w:r>
      <w:proofErr w:type="spellEnd"/>
      <w:r w:rsidRPr="002A0A71">
        <w:rPr>
          <w:rFonts w:ascii="Cambria" w:hAnsi="Cambria" w:cstheme="majorHAnsi"/>
        </w:rPr>
        <w:t xml:space="preserve"> dan </w:t>
      </w:r>
      <w:proofErr w:type="spellStart"/>
      <w:r w:rsidRPr="002A0A71">
        <w:rPr>
          <w:rFonts w:ascii="Cambria" w:hAnsi="Cambria" w:cstheme="majorHAnsi"/>
        </w:rPr>
        <w:t>rawat</w:t>
      </w:r>
      <w:proofErr w:type="spellEnd"/>
      <w:r w:rsidRPr="002A0A71">
        <w:rPr>
          <w:rFonts w:ascii="Cambria" w:hAnsi="Cambria" w:cstheme="majorHAnsi"/>
        </w:rPr>
        <w:t xml:space="preserve"> </w:t>
      </w:r>
      <w:proofErr w:type="spellStart"/>
      <w:r w:rsidRPr="002A0A71">
        <w:rPr>
          <w:rFonts w:ascii="Cambria" w:hAnsi="Cambria" w:cstheme="majorHAnsi"/>
        </w:rPr>
        <w:t>inap</w:t>
      </w:r>
      <w:proofErr w:type="spellEnd"/>
      <w:r w:rsidRPr="002A0A71">
        <w:rPr>
          <w:rFonts w:ascii="Cambria" w:hAnsi="Cambria" w:cstheme="majorHAnsi"/>
        </w:rPr>
        <w:t>) 24 Jam.</w:t>
      </w:r>
    </w:p>
    <w:p w14:paraId="73818C03" w14:textId="2EF9638A" w:rsidR="00060C0C" w:rsidRPr="002A0A71" w:rsidRDefault="00060C0C" w:rsidP="00060C0C">
      <w:pPr>
        <w:pStyle w:val="ListParagraph"/>
        <w:numPr>
          <w:ilvl w:val="0"/>
          <w:numId w:val="53"/>
        </w:numPr>
        <w:rPr>
          <w:rFonts w:ascii="Cambria" w:hAnsi="Cambria" w:cstheme="majorHAnsi"/>
          <w:sz w:val="20"/>
          <w:szCs w:val="20"/>
        </w:rPr>
      </w:pPr>
      <w:r w:rsidRPr="002A0A71">
        <w:rPr>
          <w:rFonts w:ascii="Cambria" w:hAnsi="Cambria" w:cstheme="majorHAnsi"/>
          <w:sz w:val="20"/>
          <w:szCs w:val="20"/>
        </w:rPr>
        <w:t xml:space="preserve">Monitoring </w:t>
      </w:r>
      <w:proofErr w:type="spellStart"/>
      <w:r w:rsidR="00620C25">
        <w:rPr>
          <w:rFonts w:ascii="Cambria" w:hAnsi="Cambria" w:cstheme="majorHAnsi"/>
          <w:sz w:val="20"/>
          <w:szCs w:val="20"/>
        </w:rPr>
        <w:t>P</w:t>
      </w:r>
      <w:r w:rsidRPr="002A0A71">
        <w:rPr>
          <w:rFonts w:ascii="Cambria" w:hAnsi="Cambria" w:cstheme="majorHAnsi"/>
          <w:sz w:val="20"/>
          <w:szCs w:val="20"/>
        </w:rPr>
        <w:t>eserta</w:t>
      </w:r>
      <w:proofErr w:type="spellEnd"/>
      <w:r w:rsidRPr="002A0A71">
        <w:rPr>
          <w:rFonts w:ascii="Cambria" w:hAnsi="Cambria" w:cstheme="majorHAnsi"/>
          <w:sz w:val="20"/>
          <w:szCs w:val="20"/>
        </w:rPr>
        <w:t xml:space="preserve"> </w:t>
      </w:r>
      <w:proofErr w:type="spellStart"/>
      <w:r w:rsidRPr="002A0A71">
        <w:rPr>
          <w:rFonts w:ascii="Cambria" w:hAnsi="Cambria" w:cstheme="majorHAnsi"/>
          <w:sz w:val="20"/>
          <w:szCs w:val="20"/>
        </w:rPr>
        <w:t>kontrol</w:t>
      </w:r>
      <w:proofErr w:type="spellEnd"/>
      <w:r w:rsidRPr="002A0A71">
        <w:rPr>
          <w:rFonts w:ascii="Cambria" w:hAnsi="Cambria" w:cstheme="majorHAnsi"/>
          <w:sz w:val="20"/>
          <w:szCs w:val="20"/>
        </w:rPr>
        <w:t xml:space="preserve"> </w:t>
      </w:r>
      <w:proofErr w:type="spellStart"/>
      <w:r w:rsidR="00620C25">
        <w:rPr>
          <w:rFonts w:ascii="Cambria" w:hAnsi="Cambria" w:cstheme="majorHAnsi"/>
          <w:sz w:val="20"/>
          <w:szCs w:val="20"/>
        </w:rPr>
        <w:t>Layanan</w:t>
      </w:r>
      <w:proofErr w:type="spellEnd"/>
      <w:r w:rsidR="00620C25">
        <w:rPr>
          <w:rFonts w:ascii="Cambria" w:hAnsi="Cambria" w:cstheme="majorHAnsi"/>
          <w:sz w:val="20"/>
          <w:szCs w:val="20"/>
        </w:rPr>
        <w:t xml:space="preserve"> Kesehatan R</w:t>
      </w:r>
      <w:r w:rsidRPr="002A0A71">
        <w:rPr>
          <w:rFonts w:ascii="Cambria" w:hAnsi="Cambria" w:cstheme="majorHAnsi"/>
          <w:sz w:val="20"/>
          <w:szCs w:val="20"/>
        </w:rPr>
        <w:t xml:space="preserve">awat </w:t>
      </w:r>
      <w:proofErr w:type="spellStart"/>
      <w:r w:rsidR="00620C25">
        <w:rPr>
          <w:rFonts w:ascii="Cambria" w:hAnsi="Cambria" w:cstheme="majorHAnsi"/>
          <w:sz w:val="20"/>
          <w:szCs w:val="20"/>
        </w:rPr>
        <w:t>I</w:t>
      </w:r>
      <w:r w:rsidRPr="002A0A71">
        <w:rPr>
          <w:rFonts w:ascii="Cambria" w:hAnsi="Cambria" w:cstheme="majorHAnsi"/>
          <w:sz w:val="20"/>
          <w:szCs w:val="20"/>
        </w:rPr>
        <w:t>nap</w:t>
      </w:r>
      <w:proofErr w:type="spellEnd"/>
      <w:r w:rsidRPr="002A0A71">
        <w:rPr>
          <w:rFonts w:ascii="Cambria" w:hAnsi="Cambria" w:cstheme="majorHAnsi"/>
          <w:sz w:val="20"/>
          <w:szCs w:val="20"/>
        </w:rPr>
        <w:t xml:space="preserve"> dan </w:t>
      </w:r>
      <w:proofErr w:type="spellStart"/>
      <w:r w:rsidR="00620C25">
        <w:rPr>
          <w:rFonts w:ascii="Cambria" w:hAnsi="Cambria" w:cstheme="majorHAnsi"/>
          <w:sz w:val="20"/>
          <w:szCs w:val="20"/>
        </w:rPr>
        <w:t>Layanan</w:t>
      </w:r>
      <w:proofErr w:type="spellEnd"/>
      <w:r w:rsidR="00620C25">
        <w:rPr>
          <w:rFonts w:ascii="Cambria" w:hAnsi="Cambria" w:cstheme="majorHAnsi"/>
          <w:sz w:val="20"/>
          <w:szCs w:val="20"/>
        </w:rPr>
        <w:t xml:space="preserve"> Kesehatan R</w:t>
      </w:r>
      <w:r w:rsidRPr="002A0A71">
        <w:rPr>
          <w:rFonts w:ascii="Cambria" w:hAnsi="Cambria" w:cstheme="majorHAnsi"/>
          <w:sz w:val="20"/>
          <w:szCs w:val="20"/>
        </w:rPr>
        <w:t xml:space="preserve">awat </w:t>
      </w:r>
      <w:r w:rsidR="00620C25">
        <w:rPr>
          <w:rFonts w:ascii="Cambria" w:hAnsi="Cambria" w:cstheme="majorHAnsi"/>
          <w:sz w:val="20"/>
          <w:szCs w:val="20"/>
        </w:rPr>
        <w:t>J</w:t>
      </w:r>
      <w:r w:rsidRPr="002A0A71">
        <w:rPr>
          <w:rFonts w:ascii="Cambria" w:hAnsi="Cambria" w:cstheme="majorHAnsi"/>
          <w:sz w:val="20"/>
          <w:szCs w:val="20"/>
        </w:rPr>
        <w:t>alan</w:t>
      </w:r>
      <w:r w:rsidRPr="002A0A71">
        <w:rPr>
          <w:rFonts w:ascii="Cambria" w:hAnsi="Cambria" w:cs="Arial"/>
        </w:rPr>
        <w:t>.</w:t>
      </w:r>
    </w:p>
    <w:p w14:paraId="4BE532AB" w14:textId="306C6C51" w:rsidR="00060C0C" w:rsidRPr="002A0A71" w:rsidRDefault="00060C0C" w:rsidP="00060C0C">
      <w:pPr>
        <w:pStyle w:val="ListParagraph1"/>
        <w:numPr>
          <w:ilvl w:val="0"/>
          <w:numId w:val="53"/>
        </w:numPr>
        <w:contextualSpacing/>
        <w:jc w:val="both"/>
        <w:rPr>
          <w:rFonts w:ascii="Cambria" w:hAnsi="Cambria" w:cstheme="majorHAnsi"/>
          <w:strike/>
        </w:rPr>
      </w:pPr>
      <w:proofErr w:type="spellStart"/>
      <w:r w:rsidRPr="002A0A71">
        <w:rPr>
          <w:rFonts w:ascii="Cambria" w:hAnsi="Cambria" w:cstheme="majorHAnsi"/>
        </w:rPr>
        <w:t>Layanan</w:t>
      </w:r>
      <w:proofErr w:type="spellEnd"/>
      <w:r w:rsidRPr="002A0A71">
        <w:rPr>
          <w:rFonts w:ascii="Cambria" w:hAnsi="Cambria" w:cstheme="majorHAnsi"/>
        </w:rPr>
        <w:t xml:space="preserve"> (Personal Assistance) </w:t>
      </w:r>
      <w:proofErr w:type="spellStart"/>
      <w:r w:rsidRPr="002A0A71">
        <w:rPr>
          <w:rFonts w:ascii="Cambria" w:hAnsi="Cambria" w:cstheme="majorHAnsi"/>
        </w:rPr>
        <w:t>untuk</w:t>
      </w:r>
      <w:proofErr w:type="spellEnd"/>
      <w:r w:rsidRPr="002A0A71">
        <w:rPr>
          <w:rFonts w:ascii="Cambria" w:hAnsi="Cambria" w:cstheme="majorHAnsi"/>
        </w:rPr>
        <w:t xml:space="preserve"> </w:t>
      </w:r>
      <w:proofErr w:type="spellStart"/>
      <w:r w:rsidR="00620C25">
        <w:rPr>
          <w:rFonts w:ascii="Cambria" w:hAnsi="Cambria" w:cstheme="majorHAnsi"/>
        </w:rPr>
        <w:t>P</w:t>
      </w:r>
      <w:r w:rsidRPr="002A0A71">
        <w:rPr>
          <w:rFonts w:ascii="Cambria" w:hAnsi="Cambria" w:cstheme="majorHAnsi"/>
        </w:rPr>
        <w:t>eserta</w:t>
      </w:r>
      <w:proofErr w:type="spellEnd"/>
      <w:r w:rsidRPr="002A0A71">
        <w:rPr>
          <w:rFonts w:ascii="Cambria" w:hAnsi="Cambria" w:cstheme="majorHAnsi"/>
        </w:rPr>
        <w:t xml:space="preserve"> </w:t>
      </w:r>
      <w:proofErr w:type="spellStart"/>
      <w:r w:rsidR="00620C25">
        <w:rPr>
          <w:rFonts w:ascii="Cambria" w:hAnsi="Cambria" w:cstheme="majorHAnsi"/>
        </w:rPr>
        <w:t>Layanan</w:t>
      </w:r>
      <w:proofErr w:type="spellEnd"/>
      <w:r w:rsidR="00620C25">
        <w:rPr>
          <w:rFonts w:ascii="Cambria" w:hAnsi="Cambria" w:cstheme="majorHAnsi"/>
        </w:rPr>
        <w:t xml:space="preserve"> Kesehatan </w:t>
      </w:r>
      <w:r w:rsidRPr="002A0A71">
        <w:rPr>
          <w:rFonts w:ascii="Cambria" w:hAnsi="Cambria" w:cstheme="majorHAnsi"/>
        </w:rPr>
        <w:t xml:space="preserve">Rawat </w:t>
      </w:r>
      <w:proofErr w:type="spellStart"/>
      <w:r w:rsidRPr="002A0A71">
        <w:rPr>
          <w:rFonts w:ascii="Cambria" w:hAnsi="Cambria" w:cstheme="majorHAnsi"/>
        </w:rPr>
        <w:t>Inap</w:t>
      </w:r>
      <w:proofErr w:type="spellEnd"/>
      <w:r w:rsidRPr="002A0A71">
        <w:rPr>
          <w:rFonts w:ascii="Cambria" w:hAnsi="Cambria" w:cstheme="majorHAnsi"/>
        </w:rPr>
        <w:t>.</w:t>
      </w:r>
    </w:p>
    <w:p w14:paraId="32D5B365" w14:textId="77777777" w:rsidR="00060C0C" w:rsidRPr="00060C0C" w:rsidRDefault="00060C0C" w:rsidP="00060C0C">
      <w:pPr>
        <w:pStyle w:val="ListParagraph1"/>
        <w:numPr>
          <w:ilvl w:val="0"/>
          <w:numId w:val="53"/>
        </w:numPr>
        <w:jc w:val="both"/>
        <w:rPr>
          <w:rFonts w:ascii="Cambria" w:hAnsi="Cambria" w:cs="Arial"/>
        </w:rPr>
      </w:pPr>
      <w:r w:rsidRPr="00060C0C">
        <w:rPr>
          <w:rFonts w:ascii="Cambria" w:hAnsi="Cambria" w:cs="Arial"/>
        </w:rPr>
        <w:t xml:space="preserve">Post </w:t>
      </w:r>
      <w:proofErr w:type="spellStart"/>
      <w:r w:rsidRPr="00060C0C">
        <w:rPr>
          <w:rFonts w:ascii="Cambria" w:hAnsi="Cambria" w:cs="Arial"/>
        </w:rPr>
        <w:t>Perawatan</w:t>
      </w:r>
      <w:proofErr w:type="spellEnd"/>
      <w:r w:rsidRPr="00060C0C">
        <w:rPr>
          <w:rFonts w:ascii="Cambria" w:hAnsi="Cambria" w:cs="Arial"/>
        </w:rPr>
        <w:t xml:space="preserve"> – </w:t>
      </w:r>
      <w:proofErr w:type="spellStart"/>
      <w:r w:rsidRPr="00060C0C">
        <w:rPr>
          <w:rFonts w:ascii="Cambria" w:hAnsi="Cambria" w:cs="Arial"/>
        </w:rPr>
        <w:t>Assistensi</w:t>
      </w:r>
      <w:proofErr w:type="spellEnd"/>
      <w:r w:rsidRPr="00060C0C">
        <w:rPr>
          <w:rFonts w:ascii="Cambria" w:hAnsi="Cambria" w:cs="Arial"/>
        </w:rPr>
        <w:t xml:space="preserve"> </w:t>
      </w:r>
      <w:proofErr w:type="spellStart"/>
      <w:r w:rsidRPr="00060C0C">
        <w:rPr>
          <w:rFonts w:ascii="Cambria" w:hAnsi="Cambria" w:cs="Arial"/>
        </w:rPr>
        <w:t>atas</w:t>
      </w:r>
      <w:proofErr w:type="spellEnd"/>
      <w:r w:rsidRPr="00060C0C">
        <w:rPr>
          <w:rFonts w:ascii="Cambria" w:hAnsi="Cambria" w:cs="Arial"/>
        </w:rPr>
        <w:t xml:space="preserve"> </w:t>
      </w:r>
      <w:proofErr w:type="spellStart"/>
      <w:r w:rsidRPr="00060C0C">
        <w:rPr>
          <w:rFonts w:ascii="Cambria" w:hAnsi="Cambria" w:cs="Arial"/>
        </w:rPr>
        <w:t>dokumen</w:t>
      </w:r>
      <w:proofErr w:type="spellEnd"/>
      <w:r w:rsidRPr="00060C0C">
        <w:rPr>
          <w:rFonts w:ascii="Cambria" w:hAnsi="Cambria" w:cs="Arial"/>
        </w:rPr>
        <w:t xml:space="preserve"> yang </w:t>
      </w:r>
      <w:proofErr w:type="spellStart"/>
      <w:r w:rsidRPr="00060C0C">
        <w:rPr>
          <w:rFonts w:ascii="Cambria" w:hAnsi="Cambria" w:cs="Arial"/>
        </w:rPr>
        <w:t>diperlukan</w:t>
      </w:r>
      <w:proofErr w:type="spellEnd"/>
      <w:r w:rsidRPr="00060C0C">
        <w:rPr>
          <w:rFonts w:ascii="Cambria" w:hAnsi="Cambria" w:cs="Arial"/>
        </w:rPr>
        <w:t xml:space="preserve"> </w:t>
      </w:r>
      <w:proofErr w:type="spellStart"/>
      <w:r w:rsidRPr="00060C0C">
        <w:rPr>
          <w:rFonts w:ascii="Cambria" w:hAnsi="Cambria" w:cs="Arial"/>
        </w:rPr>
        <w:t>guna</w:t>
      </w:r>
      <w:proofErr w:type="spellEnd"/>
      <w:r w:rsidRPr="00060C0C">
        <w:rPr>
          <w:rFonts w:ascii="Cambria" w:hAnsi="Cambria" w:cs="Arial"/>
        </w:rPr>
        <w:t xml:space="preserve"> </w:t>
      </w:r>
      <w:proofErr w:type="spellStart"/>
      <w:r w:rsidRPr="00060C0C">
        <w:rPr>
          <w:rFonts w:ascii="Cambria" w:hAnsi="Cambria" w:cs="Arial"/>
        </w:rPr>
        <w:t>kepentingan</w:t>
      </w:r>
      <w:proofErr w:type="spellEnd"/>
      <w:r w:rsidRPr="00060C0C">
        <w:rPr>
          <w:rFonts w:ascii="Cambria" w:hAnsi="Cambria" w:cs="Arial"/>
        </w:rPr>
        <w:t xml:space="preserve"> </w:t>
      </w:r>
      <w:proofErr w:type="spellStart"/>
      <w:r w:rsidRPr="00060C0C">
        <w:rPr>
          <w:rFonts w:ascii="Cambria" w:hAnsi="Cambria" w:cs="Arial"/>
        </w:rPr>
        <w:t>Peserta</w:t>
      </w:r>
      <w:proofErr w:type="spellEnd"/>
      <w:r w:rsidRPr="00060C0C">
        <w:rPr>
          <w:rFonts w:ascii="Cambria" w:hAnsi="Cambria" w:cs="Arial"/>
        </w:rPr>
        <w:t xml:space="preserve"> </w:t>
      </w:r>
      <w:proofErr w:type="spellStart"/>
      <w:r w:rsidRPr="00060C0C">
        <w:rPr>
          <w:rFonts w:ascii="Cambria" w:hAnsi="Cambria" w:cs="Arial"/>
        </w:rPr>
        <w:t>mengajukan</w:t>
      </w:r>
      <w:proofErr w:type="spellEnd"/>
      <w:r w:rsidRPr="00060C0C">
        <w:rPr>
          <w:rFonts w:ascii="Cambria" w:hAnsi="Cambria" w:cs="Arial"/>
        </w:rPr>
        <w:t xml:space="preserve"> </w:t>
      </w:r>
      <w:proofErr w:type="spellStart"/>
      <w:r w:rsidRPr="00060C0C">
        <w:rPr>
          <w:rFonts w:ascii="Cambria" w:hAnsi="Cambria" w:cs="Arial"/>
        </w:rPr>
        <w:t>klaimnya</w:t>
      </w:r>
      <w:proofErr w:type="spellEnd"/>
      <w:r w:rsidRPr="00060C0C">
        <w:rPr>
          <w:rFonts w:ascii="Cambria" w:hAnsi="Cambria" w:cs="Arial"/>
        </w:rPr>
        <w:t xml:space="preserve"> (</w:t>
      </w:r>
      <w:proofErr w:type="spellStart"/>
      <w:r w:rsidRPr="00060C0C">
        <w:rPr>
          <w:rFonts w:ascii="Cambria" w:hAnsi="Cambria" w:cs="Arial"/>
        </w:rPr>
        <w:t>bila</w:t>
      </w:r>
      <w:proofErr w:type="spellEnd"/>
      <w:r w:rsidRPr="00060C0C">
        <w:rPr>
          <w:rFonts w:ascii="Cambria" w:hAnsi="Cambria" w:cs="Arial"/>
        </w:rPr>
        <w:t xml:space="preserve"> </w:t>
      </w:r>
      <w:r w:rsidRPr="00060C0C">
        <w:rPr>
          <w:rFonts w:ascii="Cambria" w:hAnsi="Cambria" w:cs="Arial"/>
          <w:i/>
        </w:rPr>
        <w:t>eligible</w:t>
      </w:r>
      <w:r w:rsidRPr="00060C0C">
        <w:rPr>
          <w:rFonts w:ascii="Cambria" w:hAnsi="Cambria" w:cs="Arial"/>
        </w:rPr>
        <w:t xml:space="preserve"> </w:t>
      </w:r>
      <w:proofErr w:type="spellStart"/>
      <w:r w:rsidRPr="00060C0C">
        <w:rPr>
          <w:rFonts w:ascii="Cambria" w:hAnsi="Cambria" w:cs="Arial"/>
        </w:rPr>
        <w:t>sesuai</w:t>
      </w:r>
      <w:proofErr w:type="spellEnd"/>
      <w:r w:rsidRPr="00060C0C">
        <w:rPr>
          <w:rFonts w:ascii="Cambria" w:hAnsi="Cambria" w:cs="Arial"/>
        </w:rPr>
        <w:t xml:space="preserve"> polis yang </w:t>
      </w:r>
      <w:proofErr w:type="spellStart"/>
      <w:r w:rsidRPr="00060C0C">
        <w:rPr>
          <w:rFonts w:ascii="Cambria" w:hAnsi="Cambria" w:cs="Arial"/>
        </w:rPr>
        <w:t>dimiliki</w:t>
      </w:r>
      <w:proofErr w:type="spellEnd"/>
      <w:r w:rsidRPr="00060C0C">
        <w:rPr>
          <w:rFonts w:ascii="Cambria" w:hAnsi="Cambria" w:cs="Arial"/>
        </w:rPr>
        <w:t>).</w:t>
      </w:r>
    </w:p>
    <w:p w14:paraId="4B500B66" w14:textId="5112D06B" w:rsidR="00060C0C" w:rsidRPr="00255D74" w:rsidDel="00860857" w:rsidRDefault="00060C0C" w:rsidP="00060C0C">
      <w:pPr>
        <w:pStyle w:val="ListParagraph1"/>
        <w:numPr>
          <w:ilvl w:val="0"/>
          <w:numId w:val="53"/>
        </w:numPr>
        <w:jc w:val="both"/>
        <w:rPr>
          <w:del w:id="258" w:author="Ratna RS Prima Husada" w:date="2024-12-05T16:01:00Z"/>
          <w:rFonts w:ascii="Cambria" w:hAnsi="Cambria" w:cs="Arial"/>
          <w:highlight w:val="yellow"/>
          <w:rPrChange w:id="259" w:author="FARIDA" w:date="2024-11-05T14:50:00Z">
            <w:rPr>
              <w:del w:id="260" w:author="Ratna RS Prima Husada" w:date="2024-12-05T16:01:00Z"/>
              <w:rFonts w:ascii="Cambria" w:hAnsi="Cambria" w:cs="Arial"/>
            </w:rPr>
          </w:rPrChange>
        </w:rPr>
      </w:pPr>
      <w:del w:id="261" w:author="Ratna RS Prima Husada" w:date="2024-12-05T16:01:00Z">
        <w:r w:rsidRPr="00255D74" w:rsidDel="00860857">
          <w:rPr>
            <w:rFonts w:ascii="Cambria" w:hAnsi="Cambria" w:cs="Arial"/>
            <w:highlight w:val="yellow"/>
            <w:rPrChange w:id="262" w:author="FARIDA" w:date="2024-11-05T14:50:00Z">
              <w:rPr>
                <w:rFonts w:ascii="Cambria" w:hAnsi="Cambria" w:cs="Arial"/>
              </w:rPr>
            </w:rPrChange>
          </w:rPr>
          <w:delText xml:space="preserve">Diskon </w:delText>
        </w:r>
        <w:r w:rsidRPr="00255D74" w:rsidDel="00860857">
          <w:rPr>
            <w:rFonts w:ascii="Cambria" w:hAnsi="Cambria" w:cs="Arial"/>
            <w:i/>
            <w:highlight w:val="yellow"/>
            <w:rPrChange w:id="263" w:author="FARIDA" w:date="2024-11-05T14:50:00Z">
              <w:rPr>
                <w:rFonts w:ascii="Cambria" w:hAnsi="Cambria" w:cs="Arial"/>
                <w:i/>
              </w:rPr>
            </w:rPrChange>
          </w:rPr>
          <w:delText>medical checkup</w:delText>
        </w:r>
        <w:r w:rsidRPr="00255D74" w:rsidDel="00860857">
          <w:rPr>
            <w:rFonts w:ascii="Cambria" w:hAnsi="Cambria" w:cs="Arial"/>
            <w:highlight w:val="yellow"/>
            <w:rPrChange w:id="264" w:author="FARIDA" w:date="2024-11-05T14:50:00Z">
              <w:rPr>
                <w:rFonts w:ascii="Cambria" w:hAnsi="Cambria" w:cs="Arial"/>
              </w:rPr>
            </w:rPrChange>
          </w:rPr>
          <w:delText xml:space="preserve"> 5% (tidak dapat dikombinasikan untuk paket yang sedang ada promosi/ penawaran khusus di </w:delText>
        </w:r>
        <w:r w:rsidR="00620C25" w:rsidRPr="00255D74" w:rsidDel="00860857">
          <w:rPr>
            <w:rFonts w:ascii="Cambria" w:hAnsi="Cambria" w:cs="Arial"/>
            <w:highlight w:val="yellow"/>
            <w:rPrChange w:id="265" w:author="FARIDA" w:date="2024-11-05T14:50:00Z">
              <w:rPr>
                <w:rFonts w:ascii="Cambria" w:hAnsi="Cambria" w:cs="Arial"/>
              </w:rPr>
            </w:rPrChange>
          </w:rPr>
          <w:delText>R</w:delText>
        </w:r>
        <w:r w:rsidRPr="00255D74" w:rsidDel="00860857">
          <w:rPr>
            <w:rFonts w:ascii="Cambria" w:hAnsi="Cambria" w:cs="Arial"/>
            <w:highlight w:val="yellow"/>
            <w:rPrChange w:id="266" w:author="FARIDA" w:date="2024-11-05T14:50:00Z">
              <w:rPr>
                <w:rFonts w:ascii="Cambria" w:hAnsi="Cambria" w:cs="Arial"/>
              </w:rPr>
            </w:rPrChange>
          </w:rPr>
          <w:delText xml:space="preserve">umah </w:delText>
        </w:r>
        <w:r w:rsidR="00620C25" w:rsidRPr="00255D74" w:rsidDel="00860857">
          <w:rPr>
            <w:rFonts w:ascii="Cambria" w:hAnsi="Cambria" w:cs="Arial"/>
            <w:highlight w:val="yellow"/>
            <w:rPrChange w:id="267" w:author="FARIDA" w:date="2024-11-05T14:50:00Z">
              <w:rPr>
                <w:rFonts w:ascii="Cambria" w:hAnsi="Cambria" w:cs="Arial"/>
              </w:rPr>
            </w:rPrChange>
          </w:rPr>
          <w:delText>S</w:delText>
        </w:r>
        <w:r w:rsidRPr="00255D74" w:rsidDel="00860857">
          <w:rPr>
            <w:rFonts w:ascii="Cambria" w:hAnsi="Cambria" w:cs="Arial"/>
            <w:highlight w:val="yellow"/>
            <w:rPrChange w:id="268" w:author="FARIDA" w:date="2024-11-05T14:50:00Z">
              <w:rPr>
                <w:rFonts w:ascii="Cambria" w:hAnsi="Cambria" w:cs="Arial"/>
              </w:rPr>
            </w:rPrChange>
          </w:rPr>
          <w:delText>akit).</w:delText>
        </w:r>
      </w:del>
    </w:p>
    <w:p w14:paraId="58D21C7F" w14:textId="7F94A6D2" w:rsidR="00060C0C" w:rsidRPr="002A0A71" w:rsidDel="00860857" w:rsidRDefault="00060C0C" w:rsidP="00060C0C">
      <w:pPr>
        <w:pStyle w:val="ListParagraph1"/>
        <w:numPr>
          <w:ilvl w:val="0"/>
          <w:numId w:val="53"/>
        </w:numPr>
        <w:jc w:val="both"/>
        <w:rPr>
          <w:del w:id="269" w:author="Ratna RS Prima Husada" w:date="2024-12-05T16:01:00Z"/>
          <w:rFonts w:ascii="Cambria" w:hAnsi="Cambria" w:cs="Arial"/>
        </w:rPr>
      </w:pPr>
      <w:del w:id="270" w:author="Ratna RS Prima Husada" w:date="2024-12-05T16:01:00Z">
        <w:r w:rsidRPr="00255D74" w:rsidDel="00860857">
          <w:rPr>
            <w:rFonts w:ascii="Cambria" w:hAnsi="Cambria" w:cstheme="majorHAnsi"/>
            <w:highlight w:val="yellow"/>
            <w:rPrChange w:id="271" w:author="FARIDA" w:date="2024-11-05T14:51:00Z">
              <w:rPr>
                <w:rFonts w:ascii="Cambria" w:hAnsi="Cambria" w:cstheme="majorHAnsi"/>
              </w:rPr>
            </w:rPrChange>
          </w:rPr>
          <w:delText xml:space="preserve">Pengantaran </w:delText>
        </w:r>
        <w:r w:rsidR="009D6CCD" w:rsidRPr="00255D74" w:rsidDel="00860857">
          <w:rPr>
            <w:rFonts w:ascii="Cambria" w:hAnsi="Cambria" w:cstheme="majorHAnsi"/>
            <w:highlight w:val="yellow"/>
            <w:rPrChange w:id="272" w:author="FARIDA" w:date="2024-11-05T14:51:00Z">
              <w:rPr>
                <w:rFonts w:ascii="Cambria" w:hAnsi="Cambria" w:cstheme="majorHAnsi"/>
              </w:rPr>
            </w:rPrChange>
          </w:rPr>
          <w:delText>o</w:delText>
        </w:r>
        <w:r w:rsidRPr="00255D74" w:rsidDel="00860857">
          <w:rPr>
            <w:rFonts w:ascii="Cambria" w:hAnsi="Cambria" w:cstheme="majorHAnsi"/>
            <w:highlight w:val="yellow"/>
            <w:rPrChange w:id="273" w:author="FARIDA" w:date="2024-11-05T14:51:00Z">
              <w:rPr>
                <w:rFonts w:ascii="Cambria" w:hAnsi="Cambria" w:cstheme="majorHAnsi"/>
              </w:rPr>
            </w:rPrChange>
          </w:rPr>
          <w:delText xml:space="preserve">bat ke rumah </w:delText>
        </w:r>
        <w:r w:rsidR="00620C25" w:rsidRPr="00255D74" w:rsidDel="00860857">
          <w:rPr>
            <w:rFonts w:ascii="Cambria" w:hAnsi="Cambria" w:cstheme="majorHAnsi"/>
            <w:highlight w:val="yellow"/>
            <w:rPrChange w:id="274" w:author="FARIDA" w:date="2024-11-05T14:51:00Z">
              <w:rPr>
                <w:rFonts w:ascii="Cambria" w:hAnsi="Cambria" w:cstheme="majorHAnsi"/>
              </w:rPr>
            </w:rPrChange>
          </w:rPr>
          <w:delText>Peserta</w:delText>
        </w:r>
        <w:r w:rsidRPr="00255D74" w:rsidDel="00860857">
          <w:rPr>
            <w:rFonts w:ascii="Cambria" w:hAnsi="Cambria" w:cstheme="majorHAnsi"/>
            <w:highlight w:val="yellow"/>
            <w:rPrChange w:id="275" w:author="FARIDA" w:date="2024-11-05T14:51:00Z">
              <w:rPr>
                <w:rFonts w:ascii="Cambria" w:hAnsi="Cambria" w:cstheme="majorHAnsi"/>
              </w:rPr>
            </w:rPrChange>
          </w:rPr>
          <w:delText xml:space="preserve"> (Max 1</w:delText>
        </w:r>
      </w:del>
      <w:ins w:id="276" w:author="FARIDA" w:date="2024-11-05T14:51:00Z">
        <w:del w:id="277" w:author="Ratna RS Prima Husada" w:date="2024-12-05T16:01:00Z">
          <w:r w:rsidR="00255D74" w:rsidRPr="00255D74" w:rsidDel="00860857">
            <w:rPr>
              <w:rFonts w:ascii="Cambria" w:hAnsi="Cambria" w:cstheme="majorHAnsi"/>
              <w:highlight w:val="yellow"/>
              <w:rPrChange w:id="278" w:author="FARIDA" w:date="2024-11-05T14:51:00Z">
                <w:rPr>
                  <w:rFonts w:ascii="Cambria" w:hAnsi="Cambria" w:cstheme="majorHAnsi"/>
                </w:rPr>
              </w:rPrChange>
            </w:rPr>
            <w:delText>5</w:delText>
          </w:r>
        </w:del>
      </w:ins>
      <w:del w:id="279" w:author="Ratna RS Prima Husada" w:date="2024-12-05T16:01:00Z">
        <w:r w:rsidRPr="00255D74" w:rsidDel="00860857">
          <w:rPr>
            <w:rFonts w:ascii="Cambria" w:hAnsi="Cambria" w:cstheme="majorHAnsi"/>
            <w:highlight w:val="yellow"/>
            <w:rPrChange w:id="280" w:author="FARIDA" w:date="2024-11-05T14:51:00Z">
              <w:rPr>
                <w:rFonts w:ascii="Cambria" w:hAnsi="Cambria" w:cstheme="majorHAnsi"/>
              </w:rPr>
            </w:rPrChange>
          </w:rPr>
          <w:delText xml:space="preserve">5 Km) </w:delText>
        </w:r>
        <w:r w:rsidR="009D6CCD" w:rsidRPr="00255D74" w:rsidDel="00860857">
          <w:rPr>
            <w:rFonts w:ascii="Cambria" w:hAnsi="Cambria" w:cstheme="majorHAnsi"/>
            <w:highlight w:val="yellow"/>
            <w:rPrChange w:id="281" w:author="FARIDA" w:date="2024-11-05T14:51:00Z">
              <w:rPr>
                <w:rFonts w:ascii="Cambria" w:hAnsi="Cambria" w:cstheme="majorHAnsi"/>
              </w:rPr>
            </w:rPrChange>
          </w:rPr>
          <w:delText>melalui</w:delText>
        </w:r>
        <w:r w:rsidRPr="00255D74" w:rsidDel="00860857">
          <w:rPr>
            <w:rFonts w:ascii="Cambria" w:hAnsi="Cambria" w:cstheme="majorHAnsi"/>
            <w:highlight w:val="yellow"/>
            <w:rPrChange w:id="282" w:author="FARIDA" w:date="2024-11-05T14:51:00Z">
              <w:rPr>
                <w:rFonts w:ascii="Cambria" w:hAnsi="Cambria" w:cstheme="majorHAnsi"/>
              </w:rPr>
            </w:rPrChange>
          </w:rPr>
          <w:delText xml:space="preserve"> kurir Rumah Sakit/Klinik</w:delText>
        </w:r>
        <w:r w:rsidRPr="002A0A71" w:rsidDel="00860857">
          <w:rPr>
            <w:rFonts w:ascii="Cambria" w:hAnsi="Cambria" w:cstheme="majorHAnsi"/>
          </w:rPr>
          <w:delText>.</w:delText>
        </w:r>
      </w:del>
    </w:p>
    <w:p w14:paraId="0F9C292E" w14:textId="2B815EE8" w:rsidR="00060C0C" w:rsidRPr="00255D74" w:rsidDel="00860857" w:rsidRDefault="00060C0C" w:rsidP="00060C0C">
      <w:pPr>
        <w:pStyle w:val="ListParagraph1"/>
        <w:numPr>
          <w:ilvl w:val="0"/>
          <w:numId w:val="53"/>
        </w:numPr>
        <w:jc w:val="both"/>
        <w:rPr>
          <w:del w:id="283" w:author="Ratna RS Prima Husada" w:date="2024-12-05T16:01:00Z"/>
          <w:rFonts w:ascii="Cambria" w:hAnsi="Cambria" w:cs="Arial"/>
          <w:highlight w:val="yellow"/>
          <w:rPrChange w:id="284" w:author="FARIDA" w:date="2024-11-05T14:51:00Z">
            <w:rPr>
              <w:del w:id="285" w:author="Ratna RS Prima Husada" w:date="2024-12-05T16:01:00Z"/>
              <w:rFonts w:ascii="Cambria" w:hAnsi="Cambria" w:cs="Arial"/>
            </w:rPr>
          </w:rPrChange>
        </w:rPr>
      </w:pPr>
      <w:del w:id="286" w:author="Ratna RS Prima Husada" w:date="2024-12-05T16:01:00Z">
        <w:r w:rsidRPr="00255D74" w:rsidDel="00860857">
          <w:rPr>
            <w:rFonts w:ascii="Cambria" w:hAnsi="Cambria" w:cstheme="majorHAnsi"/>
            <w:highlight w:val="yellow"/>
            <w:rPrChange w:id="287" w:author="FARIDA" w:date="2024-11-05T14:51:00Z">
              <w:rPr>
                <w:rFonts w:ascii="Cambria" w:hAnsi="Cambria" w:cstheme="majorHAnsi"/>
              </w:rPr>
            </w:rPrChange>
          </w:rPr>
          <w:delText xml:space="preserve">Webinar, </w:delText>
        </w:r>
        <w:r w:rsidRPr="00255D74" w:rsidDel="00860857">
          <w:rPr>
            <w:rFonts w:ascii="Cambria" w:hAnsi="Cambria" w:cstheme="majorHAnsi"/>
            <w:i/>
            <w:iCs/>
            <w:highlight w:val="yellow"/>
            <w:rPrChange w:id="288" w:author="FARIDA" w:date="2024-11-05T14:51:00Z">
              <w:rPr>
                <w:rFonts w:ascii="Cambria" w:hAnsi="Cambria" w:cstheme="majorHAnsi"/>
                <w:i/>
                <w:iCs/>
              </w:rPr>
            </w:rPrChange>
          </w:rPr>
          <w:delText>Health Talk</w:delText>
        </w:r>
        <w:r w:rsidRPr="00255D74" w:rsidDel="00860857">
          <w:rPr>
            <w:rFonts w:ascii="Cambria" w:hAnsi="Cambria" w:cstheme="majorHAnsi"/>
            <w:highlight w:val="yellow"/>
            <w:rPrChange w:id="289" w:author="FARIDA" w:date="2024-11-05T14:51:00Z">
              <w:rPr>
                <w:rFonts w:ascii="Cambria" w:hAnsi="Cambria" w:cstheme="majorHAnsi"/>
              </w:rPr>
            </w:rPrChange>
          </w:rPr>
          <w:delText xml:space="preserve"> dan </w:delText>
        </w:r>
        <w:r w:rsidRPr="00255D74" w:rsidDel="00860857">
          <w:rPr>
            <w:rFonts w:ascii="Cambria" w:hAnsi="Cambria" w:cstheme="majorHAnsi"/>
            <w:i/>
            <w:iCs/>
            <w:highlight w:val="yellow"/>
            <w:rPrChange w:id="290" w:author="FARIDA" w:date="2024-11-05T14:51:00Z">
              <w:rPr>
                <w:rFonts w:ascii="Cambria" w:hAnsi="Cambria" w:cstheme="majorHAnsi"/>
                <w:i/>
                <w:iCs/>
              </w:rPr>
            </w:rPrChange>
          </w:rPr>
          <w:delText>Free Mini Medical Check Up</w:delText>
        </w:r>
        <w:r w:rsidRPr="00255D74" w:rsidDel="00860857">
          <w:rPr>
            <w:rFonts w:ascii="Cambria" w:hAnsi="Cambria" w:cstheme="majorHAnsi"/>
            <w:highlight w:val="yellow"/>
            <w:rPrChange w:id="291" w:author="FARIDA" w:date="2024-11-05T14:51:00Z">
              <w:rPr>
                <w:rFonts w:ascii="Cambria" w:hAnsi="Cambria" w:cstheme="majorHAnsi"/>
              </w:rPr>
            </w:rPrChange>
          </w:rPr>
          <w:delText>: Cek Lab GDS, Kolesterol, Asam Urat (Ketersediaan pemeriksaan cek lab   di R</w:delText>
        </w:r>
        <w:r w:rsidR="002A0A71" w:rsidRPr="00255D74" w:rsidDel="00860857">
          <w:rPr>
            <w:rFonts w:ascii="Cambria" w:hAnsi="Cambria" w:cstheme="majorHAnsi"/>
            <w:highlight w:val="yellow"/>
            <w:rPrChange w:id="292" w:author="FARIDA" w:date="2024-11-05T14:51:00Z">
              <w:rPr>
                <w:rFonts w:ascii="Cambria" w:hAnsi="Cambria" w:cstheme="majorHAnsi"/>
              </w:rPr>
            </w:rPrChange>
          </w:rPr>
          <w:delText xml:space="preserve">umah </w:delText>
        </w:r>
        <w:r w:rsidRPr="00255D74" w:rsidDel="00860857">
          <w:rPr>
            <w:rFonts w:ascii="Cambria" w:hAnsi="Cambria" w:cstheme="majorHAnsi"/>
            <w:highlight w:val="yellow"/>
            <w:rPrChange w:id="293" w:author="FARIDA" w:date="2024-11-05T14:51:00Z">
              <w:rPr>
                <w:rFonts w:ascii="Cambria" w:hAnsi="Cambria" w:cstheme="majorHAnsi"/>
              </w:rPr>
            </w:rPrChange>
          </w:rPr>
          <w:delText>S</w:delText>
        </w:r>
        <w:r w:rsidR="002A0A71" w:rsidRPr="00255D74" w:rsidDel="00860857">
          <w:rPr>
            <w:rFonts w:ascii="Cambria" w:hAnsi="Cambria" w:cstheme="majorHAnsi"/>
            <w:highlight w:val="yellow"/>
            <w:rPrChange w:id="294" w:author="FARIDA" w:date="2024-11-05T14:51:00Z">
              <w:rPr>
                <w:rFonts w:ascii="Cambria" w:hAnsi="Cambria" w:cstheme="majorHAnsi"/>
              </w:rPr>
            </w:rPrChange>
          </w:rPr>
          <w:delText>akit</w:delText>
        </w:r>
        <w:r w:rsidRPr="00255D74" w:rsidDel="00860857">
          <w:rPr>
            <w:rFonts w:ascii="Cambria" w:hAnsi="Cambria" w:cstheme="majorHAnsi"/>
            <w:highlight w:val="yellow"/>
            <w:rPrChange w:id="295" w:author="FARIDA" w:date="2024-11-05T14:51:00Z">
              <w:rPr>
                <w:rFonts w:ascii="Cambria" w:hAnsi="Cambria" w:cstheme="majorHAnsi"/>
              </w:rPr>
            </w:rPrChange>
          </w:rPr>
          <w:delText>).</w:delText>
        </w:r>
      </w:del>
    </w:p>
    <w:p w14:paraId="1708AFF7" w14:textId="77777777" w:rsidR="00F54563" w:rsidRPr="00A96F6C" w:rsidRDefault="00F54563" w:rsidP="0017213B">
      <w:pPr>
        <w:pStyle w:val="ListParagraph1"/>
        <w:ind w:left="0"/>
        <w:jc w:val="both"/>
        <w:rPr>
          <w:rFonts w:ascii="Cambria" w:hAnsi="Cambria" w:cs="Arial"/>
        </w:rPr>
      </w:pPr>
    </w:p>
    <w:p w14:paraId="11F31A12" w14:textId="77777777" w:rsidR="00060C0C" w:rsidRPr="00A96F6C" w:rsidRDefault="00060C0C" w:rsidP="00060C0C">
      <w:pPr>
        <w:pStyle w:val="ListParagraph1"/>
        <w:numPr>
          <w:ilvl w:val="1"/>
          <w:numId w:val="56"/>
        </w:numPr>
        <w:tabs>
          <w:tab w:val="left" w:pos="450"/>
          <w:tab w:val="left" w:pos="540"/>
        </w:tabs>
        <w:ind w:left="450" w:hanging="450"/>
        <w:jc w:val="both"/>
        <w:rPr>
          <w:rFonts w:ascii="Cambria" w:hAnsi="Cambria" w:cs="Arial"/>
        </w:rPr>
      </w:pPr>
      <w:proofErr w:type="spellStart"/>
      <w:r w:rsidRPr="00A96F6C">
        <w:rPr>
          <w:rFonts w:ascii="Cambria" w:hAnsi="Cambria" w:cs="Arial"/>
          <w:bCs/>
        </w:rPr>
        <w:t>Pihak</w:t>
      </w:r>
      <w:proofErr w:type="spellEnd"/>
      <w:r w:rsidRPr="00A96F6C">
        <w:rPr>
          <w:rFonts w:ascii="Cambria" w:hAnsi="Cambria" w:cs="Arial"/>
          <w:bCs/>
        </w:rPr>
        <w:t xml:space="preserve"> </w:t>
      </w:r>
      <w:proofErr w:type="spellStart"/>
      <w:r w:rsidRPr="00A96F6C">
        <w:rPr>
          <w:rFonts w:ascii="Cambria" w:hAnsi="Cambria" w:cs="Arial"/>
          <w:bCs/>
        </w:rPr>
        <w:t>Kedua</w:t>
      </w:r>
      <w:proofErr w:type="spellEnd"/>
      <w:r w:rsidRPr="00A96F6C">
        <w:rPr>
          <w:rFonts w:ascii="Cambria" w:hAnsi="Cambria" w:cs="Arial"/>
        </w:rPr>
        <w:t xml:space="preserve"> </w:t>
      </w:r>
      <w:proofErr w:type="spellStart"/>
      <w:r w:rsidRPr="00A96F6C">
        <w:rPr>
          <w:rFonts w:ascii="Cambria" w:hAnsi="Cambria" w:cs="Arial"/>
        </w:rPr>
        <w:t>baik</w:t>
      </w:r>
      <w:proofErr w:type="spellEnd"/>
      <w:r w:rsidRPr="00A96F6C">
        <w:rPr>
          <w:rFonts w:ascii="Cambria" w:hAnsi="Cambria" w:cs="Arial"/>
        </w:rPr>
        <w:t xml:space="preserve"> </w:t>
      </w:r>
      <w:proofErr w:type="spellStart"/>
      <w:r w:rsidRPr="00A96F6C">
        <w:rPr>
          <w:rFonts w:ascii="Cambria" w:hAnsi="Cambria" w:cs="Arial"/>
        </w:rPr>
        <w:t>secara</w:t>
      </w:r>
      <w:proofErr w:type="spellEnd"/>
      <w:r w:rsidRPr="00A96F6C">
        <w:rPr>
          <w:rFonts w:ascii="Cambria" w:hAnsi="Cambria" w:cs="Arial"/>
        </w:rPr>
        <w:t xml:space="preserve"> </w:t>
      </w:r>
      <w:proofErr w:type="spellStart"/>
      <w:r w:rsidRPr="00A96F6C">
        <w:rPr>
          <w:rFonts w:ascii="Cambria" w:hAnsi="Cambria" w:cs="Arial"/>
        </w:rPr>
        <w:t>sendiri</w:t>
      </w:r>
      <w:proofErr w:type="spellEnd"/>
      <w:r w:rsidRPr="00A96F6C">
        <w:rPr>
          <w:rFonts w:ascii="Cambria" w:hAnsi="Cambria" w:cs="Arial"/>
        </w:rPr>
        <w:t xml:space="preserve"> </w:t>
      </w:r>
      <w:proofErr w:type="spellStart"/>
      <w:r w:rsidRPr="00A96F6C">
        <w:rPr>
          <w:rFonts w:ascii="Cambria" w:hAnsi="Cambria" w:cs="Arial"/>
        </w:rPr>
        <w:t>maupun</w:t>
      </w:r>
      <w:proofErr w:type="spellEnd"/>
      <w:r w:rsidRPr="00A96F6C">
        <w:rPr>
          <w:rFonts w:ascii="Cambria" w:hAnsi="Cambria" w:cs="Arial"/>
        </w:rPr>
        <w:t xml:space="preserve"> </w:t>
      </w:r>
      <w:proofErr w:type="spellStart"/>
      <w:r w:rsidRPr="00A96F6C">
        <w:rPr>
          <w:rFonts w:ascii="Cambria" w:hAnsi="Cambria" w:cs="Arial"/>
        </w:rPr>
        <w:t>bersama-sama</w:t>
      </w:r>
      <w:proofErr w:type="spellEnd"/>
      <w:r w:rsidRPr="00A96F6C">
        <w:rPr>
          <w:rFonts w:ascii="Cambria" w:hAnsi="Cambria" w:cs="Arial"/>
        </w:rPr>
        <w:t xml:space="preserve"> </w:t>
      </w:r>
      <w:proofErr w:type="spellStart"/>
      <w:r w:rsidRPr="00A96F6C">
        <w:rPr>
          <w:rFonts w:ascii="Cambria" w:hAnsi="Cambria" w:cs="Arial"/>
        </w:rPr>
        <w:t>dengan</w:t>
      </w:r>
      <w:proofErr w:type="spellEnd"/>
      <w:r w:rsidRPr="00A96F6C">
        <w:rPr>
          <w:rFonts w:ascii="Cambria" w:hAnsi="Cambria" w:cs="Arial"/>
        </w:rPr>
        <w:t xml:space="preserve"> </w:t>
      </w:r>
      <w:proofErr w:type="spellStart"/>
      <w:r w:rsidRPr="00A96F6C">
        <w:rPr>
          <w:rFonts w:ascii="Cambria" w:hAnsi="Cambria" w:cs="Arial"/>
          <w:bCs/>
        </w:rPr>
        <w:t>Pihak</w:t>
      </w:r>
      <w:proofErr w:type="spellEnd"/>
      <w:r w:rsidRPr="00A96F6C">
        <w:rPr>
          <w:rFonts w:ascii="Cambria" w:hAnsi="Cambria" w:cs="Arial"/>
          <w:bCs/>
        </w:rPr>
        <w:t xml:space="preserve"> </w:t>
      </w:r>
      <w:proofErr w:type="spellStart"/>
      <w:r w:rsidRPr="00A96F6C">
        <w:rPr>
          <w:rFonts w:ascii="Cambria" w:hAnsi="Cambria" w:cs="Arial"/>
          <w:bCs/>
        </w:rPr>
        <w:t>Pertama</w:t>
      </w:r>
      <w:proofErr w:type="spellEnd"/>
      <w:r w:rsidRPr="00A96F6C">
        <w:rPr>
          <w:rFonts w:ascii="Cambria" w:hAnsi="Cambria" w:cs="Arial"/>
        </w:rPr>
        <w:t xml:space="preserve">, </w:t>
      </w:r>
      <w:proofErr w:type="spellStart"/>
      <w:r w:rsidRPr="00A96F6C">
        <w:rPr>
          <w:rFonts w:ascii="Cambria" w:hAnsi="Cambria" w:cs="Arial"/>
        </w:rPr>
        <w:t>akan</w:t>
      </w:r>
      <w:proofErr w:type="spellEnd"/>
      <w:r w:rsidRPr="00A96F6C">
        <w:rPr>
          <w:rFonts w:ascii="Cambria" w:hAnsi="Cambria" w:cs="Arial"/>
        </w:rPr>
        <w:t xml:space="preserve"> </w:t>
      </w:r>
      <w:proofErr w:type="spellStart"/>
      <w:r w:rsidRPr="00A96F6C">
        <w:rPr>
          <w:rFonts w:ascii="Cambria" w:hAnsi="Cambria" w:cs="Arial"/>
        </w:rPr>
        <w:t>menyelenggarakan</w:t>
      </w:r>
      <w:proofErr w:type="spellEnd"/>
      <w:r w:rsidRPr="00A96F6C">
        <w:rPr>
          <w:rFonts w:ascii="Cambria" w:hAnsi="Cambria" w:cs="Arial"/>
        </w:rPr>
        <w:t xml:space="preserve"> </w:t>
      </w:r>
      <w:r w:rsidRPr="00A96F6C">
        <w:rPr>
          <w:rFonts w:ascii="Cambria" w:hAnsi="Cambria" w:cs="Arial"/>
          <w:i/>
          <w:iCs/>
        </w:rPr>
        <w:t>Wellness Program</w:t>
      </w:r>
      <w:r w:rsidRPr="00A96F6C">
        <w:rPr>
          <w:rFonts w:ascii="Cambria" w:hAnsi="Cambria" w:cs="Arial"/>
        </w:rPr>
        <w:t xml:space="preserve"> </w:t>
      </w:r>
      <w:proofErr w:type="spellStart"/>
      <w:r w:rsidRPr="00A96F6C">
        <w:rPr>
          <w:rFonts w:ascii="Cambria" w:hAnsi="Cambria" w:cs="Arial"/>
        </w:rPr>
        <w:t>untuk</w:t>
      </w:r>
      <w:proofErr w:type="spellEnd"/>
      <w:r w:rsidRPr="00A96F6C">
        <w:rPr>
          <w:rFonts w:ascii="Cambria" w:hAnsi="Cambria" w:cs="Arial"/>
        </w:rPr>
        <w:t xml:space="preserve"> </w:t>
      </w:r>
      <w:proofErr w:type="spellStart"/>
      <w:r w:rsidRPr="00A96F6C">
        <w:rPr>
          <w:rFonts w:ascii="Cambria" w:hAnsi="Cambria" w:cs="Arial"/>
        </w:rPr>
        <w:t>nasabah</w:t>
      </w:r>
      <w:proofErr w:type="spellEnd"/>
      <w:r w:rsidRPr="00A96F6C">
        <w:rPr>
          <w:rFonts w:ascii="Cambria" w:hAnsi="Cambria" w:cs="Arial"/>
        </w:rPr>
        <w:t xml:space="preserve"> </w:t>
      </w:r>
      <w:proofErr w:type="spellStart"/>
      <w:r w:rsidRPr="00A96F6C">
        <w:rPr>
          <w:rFonts w:ascii="Cambria" w:hAnsi="Cambria" w:cs="Arial"/>
        </w:rPr>
        <w:t>Pihak</w:t>
      </w:r>
      <w:proofErr w:type="spellEnd"/>
      <w:r w:rsidRPr="00A96F6C">
        <w:rPr>
          <w:rFonts w:ascii="Cambria" w:hAnsi="Cambria" w:cs="Arial"/>
        </w:rPr>
        <w:t xml:space="preserve"> </w:t>
      </w:r>
      <w:proofErr w:type="spellStart"/>
      <w:r w:rsidRPr="00A96F6C">
        <w:rPr>
          <w:rFonts w:ascii="Cambria" w:hAnsi="Cambria" w:cs="Arial"/>
        </w:rPr>
        <w:t>Pertama</w:t>
      </w:r>
      <w:proofErr w:type="spellEnd"/>
      <w:r w:rsidRPr="00A96F6C">
        <w:rPr>
          <w:rFonts w:ascii="Cambria" w:hAnsi="Cambria" w:cs="Arial"/>
        </w:rPr>
        <w:t xml:space="preserve"> </w:t>
      </w:r>
      <w:proofErr w:type="spellStart"/>
      <w:r w:rsidRPr="00A96F6C">
        <w:rPr>
          <w:rFonts w:ascii="Cambria" w:hAnsi="Cambria" w:cs="Arial"/>
        </w:rPr>
        <w:t>dengan</w:t>
      </w:r>
      <w:proofErr w:type="spellEnd"/>
      <w:r w:rsidRPr="00A96F6C">
        <w:rPr>
          <w:rFonts w:ascii="Cambria" w:hAnsi="Cambria" w:cs="Arial"/>
        </w:rPr>
        <w:t xml:space="preserve"> </w:t>
      </w:r>
      <w:proofErr w:type="spellStart"/>
      <w:r w:rsidRPr="00A96F6C">
        <w:rPr>
          <w:rFonts w:ascii="Cambria" w:hAnsi="Cambria" w:cs="Arial"/>
        </w:rPr>
        <w:t>ketentuan</w:t>
      </w:r>
      <w:proofErr w:type="spellEnd"/>
      <w:r w:rsidRPr="00A96F6C">
        <w:rPr>
          <w:rFonts w:ascii="Cambria" w:hAnsi="Cambria" w:cs="Arial"/>
        </w:rPr>
        <w:t xml:space="preserve"> dan </w:t>
      </w:r>
      <w:proofErr w:type="spellStart"/>
      <w:r w:rsidRPr="00A96F6C">
        <w:rPr>
          <w:rFonts w:ascii="Cambria" w:hAnsi="Cambria" w:cs="Arial"/>
        </w:rPr>
        <w:t>syarat</w:t>
      </w:r>
      <w:proofErr w:type="spellEnd"/>
      <w:r w:rsidRPr="00A96F6C">
        <w:rPr>
          <w:rFonts w:ascii="Cambria" w:hAnsi="Cambria" w:cs="Arial"/>
        </w:rPr>
        <w:t xml:space="preserve"> yang </w:t>
      </w:r>
      <w:proofErr w:type="spellStart"/>
      <w:r w:rsidRPr="00A96F6C">
        <w:rPr>
          <w:rFonts w:ascii="Cambria" w:hAnsi="Cambria" w:cs="Arial"/>
        </w:rPr>
        <w:t>disepakati</w:t>
      </w:r>
      <w:proofErr w:type="spellEnd"/>
      <w:r w:rsidRPr="00A96F6C">
        <w:rPr>
          <w:rFonts w:ascii="Cambria" w:hAnsi="Cambria" w:cs="Arial"/>
        </w:rPr>
        <w:t xml:space="preserve"> </w:t>
      </w:r>
      <w:proofErr w:type="spellStart"/>
      <w:r w:rsidRPr="00A96F6C">
        <w:rPr>
          <w:rFonts w:ascii="Cambria" w:hAnsi="Cambria" w:cs="Arial"/>
        </w:rPr>
        <w:t>bersama</w:t>
      </w:r>
      <w:proofErr w:type="spellEnd"/>
      <w:r w:rsidRPr="00A96F6C">
        <w:rPr>
          <w:rFonts w:ascii="Cambria" w:hAnsi="Cambria" w:cs="Arial"/>
        </w:rPr>
        <w:t xml:space="preserve"> oleh Para </w:t>
      </w:r>
      <w:proofErr w:type="spellStart"/>
      <w:r w:rsidRPr="00A96F6C">
        <w:rPr>
          <w:rFonts w:ascii="Cambria" w:hAnsi="Cambria" w:cs="Arial"/>
        </w:rPr>
        <w:t>Pihak</w:t>
      </w:r>
      <w:proofErr w:type="spellEnd"/>
      <w:r w:rsidRPr="00A96F6C">
        <w:rPr>
          <w:rFonts w:ascii="Cambria" w:hAnsi="Cambria" w:cs="Arial"/>
        </w:rPr>
        <w:t xml:space="preserve"> </w:t>
      </w:r>
      <w:proofErr w:type="spellStart"/>
      <w:r w:rsidRPr="00A96F6C">
        <w:rPr>
          <w:rFonts w:ascii="Cambria" w:hAnsi="Cambria" w:cs="Arial"/>
        </w:rPr>
        <w:t>dalam</w:t>
      </w:r>
      <w:proofErr w:type="spellEnd"/>
      <w:r w:rsidRPr="00A96F6C">
        <w:rPr>
          <w:rFonts w:ascii="Cambria" w:hAnsi="Cambria" w:cs="Arial"/>
        </w:rPr>
        <w:t xml:space="preserve"> </w:t>
      </w:r>
      <w:proofErr w:type="spellStart"/>
      <w:r w:rsidRPr="00A96F6C">
        <w:rPr>
          <w:rFonts w:ascii="Cambria" w:hAnsi="Cambria" w:cs="Arial"/>
        </w:rPr>
        <w:t>waktu</w:t>
      </w:r>
      <w:proofErr w:type="spellEnd"/>
      <w:r w:rsidRPr="00A96F6C">
        <w:rPr>
          <w:rFonts w:ascii="Cambria" w:hAnsi="Cambria" w:cs="Arial"/>
        </w:rPr>
        <w:t xml:space="preserve"> 2 (dua) </w:t>
      </w:r>
      <w:proofErr w:type="spellStart"/>
      <w:r w:rsidRPr="00A96F6C">
        <w:rPr>
          <w:rFonts w:ascii="Cambria" w:hAnsi="Cambria" w:cs="Arial"/>
        </w:rPr>
        <w:t>bulan</w:t>
      </w:r>
      <w:proofErr w:type="spellEnd"/>
      <w:r w:rsidRPr="00A96F6C">
        <w:rPr>
          <w:rFonts w:ascii="Cambria" w:hAnsi="Cambria" w:cs="Arial"/>
        </w:rPr>
        <w:t xml:space="preserve"> </w:t>
      </w:r>
      <w:proofErr w:type="spellStart"/>
      <w:r w:rsidRPr="00A96F6C">
        <w:rPr>
          <w:rFonts w:ascii="Cambria" w:hAnsi="Cambria" w:cs="Arial"/>
        </w:rPr>
        <w:t>sekali</w:t>
      </w:r>
      <w:proofErr w:type="spellEnd"/>
      <w:r w:rsidRPr="00A96F6C">
        <w:rPr>
          <w:rFonts w:ascii="Cambria" w:hAnsi="Cambria" w:cs="Arial"/>
        </w:rPr>
        <w:t>.</w:t>
      </w:r>
    </w:p>
    <w:p w14:paraId="6F918B0F" w14:textId="77777777" w:rsidR="002C529A" w:rsidRPr="00A96F6C" w:rsidRDefault="002C529A" w:rsidP="00A96F6C">
      <w:pPr>
        <w:pStyle w:val="ListParagraph1"/>
        <w:tabs>
          <w:tab w:val="left" w:pos="450"/>
          <w:tab w:val="left" w:pos="540"/>
        </w:tabs>
        <w:ind w:left="450"/>
        <w:jc w:val="both"/>
        <w:rPr>
          <w:rFonts w:ascii="Cambria" w:hAnsi="Cambria" w:cs="Arial"/>
        </w:rPr>
      </w:pPr>
    </w:p>
    <w:p w14:paraId="08265EA9" w14:textId="77777777" w:rsidR="00060C0C" w:rsidRPr="00A96F6C" w:rsidRDefault="00060C0C" w:rsidP="00060C0C">
      <w:pPr>
        <w:pStyle w:val="ListParagraph1"/>
        <w:numPr>
          <w:ilvl w:val="1"/>
          <w:numId w:val="56"/>
        </w:numPr>
        <w:tabs>
          <w:tab w:val="left" w:pos="450"/>
          <w:tab w:val="left" w:pos="540"/>
        </w:tabs>
        <w:ind w:left="450" w:hanging="450"/>
        <w:jc w:val="both"/>
        <w:rPr>
          <w:rFonts w:ascii="Cambria" w:hAnsi="Cambria" w:cs="Arial"/>
        </w:rPr>
      </w:pPr>
      <w:proofErr w:type="spellStart"/>
      <w:r w:rsidRPr="00A96F6C">
        <w:rPr>
          <w:rFonts w:ascii="Cambria" w:hAnsi="Cambria" w:cs="Arial"/>
          <w:bCs/>
        </w:rPr>
        <w:t>Pihak</w:t>
      </w:r>
      <w:proofErr w:type="spellEnd"/>
      <w:r w:rsidRPr="00A96F6C">
        <w:rPr>
          <w:rFonts w:ascii="Cambria" w:hAnsi="Cambria" w:cs="Arial"/>
          <w:bCs/>
        </w:rPr>
        <w:t xml:space="preserve"> </w:t>
      </w:r>
      <w:proofErr w:type="spellStart"/>
      <w:r w:rsidRPr="00A96F6C">
        <w:rPr>
          <w:rFonts w:ascii="Cambria" w:hAnsi="Cambria" w:cs="Arial"/>
          <w:bCs/>
        </w:rPr>
        <w:t>Pertama</w:t>
      </w:r>
      <w:proofErr w:type="spellEnd"/>
      <w:r w:rsidRPr="00A96F6C">
        <w:rPr>
          <w:rFonts w:ascii="Cambria" w:hAnsi="Cambria" w:cs="Arial"/>
        </w:rPr>
        <w:t xml:space="preserve"> </w:t>
      </w:r>
      <w:proofErr w:type="spellStart"/>
      <w:r w:rsidRPr="00A96F6C">
        <w:rPr>
          <w:rFonts w:ascii="Cambria" w:hAnsi="Cambria" w:cs="Arial"/>
        </w:rPr>
        <w:t>akan</w:t>
      </w:r>
      <w:proofErr w:type="spellEnd"/>
      <w:r w:rsidRPr="00A96F6C">
        <w:rPr>
          <w:rFonts w:ascii="Cambria" w:hAnsi="Cambria" w:cs="Arial"/>
        </w:rPr>
        <w:t xml:space="preserve"> </w:t>
      </w:r>
      <w:proofErr w:type="spellStart"/>
      <w:r w:rsidRPr="00A96F6C">
        <w:rPr>
          <w:rFonts w:ascii="Cambria" w:hAnsi="Cambria" w:cs="Arial"/>
        </w:rPr>
        <w:t>memberikan</w:t>
      </w:r>
      <w:proofErr w:type="spellEnd"/>
      <w:r w:rsidRPr="00A96F6C">
        <w:rPr>
          <w:rFonts w:ascii="Cambria" w:hAnsi="Cambria" w:cs="Arial"/>
        </w:rPr>
        <w:t xml:space="preserve"> </w:t>
      </w:r>
      <w:proofErr w:type="spellStart"/>
      <w:r w:rsidRPr="00A96F6C">
        <w:rPr>
          <w:rFonts w:ascii="Cambria" w:hAnsi="Cambria" w:cs="Arial"/>
        </w:rPr>
        <w:t>informasi</w:t>
      </w:r>
      <w:proofErr w:type="spellEnd"/>
      <w:r w:rsidRPr="00A96F6C">
        <w:rPr>
          <w:rFonts w:ascii="Cambria" w:hAnsi="Cambria" w:cs="Arial"/>
        </w:rPr>
        <w:t xml:space="preserve"> </w:t>
      </w:r>
      <w:proofErr w:type="spellStart"/>
      <w:r w:rsidRPr="00A96F6C">
        <w:rPr>
          <w:rFonts w:ascii="Cambria" w:hAnsi="Cambria" w:cs="Arial"/>
        </w:rPr>
        <w:t>kebutuhan</w:t>
      </w:r>
      <w:proofErr w:type="spellEnd"/>
      <w:r w:rsidRPr="00A96F6C">
        <w:rPr>
          <w:rFonts w:ascii="Cambria" w:hAnsi="Cambria" w:cs="Arial"/>
        </w:rPr>
        <w:t xml:space="preserve"> MCU </w:t>
      </w:r>
      <w:proofErr w:type="spellStart"/>
      <w:r w:rsidRPr="00A96F6C">
        <w:rPr>
          <w:rFonts w:ascii="Cambria" w:hAnsi="Cambria" w:cs="Arial"/>
        </w:rPr>
        <w:t>dari</w:t>
      </w:r>
      <w:proofErr w:type="spellEnd"/>
      <w:r w:rsidRPr="00A96F6C">
        <w:rPr>
          <w:rFonts w:ascii="Cambria" w:hAnsi="Cambria" w:cs="Arial"/>
        </w:rPr>
        <w:t xml:space="preserve"> </w:t>
      </w:r>
      <w:r w:rsidRPr="00A96F6C">
        <w:rPr>
          <w:rFonts w:ascii="Cambria" w:hAnsi="Cambria" w:cs="Arial"/>
          <w:i/>
        </w:rPr>
        <w:t>client corporate</w:t>
      </w:r>
      <w:r w:rsidRPr="00A96F6C">
        <w:rPr>
          <w:rFonts w:ascii="Cambria" w:hAnsi="Cambria" w:cs="Arial"/>
        </w:rPr>
        <w:t xml:space="preserve"> </w:t>
      </w:r>
      <w:proofErr w:type="spellStart"/>
      <w:r w:rsidRPr="00A96F6C">
        <w:rPr>
          <w:rFonts w:ascii="Cambria" w:hAnsi="Cambria" w:cs="Arial"/>
        </w:rPr>
        <w:t>atau</w:t>
      </w:r>
      <w:proofErr w:type="spellEnd"/>
      <w:r w:rsidRPr="00A96F6C">
        <w:rPr>
          <w:rFonts w:ascii="Cambria" w:hAnsi="Cambria" w:cs="Arial"/>
        </w:rPr>
        <w:t xml:space="preserve"> </w:t>
      </w:r>
      <w:proofErr w:type="spellStart"/>
      <w:r w:rsidRPr="00A96F6C">
        <w:rPr>
          <w:rFonts w:ascii="Cambria" w:hAnsi="Cambria" w:cs="Arial"/>
        </w:rPr>
        <w:t>individu</w:t>
      </w:r>
      <w:proofErr w:type="spellEnd"/>
      <w:r w:rsidRPr="00A96F6C">
        <w:rPr>
          <w:rFonts w:ascii="Cambria" w:hAnsi="Cambria" w:cs="Arial"/>
        </w:rPr>
        <w:t xml:space="preserve"> </w:t>
      </w:r>
      <w:proofErr w:type="spellStart"/>
      <w:r w:rsidRPr="00A96F6C">
        <w:rPr>
          <w:rFonts w:ascii="Cambria" w:hAnsi="Cambria" w:cs="Arial"/>
        </w:rPr>
        <w:t>kepada</w:t>
      </w:r>
      <w:proofErr w:type="spellEnd"/>
      <w:r w:rsidRPr="00A96F6C">
        <w:rPr>
          <w:rFonts w:ascii="Cambria" w:hAnsi="Cambria" w:cs="Arial"/>
        </w:rPr>
        <w:t xml:space="preserve"> </w:t>
      </w:r>
      <w:proofErr w:type="spellStart"/>
      <w:r w:rsidRPr="00A96F6C">
        <w:rPr>
          <w:rFonts w:ascii="Cambria" w:hAnsi="Cambria" w:cs="Arial"/>
          <w:bCs/>
        </w:rPr>
        <w:t>Pihak</w:t>
      </w:r>
      <w:proofErr w:type="spellEnd"/>
      <w:r w:rsidRPr="00A96F6C">
        <w:rPr>
          <w:rFonts w:ascii="Cambria" w:hAnsi="Cambria" w:cs="Arial"/>
          <w:bCs/>
        </w:rPr>
        <w:t xml:space="preserve"> </w:t>
      </w:r>
      <w:proofErr w:type="spellStart"/>
      <w:r w:rsidRPr="00A96F6C">
        <w:rPr>
          <w:rFonts w:ascii="Cambria" w:hAnsi="Cambria" w:cs="Arial"/>
          <w:bCs/>
        </w:rPr>
        <w:t>Kedua</w:t>
      </w:r>
      <w:proofErr w:type="spellEnd"/>
      <w:r w:rsidRPr="00A96F6C">
        <w:rPr>
          <w:rFonts w:ascii="Cambria" w:hAnsi="Cambria" w:cs="Arial"/>
        </w:rPr>
        <w:t>.</w:t>
      </w:r>
    </w:p>
    <w:p w14:paraId="7214BF43" w14:textId="77777777" w:rsidR="002C529A" w:rsidRPr="00A96F6C" w:rsidRDefault="002C529A" w:rsidP="00A96F6C">
      <w:pPr>
        <w:pStyle w:val="ListParagraph1"/>
        <w:tabs>
          <w:tab w:val="left" w:pos="450"/>
          <w:tab w:val="left" w:pos="540"/>
        </w:tabs>
        <w:ind w:left="450"/>
        <w:jc w:val="both"/>
        <w:rPr>
          <w:rFonts w:ascii="Cambria" w:hAnsi="Cambria" w:cs="Arial"/>
        </w:rPr>
      </w:pPr>
    </w:p>
    <w:p w14:paraId="13D9F367" w14:textId="0626AFD0" w:rsidR="00060C0C" w:rsidRPr="00A96F6C" w:rsidRDefault="00060C0C" w:rsidP="00060C0C">
      <w:pPr>
        <w:pStyle w:val="ListParagraph1"/>
        <w:numPr>
          <w:ilvl w:val="1"/>
          <w:numId w:val="56"/>
        </w:numPr>
        <w:tabs>
          <w:tab w:val="left" w:pos="450"/>
          <w:tab w:val="left" w:pos="540"/>
        </w:tabs>
        <w:ind w:left="450" w:hanging="450"/>
        <w:jc w:val="both"/>
        <w:rPr>
          <w:rFonts w:ascii="Cambria" w:hAnsi="Cambria" w:cs="Arial"/>
        </w:rPr>
      </w:pPr>
      <w:proofErr w:type="spellStart"/>
      <w:r w:rsidRPr="00A96F6C">
        <w:rPr>
          <w:rFonts w:ascii="Cambria" w:hAnsi="Cambria" w:cs="Arial"/>
        </w:rPr>
        <w:t>Untuk</w:t>
      </w:r>
      <w:proofErr w:type="spellEnd"/>
      <w:r w:rsidRPr="00A96F6C">
        <w:rPr>
          <w:rFonts w:ascii="Cambria" w:hAnsi="Cambria" w:cs="Arial"/>
        </w:rPr>
        <w:t xml:space="preserve"> </w:t>
      </w:r>
      <w:proofErr w:type="spellStart"/>
      <w:r w:rsidRPr="00A96F6C">
        <w:rPr>
          <w:rFonts w:ascii="Cambria" w:hAnsi="Cambria" w:cs="Arial"/>
        </w:rPr>
        <w:t>memperoleh</w:t>
      </w:r>
      <w:proofErr w:type="spellEnd"/>
      <w:r w:rsidRPr="00A96F6C">
        <w:rPr>
          <w:rFonts w:ascii="Cambria" w:hAnsi="Cambria" w:cs="Arial"/>
        </w:rPr>
        <w:t xml:space="preserve"> </w:t>
      </w:r>
      <w:proofErr w:type="spellStart"/>
      <w:r w:rsidR="006B1A17">
        <w:rPr>
          <w:rFonts w:ascii="Cambria" w:hAnsi="Cambria" w:cs="Arial"/>
        </w:rPr>
        <w:t>l</w:t>
      </w:r>
      <w:r w:rsidRPr="00A96F6C">
        <w:rPr>
          <w:rFonts w:ascii="Cambria" w:hAnsi="Cambria" w:cs="Arial"/>
        </w:rPr>
        <w:t>ayanan</w:t>
      </w:r>
      <w:proofErr w:type="spellEnd"/>
      <w:r w:rsidRPr="00A96F6C">
        <w:rPr>
          <w:rFonts w:ascii="Cambria" w:hAnsi="Cambria" w:cs="Arial"/>
        </w:rPr>
        <w:t xml:space="preserve"> </w:t>
      </w:r>
      <w:proofErr w:type="spellStart"/>
      <w:r w:rsidR="006B1A17">
        <w:rPr>
          <w:rFonts w:ascii="Cambria" w:hAnsi="Cambria" w:cs="Arial"/>
        </w:rPr>
        <w:t>e</w:t>
      </w:r>
      <w:r w:rsidRPr="00A96F6C">
        <w:rPr>
          <w:rFonts w:ascii="Cambria" w:hAnsi="Cambria" w:cs="Arial"/>
        </w:rPr>
        <w:t>ksklusif</w:t>
      </w:r>
      <w:proofErr w:type="spellEnd"/>
      <w:r w:rsidRPr="00A96F6C">
        <w:rPr>
          <w:rFonts w:ascii="Cambria" w:hAnsi="Cambria" w:cs="Arial"/>
        </w:rPr>
        <w:t xml:space="preserve">, </w:t>
      </w:r>
      <w:proofErr w:type="spellStart"/>
      <w:r w:rsidRPr="00A96F6C">
        <w:rPr>
          <w:rFonts w:ascii="Cambria" w:hAnsi="Cambria" w:cs="Arial"/>
        </w:rPr>
        <w:t>Peserta</w:t>
      </w:r>
      <w:proofErr w:type="spellEnd"/>
      <w:r w:rsidRPr="00A96F6C">
        <w:rPr>
          <w:rFonts w:ascii="Cambria" w:hAnsi="Cambria" w:cs="Arial"/>
        </w:rPr>
        <w:t xml:space="preserve"> </w:t>
      </w:r>
      <w:proofErr w:type="spellStart"/>
      <w:r w:rsidRPr="00A96F6C">
        <w:rPr>
          <w:rFonts w:ascii="Cambria" w:hAnsi="Cambria" w:cs="Arial"/>
        </w:rPr>
        <w:t>dapat</w:t>
      </w:r>
      <w:proofErr w:type="spellEnd"/>
      <w:r w:rsidRPr="00A96F6C">
        <w:rPr>
          <w:rFonts w:ascii="Cambria" w:hAnsi="Cambria" w:cs="Arial"/>
        </w:rPr>
        <w:t xml:space="preserve"> </w:t>
      </w:r>
      <w:proofErr w:type="spellStart"/>
      <w:r w:rsidRPr="00A96F6C">
        <w:rPr>
          <w:rFonts w:ascii="Cambria" w:hAnsi="Cambria" w:cs="Arial"/>
        </w:rPr>
        <w:t>menunjukkan</w:t>
      </w:r>
      <w:proofErr w:type="spellEnd"/>
      <w:r w:rsidRPr="00A96F6C">
        <w:rPr>
          <w:rFonts w:ascii="Cambria" w:hAnsi="Cambria" w:cs="Arial"/>
        </w:rPr>
        <w:t xml:space="preserve"> </w:t>
      </w:r>
      <w:proofErr w:type="spellStart"/>
      <w:r>
        <w:rPr>
          <w:rFonts w:ascii="Cambria" w:hAnsi="Cambria" w:cs="Arial"/>
        </w:rPr>
        <w:t>K</w:t>
      </w:r>
      <w:r w:rsidRPr="00A96F6C">
        <w:rPr>
          <w:rFonts w:ascii="Cambria" w:hAnsi="Cambria" w:cs="Arial"/>
        </w:rPr>
        <w:t>artu</w:t>
      </w:r>
      <w:proofErr w:type="spellEnd"/>
      <w:r w:rsidRPr="00A96F6C">
        <w:rPr>
          <w:rFonts w:ascii="Cambria" w:hAnsi="Cambria" w:cs="Arial"/>
        </w:rPr>
        <w:t xml:space="preserve"> </w:t>
      </w:r>
      <w:proofErr w:type="spellStart"/>
      <w:r>
        <w:rPr>
          <w:rFonts w:ascii="Cambria" w:hAnsi="Cambria" w:cs="Arial"/>
        </w:rPr>
        <w:t>Peserta</w:t>
      </w:r>
      <w:proofErr w:type="spellEnd"/>
      <w:r w:rsidRPr="00A96F6C">
        <w:rPr>
          <w:rFonts w:ascii="Cambria" w:hAnsi="Cambria" w:cs="Arial"/>
        </w:rPr>
        <w:t xml:space="preserve"> yang </w:t>
      </w:r>
      <w:proofErr w:type="spellStart"/>
      <w:r w:rsidRPr="00A96F6C">
        <w:rPr>
          <w:rFonts w:ascii="Cambria" w:hAnsi="Cambria" w:cs="Arial"/>
        </w:rPr>
        <w:t>diterbitkan</w:t>
      </w:r>
      <w:proofErr w:type="spellEnd"/>
      <w:r w:rsidRPr="00A96F6C">
        <w:rPr>
          <w:rFonts w:ascii="Cambria" w:hAnsi="Cambria" w:cs="Arial"/>
        </w:rPr>
        <w:t xml:space="preserve"> oleh </w:t>
      </w:r>
      <w:proofErr w:type="spellStart"/>
      <w:r w:rsidRPr="00A96F6C">
        <w:rPr>
          <w:rFonts w:ascii="Cambria" w:hAnsi="Cambria" w:cs="Arial"/>
          <w:bCs/>
        </w:rPr>
        <w:t>Pihak</w:t>
      </w:r>
      <w:proofErr w:type="spellEnd"/>
      <w:r w:rsidRPr="00A96F6C">
        <w:rPr>
          <w:rFonts w:ascii="Cambria" w:hAnsi="Cambria" w:cs="Arial"/>
          <w:bCs/>
        </w:rPr>
        <w:t xml:space="preserve"> </w:t>
      </w:r>
      <w:proofErr w:type="spellStart"/>
      <w:r w:rsidRPr="00A96F6C">
        <w:rPr>
          <w:rFonts w:ascii="Cambria" w:hAnsi="Cambria" w:cs="Arial"/>
          <w:bCs/>
        </w:rPr>
        <w:t>Pertama</w:t>
      </w:r>
      <w:proofErr w:type="spellEnd"/>
      <w:r w:rsidRPr="00A96F6C">
        <w:rPr>
          <w:rFonts w:ascii="Cambria" w:hAnsi="Cambria" w:cs="Arial"/>
        </w:rPr>
        <w:t>.</w:t>
      </w:r>
    </w:p>
    <w:p w14:paraId="3F274340" w14:textId="77777777" w:rsidR="002C529A" w:rsidRPr="00A96F6C" w:rsidRDefault="006B177C" w:rsidP="00A96F6C">
      <w:pPr>
        <w:pStyle w:val="ListParagraph1"/>
        <w:tabs>
          <w:tab w:val="left" w:pos="450"/>
          <w:tab w:val="left" w:pos="540"/>
        </w:tabs>
        <w:ind w:left="450"/>
        <w:jc w:val="both"/>
        <w:rPr>
          <w:rFonts w:ascii="Cambria" w:hAnsi="Cambria" w:cs="Arial"/>
        </w:rPr>
      </w:pPr>
      <w:r w:rsidRPr="00A96F6C">
        <w:rPr>
          <w:rFonts w:ascii="Cambria" w:hAnsi="Cambria" w:cs="Arial"/>
        </w:rPr>
        <w:t xml:space="preserve">  </w:t>
      </w:r>
    </w:p>
    <w:p w14:paraId="0E57EE07" w14:textId="0309054F" w:rsidR="00060C0C" w:rsidRPr="00A96F6C" w:rsidRDefault="00060C0C" w:rsidP="00060C0C">
      <w:pPr>
        <w:pStyle w:val="ListParagraph1"/>
        <w:numPr>
          <w:ilvl w:val="1"/>
          <w:numId w:val="56"/>
        </w:numPr>
        <w:tabs>
          <w:tab w:val="left" w:pos="450"/>
          <w:tab w:val="left" w:pos="540"/>
        </w:tabs>
        <w:ind w:left="450" w:hanging="450"/>
        <w:jc w:val="both"/>
        <w:rPr>
          <w:rFonts w:ascii="Cambria" w:hAnsi="Cambria" w:cs="Arial"/>
        </w:rPr>
      </w:pPr>
      <w:proofErr w:type="spellStart"/>
      <w:r w:rsidRPr="00A96F6C">
        <w:rPr>
          <w:rFonts w:ascii="Cambria" w:hAnsi="Cambria" w:cs="Arial"/>
        </w:rPr>
        <w:t>Pihak</w:t>
      </w:r>
      <w:proofErr w:type="spellEnd"/>
      <w:r w:rsidRPr="00A96F6C">
        <w:rPr>
          <w:rFonts w:ascii="Cambria" w:hAnsi="Cambria" w:cs="Arial"/>
        </w:rPr>
        <w:t xml:space="preserve"> </w:t>
      </w:r>
      <w:proofErr w:type="spellStart"/>
      <w:r w:rsidRPr="00A96F6C">
        <w:rPr>
          <w:rFonts w:ascii="Cambria" w:hAnsi="Cambria" w:cs="Arial"/>
        </w:rPr>
        <w:t>Kedua</w:t>
      </w:r>
      <w:proofErr w:type="spellEnd"/>
      <w:r w:rsidRPr="00A96F6C">
        <w:rPr>
          <w:rFonts w:ascii="Cambria" w:hAnsi="Cambria" w:cs="Arial"/>
        </w:rPr>
        <w:t xml:space="preserve"> </w:t>
      </w:r>
      <w:proofErr w:type="spellStart"/>
      <w:r w:rsidRPr="00A96F6C">
        <w:rPr>
          <w:rFonts w:ascii="Cambria" w:hAnsi="Cambria" w:cs="Arial"/>
        </w:rPr>
        <w:t>sepakat</w:t>
      </w:r>
      <w:proofErr w:type="spellEnd"/>
      <w:r w:rsidRPr="00A96F6C">
        <w:rPr>
          <w:rFonts w:ascii="Cambria" w:hAnsi="Cambria" w:cs="Arial"/>
        </w:rPr>
        <w:t xml:space="preserve"> </w:t>
      </w:r>
      <w:proofErr w:type="spellStart"/>
      <w:r w:rsidRPr="00A96F6C">
        <w:rPr>
          <w:rFonts w:ascii="Cambria" w:hAnsi="Cambria" w:cs="Arial"/>
        </w:rPr>
        <w:t>untuk</w:t>
      </w:r>
      <w:proofErr w:type="spellEnd"/>
      <w:r w:rsidRPr="00A96F6C">
        <w:rPr>
          <w:rFonts w:ascii="Cambria" w:hAnsi="Cambria" w:cs="Arial"/>
        </w:rPr>
        <w:t xml:space="preserve"> </w:t>
      </w:r>
      <w:proofErr w:type="spellStart"/>
      <w:r w:rsidRPr="00A96F6C">
        <w:rPr>
          <w:rFonts w:ascii="Cambria" w:hAnsi="Cambria" w:cs="Arial"/>
        </w:rPr>
        <w:t>memberikan</w:t>
      </w:r>
      <w:proofErr w:type="spellEnd"/>
      <w:r w:rsidRPr="00A96F6C">
        <w:rPr>
          <w:rFonts w:ascii="Cambria" w:hAnsi="Cambria" w:cs="Arial"/>
        </w:rPr>
        <w:t xml:space="preserve"> </w:t>
      </w:r>
      <w:proofErr w:type="spellStart"/>
      <w:r w:rsidR="006B1A17">
        <w:rPr>
          <w:rFonts w:ascii="Cambria" w:hAnsi="Cambria" w:cs="Arial"/>
        </w:rPr>
        <w:t>l</w:t>
      </w:r>
      <w:r w:rsidRPr="00A96F6C">
        <w:rPr>
          <w:rFonts w:ascii="Cambria" w:hAnsi="Cambria" w:cs="Arial"/>
        </w:rPr>
        <w:t>ayanan</w:t>
      </w:r>
      <w:proofErr w:type="spellEnd"/>
      <w:r w:rsidRPr="00A96F6C">
        <w:rPr>
          <w:rFonts w:ascii="Cambria" w:hAnsi="Cambria" w:cs="Arial"/>
        </w:rPr>
        <w:t xml:space="preserve"> </w:t>
      </w:r>
      <w:proofErr w:type="spellStart"/>
      <w:r w:rsidR="006B1A17">
        <w:rPr>
          <w:rFonts w:ascii="Cambria" w:hAnsi="Cambria" w:cs="Arial"/>
        </w:rPr>
        <w:t>e</w:t>
      </w:r>
      <w:r w:rsidRPr="00A96F6C">
        <w:rPr>
          <w:rFonts w:ascii="Cambria" w:hAnsi="Cambria" w:cs="Arial"/>
        </w:rPr>
        <w:t>ksklusif</w:t>
      </w:r>
      <w:proofErr w:type="spellEnd"/>
      <w:r w:rsidRPr="00A96F6C">
        <w:rPr>
          <w:rFonts w:ascii="Cambria" w:hAnsi="Cambria" w:cs="Arial"/>
        </w:rPr>
        <w:t xml:space="preserve"> </w:t>
      </w:r>
      <w:proofErr w:type="spellStart"/>
      <w:r w:rsidRPr="00A96F6C">
        <w:rPr>
          <w:rFonts w:ascii="Cambria" w:hAnsi="Cambria" w:cs="Arial"/>
        </w:rPr>
        <w:t>selama</w:t>
      </w:r>
      <w:proofErr w:type="spellEnd"/>
      <w:r w:rsidRPr="00A96F6C">
        <w:rPr>
          <w:rFonts w:ascii="Cambria" w:hAnsi="Cambria" w:cs="Arial"/>
        </w:rPr>
        <w:t xml:space="preserve"> </w:t>
      </w:r>
      <w:proofErr w:type="spellStart"/>
      <w:r w:rsidRPr="00A96F6C">
        <w:rPr>
          <w:rFonts w:ascii="Cambria" w:hAnsi="Cambria" w:cs="Arial"/>
        </w:rPr>
        <w:t>jangka</w:t>
      </w:r>
      <w:proofErr w:type="spellEnd"/>
      <w:r w:rsidRPr="00A96F6C">
        <w:rPr>
          <w:rFonts w:ascii="Cambria" w:hAnsi="Cambria" w:cs="Arial"/>
        </w:rPr>
        <w:t xml:space="preserve"> </w:t>
      </w:r>
      <w:proofErr w:type="spellStart"/>
      <w:r w:rsidRPr="00A96F6C">
        <w:rPr>
          <w:rFonts w:ascii="Cambria" w:hAnsi="Cambria" w:cs="Arial"/>
        </w:rPr>
        <w:t>waktu</w:t>
      </w:r>
      <w:proofErr w:type="spellEnd"/>
      <w:r w:rsidRPr="00A96F6C">
        <w:rPr>
          <w:rFonts w:ascii="Cambria" w:hAnsi="Cambria" w:cs="Arial"/>
        </w:rPr>
        <w:t xml:space="preserve"> </w:t>
      </w:r>
      <w:proofErr w:type="spellStart"/>
      <w:r w:rsidRPr="00A96F6C">
        <w:rPr>
          <w:rFonts w:ascii="Cambria" w:hAnsi="Cambria" w:cs="Arial"/>
        </w:rPr>
        <w:t>Perjanjian</w:t>
      </w:r>
      <w:proofErr w:type="spellEnd"/>
      <w:r w:rsidRPr="00A96F6C">
        <w:rPr>
          <w:rFonts w:ascii="Cambria" w:hAnsi="Cambria" w:cs="Arial"/>
        </w:rPr>
        <w:t>.</w:t>
      </w:r>
    </w:p>
    <w:p w14:paraId="560B8EBE" w14:textId="77777777" w:rsidR="002C529A" w:rsidRPr="00A96F6C" w:rsidRDefault="002C529A" w:rsidP="006B1A17">
      <w:pPr>
        <w:pStyle w:val="ListParagraph1"/>
        <w:tabs>
          <w:tab w:val="left" w:pos="450"/>
          <w:tab w:val="left" w:pos="540"/>
        </w:tabs>
        <w:ind w:left="450"/>
        <w:jc w:val="both"/>
        <w:rPr>
          <w:rFonts w:ascii="Cambria" w:hAnsi="Cambria" w:cs="Arial"/>
        </w:rPr>
      </w:pPr>
    </w:p>
    <w:p w14:paraId="3505A4B5" w14:textId="0FBBB377" w:rsidR="00060C0C" w:rsidRPr="00A96F6C" w:rsidRDefault="00060C0C" w:rsidP="00060C0C">
      <w:pPr>
        <w:pStyle w:val="ListParagraph1"/>
        <w:numPr>
          <w:ilvl w:val="1"/>
          <w:numId w:val="56"/>
        </w:numPr>
        <w:tabs>
          <w:tab w:val="left" w:pos="450"/>
          <w:tab w:val="left" w:pos="540"/>
        </w:tabs>
        <w:ind w:left="450" w:hanging="450"/>
        <w:jc w:val="both"/>
        <w:rPr>
          <w:rFonts w:ascii="Cambria" w:hAnsi="Cambria" w:cs="Arial"/>
          <w:bCs/>
        </w:rPr>
      </w:pPr>
      <w:proofErr w:type="spellStart"/>
      <w:r w:rsidRPr="00A96F6C">
        <w:rPr>
          <w:rFonts w:ascii="Cambria" w:hAnsi="Cambria" w:cs="Arial"/>
        </w:rPr>
        <w:t>Pihak</w:t>
      </w:r>
      <w:proofErr w:type="spellEnd"/>
      <w:r w:rsidRPr="00A96F6C">
        <w:rPr>
          <w:rFonts w:ascii="Cambria" w:hAnsi="Cambria" w:cs="Arial"/>
        </w:rPr>
        <w:t xml:space="preserve"> </w:t>
      </w:r>
      <w:proofErr w:type="spellStart"/>
      <w:r w:rsidRPr="00A96F6C">
        <w:rPr>
          <w:rFonts w:ascii="Cambria" w:hAnsi="Cambria" w:cs="Arial"/>
        </w:rPr>
        <w:t>Kedua</w:t>
      </w:r>
      <w:proofErr w:type="spellEnd"/>
      <w:r w:rsidRPr="00A96F6C">
        <w:rPr>
          <w:rFonts w:ascii="Cambria" w:hAnsi="Cambria" w:cs="Arial"/>
        </w:rPr>
        <w:t xml:space="preserve"> </w:t>
      </w:r>
      <w:proofErr w:type="spellStart"/>
      <w:r w:rsidRPr="00A96F6C">
        <w:rPr>
          <w:rFonts w:ascii="Cambria" w:hAnsi="Cambria" w:cs="Arial"/>
        </w:rPr>
        <w:t>wajib</w:t>
      </w:r>
      <w:proofErr w:type="spellEnd"/>
      <w:r w:rsidRPr="00A96F6C">
        <w:rPr>
          <w:rFonts w:ascii="Cambria" w:hAnsi="Cambria" w:cs="Arial"/>
        </w:rPr>
        <w:t xml:space="preserve"> </w:t>
      </w:r>
      <w:proofErr w:type="spellStart"/>
      <w:r w:rsidRPr="00A96F6C">
        <w:rPr>
          <w:rFonts w:ascii="Cambria" w:hAnsi="Cambria" w:cs="Arial"/>
        </w:rPr>
        <w:t>membuat</w:t>
      </w:r>
      <w:proofErr w:type="spellEnd"/>
      <w:r w:rsidRPr="00A96F6C">
        <w:rPr>
          <w:rFonts w:ascii="Cambria" w:hAnsi="Cambria" w:cs="Arial"/>
        </w:rPr>
        <w:t xml:space="preserve"> </w:t>
      </w:r>
      <w:proofErr w:type="spellStart"/>
      <w:r w:rsidRPr="00A96F6C">
        <w:rPr>
          <w:rFonts w:ascii="Cambria" w:hAnsi="Cambria" w:cs="Arial"/>
        </w:rPr>
        <w:t>materi</w:t>
      </w:r>
      <w:proofErr w:type="spellEnd"/>
      <w:r w:rsidRPr="00A96F6C">
        <w:rPr>
          <w:rFonts w:ascii="Cambria" w:hAnsi="Cambria" w:cs="Arial"/>
        </w:rPr>
        <w:t xml:space="preserve"> </w:t>
      </w:r>
      <w:proofErr w:type="spellStart"/>
      <w:r w:rsidRPr="00A96F6C">
        <w:rPr>
          <w:rFonts w:ascii="Cambria" w:hAnsi="Cambria" w:cs="Arial"/>
        </w:rPr>
        <w:t>promosi</w:t>
      </w:r>
      <w:proofErr w:type="spellEnd"/>
      <w:r w:rsidRPr="00A96F6C">
        <w:rPr>
          <w:rFonts w:ascii="Cambria" w:hAnsi="Cambria" w:cs="Arial"/>
        </w:rPr>
        <w:t xml:space="preserve"> </w:t>
      </w:r>
      <w:proofErr w:type="spellStart"/>
      <w:r w:rsidR="006B1A17">
        <w:rPr>
          <w:rFonts w:ascii="Cambria" w:hAnsi="Cambria" w:cs="Arial"/>
        </w:rPr>
        <w:t>l</w:t>
      </w:r>
      <w:r w:rsidRPr="00A96F6C">
        <w:rPr>
          <w:rFonts w:ascii="Cambria" w:hAnsi="Cambria" w:cs="Arial"/>
        </w:rPr>
        <w:t>ayanan</w:t>
      </w:r>
      <w:proofErr w:type="spellEnd"/>
      <w:r w:rsidRPr="00A96F6C">
        <w:rPr>
          <w:rFonts w:ascii="Cambria" w:hAnsi="Cambria" w:cs="Arial"/>
        </w:rPr>
        <w:t xml:space="preserve"> </w:t>
      </w:r>
      <w:proofErr w:type="spellStart"/>
      <w:r w:rsidR="006B1A17">
        <w:rPr>
          <w:rFonts w:ascii="Cambria" w:hAnsi="Cambria" w:cs="Arial"/>
        </w:rPr>
        <w:t>e</w:t>
      </w:r>
      <w:r w:rsidRPr="00A96F6C">
        <w:rPr>
          <w:rFonts w:ascii="Cambria" w:hAnsi="Cambria" w:cs="Arial"/>
        </w:rPr>
        <w:t>ksklusif</w:t>
      </w:r>
      <w:proofErr w:type="spellEnd"/>
      <w:r w:rsidRPr="00A96F6C">
        <w:rPr>
          <w:rFonts w:ascii="Cambria" w:hAnsi="Cambria" w:cs="Arial"/>
        </w:rPr>
        <w:t xml:space="preserve"> dan </w:t>
      </w:r>
      <w:proofErr w:type="spellStart"/>
      <w:r w:rsidRPr="00A96F6C">
        <w:rPr>
          <w:rFonts w:ascii="Cambria" w:hAnsi="Cambria" w:cs="Arial"/>
        </w:rPr>
        <w:t>menyampaikan</w:t>
      </w:r>
      <w:proofErr w:type="spellEnd"/>
      <w:r w:rsidRPr="00A96F6C">
        <w:rPr>
          <w:rFonts w:ascii="Cambria" w:hAnsi="Cambria" w:cs="Arial"/>
        </w:rPr>
        <w:t xml:space="preserve"> </w:t>
      </w:r>
      <w:proofErr w:type="spellStart"/>
      <w:r w:rsidRPr="00A96F6C">
        <w:rPr>
          <w:rFonts w:ascii="Cambria" w:hAnsi="Cambria" w:cs="Arial"/>
        </w:rPr>
        <w:t>kepada</w:t>
      </w:r>
      <w:proofErr w:type="spellEnd"/>
      <w:r w:rsidRPr="00A96F6C">
        <w:rPr>
          <w:rFonts w:ascii="Cambria" w:hAnsi="Cambria" w:cs="Arial"/>
        </w:rPr>
        <w:t xml:space="preserve"> </w:t>
      </w:r>
      <w:proofErr w:type="spellStart"/>
      <w:r w:rsidRPr="00A96F6C">
        <w:rPr>
          <w:rFonts w:ascii="Cambria" w:hAnsi="Cambria" w:cs="Arial"/>
        </w:rPr>
        <w:t>Pihak</w:t>
      </w:r>
      <w:proofErr w:type="spellEnd"/>
      <w:r w:rsidRPr="00A96F6C">
        <w:rPr>
          <w:rFonts w:ascii="Cambria" w:hAnsi="Cambria" w:cs="Arial"/>
        </w:rPr>
        <w:t xml:space="preserve"> </w:t>
      </w:r>
      <w:proofErr w:type="spellStart"/>
      <w:r w:rsidRPr="00A96F6C">
        <w:rPr>
          <w:rFonts w:ascii="Cambria" w:hAnsi="Cambria" w:cs="Arial"/>
        </w:rPr>
        <w:t>Pertama</w:t>
      </w:r>
      <w:proofErr w:type="spellEnd"/>
      <w:r w:rsidRPr="00A96F6C">
        <w:rPr>
          <w:rFonts w:ascii="Cambria" w:hAnsi="Cambria" w:cs="Arial"/>
        </w:rPr>
        <w:t xml:space="preserve"> dan </w:t>
      </w:r>
      <w:proofErr w:type="spellStart"/>
      <w:r w:rsidRPr="00A96F6C">
        <w:rPr>
          <w:rFonts w:ascii="Cambria" w:hAnsi="Cambria" w:cs="Arial"/>
        </w:rPr>
        <w:t>ada</w:t>
      </w:r>
      <w:proofErr w:type="spellEnd"/>
      <w:r w:rsidRPr="00A96F6C">
        <w:rPr>
          <w:rFonts w:ascii="Cambria" w:hAnsi="Cambria" w:cs="Arial"/>
        </w:rPr>
        <w:t xml:space="preserve"> di </w:t>
      </w:r>
      <w:proofErr w:type="spellStart"/>
      <w:r w:rsidRPr="00A96F6C">
        <w:rPr>
          <w:rFonts w:ascii="Cambria" w:hAnsi="Cambria" w:cs="Arial"/>
        </w:rPr>
        <w:t>dalam</w:t>
      </w:r>
      <w:proofErr w:type="spellEnd"/>
      <w:r w:rsidRPr="00A96F6C">
        <w:rPr>
          <w:rFonts w:ascii="Cambria" w:hAnsi="Cambria" w:cs="Arial"/>
        </w:rPr>
        <w:t xml:space="preserve"> </w:t>
      </w:r>
      <w:proofErr w:type="spellStart"/>
      <w:r w:rsidRPr="00A96F6C">
        <w:rPr>
          <w:rFonts w:ascii="Cambria" w:hAnsi="Cambria" w:cs="Arial"/>
        </w:rPr>
        <w:t>seluruh</w:t>
      </w:r>
      <w:proofErr w:type="spellEnd"/>
      <w:r w:rsidRPr="00A96F6C">
        <w:rPr>
          <w:rFonts w:ascii="Cambria" w:hAnsi="Cambria" w:cs="Arial"/>
        </w:rPr>
        <w:t xml:space="preserve"> media </w:t>
      </w:r>
      <w:proofErr w:type="spellStart"/>
      <w:r w:rsidRPr="00A96F6C">
        <w:rPr>
          <w:rFonts w:ascii="Cambria" w:hAnsi="Cambria" w:cs="Arial"/>
        </w:rPr>
        <w:t>promosi</w:t>
      </w:r>
      <w:proofErr w:type="spellEnd"/>
      <w:r w:rsidRPr="00A96F6C">
        <w:rPr>
          <w:rFonts w:ascii="Cambria" w:hAnsi="Cambria" w:cs="Arial"/>
        </w:rPr>
        <w:t xml:space="preserve"> AXA </w:t>
      </w:r>
    </w:p>
    <w:p w14:paraId="25AC87CB" w14:textId="77777777" w:rsidR="002C529A" w:rsidRPr="00A96F6C" w:rsidRDefault="002C529A" w:rsidP="00A96F6C">
      <w:pPr>
        <w:pStyle w:val="ListParagraph1"/>
        <w:tabs>
          <w:tab w:val="left" w:pos="450"/>
          <w:tab w:val="left" w:pos="540"/>
        </w:tabs>
        <w:ind w:left="450"/>
        <w:jc w:val="both"/>
        <w:rPr>
          <w:rFonts w:ascii="Cambria" w:hAnsi="Cambria" w:cs="Arial"/>
          <w:bCs/>
        </w:rPr>
      </w:pPr>
    </w:p>
    <w:p w14:paraId="722791AB" w14:textId="3AC11CA3" w:rsidR="00060C0C" w:rsidRPr="00A96F6C" w:rsidRDefault="00060C0C" w:rsidP="00060C0C">
      <w:pPr>
        <w:pStyle w:val="ListParagraph1"/>
        <w:numPr>
          <w:ilvl w:val="1"/>
          <w:numId w:val="56"/>
        </w:numPr>
        <w:tabs>
          <w:tab w:val="left" w:pos="450"/>
          <w:tab w:val="left" w:pos="540"/>
        </w:tabs>
        <w:ind w:left="450" w:hanging="450"/>
        <w:jc w:val="both"/>
        <w:rPr>
          <w:rFonts w:ascii="Cambria" w:hAnsi="Cambria" w:cs="Arial"/>
          <w:bCs/>
        </w:rPr>
      </w:pPr>
      <w:proofErr w:type="spellStart"/>
      <w:r w:rsidRPr="00A96F6C">
        <w:rPr>
          <w:rFonts w:ascii="Cambria" w:hAnsi="Cambria" w:cs="Arial"/>
          <w:bCs/>
        </w:rPr>
        <w:t>Pihak</w:t>
      </w:r>
      <w:proofErr w:type="spellEnd"/>
      <w:r w:rsidRPr="00A96F6C">
        <w:rPr>
          <w:rFonts w:ascii="Cambria" w:hAnsi="Cambria" w:cs="Arial"/>
          <w:bCs/>
        </w:rPr>
        <w:t xml:space="preserve"> </w:t>
      </w:r>
      <w:proofErr w:type="spellStart"/>
      <w:r w:rsidRPr="00A96F6C">
        <w:rPr>
          <w:rFonts w:ascii="Cambria" w:hAnsi="Cambria" w:cs="Arial"/>
          <w:bCs/>
        </w:rPr>
        <w:t>Pertama</w:t>
      </w:r>
      <w:proofErr w:type="spellEnd"/>
      <w:r w:rsidRPr="00A96F6C">
        <w:rPr>
          <w:rFonts w:ascii="Cambria" w:hAnsi="Cambria" w:cs="Arial"/>
          <w:bCs/>
        </w:rPr>
        <w:t xml:space="preserve"> </w:t>
      </w:r>
      <w:proofErr w:type="spellStart"/>
      <w:r w:rsidRPr="00A96F6C">
        <w:rPr>
          <w:rFonts w:ascii="Cambria" w:hAnsi="Cambria" w:cs="Arial"/>
          <w:bCs/>
        </w:rPr>
        <w:t>wajib</w:t>
      </w:r>
      <w:proofErr w:type="spellEnd"/>
      <w:r w:rsidRPr="00A96F6C">
        <w:rPr>
          <w:rFonts w:ascii="Cambria" w:hAnsi="Cambria" w:cs="Arial"/>
          <w:bCs/>
        </w:rPr>
        <w:t xml:space="preserve"> </w:t>
      </w:r>
      <w:proofErr w:type="spellStart"/>
      <w:r w:rsidRPr="00A96F6C">
        <w:rPr>
          <w:rFonts w:ascii="Cambria" w:hAnsi="Cambria" w:cs="Arial"/>
          <w:bCs/>
        </w:rPr>
        <w:t>mempublikasikan</w:t>
      </w:r>
      <w:proofErr w:type="spellEnd"/>
      <w:r w:rsidRPr="00A96F6C">
        <w:rPr>
          <w:rFonts w:ascii="Cambria" w:hAnsi="Cambria" w:cs="Arial"/>
          <w:bCs/>
        </w:rPr>
        <w:t xml:space="preserve"> </w:t>
      </w:r>
      <w:proofErr w:type="spellStart"/>
      <w:r w:rsidR="00DC3F3C">
        <w:rPr>
          <w:rFonts w:ascii="Cambria" w:hAnsi="Cambria" w:cs="Arial"/>
          <w:bCs/>
        </w:rPr>
        <w:t>l</w:t>
      </w:r>
      <w:r w:rsidRPr="00A96F6C">
        <w:rPr>
          <w:rFonts w:ascii="Cambria" w:hAnsi="Cambria" w:cs="Arial"/>
          <w:bCs/>
        </w:rPr>
        <w:t>ayanan</w:t>
      </w:r>
      <w:proofErr w:type="spellEnd"/>
      <w:r w:rsidRPr="00A96F6C">
        <w:rPr>
          <w:rFonts w:ascii="Cambria" w:hAnsi="Cambria" w:cs="Arial"/>
          <w:bCs/>
        </w:rPr>
        <w:t xml:space="preserve"> </w:t>
      </w:r>
      <w:proofErr w:type="spellStart"/>
      <w:r w:rsidR="00DC3F3C">
        <w:rPr>
          <w:rFonts w:ascii="Cambria" w:hAnsi="Cambria" w:cs="Arial"/>
          <w:bCs/>
        </w:rPr>
        <w:t>e</w:t>
      </w:r>
      <w:r w:rsidRPr="00A96F6C">
        <w:rPr>
          <w:rFonts w:ascii="Cambria" w:hAnsi="Cambria" w:cs="Arial"/>
          <w:bCs/>
        </w:rPr>
        <w:t>ksklusif</w:t>
      </w:r>
      <w:proofErr w:type="spellEnd"/>
      <w:r w:rsidRPr="00A96F6C">
        <w:rPr>
          <w:rFonts w:ascii="Cambria" w:hAnsi="Cambria" w:cs="Arial"/>
        </w:rPr>
        <w:t xml:space="preserve"> </w:t>
      </w:r>
      <w:proofErr w:type="spellStart"/>
      <w:r w:rsidRPr="00A96F6C">
        <w:rPr>
          <w:rFonts w:ascii="Cambria" w:hAnsi="Cambria" w:cs="Arial"/>
        </w:rPr>
        <w:t>berdasarkan</w:t>
      </w:r>
      <w:proofErr w:type="spellEnd"/>
      <w:r w:rsidRPr="00A96F6C">
        <w:rPr>
          <w:rFonts w:ascii="Cambria" w:hAnsi="Cambria" w:cs="Arial"/>
        </w:rPr>
        <w:t xml:space="preserve"> </w:t>
      </w:r>
      <w:proofErr w:type="spellStart"/>
      <w:r w:rsidRPr="00A96F6C">
        <w:rPr>
          <w:rFonts w:ascii="Cambria" w:hAnsi="Cambria" w:cs="Arial"/>
        </w:rPr>
        <w:t>materi</w:t>
      </w:r>
      <w:proofErr w:type="spellEnd"/>
      <w:r w:rsidRPr="00A96F6C">
        <w:rPr>
          <w:rFonts w:ascii="Cambria" w:hAnsi="Cambria" w:cs="Arial"/>
        </w:rPr>
        <w:t xml:space="preserve"> </w:t>
      </w:r>
      <w:proofErr w:type="spellStart"/>
      <w:r w:rsidRPr="00A96F6C">
        <w:rPr>
          <w:rFonts w:ascii="Cambria" w:hAnsi="Cambria" w:cs="Arial"/>
        </w:rPr>
        <w:t>promosi</w:t>
      </w:r>
      <w:proofErr w:type="spellEnd"/>
      <w:r w:rsidRPr="00A96F6C">
        <w:rPr>
          <w:rFonts w:ascii="Cambria" w:hAnsi="Cambria" w:cs="Arial"/>
        </w:rPr>
        <w:t xml:space="preserve"> yang </w:t>
      </w:r>
      <w:proofErr w:type="spellStart"/>
      <w:r w:rsidRPr="00A96F6C">
        <w:rPr>
          <w:rFonts w:ascii="Cambria" w:hAnsi="Cambria" w:cs="Arial"/>
        </w:rPr>
        <w:t>diberikan</w:t>
      </w:r>
      <w:proofErr w:type="spellEnd"/>
      <w:r w:rsidRPr="00A96F6C">
        <w:rPr>
          <w:rFonts w:ascii="Cambria" w:hAnsi="Cambria" w:cs="Arial"/>
        </w:rPr>
        <w:t xml:space="preserve"> oleh </w:t>
      </w:r>
      <w:proofErr w:type="spellStart"/>
      <w:r w:rsidRPr="00A96F6C">
        <w:rPr>
          <w:rFonts w:ascii="Cambria" w:hAnsi="Cambria" w:cs="Arial"/>
          <w:bCs/>
        </w:rPr>
        <w:t>Pihak</w:t>
      </w:r>
      <w:proofErr w:type="spellEnd"/>
      <w:r w:rsidRPr="00A96F6C">
        <w:rPr>
          <w:rFonts w:ascii="Cambria" w:hAnsi="Cambria" w:cs="Arial"/>
          <w:bCs/>
        </w:rPr>
        <w:t xml:space="preserve"> </w:t>
      </w:r>
      <w:proofErr w:type="spellStart"/>
      <w:r w:rsidRPr="00A96F6C">
        <w:rPr>
          <w:rFonts w:ascii="Cambria" w:hAnsi="Cambria" w:cs="Arial"/>
          <w:bCs/>
        </w:rPr>
        <w:t>Kedua</w:t>
      </w:r>
      <w:proofErr w:type="spellEnd"/>
      <w:r w:rsidRPr="00A96F6C">
        <w:rPr>
          <w:rFonts w:ascii="Cambria" w:hAnsi="Cambria" w:cs="Arial"/>
        </w:rPr>
        <w:t xml:space="preserve"> </w:t>
      </w:r>
      <w:r w:rsidRPr="00A96F6C">
        <w:rPr>
          <w:rFonts w:ascii="Cambria" w:hAnsi="Cambria" w:cs="Arial"/>
          <w:bCs/>
        </w:rPr>
        <w:t xml:space="preserve">pada </w:t>
      </w:r>
      <w:proofErr w:type="spellStart"/>
      <w:r w:rsidRPr="00A96F6C">
        <w:rPr>
          <w:rFonts w:ascii="Cambria" w:hAnsi="Cambria" w:cs="Arial"/>
          <w:bCs/>
        </w:rPr>
        <w:t>seluruh</w:t>
      </w:r>
      <w:proofErr w:type="spellEnd"/>
      <w:r w:rsidRPr="00A96F6C">
        <w:rPr>
          <w:rFonts w:ascii="Cambria" w:hAnsi="Cambria" w:cs="Arial"/>
          <w:bCs/>
        </w:rPr>
        <w:t xml:space="preserve"> media </w:t>
      </w:r>
      <w:proofErr w:type="spellStart"/>
      <w:r w:rsidRPr="00A96F6C">
        <w:rPr>
          <w:rFonts w:ascii="Cambria" w:hAnsi="Cambria" w:cs="Arial"/>
          <w:bCs/>
        </w:rPr>
        <w:t>sosial</w:t>
      </w:r>
      <w:proofErr w:type="spellEnd"/>
      <w:r w:rsidRPr="00A96F6C">
        <w:rPr>
          <w:rFonts w:ascii="Cambria" w:hAnsi="Cambria" w:cs="Arial"/>
          <w:bCs/>
        </w:rPr>
        <w:t xml:space="preserve"> </w:t>
      </w:r>
      <w:proofErr w:type="spellStart"/>
      <w:r w:rsidRPr="00A96F6C">
        <w:rPr>
          <w:rFonts w:ascii="Cambria" w:hAnsi="Cambria" w:cs="Arial"/>
          <w:bCs/>
        </w:rPr>
        <w:t>Pihak</w:t>
      </w:r>
      <w:proofErr w:type="spellEnd"/>
      <w:r w:rsidRPr="00A96F6C">
        <w:rPr>
          <w:rFonts w:ascii="Cambria" w:hAnsi="Cambria" w:cs="Arial"/>
          <w:bCs/>
        </w:rPr>
        <w:t xml:space="preserve"> </w:t>
      </w:r>
      <w:proofErr w:type="spellStart"/>
      <w:r w:rsidRPr="00A96F6C">
        <w:rPr>
          <w:rFonts w:ascii="Cambria" w:hAnsi="Cambria" w:cs="Arial"/>
          <w:bCs/>
        </w:rPr>
        <w:t>Pertama</w:t>
      </w:r>
      <w:proofErr w:type="spellEnd"/>
      <w:r w:rsidRPr="00A96F6C">
        <w:rPr>
          <w:rFonts w:ascii="Cambria" w:hAnsi="Cambria" w:cs="Arial"/>
          <w:bCs/>
        </w:rPr>
        <w:t xml:space="preserve"> </w:t>
      </w:r>
      <w:proofErr w:type="spellStart"/>
      <w:r w:rsidRPr="00A96F6C">
        <w:rPr>
          <w:rFonts w:ascii="Cambria" w:hAnsi="Cambria" w:cs="Arial"/>
          <w:bCs/>
        </w:rPr>
        <w:t>selama</w:t>
      </w:r>
      <w:proofErr w:type="spellEnd"/>
      <w:r w:rsidRPr="00A96F6C">
        <w:rPr>
          <w:rFonts w:ascii="Cambria" w:hAnsi="Cambria" w:cs="Arial"/>
          <w:bCs/>
        </w:rPr>
        <w:t xml:space="preserve"> </w:t>
      </w:r>
      <w:proofErr w:type="spellStart"/>
      <w:r w:rsidRPr="00A96F6C">
        <w:rPr>
          <w:rFonts w:ascii="Cambria" w:hAnsi="Cambria" w:cs="Arial"/>
          <w:bCs/>
        </w:rPr>
        <w:t>periode</w:t>
      </w:r>
      <w:proofErr w:type="spellEnd"/>
      <w:r w:rsidRPr="00A96F6C">
        <w:rPr>
          <w:rFonts w:ascii="Cambria" w:hAnsi="Cambria" w:cs="Arial"/>
          <w:bCs/>
        </w:rPr>
        <w:t xml:space="preserve"> </w:t>
      </w:r>
      <w:proofErr w:type="spellStart"/>
      <w:r w:rsidRPr="00A96F6C">
        <w:rPr>
          <w:rFonts w:ascii="Cambria" w:hAnsi="Cambria" w:cs="Arial"/>
          <w:bCs/>
        </w:rPr>
        <w:t>kerja</w:t>
      </w:r>
      <w:proofErr w:type="spellEnd"/>
      <w:r w:rsidRPr="00A96F6C">
        <w:rPr>
          <w:rFonts w:ascii="Cambria" w:hAnsi="Cambria" w:cs="Arial"/>
          <w:bCs/>
        </w:rPr>
        <w:t xml:space="preserve"> </w:t>
      </w:r>
      <w:proofErr w:type="spellStart"/>
      <w:r w:rsidRPr="00A96F6C">
        <w:rPr>
          <w:rFonts w:ascii="Cambria" w:hAnsi="Cambria" w:cs="Arial"/>
          <w:bCs/>
        </w:rPr>
        <w:t>sama</w:t>
      </w:r>
      <w:proofErr w:type="spellEnd"/>
      <w:r w:rsidRPr="00A96F6C">
        <w:rPr>
          <w:rFonts w:ascii="Cambria" w:hAnsi="Cambria" w:cs="Arial"/>
          <w:bCs/>
        </w:rPr>
        <w:t xml:space="preserve"> </w:t>
      </w:r>
      <w:proofErr w:type="spellStart"/>
      <w:r w:rsidRPr="00A96F6C">
        <w:rPr>
          <w:rFonts w:ascii="Cambria" w:hAnsi="Cambria" w:cs="Arial"/>
          <w:bCs/>
        </w:rPr>
        <w:t>ini</w:t>
      </w:r>
      <w:proofErr w:type="spellEnd"/>
      <w:r w:rsidRPr="00A96F6C">
        <w:rPr>
          <w:rFonts w:ascii="Cambria" w:hAnsi="Cambria" w:cs="Arial"/>
          <w:bCs/>
        </w:rPr>
        <w:t xml:space="preserve"> </w:t>
      </w:r>
      <w:proofErr w:type="spellStart"/>
      <w:r w:rsidRPr="00A96F6C">
        <w:rPr>
          <w:rFonts w:ascii="Cambria" w:hAnsi="Cambria" w:cs="Arial"/>
          <w:bCs/>
        </w:rPr>
        <w:t>berlaku</w:t>
      </w:r>
      <w:proofErr w:type="spellEnd"/>
      <w:r w:rsidRPr="00A96F6C">
        <w:rPr>
          <w:rFonts w:ascii="Cambria" w:hAnsi="Cambria" w:cs="Arial"/>
          <w:bCs/>
        </w:rPr>
        <w:t xml:space="preserve">. </w:t>
      </w:r>
      <w:proofErr w:type="spellStart"/>
      <w:r w:rsidRPr="00A96F6C">
        <w:rPr>
          <w:rFonts w:ascii="Cambria" w:hAnsi="Cambria" w:cs="Arial"/>
          <w:bCs/>
        </w:rPr>
        <w:t>Bentuk</w:t>
      </w:r>
      <w:proofErr w:type="spellEnd"/>
      <w:r w:rsidRPr="00A96F6C">
        <w:rPr>
          <w:rFonts w:ascii="Cambria" w:hAnsi="Cambria" w:cs="Arial"/>
          <w:bCs/>
        </w:rPr>
        <w:t xml:space="preserve"> promo yang </w:t>
      </w:r>
      <w:proofErr w:type="spellStart"/>
      <w:r w:rsidRPr="00A96F6C">
        <w:rPr>
          <w:rFonts w:ascii="Cambria" w:hAnsi="Cambria" w:cs="Arial"/>
          <w:bCs/>
        </w:rPr>
        <w:t>dimaksud</w:t>
      </w:r>
      <w:proofErr w:type="spellEnd"/>
      <w:r w:rsidRPr="00A96F6C">
        <w:rPr>
          <w:rFonts w:ascii="Cambria" w:hAnsi="Cambria" w:cs="Arial"/>
          <w:bCs/>
        </w:rPr>
        <w:t xml:space="preserve">, </w:t>
      </w:r>
      <w:proofErr w:type="spellStart"/>
      <w:r w:rsidRPr="00A96F6C">
        <w:rPr>
          <w:rFonts w:ascii="Cambria" w:hAnsi="Cambria" w:cs="Arial"/>
          <w:bCs/>
        </w:rPr>
        <w:t>termasuk</w:t>
      </w:r>
      <w:proofErr w:type="spellEnd"/>
      <w:r w:rsidRPr="00A96F6C">
        <w:rPr>
          <w:rFonts w:ascii="Cambria" w:hAnsi="Cambria" w:cs="Arial"/>
          <w:bCs/>
        </w:rPr>
        <w:t xml:space="preserve"> </w:t>
      </w:r>
      <w:proofErr w:type="spellStart"/>
      <w:r w:rsidRPr="00A96F6C">
        <w:rPr>
          <w:rFonts w:ascii="Cambria" w:hAnsi="Cambria" w:cs="Arial"/>
          <w:bCs/>
        </w:rPr>
        <w:t>namun</w:t>
      </w:r>
      <w:proofErr w:type="spellEnd"/>
      <w:r w:rsidRPr="00A96F6C">
        <w:rPr>
          <w:rFonts w:ascii="Cambria" w:hAnsi="Cambria" w:cs="Arial"/>
          <w:bCs/>
        </w:rPr>
        <w:t xml:space="preserve"> </w:t>
      </w:r>
      <w:proofErr w:type="spellStart"/>
      <w:r w:rsidRPr="00A96F6C">
        <w:rPr>
          <w:rFonts w:ascii="Cambria" w:hAnsi="Cambria" w:cs="Arial"/>
          <w:bCs/>
        </w:rPr>
        <w:t>tidak</w:t>
      </w:r>
      <w:proofErr w:type="spellEnd"/>
      <w:r w:rsidRPr="00A96F6C">
        <w:rPr>
          <w:rFonts w:ascii="Cambria" w:hAnsi="Cambria" w:cs="Arial"/>
          <w:bCs/>
        </w:rPr>
        <w:t xml:space="preserve"> </w:t>
      </w:r>
      <w:proofErr w:type="spellStart"/>
      <w:r w:rsidRPr="00A96F6C">
        <w:rPr>
          <w:rFonts w:ascii="Cambria" w:hAnsi="Cambria" w:cs="Arial"/>
          <w:bCs/>
        </w:rPr>
        <w:t>terbatas</w:t>
      </w:r>
      <w:proofErr w:type="spellEnd"/>
      <w:r w:rsidRPr="00A96F6C">
        <w:rPr>
          <w:rFonts w:ascii="Cambria" w:hAnsi="Cambria" w:cs="Arial"/>
          <w:bCs/>
        </w:rPr>
        <w:t xml:space="preserve"> pada:</w:t>
      </w:r>
    </w:p>
    <w:p w14:paraId="730C3C29" w14:textId="77777777" w:rsidR="00060C0C" w:rsidRPr="00A96F6C" w:rsidRDefault="00060C0C" w:rsidP="00060C0C">
      <w:pPr>
        <w:pStyle w:val="ListParagraph1"/>
        <w:tabs>
          <w:tab w:val="left" w:pos="360"/>
        </w:tabs>
        <w:ind w:left="0"/>
        <w:jc w:val="both"/>
        <w:rPr>
          <w:rFonts w:ascii="Cambria" w:hAnsi="Cambria" w:cs="Arial"/>
          <w:bCs/>
        </w:rPr>
      </w:pPr>
    </w:p>
    <w:p w14:paraId="376CF897" w14:textId="77777777" w:rsidR="00060C0C" w:rsidRPr="00D77FCF" w:rsidRDefault="00060C0C" w:rsidP="00060C0C">
      <w:pPr>
        <w:pStyle w:val="ListParagraph1"/>
        <w:numPr>
          <w:ilvl w:val="0"/>
          <w:numId w:val="55"/>
        </w:numPr>
        <w:ind w:left="720"/>
        <w:jc w:val="both"/>
        <w:rPr>
          <w:rFonts w:ascii="Cambria" w:hAnsi="Cambria" w:cs="Arial"/>
          <w:bCs/>
          <w:lang w:val="pt-BR"/>
        </w:rPr>
      </w:pPr>
      <w:r w:rsidRPr="00D77FCF">
        <w:rPr>
          <w:rFonts w:ascii="Cambria" w:hAnsi="Cambria" w:cs="Arial"/>
          <w:bCs/>
          <w:lang w:val="pt-BR"/>
        </w:rPr>
        <w:t xml:space="preserve">Mencantumkan logo </w:t>
      </w:r>
      <w:r w:rsidRPr="00D77FCF">
        <w:rPr>
          <w:rFonts w:ascii="Cambria" w:hAnsi="Cambria" w:cs="Arial"/>
          <w:lang w:val="pt-BR"/>
        </w:rPr>
        <w:t>Pihak Pertama</w:t>
      </w:r>
      <w:r w:rsidRPr="00D77FCF">
        <w:rPr>
          <w:rFonts w:ascii="Cambria" w:hAnsi="Cambria" w:cs="Arial"/>
          <w:bCs/>
          <w:lang w:val="pt-BR"/>
        </w:rPr>
        <w:t xml:space="preserve"> di </w:t>
      </w:r>
      <w:r w:rsidRPr="00D77FCF">
        <w:rPr>
          <w:rFonts w:ascii="Cambria" w:hAnsi="Cambria" w:cs="Arial"/>
          <w:bCs/>
          <w:i/>
          <w:iCs/>
          <w:lang w:val="pt-BR"/>
        </w:rPr>
        <w:t>website</w:t>
      </w:r>
      <w:r w:rsidRPr="00D77FCF">
        <w:rPr>
          <w:rFonts w:ascii="Cambria" w:hAnsi="Cambria" w:cs="Arial"/>
          <w:bCs/>
          <w:lang w:val="pt-BR"/>
        </w:rPr>
        <w:t xml:space="preserve"> resmi yang dimiliki AXA;</w:t>
      </w:r>
    </w:p>
    <w:p w14:paraId="6A8990E5" w14:textId="77777777" w:rsidR="00060C0C" w:rsidRPr="00D77FCF" w:rsidRDefault="00060C0C" w:rsidP="00060C0C">
      <w:pPr>
        <w:pStyle w:val="ListParagraph1"/>
        <w:numPr>
          <w:ilvl w:val="0"/>
          <w:numId w:val="55"/>
        </w:numPr>
        <w:ind w:left="720"/>
        <w:jc w:val="both"/>
        <w:rPr>
          <w:rFonts w:ascii="Cambria" w:hAnsi="Cambria" w:cs="Arial"/>
          <w:bCs/>
          <w:lang w:val="pt-BR"/>
        </w:rPr>
      </w:pPr>
      <w:r w:rsidRPr="00D77FCF">
        <w:rPr>
          <w:rFonts w:ascii="Cambria" w:hAnsi="Cambria" w:cs="Arial"/>
          <w:bCs/>
          <w:lang w:val="pt-BR"/>
        </w:rPr>
        <w:t xml:space="preserve">Mempublikasikan program layanan kerjasama di media </w:t>
      </w:r>
      <w:r w:rsidRPr="00D77FCF">
        <w:rPr>
          <w:rFonts w:ascii="Cambria" w:hAnsi="Cambria" w:cs="Arial"/>
          <w:bCs/>
          <w:i/>
          <w:iCs/>
          <w:lang w:val="pt-BR"/>
        </w:rPr>
        <w:t>social</w:t>
      </w:r>
      <w:r w:rsidRPr="00D77FCF">
        <w:rPr>
          <w:rFonts w:ascii="Cambria" w:hAnsi="Cambria" w:cs="Arial"/>
          <w:bCs/>
          <w:lang w:val="pt-BR"/>
        </w:rPr>
        <w:t xml:space="preserve"> yang dimiliki AXA, termasuk namun tidak terbatas seperti Facebook, Instagram, Twitter, dan sebagainya;</w:t>
      </w:r>
    </w:p>
    <w:p w14:paraId="3A888B71" w14:textId="77777777" w:rsidR="00060C0C" w:rsidRPr="00A96F6C" w:rsidRDefault="00060C0C" w:rsidP="00060C0C">
      <w:pPr>
        <w:pStyle w:val="ListParagraph1"/>
        <w:numPr>
          <w:ilvl w:val="0"/>
          <w:numId w:val="55"/>
        </w:numPr>
        <w:ind w:left="720"/>
        <w:jc w:val="both"/>
        <w:rPr>
          <w:rFonts w:ascii="Cambria" w:hAnsi="Cambria" w:cs="Arial"/>
          <w:bCs/>
        </w:rPr>
      </w:pPr>
      <w:proofErr w:type="spellStart"/>
      <w:r w:rsidRPr="00A96F6C">
        <w:rPr>
          <w:rFonts w:ascii="Cambria" w:hAnsi="Cambria" w:cs="Arial"/>
          <w:bCs/>
        </w:rPr>
        <w:t>Mempublikasi</w:t>
      </w:r>
      <w:proofErr w:type="spellEnd"/>
      <w:r w:rsidRPr="00A96F6C">
        <w:rPr>
          <w:rFonts w:ascii="Cambria" w:hAnsi="Cambria" w:cs="Arial"/>
          <w:bCs/>
        </w:rPr>
        <w:t xml:space="preserve"> program </w:t>
      </w:r>
      <w:proofErr w:type="spellStart"/>
      <w:r w:rsidRPr="00A96F6C">
        <w:rPr>
          <w:rFonts w:ascii="Cambria" w:hAnsi="Cambria" w:cs="Arial"/>
          <w:bCs/>
        </w:rPr>
        <w:t>layanan</w:t>
      </w:r>
      <w:proofErr w:type="spellEnd"/>
      <w:r w:rsidRPr="00A96F6C">
        <w:rPr>
          <w:rFonts w:ascii="Cambria" w:hAnsi="Cambria" w:cs="Arial"/>
          <w:bCs/>
        </w:rPr>
        <w:t xml:space="preserve"> </w:t>
      </w:r>
      <w:proofErr w:type="spellStart"/>
      <w:r w:rsidRPr="00A96F6C">
        <w:rPr>
          <w:rFonts w:ascii="Cambria" w:hAnsi="Cambria" w:cs="Arial"/>
          <w:bCs/>
        </w:rPr>
        <w:t>kerjasama</w:t>
      </w:r>
      <w:proofErr w:type="spellEnd"/>
      <w:r w:rsidRPr="00A96F6C">
        <w:rPr>
          <w:rFonts w:ascii="Cambria" w:hAnsi="Cambria" w:cs="Arial"/>
          <w:bCs/>
        </w:rPr>
        <w:t xml:space="preserve"> di billboard/media </w:t>
      </w:r>
      <w:proofErr w:type="spellStart"/>
      <w:r w:rsidRPr="00A96F6C">
        <w:rPr>
          <w:rFonts w:ascii="Cambria" w:hAnsi="Cambria" w:cs="Arial"/>
          <w:bCs/>
        </w:rPr>
        <w:t>iklan</w:t>
      </w:r>
      <w:proofErr w:type="spellEnd"/>
      <w:r w:rsidRPr="00A96F6C">
        <w:rPr>
          <w:rFonts w:ascii="Cambria" w:hAnsi="Cambria" w:cs="Arial"/>
          <w:bCs/>
        </w:rPr>
        <w:t xml:space="preserve"> yang </w:t>
      </w:r>
      <w:proofErr w:type="spellStart"/>
      <w:r w:rsidRPr="00A96F6C">
        <w:rPr>
          <w:rFonts w:ascii="Cambria" w:hAnsi="Cambria" w:cs="Arial"/>
          <w:bCs/>
        </w:rPr>
        <w:t>dimiliki</w:t>
      </w:r>
      <w:proofErr w:type="spellEnd"/>
      <w:r w:rsidRPr="00A96F6C">
        <w:rPr>
          <w:rFonts w:ascii="Cambria" w:hAnsi="Cambria" w:cs="Arial"/>
          <w:bCs/>
        </w:rPr>
        <w:t xml:space="preserve"> AXA;</w:t>
      </w:r>
    </w:p>
    <w:p w14:paraId="235A3742" w14:textId="77777777" w:rsidR="00060C0C" w:rsidRDefault="00060C0C" w:rsidP="00060C0C">
      <w:pPr>
        <w:pStyle w:val="ListParagraph1"/>
        <w:numPr>
          <w:ilvl w:val="0"/>
          <w:numId w:val="55"/>
        </w:numPr>
        <w:ind w:left="720"/>
        <w:jc w:val="both"/>
        <w:rPr>
          <w:rFonts w:ascii="Cambria" w:hAnsi="Cambria" w:cs="Arial"/>
          <w:bCs/>
        </w:rPr>
      </w:pPr>
      <w:proofErr w:type="spellStart"/>
      <w:r w:rsidRPr="00A96F6C">
        <w:rPr>
          <w:rFonts w:ascii="Cambria" w:hAnsi="Cambria" w:cs="Arial"/>
          <w:bCs/>
        </w:rPr>
        <w:t>Edukasi</w:t>
      </w:r>
      <w:proofErr w:type="spellEnd"/>
      <w:r w:rsidRPr="00A96F6C">
        <w:rPr>
          <w:rFonts w:ascii="Cambria" w:hAnsi="Cambria" w:cs="Arial"/>
          <w:bCs/>
        </w:rPr>
        <w:t xml:space="preserve"> </w:t>
      </w:r>
      <w:proofErr w:type="spellStart"/>
      <w:r w:rsidRPr="00A96F6C">
        <w:rPr>
          <w:rFonts w:ascii="Cambria" w:hAnsi="Cambria" w:cs="Arial"/>
          <w:bCs/>
        </w:rPr>
        <w:t>kesehatan</w:t>
      </w:r>
      <w:proofErr w:type="spellEnd"/>
      <w:r w:rsidRPr="00A96F6C">
        <w:rPr>
          <w:rFonts w:ascii="Cambria" w:hAnsi="Cambria" w:cs="Arial"/>
          <w:bCs/>
        </w:rPr>
        <w:t xml:space="preserve"> dan share logo pada </w:t>
      </w:r>
      <w:r w:rsidRPr="00A96F6C">
        <w:rPr>
          <w:rFonts w:ascii="Cambria" w:hAnsi="Cambria" w:cs="Arial"/>
          <w:bCs/>
          <w:i/>
          <w:iCs/>
        </w:rPr>
        <w:t xml:space="preserve">flyer </w:t>
      </w:r>
      <w:r w:rsidRPr="00A96F6C">
        <w:rPr>
          <w:rFonts w:ascii="Cambria" w:hAnsi="Cambria" w:cs="Arial"/>
          <w:bCs/>
        </w:rPr>
        <w:t xml:space="preserve">yang </w:t>
      </w:r>
      <w:proofErr w:type="spellStart"/>
      <w:r w:rsidRPr="00A96F6C">
        <w:rPr>
          <w:rFonts w:ascii="Cambria" w:hAnsi="Cambria" w:cs="Arial"/>
          <w:bCs/>
        </w:rPr>
        <w:t>diterbitkan</w:t>
      </w:r>
      <w:proofErr w:type="spellEnd"/>
      <w:r w:rsidRPr="00A96F6C">
        <w:rPr>
          <w:rFonts w:ascii="Cambria" w:hAnsi="Cambria" w:cs="Arial"/>
          <w:bCs/>
        </w:rPr>
        <w:t xml:space="preserve"> oleh</w:t>
      </w:r>
      <w:r w:rsidRPr="00A96F6C">
        <w:rPr>
          <w:rFonts w:ascii="Cambria" w:hAnsi="Cambria" w:cs="Arial"/>
          <w:bCs/>
          <w:i/>
          <w:iCs/>
        </w:rPr>
        <w:t xml:space="preserve"> </w:t>
      </w:r>
      <w:r w:rsidRPr="00A96F6C">
        <w:rPr>
          <w:rFonts w:ascii="Cambria" w:hAnsi="Cambria" w:cs="Arial"/>
          <w:bCs/>
        </w:rPr>
        <w:t>AXA;</w:t>
      </w:r>
    </w:p>
    <w:p w14:paraId="5706A436" w14:textId="77777777" w:rsidR="00060C0C" w:rsidRPr="002A0A71" w:rsidRDefault="00060C0C" w:rsidP="00060C0C">
      <w:pPr>
        <w:pStyle w:val="ListParagraph1"/>
        <w:numPr>
          <w:ilvl w:val="0"/>
          <w:numId w:val="55"/>
        </w:numPr>
        <w:ind w:left="720"/>
        <w:jc w:val="both"/>
        <w:rPr>
          <w:rFonts w:ascii="Cambria" w:hAnsi="Cambria" w:cs="Arial"/>
        </w:rPr>
      </w:pPr>
      <w:proofErr w:type="spellStart"/>
      <w:r w:rsidRPr="002A0A71">
        <w:rPr>
          <w:rFonts w:ascii="Cambria" w:hAnsi="Cambria" w:cstheme="majorHAnsi"/>
        </w:rPr>
        <w:t>Promosi</w:t>
      </w:r>
      <w:proofErr w:type="spellEnd"/>
      <w:r w:rsidRPr="002A0A71">
        <w:rPr>
          <w:rFonts w:ascii="Cambria" w:hAnsi="Cambria" w:cstheme="majorHAnsi"/>
        </w:rPr>
        <w:t xml:space="preserve"> </w:t>
      </w:r>
      <w:proofErr w:type="spellStart"/>
      <w:r w:rsidRPr="002A0A71">
        <w:rPr>
          <w:rFonts w:ascii="Cambria" w:hAnsi="Cambria" w:cstheme="majorHAnsi"/>
        </w:rPr>
        <w:t>Layanan</w:t>
      </w:r>
      <w:proofErr w:type="spellEnd"/>
      <w:r w:rsidRPr="002A0A71">
        <w:rPr>
          <w:rFonts w:ascii="Cambria" w:hAnsi="Cambria" w:cstheme="majorHAnsi"/>
        </w:rPr>
        <w:t xml:space="preserve"> Rumah Sakit</w:t>
      </w:r>
    </w:p>
    <w:p w14:paraId="7E992A83" w14:textId="77777777" w:rsidR="00603B76" w:rsidRPr="00877177" w:rsidRDefault="00603B76" w:rsidP="0017213B">
      <w:pPr>
        <w:pStyle w:val="BodyTextIndent2"/>
        <w:tabs>
          <w:tab w:val="left" w:pos="360"/>
        </w:tabs>
        <w:spacing w:after="0" w:line="240" w:lineRule="auto"/>
        <w:ind w:left="0"/>
        <w:rPr>
          <w:rFonts w:ascii="Cambria" w:hAnsi="Cambria" w:cs="Arial"/>
          <w:b/>
          <w:sz w:val="20"/>
          <w:szCs w:val="20"/>
          <w:lang w:val="id-ID"/>
        </w:rPr>
      </w:pPr>
    </w:p>
    <w:p w14:paraId="39E0CF68" w14:textId="77777777" w:rsidR="002F11D3" w:rsidRPr="00877177" w:rsidRDefault="002F11D3" w:rsidP="00614F2B">
      <w:pPr>
        <w:pStyle w:val="BodyTextIndent2"/>
        <w:tabs>
          <w:tab w:val="left" w:pos="360"/>
        </w:tabs>
        <w:spacing w:after="0" w:line="240" w:lineRule="auto"/>
        <w:ind w:left="0"/>
        <w:jc w:val="center"/>
        <w:rPr>
          <w:rFonts w:ascii="Cambria" w:hAnsi="Cambria" w:cs="Arial"/>
          <w:b/>
          <w:sz w:val="20"/>
          <w:szCs w:val="20"/>
        </w:rPr>
      </w:pPr>
      <w:r w:rsidRPr="00877177">
        <w:rPr>
          <w:rFonts w:ascii="Cambria" w:hAnsi="Cambria" w:cs="Arial"/>
          <w:b/>
          <w:sz w:val="20"/>
          <w:szCs w:val="20"/>
          <w:lang w:val="id-ID"/>
        </w:rPr>
        <w:t xml:space="preserve"> </w:t>
      </w:r>
      <w:r w:rsidR="00C33D41" w:rsidRPr="00877177">
        <w:rPr>
          <w:rFonts w:ascii="Cambria" w:hAnsi="Cambria" w:cs="Arial"/>
          <w:b/>
          <w:sz w:val="20"/>
          <w:szCs w:val="20"/>
          <w:lang w:val="id-ID"/>
        </w:rPr>
        <w:t xml:space="preserve">PASAL </w:t>
      </w:r>
      <w:r w:rsidR="002C529A" w:rsidRPr="008A3F2D">
        <w:rPr>
          <w:rFonts w:ascii="Cambria" w:hAnsi="Cambria" w:cs="Arial"/>
          <w:b/>
          <w:sz w:val="20"/>
          <w:szCs w:val="20"/>
        </w:rPr>
        <w:t>9</w:t>
      </w:r>
    </w:p>
    <w:p w14:paraId="0081AD44" w14:textId="77777777" w:rsidR="002F11D3" w:rsidRPr="00877177" w:rsidRDefault="002F11D3" w:rsidP="0017213B">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lang w:val="id-ID"/>
        </w:rPr>
        <w:t>SISTEM PEMBAYARAN</w:t>
      </w:r>
    </w:p>
    <w:p w14:paraId="09E0AD13" w14:textId="77777777" w:rsidR="002F11D3" w:rsidRPr="00877177" w:rsidRDefault="002F11D3" w:rsidP="002F11D3">
      <w:pPr>
        <w:pStyle w:val="BodyTextIndent2"/>
        <w:spacing w:after="0" w:line="240" w:lineRule="auto"/>
        <w:jc w:val="center"/>
        <w:rPr>
          <w:rFonts w:ascii="Cambria" w:hAnsi="Cambria" w:cs="Arial"/>
          <w:b/>
          <w:sz w:val="20"/>
          <w:szCs w:val="20"/>
        </w:rPr>
      </w:pPr>
    </w:p>
    <w:p w14:paraId="0B5C5B31" w14:textId="77777777" w:rsidR="00187EDE" w:rsidRPr="00187EDE" w:rsidRDefault="00187EDE" w:rsidP="00187EDE">
      <w:pPr>
        <w:pStyle w:val="ListParagraph"/>
        <w:numPr>
          <w:ilvl w:val="0"/>
          <w:numId w:val="34"/>
        </w:numPr>
        <w:spacing w:after="120"/>
        <w:jc w:val="both"/>
        <w:rPr>
          <w:rFonts w:ascii="Cambria" w:hAnsi="Cambria" w:cs="Arial"/>
          <w:vanish/>
          <w:sz w:val="20"/>
          <w:szCs w:val="20"/>
          <w:lang w:val="id-ID"/>
        </w:rPr>
      </w:pPr>
    </w:p>
    <w:p w14:paraId="712328FF" w14:textId="77777777" w:rsidR="00187EDE" w:rsidRPr="00187EDE" w:rsidRDefault="00187EDE" w:rsidP="00187EDE">
      <w:pPr>
        <w:pStyle w:val="ListParagraph"/>
        <w:numPr>
          <w:ilvl w:val="0"/>
          <w:numId w:val="34"/>
        </w:numPr>
        <w:spacing w:after="120"/>
        <w:jc w:val="both"/>
        <w:rPr>
          <w:rFonts w:ascii="Cambria" w:hAnsi="Cambria" w:cs="Arial"/>
          <w:vanish/>
          <w:sz w:val="20"/>
          <w:szCs w:val="20"/>
          <w:lang w:val="id-ID"/>
        </w:rPr>
      </w:pPr>
    </w:p>
    <w:p w14:paraId="6CE8BE0D" w14:textId="0C5EE8A7" w:rsidR="003102AC" w:rsidRPr="00877177" w:rsidRDefault="002F11D3" w:rsidP="00A96F6C">
      <w:pPr>
        <w:pStyle w:val="BodyTextIndent2"/>
        <w:numPr>
          <w:ilvl w:val="1"/>
          <w:numId w:val="34"/>
        </w:numPr>
        <w:spacing w:line="240" w:lineRule="auto"/>
        <w:ind w:left="540" w:hanging="540"/>
        <w:jc w:val="both"/>
        <w:rPr>
          <w:rFonts w:ascii="Cambria" w:hAnsi="Cambria" w:cs="Arial"/>
          <w:sz w:val="20"/>
          <w:szCs w:val="20"/>
          <w:lang w:val="id-ID"/>
        </w:rPr>
      </w:pPr>
      <w:r w:rsidRPr="00877177">
        <w:rPr>
          <w:rFonts w:ascii="Cambria" w:hAnsi="Cambria" w:cs="Arial"/>
          <w:sz w:val="20"/>
          <w:szCs w:val="20"/>
          <w:lang w:val="id-ID"/>
        </w:rPr>
        <w:t>Pihak Pertama akan membayar tagihan dari Pihak Kedua dalam waktu paling lambat 30 (tiga puluh) hari k</w:t>
      </w:r>
      <w:r w:rsidR="00F76532" w:rsidRPr="00D77FCF">
        <w:rPr>
          <w:rFonts w:ascii="Cambria" w:hAnsi="Cambria" w:cs="Arial"/>
          <w:sz w:val="20"/>
          <w:szCs w:val="20"/>
          <w:lang w:val="id-ID"/>
        </w:rPr>
        <w:t>a</w:t>
      </w:r>
      <w:r w:rsidRPr="00877177">
        <w:rPr>
          <w:rFonts w:ascii="Cambria" w:hAnsi="Cambria" w:cs="Arial"/>
          <w:sz w:val="20"/>
          <w:szCs w:val="20"/>
          <w:lang w:val="id-ID"/>
        </w:rPr>
        <w:t xml:space="preserve">lender sejak </w:t>
      </w:r>
      <w:r w:rsidR="00F21F97">
        <w:rPr>
          <w:rFonts w:ascii="Cambria" w:hAnsi="Cambria" w:cs="Arial"/>
          <w:sz w:val="20"/>
          <w:szCs w:val="20"/>
        </w:rPr>
        <w:t>D</w:t>
      </w:r>
      <w:r w:rsidRPr="00877177">
        <w:rPr>
          <w:rFonts w:ascii="Cambria" w:hAnsi="Cambria" w:cs="Arial"/>
          <w:sz w:val="20"/>
          <w:szCs w:val="20"/>
          <w:lang w:val="id-ID"/>
        </w:rPr>
        <w:t xml:space="preserve">okumen </w:t>
      </w:r>
      <w:r w:rsidR="00F21F97">
        <w:rPr>
          <w:rFonts w:ascii="Cambria" w:hAnsi="Cambria" w:cs="Arial"/>
          <w:sz w:val="20"/>
          <w:szCs w:val="20"/>
        </w:rPr>
        <w:t>P</w:t>
      </w:r>
      <w:r w:rsidRPr="00877177">
        <w:rPr>
          <w:rFonts w:ascii="Cambria" w:hAnsi="Cambria" w:cs="Arial"/>
          <w:sz w:val="20"/>
          <w:szCs w:val="20"/>
          <w:lang w:val="id-ID"/>
        </w:rPr>
        <w:t xml:space="preserve">enagihan sebagaimana disebutkan pada Pasal </w:t>
      </w:r>
      <w:r w:rsidR="003102AC" w:rsidRPr="00D77FCF">
        <w:rPr>
          <w:rFonts w:ascii="Cambria" w:hAnsi="Cambria" w:cs="Arial"/>
          <w:sz w:val="20"/>
          <w:szCs w:val="20"/>
          <w:lang w:val="id-ID"/>
        </w:rPr>
        <w:t>5</w:t>
      </w:r>
      <w:r w:rsidRPr="00877177">
        <w:rPr>
          <w:rFonts w:ascii="Cambria" w:hAnsi="Cambria" w:cs="Arial"/>
          <w:sz w:val="20"/>
          <w:szCs w:val="20"/>
          <w:lang w:val="id-ID"/>
        </w:rPr>
        <w:t xml:space="preserve"> ayat </w:t>
      </w:r>
      <w:r w:rsidR="0094253A">
        <w:rPr>
          <w:rFonts w:ascii="Cambria" w:hAnsi="Cambria" w:cs="Arial"/>
          <w:sz w:val="20"/>
          <w:szCs w:val="20"/>
        </w:rPr>
        <w:t>(</w:t>
      </w:r>
      <w:r w:rsidRPr="00D77FCF">
        <w:rPr>
          <w:rFonts w:ascii="Cambria" w:hAnsi="Cambria" w:cs="Arial"/>
          <w:sz w:val="20"/>
          <w:szCs w:val="20"/>
          <w:lang w:val="id-ID"/>
        </w:rPr>
        <w:t>2</w:t>
      </w:r>
      <w:r w:rsidR="0094253A">
        <w:rPr>
          <w:rFonts w:ascii="Cambria" w:hAnsi="Cambria" w:cs="Arial"/>
          <w:sz w:val="20"/>
          <w:szCs w:val="20"/>
        </w:rPr>
        <w:t>)</w:t>
      </w:r>
      <w:r w:rsidRPr="00D77FCF">
        <w:rPr>
          <w:rFonts w:ascii="Cambria" w:hAnsi="Cambria" w:cs="Arial"/>
          <w:sz w:val="20"/>
          <w:szCs w:val="20"/>
          <w:lang w:val="id-ID"/>
        </w:rPr>
        <w:t xml:space="preserve"> </w:t>
      </w:r>
      <w:proofErr w:type="spellStart"/>
      <w:r w:rsidR="0094253A">
        <w:rPr>
          <w:rFonts w:ascii="Cambria" w:hAnsi="Cambria" w:cs="Arial"/>
          <w:sz w:val="20"/>
          <w:szCs w:val="20"/>
        </w:rPr>
        <w:t>huruf</w:t>
      </w:r>
      <w:proofErr w:type="spellEnd"/>
      <w:r w:rsidR="0094253A" w:rsidRPr="00D77FCF">
        <w:rPr>
          <w:rFonts w:ascii="Cambria" w:hAnsi="Cambria" w:cs="Arial"/>
          <w:sz w:val="20"/>
          <w:szCs w:val="20"/>
          <w:lang w:val="id-ID"/>
        </w:rPr>
        <w:t xml:space="preserve"> </w:t>
      </w:r>
      <w:r w:rsidR="0094253A">
        <w:rPr>
          <w:rFonts w:ascii="Cambria" w:hAnsi="Cambria" w:cs="Arial"/>
          <w:sz w:val="20"/>
          <w:szCs w:val="20"/>
        </w:rPr>
        <w:t>h</w:t>
      </w:r>
      <w:r w:rsidRPr="00877177">
        <w:rPr>
          <w:rFonts w:ascii="Cambria" w:hAnsi="Cambria" w:cs="Arial"/>
          <w:sz w:val="20"/>
          <w:szCs w:val="20"/>
          <w:lang w:val="id-ID"/>
        </w:rPr>
        <w:t xml:space="preserve"> Perjanjian ini diterima secara lengkap </w:t>
      </w:r>
      <w:r w:rsidR="005B21E2" w:rsidRPr="00D77FCF">
        <w:rPr>
          <w:rFonts w:ascii="Cambria" w:hAnsi="Cambria" w:cs="Arial"/>
          <w:sz w:val="20"/>
          <w:szCs w:val="20"/>
          <w:lang w:val="id-ID"/>
        </w:rPr>
        <w:t xml:space="preserve">dan benar </w:t>
      </w:r>
      <w:r w:rsidRPr="00877177">
        <w:rPr>
          <w:rFonts w:ascii="Cambria" w:hAnsi="Cambria" w:cs="Arial"/>
          <w:sz w:val="20"/>
          <w:szCs w:val="20"/>
          <w:lang w:val="id-ID"/>
        </w:rPr>
        <w:t xml:space="preserve">oleh Pihak Pertama, dengan tetap mengacu kepada syarat-syarat dan ketentuan-ketentuan yang diatur dalam Perjanjian ini. </w:t>
      </w:r>
    </w:p>
    <w:p w14:paraId="37CFE140" w14:textId="301010FB" w:rsidR="002F11D3" w:rsidRPr="00E823FE" w:rsidRDefault="002F11D3" w:rsidP="003102AC">
      <w:pPr>
        <w:pStyle w:val="BodyTextIndent2"/>
        <w:numPr>
          <w:ilvl w:val="1"/>
          <w:numId w:val="34"/>
        </w:numPr>
        <w:spacing w:line="240" w:lineRule="auto"/>
        <w:ind w:left="567" w:hanging="567"/>
        <w:jc w:val="both"/>
        <w:rPr>
          <w:ins w:id="296" w:author="FARIDA" w:date="2024-11-05T14:41:00Z"/>
          <w:rFonts w:ascii="Cambria" w:hAnsi="Cambria" w:cs="Arial"/>
          <w:sz w:val="20"/>
          <w:szCs w:val="20"/>
          <w:lang w:val="id-ID"/>
          <w:rPrChange w:id="297" w:author="FARIDA" w:date="2024-11-05T14:41:00Z">
            <w:rPr>
              <w:ins w:id="298" w:author="FARIDA" w:date="2024-11-05T14:41:00Z"/>
              <w:rFonts w:ascii="Cambria" w:hAnsi="Cambria" w:cs="Arial"/>
              <w:sz w:val="20"/>
              <w:szCs w:val="20"/>
            </w:rPr>
          </w:rPrChange>
        </w:rPr>
      </w:pPr>
      <w:r w:rsidRPr="00877177">
        <w:rPr>
          <w:rFonts w:ascii="Cambria" w:hAnsi="Cambria" w:cs="Arial"/>
          <w:sz w:val="20"/>
          <w:szCs w:val="20"/>
          <w:lang w:val="id-ID"/>
        </w:rPr>
        <w:t>Pembayaran tagihan dilakukan dengan mentransfer langsung ke nomor rekening Pihak Kedua</w:t>
      </w:r>
      <w:r w:rsidR="000B06D4">
        <w:rPr>
          <w:rFonts w:ascii="Cambria" w:hAnsi="Cambria" w:cs="Arial"/>
          <w:sz w:val="20"/>
          <w:szCs w:val="20"/>
        </w:rPr>
        <w:t xml:space="preserve"> </w:t>
      </w:r>
      <w:proofErr w:type="spellStart"/>
      <w:r w:rsidR="000B06D4">
        <w:rPr>
          <w:rFonts w:ascii="Cambria" w:hAnsi="Cambria" w:cs="Arial"/>
          <w:sz w:val="20"/>
          <w:szCs w:val="20"/>
        </w:rPr>
        <w:t>sebagai</w:t>
      </w:r>
      <w:proofErr w:type="spellEnd"/>
      <w:r w:rsidR="000B06D4">
        <w:rPr>
          <w:rFonts w:ascii="Cambria" w:hAnsi="Cambria" w:cs="Arial"/>
          <w:sz w:val="20"/>
          <w:szCs w:val="20"/>
        </w:rPr>
        <w:t xml:space="preserve"> </w:t>
      </w:r>
      <w:proofErr w:type="spellStart"/>
      <w:r w:rsidR="000B06D4">
        <w:rPr>
          <w:rFonts w:ascii="Cambria" w:hAnsi="Cambria" w:cs="Arial"/>
          <w:sz w:val="20"/>
          <w:szCs w:val="20"/>
        </w:rPr>
        <w:t>berikut</w:t>
      </w:r>
      <w:proofErr w:type="spellEnd"/>
      <w:r w:rsidR="000B06D4">
        <w:rPr>
          <w:rFonts w:ascii="Cambria" w:hAnsi="Cambria" w:cs="Arial"/>
          <w:sz w:val="20"/>
          <w:szCs w:val="20"/>
        </w:rPr>
        <w:t>:</w:t>
      </w:r>
    </w:p>
    <w:p w14:paraId="043C23DC" w14:textId="6AF9EBCA" w:rsidR="00E823FE" w:rsidDel="00E823FE" w:rsidRDefault="00E823FE">
      <w:pPr>
        <w:pStyle w:val="BodyTextIndent2"/>
        <w:numPr>
          <w:ilvl w:val="0"/>
          <w:numId w:val="90"/>
        </w:numPr>
        <w:spacing w:after="0" w:line="240" w:lineRule="auto"/>
        <w:ind w:left="1276"/>
        <w:contextualSpacing/>
        <w:jc w:val="both"/>
        <w:rPr>
          <w:del w:id="299" w:author="FARIDA" w:date="2024-11-05T14:44:00Z"/>
          <w:rFonts w:ascii="Cambria" w:hAnsi="Cambria" w:cs="Arial"/>
          <w:sz w:val="20"/>
          <w:szCs w:val="20"/>
          <w:lang w:val="id-ID"/>
        </w:rPr>
        <w:pPrChange w:id="300" w:author="FARIDA" w:date="2024-11-05T14:47:00Z">
          <w:pPr>
            <w:pStyle w:val="BodyTextIndent2"/>
            <w:numPr>
              <w:numId w:val="90"/>
            </w:numPr>
            <w:spacing w:line="240" w:lineRule="auto"/>
            <w:ind w:left="1276" w:hanging="360"/>
            <w:contextualSpacing/>
            <w:jc w:val="both"/>
          </w:pPr>
        </w:pPrChange>
      </w:pPr>
      <w:ins w:id="301" w:author="FARIDA" w:date="2024-11-05T14:43:00Z">
        <w:r>
          <w:rPr>
            <w:rFonts w:ascii="Cambria" w:hAnsi="Cambria" w:cs="Arial"/>
            <w:sz w:val="20"/>
            <w:szCs w:val="20"/>
            <w:lang w:val="id-ID"/>
          </w:rPr>
          <w:t>Rumah Sakit Prima Husada Malang</w:t>
        </w:r>
      </w:ins>
    </w:p>
    <w:p w14:paraId="58871205" w14:textId="77777777" w:rsidR="00E823FE" w:rsidRDefault="00E823FE">
      <w:pPr>
        <w:pStyle w:val="BodyTextIndent2"/>
        <w:numPr>
          <w:ilvl w:val="0"/>
          <w:numId w:val="90"/>
        </w:numPr>
        <w:spacing w:after="0" w:line="240" w:lineRule="auto"/>
        <w:ind w:left="1276"/>
        <w:jc w:val="both"/>
        <w:rPr>
          <w:ins w:id="302" w:author="FARIDA" w:date="2024-11-05T14:44:00Z"/>
          <w:rFonts w:ascii="Cambria" w:hAnsi="Cambria" w:cs="Arial"/>
          <w:sz w:val="20"/>
          <w:szCs w:val="20"/>
          <w:lang w:val="id-ID"/>
        </w:rPr>
        <w:pPrChange w:id="303" w:author="FARIDA" w:date="2024-11-05T14:47:00Z">
          <w:pPr>
            <w:pStyle w:val="BodyTextIndent2"/>
            <w:numPr>
              <w:numId w:val="88"/>
            </w:numPr>
            <w:spacing w:line="240" w:lineRule="auto"/>
            <w:ind w:left="1287" w:hanging="360"/>
            <w:jc w:val="both"/>
          </w:pPr>
        </w:pPrChange>
      </w:pPr>
    </w:p>
    <w:p w14:paraId="3D0116B6" w14:textId="1AD8CD10" w:rsidR="002F11D3" w:rsidDel="00E823FE" w:rsidRDefault="00E823FE">
      <w:pPr>
        <w:pStyle w:val="BodyTextIndent2"/>
        <w:spacing w:after="0" w:line="240" w:lineRule="auto"/>
        <w:ind w:left="1276"/>
        <w:contextualSpacing/>
        <w:jc w:val="both"/>
        <w:rPr>
          <w:del w:id="304" w:author="FARIDA" w:date="2024-11-05T14:44:00Z"/>
          <w:rFonts w:ascii="Cambria" w:hAnsi="Cambria" w:cs="Arial"/>
          <w:sz w:val="20"/>
          <w:szCs w:val="20"/>
          <w:lang w:val="id-ID"/>
        </w:rPr>
        <w:pPrChange w:id="305" w:author="FARIDA" w:date="2024-11-05T14:47:00Z">
          <w:pPr>
            <w:pStyle w:val="BodyTextIndent2"/>
            <w:spacing w:line="240" w:lineRule="auto"/>
            <w:ind w:left="1276"/>
            <w:contextualSpacing/>
            <w:jc w:val="both"/>
          </w:pPr>
        </w:pPrChange>
      </w:pPr>
      <w:ins w:id="306" w:author="FARIDA" w:date="2024-11-05T14:45:00Z">
        <w:r>
          <w:rPr>
            <w:rFonts w:ascii="Cambria" w:hAnsi="Cambria" w:cs="Arial"/>
            <w:sz w:val="20"/>
            <w:szCs w:val="20"/>
            <w:lang w:val="id-ID"/>
          </w:rPr>
          <w:t>Nama Bank</w:t>
        </w:r>
        <w:r>
          <w:rPr>
            <w:rFonts w:ascii="Cambria" w:hAnsi="Cambria" w:cs="Arial"/>
            <w:sz w:val="20"/>
            <w:szCs w:val="20"/>
            <w:lang w:val="id-ID"/>
          </w:rPr>
          <w:tab/>
        </w:r>
        <w:r>
          <w:rPr>
            <w:rFonts w:ascii="Cambria" w:hAnsi="Cambria" w:cs="Arial"/>
            <w:sz w:val="20"/>
            <w:szCs w:val="20"/>
            <w:lang w:val="id-ID"/>
          </w:rPr>
          <w:tab/>
          <w:t>: PT Bank Central Asia Tbk</w:t>
        </w:r>
      </w:ins>
      <w:del w:id="307" w:author="FARIDA" w:date="2024-11-05T14:44:00Z">
        <w:r w:rsidR="002F11D3" w:rsidRPr="00E823FE" w:rsidDel="00E823FE">
          <w:rPr>
            <w:rFonts w:ascii="Cambria" w:hAnsi="Cambria" w:cs="Arial"/>
            <w:sz w:val="20"/>
            <w:szCs w:val="20"/>
            <w:lang w:val="id-ID"/>
          </w:rPr>
          <w:delText xml:space="preserve">Nama Bank </w:delText>
        </w:r>
        <w:r w:rsidR="002F11D3" w:rsidRPr="00E823FE" w:rsidDel="00E823FE">
          <w:rPr>
            <w:rFonts w:ascii="Cambria" w:hAnsi="Cambria" w:cs="Arial"/>
            <w:sz w:val="20"/>
            <w:szCs w:val="20"/>
            <w:lang w:val="id-ID"/>
          </w:rPr>
          <w:tab/>
        </w:r>
        <w:r w:rsidR="002F11D3" w:rsidRPr="00E823FE" w:rsidDel="00E823FE">
          <w:rPr>
            <w:rFonts w:ascii="Cambria" w:hAnsi="Cambria" w:cs="Arial"/>
            <w:sz w:val="20"/>
            <w:szCs w:val="20"/>
            <w:lang w:val="id-ID"/>
          </w:rPr>
          <w:tab/>
          <w:delText>:</w:delText>
        </w:r>
        <w:r w:rsidR="002F11D3" w:rsidRPr="00E823FE" w:rsidDel="00E823FE">
          <w:rPr>
            <w:rFonts w:ascii="Cambria" w:hAnsi="Cambria" w:cs="Arial"/>
            <w:sz w:val="20"/>
            <w:szCs w:val="20"/>
          </w:rPr>
          <w:delText xml:space="preserve"> </w:delText>
        </w:r>
      </w:del>
      <w:del w:id="308" w:author="FARIDA" w:date="2024-11-05T14:40:00Z">
        <w:r w:rsidR="00A96F6C" w:rsidRPr="00E823FE" w:rsidDel="00E823FE">
          <w:rPr>
            <w:rFonts w:ascii="Cambria" w:hAnsi="Cambria" w:cs="Arial"/>
            <w:sz w:val="20"/>
            <w:szCs w:val="20"/>
            <w:highlight w:val="yellow"/>
            <w:lang w:val="id-ID"/>
          </w:rPr>
          <w:delText>[**]</w:delText>
        </w:r>
      </w:del>
    </w:p>
    <w:p w14:paraId="165FBFA9" w14:textId="77777777" w:rsidR="00E823FE" w:rsidRPr="00E823FE" w:rsidRDefault="00E823FE">
      <w:pPr>
        <w:pStyle w:val="BodyTextIndent2"/>
        <w:spacing w:after="0" w:line="240" w:lineRule="auto"/>
        <w:ind w:left="1276"/>
        <w:jc w:val="both"/>
        <w:rPr>
          <w:ins w:id="309" w:author="FARIDA" w:date="2024-11-05T14:45:00Z"/>
          <w:rFonts w:ascii="Cambria" w:hAnsi="Cambria" w:cs="Arial"/>
          <w:sz w:val="20"/>
          <w:szCs w:val="20"/>
          <w:lang w:val="id-ID"/>
        </w:rPr>
        <w:pPrChange w:id="310" w:author="FARIDA" w:date="2024-11-05T14:47:00Z">
          <w:pPr>
            <w:pStyle w:val="BodyTextIndent2"/>
            <w:spacing w:line="240" w:lineRule="auto"/>
            <w:ind w:left="720" w:firstLine="720"/>
            <w:contextualSpacing/>
            <w:jc w:val="both"/>
          </w:pPr>
        </w:pPrChange>
      </w:pPr>
    </w:p>
    <w:p w14:paraId="6DD12260" w14:textId="6082B87B" w:rsidR="00064B9B" w:rsidDel="00E823FE" w:rsidRDefault="00E823FE">
      <w:pPr>
        <w:pStyle w:val="BodyTextIndent2"/>
        <w:spacing w:after="0" w:line="240" w:lineRule="auto"/>
        <w:ind w:left="1276"/>
        <w:contextualSpacing/>
        <w:jc w:val="both"/>
        <w:rPr>
          <w:del w:id="311" w:author="FARIDA" w:date="2024-11-05T14:44:00Z"/>
          <w:rFonts w:ascii="Cambria" w:hAnsi="Cambria" w:cs="Arial"/>
          <w:sz w:val="20"/>
          <w:szCs w:val="20"/>
        </w:rPr>
        <w:pPrChange w:id="312" w:author="FARIDA" w:date="2024-11-05T14:47:00Z">
          <w:pPr>
            <w:pStyle w:val="BodyTextIndent2"/>
            <w:spacing w:line="240" w:lineRule="auto"/>
            <w:ind w:left="1276"/>
            <w:contextualSpacing/>
            <w:jc w:val="both"/>
          </w:pPr>
        </w:pPrChange>
      </w:pPr>
      <w:ins w:id="313" w:author="FARIDA" w:date="2024-11-05T14:45:00Z">
        <w:r>
          <w:rPr>
            <w:rFonts w:ascii="Cambria" w:hAnsi="Cambria" w:cs="Arial"/>
            <w:sz w:val="20"/>
            <w:szCs w:val="20"/>
          </w:rPr>
          <w:t>Nama Cabang</w:t>
        </w:r>
        <w:r>
          <w:rPr>
            <w:rFonts w:ascii="Cambria" w:hAnsi="Cambria" w:cs="Arial"/>
            <w:sz w:val="20"/>
            <w:szCs w:val="20"/>
          </w:rPr>
          <w:tab/>
        </w:r>
        <w:r>
          <w:rPr>
            <w:rFonts w:ascii="Cambria" w:hAnsi="Cambria" w:cs="Arial"/>
            <w:sz w:val="20"/>
            <w:szCs w:val="20"/>
          </w:rPr>
          <w:tab/>
          <w:t xml:space="preserve">: </w:t>
        </w:r>
      </w:ins>
      <w:ins w:id="314" w:author="FARIDA" w:date="2024-11-05T14:46:00Z">
        <w:r>
          <w:rPr>
            <w:rFonts w:ascii="Cambria" w:hAnsi="Cambria" w:cs="Arial"/>
            <w:sz w:val="20"/>
            <w:szCs w:val="20"/>
          </w:rPr>
          <w:t xml:space="preserve">Malang </w:t>
        </w:r>
        <w:proofErr w:type="spellStart"/>
        <w:r>
          <w:rPr>
            <w:rFonts w:ascii="Cambria" w:hAnsi="Cambria" w:cs="Arial"/>
            <w:sz w:val="20"/>
            <w:szCs w:val="20"/>
          </w:rPr>
          <w:t>Singosari</w:t>
        </w:r>
      </w:ins>
      <w:proofErr w:type="spellEnd"/>
      <w:del w:id="315" w:author="FARIDA" w:date="2024-11-05T14:44:00Z">
        <w:r w:rsidR="002F11D3" w:rsidRPr="00877177" w:rsidDel="00E823FE">
          <w:rPr>
            <w:rFonts w:ascii="Cambria" w:hAnsi="Cambria" w:cs="Arial"/>
            <w:sz w:val="20"/>
            <w:szCs w:val="20"/>
          </w:rPr>
          <w:delText>Nama Cabang</w:delText>
        </w:r>
        <w:r w:rsidR="002F11D3" w:rsidRPr="00877177" w:rsidDel="00E823FE">
          <w:rPr>
            <w:rFonts w:ascii="Cambria" w:hAnsi="Cambria" w:cs="Arial"/>
            <w:sz w:val="20"/>
            <w:szCs w:val="20"/>
          </w:rPr>
          <w:tab/>
        </w:r>
        <w:r w:rsidR="002F11D3" w:rsidRPr="00877177" w:rsidDel="00E823FE">
          <w:rPr>
            <w:rFonts w:ascii="Cambria" w:hAnsi="Cambria" w:cs="Arial"/>
            <w:sz w:val="20"/>
            <w:szCs w:val="20"/>
          </w:rPr>
          <w:tab/>
          <w:delText>:</w:delText>
        </w:r>
        <w:r w:rsidR="00064B9B" w:rsidRPr="00877177" w:rsidDel="00E823FE">
          <w:rPr>
            <w:rFonts w:ascii="Cambria" w:hAnsi="Cambria" w:cs="Arial"/>
            <w:sz w:val="20"/>
            <w:szCs w:val="20"/>
            <w:lang w:val="id-ID"/>
          </w:rPr>
          <w:delText xml:space="preserve"> </w:delText>
        </w:r>
      </w:del>
      <w:del w:id="316" w:author="FARIDA" w:date="2024-11-05T14:40:00Z">
        <w:r w:rsidR="00A96F6C" w:rsidRPr="00B81C86" w:rsidDel="00E823FE">
          <w:rPr>
            <w:rFonts w:ascii="Cambria" w:hAnsi="Cambria" w:cs="Arial"/>
            <w:sz w:val="20"/>
            <w:szCs w:val="20"/>
            <w:highlight w:val="yellow"/>
            <w:lang w:val="id-ID"/>
          </w:rPr>
          <w:delText>[**]</w:delText>
        </w:r>
      </w:del>
    </w:p>
    <w:p w14:paraId="2EAC1E8F" w14:textId="77777777" w:rsidR="00E823FE" w:rsidRDefault="00E823FE">
      <w:pPr>
        <w:pStyle w:val="BodyTextIndent2"/>
        <w:spacing w:after="0" w:line="240" w:lineRule="auto"/>
        <w:ind w:left="1276"/>
        <w:contextualSpacing/>
        <w:jc w:val="both"/>
        <w:rPr>
          <w:ins w:id="317" w:author="FARIDA" w:date="2024-11-05T14:45:00Z"/>
          <w:rFonts w:ascii="Cambria" w:hAnsi="Cambria" w:cs="Arial"/>
          <w:sz w:val="20"/>
          <w:szCs w:val="20"/>
        </w:rPr>
        <w:pPrChange w:id="318" w:author="FARIDA" w:date="2024-11-05T14:47:00Z">
          <w:pPr>
            <w:pStyle w:val="BodyTextIndent2"/>
            <w:spacing w:line="240" w:lineRule="auto"/>
            <w:ind w:left="1276"/>
            <w:contextualSpacing/>
            <w:jc w:val="both"/>
          </w:pPr>
        </w:pPrChange>
      </w:pPr>
    </w:p>
    <w:p w14:paraId="07ED15A4" w14:textId="18462AAD" w:rsidR="00E823FE" w:rsidRDefault="00E823FE">
      <w:pPr>
        <w:pStyle w:val="BodyTextIndent2"/>
        <w:spacing w:after="0" w:line="240" w:lineRule="auto"/>
        <w:ind w:left="1276"/>
        <w:contextualSpacing/>
        <w:jc w:val="both"/>
        <w:rPr>
          <w:ins w:id="319" w:author="FARIDA" w:date="2024-11-05T14:46:00Z"/>
          <w:rFonts w:ascii="Cambria" w:hAnsi="Cambria" w:cs="Arial"/>
          <w:sz w:val="20"/>
          <w:szCs w:val="20"/>
        </w:rPr>
        <w:pPrChange w:id="320" w:author="FARIDA" w:date="2024-11-05T14:47:00Z">
          <w:pPr>
            <w:pStyle w:val="BodyTextIndent2"/>
            <w:spacing w:line="240" w:lineRule="auto"/>
            <w:ind w:left="1276"/>
            <w:contextualSpacing/>
            <w:jc w:val="both"/>
          </w:pPr>
        </w:pPrChange>
      </w:pPr>
      <w:ins w:id="321" w:author="FARIDA" w:date="2024-11-05T14:45:00Z">
        <w:r>
          <w:rPr>
            <w:rFonts w:ascii="Cambria" w:hAnsi="Cambria" w:cs="Arial"/>
            <w:sz w:val="20"/>
            <w:szCs w:val="20"/>
          </w:rPr>
          <w:t xml:space="preserve">Nama </w:t>
        </w:r>
        <w:proofErr w:type="spellStart"/>
        <w:r>
          <w:rPr>
            <w:rFonts w:ascii="Cambria" w:hAnsi="Cambria" w:cs="Arial"/>
            <w:sz w:val="20"/>
            <w:szCs w:val="20"/>
          </w:rPr>
          <w:t>Pemilik</w:t>
        </w:r>
        <w:proofErr w:type="spellEnd"/>
        <w:r>
          <w:rPr>
            <w:rFonts w:ascii="Cambria" w:hAnsi="Cambria" w:cs="Arial"/>
            <w:sz w:val="20"/>
            <w:szCs w:val="20"/>
          </w:rPr>
          <w:t xml:space="preserve"> </w:t>
        </w:r>
        <w:proofErr w:type="spellStart"/>
        <w:r>
          <w:rPr>
            <w:rFonts w:ascii="Cambria" w:hAnsi="Cambria" w:cs="Arial"/>
            <w:sz w:val="20"/>
            <w:szCs w:val="20"/>
          </w:rPr>
          <w:t>Rekening</w:t>
        </w:r>
        <w:proofErr w:type="spellEnd"/>
        <w:r>
          <w:rPr>
            <w:rFonts w:ascii="Cambria" w:hAnsi="Cambria" w:cs="Arial"/>
            <w:sz w:val="20"/>
            <w:szCs w:val="20"/>
          </w:rPr>
          <w:tab/>
          <w:t xml:space="preserve">: PT </w:t>
        </w:r>
      </w:ins>
      <w:proofErr w:type="spellStart"/>
      <w:ins w:id="322" w:author="FARIDA" w:date="2024-11-05T14:46:00Z">
        <w:r>
          <w:rPr>
            <w:rFonts w:ascii="Cambria" w:hAnsi="Cambria" w:cs="Arial"/>
            <w:sz w:val="20"/>
            <w:szCs w:val="20"/>
          </w:rPr>
          <w:t>Disa</w:t>
        </w:r>
        <w:proofErr w:type="spellEnd"/>
        <w:r>
          <w:rPr>
            <w:rFonts w:ascii="Cambria" w:hAnsi="Cambria" w:cs="Arial"/>
            <w:sz w:val="20"/>
            <w:szCs w:val="20"/>
          </w:rPr>
          <w:t xml:space="preserve"> Prima </w:t>
        </w:r>
        <w:proofErr w:type="spellStart"/>
        <w:r>
          <w:rPr>
            <w:rFonts w:ascii="Cambria" w:hAnsi="Cambria" w:cs="Arial"/>
            <w:sz w:val="20"/>
            <w:szCs w:val="20"/>
          </w:rPr>
          <w:t>Medika</w:t>
        </w:r>
        <w:proofErr w:type="spellEnd"/>
      </w:ins>
    </w:p>
    <w:p w14:paraId="0A9C0310" w14:textId="018C4835" w:rsidR="00E823FE" w:rsidRPr="00877177" w:rsidRDefault="00E823FE">
      <w:pPr>
        <w:pStyle w:val="BodyTextIndent2"/>
        <w:spacing w:after="0" w:line="240" w:lineRule="auto"/>
        <w:ind w:left="1276"/>
        <w:contextualSpacing/>
        <w:jc w:val="both"/>
        <w:rPr>
          <w:ins w:id="323" w:author="FARIDA" w:date="2024-11-05T14:45:00Z"/>
          <w:rFonts w:ascii="Cambria" w:hAnsi="Cambria" w:cs="Arial"/>
          <w:sz w:val="20"/>
          <w:szCs w:val="20"/>
        </w:rPr>
        <w:pPrChange w:id="324" w:author="FARIDA" w:date="2024-11-05T14:47:00Z">
          <w:pPr>
            <w:pStyle w:val="BodyTextIndent2"/>
            <w:spacing w:line="240" w:lineRule="auto"/>
            <w:ind w:left="720" w:firstLine="720"/>
            <w:contextualSpacing/>
            <w:jc w:val="both"/>
          </w:pPr>
        </w:pPrChange>
      </w:pPr>
      <w:ins w:id="325" w:author="FARIDA" w:date="2024-11-05T14:46:00Z">
        <w:r>
          <w:rPr>
            <w:rFonts w:ascii="Cambria" w:hAnsi="Cambria" w:cs="Arial"/>
            <w:sz w:val="20"/>
            <w:szCs w:val="20"/>
          </w:rPr>
          <w:t xml:space="preserve">No. </w:t>
        </w:r>
        <w:proofErr w:type="spellStart"/>
        <w:r>
          <w:rPr>
            <w:rFonts w:ascii="Cambria" w:hAnsi="Cambria" w:cs="Arial"/>
            <w:sz w:val="20"/>
            <w:szCs w:val="20"/>
          </w:rPr>
          <w:t>Rekening</w:t>
        </w:r>
        <w:proofErr w:type="spellEnd"/>
        <w:r>
          <w:rPr>
            <w:rFonts w:ascii="Cambria" w:hAnsi="Cambria" w:cs="Arial"/>
            <w:sz w:val="20"/>
            <w:szCs w:val="20"/>
          </w:rPr>
          <w:tab/>
        </w:r>
        <w:r>
          <w:rPr>
            <w:rFonts w:ascii="Cambria" w:hAnsi="Cambria" w:cs="Arial"/>
            <w:sz w:val="20"/>
            <w:szCs w:val="20"/>
          </w:rPr>
          <w:tab/>
          <w:t>: 368-3040700</w:t>
        </w:r>
      </w:ins>
    </w:p>
    <w:p w14:paraId="0B20AA0D" w14:textId="461C8E21" w:rsidR="002F11D3" w:rsidRPr="00877177" w:rsidDel="00E823FE" w:rsidRDefault="002F11D3">
      <w:pPr>
        <w:pStyle w:val="BodyTextIndent2"/>
        <w:spacing w:line="240" w:lineRule="auto"/>
        <w:ind w:left="1276"/>
        <w:contextualSpacing/>
        <w:jc w:val="both"/>
        <w:rPr>
          <w:del w:id="326" w:author="FARIDA" w:date="2024-11-05T14:44:00Z"/>
          <w:rFonts w:ascii="Cambria" w:hAnsi="Cambria" w:cs="Arial"/>
          <w:sz w:val="20"/>
          <w:szCs w:val="20"/>
          <w:lang w:val="id-ID"/>
        </w:rPr>
        <w:pPrChange w:id="327" w:author="FARIDA" w:date="2024-11-05T14:44:00Z">
          <w:pPr>
            <w:pStyle w:val="BodyTextIndent2"/>
            <w:spacing w:line="240" w:lineRule="auto"/>
            <w:ind w:left="720" w:firstLine="720"/>
            <w:contextualSpacing/>
            <w:jc w:val="both"/>
          </w:pPr>
        </w:pPrChange>
      </w:pPr>
      <w:del w:id="328" w:author="FARIDA" w:date="2024-11-05T14:44:00Z">
        <w:r w:rsidRPr="00877177" w:rsidDel="00E823FE">
          <w:rPr>
            <w:rFonts w:ascii="Cambria" w:hAnsi="Cambria" w:cs="Arial"/>
            <w:sz w:val="20"/>
            <w:szCs w:val="20"/>
          </w:rPr>
          <w:delText xml:space="preserve">Nama Pemilik Rekening </w:delText>
        </w:r>
        <w:r w:rsidRPr="00877177" w:rsidDel="00E823FE">
          <w:rPr>
            <w:rFonts w:ascii="Cambria" w:hAnsi="Cambria" w:cs="Arial"/>
            <w:sz w:val="20"/>
            <w:szCs w:val="20"/>
          </w:rPr>
          <w:tab/>
          <w:delText>:</w:delText>
        </w:r>
        <w:r w:rsidRPr="00877177" w:rsidDel="00E823FE">
          <w:rPr>
            <w:rFonts w:ascii="Cambria" w:hAnsi="Cambria" w:cs="Arial"/>
            <w:sz w:val="20"/>
            <w:szCs w:val="20"/>
            <w:lang w:val="id-ID"/>
          </w:rPr>
          <w:delText xml:space="preserve"> </w:delText>
        </w:r>
      </w:del>
      <w:del w:id="329" w:author="FARIDA" w:date="2024-11-05T14:40:00Z">
        <w:r w:rsidR="00A96F6C" w:rsidRPr="00B81C86" w:rsidDel="00E823FE">
          <w:rPr>
            <w:rFonts w:ascii="Cambria" w:hAnsi="Cambria" w:cs="Arial"/>
            <w:sz w:val="20"/>
            <w:szCs w:val="20"/>
            <w:highlight w:val="yellow"/>
            <w:lang w:val="id-ID"/>
          </w:rPr>
          <w:delText>[**]</w:delText>
        </w:r>
      </w:del>
    </w:p>
    <w:p w14:paraId="619D5631" w14:textId="6A99DCF4" w:rsidR="00E823FE" w:rsidRDefault="002F11D3">
      <w:pPr>
        <w:pStyle w:val="BodyTextIndent2"/>
        <w:spacing w:line="240" w:lineRule="auto"/>
        <w:ind w:left="1276"/>
        <w:contextualSpacing/>
        <w:jc w:val="both"/>
        <w:rPr>
          <w:ins w:id="330" w:author="FARIDA" w:date="2024-11-05T14:43:00Z"/>
          <w:rFonts w:ascii="Cambria" w:hAnsi="Cambria" w:cs="Arial"/>
          <w:sz w:val="20"/>
          <w:szCs w:val="20"/>
          <w:lang w:val="id-ID"/>
        </w:rPr>
        <w:pPrChange w:id="331" w:author="FARIDA" w:date="2024-11-05T14:44:00Z">
          <w:pPr>
            <w:pStyle w:val="BodyTextIndent2"/>
            <w:spacing w:line="240" w:lineRule="auto"/>
            <w:ind w:left="720" w:firstLine="720"/>
            <w:contextualSpacing/>
            <w:jc w:val="both"/>
          </w:pPr>
        </w:pPrChange>
      </w:pPr>
      <w:del w:id="332" w:author="FARIDA" w:date="2024-11-05T14:44:00Z">
        <w:r w:rsidRPr="00877177" w:rsidDel="00E823FE">
          <w:rPr>
            <w:rFonts w:ascii="Cambria" w:hAnsi="Cambria" w:cs="Arial"/>
            <w:sz w:val="20"/>
            <w:szCs w:val="20"/>
          </w:rPr>
          <w:delText xml:space="preserve">No. Rekening </w:delText>
        </w:r>
        <w:r w:rsidRPr="00877177" w:rsidDel="00E823FE">
          <w:rPr>
            <w:rFonts w:ascii="Cambria" w:hAnsi="Cambria" w:cs="Arial"/>
            <w:sz w:val="20"/>
            <w:szCs w:val="20"/>
            <w:lang w:val="id-ID"/>
          </w:rPr>
          <w:tab/>
        </w:r>
        <w:r w:rsidRPr="00877177" w:rsidDel="00E823FE">
          <w:rPr>
            <w:rFonts w:ascii="Cambria" w:hAnsi="Cambria" w:cs="Arial"/>
            <w:sz w:val="20"/>
            <w:szCs w:val="20"/>
            <w:lang w:val="id-ID"/>
          </w:rPr>
          <w:tab/>
          <w:delText xml:space="preserve">: </w:delText>
        </w:r>
      </w:del>
      <w:del w:id="333" w:author="FARIDA" w:date="2024-11-05T14:40:00Z">
        <w:r w:rsidR="00A96F6C" w:rsidRPr="00B81C86" w:rsidDel="00E823FE">
          <w:rPr>
            <w:rFonts w:ascii="Cambria" w:hAnsi="Cambria" w:cs="Arial"/>
            <w:sz w:val="20"/>
            <w:szCs w:val="20"/>
            <w:highlight w:val="yellow"/>
            <w:lang w:val="id-ID"/>
          </w:rPr>
          <w:delText>[**]</w:delText>
        </w:r>
      </w:del>
    </w:p>
    <w:p w14:paraId="188E42C9" w14:textId="6488C1D6" w:rsidR="00E823FE" w:rsidRDefault="00E823FE">
      <w:pPr>
        <w:pStyle w:val="BodyTextIndent2"/>
        <w:numPr>
          <w:ilvl w:val="0"/>
          <w:numId w:val="90"/>
        </w:numPr>
        <w:spacing w:line="240" w:lineRule="auto"/>
        <w:ind w:left="1276"/>
        <w:contextualSpacing/>
        <w:jc w:val="both"/>
        <w:rPr>
          <w:ins w:id="334" w:author="FARIDA" w:date="2024-11-05T14:43:00Z"/>
          <w:rFonts w:ascii="Cambria" w:hAnsi="Cambria" w:cs="Arial"/>
          <w:sz w:val="20"/>
          <w:szCs w:val="20"/>
          <w:lang w:val="id-ID"/>
        </w:rPr>
        <w:pPrChange w:id="335" w:author="FARIDA" w:date="2024-11-05T14:44:00Z">
          <w:pPr>
            <w:pStyle w:val="BodyTextIndent2"/>
            <w:numPr>
              <w:numId w:val="88"/>
            </w:numPr>
            <w:spacing w:line="240" w:lineRule="auto"/>
            <w:ind w:left="1287" w:hanging="360"/>
            <w:contextualSpacing/>
            <w:jc w:val="both"/>
          </w:pPr>
        </w:pPrChange>
      </w:pPr>
      <w:ins w:id="336" w:author="FARIDA" w:date="2024-11-05T14:43:00Z">
        <w:r>
          <w:rPr>
            <w:rFonts w:ascii="Cambria" w:hAnsi="Cambria" w:cs="Arial"/>
            <w:sz w:val="20"/>
            <w:szCs w:val="20"/>
            <w:lang w:val="id-ID"/>
          </w:rPr>
          <w:t>Rumah Sakit Prima Husada Sukorejo</w:t>
        </w:r>
      </w:ins>
    </w:p>
    <w:p w14:paraId="271A21A8" w14:textId="4813949D" w:rsidR="00E823FE" w:rsidRDefault="00E823FE" w:rsidP="00E823FE">
      <w:pPr>
        <w:pStyle w:val="BodyTextIndent2"/>
        <w:spacing w:line="240" w:lineRule="auto"/>
        <w:ind w:left="1287"/>
        <w:contextualSpacing/>
        <w:jc w:val="both"/>
        <w:rPr>
          <w:ins w:id="337" w:author="FARIDA" w:date="2024-11-05T14:43:00Z"/>
          <w:rFonts w:ascii="Cambria" w:hAnsi="Cambria" w:cs="Arial"/>
          <w:sz w:val="20"/>
          <w:szCs w:val="20"/>
          <w:lang w:val="id-ID"/>
        </w:rPr>
      </w:pPr>
      <w:ins w:id="338" w:author="FARIDA" w:date="2024-11-05T14:43:00Z">
        <w:r>
          <w:rPr>
            <w:rFonts w:ascii="Cambria" w:hAnsi="Cambria" w:cs="Arial"/>
            <w:sz w:val="20"/>
            <w:szCs w:val="20"/>
            <w:lang w:val="id-ID"/>
          </w:rPr>
          <w:t>Nama Bank</w:t>
        </w:r>
        <w:r>
          <w:rPr>
            <w:rFonts w:ascii="Cambria" w:hAnsi="Cambria" w:cs="Arial"/>
            <w:sz w:val="20"/>
            <w:szCs w:val="20"/>
            <w:lang w:val="id-ID"/>
          </w:rPr>
          <w:tab/>
        </w:r>
        <w:r>
          <w:rPr>
            <w:rFonts w:ascii="Cambria" w:hAnsi="Cambria" w:cs="Arial"/>
            <w:sz w:val="20"/>
            <w:szCs w:val="20"/>
            <w:lang w:val="id-ID"/>
          </w:rPr>
          <w:tab/>
          <w:t>:</w:t>
        </w:r>
      </w:ins>
      <w:ins w:id="339" w:author="FARIDA" w:date="2024-11-05T14:46:00Z">
        <w:r>
          <w:rPr>
            <w:rFonts w:ascii="Cambria" w:hAnsi="Cambria" w:cs="Arial"/>
            <w:sz w:val="20"/>
            <w:szCs w:val="20"/>
            <w:lang w:val="id-ID"/>
          </w:rPr>
          <w:t xml:space="preserve"> Mandiri</w:t>
        </w:r>
      </w:ins>
    </w:p>
    <w:p w14:paraId="7F640C4B" w14:textId="240E7843" w:rsidR="00E823FE" w:rsidRDefault="00E823FE" w:rsidP="00E823FE">
      <w:pPr>
        <w:pStyle w:val="BodyTextIndent2"/>
        <w:spacing w:line="240" w:lineRule="auto"/>
        <w:ind w:left="1287"/>
        <w:contextualSpacing/>
        <w:jc w:val="both"/>
        <w:rPr>
          <w:ins w:id="340" w:author="FARIDA" w:date="2024-11-05T14:43:00Z"/>
          <w:rFonts w:ascii="Cambria" w:hAnsi="Cambria" w:cs="Arial"/>
          <w:sz w:val="20"/>
          <w:szCs w:val="20"/>
          <w:lang w:val="id-ID"/>
        </w:rPr>
      </w:pPr>
      <w:ins w:id="341" w:author="FARIDA" w:date="2024-11-05T14:43:00Z">
        <w:r>
          <w:rPr>
            <w:rFonts w:ascii="Cambria" w:hAnsi="Cambria" w:cs="Arial"/>
            <w:sz w:val="20"/>
            <w:szCs w:val="20"/>
            <w:lang w:val="id-ID"/>
          </w:rPr>
          <w:t>Nama Cabang</w:t>
        </w:r>
        <w:r>
          <w:rPr>
            <w:rFonts w:ascii="Cambria" w:hAnsi="Cambria" w:cs="Arial"/>
            <w:sz w:val="20"/>
            <w:szCs w:val="20"/>
            <w:lang w:val="id-ID"/>
          </w:rPr>
          <w:tab/>
        </w:r>
        <w:r>
          <w:rPr>
            <w:rFonts w:ascii="Cambria" w:hAnsi="Cambria" w:cs="Arial"/>
            <w:sz w:val="20"/>
            <w:szCs w:val="20"/>
            <w:lang w:val="id-ID"/>
          </w:rPr>
          <w:tab/>
          <w:t>:</w:t>
        </w:r>
      </w:ins>
      <w:ins w:id="342" w:author="FARIDA" w:date="2024-11-05T14:46:00Z">
        <w:r>
          <w:rPr>
            <w:rFonts w:ascii="Cambria" w:hAnsi="Cambria" w:cs="Arial"/>
            <w:sz w:val="20"/>
            <w:szCs w:val="20"/>
            <w:lang w:val="id-ID"/>
          </w:rPr>
          <w:t xml:space="preserve"> Malang Soetoyo</w:t>
        </w:r>
      </w:ins>
    </w:p>
    <w:p w14:paraId="44AF9FB5" w14:textId="79327287" w:rsidR="00E823FE" w:rsidRDefault="00E823FE" w:rsidP="00E823FE">
      <w:pPr>
        <w:pStyle w:val="BodyTextIndent2"/>
        <w:spacing w:line="240" w:lineRule="auto"/>
        <w:ind w:left="1287"/>
        <w:contextualSpacing/>
        <w:jc w:val="both"/>
        <w:rPr>
          <w:ins w:id="343" w:author="FARIDA" w:date="2024-11-05T14:43:00Z"/>
          <w:rFonts w:ascii="Cambria" w:hAnsi="Cambria" w:cs="Arial"/>
          <w:sz w:val="20"/>
          <w:szCs w:val="20"/>
          <w:lang w:val="id-ID"/>
        </w:rPr>
      </w:pPr>
      <w:ins w:id="344" w:author="FARIDA" w:date="2024-11-05T14:43:00Z">
        <w:r>
          <w:rPr>
            <w:rFonts w:ascii="Cambria" w:hAnsi="Cambria" w:cs="Arial"/>
            <w:sz w:val="20"/>
            <w:szCs w:val="20"/>
            <w:lang w:val="id-ID"/>
          </w:rPr>
          <w:t>Nama Pemilik Rekening</w:t>
        </w:r>
        <w:r>
          <w:rPr>
            <w:rFonts w:ascii="Cambria" w:hAnsi="Cambria" w:cs="Arial"/>
            <w:sz w:val="20"/>
            <w:szCs w:val="20"/>
            <w:lang w:val="id-ID"/>
          </w:rPr>
          <w:tab/>
          <w:t>:</w:t>
        </w:r>
      </w:ins>
      <w:ins w:id="345" w:author="FARIDA" w:date="2024-11-05T14:46:00Z">
        <w:r>
          <w:rPr>
            <w:rFonts w:ascii="Cambria" w:hAnsi="Cambria" w:cs="Arial"/>
            <w:sz w:val="20"/>
            <w:szCs w:val="20"/>
            <w:lang w:val="id-ID"/>
          </w:rPr>
          <w:t xml:space="preserve"> </w:t>
        </w:r>
      </w:ins>
      <w:ins w:id="346" w:author="FARIDA" w:date="2024-11-05T14:47:00Z">
        <w:r>
          <w:rPr>
            <w:rFonts w:ascii="Cambria" w:hAnsi="Cambria" w:cs="Arial"/>
            <w:sz w:val="20"/>
            <w:szCs w:val="20"/>
            <w:lang w:val="id-ID"/>
          </w:rPr>
          <w:t>PT Disa Prima Medika</w:t>
        </w:r>
      </w:ins>
    </w:p>
    <w:p w14:paraId="0C210D6D" w14:textId="15F05C7E" w:rsidR="00E823FE" w:rsidRDefault="00E823FE">
      <w:pPr>
        <w:pStyle w:val="BodyTextIndent2"/>
        <w:spacing w:line="240" w:lineRule="auto"/>
        <w:ind w:left="1287"/>
        <w:contextualSpacing/>
        <w:jc w:val="both"/>
        <w:rPr>
          <w:rFonts w:ascii="Cambria" w:hAnsi="Cambria" w:cs="Arial"/>
          <w:sz w:val="20"/>
          <w:szCs w:val="20"/>
          <w:lang w:val="id-ID"/>
        </w:rPr>
        <w:pPrChange w:id="347" w:author="FARIDA" w:date="2024-11-05T14:43:00Z">
          <w:pPr>
            <w:pStyle w:val="BodyTextIndent2"/>
            <w:spacing w:line="240" w:lineRule="auto"/>
            <w:ind w:left="720" w:firstLine="720"/>
            <w:contextualSpacing/>
            <w:jc w:val="both"/>
          </w:pPr>
        </w:pPrChange>
      </w:pPr>
      <w:ins w:id="348" w:author="FARIDA" w:date="2024-11-05T14:44:00Z">
        <w:r>
          <w:rPr>
            <w:rFonts w:ascii="Cambria" w:hAnsi="Cambria" w:cs="Arial"/>
            <w:sz w:val="20"/>
            <w:szCs w:val="20"/>
            <w:lang w:val="id-ID"/>
          </w:rPr>
          <w:t>No.</w:t>
        </w:r>
      </w:ins>
      <w:ins w:id="349" w:author="FARIDA" w:date="2024-11-05T14:47:00Z">
        <w:r>
          <w:rPr>
            <w:rFonts w:ascii="Cambria" w:hAnsi="Cambria" w:cs="Arial"/>
            <w:sz w:val="20"/>
            <w:szCs w:val="20"/>
            <w:lang w:val="id-ID"/>
          </w:rPr>
          <w:t xml:space="preserve"> </w:t>
        </w:r>
      </w:ins>
      <w:ins w:id="350" w:author="FARIDA" w:date="2024-11-05T14:44:00Z">
        <w:r>
          <w:rPr>
            <w:rFonts w:ascii="Cambria" w:hAnsi="Cambria" w:cs="Arial"/>
            <w:sz w:val="20"/>
            <w:szCs w:val="20"/>
            <w:lang w:val="id-ID"/>
          </w:rPr>
          <w:t>Rekening</w:t>
        </w:r>
        <w:r>
          <w:rPr>
            <w:rFonts w:ascii="Cambria" w:hAnsi="Cambria" w:cs="Arial"/>
            <w:sz w:val="20"/>
            <w:szCs w:val="20"/>
            <w:lang w:val="id-ID"/>
          </w:rPr>
          <w:tab/>
        </w:r>
        <w:r>
          <w:rPr>
            <w:rFonts w:ascii="Cambria" w:hAnsi="Cambria" w:cs="Arial"/>
            <w:sz w:val="20"/>
            <w:szCs w:val="20"/>
            <w:lang w:val="id-ID"/>
          </w:rPr>
          <w:tab/>
          <w:t>:</w:t>
        </w:r>
      </w:ins>
      <w:ins w:id="351" w:author="FARIDA" w:date="2024-11-05T14:47:00Z">
        <w:r>
          <w:rPr>
            <w:rFonts w:ascii="Cambria" w:hAnsi="Cambria" w:cs="Arial"/>
            <w:sz w:val="20"/>
            <w:szCs w:val="20"/>
            <w:lang w:val="id-ID"/>
          </w:rPr>
          <w:t xml:space="preserve"> 144.00555.33324</w:t>
        </w:r>
      </w:ins>
    </w:p>
    <w:p w14:paraId="1DD43CAD" w14:textId="77777777" w:rsidR="00330AA1" w:rsidRPr="00877177" w:rsidRDefault="00330AA1" w:rsidP="000A5663">
      <w:pPr>
        <w:pStyle w:val="BodyTextIndent2"/>
        <w:spacing w:line="240" w:lineRule="auto"/>
        <w:ind w:left="720" w:firstLine="720"/>
        <w:contextualSpacing/>
        <w:jc w:val="both"/>
        <w:rPr>
          <w:rFonts w:ascii="Cambria" w:hAnsi="Cambria" w:cs="Arial"/>
          <w:sz w:val="20"/>
          <w:szCs w:val="20"/>
        </w:rPr>
      </w:pPr>
    </w:p>
    <w:p w14:paraId="4A329538" w14:textId="77777777" w:rsidR="009C74EE" w:rsidRPr="00877177" w:rsidRDefault="009C74EE" w:rsidP="003102AC">
      <w:pPr>
        <w:pStyle w:val="BodyTextIndent2"/>
        <w:numPr>
          <w:ilvl w:val="1"/>
          <w:numId w:val="34"/>
        </w:numPr>
        <w:spacing w:line="240" w:lineRule="auto"/>
        <w:ind w:left="567" w:hanging="567"/>
        <w:jc w:val="both"/>
        <w:rPr>
          <w:rFonts w:ascii="Cambria" w:hAnsi="Cambria" w:cs="Arial"/>
          <w:sz w:val="20"/>
          <w:szCs w:val="20"/>
          <w:lang w:val="id-ID"/>
        </w:rPr>
      </w:pP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wajib</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memberitahukan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setiap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perubahan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rekening</w:t>
      </w:r>
      <w:proofErr w:type="spellEnd"/>
      <w:r w:rsidRPr="00877177">
        <w:rPr>
          <w:rFonts w:ascii="Cambria" w:hAnsi="Cambria" w:cs="Arial"/>
          <w:sz w:val="20"/>
          <w:szCs w:val="20"/>
        </w:rPr>
        <w:t xml:space="preserve"> Bank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005B21E2" w:rsidRPr="00877177">
        <w:rPr>
          <w:rFonts w:ascii="Cambria" w:hAnsi="Cambria" w:cs="Arial"/>
          <w:sz w:val="20"/>
          <w:szCs w:val="20"/>
        </w:rPr>
        <w:t>P</w:t>
      </w:r>
      <w:r w:rsidRPr="00877177">
        <w:rPr>
          <w:rFonts w:ascii="Cambria" w:hAnsi="Cambria" w:cs="Arial"/>
          <w:sz w:val="20"/>
          <w:szCs w:val="20"/>
        </w:rPr>
        <w:t>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selambat-lambatnya</w:t>
      </w:r>
      <w:proofErr w:type="spellEnd"/>
      <w:r w:rsidRPr="00877177">
        <w:rPr>
          <w:rFonts w:ascii="Cambria" w:hAnsi="Cambria" w:cs="Arial"/>
          <w:sz w:val="20"/>
          <w:szCs w:val="20"/>
        </w:rPr>
        <w:t xml:space="preserve"> 30 (</w:t>
      </w:r>
      <w:proofErr w:type="spellStart"/>
      <w:r w:rsidRPr="00877177">
        <w:rPr>
          <w:rFonts w:ascii="Cambria" w:hAnsi="Cambria" w:cs="Arial"/>
          <w:sz w:val="20"/>
          <w:szCs w:val="20"/>
        </w:rPr>
        <w:t>tiga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puluh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kalender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sebelum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diberlakukannya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nomor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rekening</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baru</w:t>
      </w:r>
      <w:proofErr w:type="spellEnd"/>
      <w:r w:rsidRPr="00877177">
        <w:rPr>
          <w:rFonts w:ascii="Cambria" w:hAnsi="Cambria" w:cs="Arial"/>
          <w:sz w:val="20"/>
          <w:szCs w:val="20"/>
        </w:rPr>
        <w:t>.</w:t>
      </w:r>
    </w:p>
    <w:p w14:paraId="11936362" w14:textId="383FA4DB" w:rsidR="002F11D3" w:rsidRPr="00877177" w:rsidRDefault="002F11D3" w:rsidP="003102AC">
      <w:pPr>
        <w:pStyle w:val="BodyTextIndent2"/>
        <w:numPr>
          <w:ilvl w:val="1"/>
          <w:numId w:val="34"/>
        </w:numPr>
        <w:spacing w:line="240" w:lineRule="auto"/>
        <w:ind w:left="540" w:hanging="540"/>
        <w:jc w:val="both"/>
        <w:rPr>
          <w:rFonts w:ascii="Cambria" w:hAnsi="Cambria" w:cs="Arial"/>
          <w:sz w:val="20"/>
          <w:szCs w:val="20"/>
          <w:lang w:val="id-ID"/>
        </w:rPr>
      </w:pPr>
      <w:r w:rsidRPr="00877177">
        <w:rPr>
          <w:rFonts w:ascii="Cambria" w:hAnsi="Cambria" w:cs="Arial"/>
          <w:sz w:val="20"/>
          <w:szCs w:val="20"/>
          <w:lang w:val="id-ID"/>
        </w:rPr>
        <w:t xml:space="preserve">Pihak Kedua memberikan daftar </w:t>
      </w:r>
      <w:r w:rsidR="00323404">
        <w:rPr>
          <w:rFonts w:ascii="Cambria" w:hAnsi="Cambria" w:cs="Arial"/>
          <w:sz w:val="20"/>
          <w:szCs w:val="20"/>
        </w:rPr>
        <w:t>T</w:t>
      </w:r>
      <w:r w:rsidRPr="00877177">
        <w:rPr>
          <w:rFonts w:ascii="Cambria" w:hAnsi="Cambria" w:cs="Arial"/>
          <w:sz w:val="20"/>
          <w:szCs w:val="20"/>
          <w:lang w:val="id-ID"/>
        </w:rPr>
        <w:t xml:space="preserve">arif yang berlaku kepada Pihak Pertama dan semua perhitungan biaya Pelayanan Kesehatan Peserta berdasarkan </w:t>
      </w:r>
      <w:r w:rsidR="00323404">
        <w:rPr>
          <w:rFonts w:ascii="Cambria" w:hAnsi="Cambria" w:cs="Arial"/>
          <w:sz w:val="20"/>
          <w:szCs w:val="20"/>
        </w:rPr>
        <w:t>T</w:t>
      </w:r>
      <w:r w:rsidRPr="00877177">
        <w:rPr>
          <w:rFonts w:ascii="Cambria" w:hAnsi="Cambria" w:cs="Arial"/>
          <w:sz w:val="20"/>
          <w:szCs w:val="20"/>
          <w:lang w:val="id-ID"/>
        </w:rPr>
        <w:t>arif tersebut</w:t>
      </w:r>
      <w:r w:rsidRPr="00877177">
        <w:rPr>
          <w:rFonts w:ascii="Cambria" w:hAnsi="Cambria" w:cs="Arial"/>
          <w:b/>
          <w:sz w:val="20"/>
          <w:szCs w:val="20"/>
          <w:lang w:val="id-ID"/>
        </w:rPr>
        <w:t xml:space="preserve">. </w:t>
      </w:r>
      <w:r w:rsidRPr="00877177">
        <w:rPr>
          <w:rFonts w:ascii="Cambria" w:hAnsi="Cambria" w:cs="Arial"/>
          <w:sz w:val="20"/>
          <w:szCs w:val="20"/>
          <w:lang w:val="id-ID"/>
        </w:rPr>
        <w:t xml:space="preserve">Setiap perubahan terhadap daftar </w:t>
      </w:r>
      <w:r w:rsidR="00323404">
        <w:rPr>
          <w:rFonts w:ascii="Cambria" w:hAnsi="Cambria" w:cs="Arial"/>
          <w:sz w:val="20"/>
          <w:szCs w:val="20"/>
        </w:rPr>
        <w:t>T</w:t>
      </w:r>
      <w:r w:rsidRPr="00877177">
        <w:rPr>
          <w:rFonts w:ascii="Cambria" w:hAnsi="Cambria" w:cs="Arial"/>
          <w:sz w:val="20"/>
          <w:szCs w:val="20"/>
          <w:lang w:val="id-ID"/>
        </w:rPr>
        <w:t xml:space="preserve">arif akan diberitahukan kepada Pihak Pertama </w:t>
      </w:r>
      <w:proofErr w:type="spellStart"/>
      <w:r w:rsidR="00323404">
        <w:rPr>
          <w:rFonts w:ascii="Cambria" w:hAnsi="Cambria" w:cs="Arial"/>
          <w:sz w:val="20"/>
          <w:szCs w:val="20"/>
        </w:rPr>
        <w:t>selambat-lambatnya</w:t>
      </w:r>
      <w:proofErr w:type="spellEnd"/>
      <w:r w:rsidRPr="00877177">
        <w:rPr>
          <w:rFonts w:ascii="Cambria" w:hAnsi="Cambria" w:cs="Arial"/>
          <w:sz w:val="20"/>
          <w:szCs w:val="20"/>
          <w:lang w:val="id-ID"/>
        </w:rPr>
        <w:t xml:space="preserve"> </w:t>
      </w:r>
      <w:r w:rsidR="00F76532" w:rsidRPr="00D77FCF">
        <w:rPr>
          <w:rFonts w:ascii="Cambria" w:hAnsi="Cambria" w:cs="Arial"/>
          <w:sz w:val="20"/>
          <w:szCs w:val="20"/>
          <w:lang w:val="id-ID"/>
        </w:rPr>
        <w:t>30</w:t>
      </w:r>
      <w:r w:rsidRPr="00877177">
        <w:rPr>
          <w:rFonts w:ascii="Cambria" w:hAnsi="Cambria" w:cs="Arial"/>
          <w:sz w:val="20"/>
          <w:szCs w:val="20"/>
          <w:lang w:val="id-ID"/>
        </w:rPr>
        <w:t xml:space="preserve"> (</w:t>
      </w:r>
      <w:r w:rsidR="00F76532" w:rsidRPr="00D77FCF">
        <w:rPr>
          <w:rFonts w:ascii="Cambria" w:hAnsi="Cambria" w:cs="Arial"/>
          <w:sz w:val="20"/>
          <w:szCs w:val="20"/>
          <w:lang w:val="id-ID"/>
        </w:rPr>
        <w:t>tiga puluh</w:t>
      </w:r>
      <w:r w:rsidRPr="00877177">
        <w:rPr>
          <w:rFonts w:ascii="Cambria" w:hAnsi="Cambria" w:cs="Arial"/>
          <w:sz w:val="20"/>
          <w:szCs w:val="20"/>
          <w:lang w:val="id-ID"/>
        </w:rPr>
        <w:t xml:space="preserve">) </w:t>
      </w:r>
      <w:r w:rsidR="00323404">
        <w:rPr>
          <w:rFonts w:ascii="Cambria" w:hAnsi="Cambria" w:cs="Arial"/>
          <w:sz w:val="20"/>
          <w:szCs w:val="20"/>
        </w:rPr>
        <w:t>H</w:t>
      </w:r>
      <w:r w:rsidRPr="00877177">
        <w:rPr>
          <w:rFonts w:ascii="Cambria" w:hAnsi="Cambria" w:cs="Arial"/>
          <w:sz w:val="20"/>
          <w:szCs w:val="20"/>
          <w:lang w:val="id-ID"/>
        </w:rPr>
        <w:t xml:space="preserve">ari </w:t>
      </w:r>
      <w:r w:rsidR="00323404">
        <w:rPr>
          <w:rFonts w:ascii="Cambria" w:hAnsi="Cambria" w:cs="Arial"/>
          <w:sz w:val="20"/>
          <w:szCs w:val="20"/>
        </w:rPr>
        <w:t>K</w:t>
      </w:r>
      <w:r w:rsidRPr="00877177">
        <w:rPr>
          <w:rFonts w:ascii="Cambria" w:hAnsi="Cambria" w:cs="Arial"/>
          <w:sz w:val="20"/>
          <w:szCs w:val="20"/>
          <w:lang w:val="id-ID"/>
        </w:rPr>
        <w:t xml:space="preserve">erja sebelum </w:t>
      </w:r>
      <w:r w:rsidR="00323404">
        <w:rPr>
          <w:rFonts w:ascii="Cambria" w:hAnsi="Cambria" w:cs="Arial"/>
          <w:sz w:val="20"/>
          <w:szCs w:val="20"/>
        </w:rPr>
        <w:t>T</w:t>
      </w:r>
      <w:r w:rsidRPr="00877177">
        <w:rPr>
          <w:rFonts w:ascii="Cambria" w:hAnsi="Cambria" w:cs="Arial"/>
          <w:sz w:val="20"/>
          <w:szCs w:val="20"/>
          <w:lang w:val="id-ID"/>
        </w:rPr>
        <w:t>arif baru berlaku.</w:t>
      </w:r>
    </w:p>
    <w:p w14:paraId="5E585881" w14:textId="58B373B0" w:rsidR="002F11D3" w:rsidRPr="00877177" w:rsidRDefault="002F11D3" w:rsidP="003102AC">
      <w:pPr>
        <w:pStyle w:val="BodyTextIndent2"/>
        <w:numPr>
          <w:ilvl w:val="1"/>
          <w:numId w:val="34"/>
        </w:numPr>
        <w:spacing w:line="240" w:lineRule="auto"/>
        <w:ind w:left="540" w:hanging="540"/>
        <w:jc w:val="both"/>
        <w:rPr>
          <w:rFonts w:ascii="Cambria" w:hAnsi="Cambria" w:cs="Arial"/>
          <w:sz w:val="20"/>
          <w:szCs w:val="20"/>
          <w:lang w:val="id-ID"/>
        </w:rPr>
      </w:pPr>
      <w:r w:rsidRPr="00877177">
        <w:rPr>
          <w:rFonts w:ascii="Cambria" w:hAnsi="Cambria"/>
          <w:sz w:val="20"/>
          <w:szCs w:val="20"/>
          <w:lang w:val="sv-SE"/>
        </w:rPr>
        <w:t xml:space="preserve">Biaya </w:t>
      </w:r>
      <w:r w:rsidR="005B21E2" w:rsidRPr="00877177">
        <w:rPr>
          <w:rFonts w:ascii="Cambria" w:hAnsi="Cambria"/>
          <w:sz w:val="20"/>
          <w:szCs w:val="20"/>
          <w:lang w:val="sv-SE"/>
        </w:rPr>
        <w:t xml:space="preserve">dan </w:t>
      </w:r>
      <w:r w:rsidR="00C70419">
        <w:rPr>
          <w:rFonts w:ascii="Cambria" w:hAnsi="Cambria"/>
          <w:sz w:val="20"/>
          <w:szCs w:val="20"/>
          <w:lang w:val="sv-SE"/>
        </w:rPr>
        <w:t>P</w:t>
      </w:r>
      <w:r w:rsidRPr="00877177">
        <w:rPr>
          <w:rFonts w:ascii="Cambria" w:hAnsi="Cambria"/>
          <w:sz w:val="20"/>
          <w:szCs w:val="20"/>
          <w:lang w:val="sv-SE"/>
        </w:rPr>
        <w:t xml:space="preserve">elayanan </w:t>
      </w:r>
      <w:r w:rsidR="00C70419">
        <w:rPr>
          <w:rFonts w:ascii="Cambria" w:hAnsi="Cambria"/>
          <w:sz w:val="20"/>
          <w:szCs w:val="20"/>
          <w:lang w:val="sv-SE"/>
        </w:rPr>
        <w:t>K</w:t>
      </w:r>
      <w:r w:rsidRPr="00877177">
        <w:rPr>
          <w:rFonts w:ascii="Cambria" w:hAnsi="Cambria"/>
          <w:sz w:val="20"/>
          <w:szCs w:val="20"/>
          <w:lang w:val="sv-SE"/>
        </w:rPr>
        <w:t xml:space="preserve">esehatan adalah yang wajar </w:t>
      </w:r>
      <w:r w:rsidR="005B21E2" w:rsidRPr="00877177">
        <w:rPr>
          <w:rFonts w:ascii="Cambria" w:hAnsi="Cambria"/>
          <w:sz w:val="20"/>
          <w:szCs w:val="20"/>
          <w:lang w:val="sv-SE"/>
        </w:rPr>
        <w:t>serta</w:t>
      </w:r>
      <w:r w:rsidRPr="00877177">
        <w:rPr>
          <w:rFonts w:ascii="Cambria" w:hAnsi="Cambria"/>
          <w:sz w:val="20"/>
          <w:szCs w:val="20"/>
          <w:lang w:val="sv-SE"/>
        </w:rPr>
        <w:t xml:space="preserve"> lazim di mana biaya untuk perawatan dan pelayanan medis yang tidak melebihi biaya umum yang dibebankan oleh pemberi perawatan dan pelayanan medis lainnya bisa diberikan untuk perawatan dan pelayanan medis yang sama atau sebanding kepada seseorang dengan jenis kelamin dan usia yang sama untuk kondisi kesehatan yang sama.</w:t>
      </w:r>
    </w:p>
    <w:p w14:paraId="7E4825A6" w14:textId="3A44D19A" w:rsidR="00F76532" w:rsidRPr="00A96F6C" w:rsidRDefault="00F76532" w:rsidP="003102AC">
      <w:pPr>
        <w:pStyle w:val="BodyTextIndent2"/>
        <w:numPr>
          <w:ilvl w:val="1"/>
          <w:numId w:val="34"/>
        </w:numPr>
        <w:spacing w:after="0" w:line="240" w:lineRule="auto"/>
        <w:ind w:left="540" w:hanging="540"/>
        <w:jc w:val="both"/>
        <w:rPr>
          <w:rFonts w:ascii="Cambria" w:hAnsi="Cambria" w:cs="Arial"/>
          <w:sz w:val="20"/>
          <w:szCs w:val="20"/>
          <w:lang w:val="id-ID"/>
        </w:rPr>
      </w:pPr>
      <w:r w:rsidRPr="00877177">
        <w:rPr>
          <w:rFonts w:ascii="Cambria" w:hAnsi="Cambria"/>
          <w:sz w:val="20"/>
          <w:szCs w:val="20"/>
          <w:lang w:val="sv-SE"/>
        </w:rPr>
        <w:t>Pihak Pertama hanya akan melakukan pemba</w:t>
      </w:r>
      <w:r w:rsidR="00CA5610" w:rsidRPr="00877177">
        <w:rPr>
          <w:rFonts w:ascii="Cambria" w:hAnsi="Cambria"/>
          <w:sz w:val="20"/>
          <w:szCs w:val="20"/>
          <w:lang w:val="sv-SE"/>
        </w:rPr>
        <w:t>yaran atas tagihan Pihak Kedua</w:t>
      </w:r>
      <w:r w:rsidRPr="00877177">
        <w:rPr>
          <w:rFonts w:ascii="Cambria" w:hAnsi="Cambria"/>
          <w:sz w:val="20"/>
          <w:szCs w:val="20"/>
          <w:lang w:val="sv-SE"/>
        </w:rPr>
        <w:t xml:space="preserve"> apabila biaya </w:t>
      </w:r>
      <w:r w:rsidR="00314BCB">
        <w:rPr>
          <w:rFonts w:ascii="Cambria" w:hAnsi="Cambria"/>
          <w:sz w:val="20"/>
          <w:szCs w:val="20"/>
          <w:lang w:val="sv-SE"/>
        </w:rPr>
        <w:t>Pe</w:t>
      </w:r>
      <w:r w:rsidRPr="00877177">
        <w:rPr>
          <w:rFonts w:ascii="Cambria" w:hAnsi="Cambria"/>
          <w:sz w:val="20"/>
          <w:szCs w:val="20"/>
          <w:lang w:val="sv-SE"/>
        </w:rPr>
        <w:t xml:space="preserve">layanan </w:t>
      </w:r>
      <w:r w:rsidR="00314BCB">
        <w:rPr>
          <w:rFonts w:ascii="Cambria" w:hAnsi="Cambria"/>
          <w:sz w:val="20"/>
          <w:szCs w:val="20"/>
          <w:lang w:val="sv-SE"/>
        </w:rPr>
        <w:t>L</w:t>
      </w:r>
      <w:r w:rsidRPr="00877177">
        <w:rPr>
          <w:rFonts w:ascii="Cambria" w:hAnsi="Cambria"/>
          <w:sz w:val="20"/>
          <w:szCs w:val="20"/>
          <w:lang w:val="sv-SE"/>
        </w:rPr>
        <w:t>esehatan yang diberikan kepada Peserta sesuai dengan kelas perawatan sebagaimana tercantum di dalam Surat jaminan dan Tarif yang telah disepakati oleh Para Pihak.</w:t>
      </w:r>
    </w:p>
    <w:p w14:paraId="30D95AE0" w14:textId="77777777" w:rsidR="00C17103" w:rsidRPr="00A96F6C" w:rsidRDefault="00C17103" w:rsidP="00A96F6C">
      <w:pPr>
        <w:pStyle w:val="BodyTextIndent2"/>
        <w:spacing w:after="0" w:line="240" w:lineRule="auto"/>
        <w:ind w:left="540"/>
        <w:jc w:val="both"/>
        <w:rPr>
          <w:rFonts w:ascii="Cambria" w:hAnsi="Cambria" w:cs="Arial"/>
          <w:sz w:val="20"/>
          <w:szCs w:val="20"/>
          <w:lang w:val="id-ID"/>
        </w:rPr>
      </w:pPr>
    </w:p>
    <w:p w14:paraId="1D8009BC" w14:textId="48343448" w:rsidR="00C17103" w:rsidRDefault="00C17103" w:rsidP="003102AC">
      <w:pPr>
        <w:pStyle w:val="BodyTextIndent2"/>
        <w:numPr>
          <w:ilvl w:val="1"/>
          <w:numId w:val="34"/>
        </w:numPr>
        <w:spacing w:after="0" w:line="240" w:lineRule="auto"/>
        <w:ind w:left="540" w:hanging="540"/>
        <w:jc w:val="both"/>
        <w:rPr>
          <w:rFonts w:ascii="Cambria" w:hAnsi="Cambria" w:cs="Arial"/>
          <w:sz w:val="20"/>
          <w:szCs w:val="20"/>
          <w:lang w:val="id-ID"/>
        </w:rPr>
      </w:pPr>
      <w:r w:rsidRPr="00D77FCF">
        <w:rPr>
          <w:rFonts w:ascii="Cambria" w:hAnsi="Cambria" w:cs="Arial"/>
          <w:sz w:val="20"/>
          <w:szCs w:val="20"/>
          <w:lang w:val="id-ID"/>
        </w:rPr>
        <w:t xml:space="preserve">Seluruh pembayaran </w:t>
      </w:r>
      <w:proofErr w:type="spellStart"/>
      <w:r w:rsidR="001E24D7">
        <w:rPr>
          <w:rFonts w:ascii="Cambria" w:hAnsi="Cambria" w:cs="Arial"/>
          <w:sz w:val="20"/>
          <w:szCs w:val="20"/>
        </w:rPr>
        <w:t>i</w:t>
      </w:r>
      <w:proofErr w:type="spellEnd"/>
      <w:r w:rsidRPr="00D77FCF">
        <w:rPr>
          <w:rFonts w:ascii="Cambria" w:hAnsi="Cambria" w:cs="Arial"/>
          <w:sz w:val="20"/>
          <w:szCs w:val="20"/>
          <w:lang w:val="id-ID"/>
        </w:rPr>
        <w:t xml:space="preserve">mbal </w:t>
      </w:r>
      <w:r w:rsidR="001E24D7">
        <w:rPr>
          <w:rFonts w:ascii="Cambria" w:hAnsi="Cambria" w:cs="Arial"/>
          <w:sz w:val="20"/>
          <w:szCs w:val="20"/>
        </w:rPr>
        <w:t>j</w:t>
      </w:r>
      <w:r w:rsidRPr="00D77FCF">
        <w:rPr>
          <w:rFonts w:ascii="Cambria" w:hAnsi="Cambria" w:cs="Arial"/>
          <w:sz w:val="20"/>
          <w:szCs w:val="20"/>
          <w:lang w:val="id-ID"/>
        </w:rPr>
        <w:t xml:space="preserve">asa </w:t>
      </w:r>
      <w:proofErr w:type="spellStart"/>
      <w:r w:rsidR="001E24D7">
        <w:rPr>
          <w:rFonts w:ascii="Cambria" w:hAnsi="Cambria" w:cs="Arial"/>
          <w:sz w:val="20"/>
          <w:szCs w:val="20"/>
        </w:rPr>
        <w:t>Pelayanan</w:t>
      </w:r>
      <w:proofErr w:type="spellEnd"/>
      <w:r w:rsidR="001E24D7">
        <w:rPr>
          <w:rFonts w:ascii="Cambria" w:hAnsi="Cambria" w:cs="Arial"/>
          <w:sz w:val="20"/>
          <w:szCs w:val="20"/>
        </w:rPr>
        <w:t xml:space="preserve"> Kesehatan </w:t>
      </w:r>
      <w:r w:rsidRPr="00D77FCF">
        <w:rPr>
          <w:rFonts w:ascii="Cambria" w:hAnsi="Cambria" w:cs="Arial"/>
          <w:sz w:val="20"/>
          <w:szCs w:val="20"/>
          <w:lang w:val="id-ID"/>
        </w:rPr>
        <w:t>wajib dibayarkan dengan mata uang Rupiah sesuai dengan ketentuan perundang-undangan yang berlaku.</w:t>
      </w:r>
    </w:p>
    <w:p w14:paraId="54023A47" w14:textId="77777777" w:rsidR="002F11D3" w:rsidRPr="00D77FCF" w:rsidRDefault="002F11D3" w:rsidP="0017213B">
      <w:pPr>
        <w:pStyle w:val="BodyTextIndent2"/>
        <w:spacing w:after="0" w:line="240" w:lineRule="auto"/>
        <w:ind w:left="0"/>
        <w:rPr>
          <w:rFonts w:ascii="Cambria" w:hAnsi="Cambria" w:cs="Arial"/>
          <w:b/>
          <w:sz w:val="20"/>
          <w:szCs w:val="20"/>
          <w:lang w:val="id-ID"/>
        </w:rPr>
      </w:pPr>
    </w:p>
    <w:p w14:paraId="74828C7B" w14:textId="77777777" w:rsidR="002F11D3" w:rsidRPr="00877177" w:rsidRDefault="00C33D41" w:rsidP="00614F2B">
      <w:pPr>
        <w:pStyle w:val="BodyTextIndent2"/>
        <w:spacing w:after="0" w:line="240" w:lineRule="auto"/>
        <w:ind w:left="540" w:hanging="540"/>
        <w:jc w:val="center"/>
        <w:rPr>
          <w:rFonts w:ascii="Cambria" w:hAnsi="Cambria" w:cs="Arial"/>
          <w:b/>
          <w:sz w:val="20"/>
          <w:szCs w:val="20"/>
        </w:rPr>
      </w:pPr>
      <w:r w:rsidRPr="008A3F2D">
        <w:rPr>
          <w:rFonts w:ascii="Cambria" w:hAnsi="Cambria" w:cs="Arial"/>
          <w:b/>
          <w:sz w:val="20"/>
          <w:szCs w:val="20"/>
        </w:rPr>
        <w:t xml:space="preserve">PASAL </w:t>
      </w:r>
      <w:r w:rsidR="002C529A" w:rsidRPr="008A3F2D">
        <w:rPr>
          <w:rFonts w:ascii="Cambria" w:hAnsi="Cambria" w:cs="Arial"/>
          <w:b/>
          <w:sz w:val="20"/>
          <w:szCs w:val="20"/>
        </w:rPr>
        <w:t>10</w:t>
      </w:r>
    </w:p>
    <w:p w14:paraId="4F5450F4" w14:textId="77777777" w:rsidR="002F11D3" w:rsidRPr="00877177" w:rsidRDefault="002F11D3" w:rsidP="002F11D3">
      <w:pPr>
        <w:pStyle w:val="BodyTextIndent2"/>
        <w:spacing w:after="0" w:line="240" w:lineRule="auto"/>
        <w:ind w:left="540" w:hanging="540"/>
        <w:jc w:val="center"/>
        <w:rPr>
          <w:rFonts w:ascii="Cambria" w:hAnsi="Cambria" w:cs="Arial"/>
          <w:b/>
          <w:sz w:val="20"/>
          <w:szCs w:val="20"/>
        </w:rPr>
      </w:pPr>
      <w:r w:rsidRPr="00877177">
        <w:rPr>
          <w:rFonts w:ascii="Cambria" w:hAnsi="Cambria" w:cs="Arial"/>
          <w:b/>
          <w:sz w:val="20"/>
          <w:szCs w:val="20"/>
        </w:rPr>
        <w:t>POTONGAN TARIF</w:t>
      </w:r>
    </w:p>
    <w:p w14:paraId="70B28DA9" w14:textId="77777777" w:rsidR="002F11D3" w:rsidRPr="00877177" w:rsidRDefault="002F11D3" w:rsidP="002F11D3">
      <w:pPr>
        <w:pStyle w:val="BodyTextIndent2"/>
        <w:spacing w:after="0" w:line="240" w:lineRule="auto"/>
        <w:ind w:left="540" w:hanging="540"/>
        <w:jc w:val="center"/>
        <w:rPr>
          <w:rFonts w:ascii="Cambria" w:hAnsi="Cambria" w:cs="Arial"/>
          <w:sz w:val="20"/>
          <w:szCs w:val="20"/>
        </w:rPr>
      </w:pPr>
    </w:p>
    <w:p w14:paraId="0CF17140" w14:textId="77777777" w:rsidR="00144D36" w:rsidRPr="00144D36" w:rsidRDefault="00144D36" w:rsidP="00144D36">
      <w:pPr>
        <w:pStyle w:val="ListParagraph"/>
        <w:numPr>
          <w:ilvl w:val="0"/>
          <w:numId w:val="35"/>
        </w:numPr>
        <w:spacing w:after="120"/>
        <w:jc w:val="both"/>
        <w:rPr>
          <w:rFonts w:ascii="Cambria" w:hAnsi="Cambria" w:cs="Arial"/>
          <w:vanish/>
          <w:sz w:val="20"/>
          <w:szCs w:val="20"/>
        </w:rPr>
      </w:pPr>
    </w:p>
    <w:p w14:paraId="25926A9C" w14:textId="77777777" w:rsidR="00144D36" w:rsidRPr="00144D36" w:rsidRDefault="00144D36" w:rsidP="00144D36">
      <w:pPr>
        <w:pStyle w:val="ListParagraph"/>
        <w:numPr>
          <w:ilvl w:val="0"/>
          <w:numId w:val="35"/>
        </w:numPr>
        <w:spacing w:after="120"/>
        <w:jc w:val="both"/>
        <w:rPr>
          <w:rFonts w:ascii="Cambria" w:hAnsi="Cambria" w:cs="Arial"/>
          <w:vanish/>
          <w:sz w:val="20"/>
          <w:szCs w:val="20"/>
        </w:rPr>
      </w:pPr>
    </w:p>
    <w:p w14:paraId="7D10ABA6" w14:textId="3CA2F0FD" w:rsidR="003102AC" w:rsidRPr="00F66EFC" w:rsidRDefault="002F11D3" w:rsidP="00A96F6C">
      <w:pPr>
        <w:pStyle w:val="BodyTextIndent2"/>
        <w:numPr>
          <w:ilvl w:val="1"/>
          <w:numId w:val="35"/>
        </w:numPr>
        <w:spacing w:line="240" w:lineRule="auto"/>
        <w:ind w:left="540" w:hanging="540"/>
        <w:jc w:val="both"/>
        <w:rPr>
          <w:rFonts w:ascii="Cambria" w:hAnsi="Cambria" w:cs="Arial"/>
          <w:sz w:val="20"/>
          <w:szCs w:val="20"/>
        </w:rPr>
      </w:pPr>
      <w:commentRangeStart w:id="352"/>
      <w:proofErr w:type="spellStart"/>
      <w:r w:rsidRPr="00F66EFC">
        <w:rPr>
          <w:rFonts w:ascii="Cambria" w:hAnsi="Cambria" w:cs="Arial"/>
          <w:sz w:val="20"/>
          <w:szCs w:val="20"/>
        </w:rPr>
        <w:t>Pihak</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Kedua</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memberikan</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potongan</w:t>
      </w:r>
      <w:proofErr w:type="spellEnd"/>
      <w:r w:rsidRPr="00F66EFC">
        <w:rPr>
          <w:rFonts w:ascii="Cambria" w:hAnsi="Cambria" w:cs="Arial"/>
          <w:sz w:val="20"/>
          <w:szCs w:val="20"/>
        </w:rPr>
        <w:t xml:space="preserve"> </w:t>
      </w:r>
      <w:r w:rsidR="00627A32" w:rsidRPr="00F66EFC">
        <w:rPr>
          <w:rFonts w:ascii="Cambria" w:hAnsi="Cambria" w:cs="Arial"/>
          <w:sz w:val="20"/>
          <w:szCs w:val="20"/>
        </w:rPr>
        <w:t>T</w:t>
      </w:r>
      <w:r w:rsidRPr="00F66EFC">
        <w:rPr>
          <w:rFonts w:ascii="Cambria" w:hAnsi="Cambria" w:cs="Arial"/>
          <w:sz w:val="20"/>
          <w:szCs w:val="20"/>
        </w:rPr>
        <w:t>arif</w:t>
      </w:r>
      <w:r w:rsidR="00064B9B" w:rsidRPr="00F66EFC">
        <w:rPr>
          <w:rFonts w:ascii="Cambria" w:hAnsi="Cambria" w:cs="Arial"/>
          <w:sz w:val="20"/>
          <w:szCs w:val="20"/>
        </w:rPr>
        <w:t xml:space="preserve"> </w:t>
      </w:r>
      <w:proofErr w:type="spellStart"/>
      <w:r w:rsidR="00064B9B" w:rsidRPr="00F66EFC">
        <w:rPr>
          <w:rFonts w:ascii="Cambria" w:hAnsi="Cambria" w:cs="Arial"/>
          <w:sz w:val="20"/>
          <w:szCs w:val="20"/>
        </w:rPr>
        <w:t>kepada</w:t>
      </w:r>
      <w:proofErr w:type="spellEnd"/>
      <w:r w:rsidR="00064B9B" w:rsidRPr="00F66EFC">
        <w:rPr>
          <w:rFonts w:ascii="Cambria" w:hAnsi="Cambria" w:cs="Arial"/>
          <w:sz w:val="20"/>
          <w:szCs w:val="20"/>
        </w:rPr>
        <w:t xml:space="preserve"> </w:t>
      </w:r>
      <w:proofErr w:type="spellStart"/>
      <w:r w:rsidR="00064B9B" w:rsidRPr="00F66EFC">
        <w:rPr>
          <w:rFonts w:ascii="Cambria" w:hAnsi="Cambria" w:cs="Arial"/>
          <w:sz w:val="20"/>
          <w:szCs w:val="20"/>
        </w:rPr>
        <w:t>Pihak</w:t>
      </w:r>
      <w:proofErr w:type="spellEnd"/>
      <w:r w:rsidR="00064B9B" w:rsidRPr="00F66EFC">
        <w:rPr>
          <w:rFonts w:ascii="Cambria" w:hAnsi="Cambria" w:cs="Arial"/>
          <w:sz w:val="20"/>
          <w:szCs w:val="20"/>
        </w:rPr>
        <w:t xml:space="preserve"> </w:t>
      </w:r>
      <w:proofErr w:type="spellStart"/>
      <w:r w:rsidR="00064B9B" w:rsidRPr="00F66EFC">
        <w:rPr>
          <w:rFonts w:ascii="Cambria" w:hAnsi="Cambria" w:cs="Arial"/>
          <w:sz w:val="20"/>
          <w:szCs w:val="20"/>
        </w:rPr>
        <w:t>Pertama</w:t>
      </w:r>
      <w:proofErr w:type="spellEnd"/>
      <w:r w:rsidR="00064B9B" w:rsidRPr="00F66EFC">
        <w:rPr>
          <w:rFonts w:ascii="Cambria" w:hAnsi="Cambria" w:cs="Arial"/>
          <w:sz w:val="20"/>
          <w:szCs w:val="20"/>
        </w:rPr>
        <w:t xml:space="preserve"> </w:t>
      </w:r>
      <w:proofErr w:type="spellStart"/>
      <w:r w:rsidR="00064B9B" w:rsidRPr="00F66EFC">
        <w:rPr>
          <w:rFonts w:ascii="Cambria" w:hAnsi="Cambria" w:cs="Arial"/>
          <w:sz w:val="20"/>
          <w:szCs w:val="20"/>
        </w:rPr>
        <w:t>sebesar</w:t>
      </w:r>
      <w:proofErr w:type="spellEnd"/>
      <w:del w:id="353" w:author="Ratna RS Prima Husada" w:date="2024-12-05T16:00:00Z">
        <w:r w:rsidR="00F8321A" w:rsidRPr="00F66EFC" w:rsidDel="00447E6B">
          <w:rPr>
            <w:rFonts w:ascii="Cambria" w:hAnsi="Cambria" w:cs="Arial"/>
            <w:sz w:val="20"/>
            <w:szCs w:val="20"/>
          </w:rPr>
          <w:delText xml:space="preserve"> </w:delText>
        </w:r>
        <w:r w:rsidR="00A96F6C" w:rsidRPr="00F66EFC" w:rsidDel="00447E6B">
          <w:rPr>
            <w:rFonts w:ascii="Cambria" w:hAnsi="Cambria" w:cs="Arial"/>
            <w:sz w:val="20"/>
            <w:szCs w:val="20"/>
            <w:lang w:val="id-ID"/>
            <w:rPrChange w:id="354" w:author="FARIDA" w:date="2024-12-06T10:00:00Z">
              <w:rPr>
                <w:rFonts w:ascii="Cambria" w:hAnsi="Cambria" w:cs="Arial"/>
                <w:sz w:val="20"/>
                <w:szCs w:val="20"/>
                <w:highlight w:val="yellow"/>
                <w:lang w:val="id-ID"/>
              </w:rPr>
            </w:rPrChange>
          </w:rPr>
          <w:delText>[**]</w:delText>
        </w:r>
      </w:del>
      <w:r w:rsidR="00360B0B" w:rsidRPr="00F66EFC">
        <w:rPr>
          <w:rFonts w:ascii="Cambria" w:hAnsi="Cambria" w:cs="Arial"/>
          <w:sz w:val="20"/>
          <w:szCs w:val="20"/>
          <w:rPrChange w:id="355" w:author="FARIDA" w:date="2024-12-06T10:00:00Z">
            <w:rPr>
              <w:rFonts w:ascii="Cambria" w:hAnsi="Cambria" w:cs="Arial"/>
              <w:sz w:val="20"/>
              <w:szCs w:val="20"/>
              <w:highlight w:val="yellow"/>
            </w:rPr>
          </w:rPrChange>
        </w:rPr>
        <w:t xml:space="preserve"> </w:t>
      </w:r>
      <w:ins w:id="356" w:author="FARIDA" w:date="2024-12-27T10:56:00Z">
        <w:r w:rsidR="00C33CE4">
          <w:rPr>
            <w:rFonts w:ascii="Cambria" w:hAnsi="Cambria" w:cs="Arial"/>
            <w:sz w:val="20"/>
            <w:szCs w:val="20"/>
          </w:rPr>
          <w:t>3</w:t>
        </w:r>
      </w:ins>
      <w:ins w:id="357" w:author="Ratna RS Prima Husada" w:date="2024-12-05T16:00:00Z">
        <w:del w:id="358" w:author="FARIDA" w:date="2024-12-27T10:56:00Z">
          <w:r w:rsidR="00447E6B" w:rsidRPr="00F66EFC" w:rsidDel="00C33CE4">
            <w:rPr>
              <w:rFonts w:ascii="Cambria" w:hAnsi="Cambria" w:cs="Arial"/>
              <w:sz w:val="20"/>
              <w:szCs w:val="20"/>
              <w:rPrChange w:id="359" w:author="FARIDA" w:date="2024-12-06T10:00:00Z">
                <w:rPr>
                  <w:rFonts w:ascii="Cambria" w:hAnsi="Cambria" w:cs="Arial"/>
                  <w:sz w:val="20"/>
                  <w:szCs w:val="20"/>
                  <w:highlight w:val="yellow"/>
                </w:rPr>
              </w:rPrChange>
            </w:rPr>
            <w:delText>0</w:delText>
          </w:r>
        </w:del>
      </w:ins>
      <w:r w:rsidR="00064B9B" w:rsidRPr="00F66EFC">
        <w:rPr>
          <w:rFonts w:ascii="Cambria" w:hAnsi="Cambria" w:cs="Arial"/>
          <w:sz w:val="20"/>
          <w:szCs w:val="20"/>
          <w:rPrChange w:id="360" w:author="FARIDA" w:date="2024-12-06T10:00:00Z">
            <w:rPr>
              <w:rFonts w:ascii="Cambria" w:hAnsi="Cambria" w:cs="Arial"/>
              <w:sz w:val="20"/>
              <w:szCs w:val="20"/>
              <w:highlight w:val="yellow"/>
            </w:rPr>
          </w:rPrChange>
        </w:rPr>
        <w:t>%</w:t>
      </w:r>
      <w:r w:rsidR="00064B9B" w:rsidRPr="00F66EFC">
        <w:rPr>
          <w:rFonts w:ascii="Cambria" w:hAnsi="Cambria" w:cs="Arial"/>
          <w:sz w:val="20"/>
          <w:szCs w:val="20"/>
        </w:rPr>
        <w:t xml:space="preserve"> (</w:t>
      </w:r>
      <w:del w:id="361" w:author="Ratna RS Prima Husada" w:date="2024-12-06T09:46:00Z">
        <w:r w:rsidR="00A96F6C" w:rsidRPr="00F66EFC" w:rsidDel="001B624D">
          <w:rPr>
            <w:rFonts w:ascii="Cambria" w:hAnsi="Cambria" w:cs="Arial"/>
            <w:sz w:val="20"/>
            <w:szCs w:val="20"/>
            <w:lang w:val="id-ID"/>
            <w:rPrChange w:id="362" w:author="FARIDA" w:date="2024-12-06T10:00:00Z">
              <w:rPr>
                <w:rFonts w:ascii="Cambria" w:hAnsi="Cambria" w:cs="Arial"/>
                <w:sz w:val="20"/>
                <w:szCs w:val="20"/>
                <w:highlight w:val="yellow"/>
                <w:lang w:val="id-ID"/>
              </w:rPr>
            </w:rPrChange>
          </w:rPr>
          <w:delText>[**]</w:delText>
        </w:r>
      </w:del>
      <w:ins w:id="363" w:author="Ratna RS Prima Husada" w:date="2024-12-06T09:46:00Z">
        <w:r w:rsidR="001B624D" w:rsidRPr="00F66EFC">
          <w:rPr>
            <w:rFonts w:ascii="Cambria" w:hAnsi="Cambria" w:cs="Arial"/>
            <w:sz w:val="20"/>
            <w:szCs w:val="20"/>
            <w:lang w:val="id-ID"/>
            <w:rPrChange w:id="364" w:author="FARIDA" w:date="2024-12-06T10:00:00Z">
              <w:rPr>
                <w:rFonts w:ascii="Cambria" w:hAnsi="Cambria" w:cs="Arial"/>
                <w:sz w:val="20"/>
                <w:szCs w:val="20"/>
                <w:highlight w:val="yellow"/>
                <w:lang w:val="id-ID"/>
              </w:rPr>
            </w:rPrChange>
          </w:rPr>
          <w:t xml:space="preserve"> </w:t>
        </w:r>
      </w:ins>
      <w:ins w:id="365" w:author="FARIDA" w:date="2024-12-27T10:56:00Z">
        <w:r w:rsidR="00C33CE4">
          <w:rPr>
            <w:rFonts w:ascii="Cambria" w:hAnsi="Cambria" w:cs="Arial"/>
            <w:sz w:val="20"/>
            <w:szCs w:val="20"/>
            <w:lang w:val="id-ID"/>
          </w:rPr>
          <w:t>tiga</w:t>
        </w:r>
      </w:ins>
      <w:ins w:id="366" w:author="Ratna RS Prima Husada" w:date="2024-12-06T09:46:00Z">
        <w:del w:id="367" w:author="FARIDA" w:date="2024-12-27T10:56:00Z">
          <w:r w:rsidR="001B624D" w:rsidRPr="00F66EFC" w:rsidDel="00C33CE4">
            <w:rPr>
              <w:rFonts w:ascii="Cambria" w:hAnsi="Cambria" w:cs="Arial"/>
              <w:sz w:val="20"/>
              <w:szCs w:val="20"/>
              <w:lang w:val="id-ID"/>
              <w:rPrChange w:id="368" w:author="FARIDA" w:date="2024-12-06T10:00:00Z">
                <w:rPr>
                  <w:rFonts w:ascii="Cambria" w:hAnsi="Cambria" w:cs="Arial"/>
                  <w:sz w:val="20"/>
                  <w:szCs w:val="20"/>
                  <w:highlight w:val="yellow"/>
                  <w:lang w:val="id-ID"/>
                </w:rPr>
              </w:rPrChange>
            </w:rPr>
            <w:delText>nol</w:delText>
          </w:r>
        </w:del>
      </w:ins>
      <w:r w:rsidR="00064B9B" w:rsidRPr="00F66EFC">
        <w:rPr>
          <w:rFonts w:ascii="Cambria" w:hAnsi="Cambria" w:cs="Arial"/>
          <w:sz w:val="20"/>
          <w:szCs w:val="20"/>
        </w:rPr>
        <w:t xml:space="preserve"> </w:t>
      </w:r>
      <w:proofErr w:type="spellStart"/>
      <w:r w:rsidR="00064B9B" w:rsidRPr="00F66EFC">
        <w:rPr>
          <w:rFonts w:ascii="Cambria" w:hAnsi="Cambria" w:cs="Arial"/>
          <w:sz w:val="20"/>
          <w:szCs w:val="20"/>
        </w:rPr>
        <w:t>per</w:t>
      </w:r>
      <w:r w:rsidR="009D3209" w:rsidRPr="00F66EFC">
        <w:rPr>
          <w:rFonts w:ascii="Cambria" w:hAnsi="Cambria" w:cs="Arial"/>
          <w:sz w:val="20"/>
          <w:szCs w:val="20"/>
        </w:rPr>
        <w:t>sen</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dari</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setiap</w:t>
      </w:r>
      <w:proofErr w:type="spellEnd"/>
      <w:r w:rsidRPr="00F66EFC">
        <w:rPr>
          <w:rFonts w:ascii="Cambria" w:hAnsi="Cambria" w:cs="Arial"/>
          <w:sz w:val="20"/>
          <w:szCs w:val="20"/>
        </w:rPr>
        <w:t xml:space="preserve"> total </w:t>
      </w:r>
      <w:proofErr w:type="spellStart"/>
      <w:r w:rsidRPr="00F66EFC">
        <w:rPr>
          <w:rFonts w:ascii="Cambria" w:hAnsi="Cambria" w:cs="Arial"/>
          <w:sz w:val="20"/>
          <w:szCs w:val="20"/>
        </w:rPr>
        <w:t>tagihan</w:t>
      </w:r>
      <w:proofErr w:type="spellEnd"/>
      <w:r w:rsidRPr="00F66EFC">
        <w:rPr>
          <w:rFonts w:ascii="Cambria" w:hAnsi="Cambria" w:cs="Arial"/>
          <w:sz w:val="20"/>
          <w:szCs w:val="20"/>
        </w:rPr>
        <w:t xml:space="preserve"> </w:t>
      </w:r>
      <w:proofErr w:type="spellStart"/>
      <w:r w:rsidR="00627A32" w:rsidRPr="00F66EFC">
        <w:rPr>
          <w:rFonts w:ascii="Cambria" w:hAnsi="Cambria" w:cs="Arial"/>
          <w:sz w:val="20"/>
          <w:szCs w:val="20"/>
        </w:rPr>
        <w:t>Pe</w:t>
      </w:r>
      <w:r w:rsidRPr="00F66EFC">
        <w:rPr>
          <w:rFonts w:ascii="Cambria" w:hAnsi="Cambria" w:cs="Arial"/>
          <w:sz w:val="20"/>
          <w:szCs w:val="20"/>
        </w:rPr>
        <w:t>l</w:t>
      </w:r>
      <w:r w:rsidR="00E403F0" w:rsidRPr="00F66EFC">
        <w:rPr>
          <w:rFonts w:ascii="Cambria" w:hAnsi="Cambria" w:cs="Arial"/>
          <w:sz w:val="20"/>
          <w:szCs w:val="20"/>
        </w:rPr>
        <w:t>ayanan</w:t>
      </w:r>
      <w:proofErr w:type="spellEnd"/>
      <w:r w:rsidR="00E403F0" w:rsidRPr="00F66EFC">
        <w:rPr>
          <w:rFonts w:ascii="Cambria" w:hAnsi="Cambria" w:cs="Arial"/>
          <w:sz w:val="20"/>
          <w:szCs w:val="20"/>
        </w:rPr>
        <w:t xml:space="preserve"> </w:t>
      </w:r>
      <w:r w:rsidR="00627A32" w:rsidRPr="00F66EFC">
        <w:rPr>
          <w:rFonts w:ascii="Cambria" w:hAnsi="Cambria" w:cs="Arial"/>
          <w:sz w:val="20"/>
          <w:szCs w:val="20"/>
        </w:rPr>
        <w:t>K</w:t>
      </w:r>
      <w:r w:rsidR="00E403F0" w:rsidRPr="00F66EFC">
        <w:rPr>
          <w:rFonts w:ascii="Cambria" w:hAnsi="Cambria" w:cs="Arial"/>
          <w:sz w:val="20"/>
          <w:szCs w:val="20"/>
        </w:rPr>
        <w:t xml:space="preserve">esehatan </w:t>
      </w:r>
      <w:proofErr w:type="spellStart"/>
      <w:r w:rsidR="00E403F0" w:rsidRPr="00F66EFC">
        <w:rPr>
          <w:rFonts w:ascii="Cambria" w:hAnsi="Cambria" w:cs="Arial"/>
          <w:sz w:val="20"/>
          <w:szCs w:val="20"/>
        </w:rPr>
        <w:t>dengan</w:t>
      </w:r>
      <w:proofErr w:type="spellEnd"/>
      <w:r w:rsidR="00F8321A" w:rsidRPr="00F66EFC">
        <w:rPr>
          <w:rFonts w:ascii="Cambria" w:hAnsi="Cambria" w:cs="Arial"/>
          <w:sz w:val="20"/>
          <w:szCs w:val="20"/>
        </w:rPr>
        <w:t xml:space="preserve"> </w:t>
      </w:r>
      <w:proofErr w:type="spellStart"/>
      <w:r w:rsidRPr="00F66EFC">
        <w:rPr>
          <w:rFonts w:ascii="Cambria" w:hAnsi="Cambria" w:cs="Arial"/>
          <w:sz w:val="20"/>
          <w:szCs w:val="20"/>
        </w:rPr>
        <w:t>cara</w:t>
      </w:r>
      <w:proofErr w:type="spellEnd"/>
      <w:r w:rsidR="00F8321A" w:rsidRPr="00F66EFC">
        <w:rPr>
          <w:rFonts w:ascii="Cambria" w:hAnsi="Cambria" w:cs="Arial"/>
          <w:sz w:val="20"/>
          <w:szCs w:val="20"/>
        </w:rPr>
        <w:t xml:space="preserve"> </w:t>
      </w:r>
      <w:proofErr w:type="spellStart"/>
      <w:r w:rsidRPr="00F66EFC">
        <w:rPr>
          <w:rFonts w:ascii="Cambria" w:hAnsi="Cambria" w:cs="Arial"/>
          <w:sz w:val="20"/>
          <w:szCs w:val="20"/>
        </w:rPr>
        <w:t>dipotong</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langsung</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disetiap</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transaksi</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pembayaran</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tagihan</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dari</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Pihak</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Kedua</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dimana</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nilai</w:t>
      </w:r>
      <w:proofErr w:type="spellEnd"/>
      <w:r w:rsidRPr="00F66EFC">
        <w:rPr>
          <w:rFonts w:ascii="Cambria" w:hAnsi="Cambria" w:cs="Arial"/>
          <w:sz w:val="20"/>
          <w:szCs w:val="20"/>
        </w:rPr>
        <w:t xml:space="preserve"> total </w:t>
      </w:r>
      <w:proofErr w:type="spellStart"/>
      <w:r w:rsidRPr="00F66EFC">
        <w:rPr>
          <w:rFonts w:ascii="Cambria" w:hAnsi="Cambria" w:cs="Arial"/>
          <w:sz w:val="20"/>
          <w:szCs w:val="20"/>
        </w:rPr>
        <w:t>tagihan</w:t>
      </w:r>
      <w:proofErr w:type="spellEnd"/>
      <w:r w:rsidRPr="00F66EFC">
        <w:rPr>
          <w:rFonts w:ascii="Cambria" w:hAnsi="Cambria" w:cs="Arial"/>
          <w:sz w:val="20"/>
          <w:szCs w:val="20"/>
        </w:rPr>
        <w:t xml:space="preserve"> dan </w:t>
      </w:r>
      <w:proofErr w:type="spellStart"/>
      <w:r w:rsidRPr="00F66EFC">
        <w:rPr>
          <w:rFonts w:ascii="Cambria" w:hAnsi="Cambria" w:cs="Arial"/>
          <w:sz w:val="20"/>
          <w:szCs w:val="20"/>
        </w:rPr>
        <w:t>nilai</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potongan</w:t>
      </w:r>
      <w:proofErr w:type="spellEnd"/>
      <w:r w:rsidRPr="00F66EFC">
        <w:rPr>
          <w:rFonts w:ascii="Cambria" w:hAnsi="Cambria" w:cs="Arial"/>
          <w:sz w:val="20"/>
          <w:szCs w:val="20"/>
        </w:rPr>
        <w:t xml:space="preserve"> </w:t>
      </w:r>
      <w:r w:rsidR="00107A6C" w:rsidRPr="00F66EFC">
        <w:rPr>
          <w:rFonts w:ascii="Cambria" w:hAnsi="Cambria" w:cs="Arial"/>
          <w:sz w:val="20"/>
          <w:szCs w:val="20"/>
        </w:rPr>
        <w:t>T</w:t>
      </w:r>
      <w:r w:rsidRPr="00F66EFC">
        <w:rPr>
          <w:rFonts w:ascii="Cambria" w:hAnsi="Cambria" w:cs="Arial"/>
          <w:sz w:val="20"/>
          <w:szCs w:val="20"/>
        </w:rPr>
        <w:t xml:space="preserve">arif </w:t>
      </w:r>
      <w:proofErr w:type="spellStart"/>
      <w:r w:rsidRPr="00F66EFC">
        <w:rPr>
          <w:rFonts w:ascii="Cambria" w:hAnsi="Cambria" w:cs="Arial"/>
          <w:sz w:val="20"/>
          <w:szCs w:val="20"/>
        </w:rPr>
        <w:t>tercantum</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terpisah</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sesuai</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dengan</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nilai</w:t>
      </w:r>
      <w:proofErr w:type="spellEnd"/>
      <w:r w:rsidRPr="00F66EFC">
        <w:rPr>
          <w:rFonts w:ascii="Cambria" w:hAnsi="Cambria" w:cs="Arial"/>
          <w:sz w:val="20"/>
          <w:szCs w:val="20"/>
        </w:rPr>
        <w:t xml:space="preserve"> </w:t>
      </w:r>
      <w:proofErr w:type="spellStart"/>
      <w:r w:rsidRPr="00F66EFC">
        <w:rPr>
          <w:rFonts w:ascii="Cambria" w:hAnsi="Cambria" w:cs="Arial"/>
          <w:sz w:val="20"/>
          <w:szCs w:val="20"/>
        </w:rPr>
        <w:t>potongan</w:t>
      </w:r>
      <w:proofErr w:type="spellEnd"/>
      <w:r w:rsidRPr="00F66EFC">
        <w:rPr>
          <w:rFonts w:ascii="Cambria" w:hAnsi="Cambria" w:cs="Arial"/>
          <w:sz w:val="20"/>
          <w:szCs w:val="20"/>
        </w:rPr>
        <w:t xml:space="preserve"> </w:t>
      </w:r>
      <w:r w:rsidR="00627A32" w:rsidRPr="00F66EFC">
        <w:rPr>
          <w:rFonts w:ascii="Cambria" w:hAnsi="Cambria" w:cs="Arial"/>
          <w:sz w:val="20"/>
          <w:szCs w:val="20"/>
        </w:rPr>
        <w:t>T</w:t>
      </w:r>
      <w:r w:rsidRPr="00F66EFC">
        <w:rPr>
          <w:rFonts w:ascii="Cambria" w:hAnsi="Cambria" w:cs="Arial"/>
          <w:sz w:val="20"/>
          <w:szCs w:val="20"/>
        </w:rPr>
        <w:t xml:space="preserve">arif yang </w:t>
      </w:r>
      <w:proofErr w:type="spellStart"/>
      <w:r w:rsidRPr="00F66EFC">
        <w:rPr>
          <w:rFonts w:ascii="Cambria" w:hAnsi="Cambria" w:cs="Arial"/>
          <w:sz w:val="20"/>
          <w:szCs w:val="20"/>
        </w:rPr>
        <w:t>disepakati</w:t>
      </w:r>
      <w:proofErr w:type="spellEnd"/>
      <w:r w:rsidRPr="00F66EFC">
        <w:rPr>
          <w:rFonts w:ascii="Cambria" w:hAnsi="Cambria" w:cs="Arial"/>
          <w:sz w:val="20"/>
          <w:szCs w:val="20"/>
        </w:rPr>
        <w:t xml:space="preserve"> oleh </w:t>
      </w:r>
      <w:r w:rsidR="005B21E2" w:rsidRPr="00F66EFC">
        <w:rPr>
          <w:rFonts w:ascii="Cambria" w:hAnsi="Cambria" w:cs="Arial"/>
          <w:sz w:val="20"/>
          <w:szCs w:val="20"/>
        </w:rPr>
        <w:t>P</w:t>
      </w:r>
      <w:r w:rsidRPr="00F66EFC">
        <w:rPr>
          <w:rFonts w:ascii="Cambria" w:hAnsi="Cambria" w:cs="Arial"/>
          <w:sz w:val="20"/>
          <w:szCs w:val="20"/>
        </w:rPr>
        <w:t xml:space="preserve">ara </w:t>
      </w:r>
      <w:proofErr w:type="spellStart"/>
      <w:r w:rsidRPr="00F66EFC">
        <w:rPr>
          <w:rFonts w:ascii="Cambria" w:hAnsi="Cambria" w:cs="Arial"/>
          <w:sz w:val="20"/>
          <w:szCs w:val="20"/>
        </w:rPr>
        <w:t>Pihak</w:t>
      </w:r>
      <w:proofErr w:type="spellEnd"/>
      <w:r w:rsidRPr="00F66EFC">
        <w:rPr>
          <w:rFonts w:ascii="Cambria" w:hAnsi="Cambria" w:cs="Arial"/>
          <w:sz w:val="20"/>
          <w:szCs w:val="20"/>
        </w:rPr>
        <w:t>.</w:t>
      </w:r>
      <w:commentRangeEnd w:id="352"/>
      <w:r w:rsidR="00A66AC2">
        <w:rPr>
          <w:rStyle w:val="CommentReference"/>
        </w:rPr>
        <w:commentReference w:id="352"/>
      </w:r>
    </w:p>
    <w:p w14:paraId="3DB9C8C1" w14:textId="658F81C6" w:rsidR="00603B76" w:rsidRPr="00877177" w:rsidRDefault="002F11D3" w:rsidP="0017213B">
      <w:pPr>
        <w:pStyle w:val="BodyTextIndent2"/>
        <w:numPr>
          <w:ilvl w:val="1"/>
          <w:numId w:val="35"/>
        </w:numPr>
        <w:spacing w:line="240" w:lineRule="auto"/>
        <w:ind w:left="567" w:hanging="567"/>
        <w:jc w:val="both"/>
        <w:rPr>
          <w:rFonts w:ascii="Cambria" w:hAnsi="Cambria" w:cs="Arial"/>
          <w:sz w:val="20"/>
          <w:szCs w:val="20"/>
        </w:rPr>
      </w:pPr>
      <w:proofErr w:type="spellStart"/>
      <w:r w:rsidRPr="00877177">
        <w:rPr>
          <w:rFonts w:ascii="Cambria" w:hAnsi="Cambria" w:cs="Arial"/>
          <w:sz w:val="20"/>
          <w:szCs w:val="20"/>
        </w:rPr>
        <w:t>Potongan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tagihan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berlaku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biaya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pemeriksaan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kesehatan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medis</w:t>
      </w:r>
      <w:proofErr w:type="spellEnd"/>
      <w:r w:rsidRPr="00877177">
        <w:rPr>
          <w:rFonts w:ascii="Cambria" w:hAnsi="Cambria" w:cs="Arial"/>
          <w:sz w:val="20"/>
          <w:szCs w:val="20"/>
        </w:rPr>
        <w:t xml:space="preserve"> di </w:t>
      </w:r>
      <w:r w:rsidR="00F82A91" w:rsidRPr="00877177">
        <w:rPr>
          <w:rFonts w:ascii="Cambria" w:hAnsi="Cambria" w:cs="Arial"/>
          <w:sz w:val="20"/>
          <w:szCs w:val="20"/>
        </w:rPr>
        <w:t xml:space="preserve">Rumah Sakit </w:t>
      </w:r>
      <w:proofErr w:type="spellStart"/>
      <w:r w:rsidR="00F82A91" w:rsidRPr="00877177">
        <w:rPr>
          <w:rFonts w:ascii="Cambria" w:hAnsi="Cambria" w:cs="Arial"/>
          <w:sz w:val="20"/>
          <w:szCs w:val="20"/>
        </w:rPr>
        <w:t>rujukan</w:t>
      </w:r>
      <w:proofErr w:type="spellEnd"/>
      <w:r w:rsidR="00F82A91" w:rsidRPr="00877177">
        <w:rPr>
          <w:rFonts w:ascii="Cambria" w:hAnsi="Cambria" w:cs="Arial"/>
          <w:sz w:val="20"/>
          <w:szCs w:val="20"/>
        </w:rPr>
        <w:t xml:space="preserve"> </w:t>
      </w:r>
      <w:proofErr w:type="spellStart"/>
      <w:r w:rsidR="00F82A91" w:rsidRPr="00877177">
        <w:rPr>
          <w:rFonts w:ascii="Cambria" w:hAnsi="Cambria" w:cs="Arial"/>
          <w:sz w:val="20"/>
          <w:szCs w:val="20"/>
        </w:rPr>
        <w:t>Pihak</w:t>
      </w:r>
      <w:proofErr w:type="spellEnd"/>
      <w:r w:rsidR="00F82A91" w:rsidRPr="00877177">
        <w:rPr>
          <w:rFonts w:ascii="Cambria" w:hAnsi="Cambria" w:cs="Arial"/>
          <w:sz w:val="20"/>
          <w:szCs w:val="20"/>
        </w:rPr>
        <w:t xml:space="preserve"> </w:t>
      </w:r>
      <w:proofErr w:type="spellStart"/>
      <w:r w:rsidR="00F82A91" w:rsidRPr="00877177">
        <w:rPr>
          <w:rFonts w:ascii="Cambria" w:hAnsi="Cambria" w:cs="Arial"/>
          <w:sz w:val="20"/>
          <w:szCs w:val="20"/>
        </w:rPr>
        <w:t>Kedua</w:t>
      </w:r>
      <w:proofErr w:type="spellEnd"/>
      <w:r w:rsidR="00F82A91" w:rsidRPr="00877177">
        <w:rPr>
          <w:rFonts w:ascii="Cambria" w:hAnsi="Cambria" w:cs="Arial"/>
          <w:sz w:val="20"/>
          <w:szCs w:val="20"/>
        </w:rPr>
        <w:t>.</w:t>
      </w:r>
    </w:p>
    <w:p w14:paraId="2DAE8093" w14:textId="77777777" w:rsidR="00350540" w:rsidRDefault="00350540" w:rsidP="008C3046">
      <w:pPr>
        <w:pStyle w:val="BodyTextIndent2"/>
        <w:spacing w:after="0" w:line="240" w:lineRule="auto"/>
        <w:ind w:left="0"/>
        <w:rPr>
          <w:rFonts w:ascii="Cambria" w:hAnsi="Cambria" w:cs="Arial"/>
          <w:b/>
          <w:sz w:val="20"/>
          <w:szCs w:val="20"/>
        </w:rPr>
      </w:pPr>
    </w:p>
    <w:p w14:paraId="78B0A467" w14:textId="4D5AC117" w:rsidR="002F11D3" w:rsidRPr="00877177" w:rsidRDefault="00C33D41" w:rsidP="00EF4DD1">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rPr>
        <w:t xml:space="preserve">PASAL </w:t>
      </w:r>
      <w:r w:rsidR="003102AC" w:rsidRPr="008A3F2D">
        <w:rPr>
          <w:rFonts w:ascii="Cambria" w:hAnsi="Cambria" w:cs="Arial"/>
          <w:b/>
          <w:sz w:val="20"/>
          <w:szCs w:val="20"/>
        </w:rPr>
        <w:t>1</w:t>
      </w:r>
      <w:r w:rsidR="002C529A" w:rsidRPr="008A3F2D">
        <w:rPr>
          <w:rFonts w:ascii="Cambria" w:hAnsi="Cambria" w:cs="Arial"/>
          <w:b/>
          <w:sz w:val="20"/>
          <w:szCs w:val="20"/>
        </w:rPr>
        <w:t>1</w:t>
      </w:r>
    </w:p>
    <w:p w14:paraId="2BA00A84" w14:textId="77777777" w:rsidR="00EF4DD1" w:rsidRPr="00877177" w:rsidRDefault="00EF4DD1" w:rsidP="00EF4DD1">
      <w:pPr>
        <w:jc w:val="center"/>
        <w:rPr>
          <w:rFonts w:ascii="Cambria" w:hAnsi="Cambria" w:cs="Arial"/>
          <w:b/>
          <w:sz w:val="20"/>
          <w:szCs w:val="20"/>
          <w:lang w:val="id-ID"/>
        </w:rPr>
      </w:pPr>
      <w:r w:rsidRPr="00877177">
        <w:rPr>
          <w:rFonts w:ascii="Cambria" w:hAnsi="Cambria" w:cs="Arial"/>
          <w:b/>
          <w:sz w:val="20"/>
          <w:szCs w:val="20"/>
          <w:lang w:val="id-ID"/>
        </w:rPr>
        <w:t>PAJAK</w:t>
      </w:r>
    </w:p>
    <w:p w14:paraId="35C0309D" w14:textId="77777777" w:rsidR="00EF4DD1" w:rsidRPr="00877177" w:rsidRDefault="00EF4DD1" w:rsidP="00EF4DD1">
      <w:pPr>
        <w:jc w:val="center"/>
        <w:rPr>
          <w:rFonts w:ascii="Cambria" w:hAnsi="Cambria" w:cs="Arial"/>
          <w:b/>
          <w:sz w:val="20"/>
          <w:szCs w:val="20"/>
          <w:lang w:val="id-ID"/>
        </w:rPr>
      </w:pPr>
    </w:p>
    <w:p w14:paraId="2915B587" w14:textId="77777777" w:rsidR="00EF4DD1" w:rsidRPr="00877177" w:rsidRDefault="00EF4DD1" w:rsidP="00A96F6C">
      <w:pPr>
        <w:pStyle w:val="BodyTextIndent2"/>
        <w:spacing w:after="0" w:line="240" w:lineRule="auto"/>
        <w:ind w:left="0"/>
        <w:jc w:val="both"/>
        <w:rPr>
          <w:rFonts w:ascii="Cambria" w:hAnsi="Cambria"/>
          <w:sz w:val="20"/>
          <w:szCs w:val="20"/>
        </w:rPr>
      </w:pPr>
      <w:proofErr w:type="spellStart"/>
      <w:r w:rsidRPr="00877177">
        <w:rPr>
          <w:rFonts w:ascii="Cambria" w:hAnsi="Cambria"/>
          <w:sz w:val="20"/>
          <w:szCs w:val="20"/>
        </w:rPr>
        <w:t>Pajak-pajak</w:t>
      </w:r>
      <w:proofErr w:type="spellEnd"/>
      <w:r w:rsidRPr="00877177">
        <w:rPr>
          <w:rFonts w:ascii="Cambria" w:hAnsi="Cambria"/>
          <w:sz w:val="20"/>
          <w:szCs w:val="20"/>
        </w:rPr>
        <w:t xml:space="preserve"> yang </w:t>
      </w:r>
      <w:proofErr w:type="spellStart"/>
      <w:r w:rsidRPr="00877177">
        <w:rPr>
          <w:rFonts w:ascii="Cambria" w:hAnsi="Cambria"/>
          <w:sz w:val="20"/>
          <w:szCs w:val="20"/>
        </w:rPr>
        <w:t>timbul</w:t>
      </w:r>
      <w:proofErr w:type="spellEnd"/>
      <w:r w:rsidRPr="00877177">
        <w:rPr>
          <w:rFonts w:ascii="Cambria" w:hAnsi="Cambria"/>
          <w:sz w:val="20"/>
          <w:szCs w:val="20"/>
        </w:rPr>
        <w:t xml:space="preserve"> </w:t>
      </w:r>
      <w:proofErr w:type="spellStart"/>
      <w:r w:rsidRPr="00877177">
        <w:rPr>
          <w:rFonts w:ascii="Cambria" w:hAnsi="Cambria"/>
          <w:sz w:val="20"/>
          <w:szCs w:val="20"/>
        </w:rPr>
        <w:t>sehubungan</w:t>
      </w:r>
      <w:proofErr w:type="spellEnd"/>
      <w:r w:rsidRPr="00877177">
        <w:rPr>
          <w:rFonts w:ascii="Cambria" w:hAnsi="Cambria"/>
          <w:sz w:val="20"/>
          <w:szCs w:val="20"/>
        </w:rPr>
        <w:t xml:space="preserve"> </w:t>
      </w:r>
      <w:proofErr w:type="spellStart"/>
      <w:r w:rsidRPr="00877177">
        <w:rPr>
          <w:rFonts w:ascii="Cambria" w:hAnsi="Cambria"/>
          <w:sz w:val="20"/>
          <w:szCs w:val="20"/>
        </w:rPr>
        <w:t>dari</w:t>
      </w:r>
      <w:proofErr w:type="spellEnd"/>
      <w:r w:rsidRPr="00877177">
        <w:rPr>
          <w:rFonts w:ascii="Cambria" w:hAnsi="Cambria"/>
          <w:sz w:val="20"/>
          <w:szCs w:val="20"/>
        </w:rPr>
        <w:t xml:space="preserve"> </w:t>
      </w:r>
      <w:proofErr w:type="spellStart"/>
      <w:r w:rsidRPr="00877177">
        <w:rPr>
          <w:rFonts w:ascii="Cambria" w:hAnsi="Cambria"/>
          <w:sz w:val="20"/>
          <w:szCs w:val="20"/>
        </w:rPr>
        <w:t>Pelaksanaan</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ini</w:t>
      </w:r>
      <w:proofErr w:type="spellEnd"/>
      <w:r w:rsidRPr="00877177">
        <w:rPr>
          <w:rFonts w:ascii="Cambria" w:hAnsi="Cambria"/>
          <w:sz w:val="20"/>
          <w:szCs w:val="20"/>
        </w:rPr>
        <w:t xml:space="preserve">, </w:t>
      </w:r>
      <w:proofErr w:type="spellStart"/>
      <w:r w:rsidRPr="00877177">
        <w:rPr>
          <w:rFonts w:ascii="Cambria" w:hAnsi="Cambria"/>
          <w:sz w:val="20"/>
          <w:szCs w:val="20"/>
        </w:rPr>
        <w:t>menjadi</w:t>
      </w:r>
      <w:proofErr w:type="spellEnd"/>
      <w:r w:rsidRPr="00877177">
        <w:rPr>
          <w:rFonts w:ascii="Cambria" w:hAnsi="Cambria"/>
          <w:sz w:val="20"/>
          <w:szCs w:val="20"/>
        </w:rPr>
        <w:t xml:space="preserve"> </w:t>
      </w:r>
      <w:proofErr w:type="spellStart"/>
      <w:r w:rsidRPr="00877177">
        <w:rPr>
          <w:rFonts w:ascii="Cambria" w:hAnsi="Cambria"/>
          <w:sz w:val="20"/>
          <w:szCs w:val="20"/>
        </w:rPr>
        <w:t>beban</w:t>
      </w:r>
      <w:proofErr w:type="spellEnd"/>
      <w:r w:rsidRPr="00877177">
        <w:rPr>
          <w:rFonts w:ascii="Cambria" w:hAnsi="Cambria"/>
          <w:sz w:val="20"/>
          <w:szCs w:val="20"/>
        </w:rPr>
        <w:t xml:space="preserve"> dan </w:t>
      </w:r>
      <w:proofErr w:type="spellStart"/>
      <w:r w:rsidRPr="00877177">
        <w:rPr>
          <w:rFonts w:ascii="Cambria" w:hAnsi="Cambria"/>
          <w:sz w:val="20"/>
          <w:szCs w:val="20"/>
        </w:rPr>
        <w:t>disetorkan</w:t>
      </w:r>
      <w:proofErr w:type="spellEnd"/>
      <w:r w:rsidRPr="00877177">
        <w:rPr>
          <w:rFonts w:ascii="Cambria" w:hAnsi="Cambria"/>
          <w:sz w:val="20"/>
          <w:szCs w:val="20"/>
        </w:rPr>
        <w:t xml:space="preserve"> </w:t>
      </w:r>
      <w:proofErr w:type="spellStart"/>
      <w:r w:rsidRPr="00877177">
        <w:rPr>
          <w:rFonts w:ascii="Cambria" w:hAnsi="Cambria"/>
          <w:sz w:val="20"/>
          <w:szCs w:val="20"/>
        </w:rPr>
        <w:t>serta</w:t>
      </w:r>
      <w:proofErr w:type="spellEnd"/>
      <w:r w:rsidRPr="00877177">
        <w:rPr>
          <w:rFonts w:ascii="Cambria" w:hAnsi="Cambria"/>
          <w:sz w:val="20"/>
          <w:szCs w:val="20"/>
        </w:rPr>
        <w:t xml:space="preserve"> </w:t>
      </w:r>
      <w:proofErr w:type="spellStart"/>
      <w:r w:rsidRPr="00877177">
        <w:rPr>
          <w:rFonts w:ascii="Cambria" w:hAnsi="Cambria"/>
          <w:sz w:val="20"/>
          <w:szCs w:val="20"/>
        </w:rPr>
        <w:t>dilaporkan</w:t>
      </w:r>
      <w:proofErr w:type="spellEnd"/>
      <w:r w:rsidRPr="00877177">
        <w:rPr>
          <w:rFonts w:ascii="Cambria" w:hAnsi="Cambria"/>
          <w:sz w:val="20"/>
          <w:szCs w:val="20"/>
        </w:rPr>
        <w:t xml:space="preserve"> oleh masing-masing </w:t>
      </w:r>
      <w:proofErr w:type="spellStart"/>
      <w:r w:rsidRPr="00877177">
        <w:rPr>
          <w:rFonts w:ascii="Cambria" w:hAnsi="Cambria"/>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ke</w:t>
      </w:r>
      <w:proofErr w:type="spellEnd"/>
      <w:r w:rsidRPr="00877177">
        <w:rPr>
          <w:rFonts w:ascii="Cambria" w:hAnsi="Cambria"/>
          <w:sz w:val="20"/>
          <w:szCs w:val="20"/>
        </w:rPr>
        <w:t xml:space="preserve"> kas Negara </w:t>
      </w:r>
      <w:proofErr w:type="spellStart"/>
      <w:r w:rsidRPr="00877177">
        <w:rPr>
          <w:rFonts w:ascii="Cambria" w:hAnsi="Cambria"/>
          <w:sz w:val="20"/>
          <w:szCs w:val="20"/>
        </w:rPr>
        <w:t>sesuai</w:t>
      </w:r>
      <w:proofErr w:type="spellEnd"/>
      <w:r w:rsidRPr="00877177">
        <w:rPr>
          <w:rFonts w:ascii="Cambria" w:hAnsi="Cambria"/>
          <w:sz w:val="20"/>
          <w:szCs w:val="20"/>
        </w:rPr>
        <w:t xml:space="preserve"> </w:t>
      </w:r>
      <w:proofErr w:type="spellStart"/>
      <w:r w:rsidRPr="00877177">
        <w:rPr>
          <w:rFonts w:ascii="Cambria" w:hAnsi="Cambria"/>
          <w:sz w:val="20"/>
          <w:szCs w:val="20"/>
        </w:rPr>
        <w:t>dengan</w:t>
      </w:r>
      <w:proofErr w:type="spellEnd"/>
      <w:r w:rsidRPr="00877177">
        <w:rPr>
          <w:rFonts w:ascii="Cambria" w:hAnsi="Cambria"/>
          <w:sz w:val="20"/>
          <w:szCs w:val="20"/>
        </w:rPr>
        <w:t xml:space="preserve"> </w:t>
      </w:r>
      <w:proofErr w:type="spellStart"/>
      <w:r w:rsidRPr="00877177">
        <w:rPr>
          <w:rFonts w:ascii="Cambria" w:hAnsi="Cambria"/>
          <w:sz w:val="20"/>
          <w:szCs w:val="20"/>
        </w:rPr>
        <w:t>Peraturan</w:t>
      </w:r>
      <w:proofErr w:type="spellEnd"/>
      <w:r w:rsidRPr="00877177">
        <w:rPr>
          <w:rFonts w:ascii="Cambria" w:hAnsi="Cambria"/>
          <w:sz w:val="20"/>
          <w:szCs w:val="20"/>
        </w:rPr>
        <w:t xml:space="preserve"> </w:t>
      </w:r>
      <w:proofErr w:type="spellStart"/>
      <w:r w:rsidRPr="00877177">
        <w:rPr>
          <w:rFonts w:ascii="Cambria" w:hAnsi="Cambria"/>
          <w:sz w:val="20"/>
          <w:szCs w:val="20"/>
        </w:rPr>
        <w:t>Perpajakan</w:t>
      </w:r>
      <w:proofErr w:type="spellEnd"/>
      <w:r w:rsidRPr="00877177">
        <w:rPr>
          <w:rFonts w:ascii="Cambria" w:hAnsi="Cambria"/>
          <w:sz w:val="20"/>
          <w:szCs w:val="20"/>
        </w:rPr>
        <w:t xml:space="preserve"> dan/</w:t>
      </w:r>
      <w:proofErr w:type="spellStart"/>
      <w:r w:rsidRPr="00877177">
        <w:rPr>
          <w:rFonts w:ascii="Cambria" w:hAnsi="Cambria"/>
          <w:sz w:val="20"/>
          <w:szCs w:val="20"/>
        </w:rPr>
        <w:t>atau</w:t>
      </w:r>
      <w:proofErr w:type="spellEnd"/>
      <w:r w:rsidRPr="00877177">
        <w:rPr>
          <w:rFonts w:ascii="Cambria" w:hAnsi="Cambria"/>
          <w:sz w:val="20"/>
          <w:szCs w:val="20"/>
        </w:rPr>
        <w:t xml:space="preserve"> </w:t>
      </w:r>
      <w:proofErr w:type="spellStart"/>
      <w:r w:rsidRPr="00877177">
        <w:rPr>
          <w:rFonts w:ascii="Cambria" w:hAnsi="Cambria"/>
          <w:sz w:val="20"/>
          <w:szCs w:val="20"/>
        </w:rPr>
        <w:t>Peraturan</w:t>
      </w:r>
      <w:proofErr w:type="spellEnd"/>
      <w:r w:rsidRPr="00877177">
        <w:rPr>
          <w:rFonts w:ascii="Cambria" w:hAnsi="Cambria"/>
          <w:sz w:val="20"/>
          <w:szCs w:val="20"/>
        </w:rPr>
        <w:t xml:space="preserve"> </w:t>
      </w:r>
      <w:proofErr w:type="spellStart"/>
      <w:r w:rsidRPr="00877177">
        <w:rPr>
          <w:rFonts w:ascii="Cambria" w:hAnsi="Cambria"/>
          <w:sz w:val="20"/>
          <w:szCs w:val="20"/>
        </w:rPr>
        <w:t>Perundang</w:t>
      </w:r>
      <w:proofErr w:type="spellEnd"/>
      <w:r w:rsidRPr="00877177">
        <w:rPr>
          <w:rFonts w:ascii="Cambria" w:hAnsi="Cambria"/>
          <w:sz w:val="20"/>
          <w:szCs w:val="20"/>
        </w:rPr>
        <w:t>-u</w:t>
      </w:r>
      <w:r w:rsidRPr="00877177">
        <w:rPr>
          <w:rFonts w:ascii="Cambria" w:hAnsi="Cambria"/>
          <w:sz w:val="20"/>
          <w:szCs w:val="20"/>
          <w:lang w:val="id-ID"/>
        </w:rPr>
        <w:t>n</w:t>
      </w:r>
      <w:proofErr w:type="spellStart"/>
      <w:r w:rsidRPr="00877177">
        <w:rPr>
          <w:rFonts w:ascii="Cambria" w:hAnsi="Cambria"/>
          <w:sz w:val="20"/>
          <w:szCs w:val="20"/>
        </w:rPr>
        <w:t>dangan</w:t>
      </w:r>
      <w:proofErr w:type="spellEnd"/>
      <w:r w:rsidRPr="00877177">
        <w:rPr>
          <w:rFonts w:ascii="Cambria" w:hAnsi="Cambria"/>
          <w:sz w:val="20"/>
          <w:szCs w:val="20"/>
        </w:rPr>
        <w:t xml:space="preserve"> yang </w:t>
      </w:r>
      <w:proofErr w:type="spellStart"/>
      <w:r w:rsidRPr="00877177">
        <w:rPr>
          <w:rFonts w:ascii="Cambria" w:hAnsi="Cambria"/>
          <w:sz w:val="20"/>
          <w:szCs w:val="20"/>
        </w:rPr>
        <w:t>berlaku</w:t>
      </w:r>
      <w:proofErr w:type="spellEnd"/>
      <w:r w:rsidRPr="00877177">
        <w:rPr>
          <w:rFonts w:ascii="Cambria" w:hAnsi="Cambria"/>
          <w:sz w:val="20"/>
          <w:szCs w:val="20"/>
          <w:lang w:val="id-ID"/>
        </w:rPr>
        <w:t xml:space="preserve"> di Negara Kesatuan Republik Indonesia</w:t>
      </w:r>
      <w:r w:rsidRPr="00877177">
        <w:rPr>
          <w:rFonts w:ascii="Cambria" w:hAnsi="Cambria"/>
          <w:sz w:val="20"/>
          <w:szCs w:val="20"/>
        </w:rPr>
        <w:t xml:space="preserve">. </w:t>
      </w:r>
      <w:proofErr w:type="spellStart"/>
      <w:r w:rsidRPr="00877177">
        <w:rPr>
          <w:rFonts w:ascii="Cambria" w:hAnsi="Cambria"/>
          <w:sz w:val="20"/>
          <w:szCs w:val="20"/>
        </w:rPr>
        <w:t>Apabila</w:t>
      </w:r>
      <w:proofErr w:type="spellEnd"/>
      <w:r w:rsidRPr="00877177">
        <w:rPr>
          <w:rFonts w:ascii="Cambria" w:hAnsi="Cambria"/>
          <w:sz w:val="20"/>
          <w:szCs w:val="20"/>
        </w:rPr>
        <w:t xml:space="preserve"> salah </w:t>
      </w:r>
      <w:proofErr w:type="spellStart"/>
      <w:r w:rsidRPr="00877177">
        <w:rPr>
          <w:rFonts w:ascii="Cambria" w:hAnsi="Cambria"/>
          <w:sz w:val="20"/>
          <w:szCs w:val="20"/>
        </w:rPr>
        <w:t>satu</w:t>
      </w:r>
      <w:proofErr w:type="spellEnd"/>
      <w:r w:rsidRPr="00877177">
        <w:rPr>
          <w:rFonts w:ascii="Cambria" w:hAnsi="Cambria"/>
          <w:sz w:val="20"/>
          <w:szCs w:val="20"/>
        </w:rPr>
        <w:t xml:space="preserve"> </w:t>
      </w:r>
      <w:proofErr w:type="spellStart"/>
      <w:r w:rsidRPr="00877177">
        <w:rPr>
          <w:rFonts w:ascii="Cambria" w:hAnsi="Cambria"/>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melakukan</w:t>
      </w:r>
      <w:proofErr w:type="spellEnd"/>
      <w:r w:rsidRPr="00877177">
        <w:rPr>
          <w:rFonts w:ascii="Cambria" w:hAnsi="Cambria"/>
          <w:sz w:val="20"/>
          <w:szCs w:val="20"/>
        </w:rPr>
        <w:t xml:space="preserve"> </w:t>
      </w:r>
      <w:proofErr w:type="spellStart"/>
      <w:r w:rsidRPr="00877177">
        <w:rPr>
          <w:rFonts w:ascii="Cambria" w:hAnsi="Cambria"/>
          <w:sz w:val="20"/>
          <w:szCs w:val="20"/>
        </w:rPr>
        <w:t>kelalaian</w:t>
      </w:r>
      <w:proofErr w:type="spellEnd"/>
      <w:r w:rsidRPr="00877177">
        <w:rPr>
          <w:rFonts w:ascii="Cambria" w:hAnsi="Cambria"/>
          <w:sz w:val="20"/>
          <w:szCs w:val="20"/>
        </w:rPr>
        <w:t xml:space="preserve"> </w:t>
      </w:r>
      <w:proofErr w:type="spellStart"/>
      <w:r w:rsidRPr="00877177">
        <w:rPr>
          <w:rFonts w:ascii="Cambria" w:hAnsi="Cambria"/>
          <w:sz w:val="20"/>
          <w:szCs w:val="20"/>
        </w:rPr>
        <w:t>penyetoran</w:t>
      </w:r>
      <w:proofErr w:type="spellEnd"/>
      <w:r w:rsidRPr="00877177">
        <w:rPr>
          <w:rFonts w:ascii="Cambria" w:hAnsi="Cambria"/>
          <w:sz w:val="20"/>
          <w:szCs w:val="20"/>
        </w:rPr>
        <w:t xml:space="preserve"> </w:t>
      </w:r>
      <w:proofErr w:type="spellStart"/>
      <w:r w:rsidRPr="00877177">
        <w:rPr>
          <w:rFonts w:ascii="Cambria" w:hAnsi="Cambria"/>
          <w:sz w:val="20"/>
          <w:szCs w:val="20"/>
        </w:rPr>
        <w:t>sehingga</w:t>
      </w:r>
      <w:proofErr w:type="spellEnd"/>
      <w:r w:rsidRPr="00877177">
        <w:rPr>
          <w:rFonts w:ascii="Cambria" w:hAnsi="Cambria"/>
          <w:sz w:val="20"/>
          <w:szCs w:val="20"/>
        </w:rPr>
        <w:t xml:space="preserve"> </w:t>
      </w:r>
      <w:proofErr w:type="spellStart"/>
      <w:r w:rsidRPr="00877177">
        <w:rPr>
          <w:rFonts w:ascii="Cambria" w:hAnsi="Cambria"/>
          <w:sz w:val="20"/>
          <w:szCs w:val="20"/>
        </w:rPr>
        <w:t>menimbulkan</w:t>
      </w:r>
      <w:proofErr w:type="spellEnd"/>
      <w:r w:rsidRPr="00877177">
        <w:rPr>
          <w:rFonts w:ascii="Cambria" w:hAnsi="Cambria"/>
          <w:sz w:val="20"/>
          <w:szCs w:val="20"/>
        </w:rPr>
        <w:t xml:space="preserve"> </w:t>
      </w:r>
      <w:proofErr w:type="spellStart"/>
      <w:r w:rsidRPr="00877177">
        <w:rPr>
          <w:rFonts w:ascii="Cambria" w:hAnsi="Cambria"/>
          <w:sz w:val="20"/>
          <w:szCs w:val="20"/>
        </w:rPr>
        <w:t>sanksi</w:t>
      </w:r>
      <w:proofErr w:type="spellEnd"/>
      <w:r w:rsidRPr="00877177">
        <w:rPr>
          <w:rFonts w:ascii="Cambria" w:hAnsi="Cambria"/>
          <w:sz w:val="20"/>
          <w:szCs w:val="20"/>
        </w:rPr>
        <w:t>/</w:t>
      </w:r>
      <w:proofErr w:type="spellStart"/>
      <w:r w:rsidRPr="00877177">
        <w:rPr>
          <w:rFonts w:ascii="Cambria" w:hAnsi="Cambria"/>
          <w:sz w:val="20"/>
          <w:szCs w:val="20"/>
        </w:rPr>
        <w:t>denda</w:t>
      </w:r>
      <w:proofErr w:type="spellEnd"/>
      <w:r w:rsidRPr="00877177">
        <w:rPr>
          <w:rFonts w:ascii="Cambria" w:hAnsi="Cambria"/>
          <w:sz w:val="20"/>
          <w:szCs w:val="20"/>
        </w:rPr>
        <w:t xml:space="preserve">, </w:t>
      </w:r>
      <w:proofErr w:type="spellStart"/>
      <w:r w:rsidRPr="00877177">
        <w:rPr>
          <w:rFonts w:ascii="Cambria" w:hAnsi="Cambria"/>
          <w:sz w:val="20"/>
          <w:szCs w:val="20"/>
        </w:rPr>
        <w:t>maka</w:t>
      </w:r>
      <w:proofErr w:type="spellEnd"/>
      <w:r w:rsidRPr="00877177">
        <w:rPr>
          <w:rFonts w:ascii="Cambria" w:hAnsi="Cambria"/>
          <w:sz w:val="20"/>
          <w:szCs w:val="20"/>
        </w:rPr>
        <w:t xml:space="preserve"> </w:t>
      </w:r>
      <w:proofErr w:type="spellStart"/>
      <w:r w:rsidRPr="00877177">
        <w:rPr>
          <w:rFonts w:ascii="Cambria" w:hAnsi="Cambria"/>
          <w:sz w:val="20"/>
          <w:szCs w:val="20"/>
        </w:rPr>
        <w:t>Pihak</w:t>
      </w:r>
      <w:proofErr w:type="spellEnd"/>
      <w:r w:rsidRPr="00877177">
        <w:rPr>
          <w:rFonts w:ascii="Cambria" w:hAnsi="Cambria"/>
          <w:sz w:val="20"/>
          <w:szCs w:val="20"/>
        </w:rPr>
        <w:t xml:space="preserve"> yang </w:t>
      </w:r>
      <w:proofErr w:type="spellStart"/>
      <w:r w:rsidRPr="00877177">
        <w:rPr>
          <w:rFonts w:ascii="Cambria" w:hAnsi="Cambria"/>
          <w:sz w:val="20"/>
          <w:szCs w:val="20"/>
        </w:rPr>
        <w:t>lalai</w:t>
      </w:r>
      <w:proofErr w:type="spellEnd"/>
      <w:r w:rsidRPr="00877177">
        <w:rPr>
          <w:rFonts w:ascii="Cambria" w:hAnsi="Cambria"/>
          <w:sz w:val="20"/>
          <w:szCs w:val="20"/>
        </w:rPr>
        <w:t xml:space="preserve"> </w:t>
      </w:r>
      <w:proofErr w:type="spellStart"/>
      <w:r w:rsidRPr="00877177">
        <w:rPr>
          <w:rFonts w:ascii="Cambria" w:hAnsi="Cambria"/>
          <w:sz w:val="20"/>
          <w:szCs w:val="20"/>
        </w:rPr>
        <w:t>tersebut</w:t>
      </w:r>
      <w:proofErr w:type="spellEnd"/>
      <w:r w:rsidRPr="00877177">
        <w:rPr>
          <w:rFonts w:ascii="Cambria" w:hAnsi="Cambria"/>
          <w:sz w:val="20"/>
          <w:szCs w:val="20"/>
        </w:rPr>
        <w:t xml:space="preserve"> </w:t>
      </w:r>
      <w:proofErr w:type="spellStart"/>
      <w:r w:rsidRPr="00877177">
        <w:rPr>
          <w:rFonts w:ascii="Cambria" w:hAnsi="Cambria"/>
          <w:sz w:val="20"/>
          <w:szCs w:val="20"/>
        </w:rPr>
        <w:t>bertanggung</w:t>
      </w:r>
      <w:proofErr w:type="spellEnd"/>
      <w:r w:rsidRPr="00877177">
        <w:rPr>
          <w:rFonts w:ascii="Cambria" w:hAnsi="Cambria"/>
          <w:sz w:val="20"/>
          <w:szCs w:val="20"/>
        </w:rPr>
        <w:t xml:space="preserve"> </w:t>
      </w:r>
      <w:proofErr w:type="spellStart"/>
      <w:r w:rsidRPr="00877177">
        <w:rPr>
          <w:rFonts w:ascii="Cambria" w:hAnsi="Cambria"/>
          <w:sz w:val="20"/>
          <w:szCs w:val="20"/>
        </w:rPr>
        <w:t>jawab</w:t>
      </w:r>
      <w:proofErr w:type="spellEnd"/>
      <w:r w:rsidRPr="00877177">
        <w:rPr>
          <w:rFonts w:ascii="Cambria" w:hAnsi="Cambria"/>
          <w:sz w:val="20"/>
          <w:szCs w:val="20"/>
        </w:rPr>
        <w:t xml:space="preserve"> </w:t>
      </w:r>
      <w:proofErr w:type="spellStart"/>
      <w:r w:rsidRPr="00877177">
        <w:rPr>
          <w:rFonts w:ascii="Cambria" w:hAnsi="Cambria"/>
          <w:sz w:val="20"/>
          <w:szCs w:val="20"/>
        </w:rPr>
        <w:t>sepenuhnya</w:t>
      </w:r>
      <w:proofErr w:type="spellEnd"/>
      <w:r w:rsidRPr="00877177">
        <w:rPr>
          <w:rFonts w:ascii="Cambria" w:hAnsi="Cambria"/>
          <w:sz w:val="20"/>
          <w:szCs w:val="20"/>
        </w:rPr>
        <w:t xml:space="preserve"> </w:t>
      </w:r>
      <w:proofErr w:type="spellStart"/>
      <w:r w:rsidRPr="00877177">
        <w:rPr>
          <w:rFonts w:ascii="Cambria" w:hAnsi="Cambria"/>
          <w:sz w:val="20"/>
          <w:szCs w:val="20"/>
        </w:rPr>
        <w:t>sebagaimana</w:t>
      </w:r>
      <w:proofErr w:type="spellEnd"/>
      <w:r w:rsidRPr="00877177">
        <w:rPr>
          <w:rFonts w:ascii="Cambria" w:hAnsi="Cambria"/>
          <w:sz w:val="20"/>
          <w:szCs w:val="20"/>
        </w:rPr>
        <w:t xml:space="preserve"> </w:t>
      </w:r>
      <w:proofErr w:type="spellStart"/>
      <w:r w:rsidRPr="00877177">
        <w:rPr>
          <w:rFonts w:ascii="Cambria" w:hAnsi="Cambria"/>
          <w:sz w:val="20"/>
          <w:szCs w:val="20"/>
        </w:rPr>
        <w:t>diatur</w:t>
      </w:r>
      <w:proofErr w:type="spellEnd"/>
      <w:r w:rsidRPr="00877177">
        <w:rPr>
          <w:rFonts w:ascii="Cambria" w:hAnsi="Cambria"/>
          <w:sz w:val="20"/>
          <w:szCs w:val="20"/>
        </w:rPr>
        <w:t xml:space="preserve"> </w:t>
      </w:r>
      <w:proofErr w:type="spellStart"/>
      <w:r w:rsidRPr="00877177">
        <w:rPr>
          <w:rFonts w:ascii="Cambria" w:hAnsi="Cambria"/>
          <w:sz w:val="20"/>
          <w:szCs w:val="20"/>
        </w:rPr>
        <w:t>dalam</w:t>
      </w:r>
      <w:proofErr w:type="spellEnd"/>
      <w:r w:rsidRPr="00877177">
        <w:rPr>
          <w:rFonts w:ascii="Cambria" w:hAnsi="Cambria"/>
          <w:sz w:val="20"/>
          <w:szCs w:val="20"/>
        </w:rPr>
        <w:t xml:space="preserve"> </w:t>
      </w:r>
      <w:proofErr w:type="spellStart"/>
      <w:r w:rsidRPr="00877177">
        <w:rPr>
          <w:rFonts w:ascii="Cambria" w:hAnsi="Cambria"/>
          <w:sz w:val="20"/>
          <w:szCs w:val="20"/>
        </w:rPr>
        <w:t>Undang-undang</w:t>
      </w:r>
      <w:proofErr w:type="spellEnd"/>
      <w:r w:rsidRPr="00877177">
        <w:rPr>
          <w:rFonts w:ascii="Cambria" w:hAnsi="Cambria"/>
          <w:sz w:val="20"/>
          <w:szCs w:val="20"/>
        </w:rPr>
        <w:t xml:space="preserve"> yang </w:t>
      </w:r>
      <w:proofErr w:type="spellStart"/>
      <w:r w:rsidRPr="00877177">
        <w:rPr>
          <w:rFonts w:ascii="Cambria" w:hAnsi="Cambria"/>
          <w:sz w:val="20"/>
          <w:szCs w:val="20"/>
        </w:rPr>
        <w:t>berlaku</w:t>
      </w:r>
      <w:proofErr w:type="spellEnd"/>
      <w:r w:rsidRPr="00877177">
        <w:rPr>
          <w:rFonts w:ascii="Cambria" w:hAnsi="Cambria"/>
          <w:sz w:val="20"/>
          <w:szCs w:val="20"/>
        </w:rPr>
        <w:t>.</w:t>
      </w:r>
    </w:p>
    <w:p w14:paraId="69206BE4" w14:textId="77777777" w:rsidR="00603B76" w:rsidRDefault="00603B76" w:rsidP="000A5663">
      <w:pPr>
        <w:pStyle w:val="BodyTextIndent2"/>
        <w:spacing w:after="0" w:line="240" w:lineRule="auto"/>
        <w:ind w:left="0"/>
        <w:jc w:val="both"/>
        <w:rPr>
          <w:rFonts w:ascii="Cambria" w:hAnsi="Cambria"/>
          <w:sz w:val="20"/>
          <w:szCs w:val="20"/>
        </w:rPr>
      </w:pPr>
    </w:p>
    <w:p w14:paraId="0A414DE3" w14:textId="77777777" w:rsidR="00DE7FBF" w:rsidRDefault="00DE7FBF" w:rsidP="000A5663">
      <w:pPr>
        <w:pStyle w:val="BodyTextIndent2"/>
        <w:spacing w:after="0" w:line="240" w:lineRule="auto"/>
        <w:ind w:left="0"/>
        <w:jc w:val="both"/>
        <w:rPr>
          <w:ins w:id="369" w:author="APRILYA Anggie" w:date="2024-12-27T15:44:00Z"/>
          <w:rFonts w:ascii="Cambria" w:hAnsi="Cambria"/>
          <w:sz w:val="20"/>
          <w:szCs w:val="20"/>
        </w:rPr>
      </w:pPr>
    </w:p>
    <w:p w14:paraId="0B8C9880" w14:textId="77777777" w:rsidR="00A66AC2" w:rsidRDefault="00A66AC2" w:rsidP="000A5663">
      <w:pPr>
        <w:pStyle w:val="BodyTextIndent2"/>
        <w:spacing w:after="0" w:line="240" w:lineRule="auto"/>
        <w:ind w:left="0"/>
        <w:jc w:val="both"/>
        <w:rPr>
          <w:ins w:id="370" w:author="APRILYA Anggie" w:date="2024-12-27T15:44:00Z"/>
          <w:rFonts w:ascii="Cambria" w:hAnsi="Cambria"/>
          <w:sz w:val="20"/>
          <w:szCs w:val="20"/>
        </w:rPr>
      </w:pPr>
    </w:p>
    <w:p w14:paraId="3682756C" w14:textId="77777777" w:rsidR="00A66AC2" w:rsidRPr="00877177" w:rsidRDefault="00A66AC2" w:rsidP="000A5663">
      <w:pPr>
        <w:pStyle w:val="BodyTextIndent2"/>
        <w:spacing w:after="0" w:line="240" w:lineRule="auto"/>
        <w:ind w:left="0"/>
        <w:jc w:val="both"/>
        <w:rPr>
          <w:rFonts w:ascii="Cambria" w:hAnsi="Cambria"/>
          <w:sz w:val="20"/>
          <w:szCs w:val="20"/>
        </w:rPr>
      </w:pPr>
    </w:p>
    <w:p w14:paraId="2FE5F2A8" w14:textId="77777777" w:rsidR="00EF4DD1" w:rsidRPr="00877177" w:rsidRDefault="003102AC" w:rsidP="00DD7E40">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rPr>
        <w:lastRenderedPageBreak/>
        <w:t>PASA</w:t>
      </w:r>
      <w:r w:rsidRPr="008A3F2D">
        <w:rPr>
          <w:rFonts w:ascii="Cambria" w:hAnsi="Cambria" w:cs="Arial"/>
          <w:b/>
          <w:sz w:val="20"/>
          <w:szCs w:val="20"/>
        </w:rPr>
        <w:t>L 1</w:t>
      </w:r>
      <w:r w:rsidR="002C529A" w:rsidRPr="008A3F2D">
        <w:rPr>
          <w:rFonts w:ascii="Cambria" w:hAnsi="Cambria" w:cs="Arial"/>
          <w:b/>
          <w:sz w:val="20"/>
          <w:szCs w:val="20"/>
        </w:rPr>
        <w:t>2</w:t>
      </w:r>
    </w:p>
    <w:p w14:paraId="239AF5F8" w14:textId="77777777" w:rsidR="002F11D3" w:rsidRPr="00877177" w:rsidRDefault="002F11D3" w:rsidP="00DD7E40">
      <w:pPr>
        <w:pStyle w:val="BodyTextIndent2"/>
        <w:spacing w:after="0" w:line="240" w:lineRule="auto"/>
        <w:ind w:left="0"/>
        <w:jc w:val="center"/>
        <w:rPr>
          <w:rFonts w:ascii="Cambria" w:hAnsi="Cambria" w:cs="Arial"/>
          <w:b/>
          <w:sz w:val="20"/>
          <w:szCs w:val="20"/>
          <w:lang w:val="id-ID"/>
        </w:rPr>
      </w:pPr>
      <w:r w:rsidRPr="00877177">
        <w:rPr>
          <w:rFonts w:ascii="Cambria" w:hAnsi="Cambria" w:cs="Arial"/>
          <w:b/>
          <w:sz w:val="20"/>
          <w:szCs w:val="20"/>
          <w:lang w:val="id-ID"/>
        </w:rPr>
        <w:t>JANGKA WAKTU PERJANJIAN</w:t>
      </w:r>
    </w:p>
    <w:p w14:paraId="0ADAE3E5" w14:textId="77777777" w:rsidR="002F11D3" w:rsidRPr="00877177" w:rsidRDefault="002F11D3" w:rsidP="002F11D3">
      <w:pPr>
        <w:pStyle w:val="BodyTextIndent2"/>
        <w:spacing w:after="0" w:line="240" w:lineRule="auto"/>
        <w:jc w:val="center"/>
        <w:rPr>
          <w:rFonts w:ascii="Cambria" w:hAnsi="Cambria" w:cs="Arial"/>
          <w:b/>
          <w:sz w:val="20"/>
          <w:szCs w:val="20"/>
          <w:lang w:val="id-ID"/>
        </w:rPr>
      </w:pPr>
    </w:p>
    <w:p w14:paraId="0A656F88" w14:textId="77777777" w:rsidR="00144D36" w:rsidRPr="00144D36" w:rsidRDefault="00144D36" w:rsidP="00144D36">
      <w:pPr>
        <w:pStyle w:val="ListParagraph"/>
        <w:numPr>
          <w:ilvl w:val="0"/>
          <w:numId w:val="36"/>
        </w:numPr>
        <w:spacing w:after="120"/>
        <w:jc w:val="both"/>
        <w:rPr>
          <w:rFonts w:ascii="Cambria" w:hAnsi="Cambria"/>
          <w:vanish/>
          <w:sz w:val="20"/>
          <w:szCs w:val="20"/>
        </w:rPr>
      </w:pPr>
    </w:p>
    <w:p w14:paraId="707475BE" w14:textId="77777777" w:rsidR="00144D36" w:rsidRPr="00144D36" w:rsidRDefault="00144D36" w:rsidP="00144D36">
      <w:pPr>
        <w:pStyle w:val="ListParagraph"/>
        <w:numPr>
          <w:ilvl w:val="0"/>
          <w:numId w:val="36"/>
        </w:numPr>
        <w:spacing w:after="120"/>
        <w:jc w:val="both"/>
        <w:rPr>
          <w:rFonts w:ascii="Cambria" w:hAnsi="Cambria"/>
          <w:vanish/>
          <w:sz w:val="20"/>
          <w:szCs w:val="20"/>
        </w:rPr>
      </w:pPr>
    </w:p>
    <w:p w14:paraId="7C3F71A6" w14:textId="2346FB0F" w:rsidR="00CE005D" w:rsidRPr="0017213B" w:rsidRDefault="0066266A" w:rsidP="00A96F6C">
      <w:pPr>
        <w:pStyle w:val="BodyTextIndent2"/>
        <w:numPr>
          <w:ilvl w:val="1"/>
          <w:numId w:val="36"/>
        </w:numPr>
        <w:spacing w:line="240" w:lineRule="auto"/>
        <w:ind w:left="540" w:hanging="540"/>
        <w:jc w:val="both"/>
        <w:rPr>
          <w:rFonts w:ascii="Cambria" w:hAnsi="Cambria" w:cs="Arial"/>
          <w:sz w:val="20"/>
          <w:szCs w:val="20"/>
          <w:lang w:val="id-ID"/>
        </w:rPr>
      </w:pP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0091428F" w:rsidRPr="00877177">
        <w:rPr>
          <w:rFonts w:ascii="Cambria" w:hAnsi="Cambria"/>
          <w:sz w:val="20"/>
          <w:szCs w:val="20"/>
        </w:rPr>
        <w:t>i</w:t>
      </w:r>
      <w:r w:rsidR="00064B9B" w:rsidRPr="00877177">
        <w:rPr>
          <w:rFonts w:ascii="Cambria" w:hAnsi="Cambria"/>
          <w:sz w:val="20"/>
          <w:szCs w:val="20"/>
        </w:rPr>
        <w:t>ni</w:t>
      </w:r>
      <w:proofErr w:type="spellEnd"/>
      <w:r w:rsidR="00064B9B" w:rsidRPr="00877177">
        <w:rPr>
          <w:rFonts w:ascii="Cambria" w:hAnsi="Cambria"/>
          <w:sz w:val="20"/>
          <w:szCs w:val="20"/>
        </w:rPr>
        <w:t xml:space="preserve"> </w:t>
      </w:r>
      <w:proofErr w:type="spellStart"/>
      <w:r w:rsidR="00064B9B" w:rsidRPr="00877177">
        <w:rPr>
          <w:rFonts w:ascii="Cambria" w:hAnsi="Cambria"/>
          <w:sz w:val="20"/>
          <w:szCs w:val="20"/>
        </w:rPr>
        <w:t>berlaku</w:t>
      </w:r>
      <w:proofErr w:type="spellEnd"/>
      <w:r w:rsidR="00064B9B" w:rsidRPr="00877177">
        <w:rPr>
          <w:rFonts w:ascii="Cambria" w:hAnsi="Cambria"/>
          <w:sz w:val="20"/>
          <w:szCs w:val="20"/>
        </w:rPr>
        <w:t xml:space="preserve"> </w:t>
      </w:r>
      <w:proofErr w:type="spellStart"/>
      <w:r w:rsidR="0033115F">
        <w:rPr>
          <w:rFonts w:ascii="Cambria" w:hAnsi="Cambria"/>
          <w:sz w:val="20"/>
          <w:szCs w:val="20"/>
        </w:rPr>
        <w:t>efektif</w:t>
      </w:r>
      <w:proofErr w:type="spellEnd"/>
      <w:r w:rsidR="0033115F">
        <w:rPr>
          <w:rFonts w:ascii="Cambria" w:hAnsi="Cambria"/>
          <w:sz w:val="20"/>
          <w:szCs w:val="20"/>
        </w:rPr>
        <w:t xml:space="preserve"> </w:t>
      </w:r>
      <w:proofErr w:type="spellStart"/>
      <w:r w:rsidR="0033115F">
        <w:rPr>
          <w:rFonts w:ascii="Cambria" w:hAnsi="Cambria"/>
          <w:sz w:val="20"/>
          <w:szCs w:val="20"/>
        </w:rPr>
        <w:t>terhitung</w:t>
      </w:r>
      <w:proofErr w:type="spellEnd"/>
      <w:r w:rsidR="0033115F">
        <w:rPr>
          <w:rFonts w:ascii="Cambria" w:hAnsi="Cambria"/>
          <w:sz w:val="20"/>
          <w:szCs w:val="20"/>
        </w:rPr>
        <w:t xml:space="preserve"> </w:t>
      </w:r>
      <w:proofErr w:type="spellStart"/>
      <w:r w:rsidR="0033115F">
        <w:rPr>
          <w:rFonts w:ascii="Cambria" w:hAnsi="Cambria"/>
          <w:sz w:val="20"/>
          <w:szCs w:val="20"/>
        </w:rPr>
        <w:t>sejak</w:t>
      </w:r>
      <w:proofErr w:type="spellEnd"/>
      <w:r w:rsidR="0033115F">
        <w:rPr>
          <w:rFonts w:ascii="Cambria" w:hAnsi="Cambria"/>
          <w:sz w:val="20"/>
          <w:szCs w:val="20"/>
        </w:rPr>
        <w:t xml:space="preserve"> </w:t>
      </w:r>
      <w:proofErr w:type="spellStart"/>
      <w:r w:rsidR="0033115F">
        <w:rPr>
          <w:rFonts w:ascii="Cambria" w:hAnsi="Cambria"/>
          <w:sz w:val="20"/>
          <w:szCs w:val="20"/>
        </w:rPr>
        <w:t>tanggal</w:t>
      </w:r>
      <w:proofErr w:type="spellEnd"/>
      <w:r w:rsidR="0033115F">
        <w:rPr>
          <w:rFonts w:ascii="Cambria" w:hAnsi="Cambria"/>
          <w:sz w:val="20"/>
          <w:szCs w:val="20"/>
        </w:rPr>
        <w:t xml:space="preserve"> </w:t>
      </w:r>
      <w:ins w:id="371" w:author="FARIDA" w:date="2024-12-27T10:47:00Z">
        <w:r w:rsidR="00EE517F">
          <w:rPr>
            <w:rFonts w:ascii="Cambria" w:hAnsi="Cambria" w:cs="Arial"/>
            <w:b/>
            <w:bCs/>
            <w:sz w:val="20"/>
            <w:szCs w:val="20"/>
            <w:highlight w:val="yellow"/>
            <w:lang w:val="id-ID"/>
          </w:rPr>
          <w:t>2</w:t>
        </w:r>
      </w:ins>
      <w:ins w:id="372" w:author="FARIDA" w:date="2024-12-27T10:46:00Z">
        <w:r w:rsidR="00EE517F">
          <w:rPr>
            <w:rFonts w:ascii="Cambria" w:hAnsi="Cambria" w:cs="Arial"/>
            <w:b/>
            <w:bCs/>
            <w:sz w:val="20"/>
            <w:szCs w:val="20"/>
            <w:highlight w:val="yellow"/>
            <w:lang w:val="id-ID"/>
          </w:rPr>
          <w:t xml:space="preserve"> Januari</w:t>
        </w:r>
      </w:ins>
      <w:ins w:id="373" w:author="FARIDA" w:date="2024-12-27T10:47:00Z">
        <w:r w:rsidR="00EE517F">
          <w:rPr>
            <w:rFonts w:ascii="Cambria" w:hAnsi="Cambria" w:cs="Arial"/>
            <w:b/>
            <w:bCs/>
            <w:sz w:val="20"/>
            <w:szCs w:val="20"/>
            <w:highlight w:val="yellow"/>
            <w:lang w:val="id-ID"/>
          </w:rPr>
          <w:t xml:space="preserve"> 2025</w:t>
        </w:r>
      </w:ins>
      <w:del w:id="374" w:author="FARIDA" w:date="2024-11-05T14:51:00Z">
        <w:r w:rsidR="00455C94" w:rsidRPr="0017213B" w:rsidDel="00255D74">
          <w:rPr>
            <w:rFonts w:ascii="Cambria" w:hAnsi="Cambria" w:cs="Arial"/>
            <w:b/>
            <w:bCs/>
            <w:sz w:val="20"/>
            <w:szCs w:val="20"/>
            <w:highlight w:val="yellow"/>
            <w:lang w:val="id-ID"/>
          </w:rPr>
          <w:delText>[**]</w:delText>
        </w:r>
      </w:del>
      <w:del w:id="375" w:author="FARIDA" w:date="2024-12-27T10:46:00Z">
        <w:r w:rsidR="00455C94" w:rsidRPr="0017213B" w:rsidDel="00EE517F">
          <w:rPr>
            <w:rFonts w:ascii="Cambria" w:hAnsi="Cambria" w:cs="Arial"/>
            <w:b/>
            <w:bCs/>
            <w:sz w:val="20"/>
            <w:szCs w:val="20"/>
          </w:rPr>
          <w:delText xml:space="preserve"> </w:delText>
        </w:r>
        <w:r w:rsidR="00C1701C" w:rsidRPr="0017213B" w:rsidDel="00EE517F">
          <w:rPr>
            <w:rFonts w:ascii="Cambria" w:hAnsi="Cambria" w:cs="Arial"/>
            <w:b/>
            <w:bCs/>
            <w:sz w:val="20"/>
            <w:szCs w:val="20"/>
          </w:rPr>
          <w:delText>2024</w:delText>
        </w:r>
      </w:del>
      <w:r w:rsidR="00C1701C">
        <w:rPr>
          <w:rFonts w:ascii="Cambria" w:hAnsi="Cambria" w:cs="Arial"/>
          <w:sz w:val="20"/>
          <w:szCs w:val="20"/>
        </w:rPr>
        <w:t xml:space="preserve"> </w:t>
      </w:r>
      <w:r w:rsidR="00464674">
        <w:rPr>
          <w:rFonts w:ascii="Cambria" w:hAnsi="Cambria" w:cs="Arial"/>
          <w:sz w:val="20"/>
          <w:szCs w:val="20"/>
        </w:rPr>
        <w:t xml:space="preserve">dan </w:t>
      </w:r>
      <w:proofErr w:type="spellStart"/>
      <w:r w:rsidR="00F41881">
        <w:rPr>
          <w:rFonts w:ascii="Cambria" w:hAnsi="Cambria" w:cs="Arial"/>
          <w:sz w:val="20"/>
          <w:szCs w:val="20"/>
        </w:rPr>
        <w:t>akan</w:t>
      </w:r>
      <w:proofErr w:type="spellEnd"/>
      <w:r w:rsidR="00F41881">
        <w:rPr>
          <w:rFonts w:ascii="Cambria" w:hAnsi="Cambria" w:cs="Arial"/>
          <w:sz w:val="20"/>
          <w:szCs w:val="20"/>
        </w:rPr>
        <w:t xml:space="preserve"> </w:t>
      </w:r>
      <w:proofErr w:type="spellStart"/>
      <w:r w:rsidR="00464674">
        <w:rPr>
          <w:rFonts w:ascii="Cambria" w:hAnsi="Cambria" w:cs="Arial"/>
          <w:sz w:val="20"/>
          <w:szCs w:val="20"/>
        </w:rPr>
        <w:t>berlaku</w:t>
      </w:r>
      <w:proofErr w:type="spellEnd"/>
      <w:r w:rsidR="00464674">
        <w:rPr>
          <w:rFonts w:ascii="Cambria" w:hAnsi="Cambria" w:cs="Arial"/>
          <w:sz w:val="20"/>
          <w:szCs w:val="20"/>
        </w:rPr>
        <w:t xml:space="preserve"> </w:t>
      </w:r>
      <w:proofErr w:type="spellStart"/>
      <w:r w:rsidR="00464674">
        <w:rPr>
          <w:rFonts w:ascii="Cambria" w:hAnsi="Cambria" w:cs="Arial"/>
          <w:sz w:val="20"/>
          <w:szCs w:val="20"/>
        </w:rPr>
        <w:t>secara</w:t>
      </w:r>
      <w:proofErr w:type="spellEnd"/>
      <w:r w:rsidR="00464674">
        <w:rPr>
          <w:rFonts w:ascii="Cambria" w:hAnsi="Cambria" w:cs="Arial"/>
          <w:sz w:val="20"/>
          <w:szCs w:val="20"/>
        </w:rPr>
        <w:t xml:space="preserve"> </w:t>
      </w:r>
      <w:proofErr w:type="spellStart"/>
      <w:r w:rsidR="00464674">
        <w:rPr>
          <w:rFonts w:ascii="Cambria" w:hAnsi="Cambria" w:cs="Arial"/>
          <w:sz w:val="20"/>
          <w:szCs w:val="20"/>
        </w:rPr>
        <w:t>terus</w:t>
      </w:r>
      <w:r w:rsidR="005A2840">
        <w:rPr>
          <w:rFonts w:ascii="Cambria" w:hAnsi="Cambria" w:cs="Arial"/>
          <w:sz w:val="20"/>
          <w:szCs w:val="20"/>
        </w:rPr>
        <w:t>-</w:t>
      </w:r>
      <w:r w:rsidR="00CE005D">
        <w:rPr>
          <w:rFonts w:ascii="Cambria" w:hAnsi="Cambria" w:cs="Arial"/>
          <w:sz w:val="20"/>
          <w:szCs w:val="20"/>
        </w:rPr>
        <w:t>menerus</w:t>
      </w:r>
      <w:proofErr w:type="spellEnd"/>
      <w:r w:rsidR="00CE005D">
        <w:rPr>
          <w:rFonts w:ascii="Cambria" w:hAnsi="Cambria" w:cs="Arial"/>
          <w:sz w:val="20"/>
          <w:szCs w:val="20"/>
        </w:rPr>
        <w:t xml:space="preserve"> </w:t>
      </w:r>
      <w:proofErr w:type="spellStart"/>
      <w:r w:rsidR="00CE005D">
        <w:rPr>
          <w:rFonts w:ascii="Cambria" w:hAnsi="Cambria" w:cs="Arial"/>
          <w:sz w:val="20"/>
          <w:szCs w:val="20"/>
        </w:rPr>
        <w:t>hingga</w:t>
      </w:r>
      <w:proofErr w:type="spellEnd"/>
      <w:r w:rsidR="00CE005D">
        <w:rPr>
          <w:rFonts w:ascii="Cambria" w:hAnsi="Cambria" w:cs="Arial"/>
          <w:sz w:val="20"/>
          <w:szCs w:val="20"/>
        </w:rPr>
        <w:t xml:space="preserve"> </w:t>
      </w:r>
      <w:proofErr w:type="spellStart"/>
      <w:r w:rsidR="00CE005D">
        <w:rPr>
          <w:rFonts w:ascii="Cambria" w:hAnsi="Cambria" w:cs="Arial"/>
          <w:sz w:val="20"/>
          <w:szCs w:val="20"/>
        </w:rPr>
        <w:t>adanya</w:t>
      </w:r>
      <w:proofErr w:type="spellEnd"/>
      <w:r w:rsidR="00CE005D">
        <w:rPr>
          <w:rFonts w:ascii="Cambria" w:hAnsi="Cambria" w:cs="Arial"/>
          <w:sz w:val="20"/>
          <w:szCs w:val="20"/>
        </w:rPr>
        <w:t xml:space="preserve"> </w:t>
      </w:r>
      <w:proofErr w:type="spellStart"/>
      <w:r w:rsidR="00CE005D">
        <w:rPr>
          <w:rFonts w:ascii="Cambria" w:hAnsi="Cambria" w:cs="Arial"/>
          <w:sz w:val="20"/>
          <w:szCs w:val="20"/>
        </w:rPr>
        <w:t>pemberitahuan</w:t>
      </w:r>
      <w:proofErr w:type="spellEnd"/>
      <w:r w:rsidR="00CE005D">
        <w:rPr>
          <w:rFonts w:ascii="Cambria" w:hAnsi="Cambria" w:cs="Arial"/>
          <w:sz w:val="20"/>
          <w:szCs w:val="20"/>
        </w:rPr>
        <w:t xml:space="preserve"> </w:t>
      </w:r>
      <w:proofErr w:type="spellStart"/>
      <w:r w:rsidR="00CE005D">
        <w:rPr>
          <w:rFonts w:ascii="Cambria" w:hAnsi="Cambria" w:cs="Arial"/>
          <w:sz w:val="20"/>
          <w:szCs w:val="20"/>
        </w:rPr>
        <w:t>perubahan</w:t>
      </w:r>
      <w:proofErr w:type="spellEnd"/>
      <w:r w:rsidR="00CE005D">
        <w:rPr>
          <w:rFonts w:ascii="Cambria" w:hAnsi="Cambria" w:cs="Arial"/>
          <w:sz w:val="20"/>
          <w:szCs w:val="20"/>
        </w:rPr>
        <w:t xml:space="preserve"> dan/</w:t>
      </w:r>
      <w:proofErr w:type="spellStart"/>
      <w:r w:rsidR="00CE005D">
        <w:rPr>
          <w:rFonts w:ascii="Cambria" w:hAnsi="Cambria" w:cs="Arial"/>
          <w:sz w:val="20"/>
          <w:szCs w:val="20"/>
        </w:rPr>
        <w:t>atau</w:t>
      </w:r>
      <w:proofErr w:type="spellEnd"/>
      <w:r w:rsidR="00CE005D">
        <w:rPr>
          <w:rFonts w:ascii="Cambria" w:hAnsi="Cambria" w:cs="Arial"/>
          <w:sz w:val="20"/>
          <w:szCs w:val="20"/>
        </w:rPr>
        <w:t xml:space="preserve"> </w:t>
      </w:r>
      <w:proofErr w:type="spellStart"/>
      <w:r w:rsidR="00CE005D">
        <w:rPr>
          <w:rFonts w:ascii="Cambria" w:hAnsi="Cambria" w:cs="Arial"/>
          <w:sz w:val="20"/>
          <w:szCs w:val="20"/>
        </w:rPr>
        <w:t>pengakhiran</w:t>
      </w:r>
      <w:proofErr w:type="spellEnd"/>
      <w:r w:rsidR="00CE005D">
        <w:rPr>
          <w:rFonts w:ascii="Cambria" w:hAnsi="Cambria" w:cs="Arial"/>
          <w:sz w:val="20"/>
          <w:szCs w:val="20"/>
        </w:rPr>
        <w:t xml:space="preserve"> </w:t>
      </w:r>
      <w:proofErr w:type="spellStart"/>
      <w:r w:rsidR="00CE005D">
        <w:rPr>
          <w:rFonts w:ascii="Cambria" w:hAnsi="Cambria" w:cs="Arial"/>
          <w:sz w:val="20"/>
          <w:szCs w:val="20"/>
        </w:rPr>
        <w:t>jangka</w:t>
      </w:r>
      <w:proofErr w:type="spellEnd"/>
      <w:r w:rsidR="00CE005D">
        <w:rPr>
          <w:rFonts w:ascii="Cambria" w:hAnsi="Cambria" w:cs="Arial"/>
          <w:sz w:val="20"/>
          <w:szCs w:val="20"/>
        </w:rPr>
        <w:t xml:space="preserve"> </w:t>
      </w:r>
      <w:proofErr w:type="spellStart"/>
      <w:r w:rsidR="00CE005D">
        <w:rPr>
          <w:rFonts w:ascii="Cambria" w:hAnsi="Cambria" w:cs="Arial"/>
          <w:sz w:val="20"/>
          <w:szCs w:val="20"/>
        </w:rPr>
        <w:t>waktu</w:t>
      </w:r>
      <w:proofErr w:type="spellEnd"/>
      <w:r w:rsidR="00CE005D">
        <w:rPr>
          <w:rFonts w:ascii="Cambria" w:hAnsi="Cambria" w:cs="Arial"/>
          <w:sz w:val="20"/>
          <w:szCs w:val="20"/>
        </w:rPr>
        <w:t xml:space="preserve"> </w:t>
      </w:r>
      <w:proofErr w:type="spellStart"/>
      <w:r w:rsidR="00CE005D">
        <w:rPr>
          <w:rFonts w:ascii="Cambria" w:hAnsi="Cambria" w:cs="Arial"/>
          <w:sz w:val="20"/>
          <w:szCs w:val="20"/>
        </w:rPr>
        <w:t>Perjanjian</w:t>
      </w:r>
      <w:proofErr w:type="spellEnd"/>
      <w:r w:rsidR="00CE005D">
        <w:rPr>
          <w:rFonts w:ascii="Cambria" w:hAnsi="Cambria" w:cs="Arial"/>
          <w:sz w:val="20"/>
          <w:szCs w:val="20"/>
        </w:rPr>
        <w:t xml:space="preserve"> </w:t>
      </w:r>
      <w:proofErr w:type="spellStart"/>
      <w:r w:rsidR="00CE005D">
        <w:rPr>
          <w:rFonts w:ascii="Cambria" w:hAnsi="Cambria" w:cs="Arial"/>
          <w:sz w:val="20"/>
          <w:szCs w:val="20"/>
        </w:rPr>
        <w:t>dari</w:t>
      </w:r>
      <w:proofErr w:type="spellEnd"/>
      <w:r w:rsidR="00CE005D">
        <w:rPr>
          <w:rFonts w:ascii="Cambria" w:hAnsi="Cambria" w:cs="Arial"/>
          <w:sz w:val="20"/>
          <w:szCs w:val="20"/>
        </w:rPr>
        <w:t xml:space="preserve"> salah </w:t>
      </w:r>
      <w:proofErr w:type="spellStart"/>
      <w:r w:rsidR="00CE005D">
        <w:rPr>
          <w:rFonts w:ascii="Cambria" w:hAnsi="Cambria" w:cs="Arial"/>
          <w:sz w:val="20"/>
          <w:szCs w:val="20"/>
        </w:rPr>
        <w:t>satu</w:t>
      </w:r>
      <w:proofErr w:type="spellEnd"/>
      <w:r w:rsidR="00CE005D">
        <w:rPr>
          <w:rFonts w:ascii="Cambria" w:hAnsi="Cambria" w:cs="Arial"/>
          <w:sz w:val="20"/>
          <w:szCs w:val="20"/>
        </w:rPr>
        <w:t xml:space="preserve"> </w:t>
      </w:r>
      <w:proofErr w:type="spellStart"/>
      <w:r w:rsidR="00CE005D">
        <w:rPr>
          <w:rFonts w:ascii="Cambria" w:hAnsi="Cambria" w:cs="Arial"/>
          <w:sz w:val="20"/>
          <w:szCs w:val="20"/>
        </w:rPr>
        <w:t>Pihak</w:t>
      </w:r>
      <w:proofErr w:type="spellEnd"/>
    </w:p>
    <w:p w14:paraId="2E6C7D2B" w14:textId="36993F5A" w:rsidR="0091428F" w:rsidRPr="00877177" w:rsidRDefault="0091428F" w:rsidP="003102AC">
      <w:pPr>
        <w:pStyle w:val="BodyTextIndent2"/>
        <w:numPr>
          <w:ilvl w:val="1"/>
          <w:numId w:val="36"/>
        </w:numPr>
        <w:spacing w:line="240" w:lineRule="auto"/>
        <w:ind w:left="567" w:hanging="567"/>
        <w:jc w:val="both"/>
        <w:rPr>
          <w:rFonts w:ascii="Cambria" w:hAnsi="Cambria" w:cs="Arial"/>
          <w:sz w:val="20"/>
          <w:szCs w:val="20"/>
          <w:lang w:val="id-ID"/>
        </w:rPr>
      </w:pPr>
      <w:r w:rsidRPr="00D77FCF">
        <w:rPr>
          <w:rFonts w:ascii="Cambria" w:hAnsi="Cambria"/>
          <w:sz w:val="20"/>
          <w:szCs w:val="20"/>
          <w:lang w:val="id-ID"/>
        </w:rPr>
        <w:t xml:space="preserve">Dalam hal Perjanjian ini </w:t>
      </w:r>
      <w:r w:rsidRPr="00877177">
        <w:rPr>
          <w:rFonts w:ascii="Cambria" w:hAnsi="Cambria"/>
          <w:sz w:val="20"/>
          <w:szCs w:val="20"/>
          <w:lang w:val="id-ID"/>
        </w:rPr>
        <w:t xml:space="preserve">diakhiri oleh </w:t>
      </w:r>
      <w:r w:rsidR="0000342C">
        <w:rPr>
          <w:rFonts w:ascii="Cambria" w:hAnsi="Cambria"/>
          <w:sz w:val="20"/>
          <w:szCs w:val="20"/>
        </w:rPr>
        <w:t xml:space="preserve">salah </w:t>
      </w:r>
      <w:proofErr w:type="spellStart"/>
      <w:r w:rsidR="0000342C">
        <w:rPr>
          <w:rFonts w:ascii="Cambria" w:hAnsi="Cambria"/>
          <w:sz w:val="20"/>
          <w:szCs w:val="20"/>
        </w:rPr>
        <w:t>satu</w:t>
      </w:r>
      <w:proofErr w:type="spellEnd"/>
      <w:r w:rsidR="0000342C">
        <w:rPr>
          <w:rFonts w:ascii="Cambria" w:hAnsi="Cambria"/>
          <w:sz w:val="20"/>
          <w:szCs w:val="20"/>
        </w:rPr>
        <w:t xml:space="preserve"> </w:t>
      </w:r>
      <w:proofErr w:type="spellStart"/>
      <w:r w:rsidR="0000342C">
        <w:rPr>
          <w:rFonts w:ascii="Cambria" w:hAnsi="Cambria"/>
          <w:sz w:val="20"/>
          <w:szCs w:val="20"/>
        </w:rPr>
        <w:t>Pihak</w:t>
      </w:r>
      <w:proofErr w:type="spellEnd"/>
      <w:r w:rsidRPr="00D77FCF">
        <w:rPr>
          <w:rFonts w:ascii="Cambria" w:hAnsi="Cambria" w:cs="Arial"/>
          <w:sz w:val="20"/>
          <w:szCs w:val="20"/>
          <w:lang w:val="id-ID"/>
        </w:rPr>
        <w:t xml:space="preserve">, sementara masih terdapat Peserta yang sedang menjalani perawatan </w:t>
      </w:r>
      <w:proofErr w:type="spellStart"/>
      <w:r w:rsidR="0000342C">
        <w:rPr>
          <w:rFonts w:ascii="Cambria" w:hAnsi="Cambria" w:cs="Arial"/>
          <w:sz w:val="20"/>
          <w:szCs w:val="20"/>
        </w:rPr>
        <w:t>Layanan</w:t>
      </w:r>
      <w:proofErr w:type="spellEnd"/>
      <w:r w:rsidR="0000342C">
        <w:rPr>
          <w:rFonts w:ascii="Cambria" w:hAnsi="Cambria" w:cs="Arial"/>
          <w:sz w:val="20"/>
          <w:szCs w:val="20"/>
        </w:rPr>
        <w:t xml:space="preserve"> Kesehatan </w:t>
      </w:r>
      <w:r w:rsidRPr="00D77FCF">
        <w:rPr>
          <w:rFonts w:ascii="Cambria" w:hAnsi="Cambria" w:cs="Arial"/>
          <w:sz w:val="20"/>
          <w:szCs w:val="20"/>
          <w:lang w:val="id-ID"/>
        </w:rPr>
        <w:t>Rawat Inap, maka Peserta dimaksud tetap akan mendapatkan haknya sampai dengan sembuh dan diklasifikasikan sebagai kasus khusus yang tidak terpengaruh dengan pemutusan Perjanjian ini.</w:t>
      </w:r>
    </w:p>
    <w:p w14:paraId="2945AAA1" w14:textId="77777777" w:rsidR="00457465" w:rsidRPr="00877177" w:rsidRDefault="00457465" w:rsidP="00A96F6C">
      <w:pPr>
        <w:pStyle w:val="BodyTextIndent2"/>
        <w:spacing w:after="0" w:line="240" w:lineRule="auto"/>
        <w:ind w:left="0"/>
        <w:rPr>
          <w:rFonts w:ascii="Cambria" w:hAnsi="Cambria" w:cs="Arial"/>
          <w:b/>
          <w:sz w:val="20"/>
          <w:szCs w:val="20"/>
          <w:lang w:val="id-ID"/>
        </w:rPr>
      </w:pPr>
    </w:p>
    <w:p w14:paraId="70AF9A4F" w14:textId="77777777" w:rsidR="00A806A6" w:rsidRPr="00877177" w:rsidRDefault="00C33D41" w:rsidP="00A806A6">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lang w:val="id-ID"/>
        </w:rPr>
        <w:t xml:space="preserve">PASAL </w:t>
      </w:r>
      <w:r w:rsidR="003102AC" w:rsidRPr="008A3F2D">
        <w:rPr>
          <w:rFonts w:ascii="Cambria" w:hAnsi="Cambria" w:cs="Arial"/>
          <w:b/>
          <w:sz w:val="20"/>
          <w:szCs w:val="20"/>
        </w:rPr>
        <w:t>1</w:t>
      </w:r>
      <w:r w:rsidR="002C529A" w:rsidRPr="008A3F2D">
        <w:rPr>
          <w:rFonts w:ascii="Cambria" w:hAnsi="Cambria" w:cs="Arial"/>
          <w:b/>
          <w:sz w:val="20"/>
          <w:szCs w:val="20"/>
        </w:rPr>
        <w:t>3</w:t>
      </w:r>
    </w:p>
    <w:p w14:paraId="1BBFAEE7" w14:textId="77777777" w:rsidR="00A806A6" w:rsidRPr="00877177" w:rsidRDefault="00A806A6" w:rsidP="00A806A6">
      <w:pPr>
        <w:pStyle w:val="BodyTextIndent2"/>
        <w:spacing w:after="0" w:line="240" w:lineRule="auto"/>
        <w:ind w:left="0"/>
        <w:jc w:val="center"/>
        <w:rPr>
          <w:rFonts w:ascii="Cambria" w:hAnsi="Cambria" w:cs="Arial"/>
          <w:b/>
          <w:sz w:val="20"/>
          <w:szCs w:val="20"/>
          <w:lang w:val="id-ID"/>
        </w:rPr>
      </w:pPr>
      <w:r w:rsidRPr="00877177">
        <w:rPr>
          <w:rFonts w:ascii="Cambria" w:hAnsi="Cambria" w:cs="Arial"/>
          <w:b/>
          <w:sz w:val="20"/>
          <w:szCs w:val="20"/>
          <w:lang w:val="id-ID"/>
        </w:rPr>
        <w:t>PENGAKHIRAN PERJANJIAN</w:t>
      </w:r>
    </w:p>
    <w:p w14:paraId="23A5A478" w14:textId="77777777" w:rsidR="00A806A6" w:rsidRPr="00877177" w:rsidRDefault="00A806A6" w:rsidP="00A806A6">
      <w:pPr>
        <w:pStyle w:val="BodyTextIndent2"/>
        <w:spacing w:after="0" w:line="240" w:lineRule="auto"/>
        <w:ind w:left="0"/>
        <w:jc w:val="center"/>
        <w:rPr>
          <w:rFonts w:ascii="Cambria" w:hAnsi="Cambria" w:cs="Arial"/>
          <w:b/>
          <w:sz w:val="20"/>
          <w:szCs w:val="20"/>
          <w:lang w:val="id-ID"/>
        </w:rPr>
      </w:pPr>
    </w:p>
    <w:p w14:paraId="24A34D30" w14:textId="77777777" w:rsidR="00144D36" w:rsidRPr="00144D36" w:rsidRDefault="00144D36" w:rsidP="00144D36">
      <w:pPr>
        <w:pStyle w:val="ListParagraph"/>
        <w:numPr>
          <w:ilvl w:val="0"/>
          <w:numId w:val="37"/>
        </w:numPr>
        <w:jc w:val="both"/>
        <w:rPr>
          <w:rFonts w:ascii="Cambria" w:hAnsi="Cambria" w:cs="Arial"/>
          <w:noProof/>
          <w:vanish/>
          <w:sz w:val="20"/>
          <w:szCs w:val="20"/>
          <w:lang w:val="id-ID"/>
        </w:rPr>
      </w:pPr>
    </w:p>
    <w:p w14:paraId="27D4E9C1" w14:textId="77777777" w:rsidR="00144D36" w:rsidRPr="00144D36" w:rsidRDefault="00144D36" w:rsidP="00144D36">
      <w:pPr>
        <w:pStyle w:val="ListParagraph"/>
        <w:numPr>
          <w:ilvl w:val="0"/>
          <w:numId w:val="37"/>
        </w:numPr>
        <w:jc w:val="both"/>
        <w:rPr>
          <w:rFonts w:ascii="Cambria" w:hAnsi="Cambria" w:cs="Arial"/>
          <w:noProof/>
          <w:vanish/>
          <w:sz w:val="20"/>
          <w:szCs w:val="20"/>
          <w:lang w:val="id-ID"/>
        </w:rPr>
      </w:pPr>
    </w:p>
    <w:p w14:paraId="2E18573F" w14:textId="64C90BE2" w:rsidR="00A806A6" w:rsidRPr="00877177" w:rsidRDefault="00A806A6" w:rsidP="00A96F6C">
      <w:pPr>
        <w:numPr>
          <w:ilvl w:val="1"/>
          <w:numId w:val="37"/>
        </w:numPr>
        <w:ind w:left="630" w:hanging="630"/>
        <w:jc w:val="both"/>
        <w:rPr>
          <w:rFonts w:ascii="Cambria" w:hAnsi="Cambria" w:cs="Arial"/>
          <w:noProof/>
          <w:sz w:val="20"/>
          <w:szCs w:val="20"/>
          <w:lang w:val="id-ID"/>
        </w:rPr>
      </w:pPr>
      <w:r w:rsidRPr="00877177">
        <w:rPr>
          <w:rFonts w:ascii="Cambria" w:hAnsi="Cambria" w:cs="Arial"/>
          <w:noProof/>
          <w:sz w:val="20"/>
          <w:szCs w:val="20"/>
          <w:lang w:val="id-ID"/>
        </w:rPr>
        <w:t xml:space="preserve">Para Pihak berhak untuk mengakhiri Perjanjian ini secara sepihak sewaktu-waktu dengan ketentuan Pihak yang bersangkutan wajib untuk memberitahukan secara tertulis kepada Pihak </w:t>
      </w:r>
      <w:r w:rsidR="00C33D41" w:rsidRPr="00877177">
        <w:rPr>
          <w:rFonts w:ascii="Cambria" w:hAnsi="Cambria" w:cs="Arial"/>
          <w:noProof/>
          <w:sz w:val="20"/>
          <w:szCs w:val="20"/>
          <w:lang w:val="id-ID"/>
        </w:rPr>
        <w:t xml:space="preserve">lainnya </w:t>
      </w:r>
      <w:r w:rsidRPr="00877177">
        <w:rPr>
          <w:rFonts w:ascii="Cambria" w:hAnsi="Cambria" w:cs="Arial"/>
          <w:noProof/>
          <w:sz w:val="20"/>
          <w:szCs w:val="20"/>
          <w:lang w:val="id-ID"/>
        </w:rPr>
        <w:t>per</w:t>
      </w:r>
      <w:r w:rsidR="00C33D41" w:rsidRPr="00877177">
        <w:rPr>
          <w:rFonts w:ascii="Cambria" w:hAnsi="Cambria" w:cs="Arial"/>
          <w:noProof/>
          <w:sz w:val="20"/>
          <w:szCs w:val="20"/>
          <w:lang w:val="id-ID"/>
        </w:rPr>
        <w:t xml:space="preserve">ihal pengakhiran Perjanjian ini, disertai dengan alasan Pengakhiran Perjanjian, </w:t>
      </w:r>
      <w:r w:rsidRPr="00877177">
        <w:rPr>
          <w:rFonts w:ascii="Cambria" w:hAnsi="Cambria" w:cs="Arial"/>
          <w:noProof/>
          <w:sz w:val="20"/>
          <w:szCs w:val="20"/>
          <w:lang w:val="id-ID"/>
        </w:rPr>
        <w:t xml:space="preserve">dalam jangka waktu selambat-lambatnya </w:t>
      </w:r>
      <w:r w:rsidRPr="00D77FCF">
        <w:rPr>
          <w:rFonts w:ascii="Cambria" w:hAnsi="Cambria" w:cs="Arial"/>
          <w:noProof/>
          <w:sz w:val="20"/>
          <w:szCs w:val="20"/>
          <w:lang w:val="id-ID"/>
        </w:rPr>
        <w:t>3</w:t>
      </w:r>
      <w:r w:rsidRPr="00877177">
        <w:rPr>
          <w:rFonts w:ascii="Cambria" w:hAnsi="Cambria" w:cs="Arial"/>
          <w:noProof/>
          <w:sz w:val="20"/>
          <w:szCs w:val="20"/>
          <w:lang w:val="id-ID"/>
        </w:rPr>
        <w:t>0 (</w:t>
      </w:r>
      <w:r w:rsidRPr="00D77FCF">
        <w:rPr>
          <w:rFonts w:ascii="Cambria" w:hAnsi="Cambria" w:cs="Arial"/>
          <w:noProof/>
          <w:sz w:val="20"/>
          <w:szCs w:val="20"/>
          <w:lang w:val="id-ID"/>
        </w:rPr>
        <w:t>tiga</w:t>
      </w:r>
      <w:r w:rsidRPr="00877177">
        <w:rPr>
          <w:rFonts w:ascii="Cambria" w:hAnsi="Cambria" w:cs="Arial"/>
          <w:noProof/>
          <w:sz w:val="20"/>
          <w:szCs w:val="20"/>
          <w:lang w:val="id-ID"/>
        </w:rPr>
        <w:t xml:space="preserve"> puluh) </w:t>
      </w:r>
      <w:r w:rsidRPr="00D77FCF">
        <w:rPr>
          <w:rFonts w:ascii="Cambria" w:hAnsi="Cambria" w:cs="Arial"/>
          <w:noProof/>
          <w:sz w:val="20"/>
          <w:szCs w:val="20"/>
          <w:lang w:val="id-ID"/>
        </w:rPr>
        <w:t>h</w:t>
      </w:r>
      <w:r w:rsidRPr="00877177">
        <w:rPr>
          <w:rFonts w:ascii="Cambria" w:hAnsi="Cambria" w:cs="Arial"/>
          <w:noProof/>
          <w:sz w:val="20"/>
          <w:szCs w:val="20"/>
          <w:lang w:val="id-ID"/>
        </w:rPr>
        <w:t xml:space="preserve">ari </w:t>
      </w:r>
      <w:r w:rsidRPr="00D77FCF">
        <w:rPr>
          <w:rFonts w:ascii="Cambria" w:hAnsi="Cambria" w:cs="Arial"/>
          <w:noProof/>
          <w:sz w:val="20"/>
          <w:szCs w:val="20"/>
          <w:lang w:val="id-ID"/>
        </w:rPr>
        <w:t>k</w:t>
      </w:r>
      <w:r w:rsidRPr="00877177">
        <w:rPr>
          <w:rFonts w:ascii="Cambria" w:hAnsi="Cambria" w:cs="Arial"/>
          <w:noProof/>
          <w:sz w:val="20"/>
          <w:szCs w:val="20"/>
          <w:lang w:val="id-ID"/>
        </w:rPr>
        <w:t>alender sebelum tanggal pengakhiran dimaksud, dalam hal namun tidak terbatas pada:</w:t>
      </w:r>
    </w:p>
    <w:p w14:paraId="76D7E652" w14:textId="77777777" w:rsidR="00736318" w:rsidRPr="00877177" w:rsidRDefault="00A806A6" w:rsidP="0017213B">
      <w:pPr>
        <w:numPr>
          <w:ilvl w:val="2"/>
          <w:numId w:val="37"/>
        </w:numPr>
        <w:ind w:left="1170"/>
        <w:jc w:val="both"/>
        <w:rPr>
          <w:rFonts w:ascii="Cambria" w:hAnsi="Cambria" w:cs="Arial"/>
          <w:noProof/>
          <w:sz w:val="20"/>
          <w:szCs w:val="20"/>
        </w:rPr>
      </w:pPr>
      <w:r w:rsidRPr="00877177">
        <w:rPr>
          <w:rFonts w:ascii="Cambria" w:hAnsi="Cambria" w:cs="Arial"/>
          <w:noProof/>
          <w:sz w:val="20"/>
          <w:szCs w:val="20"/>
          <w:lang w:val="id-ID"/>
        </w:rPr>
        <w:t>Pihak lainnya dinyatakan bubar/dilikuidasi;</w:t>
      </w:r>
    </w:p>
    <w:p w14:paraId="53ABE135" w14:textId="77777777" w:rsidR="00736318" w:rsidRPr="00877177" w:rsidRDefault="00A806A6" w:rsidP="0017213B">
      <w:pPr>
        <w:numPr>
          <w:ilvl w:val="2"/>
          <w:numId w:val="37"/>
        </w:numPr>
        <w:ind w:left="1170"/>
        <w:jc w:val="both"/>
        <w:rPr>
          <w:rFonts w:ascii="Cambria" w:hAnsi="Cambria" w:cs="Arial"/>
          <w:noProof/>
          <w:sz w:val="20"/>
          <w:szCs w:val="20"/>
        </w:rPr>
      </w:pPr>
      <w:r w:rsidRPr="00877177">
        <w:rPr>
          <w:rFonts w:ascii="Cambria" w:hAnsi="Cambria" w:cs="Arial"/>
          <w:noProof/>
          <w:sz w:val="20"/>
          <w:szCs w:val="20"/>
          <w:lang w:val="id-ID"/>
        </w:rPr>
        <w:t>Pihak lainnya dinyatakan pailit dengan segala akibat hukumnya;</w:t>
      </w:r>
    </w:p>
    <w:p w14:paraId="03EB8D31" w14:textId="77777777" w:rsidR="00A806A6" w:rsidRPr="00877177" w:rsidRDefault="00A806A6" w:rsidP="0017213B">
      <w:pPr>
        <w:numPr>
          <w:ilvl w:val="2"/>
          <w:numId w:val="37"/>
        </w:numPr>
        <w:ind w:left="1170"/>
        <w:jc w:val="both"/>
        <w:rPr>
          <w:rFonts w:ascii="Cambria" w:hAnsi="Cambria" w:cs="Arial"/>
          <w:noProof/>
          <w:sz w:val="20"/>
          <w:szCs w:val="20"/>
        </w:rPr>
      </w:pPr>
      <w:r w:rsidRPr="00877177">
        <w:rPr>
          <w:rFonts w:ascii="Cambria" w:hAnsi="Cambria" w:cs="Arial"/>
          <w:noProof/>
          <w:sz w:val="20"/>
          <w:szCs w:val="20"/>
          <w:lang w:val="id-ID"/>
        </w:rPr>
        <w:t>Pihak lainnya melakukan wanprestasi atas Perjanjian ini</w:t>
      </w:r>
      <w:r w:rsidR="009D3209" w:rsidRPr="00877177">
        <w:rPr>
          <w:rFonts w:ascii="Cambria" w:hAnsi="Cambria" w:cs="Arial"/>
          <w:noProof/>
          <w:sz w:val="20"/>
          <w:szCs w:val="20"/>
        </w:rPr>
        <w:t>.</w:t>
      </w:r>
    </w:p>
    <w:p w14:paraId="7E944998" w14:textId="77777777" w:rsidR="00A806A6" w:rsidRPr="00877177" w:rsidRDefault="00A806A6" w:rsidP="00A806A6">
      <w:pPr>
        <w:tabs>
          <w:tab w:val="num" w:pos="360"/>
        </w:tabs>
        <w:ind w:left="360" w:hanging="540"/>
        <w:jc w:val="both"/>
        <w:rPr>
          <w:rFonts w:ascii="Cambria" w:hAnsi="Cambria" w:cs="Arial"/>
          <w:noProof/>
          <w:sz w:val="20"/>
          <w:szCs w:val="20"/>
          <w:lang w:val="id-ID"/>
        </w:rPr>
      </w:pPr>
    </w:p>
    <w:p w14:paraId="19D84049" w14:textId="5B77A118" w:rsidR="00A806A6" w:rsidRPr="00877177" w:rsidRDefault="00A806A6" w:rsidP="003102AC">
      <w:pPr>
        <w:numPr>
          <w:ilvl w:val="1"/>
          <w:numId w:val="37"/>
        </w:numPr>
        <w:spacing w:after="120"/>
        <w:ind w:left="540" w:hanging="540"/>
        <w:jc w:val="both"/>
        <w:rPr>
          <w:rFonts w:ascii="Cambria" w:hAnsi="Cambria" w:cs="Arial"/>
          <w:noProof/>
          <w:sz w:val="20"/>
          <w:szCs w:val="20"/>
          <w:lang w:val="id-ID"/>
        </w:rPr>
      </w:pPr>
      <w:r w:rsidRPr="00877177">
        <w:rPr>
          <w:rFonts w:ascii="Cambria" w:hAnsi="Cambria" w:cs="Arial"/>
          <w:noProof/>
          <w:sz w:val="20"/>
          <w:szCs w:val="20"/>
          <w:lang w:val="id-ID"/>
        </w:rPr>
        <w:t>Pengakhiran Perjanjian sebagaimana dimaksud ayat</w:t>
      </w:r>
      <w:r w:rsidR="002D4ECD">
        <w:rPr>
          <w:rFonts w:ascii="Cambria" w:hAnsi="Cambria" w:cs="Arial"/>
          <w:noProof/>
          <w:sz w:val="20"/>
          <w:szCs w:val="20"/>
        </w:rPr>
        <w:t xml:space="preserve"> (</w:t>
      </w:r>
      <w:r w:rsidRPr="00877177">
        <w:rPr>
          <w:rFonts w:ascii="Cambria" w:hAnsi="Cambria" w:cs="Arial"/>
          <w:noProof/>
          <w:sz w:val="20"/>
          <w:szCs w:val="20"/>
          <w:lang w:val="id-ID"/>
        </w:rPr>
        <w:t>1</w:t>
      </w:r>
      <w:r w:rsidR="002D4ECD">
        <w:rPr>
          <w:rFonts w:ascii="Cambria" w:hAnsi="Cambria" w:cs="Arial"/>
          <w:noProof/>
          <w:sz w:val="20"/>
          <w:szCs w:val="20"/>
        </w:rPr>
        <w:t>)</w:t>
      </w:r>
      <w:r w:rsidRPr="00877177">
        <w:rPr>
          <w:rFonts w:ascii="Cambria" w:hAnsi="Cambria" w:cs="Arial"/>
          <w:noProof/>
          <w:sz w:val="20"/>
          <w:szCs w:val="20"/>
          <w:lang w:val="id-ID"/>
        </w:rPr>
        <w:t xml:space="preserve"> </w:t>
      </w:r>
      <w:r w:rsidR="00C33D41" w:rsidRPr="00877177">
        <w:rPr>
          <w:rFonts w:ascii="Cambria" w:hAnsi="Cambria" w:cs="Arial"/>
          <w:noProof/>
          <w:sz w:val="20"/>
          <w:szCs w:val="20"/>
          <w:lang w:val="id-ID"/>
        </w:rPr>
        <w:t>Pasal</w:t>
      </w:r>
      <w:r w:rsidRPr="00877177">
        <w:rPr>
          <w:rFonts w:ascii="Cambria" w:hAnsi="Cambria" w:cs="Arial"/>
          <w:noProof/>
          <w:sz w:val="20"/>
          <w:szCs w:val="20"/>
          <w:lang w:val="id-ID"/>
        </w:rPr>
        <w:t xml:space="preserve"> ini tidak menghapus kewajiban </w:t>
      </w:r>
      <w:r w:rsidR="00C33D41" w:rsidRPr="00877177">
        <w:rPr>
          <w:rFonts w:ascii="Cambria" w:hAnsi="Cambria" w:cs="Arial"/>
          <w:noProof/>
          <w:sz w:val="20"/>
          <w:szCs w:val="20"/>
          <w:lang w:val="id-ID"/>
        </w:rPr>
        <w:t xml:space="preserve">Para </w:t>
      </w:r>
      <w:r w:rsidRPr="00877177">
        <w:rPr>
          <w:rFonts w:ascii="Cambria" w:hAnsi="Cambria" w:cs="Arial"/>
          <w:noProof/>
          <w:sz w:val="20"/>
          <w:szCs w:val="20"/>
          <w:lang w:val="id-ID"/>
        </w:rPr>
        <w:t xml:space="preserve">Pihak yang masih ada berdasarkan Perjanjian ini dan Para Pihak tetap wajib untuk menyelesaikan seluruh kewajibannya sampai seluruh kewajiban tersebut telah selesai dilaksanakan dalam waktu 30 (tiga puluh) hari kalender sejak tanggal pengakhiran Perjanjian ini.                                                                                                                                                                                                                               </w:t>
      </w:r>
    </w:p>
    <w:p w14:paraId="1826F1EF" w14:textId="77777777" w:rsidR="00A806A6" w:rsidRPr="00877177" w:rsidRDefault="00C33D41" w:rsidP="003102AC">
      <w:pPr>
        <w:numPr>
          <w:ilvl w:val="1"/>
          <w:numId w:val="37"/>
        </w:numPr>
        <w:spacing w:after="120"/>
        <w:ind w:left="540" w:hanging="540"/>
        <w:jc w:val="both"/>
        <w:rPr>
          <w:rFonts w:ascii="Cambria" w:hAnsi="Cambria" w:cs="Arial"/>
          <w:noProof/>
          <w:sz w:val="20"/>
          <w:szCs w:val="20"/>
          <w:lang w:val="id-ID"/>
        </w:rPr>
      </w:pPr>
      <w:r w:rsidRPr="00877177">
        <w:rPr>
          <w:rFonts w:ascii="Cambria" w:hAnsi="Cambria" w:cs="Arial"/>
          <w:sz w:val="20"/>
          <w:szCs w:val="20"/>
          <w:lang w:val="id-ID"/>
        </w:rPr>
        <w:t>Para Pihak dengan ini menges</w:t>
      </w:r>
      <w:r w:rsidR="00A806A6" w:rsidRPr="00877177">
        <w:rPr>
          <w:rFonts w:ascii="Cambria" w:hAnsi="Cambria" w:cs="Arial"/>
          <w:sz w:val="20"/>
          <w:szCs w:val="20"/>
          <w:lang w:val="id-ID"/>
        </w:rPr>
        <w:t>ampingkan ketentuan Pasal 1266 dan 1267 Kitab Undang-undang Hukum Perdata sehingga untuk pengakhiran Perjanjian ini tidak diperlukan penetapan Pengadilan/Hakim atau memperkenankan suatu Pihak untuk menuntut atau meminta tindakan tertentu.</w:t>
      </w:r>
      <w:r w:rsidR="00A806A6" w:rsidRPr="00877177">
        <w:rPr>
          <w:rFonts w:ascii="Cambria" w:hAnsi="Cambria" w:cs="Arial"/>
          <w:noProof/>
          <w:sz w:val="20"/>
          <w:szCs w:val="20"/>
          <w:lang w:val="id-ID"/>
        </w:rPr>
        <w:t xml:space="preserve"> </w:t>
      </w:r>
    </w:p>
    <w:p w14:paraId="291C2741" w14:textId="77777777" w:rsidR="00EF49EB" w:rsidRPr="00877177" w:rsidRDefault="00A806A6" w:rsidP="003102AC">
      <w:pPr>
        <w:numPr>
          <w:ilvl w:val="1"/>
          <w:numId w:val="37"/>
        </w:numPr>
        <w:ind w:left="540" w:hanging="540"/>
        <w:jc w:val="both"/>
        <w:rPr>
          <w:rFonts w:ascii="Cambria" w:hAnsi="Cambria" w:cs="Arial"/>
          <w:noProof/>
          <w:sz w:val="20"/>
          <w:szCs w:val="20"/>
          <w:lang w:val="id-ID"/>
        </w:rPr>
      </w:pPr>
      <w:r w:rsidRPr="00877177">
        <w:rPr>
          <w:rFonts w:ascii="Cambria" w:hAnsi="Cambria" w:cs="Arial"/>
          <w:noProof/>
          <w:sz w:val="20"/>
          <w:szCs w:val="20"/>
          <w:lang w:val="id-ID"/>
        </w:rPr>
        <w:t xml:space="preserve">Dalam hal Perjanjian ini berakhir karena sebab apapun, </w:t>
      </w:r>
      <w:r w:rsidR="00C33D41" w:rsidRPr="00877177">
        <w:rPr>
          <w:rFonts w:ascii="Cambria" w:hAnsi="Cambria" w:cs="Arial"/>
          <w:noProof/>
          <w:sz w:val="20"/>
          <w:szCs w:val="20"/>
          <w:lang w:val="id-ID"/>
        </w:rPr>
        <w:t xml:space="preserve">Para </w:t>
      </w:r>
      <w:r w:rsidRPr="00877177">
        <w:rPr>
          <w:rFonts w:ascii="Cambria" w:hAnsi="Cambria" w:cs="Arial"/>
          <w:noProof/>
          <w:sz w:val="20"/>
          <w:szCs w:val="20"/>
          <w:lang w:val="id-ID"/>
        </w:rPr>
        <w:t xml:space="preserve">Pihak tidak wajib untuk memberikan ganti kerugian dalam bentuk apapun kepada Pihak lainnya dan masing-masing Pihak mengikatkan diri untuk tidak menuntut dan/atau menggugat ganti kerugian dalam bentuk apapun kepada Pihak lainnya sehubungan dengan pengakhiran Perjanjian </w:t>
      </w:r>
      <w:r w:rsidR="00C33D41" w:rsidRPr="00877177">
        <w:rPr>
          <w:rFonts w:ascii="Cambria" w:hAnsi="Cambria" w:cs="Arial"/>
          <w:noProof/>
          <w:sz w:val="20"/>
          <w:szCs w:val="20"/>
          <w:lang w:val="id-ID"/>
        </w:rPr>
        <w:t>dimaksud,</w:t>
      </w:r>
      <w:r w:rsidRPr="00877177">
        <w:rPr>
          <w:rFonts w:ascii="Cambria" w:hAnsi="Cambria" w:cs="Arial"/>
          <w:noProof/>
          <w:sz w:val="20"/>
          <w:szCs w:val="20"/>
          <w:lang w:val="id-ID"/>
        </w:rPr>
        <w:t xml:space="preserve"> kecuali hal-hal yang sehubungan dengan hutang piutang antara </w:t>
      </w:r>
      <w:r w:rsidRPr="00D77FCF">
        <w:rPr>
          <w:rFonts w:ascii="Cambria" w:hAnsi="Cambria" w:cs="Arial"/>
          <w:noProof/>
          <w:sz w:val="20"/>
          <w:szCs w:val="20"/>
          <w:lang w:val="id-ID"/>
        </w:rPr>
        <w:t>Para</w:t>
      </w:r>
      <w:r w:rsidRPr="00877177">
        <w:rPr>
          <w:rFonts w:ascii="Cambria" w:hAnsi="Cambria" w:cs="Arial"/>
          <w:noProof/>
          <w:sz w:val="20"/>
          <w:szCs w:val="20"/>
          <w:lang w:val="id-ID"/>
        </w:rPr>
        <w:t xml:space="preserve"> Pihak.</w:t>
      </w:r>
    </w:p>
    <w:p w14:paraId="212B2766" w14:textId="77777777" w:rsidR="00603B76" w:rsidRPr="00D77FCF" w:rsidRDefault="00603B76" w:rsidP="0017213B">
      <w:pPr>
        <w:pStyle w:val="BodyTextIndent2"/>
        <w:spacing w:line="240" w:lineRule="auto"/>
        <w:ind w:left="0"/>
        <w:jc w:val="both"/>
        <w:rPr>
          <w:rFonts w:ascii="Cambria" w:hAnsi="Cambria" w:cs="Arial"/>
          <w:sz w:val="20"/>
          <w:szCs w:val="20"/>
          <w:lang w:val="id-ID"/>
        </w:rPr>
      </w:pPr>
    </w:p>
    <w:p w14:paraId="75AE2D4B" w14:textId="77777777" w:rsidR="00F76E54" w:rsidRPr="00877177" w:rsidRDefault="00F76E54" w:rsidP="00F76E54">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rPr>
        <w:t xml:space="preserve">PASAL </w:t>
      </w:r>
      <w:r w:rsidRPr="008A3F2D">
        <w:rPr>
          <w:rFonts w:ascii="Cambria" w:hAnsi="Cambria" w:cs="Arial"/>
          <w:b/>
          <w:sz w:val="20"/>
          <w:szCs w:val="20"/>
        </w:rPr>
        <w:t>1</w:t>
      </w:r>
      <w:r w:rsidR="002C529A" w:rsidRPr="008A3F2D">
        <w:rPr>
          <w:rFonts w:ascii="Cambria" w:hAnsi="Cambria" w:cs="Arial"/>
          <w:b/>
          <w:sz w:val="20"/>
          <w:szCs w:val="20"/>
        </w:rPr>
        <w:t>4</w:t>
      </w:r>
    </w:p>
    <w:p w14:paraId="360C8584" w14:textId="77777777" w:rsidR="00A806A6" w:rsidRPr="00877177" w:rsidRDefault="00A806A6" w:rsidP="00F76E54">
      <w:pPr>
        <w:pStyle w:val="BodyTextIndent2"/>
        <w:spacing w:after="0" w:line="240" w:lineRule="auto"/>
        <w:ind w:left="0"/>
        <w:jc w:val="center"/>
        <w:rPr>
          <w:rFonts w:ascii="Cambria" w:hAnsi="Cambria" w:cs="Arial"/>
          <w:b/>
          <w:bCs/>
          <w:i/>
          <w:sz w:val="20"/>
          <w:szCs w:val="20"/>
        </w:rPr>
      </w:pPr>
      <w:r w:rsidRPr="00877177">
        <w:rPr>
          <w:rFonts w:ascii="Cambria" w:hAnsi="Cambria" w:cs="Arial"/>
          <w:b/>
          <w:sz w:val="20"/>
          <w:szCs w:val="20"/>
          <w:lang w:val="id-ID"/>
        </w:rPr>
        <w:t>PENYELESAIAN PERSELISIHAN</w:t>
      </w:r>
    </w:p>
    <w:p w14:paraId="196AE8C1" w14:textId="77777777" w:rsidR="00A806A6" w:rsidRPr="00877177" w:rsidRDefault="00A806A6" w:rsidP="00A806A6">
      <w:pPr>
        <w:pStyle w:val="BodyTextIndent2"/>
        <w:spacing w:after="0" w:line="240" w:lineRule="auto"/>
        <w:ind w:left="0"/>
        <w:jc w:val="center"/>
        <w:rPr>
          <w:rFonts w:ascii="Cambria" w:hAnsi="Cambria" w:cs="Arial"/>
          <w:b/>
          <w:sz w:val="20"/>
          <w:szCs w:val="20"/>
          <w:lang w:val="id-ID"/>
        </w:rPr>
      </w:pPr>
      <w:r w:rsidRPr="00877177">
        <w:rPr>
          <w:rFonts w:ascii="Cambria" w:hAnsi="Cambria" w:cs="Arial"/>
          <w:b/>
          <w:bCs/>
          <w:i/>
          <w:sz w:val="20"/>
          <w:szCs w:val="20"/>
          <w:lang w:val="id-ID"/>
        </w:rPr>
        <w:t xml:space="preserve">     </w:t>
      </w:r>
    </w:p>
    <w:p w14:paraId="356FF8C0" w14:textId="77777777" w:rsidR="00144D36" w:rsidRPr="00144D36" w:rsidRDefault="00144D36" w:rsidP="00144D36">
      <w:pPr>
        <w:pStyle w:val="ListParagraph"/>
        <w:numPr>
          <w:ilvl w:val="0"/>
          <w:numId w:val="20"/>
        </w:numPr>
        <w:suppressAutoHyphens/>
        <w:spacing w:after="120"/>
        <w:jc w:val="both"/>
        <w:rPr>
          <w:rFonts w:ascii="Cambria" w:hAnsi="Cambria" w:cs="Tahoma"/>
          <w:vanish/>
          <w:sz w:val="20"/>
          <w:szCs w:val="20"/>
          <w:lang w:val="id-ID"/>
        </w:rPr>
      </w:pPr>
    </w:p>
    <w:p w14:paraId="23A69FEA" w14:textId="77777777" w:rsidR="00144D36" w:rsidRPr="00144D36" w:rsidRDefault="00144D36" w:rsidP="00144D36">
      <w:pPr>
        <w:pStyle w:val="ListParagraph"/>
        <w:numPr>
          <w:ilvl w:val="0"/>
          <w:numId w:val="20"/>
        </w:numPr>
        <w:suppressAutoHyphens/>
        <w:spacing w:after="120"/>
        <w:jc w:val="both"/>
        <w:rPr>
          <w:rFonts w:ascii="Cambria" w:hAnsi="Cambria" w:cs="Tahoma"/>
          <w:vanish/>
          <w:sz w:val="20"/>
          <w:szCs w:val="20"/>
          <w:lang w:val="id-ID"/>
        </w:rPr>
      </w:pPr>
    </w:p>
    <w:p w14:paraId="4A519665" w14:textId="77777777" w:rsidR="00F76E54" w:rsidRPr="00877177" w:rsidRDefault="00A806A6" w:rsidP="00A96F6C">
      <w:pPr>
        <w:numPr>
          <w:ilvl w:val="1"/>
          <w:numId w:val="20"/>
        </w:numPr>
        <w:suppressAutoHyphens/>
        <w:spacing w:after="120"/>
        <w:ind w:left="630" w:hanging="630"/>
        <w:jc w:val="both"/>
        <w:rPr>
          <w:rFonts w:ascii="Cambria" w:hAnsi="Cambria" w:cs="Tahoma"/>
          <w:sz w:val="20"/>
          <w:szCs w:val="20"/>
          <w:lang w:val="id-ID"/>
        </w:rPr>
      </w:pPr>
      <w:r w:rsidRPr="00877177">
        <w:rPr>
          <w:rFonts w:ascii="Cambria" w:hAnsi="Cambria" w:cs="Tahoma"/>
          <w:sz w:val="20"/>
          <w:szCs w:val="20"/>
          <w:lang w:val="id-ID"/>
        </w:rPr>
        <w:t>Perjanjian ini berikut lampiran dan perubahan-perubahannya tunduk dan ditafsirkan berdasarkan hukum yang berlaku di Negara Kesatuan Republik Indonesia.</w:t>
      </w:r>
    </w:p>
    <w:p w14:paraId="370377FC" w14:textId="77777777" w:rsidR="00F76E54" w:rsidRPr="00877177" w:rsidRDefault="00A806A6" w:rsidP="00CA5519">
      <w:pPr>
        <w:numPr>
          <w:ilvl w:val="1"/>
          <w:numId w:val="20"/>
        </w:numPr>
        <w:suppressAutoHyphens/>
        <w:spacing w:after="120"/>
        <w:ind w:left="567" w:hanging="567"/>
        <w:jc w:val="both"/>
        <w:rPr>
          <w:rFonts w:ascii="Cambria" w:hAnsi="Cambria" w:cs="Tahoma"/>
          <w:sz w:val="20"/>
          <w:szCs w:val="20"/>
          <w:lang w:val="id-ID"/>
        </w:rPr>
      </w:pPr>
      <w:r w:rsidRPr="00877177">
        <w:rPr>
          <w:rFonts w:ascii="Cambria" w:hAnsi="Cambria" w:cs="Tahoma"/>
          <w:sz w:val="20"/>
          <w:szCs w:val="20"/>
          <w:lang w:val="id-ID"/>
        </w:rPr>
        <w:t>Apabila timbul perbedaan pendapat dan/atau perselisihan dalam penafsiran dan pelaksanaan Perjanjian ini, maka Para Pihak sepakat untuk terlebih dahulu menyelesaikannya secara musyawarah untuk mencapai mufakat dalam jangka waktu 30 (tiga puluh) hari kalender.</w:t>
      </w:r>
    </w:p>
    <w:p w14:paraId="1B1EC97A" w14:textId="77777777" w:rsidR="008520CD" w:rsidRPr="00877177" w:rsidRDefault="00A806A6" w:rsidP="00CA5519">
      <w:pPr>
        <w:numPr>
          <w:ilvl w:val="1"/>
          <w:numId w:val="20"/>
        </w:numPr>
        <w:suppressAutoHyphens/>
        <w:spacing w:after="120"/>
        <w:ind w:left="567" w:hanging="567"/>
        <w:jc w:val="both"/>
        <w:rPr>
          <w:rFonts w:ascii="Cambria" w:hAnsi="Cambria" w:cs="Tahoma"/>
          <w:sz w:val="20"/>
          <w:szCs w:val="20"/>
          <w:lang w:val="id-ID"/>
        </w:rPr>
      </w:pPr>
      <w:r w:rsidRPr="00877177">
        <w:rPr>
          <w:rFonts w:ascii="Cambria" w:hAnsi="Cambria" w:cs="Tahoma"/>
          <w:sz w:val="20"/>
          <w:szCs w:val="20"/>
          <w:lang w:val="id-ID"/>
        </w:rPr>
        <w:t xml:space="preserve">Apabila dalam jangka waktu 30 (tiga puluh) hari kalender sejak dimulainya musyawarah, Para Pihak tidak dapat menyelesaikan perselisihan tersebut, maka Para Pihak sepakat untuk menyerahkan penyelesaian perselisihan tersebut ke Pengadilan Negeri Jakarta </w:t>
      </w:r>
      <w:r w:rsidR="00873299" w:rsidRPr="00D77FCF">
        <w:rPr>
          <w:rFonts w:ascii="Cambria" w:hAnsi="Cambria" w:cs="Tahoma"/>
          <w:sz w:val="20"/>
          <w:szCs w:val="20"/>
          <w:lang w:val="id-ID"/>
        </w:rPr>
        <w:t>Selatan</w:t>
      </w:r>
      <w:r w:rsidRPr="00877177">
        <w:rPr>
          <w:rFonts w:ascii="Cambria" w:hAnsi="Cambria" w:cs="Tahoma"/>
          <w:sz w:val="20"/>
          <w:szCs w:val="20"/>
          <w:lang w:val="id-ID"/>
        </w:rPr>
        <w:t>.</w:t>
      </w:r>
    </w:p>
    <w:p w14:paraId="07241960" w14:textId="77777777" w:rsidR="007E6904" w:rsidRPr="00877177" w:rsidRDefault="00A806A6" w:rsidP="00CA5519">
      <w:pPr>
        <w:numPr>
          <w:ilvl w:val="1"/>
          <w:numId w:val="20"/>
        </w:numPr>
        <w:suppressAutoHyphens/>
        <w:spacing w:after="120"/>
        <w:ind w:left="567" w:hanging="567"/>
        <w:jc w:val="both"/>
        <w:rPr>
          <w:rFonts w:ascii="Cambria" w:hAnsi="Cambria" w:cs="Tahoma"/>
          <w:sz w:val="20"/>
          <w:szCs w:val="20"/>
          <w:lang w:val="id-ID"/>
        </w:rPr>
      </w:pPr>
      <w:r w:rsidRPr="00877177">
        <w:rPr>
          <w:rFonts w:ascii="Cambria" w:hAnsi="Cambria" w:cs="Tahoma"/>
          <w:sz w:val="20"/>
          <w:szCs w:val="20"/>
          <w:lang w:val="id-ID"/>
        </w:rPr>
        <w:t>Dalam hal Perjanjian ini berakhir sebagaimana dimaksud dalam Pasal ini atau karena habisnya masa berlaku Perjanjian ini, tidak akan mempengaruhi hak dan kewajiban Para Pihak yang masih harus diselesaikan sebagai akibat dari pelaksanaan Perjanjian ini.</w:t>
      </w:r>
    </w:p>
    <w:p w14:paraId="0EEE395E" w14:textId="77777777" w:rsidR="00F70A1B" w:rsidRPr="00D77FCF" w:rsidRDefault="00A806A6" w:rsidP="00CE1E15">
      <w:pPr>
        <w:numPr>
          <w:ilvl w:val="1"/>
          <w:numId w:val="20"/>
        </w:numPr>
        <w:suppressAutoHyphens/>
        <w:spacing w:after="120"/>
        <w:ind w:left="567" w:hanging="567"/>
        <w:jc w:val="both"/>
        <w:rPr>
          <w:rFonts w:ascii="Cambria" w:hAnsi="Cambria" w:cs="Arial"/>
          <w:b/>
          <w:bCs/>
          <w:sz w:val="20"/>
          <w:szCs w:val="20"/>
          <w:lang w:val="id-ID"/>
        </w:rPr>
      </w:pPr>
      <w:r w:rsidRPr="00877177">
        <w:rPr>
          <w:rFonts w:ascii="Cambria" w:hAnsi="Cambria" w:cs="Tahoma"/>
          <w:sz w:val="20"/>
          <w:szCs w:val="20"/>
          <w:lang w:val="id-ID"/>
        </w:rPr>
        <w:lastRenderedPageBreak/>
        <w:t>Ketentuan-ketentuan Pasal ini akan tetap berlaku sekalipun Perjanjian ini diakhiri dan/atau berakhir.</w:t>
      </w:r>
    </w:p>
    <w:p w14:paraId="641B752E" w14:textId="77777777" w:rsidR="00360B0B" w:rsidRDefault="00360B0B" w:rsidP="00A806A6">
      <w:pPr>
        <w:jc w:val="center"/>
        <w:rPr>
          <w:rFonts w:ascii="Cambria" w:hAnsi="Cambria" w:cs="Arial"/>
          <w:b/>
          <w:bCs/>
          <w:sz w:val="20"/>
          <w:szCs w:val="20"/>
          <w:lang w:val="id-ID"/>
        </w:rPr>
      </w:pPr>
    </w:p>
    <w:p w14:paraId="0C6B6218" w14:textId="77777777" w:rsidR="00A806A6" w:rsidRPr="00877177" w:rsidRDefault="00C33D41" w:rsidP="00A806A6">
      <w:pPr>
        <w:jc w:val="center"/>
        <w:rPr>
          <w:rFonts w:ascii="Cambria" w:hAnsi="Cambria" w:cs="Arial"/>
          <w:b/>
          <w:bCs/>
          <w:sz w:val="20"/>
          <w:szCs w:val="20"/>
        </w:rPr>
      </w:pPr>
      <w:r w:rsidRPr="00877177">
        <w:rPr>
          <w:rFonts w:ascii="Cambria" w:hAnsi="Cambria" w:cs="Arial"/>
          <w:b/>
          <w:bCs/>
          <w:sz w:val="20"/>
          <w:szCs w:val="20"/>
          <w:lang w:val="id-ID"/>
        </w:rPr>
        <w:t xml:space="preserve">PASAL </w:t>
      </w:r>
      <w:r w:rsidR="00A806A6" w:rsidRPr="008A3F2D">
        <w:rPr>
          <w:rFonts w:ascii="Cambria" w:hAnsi="Cambria" w:cs="Arial"/>
          <w:b/>
          <w:bCs/>
          <w:sz w:val="20"/>
          <w:szCs w:val="20"/>
          <w:lang w:val="id-ID"/>
        </w:rPr>
        <w:t>1</w:t>
      </w:r>
      <w:r w:rsidR="002C529A" w:rsidRPr="008A3F2D">
        <w:rPr>
          <w:rFonts w:ascii="Cambria" w:hAnsi="Cambria" w:cs="Arial"/>
          <w:b/>
          <w:bCs/>
          <w:sz w:val="20"/>
          <w:szCs w:val="20"/>
        </w:rPr>
        <w:t>5</w:t>
      </w:r>
    </w:p>
    <w:p w14:paraId="0E9EFA47" w14:textId="77777777" w:rsidR="00A806A6" w:rsidRPr="00877177" w:rsidRDefault="00A806A6" w:rsidP="00A806A6">
      <w:pPr>
        <w:jc w:val="center"/>
        <w:rPr>
          <w:rFonts w:ascii="Cambria" w:hAnsi="Cambria" w:cs="Arial"/>
          <w:sz w:val="20"/>
          <w:szCs w:val="20"/>
        </w:rPr>
      </w:pPr>
      <w:r w:rsidRPr="00877177">
        <w:rPr>
          <w:rFonts w:ascii="Cambria" w:hAnsi="Cambria" w:cs="Arial"/>
          <w:b/>
          <w:bCs/>
          <w:sz w:val="20"/>
          <w:szCs w:val="20"/>
        </w:rPr>
        <w:t>KEADAAN MEMAKSA</w:t>
      </w:r>
    </w:p>
    <w:p w14:paraId="03F43B2E" w14:textId="77777777" w:rsidR="00A806A6" w:rsidRPr="00877177" w:rsidRDefault="00A806A6" w:rsidP="00A806A6">
      <w:pPr>
        <w:jc w:val="both"/>
        <w:rPr>
          <w:rFonts w:ascii="Cambria" w:hAnsi="Cambria" w:cs="Arial"/>
          <w:sz w:val="20"/>
          <w:szCs w:val="20"/>
          <w:lang w:val="id-ID"/>
        </w:rPr>
      </w:pPr>
    </w:p>
    <w:p w14:paraId="4B8F0ED4" w14:textId="77777777" w:rsidR="00F70A1B" w:rsidRPr="00F70A1B" w:rsidRDefault="00F70A1B" w:rsidP="00F70A1B">
      <w:pPr>
        <w:pStyle w:val="ListParagraph"/>
        <w:numPr>
          <w:ilvl w:val="0"/>
          <w:numId w:val="21"/>
        </w:numPr>
        <w:spacing w:after="120"/>
        <w:jc w:val="both"/>
        <w:rPr>
          <w:rFonts w:ascii="Cambria" w:hAnsi="Cambria" w:cs="Arial"/>
          <w:vanish/>
          <w:sz w:val="20"/>
          <w:szCs w:val="20"/>
        </w:rPr>
      </w:pPr>
    </w:p>
    <w:p w14:paraId="4A38C0EB" w14:textId="77777777" w:rsidR="00F70A1B" w:rsidRPr="00F70A1B" w:rsidRDefault="00F70A1B" w:rsidP="00F70A1B">
      <w:pPr>
        <w:pStyle w:val="ListParagraph"/>
        <w:numPr>
          <w:ilvl w:val="0"/>
          <w:numId w:val="21"/>
        </w:numPr>
        <w:spacing w:after="120"/>
        <w:jc w:val="both"/>
        <w:rPr>
          <w:rFonts w:ascii="Cambria" w:hAnsi="Cambria" w:cs="Arial"/>
          <w:vanish/>
          <w:sz w:val="20"/>
          <w:szCs w:val="20"/>
        </w:rPr>
      </w:pPr>
    </w:p>
    <w:p w14:paraId="7E4DD268" w14:textId="77777777" w:rsidR="009C32D1" w:rsidRPr="00877177" w:rsidRDefault="009C32D1" w:rsidP="00A96F6C">
      <w:pPr>
        <w:numPr>
          <w:ilvl w:val="1"/>
          <w:numId w:val="21"/>
        </w:numPr>
        <w:spacing w:after="120"/>
        <w:ind w:left="405"/>
        <w:jc w:val="both"/>
        <w:rPr>
          <w:rFonts w:ascii="Cambria" w:hAnsi="Cambria" w:cs="Arial"/>
          <w:sz w:val="20"/>
          <w:szCs w:val="20"/>
        </w:rPr>
      </w:pPr>
      <w:proofErr w:type="spellStart"/>
      <w:r w:rsidRPr="00877177">
        <w:rPr>
          <w:rFonts w:ascii="Cambria" w:hAnsi="Cambria" w:cs="Arial"/>
          <w:sz w:val="20"/>
          <w:szCs w:val="20"/>
        </w:rPr>
        <w:t>Keadaan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Memaksa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adalah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suatu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keadaan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terjadi</w:t>
      </w:r>
      <w:proofErr w:type="spellEnd"/>
      <w:r w:rsidRPr="00877177">
        <w:rPr>
          <w:rFonts w:ascii="Cambria" w:hAnsi="Cambria" w:cs="Arial"/>
          <w:sz w:val="20"/>
          <w:szCs w:val="20"/>
        </w:rPr>
        <w:t xml:space="preserve"> di </w:t>
      </w:r>
      <w:proofErr w:type="spellStart"/>
      <w:r w:rsidRPr="00877177">
        <w:rPr>
          <w:rFonts w:ascii="Cambria" w:hAnsi="Cambria" w:cs="Arial"/>
          <w:sz w:val="20"/>
          <w:szCs w:val="20"/>
        </w:rPr>
        <w:t>luar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kehendak</w:t>
      </w:r>
      <w:proofErr w:type="spellEnd"/>
      <w:r w:rsidRPr="00877177">
        <w:rPr>
          <w:rFonts w:ascii="Cambria" w:hAnsi="Cambria" w:cs="Arial"/>
          <w:sz w:val="20"/>
          <w:szCs w:val="20"/>
        </w:rPr>
        <w:t xml:space="preserve"> Para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seperti</w:t>
      </w:r>
      <w:proofErr w:type="spellEnd"/>
      <w:r w:rsidRPr="00877177">
        <w:rPr>
          <w:rFonts w:ascii="Cambria" w:hAnsi="Cambria" w:cs="Arial"/>
          <w:sz w:val="20"/>
          <w:szCs w:val="20"/>
        </w:rPr>
        <w:t>:</w:t>
      </w:r>
    </w:p>
    <w:p w14:paraId="0A8DD439" w14:textId="77777777" w:rsidR="009C32D1" w:rsidRPr="00877177" w:rsidRDefault="009C32D1" w:rsidP="00A96F6C">
      <w:pPr>
        <w:spacing w:after="120"/>
        <w:ind w:left="994" w:hanging="274"/>
        <w:contextualSpacing/>
        <w:jc w:val="both"/>
        <w:rPr>
          <w:rFonts w:ascii="Cambria" w:hAnsi="Cambria" w:cs="Arial"/>
          <w:sz w:val="20"/>
          <w:szCs w:val="20"/>
        </w:rPr>
      </w:pPr>
      <w:r w:rsidRPr="00877177">
        <w:rPr>
          <w:rFonts w:ascii="Cambria" w:hAnsi="Cambria" w:cs="Arial"/>
          <w:sz w:val="20"/>
          <w:szCs w:val="20"/>
        </w:rPr>
        <w:t>a.</w:t>
      </w:r>
      <w:r w:rsidRPr="00877177">
        <w:rPr>
          <w:rFonts w:ascii="Cambria" w:hAnsi="Cambria" w:cs="Arial"/>
          <w:sz w:val="20"/>
          <w:szCs w:val="20"/>
        </w:rPr>
        <w:tab/>
      </w:r>
      <w:proofErr w:type="spellStart"/>
      <w:r w:rsidRPr="00877177">
        <w:rPr>
          <w:rFonts w:ascii="Cambria" w:hAnsi="Cambria" w:cs="Arial"/>
          <w:sz w:val="20"/>
          <w:szCs w:val="20"/>
        </w:rPr>
        <w:t>peperangan</w:t>
      </w:r>
      <w:proofErr w:type="spellEnd"/>
      <w:r w:rsidRPr="00877177">
        <w:rPr>
          <w:rFonts w:ascii="Cambria" w:hAnsi="Cambria" w:cs="Arial"/>
          <w:sz w:val="20"/>
          <w:szCs w:val="20"/>
        </w:rPr>
        <w:t xml:space="preserve">, </w:t>
      </w:r>
    </w:p>
    <w:p w14:paraId="7E134CAB" w14:textId="77777777" w:rsidR="005E5A21" w:rsidRPr="008A3F2D" w:rsidRDefault="009C32D1" w:rsidP="00A96F6C">
      <w:pPr>
        <w:spacing w:after="120"/>
        <w:ind w:left="994" w:hanging="274"/>
        <w:contextualSpacing/>
        <w:jc w:val="both"/>
        <w:rPr>
          <w:rFonts w:ascii="Cambria" w:hAnsi="Cambria" w:cs="Arial"/>
          <w:sz w:val="20"/>
          <w:szCs w:val="20"/>
        </w:rPr>
      </w:pPr>
      <w:r w:rsidRPr="008A3F2D">
        <w:rPr>
          <w:rFonts w:ascii="Cambria" w:hAnsi="Cambria" w:cs="Arial"/>
          <w:sz w:val="20"/>
          <w:szCs w:val="20"/>
        </w:rPr>
        <w:t>b.</w:t>
      </w:r>
      <w:r w:rsidRPr="008A3F2D">
        <w:rPr>
          <w:rFonts w:ascii="Cambria" w:hAnsi="Cambria" w:cs="Arial"/>
          <w:sz w:val="20"/>
          <w:szCs w:val="20"/>
        </w:rPr>
        <w:tab/>
      </w:r>
      <w:proofErr w:type="spellStart"/>
      <w:r w:rsidRPr="008A3F2D">
        <w:rPr>
          <w:rFonts w:ascii="Cambria" w:hAnsi="Cambria" w:cs="Arial"/>
          <w:sz w:val="20"/>
          <w:szCs w:val="20"/>
        </w:rPr>
        <w:t>huru</w:t>
      </w:r>
      <w:proofErr w:type="spellEnd"/>
      <w:r w:rsidRPr="008A3F2D">
        <w:rPr>
          <w:rFonts w:ascii="Cambria" w:hAnsi="Cambria" w:cs="Arial"/>
          <w:sz w:val="20"/>
          <w:szCs w:val="20"/>
        </w:rPr>
        <w:t xml:space="preserve">-hara, </w:t>
      </w:r>
    </w:p>
    <w:p w14:paraId="457144A4" w14:textId="77777777" w:rsidR="009C32D1" w:rsidRPr="00877177" w:rsidRDefault="005E5A21" w:rsidP="00A96F6C">
      <w:pPr>
        <w:spacing w:after="120"/>
        <w:ind w:left="994" w:hanging="274"/>
        <w:contextualSpacing/>
        <w:jc w:val="both"/>
        <w:rPr>
          <w:rFonts w:ascii="Cambria" w:hAnsi="Cambria" w:cs="Arial"/>
          <w:sz w:val="20"/>
          <w:szCs w:val="20"/>
        </w:rPr>
      </w:pPr>
      <w:r w:rsidRPr="008A3F2D">
        <w:rPr>
          <w:rFonts w:ascii="Cambria" w:hAnsi="Cambria" w:cs="Arial"/>
          <w:sz w:val="20"/>
          <w:szCs w:val="20"/>
        </w:rPr>
        <w:t>c.</w:t>
      </w:r>
      <w:r w:rsidRPr="008A3F2D">
        <w:rPr>
          <w:rFonts w:ascii="Cambria" w:hAnsi="Cambria" w:cs="Arial"/>
          <w:sz w:val="20"/>
          <w:szCs w:val="20"/>
        </w:rPr>
        <w:tab/>
      </w:r>
      <w:proofErr w:type="spellStart"/>
      <w:r w:rsidR="009C32D1" w:rsidRPr="008A3F2D">
        <w:rPr>
          <w:rFonts w:ascii="Cambria" w:hAnsi="Cambria" w:cs="Arial"/>
          <w:sz w:val="20"/>
          <w:szCs w:val="20"/>
        </w:rPr>
        <w:t>kebakaran</w:t>
      </w:r>
      <w:proofErr w:type="spellEnd"/>
      <w:r w:rsidR="009C32D1" w:rsidRPr="008A3F2D">
        <w:rPr>
          <w:rFonts w:ascii="Cambria" w:hAnsi="Cambria" w:cs="Arial"/>
          <w:sz w:val="20"/>
          <w:szCs w:val="20"/>
        </w:rPr>
        <w:t>,</w:t>
      </w:r>
      <w:r w:rsidR="009C32D1" w:rsidRPr="00877177">
        <w:rPr>
          <w:rFonts w:ascii="Cambria" w:hAnsi="Cambria" w:cs="Arial"/>
          <w:sz w:val="20"/>
          <w:szCs w:val="20"/>
        </w:rPr>
        <w:t xml:space="preserve"> </w:t>
      </w:r>
    </w:p>
    <w:p w14:paraId="25631F9F" w14:textId="77777777" w:rsidR="009C32D1" w:rsidRPr="00877177" w:rsidRDefault="005E5A21" w:rsidP="00A96F6C">
      <w:pPr>
        <w:spacing w:after="120"/>
        <w:ind w:left="994" w:hanging="274"/>
        <w:contextualSpacing/>
        <w:jc w:val="both"/>
        <w:rPr>
          <w:rFonts w:ascii="Cambria" w:hAnsi="Cambria" w:cs="Arial"/>
          <w:sz w:val="20"/>
          <w:szCs w:val="20"/>
        </w:rPr>
      </w:pPr>
      <w:r w:rsidRPr="00877177">
        <w:rPr>
          <w:rFonts w:ascii="Cambria" w:hAnsi="Cambria" w:cs="Arial"/>
          <w:sz w:val="20"/>
          <w:szCs w:val="20"/>
        </w:rPr>
        <w:t>d</w:t>
      </w:r>
      <w:r w:rsidR="009C32D1" w:rsidRPr="00877177">
        <w:rPr>
          <w:rFonts w:ascii="Cambria" w:hAnsi="Cambria" w:cs="Arial"/>
          <w:sz w:val="20"/>
          <w:szCs w:val="20"/>
        </w:rPr>
        <w:t>.</w:t>
      </w:r>
      <w:r w:rsidR="009C32D1" w:rsidRPr="00877177">
        <w:rPr>
          <w:rFonts w:ascii="Cambria" w:hAnsi="Cambria" w:cs="Arial"/>
          <w:sz w:val="20"/>
          <w:szCs w:val="20"/>
        </w:rPr>
        <w:tab/>
      </w:r>
      <w:proofErr w:type="spellStart"/>
      <w:r w:rsidR="009C32D1" w:rsidRPr="00877177">
        <w:rPr>
          <w:rFonts w:ascii="Cambria" w:hAnsi="Cambria" w:cs="Arial"/>
          <w:sz w:val="20"/>
          <w:szCs w:val="20"/>
        </w:rPr>
        <w:t>pemogokan</w:t>
      </w:r>
      <w:proofErr w:type="spellEnd"/>
      <w:r w:rsidR="009C32D1" w:rsidRPr="00877177">
        <w:rPr>
          <w:rFonts w:ascii="Cambria" w:hAnsi="Cambria" w:cs="Arial"/>
          <w:sz w:val="20"/>
          <w:szCs w:val="20"/>
        </w:rPr>
        <w:t xml:space="preserve"> </w:t>
      </w:r>
      <w:proofErr w:type="spellStart"/>
      <w:r w:rsidR="009C32D1" w:rsidRPr="00877177">
        <w:rPr>
          <w:rFonts w:ascii="Cambria" w:hAnsi="Cambria" w:cs="Arial"/>
          <w:sz w:val="20"/>
          <w:szCs w:val="20"/>
        </w:rPr>
        <w:t>secara</w:t>
      </w:r>
      <w:proofErr w:type="spellEnd"/>
      <w:r w:rsidR="009C32D1" w:rsidRPr="00877177">
        <w:rPr>
          <w:rFonts w:ascii="Cambria" w:hAnsi="Cambria" w:cs="Arial"/>
          <w:sz w:val="20"/>
          <w:szCs w:val="20"/>
        </w:rPr>
        <w:t xml:space="preserve"> </w:t>
      </w:r>
      <w:proofErr w:type="spellStart"/>
      <w:r w:rsidR="009C32D1" w:rsidRPr="00877177">
        <w:rPr>
          <w:rFonts w:ascii="Cambria" w:hAnsi="Cambria" w:cs="Arial"/>
          <w:sz w:val="20"/>
          <w:szCs w:val="20"/>
        </w:rPr>
        <w:t>nasional</w:t>
      </w:r>
      <w:proofErr w:type="spellEnd"/>
      <w:r w:rsidR="009C32D1" w:rsidRPr="00877177">
        <w:rPr>
          <w:rFonts w:ascii="Cambria" w:hAnsi="Cambria" w:cs="Arial"/>
          <w:sz w:val="20"/>
          <w:szCs w:val="20"/>
        </w:rPr>
        <w:t xml:space="preserve">, </w:t>
      </w:r>
    </w:p>
    <w:p w14:paraId="66C0DAA5" w14:textId="77777777" w:rsidR="009C32D1" w:rsidRPr="00877177" w:rsidRDefault="005E5A21" w:rsidP="00A96F6C">
      <w:pPr>
        <w:spacing w:after="120"/>
        <w:ind w:left="994" w:hanging="274"/>
        <w:contextualSpacing/>
        <w:jc w:val="both"/>
        <w:rPr>
          <w:rFonts w:ascii="Cambria" w:hAnsi="Cambria" w:cs="Arial"/>
          <w:sz w:val="20"/>
          <w:szCs w:val="20"/>
        </w:rPr>
      </w:pPr>
      <w:r w:rsidRPr="00877177">
        <w:rPr>
          <w:rFonts w:ascii="Cambria" w:hAnsi="Cambria" w:cs="Arial"/>
          <w:sz w:val="20"/>
          <w:szCs w:val="20"/>
        </w:rPr>
        <w:t>e</w:t>
      </w:r>
      <w:r w:rsidR="009C32D1" w:rsidRPr="00877177">
        <w:rPr>
          <w:rFonts w:ascii="Cambria" w:hAnsi="Cambria" w:cs="Arial"/>
          <w:sz w:val="20"/>
          <w:szCs w:val="20"/>
        </w:rPr>
        <w:t>.</w:t>
      </w:r>
      <w:r w:rsidR="009C32D1" w:rsidRPr="00877177">
        <w:rPr>
          <w:rFonts w:ascii="Cambria" w:hAnsi="Cambria" w:cs="Arial"/>
          <w:sz w:val="20"/>
          <w:szCs w:val="20"/>
        </w:rPr>
        <w:tab/>
      </w:r>
      <w:proofErr w:type="spellStart"/>
      <w:r w:rsidR="009C32D1" w:rsidRPr="00877177">
        <w:rPr>
          <w:rFonts w:ascii="Cambria" w:hAnsi="Cambria" w:cs="Arial"/>
          <w:sz w:val="20"/>
          <w:szCs w:val="20"/>
        </w:rPr>
        <w:t>kerusakan</w:t>
      </w:r>
      <w:proofErr w:type="spellEnd"/>
      <w:r w:rsidR="009C32D1" w:rsidRPr="00877177">
        <w:rPr>
          <w:rFonts w:ascii="Cambria" w:hAnsi="Cambria" w:cs="Arial"/>
          <w:sz w:val="20"/>
          <w:szCs w:val="20"/>
        </w:rPr>
        <w:t xml:space="preserve"> total pada </w:t>
      </w:r>
      <w:proofErr w:type="spellStart"/>
      <w:r w:rsidR="009C32D1" w:rsidRPr="00877177">
        <w:rPr>
          <w:rFonts w:ascii="Cambria" w:hAnsi="Cambria" w:cs="Arial"/>
          <w:sz w:val="20"/>
          <w:szCs w:val="20"/>
        </w:rPr>
        <w:t>satelit</w:t>
      </w:r>
      <w:proofErr w:type="spellEnd"/>
      <w:r w:rsidR="009C32D1" w:rsidRPr="00877177">
        <w:rPr>
          <w:rFonts w:ascii="Cambria" w:hAnsi="Cambria" w:cs="Arial"/>
          <w:sz w:val="20"/>
          <w:szCs w:val="20"/>
        </w:rPr>
        <w:t xml:space="preserve">, </w:t>
      </w:r>
    </w:p>
    <w:p w14:paraId="0F90DB83" w14:textId="77777777" w:rsidR="009C32D1" w:rsidRPr="00877177" w:rsidRDefault="005E5A21" w:rsidP="00A96F6C">
      <w:pPr>
        <w:spacing w:after="120"/>
        <w:ind w:left="994" w:hanging="274"/>
        <w:contextualSpacing/>
        <w:jc w:val="both"/>
        <w:rPr>
          <w:rFonts w:ascii="Cambria" w:hAnsi="Cambria" w:cs="Arial"/>
          <w:sz w:val="20"/>
          <w:szCs w:val="20"/>
        </w:rPr>
      </w:pPr>
      <w:r w:rsidRPr="00877177">
        <w:rPr>
          <w:rFonts w:ascii="Cambria" w:hAnsi="Cambria" w:cs="Arial"/>
          <w:sz w:val="20"/>
          <w:szCs w:val="20"/>
        </w:rPr>
        <w:t>f</w:t>
      </w:r>
      <w:r w:rsidR="009C32D1" w:rsidRPr="00877177">
        <w:rPr>
          <w:rFonts w:ascii="Cambria" w:hAnsi="Cambria" w:cs="Arial"/>
          <w:sz w:val="20"/>
          <w:szCs w:val="20"/>
        </w:rPr>
        <w:t>.</w:t>
      </w:r>
      <w:r w:rsidR="009C32D1" w:rsidRPr="00877177">
        <w:rPr>
          <w:rFonts w:ascii="Cambria" w:hAnsi="Cambria" w:cs="Arial"/>
          <w:sz w:val="20"/>
          <w:szCs w:val="20"/>
        </w:rPr>
        <w:tab/>
      </w:r>
      <w:proofErr w:type="spellStart"/>
      <w:r w:rsidR="009C32D1" w:rsidRPr="00877177">
        <w:rPr>
          <w:rFonts w:ascii="Cambria" w:hAnsi="Cambria" w:cs="Arial"/>
          <w:sz w:val="20"/>
          <w:szCs w:val="20"/>
        </w:rPr>
        <w:t>gempa</w:t>
      </w:r>
      <w:proofErr w:type="spellEnd"/>
      <w:r w:rsidR="009C32D1" w:rsidRPr="00877177">
        <w:rPr>
          <w:rFonts w:ascii="Cambria" w:hAnsi="Cambria" w:cs="Arial"/>
          <w:sz w:val="20"/>
          <w:szCs w:val="20"/>
        </w:rPr>
        <w:t xml:space="preserve"> </w:t>
      </w:r>
      <w:proofErr w:type="spellStart"/>
      <w:r w:rsidR="009C32D1" w:rsidRPr="00877177">
        <w:rPr>
          <w:rFonts w:ascii="Cambria" w:hAnsi="Cambria" w:cs="Arial"/>
          <w:sz w:val="20"/>
          <w:szCs w:val="20"/>
        </w:rPr>
        <w:t>bumi</w:t>
      </w:r>
      <w:proofErr w:type="spellEnd"/>
      <w:r w:rsidR="009C32D1" w:rsidRPr="00877177">
        <w:rPr>
          <w:rFonts w:ascii="Cambria" w:hAnsi="Cambria" w:cs="Arial"/>
          <w:sz w:val="20"/>
          <w:szCs w:val="20"/>
        </w:rPr>
        <w:t xml:space="preserve">, </w:t>
      </w:r>
    </w:p>
    <w:p w14:paraId="4341F5D3" w14:textId="77777777" w:rsidR="009C32D1" w:rsidRPr="00877177" w:rsidRDefault="005E5A21" w:rsidP="00A96F6C">
      <w:pPr>
        <w:spacing w:after="120"/>
        <w:ind w:left="994" w:hanging="274"/>
        <w:contextualSpacing/>
        <w:jc w:val="both"/>
        <w:rPr>
          <w:rFonts w:ascii="Cambria" w:hAnsi="Cambria" w:cs="Arial"/>
          <w:sz w:val="20"/>
          <w:szCs w:val="20"/>
        </w:rPr>
      </w:pPr>
      <w:r w:rsidRPr="00877177">
        <w:rPr>
          <w:rFonts w:ascii="Cambria" w:hAnsi="Cambria" w:cs="Arial"/>
          <w:sz w:val="20"/>
          <w:szCs w:val="20"/>
        </w:rPr>
        <w:t>g</w:t>
      </w:r>
      <w:r w:rsidR="009C32D1" w:rsidRPr="00877177">
        <w:rPr>
          <w:rFonts w:ascii="Cambria" w:hAnsi="Cambria" w:cs="Arial"/>
          <w:sz w:val="20"/>
          <w:szCs w:val="20"/>
        </w:rPr>
        <w:t>.</w:t>
      </w:r>
      <w:r w:rsidR="009C32D1" w:rsidRPr="00877177">
        <w:rPr>
          <w:rFonts w:ascii="Cambria" w:hAnsi="Cambria" w:cs="Arial"/>
          <w:sz w:val="20"/>
          <w:szCs w:val="20"/>
        </w:rPr>
        <w:tab/>
      </w:r>
      <w:proofErr w:type="spellStart"/>
      <w:r w:rsidR="009C32D1" w:rsidRPr="00877177">
        <w:rPr>
          <w:rFonts w:ascii="Cambria" w:hAnsi="Cambria" w:cs="Arial"/>
          <w:bCs/>
          <w:sz w:val="20"/>
          <w:szCs w:val="20"/>
        </w:rPr>
        <w:t>keadaan</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darurat</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nasional</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seperti</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banjir</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besar</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bencana</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alam</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wabah</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penyakit</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epidemik</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pandemik</w:t>
      </w:r>
      <w:proofErr w:type="spellEnd"/>
      <w:r w:rsidR="009C32D1" w:rsidRPr="00877177">
        <w:rPr>
          <w:rFonts w:ascii="Cambria" w:hAnsi="Cambria" w:cs="Arial"/>
          <w:bCs/>
          <w:sz w:val="20"/>
          <w:szCs w:val="20"/>
        </w:rPr>
        <w:t xml:space="preserve"> yang </w:t>
      </w:r>
      <w:proofErr w:type="spellStart"/>
      <w:r w:rsidR="009C32D1" w:rsidRPr="00877177">
        <w:rPr>
          <w:rFonts w:ascii="Cambria" w:hAnsi="Cambria" w:cs="Arial"/>
          <w:bCs/>
          <w:sz w:val="20"/>
          <w:szCs w:val="20"/>
        </w:rPr>
        <w:t>telah</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diumumkan</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secara</w:t>
      </w:r>
      <w:proofErr w:type="spellEnd"/>
      <w:r w:rsidR="009C32D1" w:rsidRPr="00877177">
        <w:rPr>
          <w:rFonts w:ascii="Cambria" w:hAnsi="Cambria" w:cs="Arial"/>
          <w:bCs/>
          <w:sz w:val="20"/>
          <w:szCs w:val="20"/>
        </w:rPr>
        <w:t xml:space="preserve"> </w:t>
      </w:r>
      <w:proofErr w:type="spellStart"/>
      <w:r w:rsidR="009C32D1" w:rsidRPr="00877177">
        <w:rPr>
          <w:rFonts w:ascii="Cambria" w:hAnsi="Cambria" w:cs="Arial"/>
          <w:bCs/>
          <w:sz w:val="20"/>
          <w:szCs w:val="20"/>
        </w:rPr>
        <w:t>resmi</w:t>
      </w:r>
      <w:proofErr w:type="spellEnd"/>
      <w:r w:rsidR="009C32D1" w:rsidRPr="00877177">
        <w:rPr>
          <w:rFonts w:ascii="Cambria" w:hAnsi="Cambria" w:cs="Arial"/>
          <w:bCs/>
          <w:sz w:val="20"/>
          <w:szCs w:val="20"/>
        </w:rPr>
        <w:t xml:space="preserve"> oleh </w:t>
      </w:r>
      <w:proofErr w:type="spellStart"/>
      <w:r w:rsidR="009C32D1" w:rsidRPr="00877177">
        <w:rPr>
          <w:rFonts w:ascii="Cambria" w:hAnsi="Cambria" w:cs="Arial"/>
          <w:bCs/>
          <w:sz w:val="20"/>
          <w:szCs w:val="20"/>
        </w:rPr>
        <w:t>pemerintah</w:t>
      </w:r>
      <w:proofErr w:type="spellEnd"/>
      <w:r w:rsidR="009C32D1" w:rsidRPr="00877177">
        <w:rPr>
          <w:rFonts w:ascii="Cambria" w:hAnsi="Cambria" w:cs="Arial"/>
          <w:sz w:val="20"/>
          <w:szCs w:val="20"/>
        </w:rPr>
        <w:t xml:space="preserve">, </w:t>
      </w:r>
    </w:p>
    <w:p w14:paraId="54807332" w14:textId="77777777" w:rsidR="009C32D1" w:rsidRPr="00877177" w:rsidRDefault="005E5A21" w:rsidP="00A96F6C">
      <w:pPr>
        <w:spacing w:after="120"/>
        <w:ind w:left="994" w:hanging="274"/>
        <w:contextualSpacing/>
        <w:jc w:val="both"/>
        <w:rPr>
          <w:rFonts w:ascii="Cambria" w:hAnsi="Cambria" w:cs="Arial"/>
          <w:sz w:val="20"/>
          <w:szCs w:val="20"/>
        </w:rPr>
      </w:pPr>
      <w:r w:rsidRPr="00877177">
        <w:rPr>
          <w:rFonts w:ascii="Cambria" w:hAnsi="Cambria" w:cs="Arial"/>
          <w:sz w:val="20"/>
          <w:szCs w:val="20"/>
        </w:rPr>
        <w:t>h</w:t>
      </w:r>
      <w:r w:rsidR="009C32D1" w:rsidRPr="00877177">
        <w:rPr>
          <w:rFonts w:ascii="Cambria" w:hAnsi="Cambria" w:cs="Arial"/>
          <w:sz w:val="20"/>
          <w:szCs w:val="20"/>
        </w:rPr>
        <w:t>.</w:t>
      </w:r>
      <w:r w:rsidR="009C32D1" w:rsidRPr="00877177">
        <w:rPr>
          <w:rFonts w:ascii="Cambria" w:hAnsi="Cambria" w:cs="Arial"/>
          <w:sz w:val="20"/>
          <w:szCs w:val="20"/>
        </w:rPr>
        <w:tab/>
      </w:r>
      <w:proofErr w:type="spellStart"/>
      <w:r w:rsidR="009C32D1" w:rsidRPr="00877177">
        <w:rPr>
          <w:rFonts w:ascii="Cambria" w:hAnsi="Cambria" w:cs="Arial"/>
          <w:sz w:val="20"/>
          <w:szCs w:val="20"/>
        </w:rPr>
        <w:t>perubahan</w:t>
      </w:r>
      <w:proofErr w:type="spellEnd"/>
      <w:r w:rsidR="009C32D1" w:rsidRPr="00877177">
        <w:rPr>
          <w:rFonts w:ascii="Cambria" w:hAnsi="Cambria" w:cs="Arial"/>
          <w:sz w:val="20"/>
          <w:szCs w:val="20"/>
        </w:rPr>
        <w:t xml:space="preserve"> </w:t>
      </w:r>
      <w:proofErr w:type="spellStart"/>
      <w:r w:rsidR="009C32D1" w:rsidRPr="00877177">
        <w:rPr>
          <w:rFonts w:ascii="Cambria" w:hAnsi="Cambria" w:cs="Arial"/>
          <w:sz w:val="20"/>
          <w:szCs w:val="20"/>
        </w:rPr>
        <w:t>kebijakan</w:t>
      </w:r>
      <w:proofErr w:type="spellEnd"/>
      <w:r w:rsidR="009C32D1" w:rsidRPr="00877177">
        <w:rPr>
          <w:rFonts w:ascii="Cambria" w:hAnsi="Cambria" w:cs="Arial"/>
          <w:sz w:val="20"/>
          <w:szCs w:val="20"/>
        </w:rPr>
        <w:t xml:space="preserve"> </w:t>
      </w:r>
      <w:proofErr w:type="spellStart"/>
      <w:r w:rsidR="009C32D1" w:rsidRPr="00877177">
        <w:rPr>
          <w:rFonts w:ascii="Cambria" w:hAnsi="Cambria" w:cs="Arial"/>
          <w:sz w:val="20"/>
          <w:szCs w:val="20"/>
        </w:rPr>
        <w:t>pemerintah</w:t>
      </w:r>
      <w:proofErr w:type="spellEnd"/>
      <w:r w:rsidR="009C32D1" w:rsidRPr="00877177">
        <w:rPr>
          <w:rFonts w:ascii="Cambria" w:hAnsi="Cambria" w:cs="Arial"/>
          <w:sz w:val="20"/>
          <w:szCs w:val="20"/>
        </w:rPr>
        <w:t xml:space="preserve"> di </w:t>
      </w:r>
      <w:proofErr w:type="spellStart"/>
      <w:r w:rsidR="009C32D1" w:rsidRPr="00877177">
        <w:rPr>
          <w:rFonts w:ascii="Cambria" w:hAnsi="Cambria" w:cs="Arial"/>
          <w:sz w:val="20"/>
          <w:szCs w:val="20"/>
        </w:rPr>
        <w:t>dalam</w:t>
      </w:r>
      <w:proofErr w:type="spellEnd"/>
      <w:r w:rsidR="009C32D1" w:rsidRPr="00877177">
        <w:rPr>
          <w:rFonts w:ascii="Cambria" w:hAnsi="Cambria" w:cs="Arial"/>
          <w:sz w:val="20"/>
          <w:szCs w:val="20"/>
        </w:rPr>
        <w:t xml:space="preserve"> </w:t>
      </w:r>
      <w:proofErr w:type="spellStart"/>
      <w:r w:rsidR="009C32D1" w:rsidRPr="00877177">
        <w:rPr>
          <w:rFonts w:ascii="Cambria" w:hAnsi="Cambria" w:cs="Arial"/>
          <w:sz w:val="20"/>
          <w:szCs w:val="20"/>
        </w:rPr>
        <w:t>situasi</w:t>
      </w:r>
      <w:proofErr w:type="spellEnd"/>
      <w:r w:rsidR="009C32D1" w:rsidRPr="00877177">
        <w:rPr>
          <w:rFonts w:ascii="Cambria" w:hAnsi="Cambria" w:cs="Arial"/>
          <w:sz w:val="20"/>
          <w:szCs w:val="20"/>
        </w:rPr>
        <w:t xml:space="preserve"> </w:t>
      </w:r>
      <w:proofErr w:type="spellStart"/>
      <w:r w:rsidR="009C32D1" w:rsidRPr="00877177">
        <w:rPr>
          <w:rFonts w:ascii="Cambria" w:hAnsi="Cambria" w:cs="Arial"/>
          <w:sz w:val="20"/>
          <w:szCs w:val="20"/>
        </w:rPr>
        <w:t>moneter</w:t>
      </w:r>
      <w:proofErr w:type="spellEnd"/>
      <w:r w:rsidR="009C32D1" w:rsidRPr="00877177">
        <w:rPr>
          <w:rFonts w:ascii="Cambria" w:hAnsi="Cambria" w:cs="Arial"/>
          <w:sz w:val="20"/>
          <w:szCs w:val="20"/>
        </w:rPr>
        <w:t xml:space="preserve">, </w:t>
      </w:r>
    </w:p>
    <w:p w14:paraId="5ED0334F" w14:textId="77777777" w:rsidR="009C32D1" w:rsidRDefault="005E5A21" w:rsidP="00F70A1B">
      <w:pPr>
        <w:spacing w:after="120"/>
        <w:ind w:left="994" w:hanging="274"/>
        <w:contextualSpacing/>
        <w:jc w:val="both"/>
        <w:rPr>
          <w:rFonts w:ascii="Cambria" w:hAnsi="Cambria" w:cs="Arial"/>
          <w:sz w:val="20"/>
          <w:szCs w:val="20"/>
        </w:rPr>
      </w:pPr>
      <w:proofErr w:type="spellStart"/>
      <w:r w:rsidRPr="00877177">
        <w:rPr>
          <w:rFonts w:ascii="Cambria" w:hAnsi="Cambria" w:cs="Arial"/>
          <w:sz w:val="20"/>
          <w:szCs w:val="20"/>
        </w:rPr>
        <w:t>i</w:t>
      </w:r>
      <w:proofErr w:type="spellEnd"/>
      <w:r w:rsidR="009C32D1" w:rsidRPr="00877177">
        <w:rPr>
          <w:rFonts w:ascii="Cambria" w:hAnsi="Cambria" w:cs="Arial"/>
          <w:sz w:val="20"/>
          <w:szCs w:val="20"/>
        </w:rPr>
        <w:t>.</w:t>
      </w:r>
      <w:r w:rsidR="009C32D1" w:rsidRPr="00877177">
        <w:rPr>
          <w:rFonts w:ascii="Cambria" w:hAnsi="Cambria" w:cs="Arial"/>
          <w:sz w:val="20"/>
          <w:szCs w:val="20"/>
        </w:rPr>
        <w:tab/>
      </w:r>
      <w:proofErr w:type="spellStart"/>
      <w:r w:rsidR="009C32D1" w:rsidRPr="00877177">
        <w:rPr>
          <w:rFonts w:ascii="Cambria" w:hAnsi="Cambria" w:cs="Arial"/>
          <w:sz w:val="20"/>
          <w:szCs w:val="20"/>
        </w:rPr>
        <w:t>termasuk</w:t>
      </w:r>
      <w:proofErr w:type="spellEnd"/>
      <w:r w:rsidR="009C32D1" w:rsidRPr="00877177">
        <w:rPr>
          <w:rFonts w:ascii="Cambria" w:hAnsi="Cambria" w:cs="Arial"/>
          <w:sz w:val="20"/>
          <w:szCs w:val="20"/>
        </w:rPr>
        <w:t xml:space="preserve"> </w:t>
      </w:r>
      <w:proofErr w:type="spellStart"/>
      <w:r w:rsidR="009C32D1" w:rsidRPr="00877177">
        <w:rPr>
          <w:rFonts w:ascii="Cambria" w:hAnsi="Cambria" w:cs="Arial"/>
          <w:sz w:val="20"/>
          <w:szCs w:val="20"/>
        </w:rPr>
        <w:t>penyiaran</w:t>
      </w:r>
      <w:proofErr w:type="spellEnd"/>
      <w:r w:rsidR="009C32D1" w:rsidRPr="00877177">
        <w:rPr>
          <w:rFonts w:ascii="Cambria" w:hAnsi="Cambria" w:cs="Arial"/>
          <w:sz w:val="20"/>
          <w:szCs w:val="20"/>
        </w:rPr>
        <w:t xml:space="preserve"> dan </w:t>
      </w:r>
      <w:proofErr w:type="spellStart"/>
      <w:r w:rsidR="009C32D1" w:rsidRPr="00877177">
        <w:rPr>
          <w:rFonts w:ascii="Cambria" w:hAnsi="Cambria" w:cs="Arial"/>
          <w:sz w:val="20"/>
          <w:szCs w:val="20"/>
        </w:rPr>
        <w:t>pertelekomunikasian</w:t>
      </w:r>
      <w:proofErr w:type="spellEnd"/>
      <w:r w:rsidR="009C32D1" w:rsidRPr="00877177">
        <w:rPr>
          <w:rFonts w:ascii="Cambria" w:hAnsi="Cambria" w:cs="Arial"/>
          <w:sz w:val="20"/>
          <w:szCs w:val="20"/>
        </w:rPr>
        <w:t>,</w:t>
      </w:r>
    </w:p>
    <w:p w14:paraId="744D37FC" w14:textId="77777777" w:rsidR="00BB1FFB" w:rsidRPr="00877177" w:rsidRDefault="00BB1FFB" w:rsidP="00A96F6C">
      <w:pPr>
        <w:spacing w:after="120"/>
        <w:ind w:left="994" w:hanging="274"/>
        <w:contextualSpacing/>
        <w:jc w:val="both"/>
        <w:rPr>
          <w:rFonts w:ascii="Cambria" w:hAnsi="Cambria" w:cs="Arial"/>
          <w:sz w:val="20"/>
          <w:szCs w:val="20"/>
        </w:rPr>
      </w:pPr>
    </w:p>
    <w:p w14:paraId="5169BA07" w14:textId="77777777" w:rsidR="007E6904" w:rsidRPr="00877177" w:rsidRDefault="009C32D1" w:rsidP="00A96F6C">
      <w:pPr>
        <w:spacing w:after="120"/>
        <w:ind w:left="540"/>
        <w:jc w:val="both"/>
        <w:rPr>
          <w:rFonts w:ascii="Cambria" w:hAnsi="Cambria" w:cs="Arial"/>
          <w:sz w:val="20"/>
          <w:szCs w:val="20"/>
        </w:rPr>
      </w:pPr>
      <w:proofErr w:type="spellStart"/>
      <w:r w:rsidRPr="00877177">
        <w:rPr>
          <w:rFonts w:ascii="Cambria" w:hAnsi="Cambria" w:cs="Arial"/>
          <w:sz w:val="20"/>
          <w:szCs w:val="20"/>
        </w:rPr>
        <w:t>Namun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terbatas</w:t>
      </w:r>
      <w:proofErr w:type="spellEnd"/>
      <w:r w:rsidRPr="00877177">
        <w:rPr>
          <w:rFonts w:ascii="Cambria" w:hAnsi="Cambria" w:cs="Arial"/>
          <w:sz w:val="20"/>
          <w:szCs w:val="20"/>
        </w:rPr>
        <w:t xml:space="preserve"> pada </w:t>
      </w:r>
      <w:proofErr w:type="spellStart"/>
      <w:r w:rsidRPr="00877177">
        <w:rPr>
          <w:rFonts w:ascii="Cambria" w:hAnsi="Cambria" w:cs="Arial"/>
          <w:sz w:val="20"/>
          <w:szCs w:val="20"/>
        </w:rPr>
        <w:t>kerusakan-kerusakan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peralatan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teknis</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berada</w:t>
      </w:r>
      <w:proofErr w:type="spellEnd"/>
      <w:r w:rsidRPr="00877177">
        <w:rPr>
          <w:rFonts w:ascii="Cambria" w:hAnsi="Cambria" w:cs="Arial"/>
          <w:sz w:val="20"/>
          <w:szCs w:val="20"/>
        </w:rPr>
        <w:t xml:space="preserve"> di </w:t>
      </w:r>
      <w:proofErr w:type="spellStart"/>
      <w:r w:rsidRPr="00877177">
        <w:rPr>
          <w:rFonts w:ascii="Cambria" w:hAnsi="Cambria" w:cs="Arial"/>
          <w:sz w:val="20"/>
          <w:szCs w:val="20"/>
        </w:rPr>
        <w:t>luar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kemampuan</w:t>
      </w:r>
      <w:proofErr w:type="spellEnd"/>
      <w:r w:rsidRPr="00877177">
        <w:rPr>
          <w:rFonts w:ascii="Cambria" w:hAnsi="Cambria" w:cs="Arial"/>
          <w:sz w:val="20"/>
          <w:szCs w:val="20"/>
        </w:rPr>
        <w:t xml:space="preserve"> Para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sehingga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dapat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mengakibatkan</w:t>
      </w:r>
      <w:proofErr w:type="spellEnd"/>
      <w:r w:rsidRPr="00877177">
        <w:rPr>
          <w:rFonts w:ascii="Cambria" w:hAnsi="Cambria" w:cs="Arial"/>
          <w:sz w:val="20"/>
          <w:szCs w:val="20"/>
        </w:rPr>
        <w:t xml:space="preserve"> Para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dapat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melaksanakan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mestinya</w:t>
      </w:r>
      <w:proofErr w:type="spellEnd"/>
      <w:r w:rsidRPr="00877177">
        <w:rPr>
          <w:rFonts w:ascii="Cambria" w:hAnsi="Cambria" w:cs="Arial"/>
          <w:sz w:val="20"/>
          <w:szCs w:val="20"/>
        </w:rPr>
        <w:t>.</w:t>
      </w:r>
    </w:p>
    <w:p w14:paraId="60128591" w14:textId="77777777" w:rsidR="007E6904" w:rsidRPr="00877177" w:rsidRDefault="009C32D1" w:rsidP="0017213B">
      <w:pPr>
        <w:numPr>
          <w:ilvl w:val="1"/>
          <w:numId w:val="21"/>
        </w:numPr>
        <w:spacing w:after="120"/>
        <w:ind w:left="360" w:hanging="270"/>
        <w:jc w:val="both"/>
        <w:rPr>
          <w:rFonts w:ascii="Cambria" w:hAnsi="Cambria" w:cs="Arial"/>
          <w:sz w:val="20"/>
          <w:szCs w:val="20"/>
        </w:rPr>
      </w:pPr>
      <w:proofErr w:type="spellStart"/>
      <w:r w:rsidRPr="00877177">
        <w:rPr>
          <w:rFonts w:ascii="Cambria" w:hAnsi="Cambria" w:cs="Arial"/>
          <w:sz w:val="20"/>
          <w:szCs w:val="20"/>
        </w:rPr>
        <w:t>Apabila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Keadaan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Memaksa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terjadi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maka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terkena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Keadaan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Memaksa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memberitahukan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lain </w:t>
      </w:r>
      <w:proofErr w:type="spellStart"/>
      <w:r w:rsidRPr="00877177">
        <w:rPr>
          <w:rFonts w:ascii="Cambria" w:hAnsi="Cambria" w:cs="Arial"/>
          <w:sz w:val="20"/>
          <w:szCs w:val="20"/>
        </w:rPr>
        <w:t>secara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jangka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selambat-lambatnya</w:t>
      </w:r>
      <w:proofErr w:type="spellEnd"/>
      <w:r w:rsidRPr="00877177">
        <w:rPr>
          <w:rFonts w:ascii="Cambria" w:hAnsi="Cambria" w:cs="Arial"/>
          <w:sz w:val="20"/>
          <w:szCs w:val="20"/>
        </w:rPr>
        <w:t xml:space="preserve"> 7 (</w:t>
      </w:r>
      <w:proofErr w:type="spellStart"/>
      <w:r w:rsidRPr="00877177">
        <w:rPr>
          <w:rFonts w:ascii="Cambria" w:hAnsi="Cambria" w:cs="Arial"/>
          <w:sz w:val="20"/>
          <w:szCs w:val="20"/>
        </w:rPr>
        <w:t>tujuh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kalender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terhitung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sejak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tanggal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terjadinya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Keadaan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Memaksa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dilakukan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penyelesaian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secara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musyawarah</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terkena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Keadaan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Memaksa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dibebaskan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segala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sampai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keadaan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Keadaan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Memaksa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berakhir</w:t>
      </w:r>
      <w:proofErr w:type="spellEnd"/>
      <w:r w:rsidR="00A806A6" w:rsidRPr="00877177">
        <w:rPr>
          <w:rFonts w:ascii="Cambria" w:hAnsi="Cambria" w:cs="Arial"/>
          <w:sz w:val="20"/>
          <w:szCs w:val="20"/>
        </w:rPr>
        <w:t>.</w:t>
      </w:r>
    </w:p>
    <w:p w14:paraId="419B0283" w14:textId="4E56B4C8" w:rsidR="007E6904" w:rsidRPr="00877177" w:rsidRDefault="009C32D1" w:rsidP="0017213B">
      <w:pPr>
        <w:numPr>
          <w:ilvl w:val="1"/>
          <w:numId w:val="21"/>
        </w:numPr>
        <w:spacing w:after="120"/>
        <w:ind w:left="360" w:hanging="270"/>
        <w:jc w:val="both"/>
        <w:rPr>
          <w:rFonts w:ascii="Cambria" w:hAnsi="Cambria" w:cs="Arial"/>
          <w:sz w:val="20"/>
          <w:szCs w:val="20"/>
        </w:rPr>
      </w:pPr>
      <w:proofErr w:type="spellStart"/>
      <w:r w:rsidRPr="00877177">
        <w:rPr>
          <w:rFonts w:ascii="Cambria" w:hAnsi="Cambria" w:cs="Arial"/>
          <w:sz w:val="20"/>
          <w:szCs w:val="20"/>
        </w:rPr>
        <w:t>Apabila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mengalami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Keadaan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Memaksa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lalai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memberitahukan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lainnya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kurun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dimaksud</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ayat</w:t>
      </w:r>
      <w:proofErr w:type="spellEnd"/>
      <w:r w:rsidRPr="00877177">
        <w:rPr>
          <w:rFonts w:ascii="Cambria" w:hAnsi="Cambria" w:cs="Arial"/>
          <w:sz w:val="20"/>
          <w:szCs w:val="20"/>
        </w:rPr>
        <w:t xml:space="preserve"> </w:t>
      </w:r>
      <w:r w:rsidR="0054486B">
        <w:rPr>
          <w:rFonts w:ascii="Cambria" w:hAnsi="Cambria" w:cs="Arial"/>
          <w:sz w:val="20"/>
          <w:szCs w:val="20"/>
        </w:rPr>
        <w:t>(</w:t>
      </w:r>
      <w:r w:rsidRPr="00877177">
        <w:rPr>
          <w:rFonts w:ascii="Cambria" w:hAnsi="Cambria" w:cs="Arial"/>
          <w:sz w:val="20"/>
          <w:szCs w:val="20"/>
        </w:rPr>
        <w:t>2</w:t>
      </w:r>
      <w:r w:rsidR="0054486B">
        <w:rPr>
          <w:rFonts w:ascii="Cambria" w:hAnsi="Cambria" w:cs="Arial"/>
          <w:sz w:val="20"/>
          <w:szCs w:val="20"/>
        </w:rPr>
        <w:t>)</w:t>
      </w:r>
      <w:r w:rsidRPr="00877177">
        <w:rPr>
          <w:rFonts w:ascii="Cambria" w:hAnsi="Cambria" w:cs="Arial"/>
          <w:sz w:val="20"/>
          <w:szCs w:val="20"/>
        </w:rPr>
        <w:t xml:space="preserve"> </w:t>
      </w:r>
      <w:proofErr w:type="spellStart"/>
      <w:r w:rsidRPr="00877177">
        <w:rPr>
          <w:rFonts w:ascii="Cambria" w:hAnsi="Cambria" w:cs="Arial"/>
          <w:sz w:val="20"/>
          <w:szCs w:val="20"/>
        </w:rPr>
        <w:t>Pasal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maka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seluruh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kerugian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risiko</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konsekuensinya</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mungkin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timbul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menjadi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beban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tanggung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jawab</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mengalami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Keadaan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Memaksa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00A806A6" w:rsidRPr="00877177">
        <w:rPr>
          <w:rFonts w:ascii="Cambria" w:hAnsi="Cambria" w:cs="Arial"/>
          <w:sz w:val="20"/>
          <w:szCs w:val="20"/>
        </w:rPr>
        <w:t>.</w:t>
      </w:r>
    </w:p>
    <w:p w14:paraId="58FBAD06" w14:textId="77777777" w:rsidR="0080675E" w:rsidRPr="00877177" w:rsidRDefault="0080675E" w:rsidP="00A806A6">
      <w:pPr>
        <w:rPr>
          <w:rFonts w:ascii="Cambria" w:hAnsi="Cambria" w:cs="Arial"/>
          <w:sz w:val="20"/>
          <w:szCs w:val="20"/>
          <w:lang w:val="id-ID"/>
        </w:rPr>
      </w:pPr>
    </w:p>
    <w:p w14:paraId="39D34934" w14:textId="77777777" w:rsidR="00A806A6" w:rsidRPr="00D77FCF" w:rsidRDefault="00C33D41" w:rsidP="00A806A6">
      <w:pPr>
        <w:jc w:val="center"/>
        <w:rPr>
          <w:rFonts w:ascii="Cambria" w:hAnsi="Cambria" w:cs="Arial"/>
          <w:b/>
          <w:bCs/>
          <w:sz w:val="20"/>
          <w:szCs w:val="20"/>
          <w:lang w:val="id-ID"/>
        </w:rPr>
      </w:pPr>
      <w:r w:rsidRPr="00877177">
        <w:rPr>
          <w:rFonts w:ascii="Cambria" w:hAnsi="Cambria" w:cs="Arial"/>
          <w:b/>
          <w:sz w:val="20"/>
          <w:szCs w:val="20"/>
          <w:lang w:val="id-ID"/>
        </w:rPr>
        <w:t xml:space="preserve">PASAL </w:t>
      </w:r>
      <w:r w:rsidR="00A806A6" w:rsidRPr="008A3F2D">
        <w:rPr>
          <w:rFonts w:ascii="Cambria" w:hAnsi="Cambria" w:cs="Arial"/>
          <w:b/>
          <w:sz w:val="20"/>
          <w:szCs w:val="20"/>
          <w:lang w:val="id-ID"/>
        </w:rPr>
        <w:t>1</w:t>
      </w:r>
      <w:r w:rsidR="002C529A" w:rsidRPr="00D77FCF">
        <w:rPr>
          <w:rFonts w:ascii="Cambria" w:hAnsi="Cambria" w:cs="Arial"/>
          <w:b/>
          <w:sz w:val="20"/>
          <w:szCs w:val="20"/>
          <w:lang w:val="id-ID"/>
        </w:rPr>
        <w:t>6</w:t>
      </w:r>
    </w:p>
    <w:p w14:paraId="79AC15A5" w14:textId="77777777" w:rsidR="00A806A6" w:rsidRPr="00877177" w:rsidRDefault="00A806A6" w:rsidP="00A806A6">
      <w:pPr>
        <w:jc w:val="center"/>
        <w:rPr>
          <w:rFonts w:ascii="Cambria" w:hAnsi="Cambria" w:cs="Arial"/>
          <w:b/>
          <w:bCs/>
          <w:sz w:val="20"/>
          <w:szCs w:val="20"/>
          <w:lang w:val="id-ID"/>
        </w:rPr>
      </w:pPr>
      <w:r w:rsidRPr="00877177">
        <w:rPr>
          <w:rFonts w:ascii="Cambria" w:hAnsi="Cambria" w:cs="Arial"/>
          <w:b/>
          <w:bCs/>
          <w:sz w:val="20"/>
          <w:szCs w:val="20"/>
          <w:lang w:val="id-ID"/>
        </w:rPr>
        <w:t>PERNYATAAN DAN JAMINAN</w:t>
      </w:r>
    </w:p>
    <w:p w14:paraId="59C75F43" w14:textId="77777777" w:rsidR="00A806A6" w:rsidRPr="00877177" w:rsidRDefault="00A806A6" w:rsidP="00A806A6">
      <w:pPr>
        <w:jc w:val="center"/>
        <w:rPr>
          <w:rFonts w:ascii="Cambria" w:hAnsi="Cambria" w:cs="Arial"/>
          <w:b/>
          <w:bCs/>
          <w:sz w:val="20"/>
          <w:szCs w:val="20"/>
          <w:lang w:val="id-ID"/>
        </w:rPr>
      </w:pPr>
    </w:p>
    <w:p w14:paraId="509E8526" w14:textId="77777777" w:rsidR="00A806A6" w:rsidRPr="00D77FCF" w:rsidRDefault="00A806A6" w:rsidP="00A806A6">
      <w:pPr>
        <w:jc w:val="both"/>
        <w:rPr>
          <w:rFonts w:ascii="Cambria" w:hAnsi="Cambria"/>
          <w:b/>
          <w:sz w:val="20"/>
          <w:szCs w:val="20"/>
          <w:lang w:val="id-ID"/>
        </w:rPr>
      </w:pPr>
      <w:r w:rsidRPr="00D77FCF">
        <w:rPr>
          <w:rFonts w:ascii="Cambria" w:hAnsi="Cambria"/>
          <w:sz w:val="20"/>
          <w:szCs w:val="20"/>
          <w:lang w:val="id-ID"/>
        </w:rPr>
        <w:t>Para Pihak dengan ini menyatakan dan menjamin Pihak lainnya dalam Perjanjian ini sebagai berikut:</w:t>
      </w:r>
    </w:p>
    <w:p w14:paraId="6C66EDA6" w14:textId="77777777" w:rsidR="00AF0827" w:rsidRPr="00D77FCF" w:rsidRDefault="00AF0827" w:rsidP="00A806A6">
      <w:pPr>
        <w:jc w:val="both"/>
        <w:rPr>
          <w:rFonts w:ascii="Cambria" w:hAnsi="Cambria"/>
          <w:sz w:val="20"/>
          <w:szCs w:val="20"/>
          <w:lang w:val="id-ID"/>
        </w:rPr>
      </w:pPr>
    </w:p>
    <w:p w14:paraId="43B7FA42" w14:textId="77777777" w:rsidR="00BB1FFB" w:rsidRPr="00BB1FFB" w:rsidRDefault="00BB1FFB" w:rsidP="00BB1FFB">
      <w:pPr>
        <w:pStyle w:val="ListParagraph"/>
        <w:numPr>
          <w:ilvl w:val="0"/>
          <w:numId w:val="22"/>
        </w:numPr>
        <w:spacing w:after="120"/>
        <w:jc w:val="both"/>
        <w:rPr>
          <w:rFonts w:ascii="Cambria" w:hAnsi="Cambria"/>
          <w:vanish/>
          <w:sz w:val="20"/>
          <w:szCs w:val="20"/>
        </w:rPr>
      </w:pPr>
    </w:p>
    <w:p w14:paraId="040880AF" w14:textId="77777777" w:rsidR="00BB1FFB" w:rsidRPr="00BB1FFB" w:rsidRDefault="00BB1FFB" w:rsidP="00BB1FFB">
      <w:pPr>
        <w:pStyle w:val="ListParagraph"/>
        <w:numPr>
          <w:ilvl w:val="0"/>
          <w:numId w:val="22"/>
        </w:numPr>
        <w:spacing w:after="120"/>
        <w:jc w:val="both"/>
        <w:rPr>
          <w:rFonts w:ascii="Cambria" w:hAnsi="Cambria"/>
          <w:vanish/>
          <w:sz w:val="20"/>
          <w:szCs w:val="20"/>
        </w:rPr>
      </w:pPr>
    </w:p>
    <w:p w14:paraId="553D70B8" w14:textId="77777777" w:rsidR="007E6904" w:rsidRPr="00877177" w:rsidRDefault="00AE2E90" w:rsidP="00A96F6C">
      <w:pPr>
        <w:numPr>
          <w:ilvl w:val="1"/>
          <w:numId w:val="22"/>
        </w:numPr>
        <w:spacing w:after="120"/>
        <w:ind w:left="540" w:hanging="540"/>
        <w:jc w:val="both"/>
        <w:rPr>
          <w:rFonts w:ascii="Cambria" w:hAnsi="Cambria"/>
          <w:sz w:val="20"/>
          <w:szCs w:val="20"/>
        </w:rPr>
      </w:pPr>
      <w:proofErr w:type="spellStart"/>
      <w:r w:rsidRPr="00877177">
        <w:rPr>
          <w:rFonts w:ascii="Cambria" w:hAnsi="Cambria"/>
          <w:sz w:val="20"/>
          <w:szCs w:val="20"/>
        </w:rPr>
        <w:t>Bahwa</w:t>
      </w:r>
      <w:proofErr w:type="spellEnd"/>
      <w:r w:rsidRPr="00877177">
        <w:rPr>
          <w:rFonts w:ascii="Cambria" w:hAnsi="Cambria"/>
          <w:sz w:val="20"/>
          <w:szCs w:val="20"/>
        </w:rPr>
        <w:t xml:space="preserve"> </w:t>
      </w:r>
      <w:proofErr w:type="spellStart"/>
      <w:r w:rsidRPr="00877177">
        <w:rPr>
          <w:rFonts w:ascii="Cambria" w:hAnsi="Cambria"/>
          <w:sz w:val="20"/>
          <w:szCs w:val="20"/>
        </w:rPr>
        <w:t>Pihak</w:t>
      </w:r>
      <w:proofErr w:type="spellEnd"/>
      <w:r w:rsidRPr="00877177">
        <w:rPr>
          <w:rFonts w:ascii="Cambria" w:hAnsi="Cambria"/>
          <w:sz w:val="20"/>
          <w:szCs w:val="20"/>
        </w:rPr>
        <w:t xml:space="preserve"> yang </w:t>
      </w:r>
      <w:proofErr w:type="spellStart"/>
      <w:r w:rsidRPr="00877177">
        <w:rPr>
          <w:rFonts w:ascii="Cambria" w:hAnsi="Cambria"/>
          <w:sz w:val="20"/>
          <w:szCs w:val="20"/>
        </w:rPr>
        <w:t>menandatangani</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ini</w:t>
      </w:r>
      <w:proofErr w:type="spellEnd"/>
      <w:r w:rsidRPr="00877177">
        <w:rPr>
          <w:rFonts w:ascii="Cambria" w:hAnsi="Cambria"/>
          <w:sz w:val="20"/>
          <w:szCs w:val="20"/>
        </w:rPr>
        <w:t xml:space="preserve"> </w:t>
      </w:r>
      <w:proofErr w:type="spellStart"/>
      <w:r w:rsidRPr="00877177">
        <w:rPr>
          <w:rFonts w:ascii="Cambria" w:hAnsi="Cambria"/>
          <w:sz w:val="20"/>
          <w:szCs w:val="20"/>
        </w:rPr>
        <w:t>adalah</w:t>
      </w:r>
      <w:proofErr w:type="spellEnd"/>
      <w:r w:rsidRPr="00877177">
        <w:rPr>
          <w:rFonts w:ascii="Cambria" w:hAnsi="Cambria"/>
          <w:sz w:val="20"/>
          <w:szCs w:val="20"/>
        </w:rPr>
        <w:t xml:space="preserve"> </w:t>
      </w:r>
      <w:proofErr w:type="spellStart"/>
      <w:r w:rsidRPr="00877177">
        <w:rPr>
          <w:rFonts w:ascii="Cambria" w:hAnsi="Cambria"/>
          <w:sz w:val="20"/>
          <w:szCs w:val="20"/>
        </w:rPr>
        <w:t>pihak</w:t>
      </w:r>
      <w:proofErr w:type="spellEnd"/>
      <w:r w:rsidRPr="00877177">
        <w:rPr>
          <w:rFonts w:ascii="Cambria" w:hAnsi="Cambria"/>
          <w:sz w:val="20"/>
          <w:szCs w:val="20"/>
        </w:rPr>
        <w:t xml:space="preserve"> yang </w:t>
      </w:r>
      <w:proofErr w:type="spellStart"/>
      <w:r w:rsidRPr="00877177">
        <w:rPr>
          <w:rFonts w:ascii="Cambria" w:hAnsi="Cambria"/>
          <w:sz w:val="20"/>
          <w:szCs w:val="20"/>
        </w:rPr>
        <w:t>berhak</w:t>
      </w:r>
      <w:proofErr w:type="spellEnd"/>
      <w:r w:rsidRPr="00877177">
        <w:rPr>
          <w:rFonts w:ascii="Cambria" w:hAnsi="Cambria"/>
          <w:sz w:val="20"/>
          <w:szCs w:val="20"/>
        </w:rPr>
        <w:t xml:space="preserve"> dan </w:t>
      </w:r>
      <w:proofErr w:type="spellStart"/>
      <w:r w:rsidRPr="00877177">
        <w:rPr>
          <w:rFonts w:ascii="Cambria" w:hAnsi="Cambria"/>
          <w:sz w:val="20"/>
          <w:szCs w:val="20"/>
        </w:rPr>
        <w:t>berwenang</w:t>
      </w:r>
      <w:proofErr w:type="spellEnd"/>
      <w:r w:rsidRPr="00877177">
        <w:rPr>
          <w:rFonts w:ascii="Cambria" w:hAnsi="Cambria"/>
          <w:sz w:val="20"/>
          <w:szCs w:val="20"/>
        </w:rPr>
        <w:t xml:space="preserve"> </w:t>
      </w:r>
      <w:proofErr w:type="spellStart"/>
      <w:r w:rsidRPr="00877177">
        <w:rPr>
          <w:rFonts w:ascii="Cambria" w:hAnsi="Cambria"/>
          <w:sz w:val="20"/>
          <w:szCs w:val="20"/>
        </w:rPr>
        <w:t>bertindak</w:t>
      </w:r>
      <w:proofErr w:type="spellEnd"/>
      <w:r w:rsidRPr="00877177">
        <w:rPr>
          <w:rFonts w:ascii="Cambria" w:hAnsi="Cambria"/>
          <w:sz w:val="20"/>
          <w:szCs w:val="20"/>
        </w:rPr>
        <w:t xml:space="preserve"> </w:t>
      </w:r>
      <w:proofErr w:type="spellStart"/>
      <w:r w:rsidRPr="00877177">
        <w:rPr>
          <w:rFonts w:ascii="Cambria" w:hAnsi="Cambria"/>
          <w:sz w:val="20"/>
          <w:szCs w:val="20"/>
        </w:rPr>
        <w:t>untuk</w:t>
      </w:r>
      <w:proofErr w:type="spellEnd"/>
      <w:r w:rsidRPr="00877177">
        <w:rPr>
          <w:rFonts w:ascii="Cambria" w:hAnsi="Cambria"/>
          <w:sz w:val="20"/>
          <w:szCs w:val="20"/>
        </w:rPr>
        <w:t xml:space="preserve"> dan </w:t>
      </w:r>
      <w:proofErr w:type="spellStart"/>
      <w:r w:rsidRPr="00877177">
        <w:rPr>
          <w:rFonts w:ascii="Cambria" w:hAnsi="Cambria"/>
          <w:sz w:val="20"/>
          <w:szCs w:val="20"/>
        </w:rPr>
        <w:t>atas</w:t>
      </w:r>
      <w:proofErr w:type="spellEnd"/>
      <w:r w:rsidRPr="00877177">
        <w:rPr>
          <w:rFonts w:ascii="Cambria" w:hAnsi="Cambria"/>
          <w:sz w:val="20"/>
          <w:szCs w:val="20"/>
        </w:rPr>
        <w:t xml:space="preserve"> </w:t>
      </w:r>
      <w:proofErr w:type="spellStart"/>
      <w:r w:rsidRPr="00877177">
        <w:rPr>
          <w:rFonts w:ascii="Cambria" w:hAnsi="Cambria"/>
          <w:sz w:val="20"/>
          <w:szCs w:val="20"/>
        </w:rPr>
        <w:t>nama</w:t>
      </w:r>
      <w:proofErr w:type="spellEnd"/>
      <w:r w:rsidRPr="00877177">
        <w:rPr>
          <w:rFonts w:ascii="Cambria" w:hAnsi="Cambria"/>
          <w:sz w:val="20"/>
          <w:szCs w:val="20"/>
        </w:rPr>
        <w:t xml:space="preserve"> masing-masing </w:t>
      </w:r>
      <w:proofErr w:type="spellStart"/>
      <w:r w:rsidRPr="00877177">
        <w:rPr>
          <w:rFonts w:ascii="Cambria" w:hAnsi="Cambria"/>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sesuai</w:t>
      </w:r>
      <w:proofErr w:type="spellEnd"/>
      <w:r w:rsidRPr="00877177">
        <w:rPr>
          <w:rFonts w:ascii="Cambria" w:hAnsi="Cambria"/>
          <w:sz w:val="20"/>
          <w:szCs w:val="20"/>
        </w:rPr>
        <w:t xml:space="preserve"> </w:t>
      </w:r>
      <w:proofErr w:type="spellStart"/>
      <w:r w:rsidRPr="00877177">
        <w:rPr>
          <w:rFonts w:ascii="Cambria" w:hAnsi="Cambria"/>
          <w:sz w:val="20"/>
          <w:szCs w:val="20"/>
        </w:rPr>
        <w:t>Anggaran</w:t>
      </w:r>
      <w:proofErr w:type="spellEnd"/>
      <w:r w:rsidRPr="00877177">
        <w:rPr>
          <w:rFonts w:ascii="Cambria" w:hAnsi="Cambria"/>
          <w:sz w:val="20"/>
          <w:szCs w:val="20"/>
        </w:rPr>
        <w:t xml:space="preserve"> </w:t>
      </w:r>
      <w:proofErr w:type="spellStart"/>
      <w:r w:rsidRPr="00877177">
        <w:rPr>
          <w:rFonts w:ascii="Cambria" w:hAnsi="Cambria"/>
          <w:sz w:val="20"/>
          <w:szCs w:val="20"/>
        </w:rPr>
        <w:t>Dasarnya</w:t>
      </w:r>
      <w:proofErr w:type="spellEnd"/>
      <w:r w:rsidRPr="00877177">
        <w:rPr>
          <w:rFonts w:ascii="Cambria" w:hAnsi="Cambria"/>
          <w:sz w:val="20"/>
          <w:szCs w:val="20"/>
        </w:rPr>
        <w:t>.</w:t>
      </w:r>
    </w:p>
    <w:p w14:paraId="311A370F" w14:textId="77777777" w:rsidR="007E6904" w:rsidRPr="00877177" w:rsidRDefault="00AE2E90" w:rsidP="00CA5519">
      <w:pPr>
        <w:numPr>
          <w:ilvl w:val="1"/>
          <w:numId w:val="22"/>
        </w:numPr>
        <w:spacing w:after="120"/>
        <w:ind w:left="567" w:hanging="567"/>
        <w:jc w:val="both"/>
        <w:rPr>
          <w:rFonts w:ascii="Cambria" w:hAnsi="Cambria"/>
          <w:sz w:val="20"/>
          <w:szCs w:val="20"/>
        </w:rPr>
      </w:pPr>
      <w:proofErr w:type="spellStart"/>
      <w:r w:rsidRPr="00877177">
        <w:rPr>
          <w:rFonts w:ascii="Cambria" w:hAnsi="Cambria"/>
          <w:sz w:val="20"/>
          <w:szCs w:val="20"/>
        </w:rPr>
        <w:t>Bahwa</w:t>
      </w:r>
      <w:proofErr w:type="spellEnd"/>
      <w:r w:rsidRPr="00877177">
        <w:rPr>
          <w:rFonts w:ascii="Cambria" w:hAnsi="Cambria"/>
          <w:sz w:val="20"/>
          <w:szCs w:val="20"/>
        </w:rPr>
        <w:t xml:space="preserve"> </w:t>
      </w:r>
      <w:proofErr w:type="spellStart"/>
      <w:r w:rsidRPr="00877177">
        <w:rPr>
          <w:rFonts w:ascii="Cambria" w:hAnsi="Cambria"/>
          <w:sz w:val="20"/>
          <w:szCs w:val="20"/>
        </w:rPr>
        <w:t>telah</w:t>
      </w:r>
      <w:proofErr w:type="spellEnd"/>
      <w:r w:rsidRPr="00877177">
        <w:rPr>
          <w:rFonts w:ascii="Cambria" w:hAnsi="Cambria"/>
          <w:sz w:val="20"/>
          <w:szCs w:val="20"/>
        </w:rPr>
        <w:t xml:space="preserve"> </w:t>
      </w:r>
      <w:proofErr w:type="spellStart"/>
      <w:r w:rsidRPr="00877177">
        <w:rPr>
          <w:rFonts w:ascii="Cambria" w:hAnsi="Cambria"/>
          <w:sz w:val="20"/>
          <w:szCs w:val="20"/>
        </w:rPr>
        <w:t>memperoleh</w:t>
      </w:r>
      <w:proofErr w:type="spellEnd"/>
      <w:r w:rsidRPr="00877177">
        <w:rPr>
          <w:rFonts w:ascii="Cambria" w:hAnsi="Cambria"/>
          <w:sz w:val="20"/>
          <w:szCs w:val="20"/>
        </w:rPr>
        <w:t xml:space="preserve"> </w:t>
      </w:r>
      <w:proofErr w:type="spellStart"/>
      <w:r w:rsidRPr="00877177">
        <w:rPr>
          <w:rFonts w:ascii="Cambria" w:hAnsi="Cambria"/>
          <w:sz w:val="20"/>
          <w:szCs w:val="20"/>
        </w:rPr>
        <w:t>semua</w:t>
      </w:r>
      <w:proofErr w:type="spellEnd"/>
      <w:r w:rsidRPr="00877177">
        <w:rPr>
          <w:rFonts w:ascii="Cambria" w:hAnsi="Cambria"/>
          <w:sz w:val="20"/>
          <w:szCs w:val="20"/>
        </w:rPr>
        <w:t xml:space="preserve"> </w:t>
      </w:r>
      <w:proofErr w:type="spellStart"/>
      <w:r w:rsidRPr="00877177">
        <w:rPr>
          <w:rFonts w:ascii="Cambria" w:hAnsi="Cambria"/>
          <w:sz w:val="20"/>
          <w:szCs w:val="20"/>
        </w:rPr>
        <w:t>izin</w:t>
      </w:r>
      <w:proofErr w:type="spellEnd"/>
      <w:r w:rsidRPr="00877177">
        <w:rPr>
          <w:rFonts w:ascii="Cambria" w:hAnsi="Cambria"/>
          <w:sz w:val="20"/>
          <w:szCs w:val="20"/>
        </w:rPr>
        <w:t xml:space="preserve"> dan </w:t>
      </w:r>
      <w:proofErr w:type="spellStart"/>
      <w:r w:rsidRPr="00877177">
        <w:rPr>
          <w:rFonts w:ascii="Cambria" w:hAnsi="Cambria"/>
          <w:sz w:val="20"/>
          <w:szCs w:val="20"/>
        </w:rPr>
        <w:t>persetujuan</w:t>
      </w:r>
      <w:proofErr w:type="spellEnd"/>
      <w:r w:rsidRPr="00877177">
        <w:rPr>
          <w:rFonts w:ascii="Cambria" w:hAnsi="Cambria"/>
          <w:sz w:val="20"/>
          <w:szCs w:val="20"/>
        </w:rPr>
        <w:t xml:space="preserve"> yang </w:t>
      </w:r>
      <w:proofErr w:type="spellStart"/>
      <w:r w:rsidRPr="00877177">
        <w:rPr>
          <w:rFonts w:ascii="Cambria" w:hAnsi="Cambria"/>
          <w:sz w:val="20"/>
          <w:szCs w:val="20"/>
        </w:rPr>
        <w:t>diperlukan</w:t>
      </w:r>
      <w:proofErr w:type="spellEnd"/>
      <w:r w:rsidRPr="00877177">
        <w:rPr>
          <w:rFonts w:ascii="Cambria" w:hAnsi="Cambria"/>
          <w:sz w:val="20"/>
          <w:szCs w:val="20"/>
        </w:rPr>
        <w:t xml:space="preserve"> pada </w:t>
      </w:r>
      <w:proofErr w:type="spellStart"/>
      <w:r w:rsidRPr="00877177">
        <w:rPr>
          <w:rFonts w:ascii="Cambria" w:hAnsi="Cambria"/>
          <w:sz w:val="20"/>
          <w:szCs w:val="20"/>
        </w:rPr>
        <w:t>tanggal</w:t>
      </w:r>
      <w:proofErr w:type="spellEnd"/>
      <w:r w:rsidRPr="00877177">
        <w:rPr>
          <w:rFonts w:ascii="Cambria" w:hAnsi="Cambria"/>
          <w:sz w:val="20"/>
          <w:szCs w:val="20"/>
        </w:rPr>
        <w:t xml:space="preserve"> </w:t>
      </w:r>
      <w:proofErr w:type="spellStart"/>
      <w:r w:rsidRPr="00877177">
        <w:rPr>
          <w:rFonts w:ascii="Cambria" w:hAnsi="Cambria"/>
          <w:sz w:val="20"/>
          <w:szCs w:val="20"/>
        </w:rPr>
        <w:t>efektif</w:t>
      </w:r>
      <w:proofErr w:type="spellEnd"/>
      <w:r w:rsidRPr="00877177">
        <w:rPr>
          <w:rFonts w:ascii="Cambria" w:hAnsi="Cambria"/>
          <w:sz w:val="20"/>
          <w:szCs w:val="20"/>
        </w:rPr>
        <w:t xml:space="preserve"> agar </w:t>
      </w:r>
      <w:proofErr w:type="spellStart"/>
      <w:r w:rsidRPr="00877177">
        <w:rPr>
          <w:rFonts w:ascii="Cambria" w:hAnsi="Cambria"/>
          <w:sz w:val="20"/>
          <w:szCs w:val="20"/>
        </w:rPr>
        <w:t>dapat</w:t>
      </w:r>
      <w:proofErr w:type="spellEnd"/>
      <w:r w:rsidRPr="00877177">
        <w:rPr>
          <w:rFonts w:ascii="Cambria" w:hAnsi="Cambria"/>
          <w:sz w:val="20"/>
          <w:szCs w:val="20"/>
        </w:rPr>
        <w:t xml:space="preserve"> </w:t>
      </w:r>
      <w:proofErr w:type="spellStart"/>
      <w:r w:rsidRPr="00877177">
        <w:rPr>
          <w:rFonts w:ascii="Cambria" w:hAnsi="Cambria"/>
          <w:sz w:val="20"/>
          <w:szCs w:val="20"/>
        </w:rPr>
        <w:t>melaksanakan</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ini</w:t>
      </w:r>
      <w:proofErr w:type="spellEnd"/>
      <w:r w:rsidRPr="00877177">
        <w:rPr>
          <w:rFonts w:ascii="Cambria" w:hAnsi="Cambria"/>
          <w:sz w:val="20"/>
          <w:szCs w:val="20"/>
        </w:rPr>
        <w:t xml:space="preserve"> dan </w:t>
      </w:r>
      <w:proofErr w:type="spellStart"/>
      <w:r w:rsidRPr="00877177">
        <w:rPr>
          <w:rFonts w:ascii="Cambria" w:hAnsi="Cambria"/>
          <w:sz w:val="20"/>
          <w:szCs w:val="20"/>
        </w:rPr>
        <w:t>untuk</w:t>
      </w:r>
      <w:proofErr w:type="spellEnd"/>
      <w:r w:rsidRPr="00877177">
        <w:rPr>
          <w:rFonts w:ascii="Cambria" w:hAnsi="Cambria"/>
          <w:sz w:val="20"/>
          <w:szCs w:val="20"/>
        </w:rPr>
        <w:t xml:space="preserve"> </w:t>
      </w:r>
      <w:proofErr w:type="spellStart"/>
      <w:r w:rsidRPr="00877177">
        <w:rPr>
          <w:rFonts w:ascii="Cambria" w:hAnsi="Cambria"/>
          <w:sz w:val="20"/>
          <w:szCs w:val="20"/>
        </w:rPr>
        <w:t>memenuhi</w:t>
      </w:r>
      <w:proofErr w:type="spellEnd"/>
      <w:r w:rsidRPr="00877177">
        <w:rPr>
          <w:rFonts w:ascii="Cambria" w:hAnsi="Cambria"/>
          <w:sz w:val="20"/>
          <w:szCs w:val="20"/>
        </w:rPr>
        <w:t xml:space="preserve"> </w:t>
      </w:r>
      <w:proofErr w:type="spellStart"/>
      <w:r w:rsidRPr="00877177">
        <w:rPr>
          <w:rFonts w:ascii="Cambria" w:hAnsi="Cambria"/>
          <w:sz w:val="20"/>
          <w:szCs w:val="20"/>
        </w:rPr>
        <w:t>kewajibannya</w:t>
      </w:r>
      <w:proofErr w:type="spellEnd"/>
      <w:r w:rsidRPr="00877177">
        <w:rPr>
          <w:rFonts w:ascii="Cambria" w:hAnsi="Cambria"/>
          <w:sz w:val="20"/>
          <w:szCs w:val="20"/>
        </w:rPr>
        <w:t xml:space="preserve"> </w:t>
      </w:r>
      <w:proofErr w:type="spellStart"/>
      <w:r w:rsidRPr="00877177">
        <w:rPr>
          <w:rFonts w:ascii="Cambria" w:hAnsi="Cambria"/>
          <w:sz w:val="20"/>
          <w:szCs w:val="20"/>
        </w:rPr>
        <w:t>berdasarkan</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ini</w:t>
      </w:r>
      <w:proofErr w:type="spellEnd"/>
      <w:r w:rsidRPr="00877177">
        <w:rPr>
          <w:rFonts w:ascii="Cambria" w:hAnsi="Cambria"/>
          <w:sz w:val="20"/>
          <w:szCs w:val="20"/>
        </w:rPr>
        <w:t>.</w:t>
      </w:r>
    </w:p>
    <w:p w14:paraId="55BF09B9" w14:textId="77777777" w:rsidR="007E6904" w:rsidRPr="00877177" w:rsidRDefault="00AE2E90" w:rsidP="00CA5519">
      <w:pPr>
        <w:numPr>
          <w:ilvl w:val="1"/>
          <w:numId w:val="22"/>
        </w:numPr>
        <w:spacing w:after="120"/>
        <w:ind w:left="567" w:hanging="567"/>
        <w:jc w:val="both"/>
        <w:rPr>
          <w:rFonts w:ascii="Cambria" w:hAnsi="Cambria"/>
          <w:sz w:val="20"/>
          <w:szCs w:val="20"/>
        </w:rPr>
      </w:pPr>
      <w:proofErr w:type="spellStart"/>
      <w:r w:rsidRPr="00877177">
        <w:rPr>
          <w:rFonts w:ascii="Cambria" w:hAnsi="Cambria"/>
          <w:sz w:val="20"/>
          <w:szCs w:val="20"/>
        </w:rPr>
        <w:t>Bahwa</w:t>
      </w:r>
      <w:proofErr w:type="spellEnd"/>
      <w:r w:rsidRPr="00877177">
        <w:rPr>
          <w:rFonts w:ascii="Cambria" w:hAnsi="Cambria"/>
          <w:sz w:val="20"/>
          <w:szCs w:val="20"/>
        </w:rPr>
        <w:t xml:space="preserve"> Para </w:t>
      </w:r>
      <w:proofErr w:type="spellStart"/>
      <w:r w:rsidRPr="00877177">
        <w:rPr>
          <w:rFonts w:ascii="Cambria" w:hAnsi="Cambria"/>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akan</w:t>
      </w:r>
      <w:proofErr w:type="spellEnd"/>
      <w:r w:rsidRPr="00877177">
        <w:rPr>
          <w:rFonts w:ascii="Cambria" w:hAnsi="Cambria"/>
          <w:sz w:val="20"/>
          <w:szCs w:val="20"/>
        </w:rPr>
        <w:t xml:space="preserve"> </w:t>
      </w:r>
      <w:proofErr w:type="spellStart"/>
      <w:r w:rsidRPr="00877177">
        <w:rPr>
          <w:rFonts w:ascii="Cambria" w:hAnsi="Cambria"/>
          <w:sz w:val="20"/>
          <w:szCs w:val="20"/>
        </w:rPr>
        <w:t>melaksanakan</w:t>
      </w:r>
      <w:proofErr w:type="spellEnd"/>
      <w:r w:rsidRPr="00877177">
        <w:rPr>
          <w:rFonts w:ascii="Cambria" w:hAnsi="Cambria"/>
          <w:sz w:val="20"/>
          <w:szCs w:val="20"/>
        </w:rPr>
        <w:t xml:space="preserve"> </w:t>
      </w:r>
      <w:proofErr w:type="spellStart"/>
      <w:r w:rsidRPr="00877177">
        <w:rPr>
          <w:rFonts w:ascii="Cambria" w:hAnsi="Cambria"/>
          <w:sz w:val="20"/>
          <w:szCs w:val="20"/>
        </w:rPr>
        <w:t>ketentuan-ketentuan</w:t>
      </w:r>
      <w:proofErr w:type="spellEnd"/>
      <w:r w:rsidRPr="00877177">
        <w:rPr>
          <w:rFonts w:ascii="Cambria" w:hAnsi="Cambria"/>
          <w:sz w:val="20"/>
          <w:szCs w:val="20"/>
        </w:rPr>
        <w:t xml:space="preserve"> </w:t>
      </w:r>
      <w:proofErr w:type="spellStart"/>
      <w:r w:rsidRPr="00877177">
        <w:rPr>
          <w:rFonts w:ascii="Cambria" w:hAnsi="Cambria"/>
          <w:sz w:val="20"/>
          <w:szCs w:val="20"/>
        </w:rPr>
        <w:t>dalam</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ini</w:t>
      </w:r>
      <w:proofErr w:type="spellEnd"/>
      <w:r w:rsidRPr="00877177">
        <w:rPr>
          <w:rFonts w:ascii="Cambria" w:hAnsi="Cambria"/>
          <w:sz w:val="20"/>
          <w:szCs w:val="20"/>
        </w:rPr>
        <w:t xml:space="preserve"> </w:t>
      </w:r>
      <w:proofErr w:type="spellStart"/>
      <w:r w:rsidRPr="00877177">
        <w:rPr>
          <w:rFonts w:ascii="Cambria" w:hAnsi="Cambria"/>
          <w:sz w:val="20"/>
          <w:szCs w:val="20"/>
        </w:rPr>
        <w:t>dengan</w:t>
      </w:r>
      <w:proofErr w:type="spellEnd"/>
      <w:r w:rsidRPr="00877177">
        <w:rPr>
          <w:rFonts w:ascii="Cambria" w:hAnsi="Cambria"/>
          <w:sz w:val="20"/>
          <w:szCs w:val="20"/>
        </w:rPr>
        <w:t xml:space="preserve"> </w:t>
      </w:r>
      <w:proofErr w:type="spellStart"/>
      <w:r w:rsidRPr="00877177">
        <w:rPr>
          <w:rFonts w:ascii="Cambria" w:hAnsi="Cambria"/>
          <w:sz w:val="20"/>
          <w:szCs w:val="20"/>
        </w:rPr>
        <w:t>iktikad</w:t>
      </w:r>
      <w:proofErr w:type="spellEnd"/>
      <w:r w:rsidRPr="00877177">
        <w:rPr>
          <w:rFonts w:ascii="Cambria" w:hAnsi="Cambria"/>
          <w:sz w:val="20"/>
          <w:szCs w:val="20"/>
        </w:rPr>
        <w:t xml:space="preserve"> </w:t>
      </w:r>
      <w:proofErr w:type="spellStart"/>
      <w:r w:rsidRPr="00877177">
        <w:rPr>
          <w:rFonts w:ascii="Cambria" w:hAnsi="Cambria"/>
          <w:sz w:val="20"/>
          <w:szCs w:val="20"/>
        </w:rPr>
        <w:t>baik</w:t>
      </w:r>
      <w:proofErr w:type="spellEnd"/>
      <w:r w:rsidRPr="00877177">
        <w:rPr>
          <w:rFonts w:ascii="Cambria" w:hAnsi="Cambria"/>
          <w:sz w:val="20"/>
          <w:szCs w:val="20"/>
        </w:rPr>
        <w:t xml:space="preserve">, </w:t>
      </w:r>
      <w:proofErr w:type="spellStart"/>
      <w:r w:rsidRPr="00877177">
        <w:rPr>
          <w:rFonts w:ascii="Cambria" w:hAnsi="Cambria"/>
          <w:sz w:val="20"/>
          <w:szCs w:val="20"/>
        </w:rPr>
        <w:t>penuh</w:t>
      </w:r>
      <w:proofErr w:type="spellEnd"/>
      <w:r w:rsidRPr="00877177">
        <w:rPr>
          <w:rFonts w:ascii="Cambria" w:hAnsi="Cambria"/>
          <w:sz w:val="20"/>
          <w:szCs w:val="20"/>
        </w:rPr>
        <w:t xml:space="preserve"> </w:t>
      </w:r>
      <w:proofErr w:type="spellStart"/>
      <w:r w:rsidRPr="00877177">
        <w:rPr>
          <w:rFonts w:ascii="Cambria" w:hAnsi="Cambria"/>
          <w:sz w:val="20"/>
          <w:szCs w:val="20"/>
        </w:rPr>
        <w:t>tanggung</w:t>
      </w:r>
      <w:proofErr w:type="spellEnd"/>
      <w:r w:rsidRPr="00877177">
        <w:rPr>
          <w:rFonts w:ascii="Cambria" w:hAnsi="Cambria"/>
          <w:sz w:val="20"/>
          <w:szCs w:val="20"/>
        </w:rPr>
        <w:t xml:space="preserve"> </w:t>
      </w:r>
      <w:proofErr w:type="spellStart"/>
      <w:r w:rsidRPr="00877177">
        <w:rPr>
          <w:rFonts w:ascii="Cambria" w:hAnsi="Cambria"/>
          <w:sz w:val="20"/>
          <w:szCs w:val="20"/>
        </w:rPr>
        <w:t>jawab</w:t>
      </w:r>
      <w:proofErr w:type="spellEnd"/>
      <w:r w:rsidRPr="00877177">
        <w:rPr>
          <w:rFonts w:ascii="Cambria" w:hAnsi="Cambria"/>
          <w:sz w:val="20"/>
          <w:szCs w:val="20"/>
        </w:rPr>
        <w:t xml:space="preserve">, professional, </w:t>
      </w:r>
      <w:proofErr w:type="spellStart"/>
      <w:r w:rsidRPr="00877177">
        <w:rPr>
          <w:rFonts w:ascii="Cambria" w:hAnsi="Cambria"/>
          <w:sz w:val="20"/>
          <w:szCs w:val="20"/>
        </w:rPr>
        <w:t>serta</w:t>
      </w:r>
      <w:proofErr w:type="spellEnd"/>
      <w:r w:rsidRPr="00877177">
        <w:rPr>
          <w:rFonts w:ascii="Cambria" w:hAnsi="Cambria"/>
          <w:sz w:val="20"/>
          <w:szCs w:val="20"/>
        </w:rPr>
        <w:t xml:space="preserve"> </w:t>
      </w:r>
      <w:proofErr w:type="spellStart"/>
      <w:r w:rsidRPr="00877177">
        <w:rPr>
          <w:rFonts w:ascii="Cambria" w:hAnsi="Cambria"/>
          <w:sz w:val="20"/>
          <w:szCs w:val="20"/>
        </w:rPr>
        <w:t>mematuhi</w:t>
      </w:r>
      <w:proofErr w:type="spellEnd"/>
      <w:r w:rsidRPr="00877177">
        <w:rPr>
          <w:rFonts w:ascii="Cambria" w:hAnsi="Cambria"/>
          <w:sz w:val="20"/>
          <w:szCs w:val="20"/>
        </w:rPr>
        <w:t xml:space="preserve"> </w:t>
      </w:r>
      <w:proofErr w:type="spellStart"/>
      <w:r w:rsidRPr="00877177">
        <w:rPr>
          <w:rFonts w:ascii="Cambria" w:hAnsi="Cambria"/>
          <w:sz w:val="20"/>
          <w:szCs w:val="20"/>
        </w:rPr>
        <w:t>sepenuhnya</w:t>
      </w:r>
      <w:proofErr w:type="spellEnd"/>
      <w:r w:rsidRPr="00877177">
        <w:rPr>
          <w:rFonts w:ascii="Cambria" w:hAnsi="Cambria"/>
          <w:sz w:val="20"/>
          <w:szCs w:val="20"/>
        </w:rPr>
        <w:t xml:space="preserve"> </w:t>
      </w:r>
      <w:proofErr w:type="spellStart"/>
      <w:r w:rsidRPr="00877177">
        <w:rPr>
          <w:rFonts w:ascii="Cambria" w:hAnsi="Cambria"/>
          <w:sz w:val="20"/>
          <w:szCs w:val="20"/>
        </w:rPr>
        <w:t>prinsip-prinsip</w:t>
      </w:r>
      <w:proofErr w:type="spellEnd"/>
      <w:r w:rsidRPr="00877177">
        <w:rPr>
          <w:rFonts w:ascii="Cambria" w:hAnsi="Cambria"/>
          <w:sz w:val="20"/>
          <w:szCs w:val="20"/>
        </w:rPr>
        <w:t xml:space="preserve"> </w:t>
      </w:r>
      <w:r w:rsidRPr="0017213B">
        <w:rPr>
          <w:rFonts w:ascii="Cambria" w:hAnsi="Cambria"/>
          <w:i/>
          <w:iCs/>
          <w:sz w:val="20"/>
          <w:szCs w:val="20"/>
        </w:rPr>
        <w:t>Good Corporate Governance</w:t>
      </w:r>
      <w:r w:rsidRPr="00877177">
        <w:rPr>
          <w:rFonts w:ascii="Cambria" w:hAnsi="Cambria"/>
          <w:sz w:val="20"/>
          <w:szCs w:val="20"/>
        </w:rPr>
        <w:t xml:space="preserve"> (GCG) </w:t>
      </w:r>
      <w:proofErr w:type="spellStart"/>
      <w:r w:rsidRPr="00877177">
        <w:rPr>
          <w:rFonts w:ascii="Cambria" w:hAnsi="Cambria"/>
          <w:sz w:val="20"/>
          <w:szCs w:val="20"/>
        </w:rPr>
        <w:t>dengan</w:t>
      </w:r>
      <w:proofErr w:type="spellEnd"/>
      <w:r w:rsidRPr="00877177">
        <w:rPr>
          <w:rFonts w:ascii="Cambria" w:hAnsi="Cambria"/>
          <w:sz w:val="20"/>
          <w:szCs w:val="20"/>
        </w:rPr>
        <w:t xml:space="preserve"> </w:t>
      </w:r>
      <w:proofErr w:type="spellStart"/>
      <w:r w:rsidRPr="00877177">
        <w:rPr>
          <w:rFonts w:ascii="Cambria" w:hAnsi="Cambria"/>
          <w:sz w:val="20"/>
          <w:szCs w:val="20"/>
        </w:rPr>
        <w:t>memperhatikan</w:t>
      </w:r>
      <w:proofErr w:type="spellEnd"/>
      <w:r w:rsidRPr="00877177">
        <w:rPr>
          <w:rFonts w:ascii="Cambria" w:hAnsi="Cambria"/>
          <w:sz w:val="20"/>
          <w:szCs w:val="20"/>
        </w:rPr>
        <w:t xml:space="preserve"> </w:t>
      </w:r>
      <w:proofErr w:type="spellStart"/>
      <w:r w:rsidRPr="00877177">
        <w:rPr>
          <w:rFonts w:ascii="Cambria" w:hAnsi="Cambria"/>
          <w:sz w:val="20"/>
          <w:szCs w:val="20"/>
        </w:rPr>
        <w:t>kepentingan</w:t>
      </w:r>
      <w:proofErr w:type="spellEnd"/>
      <w:r w:rsidRPr="00877177">
        <w:rPr>
          <w:rFonts w:ascii="Cambria" w:hAnsi="Cambria"/>
          <w:sz w:val="20"/>
          <w:szCs w:val="20"/>
        </w:rPr>
        <w:t xml:space="preserve"> dan </w:t>
      </w:r>
      <w:proofErr w:type="spellStart"/>
      <w:r w:rsidRPr="00877177">
        <w:rPr>
          <w:rFonts w:ascii="Cambria" w:hAnsi="Cambria"/>
          <w:sz w:val="20"/>
          <w:szCs w:val="20"/>
        </w:rPr>
        <w:t>menjaga</w:t>
      </w:r>
      <w:proofErr w:type="spellEnd"/>
      <w:r w:rsidRPr="00877177">
        <w:rPr>
          <w:rFonts w:ascii="Cambria" w:hAnsi="Cambria"/>
          <w:sz w:val="20"/>
          <w:szCs w:val="20"/>
        </w:rPr>
        <w:t xml:space="preserve"> </w:t>
      </w:r>
      <w:proofErr w:type="spellStart"/>
      <w:r w:rsidRPr="00877177">
        <w:rPr>
          <w:rFonts w:ascii="Cambria" w:hAnsi="Cambria"/>
          <w:sz w:val="20"/>
          <w:szCs w:val="20"/>
        </w:rPr>
        <w:t>nama</w:t>
      </w:r>
      <w:proofErr w:type="spellEnd"/>
      <w:r w:rsidRPr="00877177">
        <w:rPr>
          <w:rFonts w:ascii="Cambria" w:hAnsi="Cambria"/>
          <w:sz w:val="20"/>
          <w:szCs w:val="20"/>
        </w:rPr>
        <w:t xml:space="preserve"> </w:t>
      </w:r>
      <w:proofErr w:type="spellStart"/>
      <w:r w:rsidRPr="00877177">
        <w:rPr>
          <w:rFonts w:ascii="Cambria" w:hAnsi="Cambria"/>
          <w:sz w:val="20"/>
          <w:szCs w:val="20"/>
        </w:rPr>
        <w:t>baik</w:t>
      </w:r>
      <w:proofErr w:type="spellEnd"/>
      <w:r w:rsidRPr="00877177">
        <w:rPr>
          <w:rFonts w:ascii="Cambria" w:hAnsi="Cambria"/>
          <w:sz w:val="20"/>
          <w:szCs w:val="20"/>
        </w:rPr>
        <w:t xml:space="preserve"> </w:t>
      </w:r>
      <w:proofErr w:type="spellStart"/>
      <w:r w:rsidRPr="00877177">
        <w:rPr>
          <w:rFonts w:ascii="Cambria" w:hAnsi="Cambria"/>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lainnya</w:t>
      </w:r>
      <w:proofErr w:type="spellEnd"/>
      <w:r w:rsidRPr="00877177">
        <w:rPr>
          <w:rFonts w:ascii="Cambria" w:hAnsi="Cambria"/>
          <w:sz w:val="20"/>
          <w:szCs w:val="20"/>
        </w:rPr>
        <w:t>.</w:t>
      </w:r>
    </w:p>
    <w:p w14:paraId="1CE4DECB" w14:textId="77777777" w:rsidR="007E6904" w:rsidRPr="00877177" w:rsidRDefault="00AE2E90" w:rsidP="00CA5519">
      <w:pPr>
        <w:numPr>
          <w:ilvl w:val="1"/>
          <w:numId w:val="22"/>
        </w:numPr>
        <w:spacing w:after="120"/>
        <w:ind w:left="567" w:hanging="567"/>
        <w:jc w:val="both"/>
        <w:rPr>
          <w:rFonts w:ascii="Cambria" w:hAnsi="Cambria"/>
          <w:sz w:val="20"/>
          <w:szCs w:val="20"/>
        </w:rPr>
      </w:pPr>
      <w:proofErr w:type="spellStart"/>
      <w:r w:rsidRPr="00877177">
        <w:rPr>
          <w:rFonts w:ascii="Cambria" w:hAnsi="Cambria"/>
          <w:sz w:val="20"/>
          <w:szCs w:val="20"/>
        </w:rPr>
        <w:t>Bahwa</w:t>
      </w:r>
      <w:proofErr w:type="spellEnd"/>
      <w:r w:rsidRPr="00877177">
        <w:rPr>
          <w:rFonts w:ascii="Cambria" w:hAnsi="Cambria"/>
          <w:sz w:val="20"/>
          <w:szCs w:val="20"/>
        </w:rPr>
        <w:t xml:space="preserve"> </w:t>
      </w:r>
      <w:proofErr w:type="spellStart"/>
      <w:r w:rsidRPr="00877177">
        <w:rPr>
          <w:rFonts w:ascii="Cambria" w:hAnsi="Cambria"/>
          <w:sz w:val="20"/>
          <w:szCs w:val="20"/>
        </w:rPr>
        <w:t>telah</w:t>
      </w:r>
      <w:proofErr w:type="spellEnd"/>
      <w:r w:rsidRPr="00877177">
        <w:rPr>
          <w:rFonts w:ascii="Cambria" w:hAnsi="Cambria"/>
          <w:sz w:val="20"/>
          <w:szCs w:val="20"/>
        </w:rPr>
        <w:t xml:space="preserve"> </w:t>
      </w:r>
      <w:proofErr w:type="spellStart"/>
      <w:r w:rsidRPr="00877177">
        <w:rPr>
          <w:rFonts w:ascii="Cambria" w:hAnsi="Cambria"/>
          <w:sz w:val="20"/>
          <w:szCs w:val="20"/>
        </w:rPr>
        <w:t>secara</w:t>
      </w:r>
      <w:proofErr w:type="spellEnd"/>
      <w:r w:rsidRPr="00877177">
        <w:rPr>
          <w:rFonts w:ascii="Cambria" w:hAnsi="Cambria"/>
          <w:sz w:val="20"/>
          <w:szCs w:val="20"/>
        </w:rPr>
        <w:t xml:space="preserve"> </w:t>
      </w:r>
      <w:proofErr w:type="spellStart"/>
      <w:r w:rsidRPr="00877177">
        <w:rPr>
          <w:rFonts w:ascii="Cambria" w:hAnsi="Cambria"/>
          <w:sz w:val="20"/>
          <w:szCs w:val="20"/>
        </w:rPr>
        <w:t>sah</w:t>
      </w:r>
      <w:proofErr w:type="spellEnd"/>
      <w:r w:rsidRPr="00877177">
        <w:rPr>
          <w:rFonts w:ascii="Cambria" w:hAnsi="Cambria"/>
          <w:sz w:val="20"/>
          <w:szCs w:val="20"/>
        </w:rPr>
        <w:t xml:space="preserve"> </w:t>
      </w:r>
      <w:proofErr w:type="spellStart"/>
      <w:r w:rsidRPr="00877177">
        <w:rPr>
          <w:rFonts w:ascii="Cambria" w:hAnsi="Cambria"/>
          <w:sz w:val="20"/>
          <w:szCs w:val="20"/>
        </w:rPr>
        <w:t>memegang</w:t>
      </w:r>
      <w:proofErr w:type="spellEnd"/>
      <w:r w:rsidRPr="00877177">
        <w:rPr>
          <w:rFonts w:ascii="Cambria" w:hAnsi="Cambria"/>
          <w:sz w:val="20"/>
          <w:szCs w:val="20"/>
        </w:rPr>
        <w:t xml:space="preserve"> </w:t>
      </w:r>
      <w:proofErr w:type="spellStart"/>
      <w:r w:rsidRPr="00877177">
        <w:rPr>
          <w:rFonts w:ascii="Cambria" w:hAnsi="Cambria"/>
          <w:sz w:val="20"/>
          <w:szCs w:val="20"/>
        </w:rPr>
        <w:t>semua</w:t>
      </w:r>
      <w:proofErr w:type="spellEnd"/>
      <w:r w:rsidRPr="00877177">
        <w:rPr>
          <w:rFonts w:ascii="Cambria" w:hAnsi="Cambria"/>
          <w:sz w:val="20"/>
          <w:szCs w:val="20"/>
        </w:rPr>
        <w:t xml:space="preserve"> </w:t>
      </w:r>
      <w:proofErr w:type="spellStart"/>
      <w:r w:rsidRPr="00877177">
        <w:rPr>
          <w:rFonts w:ascii="Cambria" w:hAnsi="Cambria"/>
          <w:sz w:val="20"/>
          <w:szCs w:val="20"/>
        </w:rPr>
        <w:t>perizinan</w:t>
      </w:r>
      <w:proofErr w:type="spellEnd"/>
      <w:r w:rsidRPr="00877177">
        <w:rPr>
          <w:rFonts w:ascii="Cambria" w:hAnsi="Cambria"/>
          <w:sz w:val="20"/>
          <w:szCs w:val="20"/>
        </w:rPr>
        <w:t xml:space="preserve">, </w:t>
      </w:r>
      <w:proofErr w:type="spellStart"/>
      <w:r w:rsidRPr="00877177">
        <w:rPr>
          <w:rFonts w:ascii="Cambria" w:hAnsi="Cambria"/>
          <w:sz w:val="20"/>
          <w:szCs w:val="20"/>
        </w:rPr>
        <w:t>persetujuan</w:t>
      </w:r>
      <w:proofErr w:type="spellEnd"/>
      <w:r w:rsidRPr="00877177">
        <w:rPr>
          <w:rFonts w:ascii="Cambria" w:hAnsi="Cambria"/>
          <w:sz w:val="20"/>
          <w:szCs w:val="20"/>
        </w:rPr>
        <w:t xml:space="preserve">, yang </w:t>
      </w:r>
      <w:proofErr w:type="spellStart"/>
      <w:r w:rsidRPr="00877177">
        <w:rPr>
          <w:rFonts w:ascii="Cambria" w:hAnsi="Cambria"/>
          <w:sz w:val="20"/>
          <w:szCs w:val="20"/>
        </w:rPr>
        <w:t>berhubungan</w:t>
      </w:r>
      <w:proofErr w:type="spellEnd"/>
      <w:r w:rsidRPr="00877177">
        <w:rPr>
          <w:rFonts w:ascii="Cambria" w:hAnsi="Cambria"/>
          <w:sz w:val="20"/>
          <w:szCs w:val="20"/>
        </w:rPr>
        <w:t xml:space="preserve"> dan </w:t>
      </w:r>
      <w:proofErr w:type="spellStart"/>
      <w:r w:rsidRPr="00877177">
        <w:rPr>
          <w:rFonts w:ascii="Cambria" w:hAnsi="Cambria"/>
          <w:sz w:val="20"/>
          <w:szCs w:val="20"/>
        </w:rPr>
        <w:t>diperlukan</w:t>
      </w:r>
      <w:proofErr w:type="spellEnd"/>
      <w:r w:rsidRPr="00877177">
        <w:rPr>
          <w:rFonts w:ascii="Cambria" w:hAnsi="Cambria"/>
          <w:sz w:val="20"/>
          <w:szCs w:val="20"/>
        </w:rPr>
        <w:t xml:space="preserve"> dan </w:t>
      </w:r>
      <w:proofErr w:type="spellStart"/>
      <w:r w:rsidRPr="00877177">
        <w:rPr>
          <w:rFonts w:ascii="Cambria" w:hAnsi="Cambria"/>
          <w:sz w:val="20"/>
          <w:szCs w:val="20"/>
        </w:rPr>
        <w:t>persetujuan-persetujuan</w:t>
      </w:r>
      <w:proofErr w:type="spellEnd"/>
      <w:r w:rsidRPr="00877177">
        <w:rPr>
          <w:rFonts w:ascii="Cambria" w:hAnsi="Cambria"/>
          <w:sz w:val="20"/>
          <w:szCs w:val="20"/>
        </w:rPr>
        <w:t xml:space="preserve"> lain yang </w:t>
      </w:r>
      <w:proofErr w:type="spellStart"/>
      <w:r w:rsidRPr="00877177">
        <w:rPr>
          <w:rFonts w:ascii="Cambria" w:hAnsi="Cambria"/>
          <w:sz w:val="20"/>
          <w:szCs w:val="20"/>
        </w:rPr>
        <w:t>mungkin</w:t>
      </w:r>
      <w:proofErr w:type="spellEnd"/>
      <w:r w:rsidRPr="00877177">
        <w:rPr>
          <w:rFonts w:ascii="Cambria" w:hAnsi="Cambria"/>
          <w:sz w:val="20"/>
          <w:szCs w:val="20"/>
        </w:rPr>
        <w:t xml:space="preserve"> </w:t>
      </w:r>
      <w:proofErr w:type="spellStart"/>
      <w:r w:rsidRPr="00877177">
        <w:rPr>
          <w:rFonts w:ascii="Cambria" w:hAnsi="Cambria"/>
          <w:sz w:val="20"/>
          <w:szCs w:val="20"/>
        </w:rPr>
        <w:t>dibutuhkan</w:t>
      </w:r>
      <w:proofErr w:type="spellEnd"/>
      <w:r w:rsidRPr="00877177">
        <w:rPr>
          <w:rFonts w:ascii="Cambria" w:hAnsi="Cambria"/>
          <w:sz w:val="20"/>
          <w:szCs w:val="20"/>
        </w:rPr>
        <w:t xml:space="preserve"> </w:t>
      </w:r>
      <w:proofErr w:type="spellStart"/>
      <w:r w:rsidRPr="00877177">
        <w:rPr>
          <w:rFonts w:ascii="Cambria" w:hAnsi="Cambria"/>
          <w:sz w:val="20"/>
          <w:szCs w:val="20"/>
        </w:rPr>
        <w:t>untuk</w:t>
      </w:r>
      <w:proofErr w:type="spellEnd"/>
      <w:r w:rsidRPr="00877177">
        <w:rPr>
          <w:rFonts w:ascii="Cambria" w:hAnsi="Cambria"/>
          <w:sz w:val="20"/>
          <w:szCs w:val="20"/>
        </w:rPr>
        <w:t xml:space="preserve"> </w:t>
      </w:r>
      <w:proofErr w:type="spellStart"/>
      <w:r w:rsidRPr="00877177">
        <w:rPr>
          <w:rFonts w:ascii="Cambria" w:hAnsi="Cambria"/>
          <w:sz w:val="20"/>
          <w:szCs w:val="20"/>
        </w:rPr>
        <w:t>melaksanakan</w:t>
      </w:r>
      <w:proofErr w:type="spellEnd"/>
      <w:r w:rsidRPr="00877177">
        <w:rPr>
          <w:rFonts w:ascii="Cambria" w:hAnsi="Cambria"/>
          <w:sz w:val="20"/>
          <w:szCs w:val="20"/>
        </w:rPr>
        <w:t xml:space="preserve"> </w:t>
      </w:r>
      <w:proofErr w:type="spellStart"/>
      <w:r w:rsidRPr="00877177">
        <w:rPr>
          <w:rFonts w:ascii="Cambria" w:hAnsi="Cambria"/>
          <w:sz w:val="20"/>
          <w:szCs w:val="20"/>
        </w:rPr>
        <w:t>usahanya</w:t>
      </w:r>
      <w:proofErr w:type="spellEnd"/>
      <w:r w:rsidRPr="00877177">
        <w:rPr>
          <w:rFonts w:ascii="Cambria" w:hAnsi="Cambria"/>
          <w:sz w:val="20"/>
          <w:szCs w:val="20"/>
        </w:rPr>
        <w:t xml:space="preserve">, </w:t>
      </w:r>
      <w:proofErr w:type="spellStart"/>
      <w:r w:rsidRPr="00877177">
        <w:rPr>
          <w:rFonts w:ascii="Cambria" w:hAnsi="Cambria"/>
          <w:sz w:val="20"/>
          <w:szCs w:val="20"/>
        </w:rPr>
        <w:t>termasuk</w:t>
      </w:r>
      <w:proofErr w:type="spellEnd"/>
      <w:r w:rsidRPr="00877177">
        <w:rPr>
          <w:rFonts w:ascii="Cambria" w:hAnsi="Cambria"/>
          <w:sz w:val="20"/>
          <w:szCs w:val="20"/>
        </w:rPr>
        <w:t xml:space="preserve"> </w:t>
      </w:r>
      <w:proofErr w:type="spellStart"/>
      <w:r w:rsidRPr="00877177">
        <w:rPr>
          <w:rFonts w:ascii="Cambria" w:hAnsi="Cambria"/>
          <w:sz w:val="20"/>
          <w:szCs w:val="20"/>
        </w:rPr>
        <w:t>setiap</w:t>
      </w:r>
      <w:proofErr w:type="spellEnd"/>
      <w:r w:rsidRPr="00877177">
        <w:rPr>
          <w:rFonts w:ascii="Cambria" w:hAnsi="Cambria"/>
          <w:sz w:val="20"/>
          <w:szCs w:val="20"/>
        </w:rPr>
        <w:t xml:space="preserve"> </w:t>
      </w:r>
      <w:proofErr w:type="spellStart"/>
      <w:r w:rsidRPr="00877177">
        <w:rPr>
          <w:rFonts w:ascii="Cambria" w:hAnsi="Cambria"/>
          <w:sz w:val="20"/>
          <w:szCs w:val="20"/>
        </w:rPr>
        <w:t>izin</w:t>
      </w:r>
      <w:proofErr w:type="spellEnd"/>
      <w:r w:rsidRPr="00877177">
        <w:rPr>
          <w:rFonts w:ascii="Cambria" w:hAnsi="Cambria"/>
          <w:sz w:val="20"/>
          <w:szCs w:val="20"/>
        </w:rPr>
        <w:t xml:space="preserve">, </w:t>
      </w:r>
      <w:proofErr w:type="spellStart"/>
      <w:r w:rsidRPr="00877177">
        <w:rPr>
          <w:rFonts w:ascii="Cambria" w:hAnsi="Cambria"/>
          <w:sz w:val="20"/>
          <w:szCs w:val="20"/>
        </w:rPr>
        <w:t>memenuhi</w:t>
      </w:r>
      <w:proofErr w:type="spellEnd"/>
      <w:r w:rsidRPr="00877177">
        <w:rPr>
          <w:rFonts w:ascii="Cambria" w:hAnsi="Cambria"/>
          <w:sz w:val="20"/>
          <w:szCs w:val="20"/>
        </w:rPr>
        <w:t xml:space="preserve"> </w:t>
      </w:r>
      <w:proofErr w:type="spellStart"/>
      <w:r w:rsidRPr="00877177">
        <w:rPr>
          <w:rFonts w:ascii="Cambria" w:hAnsi="Cambria"/>
          <w:sz w:val="20"/>
          <w:szCs w:val="20"/>
        </w:rPr>
        <w:t>ketentuan</w:t>
      </w:r>
      <w:proofErr w:type="spellEnd"/>
      <w:r w:rsidRPr="00877177">
        <w:rPr>
          <w:rFonts w:ascii="Cambria" w:hAnsi="Cambria"/>
          <w:sz w:val="20"/>
          <w:szCs w:val="20"/>
        </w:rPr>
        <w:t xml:space="preserve"> </w:t>
      </w:r>
      <w:proofErr w:type="spellStart"/>
      <w:r w:rsidRPr="00877177">
        <w:rPr>
          <w:rFonts w:ascii="Cambria" w:hAnsi="Cambria"/>
          <w:sz w:val="20"/>
          <w:szCs w:val="20"/>
        </w:rPr>
        <w:t>Anggaran</w:t>
      </w:r>
      <w:proofErr w:type="spellEnd"/>
      <w:r w:rsidRPr="00877177">
        <w:rPr>
          <w:rFonts w:ascii="Cambria" w:hAnsi="Cambria"/>
          <w:sz w:val="20"/>
          <w:szCs w:val="20"/>
        </w:rPr>
        <w:t xml:space="preserve"> Dasar dan </w:t>
      </w:r>
      <w:proofErr w:type="spellStart"/>
      <w:r w:rsidRPr="00877177">
        <w:rPr>
          <w:rFonts w:ascii="Cambria" w:hAnsi="Cambria"/>
          <w:sz w:val="20"/>
          <w:szCs w:val="20"/>
        </w:rPr>
        <w:t>persetujuan</w:t>
      </w:r>
      <w:proofErr w:type="spellEnd"/>
      <w:r w:rsidRPr="00877177">
        <w:rPr>
          <w:rFonts w:ascii="Cambria" w:hAnsi="Cambria"/>
          <w:sz w:val="20"/>
          <w:szCs w:val="20"/>
        </w:rPr>
        <w:t xml:space="preserve"> </w:t>
      </w:r>
      <w:proofErr w:type="spellStart"/>
      <w:r w:rsidRPr="00877177">
        <w:rPr>
          <w:rFonts w:ascii="Cambria" w:hAnsi="Cambria"/>
          <w:sz w:val="20"/>
          <w:szCs w:val="20"/>
        </w:rPr>
        <w:t>lainnya</w:t>
      </w:r>
      <w:proofErr w:type="spellEnd"/>
      <w:r w:rsidRPr="00877177">
        <w:rPr>
          <w:rFonts w:ascii="Cambria" w:hAnsi="Cambria"/>
          <w:sz w:val="20"/>
          <w:szCs w:val="20"/>
        </w:rPr>
        <w:t xml:space="preserve"> yang </w:t>
      </w:r>
      <w:proofErr w:type="spellStart"/>
      <w:r w:rsidRPr="00877177">
        <w:rPr>
          <w:rFonts w:ascii="Cambria" w:hAnsi="Cambria"/>
          <w:sz w:val="20"/>
          <w:szCs w:val="20"/>
        </w:rPr>
        <w:t>diperlukan</w:t>
      </w:r>
      <w:proofErr w:type="spellEnd"/>
      <w:r w:rsidRPr="00877177">
        <w:rPr>
          <w:rFonts w:ascii="Cambria" w:hAnsi="Cambria"/>
          <w:sz w:val="20"/>
          <w:szCs w:val="20"/>
        </w:rPr>
        <w:t xml:space="preserve"> </w:t>
      </w:r>
      <w:proofErr w:type="spellStart"/>
      <w:r w:rsidRPr="00877177">
        <w:rPr>
          <w:rFonts w:ascii="Cambria" w:hAnsi="Cambria"/>
          <w:sz w:val="20"/>
          <w:szCs w:val="20"/>
        </w:rPr>
        <w:t>sehubungan</w:t>
      </w:r>
      <w:proofErr w:type="spellEnd"/>
      <w:r w:rsidRPr="00877177">
        <w:rPr>
          <w:rFonts w:ascii="Cambria" w:hAnsi="Cambria"/>
          <w:sz w:val="20"/>
          <w:szCs w:val="20"/>
        </w:rPr>
        <w:t xml:space="preserve"> </w:t>
      </w:r>
      <w:proofErr w:type="spellStart"/>
      <w:r w:rsidRPr="00877177">
        <w:rPr>
          <w:rFonts w:ascii="Cambria" w:hAnsi="Cambria"/>
          <w:sz w:val="20"/>
          <w:szCs w:val="20"/>
        </w:rPr>
        <w:t>dengan</w:t>
      </w:r>
      <w:proofErr w:type="spellEnd"/>
      <w:r w:rsidRPr="00877177">
        <w:rPr>
          <w:rFonts w:ascii="Cambria" w:hAnsi="Cambria"/>
          <w:sz w:val="20"/>
          <w:szCs w:val="20"/>
        </w:rPr>
        <w:t xml:space="preserve"> </w:t>
      </w:r>
      <w:proofErr w:type="spellStart"/>
      <w:r w:rsidRPr="00877177">
        <w:rPr>
          <w:rFonts w:ascii="Cambria" w:hAnsi="Cambria"/>
          <w:sz w:val="20"/>
          <w:szCs w:val="20"/>
        </w:rPr>
        <w:t>kegiatan</w:t>
      </w:r>
      <w:proofErr w:type="spellEnd"/>
      <w:r w:rsidRPr="00877177">
        <w:rPr>
          <w:rFonts w:ascii="Cambria" w:hAnsi="Cambria"/>
          <w:sz w:val="20"/>
          <w:szCs w:val="20"/>
        </w:rPr>
        <w:t xml:space="preserve"> </w:t>
      </w:r>
      <w:proofErr w:type="spellStart"/>
      <w:r w:rsidRPr="00877177">
        <w:rPr>
          <w:rFonts w:ascii="Cambria" w:hAnsi="Cambria"/>
          <w:sz w:val="20"/>
          <w:szCs w:val="20"/>
        </w:rPr>
        <w:t>berdasarkan</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ini</w:t>
      </w:r>
      <w:proofErr w:type="spellEnd"/>
      <w:r w:rsidRPr="00877177">
        <w:rPr>
          <w:rFonts w:ascii="Cambria" w:hAnsi="Cambria"/>
          <w:sz w:val="20"/>
          <w:szCs w:val="20"/>
        </w:rPr>
        <w:t>.</w:t>
      </w:r>
    </w:p>
    <w:p w14:paraId="1343CA65" w14:textId="77777777" w:rsidR="007E6904" w:rsidRPr="00877177" w:rsidRDefault="00AE2E90" w:rsidP="00CA5519">
      <w:pPr>
        <w:numPr>
          <w:ilvl w:val="1"/>
          <w:numId w:val="22"/>
        </w:numPr>
        <w:spacing w:after="120"/>
        <w:ind w:left="567" w:hanging="567"/>
        <w:jc w:val="both"/>
        <w:rPr>
          <w:rFonts w:ascii="Cambria" w:hAnsi="Cambria"/>
          <w:sz w:val="20"/>
          <w:szCs w:val="20"/>
        </w:rPr>
      </w:pPr>
      <w:proofErr w:type="spellStart"/>
      <w:r w:rsidRPr="00877177">
        <w:rPr>
          <w:rFonts w:ascii="Cambria" w:hAnsi="Cambria"/>
          <w:sz w:val="20"/>
          <w:szCs w:val="20"/>
        </w:rPr>
        <w:t>Bahwa</w:t>
      </w:r>
      <w:proofErr w:type="spellEnd"/>
      <w:r w:rsidRPr="00877177">
        <w:rPr>
          <w:rFonts w:ascii="Cambria" w:hAnsi="Cambria"/>
          <w:sz w:val="20"/>
          <w:szCs w:val="20"/>
        </w:rPr>
        <w:t xml:space="preserve"> </w:t>
      </w:r>
      <w:proofErr w:type="spellStart"/>
      <w:r w:rsidRPr="00877177">
        <w:rPr>
          <w:rFonts w:ascii="Cambria" w:hAnsi="Cambria"/>
          <w:sz w:val="20"/>
          <w:szCs w:val="20"/>
        </w:rPr>
        <w:t>tidak</w:t>
      </w:r>
      <w:proofErr w:type="spellEnd"/>
      <w:r w:rsidRPr="00877177">
        <w:rPr>
          <w:rFonts w:ascii="Cambria" w:hAnsi="Cambria"/>
          <w:sz w:val="20"/>
          <w:szCs w:val="20"/>
        </w:rPr>
        <w:t xml:space="preserve"> </w:t>
      </w:r>
      <w:proofErr w:type="spellStart"/>
      <w:r w:rsidRPr="00877177">
        <w:rPr>
          <w:rFonts w:ascii="Cambria" w:hAnsi="Cambria"/>
          <w:sz w:val="20"/>
          <w:szCs w:val="20"/>
        </w:rPr>
        <w:t>ada</w:t>
      </w:r>
      <w:proofErr w:type="spellEnd"/>
      <w:r w:rsidRPr="00877177">
        <w:rPr>
          <w:rFonts w:ascii="Cambria" w:hAnsi="Cambria"/>
          <w:sz w:val="20"/>
          <w:szCs w:val="20"/>
        </w:rPr>
        <w:t xml:space="preserve"> </w:t>
      </w:r>
      <w:proofErr w:type="spellStart"/>
      <w:r w:rsidRPr="00877177">
        <w:rPr>
          <w:rFonts w:ascii="Cambria" w:hAnsi="Cambria"/>
          <w:sz w:val="20"/>
          <w:szCs w:val="20"/>
        </w:rPr>
        <w:t>gugatan</w:t>
      </w:r>
      <w:proofErr w:type="spellEnd"/>
      <w:r w:rsidRPr="00877177">
        <w:rPr>
          <w:rFonts w:ascii="Cambria" w:hAnsi="Cambria"/>
          <w:sz w:val="20"/>
          <w:szCs w:val="20"/>
        </w:rPr>
        <w:t xml:space="preserve">, </w:t>
      </w:r>
      <w:proofErr w:type="spellStart"/>
      <w:r w:rsidRPr="00877177">
        <w:rPr>
          <w:rFonts w:ascii="Cambria" w:hAnsi="Cambria"/>
          <w:sz w:val="20"/>
          <w:szCs w:val="20"/>
        </w:rPr>
        <w:t>pengajuan</w:t>
      </w:r>
      <w:proofErr w:type="spellEnd"/>
      <w:r w:rsidRPr="00877177">
        <w:rPr>
          <w:rFonts w:ascii="Cambria" w:hAnsi="Cambria"/>
          <w:sz w:val="20"/>
          <w:szCs w:val="20"/>
        </w:rPr>
        <w:t>, dan/</w:t>
      </w:r>
      <w:proofErr w:type="spellStart"/>
      <w:r w:rsidRPr="00877177">
        <w:rPr>
          <w:rFonts w:ascii="Cambria" w:hAnsi="Cambria"/>
          <w:sz w:val="20"/>
          <w:szCs w:val="20"/>
        </w:rPr>
        <w:t>atau</w:t>
      </w:r>
      <w:proofErr w:type="spellEnd"/>
      <w:r w:rsidRPr="00877177">
        <w:rPr>
          <w:rFonts w:ascii="Cambria" w:hAnsi="Cambria"/>
          <w:sz w:val="20"/>
          <w:szCs w:val="20"/>
        </w:rPr>
        <w:t xml:space="preserve"> </w:t>
      </w:r>
      <w:proofErr w:type="spellStart"/>
      <w:r w:rsidRPr="00877177">
        <w:rPr>
          <w:rFonts w:ascii="Cambria" w:hAnsi="Cambria"/>
          <w:sz w:val="20"/>
          <w:szCs w:val="20"/>
        </w:rPr>
        <w:t>tuntutan</w:t>
      </w:r>
      <w:proofErr w:type="spellEnd"/>
      <w:r w:rsidRPr="00877177">
        <w:rPr>
          <w:rFonts w:ascii="Cambria" w:hAnsi="Cambria"/>
          <w:sz w:val="20"/>
          <w:szCs w:val="20"/>
        </w:rPr>
        <w:t xml:space="preserve"> </w:t>
      </w:r>
      <w:proofErr w:type="spellStart"/>
      <w:r w:rsidRPr="00877177">
        <w:rPr>
          <w:rFonts w:ascii="Cambria" w:hAnsi="Cambria"/>
          <w:sz w:val="20"/>
          <w:szCs w:val="20"/>
        </w:rPr>
        <w:t>hukum</w:t>
      </w:r>
      <w:proofErr w:type="spellEnd"/>
      <w:r w:rsidRPr="00877177">
        <w:rPr>
          <w:rFonts w:ascii="Cambria" w:hAnsi="Cambria"/>
          <w:sz w:val="20"/>
          <w:szCs w:val="20"/>
        </w:rPr>
        <w:t xml:space="preserve"> yang </w:t>
      </w:r>
      <w:proofErr w:type="spellStart"/>
      <w:r w:rsidRPr="00877177">
        <w:rPr>
          <w:rFonts w:ascii="Cambria" w:hAnsi="Cambria"/>
          <w:sz w:val="20"/>
          <w:szCs w:val="20"/>
        </w:rPr>
        <w:t>tertunda</w:t>
      </w:r>
      <w:proofErr w:type="spellEnd"/>
      <w:r w:rsidRPr="00877177">
        <w:rPr>
          <w:rFonts w:ascii="Cambria" w:hAnsi="Cambria"/>
          <w:sz w:val="20"/>
          <w:szCs w:val="20"/>
        </w:rPr>
        <w:t xml:space="preserve"> yang </w:t>
      </w:r>
      <w:proofErr w:type="spellStart"/>
      <w:r w:rsidRPr="00877177">
        <w:rPr>
          <w:rFonts w:ascii="Cambria" w:hAnsi="Cambria"/>
          <w:sz w:val="20"/>
          <w:szCs w:val="20"/>
        </w:rPr>
        <w:t>dapat</w:t>
      </w:r>
      <w:proofErr w:type="spellEnd"/>
      <w:r w:rsidRPr="00877177">
        <w:rPr>
          <w:rFonts w:ascii="Cambria" w:hAnsi="Cambria"/>
          <w:sz w:val="20"/>
          <w:szCs w:val="20"/>
        </w:rPr>
        <w:t xml:space="preserve"> </w:t>
      </w:r>
      <w:proofErr w:type="spellStart"/>
      <w:r w:rsidRPr="00877177">
        <w:rPr>
          <w:rFonts w:ascii="Cambria" w:hAnsi="Cambria"/>
          <w:sz w:val="20"/>
          <w:szCs w:val="20"/>
        </w:rPr>
        <w:t>mempengaruhi</w:t>
      </w:r>
      <w:proofErr w:type="spellEnd"/>
      <w:r w:rsidRPr="00877177">
        <w:rPr>
          <w:rFonts w:ascii="Cambria" w:hAnsi="Cambria"/>
          <w:sz w:val="20"/>
          <w:szCs w:val="20"/>
        </w:rPr>
        <w:t xml:space="preserve"> </w:t>
      </w:r>
      <w:proofErr w:type="spellStart"/>
      <w:r w:rsidRPr="00877177">
        <w:rPr>
          <w:rFonts w:ascii="Cambria" w:hAnsi="Cambria"/>
          <w:sz w:val="20"/>
          <w:szCs w:val="20"/>
        </w:rPr>
        <w:t>kemampuan</w:t>
      </w:r>
      <w:proofErr w:type="spellEnd"/>
      <w:r w:rsidRPr="00877177">
        <w:rPr>
          <w:rFonts w:ascii="Cambria" w:hAnsi="Cambria"/>
          <w:sz w:val="20"/>
          <w:szCs w:val="20"/>
        </w:rPr>
        <w:t xml:space="preserve"> Para </w:t>
      </w:r>
      <w:proofErr w:type="spellStart"/>
      <w:r w:rsidRPr="00877177">
        <w:rPr>
          <w:rFonts w:ascii="Cambria" w:hAnsi="Cambria"/>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untuk</w:t>
      </w:r>
      <w:proofErr w:type="spellEnd"/>
      <w:r w:rsidRPr="00877177">
        <w:rPr>
          <w:rFonts w:ascii="Cambria" w:hAnsi="Cambria"/>
          <w:sz w:val="20"/>
          <w:szCs w:val="20"/>
        </w:rPr>
        <w:t xml:space="preserve"> </w:t>
      </w:r>
      <w:proofErr w:type="spellStart"/>
      <w:r w:rsidRPr="00877177">
        <w:rPr>
          <w:rFonts w:ascii="Cambria" w:hAnsi="Cambria"/>
          <w:sz w:val="20"/>
          <w:szCs w:val="20"/>
        </w:rPr>
        <w:t>melaksanakan</w:t>
      </w:r>
      <w:proofErr w:type="spellEnd"/>
      <w:r w:rsidRPr="00877177">
        <w:rPr>
          <w:rFonts w:ascii="Cambria" w:hAnsi="Cambria"/>
          <w:sz w:val="20"/>
          <w:szCs w:val="20"/>
        </w:rPr>
        <w:t xml:space="preserve"> </w:t>
      </w:r>
      <w:proofErr w:type="spellStart"/>
      <w:r w:rsidRPr="00877177">
        <w:rPr>
          <w:rFonts w:ascii="Cambria" w:hAnsi="Cambria"/>
          <w:sz w:val="20"/>
          <w:szCs w:val="20"/>
        </w:rPr>
        <w:t>kewajiban-kewajibannya</w:t>
      </w:r>
      <w:proofErr w:type="spellEnd"/>
      <w:r w:rsidRPr="00877177">
        <w:rPr>
          <w:rFonts w:ascii="Cambria" w:hAnsi="Cambria"/>
          <w:sz w:val="20"/>
          <w:szCs w:val="20"/>
        </w:rPr>
        <w:t xml:space="preserve"> </w:t>
      </w:r>
      <w:proofErr w:type="spellStart"/>
      <w:r w:rsidRPr="00877177">
        <w:rPr>
          <w:rFonts w:ascii="Cambria" w:hAnsi="Cambria"/>
          <w:sz w:val="20"/>
          <w:szCs w:val="20"/>
        </w:rPr>
        <w:t>berdasarkan</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ini</w:t>
      </w:r>
      <w:proofErr w:type="spellEnd"/>
      <w:r w:rsidRPr="00877177">
        <w:rPr>
          <w:rFonts w:ascii="Cambria" w:hAnsi="Cambria"/>
          <w:sz w:val="20"/>
          <w:szCs w:val="20"/>
        </w:rPr>
        <w:t xml:space="preserve"> dan/</w:t>
      </w:r>
      <w:proofErr w:type="spellStart"/>
      <w:r w:rsidRPr="00877177">
        <w:rPr>
          <w:rFonts w:ascii="Cambria" w:hAnsi="Cambria"/>
          <w:sz w:val="20"/>
          <w:szCs w:val="20"/>
        </w:rPr>
        <w:t>atau</w:t>
      </w:r>
      <w:proofErr w:type="spellEnd"/>
      <w:r w:rsidRPr="00877177">
        <w:rPr>
          <w:rFonts w:ascii="Cambria" w:hAnsi="Cambria"/>
          <w:sz w:val="20"/>
          <w:szCs w:val="20"/>
        </w:rPr>
        <w:t xml:space="preserve"> </w:t>
      </w:r>
      <w:proofErr w:type="spellStart"/>
      <w:r w:rsidRPr="00877177">
        <w:rPr>
          <w:rFonts w:ascii="Cambria" w:hAnsi="Cambria"/>
          <w:sz w:val="20"/>
          <w:szCs w:val="20"/>
        </w:rPr>
        <w:t>mempengaruhi</w:t>
      </w:r>
      <w:proofErr w:type="spellEnd"/>
      <w:r w:rsidRPr="00877177">
        <w:rPr>
          <w:rFonts w:ascii="Cambria" w:hAnsi="Cambria"/>
          <w:sz w:val="20"/>
          <w:szCs w:val="20"/>
        </w:rPr>
        <w:t xml:space="preserve"> </w:t>
      </w:r>
      <w:proofErr w:type="spellStart"/>
      <w:r w:rsidRPr="00877177">
        <w:rPr>
          <w:rFonts w:ascii="Cambria" w:hAnsi="Cambria"/>
          <w:sz w:val="20"/>
          <w:szCs w:val="20"/>
        </w:rPr>
        <w:t>keabsahan</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ini</w:t>
      </w:r>
      <w:proofErr w:type="spellEnd"/>
      <w:r w:rsidRPr="00877177">
        <w:rPr>
          <w:rFonts w:ascii="Cambria" w:hAnsi="Cambria"/>
          <w:sz w:val="20"/>
          <w:szCs w:val="20"/>
        </w:rPr>
        <w:t>.</w:t>
      </w:r>
    </w:p>
    <w:p w14:paraId="2AB84475" w14:textId="77777777" w:rsidR="009C32D1" w:rsidRPr="00877177" w:rsidRDefault="00AE2E90" w:rsidP="003102AC">
      <w:pPr>
        <w:numPr>
          <w:ilvl w:val="1"/>
          <w:numId w:val="22"/>
        </w:numPr>
        <w:ind w:left="567" w:hanging="567"/>
        <w:jc w:val="both"/>
        <w:rPr>
          <w:rFonts w:ascii="Cambria" w:hAnsi="Cambria"/>
          <w:sz w:val="20"/>
          <w:szCs w:val="20"/>
        </w:rPr>
      </w:pPr>
      <w:proofErr w:type="spellStart"/>
      <w:r w:rsidRPr="00877177">
        <w:rPr>
          <w:rFonts w:ascii="Cambria" w:hAnsi="Cambria"/>
          <w:sz w:val="20"/>
          <w:szCs w:val="20"/>
        </w:rPr>
        <w:lastRenderedPageBreak/>
        <w:t>Bahwa</w:t>
      </w:r>
      <w:proofErr w:type="spellEnd"/>
      <w:r w:rsidRPr="00877177">
        <w:rPr>
          <w:rFonts w:ascii="Cambria" w:hAnsi="Cambria"/>
          <w:sz w:val="20"/>
          <w:szCs w:val="20"/>
        </w:rPr>
        <w:t xml:space="preserve"> </w:t>
      </w:r>
      <w:proofErr w:type="spellStart"/>
      <w:r w:rsidRPr="00877177">
        <w:rPr>
          <w:rFonts w:ascii="Cambria" w:hAnsi="Cambria"/>
          <w:sz w:val="20"/>
          <w:szCs w:val="20"/>
        </w:rPr>
        <w:t>Penandatanganan</w:t>
      </w:r>
      <w:proofErr w:type="spellEnd"/>
      <w:r w:rsidRPr="00877177">
        <w:rPr>
          <w:rFonts w:ascii="Cambria" w:hAnsi="Cambria"/>
          <w:sz w:val="20"/>
          <w:szCs w:val="20"/>
        </w:rPr>
        <w:t xml:space="preserve"> dan </w:t>
      </w:r>
      <w:proofErr w:type="spellStart"/>
      <w:r w:rsidRPr="00877177">
        <w:rPr>
          <w:rFonts w:ascii="Cambria" w:hAnsi="Cambria"/>
          <w:sz w:val="20"/>
          <w:szCs w:val="20"/>
        </w:rPr>
        <w:t>pelaksanaan</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ini</w:t>
      </w:r>
      <w:proofErr w:type="spellEnd"/>
      <w:r w:rsidRPr="00877177">
        <w:rPr>
          <w:rFonts w:ascii="Cambria" w:hAnsi="Cambria"/>
          <w:sz w:val="20"/>
          <w:szCs w:val="20"/>
        </w:rPr>
        <w:t xml:space="preserve"> </w:t>
      </w:r>
      <w:proofErr w:type="spellStart"/>
      <w:r w:rsidRPr="00877177">
        <w:rPr>
          <w:rFonts w:ascii="Cambria" w:hAnsi="Cambria"/>
          <w:sz w:val="20"/>
          <w:szCs w:val="20"/>
        </w:rPr>
        <w:t>tidak</w:t>
      </w:r>
      <w:proofErr w:type="spellEnd"/>
      <w:r w:rsidRPr="00877177">
        <w:rPr>
          <w:rFonts w:ascii="Cambria" w:hAnsi="Cambria"/>
          <w:sz w:val="20"/>
          <w:szCs w:val="20"/>
        </w:rPr>
        <w:t xml:space="preserve"> </w:t>
      </w:r>
      <w:proofErr w:type="spellStart"/>
      <w:r w:rsidRPr="00877177">
        <w:rPr>
          <w:rFonts w:ascii="Cambria" w:hAnsi="Cambria"/>
          <w:sz w:val="20"/>
          <w:szCs w:val="20"/>
        </w:rPr>
        <w:t>bertentangan</w:t>
      </w:r>
      <w:proofErr w:type="spellEnd"/>
      <w:r w:rsidRPr="00877177">
        <w:rPr>
          <w:rFonts w:ascii="Cambria" w:hAnsi="Cambria"/>
          <w:sz w:val="20"/>
          <w:szCs w:val="20"/>
        </w:rPr>
        <w:t xml:space="preserve"> </w:t>
      </w:r>
      <w:proofErr w:type="spellStart"/>
      <w:r w:rsidRPr="00877177">
        <w:rPr>
          <w:rFonts w:ascii="Cambria" w:hAnsi="Cambria"/>
          <w:sz w:val="20"/>
          <w:szCs w:val="20"/>
        </w:rPr>
        <w:t>dengan</w:t>
      </w:r>
      <w:proofErr w:type="spellEnd"/>
      <w:r w:rsidRPr="00877177">
        <w:rPr>
          <w:rFonts w:ascii="Cambria" w:hAnsi="Cambria"/>
          <w:sz w:val="20"/>
          <w:szCs w:val="20"/>
        </w:rPr>
        <w:t xml:space="preserve"> </w:t>
      </w:r>
      <w:proofErr w:type="spellStart"/>
      <w:r w:rsidRPr="00877177">
        <w:rPr>
          <w:rFonts w:ascii="Cambria" w:hAnsi="Cambria"/>
          <w:sz w:val="20"/>
          <w:szCs w:val="20"/>
        </w:rPr>
        <w:t>ketentuan</w:t>
      </w:r>
      <w:proofErr w:type="spellEnd"/>
      <w:r w:rsidRPr="00877177">
        <w:rPr>
          <w:rFonts w:ascii="Cambria" w:hAnsi="Cambria"/>
          <w:sz w:val="20"/>
          <w:szCs w:val="20"/>
        </w:rPr>
        <w:t xml:space="preserve"> </w:t>
      </w:r>
      <w:proofErr w:type="spellStart"/>
      <w:r w:rsidRPr="00877177">
        <w:rPr>
          <w:rFonts w:ascii="Cambria" w:hAnsi="Cambria"/>
          <w:sz w:val="20"/>
          <w:szCs w:val="20"/>
        </w:rPr>
        <w:t>hukum</w:t>
      </w:r>
      <w:proofErr w:type="spellEnd"/>
      <w:r w:rsidRPr="00877177">
        <w:rPr>
          <w:rFonts w:ascii="Cambria" w:hAnsi="Cambria"/>
          <w:sz w:val="20"/>
          <w:szCs w:val="20"/>
        </w:rPr>
        <w:t xml:space="preserve"> dan/</w:t>
      </w:r>
      <w:proofErr w:type="spellStart"/>
      <w:r w:rsidRPr="00877177">
        <w:rPr>
          <w:rFonts w:ascii="Cambria" w:hAnsi="Cambria"/>
          <w:sz w:val="20"/>
          <w:szCs w:val="20"/>
        </w:rPr>
        <w:t>atau</w:t>
      </w:r>
      <w:proofErr w:type="spellEnd"/>
      <w:r w:rsidRPr="00877177">
        <w:rPr>
          <w:rFonts w:ascii="Cambria" w:hAnsi="Cambria"/>
          <w:sz w:val="20"/>
          <w:szCs w:val="20"/>
        </w:rPr>
        <w:t xml:space="preserve"> </w:t>
      </w:r>
      <w:proofErr w:type="spellStart"/>
      <w:r w:rsidRPr="00877177">
        <w:rPr>
          <w:rFonts w:ascii="Cambria" w:hAnsi="Cambria"/>
          <w:sz w:val="20"/>
          <w:szCs w:val="20"/>
        </w:rPr>
        <w:t>peraturan</w:t>
      </w:r>
      <w:proofErr w:type="spellEnd"/>
      <w:r w:rsidRPr="00877177">
        <w:rPr>
          <w:rFonts w:ascii="Cambria" w:hAnsi="Cambria"/>
          <w:sz w:val="20"/>
          <w:szCs w:val="20"/>
        </w:rPr>
        <w:t xml:space="preserve"> </w:t>
      </w:r>
      <w:proofErr w:type="spellStart"/>
      <w:r w:rsidRPr="00877177">
        <w:rPr>
          <w:rFonts w:ascii="Cambria" w:hAnsi="Cambria"/>
          <w:sz w:val="20"/>
          <w:szCs w:val="20"/>
        </w:rPr>
        <w:t>perundang-undangan</w:t>
      </w:r>
      <w:proofErr w:type="spellEnd"/>
      <w:r w:rsidRPr="00877177">
        <w:rPr>
          <w:rFonts w:ascii="Cambria" w:hAnsi="Cambria"/>
          <w:sz w:val="20"/>
          <w:szCs w:val="20"/>
        </w:rPr>
        <w:t xml:space="preserve"> dan/</w:t>
      </w:r>
      <w:proofErr w:type="spellStart"/>
      <w:r w:rsidRPr="00877177">
        <w:rPr>
          <w:rFonts w:ascii="Cambria" w:hAnsi="Cambria"/>
          <w:sz w:val="20"/>
          <w:szCs w:val="20"/>
        </w:rPr>
        <w:t>atau</w:t>
      </w:r>
      <w:proofErr w:type="spellEnd"/>
      <w:r w:rsidRPr="00877177">
        <w:rPr>
          <w:rFonts w:ascii="Cambria" w:hAnsi="Cambria"/>
          <w:sz w:val="20"/>
          <w:szCs w:val="20"/>
        </w:rPr>
        <w:t xml:space="preserve"> </w:t>
      </w:r>
      <w:proofErr w:type="spellStart"/>
      <w:r w:rsidRPr="00877177">
        <w:rPr>
          <w:rFonts w:ascii="Cambria" w:hAnsi="Cambria"/>
          <w:sz w:val="20"/>
          <w:szCs w:val="20"/>
        </w:rPr>
        <w:t>kebijakan</w:t>
      </w:r>
      <w:proofErr w:type="spellEnd"/>
      <w:r w:rsidRPr="00877177">
        <w:rPr>
          <w:rFonts w:ascii="Cambria" w:hAnsi="Cambria"/>
          <w:sz w:val="20"/>
          <w:szCs w:val="20"/>
        </w:rPr>
        <w:t xml:space="preserve"> </w:t>
      </w:r>
      <w:proofErr w:type="spellStart"/>
      <w:r w:rsidRPr="00877177">
        <w:rPr>
          <w:rFonts w:ascii="Cambria" w:hAnsi="Cambria"/>
          <w:sz w:val="20"/>
          <w:szCs w:val="20"/>
        </w:rPr>
        <w:t>pemerintah</w:t>
      </w:r>
      <w:proofErr w:type="spellEnd"/>
      <w:r w:rsidRPr="00877177">
        <w:rPr>
          <w:rFonts w:ascii="Cambria" w:hAnsi="Cambria"/>
          <w:sz w:val="20"/>
          <w:szCs w:val="20"/>
        </w:rPr>
        <w:t xml:space="preserve"> yang </w:t>
      </w:r>
      <w:proofErr w:type="spellStart"/>
      <w:r w:rsidRPr="00877177">
        <w:rPr>
          <w:rFonts w:ascii="Cambria" w:hAnsi="Cambria"/>
          <w:sz w:val="20"/>
          <w:szCs w:val="20"/>
        </w:rPr>
        <w:t>berwenang</w:t>
      </w:r>
      <w:proofErr w:type="spellEnd"/>
      <w:r w:rsidRPr="00877177">
        <w:rPr>
          <w:rFonts w:ascii="Cambria" w:hAnsi="Cambria"/>
          <w:sz w:val="20"/>
          <w:szCs w:val="20"/>
        </w:rPr>
        <w:t xml:space="preserve"> </w:t>
      </w:r>
      <w:proofErr w:type="spellStart"/>
      <w:r w:rsidRPr="00877177">
        <w:rPr>
          <w:rFonts w:ascii="Cambria" w:hAnsi="Cambria"/>
          <w:sz w:val="20"/>
          <w:szCs w:val="20"/>
        </w:rPr>
        <w:t>lainnya</w:t>
      </w:r>
      <w:proofErr w:type="spellEnd"/>
      <w:r w:rsidRPr="00877177">
        <w:rPr>
          <w:rFonts w:ascii="Cambria" w:hAnsi="Cambria"/>
          <w:sz w:val="20"/>
          <w:szCs w:val="20"/>
        </w:rPr>
        <w:t xml:space="preserve"> dan/</w:t>
      </w:r>
      <w:proofErr w:type="spellStart"/>
      <w:r w:rsidRPr="00877177">
        <w:rPr>
          <w:rFonts w:ascii="Cambria" w:hAnsi="Cambria"/>
          <w:sz w:val="20"/>
          <w:szCs w:val="20"/>
        </w:rPr>
        <w:t>atau</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apapun</w:t>
      </w:r>
      <w:proofErr w:type="spellEnd"/>
      <w:r w:rsidRPr="00877177">
        <w:rPr>
          <w:rFonts w:ascii="Cambria" w:hAnsi="Cambria"/>
          <w:sz w:val="20"/>
          <w:szCs w:val="20"/>
        </w:rPr>
        <w:t xml:space="preserve"> yang </w:t>
      </w:r>
      <w:proofErr w:type="spellStart"/>
      <w:r w:rsidRPr="00877177">
        <w:rPr>
          <w:rFonts w:ascii="Cambria" w:hAnsi="Cambria"/>
          <w:sz w:val="20"/>
          <w:szCs w:val="20"/>
        </w:rPr>
        <w:t>dibuat</w:t>
      </w:r>
      <w:proofErr w:type="spellEnd"/>
      <w:r w:rsidRPr="00877177">
        <w:rPr>
          <w:rFonts w:ascii="Cambria" w:hAnsi="Cambria"/>
          <w:sz w:val="20"/>
          <w:szCs w:val="20"/>
        </w:rPr>
        <w:t xml:space="preserve"> oleh dan </w:t>
      </w:r>
      <w:proofErr w:type="spellStart"/>
      <w:r w:rsidRPr="00877177">
        <w:rPr>
          <w:rFonts w:ascii="Cambria" w:hAnsi="Cambria"/>
          <w:sz w:val="20"/>
          <w:szCs w:val="20"/>
        </w:rPr>
        <w:t>antara</w:t>
      </w:r>
      <w:proofErr w:type="spellEnd"/>
      <w:r w:rsidRPr="00877177">
        <w:rPr>
          <w:rFonts w:ascii="Cambria" w:hAnsi="Cambria"/>
          <w:sz w:val="20"/>
          <w:szCs w:val="20"/>
        </w:rPr>
        <w:t xml:space="preserve"> masing-masing </w:t>
      </w:r>
      <w:proofErr w:type="spellStart"/>
      <w:r w:rsidRPr="00877177">
        <w:rPr>
          <w:rFonts w:ascii="Cambria" w:hAnsi="Cambria"/>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dengan</w:t>
      </w:r>
      <w:proofErr w:type="spellEnd"/>
      <w:r w:rsidRPr="00877177">
        <w:rPr>
          <w:rFonts w:ascii="Cambria" w:hAnsi="Cambria"/>
          <w:sz w:val="20"/>
          <w:szCs w:val="20"/>
        </w:rPr>
        <w:t xml:space="preserve"> </w:t>
      </w:r>
      <w:proofErr w:type="spellStart"/>
      <w:r w:rsidRPr="00877177">
        <w:rPr>
          <w:rFonts w:ascii="Cambria" w:hAnsi="Cambria"/>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ketiga</w:t>
      </w:r>
      <w:proofErr w:type="spellEnd"/>
      <w:r w:rsidRPr="00877177">
        <w:rPr>
          <w:rFonts w:ascii="Cambria" w:hAnsi="Cambria"/>
          <w:sz w:val="20"/>
          <w:szCs w:val="20"/>
        </w:rPr>
        <w:t xml:space="preserve"> </w:t>
      </w:r>
      <w:proofErr w:type="spellStart"/>
      <w:r w:rsidRPr="00877177">
        <w:rPr>
          <w:rFonts w:ascii="Cambria" w:hAnsi="Cambria"/>
          <w:sz w:val="20"/>
          <w:szCs w:val="20"/>
        </w:rPr>
        <w:t>lainnya</w:t>
      </w:r>
      <w:proofErr w:type="spellEnd"/>
      <w:r w:rsidRPr="00877177">
        <w:rPr>
          <w:rFonts w:ascii="Cambria" w:hAnsi="Cambria"/>
          <w:sz w:val="20"/>
          <w:szCs w:val="20"/>
        </w:rPr>
        <w:t>.</w:t>
      </w:r>
    </w:p>
    <w:p w14:paraId="7A270615" w14:textId="77777777" w:rsidR="009C32D1" w:rsidRPr="00877177" w:rsidRDefault="009C32D1" w:rsidP="00A96F6C">
      <w:pPr>
        <w:ind w:left="567"/>
        <w:jc w:val="both"/>
        <w:rPr>
          <w:rFonts w:ascii="Cambria" w:hAnsi="Cambria"/>
          <w:sz w:val="20"/>
          <w:szCs w:val="20"/>
        </w:rPr>
      </w:pPr>
    </w:p>
    <w:p w14:paraId="46213BB4" w14:textId="77777777" w:rsidR="00465C9B" w:rsidRPr="00877177" w:rsidRDefault="009C32D1" w:rsidP="003102AC">
      <w:pPr>
        <w:numPr>
          <w:ilvl w:val="1"/>
          <w:numId w:val="22"/>
        </w:numPr>
        <w:ind w:left="567" w:hanging="567"/>
        <w:jc w:val="both"/>
        <w:rPr>
          <w:rFonts w:ascii="Cambria" w:hAnsi="Cambria"/>
          <w:sz w:val="20"/>
          <w:szCs w:val="20"/>
        </w:rPr>
      </w:pPr>
      <w:r w:rsidRPr="00877177">
        <w:rPr>
          <w:rFonts w:ascii="Cambria" w:hAnsi="Cambria" w:cs="Arial"/>
          <w:sz w:val="20"/>
          <w:szCs w:val="20"/>
          <w:lang w:val="id-ID"/>
        </w:rPr>
        <w:t xml:space="preserve">Pemberlakuan, pemenuhan dan pelaksanaan kewajiban oleh </w:t>
      </w:r>
      <w:r w:rsidRPr="00877177">
        <w:rPr>
          <w:rFonts w:ascii="Cambria" w:hAnsi="Cambria" w:cs="Arial"/>
          <w:bCs/>
          <w:sz w:val="20"/>
          <w:szCs w:val="20"/>
          <w:lang w:val="id-ID"/>
        </w:rPr>
        <w:t>masing-masing Pihak</w:t>
      </w:r>
      <w:r w:rsidRPr="00877177">
        <w:rPr>
          <w:rFonts w:ascii="Cambria" w:hAnsi="Cambria" w:cs="Arial"/>
          <w:sz w:val="20"/>
          <w:szCs w:val="20"/>
          <w:lang w:val="id-ID"/>
        </w:rPr>
        <w:t xml:space="preserve"> berdasarkan Perjanjian ini tidak akan</w:t>
      </w:r>
      <w:r w:rsidRPr="00877177">
        <w:rPr>
          <w:rFonts w:ascii="Cambria" w:hAnsi="Cambria" w:cs="Arial"/>
          <w:sz w:val="20"/>
          <w:szCs w:val="20"/>
        </w:rPr>
        <w:t>:</w:t>
      </w:r>
    </w:p>
    <w:p w14:paraId="03FC4DC6" w14:textId="77777777" w:rsidR="009C32D1" w:rsidRPr="00877177" w:rsidRDefault="009C32D1" w:rsidP="00A96F6C">
      <w:pPr>
        <w:pStyle w:val="ListParagraph"/>
        <w:rPr>
          <w:rFonts w:ascii="Cambria" w:hAnsi="Cambria"/>
          <w:sz w:val="20"/>
          <w:szCs w:val="20"/>
        </w:rPr>
      </w:pPr>
    </w:p>
    <w:p w14:paraId="01404F32" w14:textId="77777777" w:rsidR="009C32D1" w:rsidRPr="00877177" w:rsidRDefault="009C32D1" w:rsidP="009C32D1">
      <w:pPr>
        <w:numPr>
          <w:ilvl w:val="2"/>
          <w:numId w:val="41"/>
        </w:numPr>
        <w:ind w:left="900"/>
        <w:jc w:val="both"/>
        <w:rPr>
          <w:rFonts w:ascii="Cambria" w:hAnsi="Cambria"/>
          <w:sz w:val="20"/>
          <w:szCs w:val="20"/>
        </w:rPr>
      </w:pPr>
      <w:proofErr w:type="spellStart"/>
      <w:r w:rsidRPr="00877177">
        <w:rPr>
          <w:rFonts w:ascii="Cambria" w:hAnsi="Cambria"/>
          <w:sz w:val="20"/>
          <w:szCs w:val="20"/>
        </w:rPr>
        <w:t>Mengakibatkan</w:t>
      </w:r>
      <w:proofErr w:type="spellEnd"/>
      <w:r w:rsidRPr="00877177">
        <w:rPr>
          <w:rFonts w:ascii="Cambria" w:hAnsi="Cambria"/>
          <w:sz w:val="20"/>
          <w:szCs w:val="20"/>
        </w:rPr>
        <w:t xml:space="preserve"> </w:t>
      </w:r>
      <w:proofErr w:type="spellStart"/>
      <w:r w:rsidRPr="00877177">
        <w:rPr>
          <w:rFonts w:ascii="Cambria" w:hAnsi="Cambria"/>
          <w:sz w:val="20"/>
          <w:szCs w:val="20"/>
        </w:rPr>
        <w:t>pelanggaran</w:t>
      </w:r>
      <w:proofErr w:type="spellEnd"/>
      <w:r w:rsidRPr="00877177">
        <w:rPr>
          <w:rFonts w:ascii="Cambria" w:hAnsi="Cambria"/>
          <w:sz w:val="20"/>
          <w:szCs w:val="20"/>
        </w:rPr>
        <w:t xml:space="preserve"> </w:t>
      </w:r>
      <w:proofErr w:type="spellStart"/>
      <w:r w:rsidRPr="00877177">
        <w:rPr>
          <w:rFonts w:ascii="Cambria" w:hAnsi="Cambria"/>
          <w:sz w:val="20"/>
          <w:szCs w:val="20"/>
        </w:rPr>
        <w:t>atas</w:t>
      </w:r>
      <w:proofErr w:type="spellEnd"/>
      <w:r w:rsidRPr="00877177">
        <w:rPr>
          <w:rFonts w:ascii="Cambria" w:hAnsi="Cambria"/>
          <w:sz w:val="20"/>
          <w:szCs w:val="20"/>
        </w:rPr>
        <w:t xml:space="preserve"> </w:t>
      </w:r>
      <w:proofErr w:type="spellStart"/>
      <w:r w:rsidRPr="00877177">
        <w:rPr>
          <w:rFonts w:ascii="Cambria" w:hAnsi="Cambria"/>
          <w:sz w:val="20"/>
          <w:szCs w:val="20"/>
        </w:rPr>
        <w:t>ketentuan</w:t>
      </w:r>
      <w:proofErr w:type="spellEnd"/>
      <w:r w:rsidRPr="00877177">
        <w:rPr>
          <w:rFonts w:ascii="Cambria" w:hAnsi="Cambria"/>
          <w:sz w:val="20"/>
          <w:szCs w:val="20"/>
        </w:rPr>
        <w:t xml:space="preserve"> </w:t>
      </w:r>
      <w:proofErr w:type="spellStart"/>
      <w:r w:rsidRPr="00877177">
        <w:rPr>
          <w:rFonts w:ascii="Cambria" w:hAnsi="Cambria"/>
          <w:sz w:val="20"/>
          <w:szCs w:val="20"/>
        </w:rPr>
        <w:t>dalam</w:t>
      </w:r>
      <w:proofErr w:type="spellEnd"/>
      <w:r w:rsidRPr="00877177">
        <w:rPr>
          <w:rFonts w:ascii="Cambria" w:hAnsi="Cambria"/>
          <w:sz w:val="20"/>
          <w:szCs w:val="20"/>
        </w:rPr>
        <w:t xml:space="preserve"> </w:t>
      </w:r>
      <w:proofErr w:type="spellStart"/>
      <w:r w:rsidRPr="00877177">
        <w:rPr>
          <w:rFonts w:ascii="Cambria" w:hAnsi="Cambria"/>
          <w:sz w:val="20"/>
          <w:szCs w:val="20"/>
        </w:rPr>
        <w:t>anggaran</w:t>
      </w:r>
      <w:proofErr w:type="spellEnd"/>
      <w:r w:rsidRPr="00877177">
        <w:rPr>
          <w:rFonts w:ascii="Cambria" w:hAnsi="Cambria"/>
          <w:sz w:val="20"/>
          <w:szCs w:val="20"/>
        </w:rPr>
        <w:t xml:space="preserve"> </w:t>
      </w:r>
      <w:proofErr w:type="spellStart"/>
      <w:r w:rsidRPr="00877177">
        <w:rPr>
          <w:rFonts w:ascii="Cambria" w:hAnsi="Cambria"/>
          <w:sz w:val="20"/>
          <w:szCs w:val="20"/>
        </w:rPr>
        <w:t>dasar</w:t>
      </w:r>
      <w:proofErr w:type="spellEnd"/>
      <w:r w:rsidRPr="00877177">
        <w:rPr>
          <w:rFonts w:ascii="Cambria" w:hAnsi="Cambria"/>
          <w:sz w:val="20"/>
          <w:szCs w:val="20"/>
        </w:rPr>
        <w:t xml:space="preserve"> </w:t>
      </w:r>
      <w:r w:rsidRPr="00877177">
        <w:rPr>
          <w:rFonts w:ascii="Cambria" w:hAnsi="Cambria"/>
          <w:bCs/>
          <w:sz w:val="20"/>
          <w:szCs w:val="20"/>
        </w:rPr>
        <w:t xml:space="preserve">masing-masing </w:t>
      </w:r>
      <w:proofErr w:type="spellStart"/>
      <w:r w:rsidRPr="00877177">
        <w:rPr>
          <w:rFonts w:ascii="Cambria" w:hAnsi="Cambria"/>
          <w:bCs/>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atau</w:t>
      </w:r>
      <w:proofErr w:type="spellEnd"/>
    </w:p>
    <w:p w14:paraId="1B2ACF5D" w14:textId="77777777" w:rsidR="009C32D1" w:rsidRPr="00A96F6C" w:rsidRDefault="009C32D1" w:rsidP="00A96F6C">
      <w:pPr>
        <w:numPr>
          <w:ilvl w:val="2"/>
          <w:numId w:val="41"/>
        </w:numPr>
        <w:ind w:left="900"/>
        <w:jc w:val="both"/>
        <w:rPr>
          <w:rFonts w:ascii="Cambria" w:hAnsi="Cambria"/>
          <w:sz w:val="20"/>
          <w:szCs w:val="20"/>
        </w:rPr>
      </w:pPr>
      <w:proofErr w:type="spellStart"/>
      <w:r w:rsidRPr="00877177">
        <w:rPr>
          <w:rFonts w:ascii="Cambria" w:hAnsi="Cambria"/>
          <w:sz w:val="20"/>
          <w:szCs w:val="20"/>
        </w:rPr>
        <w:t>Mengakibatkan</w:t>
      </w:r>
      <w:proofErr w:type="spellEnd"/>
      <w:r w:rsidRPr="00877177">
        <w:rPr>
          <w:rFonts w:ascii="Cambria" w:hAnsi="Cambria"/>
          <w:sz w:val="20"/>
          <w:szCs w:val="20"/>
        </w:rPr>
        <w:t xml:space="preserve"> </w:t>
      </w:r>
      <w:proofErr w:type="spellStart"/>
      <w:r w:rsidRPr="00877177">
        <w:rPr>
          <w:rFonts w:ascii="Cambria" w:hAnsi="Cambria"/>
          <w:sz w:val="20"/>
          <w:szCs w:val="20"/>
        </w:rPr>
        <w:t>pelanggaran</w:t>
      </w:r>
      <w:proofErr w:type="spellEnd"/>
      <w:r w:rsidRPr="00877177">
        <w:rPr>
          <w:rFonts w:ascii="Cambria" w:hAnsi="Cambria"/>
          <w:sz w:val="20"/>
          <w:szCs w:val="20"/>
        </w:rPr>
        <w:t xml:space="preserve"> </w:t>
      </w:r>
      <w:proofErr w:type="spellStart"/>
      <w:r w:rsidRPr="00877177">
        <w:rPr>
          <w:rFonts w:ascii="Cambria" w:hAnsi="Cambria"/>
          <w:sz w:val="20"/>
          <w:szCs w:val="20"/>
        </w:rPr>
        <w:t>atas</w:t>
      </w:r>
      <w:proofErr w:type="spellEnd"/>
      <w:r w:rsidRPr="00877177">
        <w:rPr>
          <w:rFonts w:ascii="Cambria" w:hAnsi="Cambria"/>
          <w:sz w:val="20"/>
          <w:szCs w:val="20"/>
        </w:rPr>
        <w:t xml:space="preserve"> </w:t>
      </w:r>
      <w:proofErr w:type="spellStart"/>
      <w:r w:rsidRPr="00877177">
        <w:rPr>
          <w:rFonts w:ascii="Cambria" w:hAnsi="Cambria"/>
          <w:sz w:val="20"/>
          <w:szCs w:val="20"/>
        </w:rPr>
        <w:t>Perjanjian</w:t>
      </w:r>
      <w:proofErr w:type="spellEnd"/>
      <w:r w:rsidRPr="00877177">
        <w:rPr>
          <w:rFonts w:ascii="Cambria" w:hAnsi="Cambria"/>
          <w:sz w:val="20"/>
          <w:szCs w:val="20"/>
        </w:rPr>
        <w:t xml:space="preserve">, </w:t>
      </w:r>
      <w:proofErr w:type="spellStart"/>
      <w:r w:rsidRPr="00877177">
        <w:rPr>
          <w:rFonts w:ascii="Cambria" w:hAnsi="Cambria"/>
          <w:sz w:val="20"/>
          <w:szCs w:val="20"/>
        </w:rPr>
        <w:t>izin</w:t>
      </w:r>
      <w:proofErr w:type="spellEnd"/>
      <w:r w:rsidRPr="00877177">
        <w:rPr>
          <w:rFonts w:ascii="Cambria" w:hAnsi="Cambria"/>
          <w:sz w:val="20"/>
          <w:szCs w:val="20"/>
        </w:rPr>
        <w:t xml:space="preserve"> </w:t>
      </w:r>
      <w:proofErr w:type="spellStart"/>
      <w:r w:rsidRPr="00877177">
        <w:rPr>
          <w:rFonts w:ascii="Cambria" w:hAnsi="Cambria"/>
          <w:sz w:val="20"/>
          <w:szCs w:val="20"/>
        </w:rPr>
        <w:t>atau</w:t>
      </w:r>
      <w:proofErr w:type="spellEnd"/>
      <w:r w:rsidRPr="00877177">
        <w:rPr>
          <w:rFonts w:ascii="Cambria" w:hAnsi="Cambria"/>
          <w:sz w:val="20"/>
          <w:szCs w:val="20"/>
        </w:rPr>
        <w:t xml:space="preserve"> </w:t>
      </w:r>
      <w:proofErr w:type="spellStart"/>
      <w:r w:rsidRPr="00877177">
        <w:rPr>
          <w:rFonts w:ascii="Cambria" w:hAnsi="Cambria"/>
          <w:sz w:val="20"/>
          <w:szCs w:val="20"/>
        </w:rPr>
        <w:t>instrumen</w:t>
      </w:r>
      <w:proofErr w:type="spellEnd"/>
      <w:r w:rsidRPr="00877177">
        <w:rPr>
          <w:rFonts w:ascii="Cambria" w:hAnsi="Cambria"/>
          <w:sz w:val="20"/>
          <w:szCs w:val="20"/>
        </w:rPr>
        <w:t xml:space="preserve"> lain </w:t>
      </w:r>
      <w:proofErr w:type="spellStart"/>
      <w:r w:rsidRPr="00877177">
        <w:rPr>
          <w:rFonts w:ascii="Cambria" w:hAnsi="Cambria"/>
          <w:sz w:val="20"/>
          <w:szCs w:val="20"/>
        </w:rPr>
        <w:t>atau</w:t>
      </w:r>
      <w:proofErr w:type="spellEnd"/>
      <w:r w:rsidRPr="00877177">
        <w:rPr>
          <w:rFonts w:ascii="Cambria" w:hAnsi="Cambria"/>
          <w:sz w:val="20"/>
          <w:szCs w:val="20"/>
        </w:rPr>
        <w:t xml:space="preserve"> </w:t>
      </w:r>
      <w:proofErr w:type="spellStart"/>
      <w:r w:rsidRPr="00877177">
        <w:rPr>
          <w:rFonts w:ascii="Cambria" w:hAnsi="Cambria"/>
          <w:sz w:val="20"/>
          <w:szCs w:val="20"/>
        </w:rPr>
        <w:t>atas</w:t>
      </w:r>
      <w:proofErr w:type="spellEnd"/>
      <w:r w:rsidRPr="00877177">
        <w:rPr>
          <w:rFonts w:ascii="Cambria" w:hAnsi="Cambria"/>
          <w:sz w:val="20"/>
          <w:szCs w:val="20"/>
        </w:rPr>
        <w:t xml:space="preserve"> </w:t>
      </w:r>
      <w:proofErr w:type="spellStart"/>
      <w:r w:rsidRPr="00877177">
        <w:rPr>
          <w:rFonts w:ascii="Cambria" w:hAnsi="Cambria"/>
          <w:sz w:val="20"/>
          <w:szCs w:val="20"/>
        </w:rPr>
        <w:t>perintah</w:t>
      </w:r>
      <w:proofErr w:type="spellEnd"/>
      <w:r w:rsidRPr="00877177">
        <w:rPr>
          <w:rFonts w:ascii="Cambria" w:hAnsi="Cambria"/>
          <w:sz w:val="20"/>
          <w:szCs w:val="20"/>
        </w:rPr>
        <w:t xml:space="preserve">, </w:t>
      </w:r>
      <w:proofErr w:type="spellStart"/>
      <w:r w:rsidRPr="00877177">
        <w:rPr>
          <w:rFonts w:ascii="Cambria" w:hAnsi="Cambria"/>
          <w:sz w:val="20"/>
          <w:szCs w:val="20"/>
        </w:rPr>
        <w:t>keputusan</w:t>
      </w:r>
      <w:proofErr w:type="spellEnd"/>
      <w:r w:rsidRPr="00877177">
        <w:rPr>
          <w:rFonts w:ascii="Cambria" w:hAnsi="Cambria"/>
          <w:sz w:val="20"/>
          <w:szCs w:val="20"/>
        </w:rPr>
        <w:t xml:space="preserve"> </w:t>
      </w:r>
      <w:proofErr w:type="spellStart"/>
      <w:r w:rsidRPr="00877177">
        <w:rPr>
          <w:rFonts w:ascii="Cambria" w:hAnsi="Cambria"/>
          <w:sz w:val="20"/>
          <w:szCs w:val="20"/>
        </w:rPr>
        <w:t>atau</w:t>
      </w:r>
      <w:proofErr w:type="spellEnd"/>
      <w:r w:rsidRPr="00877177">
        <w:rPr>
          <w:rFonts w:ascii="Cambria" w:hAnsi="Cambria"/>
          <w:sz w:val="20"/>
          <w:szCs w:val="20"/>
        </w:rPr>
        <w:t xml:space="preserve"> </w:t>
      </w:r>
      <w:proofErr w:type="spellStart"/>
      <w:r w:rsidRPr="00877177">
        <w:rPr>
          <w:rFonts w:ascii="Cambria" w:hAnsi="Cambria"/>
          <w:sz w:val="20"/>
          <w:szCs w:val="20"/>
        </w:rPr>
        <w:t>putusan</w:t>
      </w:r>
      <w:proofErr w:type="spellEnd"/>
      <w:r w:rsidRPr="00877177">
        <w:rPr>
          <w:rFonts w:ascii="Cambria" w:hAnsi="Cambria"/>
          <w:sz w:val="20"/>
          <w:szCs w:val="20"/>
        </w:rPr>
        <w:t xml:space="preserve"> </w:t>
      </w:r>
      <w:proofErr w:type="spellStart"/>
      <w:r w:rsidRPr="00877177">
        <w:rPr>
          <w:rFonts w:ascii="Cambria" w:hAnsi="Cambria"/>
          <w:sz w:val="20"/>
          <w:szCs w:val="20"/>
        </w:rPr>
        <w:t>pengadilan</w:t>
      </w:r>
      <w:proofErr w:type="spellEnd"/>
      <w:r w:rsidRPr="00877177">
        <w:rPr>
          <w:rFonts w:ascii="Cambria" w:hAnsi="Cambria"/>
          <w:sz w:val="20"/>
          <w:szCs w:val="20"/>
        </w:rPr>
        <w:t xml:space="preserve">, </w:t>
      </w:r>
      <w:proofErr w:type="spellStart"/>
      <w:r w:rsidRPr="00877177">
        <w:rPr>
          <w:rFonts w:ascii="Cambria" w:hAnsi="Cambria"/>
          <w:sz w:val="20"/>
          <w:szCs w:val="20"/>
        </w:rPr>
        <w:t>dinas</w:t>
      </w:r>
      <w:proofErr w:type="spellEnd"/>
      <w:r w:rsidRPr="00877177">
        <w:rPr>
          <w:rFonts w:ascii="Cambria" w:hAnsi="Cambria"/>
          <w:sz w:val="20"/>
          <w:szCs w:val="20"/>
        </w:rPr>
        <w:t xml:space="preserve"> </w:t>
      </w:r>
      <w:proofErr w:type="spellStart"/>
      <w:r w:rsidRPr="00877177">
        <w:rPr>
          <w:rFonts w:ascii="Cambria" w:hAnsi="Cambria"/>
          <w:sz w:val="20"/>
          <w:szCs w:val="20"/>
        </w:rPr>
        <w:t>atau</w:t>
      </w:r>
      <w:proofErr w:type="spellEnd"/>
      <w:r w:rsidRPr="00877177">
        <w:rPr>
          <w:rFonts w:ascii="Cambria" w:hAnsi="Cambria"/>
          <w:sz w:val="20"/>
          <w:szCs w:val="20"/>
        </w:rPr>
        <w:t xml:space="preserve"> badan </w:t>
      </w:r>
      <w:proofErr w:type="spellStart"/>
      <w:r w:rsidRPr="00877177">
        <w:rPr>
          <w:rFonts w:ascii="Cambria" w:hAnsi="Cambria"/>
          <w:sz w:val="20"/>
          <w:szCs w:val="20"/>
        </w:rPr>
        <w:t>pengatur</w:t>
      </w:r>
      <w:proofErr w:type="spellEnd"/>
      <w:r w:rsidRPr="00877177">
        <w:rPr>
          <w:rFonts w:ascii="Cambria" w:hAnsi="Cambria"/>
          <w:sz w:val="20"/>
          <w:szCs w:val="20"/>
        </w:rPr>
        <w:t xml:space="preserve"> </w:t>
      </w:r>
      <w:proofErr w:type="spellStart"/>
      <w:r w:rsidRPr="00877177">
        <w:rPr>
          <w:rFonts w:ascii="Cambria" w:hAnsi="Cambria"/>
          <w:sz w:val="20"/>
          <w:szCs w:val="20"/>
        </w:rPr>
        <w:t>pemerintahan</w:t>
      </w:r>
      <w:proofErr w:type="spellEnd"/>
      <w:r w:rsidRPr="00877177">
        <w:rPr>
          <w:rFonts w:ascii="Cambria" w:hAnsi="Cambria"/>
          <w:sz w:val="20"/>
          <w:szCs w:val="20"/>
        </w:rPr>
        <w:t xml:space="preserve"> </w:t>
      </w:r>
      <w:proofErr w:type="spellStart"/>
      <w:r w:rsidRPr="00877177">
        <w:rPr>
          <w:rFonts w:ascii="Cambria" w:hAnsi="Cambria"/>
          <w:sz w:val="20"/>
          <w:szCs w:val="20"/>
        </w:rPr>
        <w:t>terhadap</w:t>
      </w:r>
      <w:proofErr w:type="spellEnd"/>
      <w:r w:rsidRPr="00877177">
        <w:rPr>
          <w:rFonts w:ascii="Cambria" w:hAnsi="Cambria"/>
          <w:sz w:val="20"/>
          <w:szCs w:val="20"/>
        </w:rPr>
        <w:t xml:space="preserve"> mana </w:t>
      </w:r>
      <w:r w:rsidRPr="00877177">
        <w:rPr>
          <w:rFonts w:ascii="Cambria" w:hAnsi="Cambria"/>
          <w:bCs/>
          <w:sz w:val="20"/>
          <w:szCs w:val="20"/>
        </w:rPr>
        <w:t xml:space="preserve">masing-masing </w:t>
      </w:r>
      <w:proofErr w:type="spellStart"/>
      <w:r w:rsidRPr="00877177">
        <w:rPr>
          <w:rFonts w:ascii="Cambria" w:hAnsi="Cambria"/>
          <w:bCs/>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adalah</w:t>
      </w:r>
      <w:proofErr w:type="spellEnd"/>
      <w:r w:rsidRPr="00877177">
        <w:rPr>
          <w:rFonts w:ascii="Cambria" w:hAnsi="Cambria"/>
          <w:sz w:val="20"/>
          <w:szCs w:val="20"/>
        </w:rPr>
        <w:t xml:space="preserve"> </w:t>
      </w:r>
      <w:proofErr w:type="spellStart"/>
      <w:r w:rsidRPr="00877177">
        <w:rPr>
          <w:rFonts w:ascii="Cambria" w:hAnsi="Cambria"/>
          <w:sz w:val="20"/>
          <w:szCs w:val="20"/>
        </w:rPr>
        <w:t>Pihak</w:t>
      </w:r>
      <w:proofErr w:type="spellEnd"/>
      <w:r w:rsidRPr="00877177">
        <w:rPr>
          <w:rFonts w:ascii="Cambria" w:hAnsi="Cambria"/>
          <w:sz w:val="20"/>
          <w:szCs w:val="20"/>
        </w:rPr>
        <w:t xml:space="preserve"> </w:t>
      </w:r>
      <w:proofErr w:type="spellStart"/>
      <w:r w:rsidRPr="00877177">
        <w:rPr>
          <w:rFonts w:ascii="Cambria" w:hAnsi="Cambria"/>
          <w:sz w:val="20"/>
          <w:szCs w:val="20"/>
        </w:rPr>
        <w:t>atau</w:t>
      </w:r>
      <w:proofErr w:type="spellEnd"/>
      <w:r w:rsidRPr="00877177">
        <w:rPr>
          <w:rFonts w:ascii="Cambria" w:hAnsi="Cambria"/>
          <w:sz w:val="20"/>
          <w:szCs w:val="20"/>
        </w:rPr>
        <w:t xml:space="preserve"> </w:t>
      </w:r>
      <w:proofErr w:type="spellStart"/>
      <w:r w:rsidRPr="00877177">
        <w:rPr>
          <w:rFonts w:ascii="Cambria" w:hAnsi="Cambria"/>
          <w:sz w:val="20"/>
          <w:szCs w:val="20"/>
        </w:rPr>
        <w:t>dengan</w:t>
      </w:r>
      <w:proofErr w:type="spellEnd"/>
      <w:r w:rsidRPr="00877177">
        <w:rPr>
          <w:rFonts w:ascii="Cambria" w:hAnsi="Cambria"/>
          <w:sz w:val="20"/>
          <w:szCs w:val="20"/>
        </w:rPr>
        <w:t xml:space="preserve"> mana </w:t>
      </w:r>
      <w:r w:rsidRPr="00877177">
        <w:rPr>
          <w:rFonts w:ascii="Cambria" w:hAnsi="Cambria"/>
          <w:bCs/>
          <w:sz w:val="20"/>
          <w:szCs w:val="20"/>
        </w:rPr>
        <w:t xml:space="preserve">masing-masing </w:t>
      </w:r>
      <w:proofErr w:type="spellStart"/>
      <w:r w:rsidRPr="00877177">
        <w:rPr>
          <w:rFonts w:ascii="Cambria" w:hAnsi="Cambria"/>
          <w:bCs/>
          <w:sz w:val="20"/>
          <w:szCs w:val="20"/>
        </w:rPr>
        <w:t>Pihak</w:t>
      </w:r>
      <w:proofErr w:type="spellEnd"/>
      <w:r w:rsidRPr="00877177">
        <w:rPr>
          <w:rFonts w:ascii="Cambria" w:hAnsi="Cambria"/>
          <w:bCs/>
          <w:sz w:val="20"/>
          <w:szCs w:val="20"/>
          <w:lang w:val="id-ID"/>
        </w:rPr>
        <w:t xml:space="preserve"> </w:t>
      </w:r>
      <w:proofErr w:type="spellStart"/>
      <w:r w:rsidRPr="00877177">
        <w:rPr>
          <w:rFonts w:ascii="Cambria" w:hAnsi="Cambria"/>
          <w:sz w:val="20"/>
          <w:szCs w:val="20"/>
        </w:rPr>
        <w:t>terikat</w:t>
      </w:r>
      <w:proofErr w:type="spellEnd"/>
      <w:r w:rsidRPr="00877177">
        <w:rPr>
          <w:rFonts w:ascii="Cambria" w:hAnsi="Cambria"/>
          <w:sz w:val="20"/>
          <w:szCs w:val="20"/>
        </w:rPr>
        <w:t>.</w:t>
      </w:r>
    </w:p>
    <w:p w14:paraId="5461DDFB" w14:textId="77777777" w:rsidR="009C32D1" w:rsidRPr="00A96F6C" w:rsidRDefault="009C32D1" w:rsidP="00A96F6C">
      <w:pPr>
        <w:ind w:left="567"/>
        <w:jc w:val="both"/>
        <w:rPr>
          <w:rFonts w:ascii="Cambria" w:hAnsi="Cambria"/>
          <w:sz w:val="20"/>
          <w:szCs w:val="20"/>
        </w:rPr>
      </w:pPr>
    </w:p>
    <w:p w14:paraId="498DB831" w14:textId="77777777" w:rsidR="009C32D1" w:rsidRPr="00877177" w:rsidRDefault="009C32D1" w:rsidP="003102AC">
      <w:pPr>
        <w:numPr>
          <w:ilvl w:val="1"/>
          <w:numId w:val="22"/>
        </w:numPr>
        <w:ind w:left="567" w:hanging="567"/>
        <w:jc w:val="both"/>
        <w:rPr>
          <w:rFonts w:ascii="Cambria" w:hAnsi="Cambria"/>
          <w:sz w:val="20"/>
          <w:szCs w:val="20"/>
        </w:rPr>
      </w:pPr>
      <w:r w:rsidRPr="00877177">
        <w:rPr>
          <w:rFonts w:ascii="Cambria" w:hAnsi="Cambria"/>
          <w:sz w:val="20"/>
          <w:szCs w:val="20"/>
          <w:lang w:val="id-ID"/>
        </w:rPr>
        <w:t xml:space="preserve">Para Pihak tidak akan memberikan uang atau keuntungan atau hadiah dalam bentuk apapun kepada petugas-petugas atau karyawan </w:t>
      </w:r>
      <w:r w:rsidRPr="00877177">
        <w:rPr>
          <w:rFonts w:ascii="Cambria" w:hAnsi="Cambria"/>
          <w:bCs/>
          <w:sz w:val="20"/>
          <w:szCs w:val="20"/>
          <w:lang w:val="id-ID"/>
        </w:rPr>
        <w:t>Pihak lainnya</w:t>
      </w:r>
      <w:r w:rsidRPr="00877177">
        <w:rPr>
          <w:rFonts w:ascii="Cambria" w:hAnsi="Cambria"/>
          <w:sz w:val="20"/>
          <w:szCs w:val="20"/>
          <w:lang w:val="id-ID"/>
        </w:rPr>
        <w:t xml:space="preserve"> atas alasan apapun tanpa persetujuan tertulis terlebih dahulu dari </w:t>
      </w:r>
      <w:r w:rsidRPr="00877177">
        <w:rPr>
          <w:rFonts w:ascii="Cambria" w:hAnsi="Cambria"/>
          <w:bCs/>
          <w:sz w:val="20"/>
          <w:szCs w:val="20"/>
          <w:lang w:val="id-ID"/>
        </w:rPr>
        <w:t>Pihak lainnya</w:t>
      </w:r>
      <w:r w:rsidRPr="00877177">
        <w:rPr>
          <w:rFonts w:ascii="Cambria" w:hAnsi="Cambria"/>
          <w:bCs/>
          <w:sz w:val="20"/>
          <w:szCs w:val="20"/>
        </w:rPr>
        <w:t>.</w:t>
      </w:r>
    </w:p>
    <w:p w14:paraId="5CE01567" w14:textId="77777777" w:rsidR="009C32D1" w:rsidRPr="00877177" w:rsidRDefault="009C32D1" w:rsidP="00A96F6C">
      <w:pPr>
        <w:ind w:left="567"/>
        <w:jc w:val="both"/>
        <w:rPr>
          <w:rFonts w:ascii="Cambria" w:hAnsi="Cambria"/>
          <w:sz w:val="20"/>
          <w:szCs w:val="20"/>
        </w:rPr>
      </w:pPr>
    </w:p>
    <w:p w14:paraId="1BA1F5F3" w14:textId="77777777" w:rsidR="009C32D1" w:rsidRPr="00877177" w:rsidRDefault="009C32D1" w:rsidP="003102AC">
      <w:pPr>
        <w:numPr>
          <w:ilvl w:val="1"/>
          <w:numId w:val="22"/>
        </w:numPr>
        <w:ind w:left="567" w:hanging="567"/>
        <w:jc w:val="both"/>
        <w:rPr>
          <w:rFonts w:ascii="Cambria" w:hAnsi="Cambria"/>
          <w:sz w:val="20"/>
          <w:szCs w:val="20"/>
        </w:rPr>
      </w:pPr>
      <w:r w:rsidRPr="00877177">
        <w:rPr>
          <w:rFonts w:ascii="Cambria" w:hAnsi="Cambria"/>
          <w:bCs/>
          <w:sz w:val="20"/>
          <w:szCs w:val="20"/>
          <w:lang w:val="id-ID"/>
        </w:rPr>
        <w:t>Para Pihak</w:t>
      </w:r>
      <w:r w:rsidRPr="00877177">
        <w:rPr>
          <w:rFonts w:ascii="Cambria" w:hAnsi="Cambria"/>
          <w:sz w:val="20"/>
          <w:szCs w:val="20"/>
          <w:lang w:val="id-ID"/>
        </w:rPr>
        <w:t xml:space="preserve"> menyatakan bahwa seluruh pernyataan dan jaminan dalam pasal ini akan tetap berlangsung dan mengikat selama jangka waktu Perjanjian ini</w:t>
      </w:r>
      <w:r w:rsidRPr="00877177">
        <w:rPr>
          <w:rFonts w:ascii="Cambria" w:hAnsi="Cambria"/>
          <w:sz w:val="20"/>
          <w:szCs w:val="20"/>
        </w:rPr>
        <w:t>.</w:t>
      </w:r>
    </w:p>
    <w:p w14:paraId="2F65237A" w14:textId="2D5214F1" w:rsidR="00465C9B" w:rsidRDefault="00465C9B" w:rsidP="003102AC">
      <w:pPr>
        <w:jc w:val="both"/>
        <w:rPr>
          <w:rFonts w:ascii="Cambria" w:hAnsi="Cambria"/>
          <w:sz w:val="20"/>
          <w:szCs w:val="20"/>
        </w:rPr>
      </w:pPr>
    </w:p>
    <w:p w14:paraId="40FA20CA" w14:textId="77777777" w:rsidR="00603B76" w:rsidRPr="00877177" w:rsidRDefault="00603B76" w:rsidP="003102AC">
      <w:pPr>
        <w:jc w:val="both"/>
        <w:rPr>
          <w:rFonts w:ascii="Cambria" w:hAnsi="Cambria"/>
          <w:sz w:val="20"/>
          <w:szCs w:val="20"/>
        </w:rPr>
      </w:pPr>
    </w:p>
    <w:p w14:paraId="560EBBA3" w14:textId="77777777" w:rsidR="00A806A6" w:rsidRPr="00877177" w:rsidRDefault="00C33D41" w:rsidP="00055010">
      <w:pPr>
        <w:tabs>
          <w:tab w:val="left" w:pos="2640"/>
        </w:tabs>
        <w:jc w:val="center"/>
        <w:rPr>
          <w:rFonts w:ascii="Cambria" w:hAnsi="Cambria" w:cs="Arial"/>
          <w:b/>
          <w:sz w:val="20"/>
          <w:szCs w:val="20"/>
        </w:rPr>
      </w:pPr>
      <w:r w:rsidRPr="00877177">
        <w:rPr>
          <w:rFonts w:ascii="Cambria" w:hAnsi="Cambria" w:cs="Arial"/>
          <w:b/>
          <w:sz w:val="20"/>
          <w:szCs w:val="20"/>
          <w:lang w:val="id-ID"/>
        </w:rPr>
        <w:t xml:space="preserve">PASAL </w:t>
      </w:r>
      <w:r w:rsidR="00A806A6" w:rsidRPr="008A3F2D">
        <w:rPr>
          <w:rFonts w:ascii="Cambria" w:hAnsi="Cambria" w:cs="Arial"/>
          <w:b/>
          <w:sz w:val="20"/>
          <w:szCs w:val="20"/>
          <w:lang w:val="id-ID"/>
        </w:rPr>
        <w:t>1</w:t>
      </w:r>
      <w:r w:rsidR="002C529A" w:rsidRPr="008A3F2D">
        <w:rPr>
          <w:rFonts w:ascii="Cambria" w:hAnsi="Cambria" w:cs="Arial"/>
          <w:b/>
          <w:sz w:val="20"/>
          <w:szCs w:val="20"/>
        </w:rPr>
        <w:t>7</w:t>
      </w:r>
    </w:p>
    <w:p w14:paraId="0E413E86" w14:textId="77777777" w:rsidR="00A806A6" w:rsidRPr="00877177" w:rsidRDefault="00A806A6" w:rsidP="00A806A6">
      <w:pPr>
        <w:jc w:val="center"/>
        <w:rPr>
          <w:rFonts w:ascii="Cambria" w:hAnsi="Cambria" w:cs="Arial"/>
          <w:b/>
          <w:sz w:val="20"/>
          <w:szCs w:val="20"/>
          <w:lang w:val="id-ID"/>
        </w:rPr>
      </w:pPr>
      <w:r w:rsidRPr="00877177">
        <w:rPr>
          <w:rFonts w:ascii="Cambria" w:hAnsi="Cambria" w:cs="Arial"/>
          <w:b/>
          <w:sz w:val="20"/>
          <w:szCs w:val="20"/>
          <w:lang w:val="id-ID"/>
        </w:rPr>
        <w:t>KERAHASIAAN</w:t>
      </w:r>
    </w:p>
    <w:p w14:paraId="78085A24" w14:textId="77777777" w:rsidR="00A806A6" w:rsidRPr="00877177" w:rsidRDefault="00A806A6" w:rsidP="00A806A6">
      <w:pPr>
        <w:jc w:val="center"/>
        <w:rPr>
          <w:rFonts w:ascii="Cambria" w:hAnsi="Cambria" w:cs="Arial"/>
          <w:sz w:val="20"/>
          <w:szCs w:val="20"/>
          <w:lang w:val="id-ID"/>
        </w:rPr>
      </w:pPr>
    </w:p>
    <w:p w14:paraId="73771182" w14:textId="77777777" w:rsidR="00BB1FFB" w:rsidRPr="00BB1FFB" w:rsidRDefault="00BB1FFB" w:rsidP="00BB1FFB">
      <w:pPr>
        <w:pStyle w:val="ListParagraph"/>
        <w:numPr>
          <w:ilvl w:val="0"/>
          <w:numId w:val="23"/>
        </w:numPr>
        <w:spacing w:after="120"/>
        <w:jc w:val="both"/>
        <w:rPr>
          <w:rFonts w:ascii="Cambria" w:hAnsi="Cambria" w:cs="Arial"/>
          <w:vanish/>
          <w:sz w:val="20"/>
          <w:szCs w:val="20"/>
          <w:lang w:val="id-ID"/>
        </w:rPr>
      </w:pPr>
    </w:p>
    <w:p w14:paraId="39E7A0F0" w14:textId="77777777" w:rsidR="00BB1FFB" w:rsidRPr="00BB1FFB" w:rsidRDefault="00BB1FFB" w:rsidP="00BB1FFB">
      <w:pPr>
        <w:pStyle w:val="ListParagraph"/>
        <w:numPr>
          <w:ilvl w:val="0"/>
          <w:numId w:val="23"/>
        </w:numPr>
        <w:spacing w:after="120"/>
        <w:jc w:val="both"/>
        <w:rPr>
          <w:rFonts w:ascii="Cambria" w:hAnsi="Cambria" w:cs="Arial"/>
          <w:vanish/>
          <w:sz w:val="20"/>
          <w:szCs w:val="20"/>
          <w:lang w:val="id-ID"/>
        </w:rPr>
      </w:pPr>
    </w:p>
    <w:p w14:paraId="0615E2A5" w14:textId="77777777" w:rsidR="00C72ECB" w:rsidRPr="00877177" w:rsidRDefault="00A806A6" w:rsidP="00A96F6C">
      <w:pPr>
        <w:numPr>
          <w:ilvl w:val="1"/>
          <w:numId w:val="23"/>
        </w:numPr>
        <w:spacing w:after="120"/>
        <w:ind w:left="630" w:hanging="630"/>
        <w:jc w:val="both"/>
        <w:rPr>
          <w:rFonts w:ascii="Cambria" w:hAnsi="Cambria" w:cs="Arial"/>
          <w:sz w:val="20"/>
          <w:szCs w:val="20"/>
          <w:lang w:val="id-ID"/>
        </w:rPr>
      </w:pPr>
      <w:r w:rsidRPr="00877177">
        <w:rPr>
          <w:rFonts w:ascii="Cambria" w:hAnsi="Cambria" w:cs="Arial"/>
          <w:sz w:val="20"/>
          <w:szCs w:val="20"/>
          <w:lang w:val="id-ID"/>
        </w:rPr>
        <w:t>Para Pihak sepakat bahwa segala informasi dan/atau keterangan, baik yang tertulis maupun tidak tertulis, dan data atau dokumen yang timbul dan/atau berkaitan dengan Perjanjian ini yang diketahui atau timbul berdasarkan Perjanjian adalah bersifat rahasia, untuk selanjutnya disebut Informasi Rahasia.</w:t>
      </w:r>
    </w:p>
    <w:p w14:paraId="10A4840C" w14:textId="77777777" w:rsidR="009C32D1" w:rsidRPr="00877177" w:rsidRDefault="009C32D1" w:rsidP="00CA5519">
      <w:pPr>
        <w:numPr>
          <w:ilvl w:val="1"/>
          <w:numId w:val="23"/>
        </w:numPr>
        <w:spacing w:after="120"/>
        <w:ind w:left="567" w:hanging="567"/>
        <w:jc w:val="both"/>
        <w:rPr>
          <w:rFonts w:ascii="Cambria" w:hAnsi="Cambria" w:cs="Arial"/>
          <w:sz w:val="20"/>
          <w:szCs w:val="20"/>
          <w:lang w:val="id-ID"/>
        </w:rPr>
      </w:pPr>
      <w:r w:rsidRPr="00D77FCF">
        <w:rPr>
          <w:rFonts w:ascii="Cambria" w:hAnsi="Cambria" w:cs="Arial"/>
          <w:sz w:val="20"/>
          <w:szCs w:val="20"/>
          <w:lang w:val="id-ID"/>
        </w:rPr>
        <w:t>Para Pihak wajib dengan ketat menjaga seluruh informasi, data, laporan, catatan, dan bahan lain yang ditandai oleh salah satu Pihak dengan kata "Rahasia" secara mencolok atau dengan tanda lainnya kepada Pihak lain sebagai informasi yang bersifat rahasia.</w:t>
      </w:r>
    </w:p>
    <w:p w14:paraId="126A8B5E" w14:textId="77777777" w:rsidR="00C72ECB" w:rsidRPr="00877177" w:rsidRDefault="00A806A6" w:rsidP="00CA5519">
      <w:pPr>
        <w:numPr>
          <w:ilvl w:val="1"/>
          <w:numId w:val="23"/>
        </w:numPr>
        <w:spacing w:after="120"/>
        <w:ind w:left="567" w:hanging="567"/>
        <w:jc w:val="both"/>
        <w:rPr>
          <w:rFonts w:ascii="Cambria" w:hAnsi="Cambria" w:cs="Arial"/>
          <w:sz w:val="20"/>
          <w:szCs w:val="20"/>
          <w:lang w:val="id-ID"/>
        </w:rPr>
      </w:pPr>
      <w:r w:rsidRPr="00877177">
        <w:rPr>
          <w:rFonts w:ascii="Cambria" w:hAnsi="Cambria" w:cs="Arial"/>
          <w:sz w:val="20"/>
          <w:szCs w:val="20"/>
          <w:lang w:val="id-ID"/>
        </w:rPr>
        <w:t>Para Pihak sepakat selama berlakunya Perjanjian ini dan setiap waktu sesudahnya untuk menjaga kerahasiaan serta tidak akan menyebarluaskan dan/atau menggandakan Informasi Rahasia tersebut kepada pihak ketiga manapun.</w:t>
      </w:r>
    </w:p>
    <w:p w14:paraId="1C7141CF" w14:textId="77777777" w:rsidR="009C32D1" w:rsidRPr="00877177" w:rsidRDefault="009C32D1" w:rsidP="00CA5519">
      <w:pPr>
        <w:numPr>
          <w:ilvl w:val="1"/>
          <w:numId w:val="23"/>
        </w:numPr>
        <w:spacing w:after="120"/>
        <w:ind w:left="567" w:hanging="567"/>
        <w:jc w:val="both"/>
        <w:rPr>
          <w:rFonts w:ascii="Cambria" w:hAnsi="Cambria" w:cs="Arial"/>
          <w:sz w:val="20"/>
          <w:szCs w:val="20"/>
          <w:lang w:val="id-ID"/>
        </w:rPr>
      </w:pPr>
      <w:r w:rsidRPr="00D77FCF">
        <w:rPr>
          <w:rFonts w:ascii="Cambria" w:hAnsi="Cambria" w:cs="Arial"/>
          <w:sz w:val="20"/>
          <w:szCs w:val="20"/>
          <w:lang w:val="id-ID"/>
        </w:rPr>
        <w:t>Para Pihak wajib dengan ketat menjaga seluruh informasi, data, laporan, catatan, dan bahan lain yang ditandai oleh salah satu Pihak dengan kata "Rahasia" secara mencolok atau dengan tanda lainnya kepada Pihak lain sebagai informasi yang bersifat rahasia.</w:t>
      </w:r>
    </w:p>
    <w:p w14:paraId="3FF65F91" w14:textId="77777777" w:rsidR="00C72ECB" w:rsidRPr="00877177" w:rsidRDefault="00A806A6" w:rsidP="00CA5519">
      <w:pPr>
        <w:numPr>
          <w:ilvl w:val="1"/>
          <w:numId w:val="23"/>
        </w:numPr>
        <w:spacing w:after="120"/>
        <w:ind w:left="567" w:hanging="567"/>
        <w:jc w:val="both"/>
        <w:rPr>
          <w:rFonts w:ascii="Cambria" w:hAnsi="Cambria" w:cs="Arial"/>
          <w:sz w:val="20"/>
          <w:szCs w:val="20"/>
          <w:lang w:val="id-ID"/>
        </w:rPr>
      </w:pPr>
      <w:r w:rsidRPr="00877177">
        <w:rPr>
          <w:rFonts w:ascii="Cambria" w:hAnsi="Cambria" w:cs="Arial"/>
          <w:sz w:val="20"/>
          <w:szCs w:val="20"/>
          <w:lang w:val="id-ID"/>
        </w:rPr>
        <w:t xml:space="preserve">Apabila salah satu Pihak dan/atau karyawannya dan/atau </w:t>
      </w:r>
      <w:r w:rsidR="00C33D41" w:rsidRPr="00877177">
        <w:rPr>
          <w:rFonts w:ascii="Cambria" w:hAnsi="Cambria" w:cs="Arial"/>
          <w:sz w:val="20"/>
          <w:szCs w:val="20"/>
          <w:lang w:val="id-ID"/>
        </w:rPr>
        <w:t xml:space="preserve">pihak </w:t>
      </w:r>
      <w:r w:rsidRPr="00877177">
        <w:rPr>
          <w:rFonts w:ascii="Cambria" w:hAnsi="Cambria" w:cs="Arial"/>
          <w:sz w:val="20"/>
          <w:szCs w:val="20"/>
          <w:lang w:val="id-ID"/>
        </w:rPr>
        <w:t>yang berada dalam pengawasannya melanggar ketentuan sebagaimana dimaksud dalam Pasal ini, maka Pihak yang melanggar ketentuan wajib bertanggung jawab atas seluruh kerugian yang nyata-nyata ditimbulkan, tanpa mengurangi hak Pihak yang dirugikan untuk mengambil tindakan-tindakan hukum yang diperlukan, dan dapat memutuskan Perjanjian ini tanpa tuntutan dari Pihak lainnya.</w:t>
      </w:r>
    </w:p>
    <w:p w14:paraId="69BD0E72" w14:textId="77777777" w:rsidR="00A806A6" w:rsidRPr="00877177" w:rsidRDefault="00A806A6" w:rsidP="00CA5519">
      <w:pPr>
        <w:numPr>
          <w:ilvl w:val="1"/>
          <w:numId w:val="23"/>
        </w:numPr>
        <w:spacing w:after="120"/>
        <w:ind w:left="567" w:hanging="567"/>
        <w:jc w:val="both"/>
        <w:rPr>
          <w:rFonts w:ascii="Cambria" w:hAnsi="Cambria" w:cs="Arial"/>
          <w:sz w:val="20"/>
          <w:szCs w:val="20"/>
          <w:lang w:val="id-ID"/>
        </w:rPr>
      </w:pPr>
      <w:r w:rsidRPr="00877177">
        <w:rPr>
          <w:rFonts w:ascii="Cambria" w:hAnsi="Cambria" w:cs="Arial"/>
          <w:sz w:val="20"/>
          <w:szCs w:val="20"/>
          <w:lang w:val="id-ID"/>
        </w:rPr>
        <w:t>Ketentuan kerahasiaan sebagaimana dimaksud dalam Pasal ini tidak berlaku bagi Informasi Rahasia:</w:t>
      </w:r>
    </w:p>
    <w:p w14:paraId="14E02447" w14:textId="77777777" w:rsidR="00A806A6" w:rsidRPr="00877177" w:rsidRDefault="009C32D1" w:rsidP="0017213B">
      <w:pPr>
        <w:numPr>
          <w:ilvl w:val="2"/>
          <w:numId w:val="23"/>
        </w:numPr>
        <w:ind w:left="1276" w:hanging="466"/>
        <w:jc w:val="both"/>
        <w:rPr>
          <w:rFonts w:ascii="Cambria" w:hAnsi="Cambria" w:cs="Arial"/>
          <w:sz w:val="20"/>
          <w:szCs w:val="20"/>
          <w:lang w:val="id-ID"/>
        </w:rPr>
      </w:pPr>
      <w:r w:rsidRPr="00877177">
        <w:rPr>
          <w:rFonts w:ascii="Cambria" w:hAnsi="Cambria" w:cs="Arial"/>
          <w:sz w:val="20"/>
          <w:szCs w:val="20"/>
          <w:lang w:val="id-ID"/>
        </w:rPr>
        <w:t>Telah atau menjadi tersedia secara umum untuk publik selain akibat pengungkapan oleh Pihak Penerima yang melanggar Perjanjian ini</w:t>
      </w:r>
      <w:r w:rsidR="00A806A6" w:rsidRPr="00877177">
        <w:rPr>
          <w:rFonts w:ascii="Cambria" w:hAnsi="Cambria" w:cs="Arial"/>
          <w:sz w:val="20"/>
          <w:szCs w:val="20"/>
          <w:lang w:val="id-ID"/>
        </w:rPr>
        <w:t>;</w:t>
      </w:r>
    </w:p>
    <w:p w14:paraId="75DC6ABE" w14:textId="77777777" w:rsidR="00A806A6" w:rsidRPr="00877177" w:rsidRDefault="009C32D1" w:rsidP="0017213B">
      <w:pPr>
        <w:numPr>
          <w:ilvl w:val="2"/>
          <w:numId w:val="23"/>
        </w:numPr>
        <w:ind w:left="1276" w:hanging="466"/>
        <w:jc w:val="both"/>
        <w:rPr>
          <w:rFonts w:ascii="Cambria" w:hAnsi="Cambria" w:cs="Arial"/>
          <w:sz w:val="20"/>
          <w:szCs w:val="20"/>
          <w:lang w:val="id-ID"/>
        </w:rPr>
      </w:pPr>
      <w:r w:rsidRPr="00877177">
        <w:rPr>
          <w:rFonts w:ascii="Cambria" w:hAnsi="Cambria" w:cs="Arial"/>
          <w:sz w:val="20"/>
          <w:szCs w:val="20"/>
          <w:lang w:val="id-ID"/>
        </w:rPr>
        <w:t xml:space="preserve">Menjadi tersedia untuk Pihak Penerima dari suatu sumber selain dari Pihak lainnya, dengan ketentuan Pihak Penerima tidak mempunyai alasan untuk meyakini bahwa sumber tersebut terikat oleh suatu Perjanjian kerahasiaan atau larangan pengungkapan dengan Pihak lainnya atau secara lain dilarang mengungkapkan </w:t>
      </w:r>
      <w:r w:rsidRPr="00D77FCF">
        <w:rPr>
          <w:rFonts w:ascii="Cambria" w:hAnsi="Cambria" w:cs="Arial"/>
          <w:sz w:val="20"/>
          <w:szCs w:val="20"/>
          <w:lang w:val="id-ID"/>
        </w:rPr>
        <w:t>Informasi Rahasia</w:t>
      </w:r>
      <w:r w:rsidRPr="00877177">
        <w:rPr>
          <w:rFonts w:ascii="Cambria" w:hAnsi="Cambria" w:cs="Arial"/>
          <w:sz w:val="20"/>
          <w:szCs w:val="20"/>
          <w:lang w:val="id-ID"/>
        </w:rPr>
        <w:t xml:space="preserve"> tersebut berdasarkan kewajiban hukum, kontraktual atau fidusia</w:t>
      </w:r>
      <w:r w:rsidR="00A806A6" w:rsidRPr="00877177">
        <w:rPr>
          <w:rFonts w:ascii="Cambria" w:hAnsi="Cambria" w:cs="Arial"/>
          <w:sz w:val="20"/>
          <w:szCs w:val="20"/>
          <w:lang w:val="id-ID"/>
        </w:rPr>
        <w:t>;</w:t>
      </w:r>
    </w:p>
    <w:p w14:paraId="23F7E8A5" w14:textId="77777777" w:rsidR="00A806A6" w:rsidRPr="00877177" w:rsidRDefault="009C32D1" w:rsidP="0017213B">
      <w:pPr>
        <w:numPr>
          <w:ilvl w:val="2"/>
          <w:numId w:val="23"/>
        </w:numPr>
        <w:ind w:left="1276" w:hanging="466"/>
        <w:jc w:val="both"/>
        <w:rPr>
          <w:rFonts w:ascii="Cambria" w:hAnsi="Cambria" w:cs="Arial"/>
          <w:sz w:val="20"/>
          <w:szCs w:val="20"/>
          <w:lang w:val="id-ID"/>
        </w:rPr>
      </w:pPr>
      <w:r w:rsidRPr="00877177">
        <w:rPr>
          <w:rFonts w:ascii="Cambria" w:hAnsi="Cambria" w:cs="Arial"/>
          <w:sz w:val="20"/>
          <w:szCs w:val="20"/>
          <w:lang w:val="id-ID"/>
        </w:rPr>
        <w:t>Secara sah telah berada dalam penguasaan Pihak Penerima sebelum menerimanya dari Pihak lainnya</w:t>
      </w:r>
      <w:r w:rsidR="00A806A6" w:rsidRPr="00877177">
        <w:rPr>
          <w:rFonts w:ascii="Cambria" w:hAnsi="Cambria" w:cs="Arial"/>
          <w:sz w:val="20"/>
          <w:szCs w:val="20"/>
          <w:lang w:val="id-ID"/>
        </w:rPr>
        <w:t>;</w:t>
      </w:r>
    </w:p>
    <w:p w14:paraId="78A4D1E3" w14:textId="77777777" w:rsidR="00A806A6" w:rsidRPr="00877177" w:rsidRDefault="009C32D1" w:rsidP="0017213B">
      <w:pPr>
        <w:numPr>
          <w:ilvl w:val="2"/>
          <w:numId w:val="23"/>
        </w:numPr>
        <w:ind w:left="1276" w:hanging="466"/>
        <w:jc w:val="both"/>
        <w:rPr>
          <w:rFonts w:ascii="Cambria" w:hAnsi="Cambria" w:cs="Arial"/>
          <w:sz w:val="20"/>
          <w:szCs w:val="20"/>
          <w:lang w:val="id-ID"/>
        </w:rPr>
      </w:pPr>
      <w:r w:rsidRPr="00877177">
        <w:rPr>
          <w:rFonts w:ascii="Cambria" w:hAnsi="Cambria" w:cs="Arial"/>
          <w:sz w:val="20"/>
          <w:szCs w:val="20"/>
          <w:lang w:val="id-ID"/>
        </w:rPr>
        <w:t xml:space="preserve">Secara independen dikembangkan oleh Pihak Penerima tanpa menggunakan </w:t>
      </w:r>
      <w:r w:rsidRPr="00D77FCF">
        <w:rPr>
          <w:rFonts w:ascii="Cambria" w:hAnsi="Cambria" w:cs="Arial"/>
          <w:sz w:val="20"/>
          <w:szCs w:val="20"/>
          <w:lang w:val="id-ID"/>
        </w:rPr>
        <w:t>Informasi Rahasia</w:t>
      </w:r>
      <w:r w:rsidRPr="00877177">
        <w:rPr>
          <w:rFonts w:ascii="Cambria" w:hAnsi="Cambria" w:cs="Arial"/>
          <w:sz w:val="20"/>
          <w:szCs w:val="20"/>
          <w:lang w:val="id-ID"/>
        </w:rPr>
        <w:t xml:space="preserve"> milik Pihak lainnya</w:t>
      </w:r>
      <w:r w:rsidR="00A806A6" w:rsidRPr="00877177">
        <w:rPr>
          <w:rFonts w:ascii="Cambria" w:hAnsi="Cambria" w:cs="Arial"/>
          <w:sz w:val="20"/>
          <w:szCs w:val="20"/>
          <w:lang w:val="id-ID"/>
        </w:rPr>
        <w:t>;</w:t>
      </w:r>
      <w:r w:rsidRPr="00D77FCF">
        <w:rPr>
          <w:rFonts w:ascii="Cambria" w:hAnsi="Cambria" w:cs="Arial"/>
          <w:sz w:val="20"/>
          <w:szCs w:val="20"/>
          <w:lang w:val="id-ID"/>
        </w:rPr>
        <w:t xml:space="preserve"> atau</w:t>
      </w:r>
    </w:p>
    <w:p w14:paraId="6614EA66" w14:textId="77777777" w:rsidR="00A806A6" w:rsidRPr="00A96F6C" w:rsidRDefault="009C32D1" w:rsidP="0017213B">
      <w:pPr>
        <w:numPr>
          <w:ilvl w:val="2"/>
          <w:numId w:val="23"/>
        </w:numPr>
        <w:ind w:left="1276" w:hanging="466"/>
        <w:jc w:val="both"/>
        <w:rPr>
          <w:rFonts w:ascii="Cambria" w:hAnsi="Cambria" w:cs="Arial"/>
          <w:sz w:val="20"/>
          <w:szCs w:val="20"/>
          <w:lang w:val="id-ID"/>
        </w:rPr>
      </w:pPr>
      <w:r w:rsidRPr="00877177">
        <w:rPr>
          <w:rFonts w:ascii="Cambria" w:hAnsi="Cambria" w:cs="Arial"/>
          <w:sz w:val="20"/>
          <w:szCs w:val="20"/>
          <w:lang w:val="id-ID"/>
        </w:rPr>
        <w:lastRenderedPageBreak/>
        <w:t xml:space="preserve">Diwajibkan untuk diungkapkan oleh Pihak Penerima berdasarkan hukum Indonesia, atau oleh perintah pengadilan atau berdasarkan perintah, permintaan atau persyaratan yang </w:t>
      </w:r>
      <w:r w:rsidR="00A361BA" w:rsidRPr="00D77FCF">
        <w:rPr>
          <w:rFonts w:ascii="Cambria" w:hAnsi="Cambria" w:cs="Arial"/>
          <w:sz w:val="20"/>
          <w:szCs w:val="20"/>
          <w:lang w:val="id-ID"/>
        </w:rPr>
        <w:t xml:space="preserve">   </w:t>
      </w:r>
      <w:r w:rsidRPr="00877177">
        <w:rPr>
          <w:rFonts w:ascii="Cambria" w:hAnsi="Cambria" w:cs="Arial"/>
          <w:sz w:val="20"/>
          <w:szCs w:val="20"/>
          <w:lang w:val="id-ID"/>
        </w:rPr>
        <w:t>berlaku secara hukum dari suatu pemerintah atau instansi berwenang lainnya (termasuk namun tidak terbatas pada badan bursa efek atau pasar modal), dengan ketentuan bahwa sebelum melakukan pengungkapan tersebut, Pihak Penerima akan memberitahukan kepada Pihak lainnya mengenai kewajiban mengungkapkan Informasi Rahasia dengan ketentuan bahwa Pihak Penerima hanya akan mengungkapkan Informasi Rahasia sebagaimana diwajibkan oleh undang-undang dan tidak lebih</w:t>
      </w:r>
      <w:r w:rsidR="009D3209" w:rsidRPr="00D77FCF">
        <w:rPr>
          <w:rFonts w:ascii="Cambria" w:hAnsi="Cambria" w:cs="Arial"/>
          <w:sz w:val="20"/>
          <w:szCs w:val="20"/>
          <w:lang w:val="id-ID"/>
        </w:rPr>
        <w:t>.</w:t>
      </w:r>
    </w:p>
    <w:p w14:paraId="4B712B7D" w14:textId="77777777" w:rsidR="00A361BA" w:rsidRPr="00A96F6C" w:rsidRDefault="00A361BA" w:rsidP="00A96F6C">
      <w:pPr>
        <w:ind w:left="1276"/>
        <w:jc w:val="both"/>
        <w:rPr>
          <w:rFonts w:ascii="Cambria" w:hAnsi="Cambria" w:cs="Arial"/>
          <w:sz w:val="20"/>
          <w:szCs w:val="20"/>
          <w:lang w:val="id-ID"/>
        </w:rPr>
      </w:pPr>
    </w:p>
    <w:p w14:paraId="4F9E2B7B" w14:textId="7583A8BF" w:rsidR="00A361BA" w:rsidRPr="0017213B" w:rsidRDefault="00A361BA" w:rsidP="0017213B">
      <w:pPr>
        <w:pStyle w:val="ListParagraph"/>
        <w:numPr>
          <w:ilvl w:val="1"/>
          <w:numId w:val="23"/>
        </w:numPr>
        <w:ind w:left="540" w:hanging="540"/>
        <w:jc w:val="both"/>
        <w:rPr>
          <w:rFonts w:ascii="Cambria" w:hAnsi="Cambria" w:cs="Arial"/>
          <w:sz w:val="20"/>
          <w:szCs w:val="20"/>
          <w:lang w:val="id-ID"/>
        </w:rPr>
      </w:pPr>
      <w:r w:rsidRPr="0017213B">
        <w:rPr>
          <w:rFonts w:ascii="Cambria" w:hAnsi="Cambria" w:cs="Arial"/>
          <w:sz w:val="20"/>
          <w:szCs w:val="20"/>
          <w:lang w:val="id-ID"/>
        </w:rPr>
        <w:t>Kewajiban yang dimuat dalam Pasal ini mengikat Para Pihak selama jangka waktu Perjanjian ini dan terus mengikat Para Pihak setelah pengakhiran Perjanjian ini (untuk alasan apapun) atau 5 (lima) tahun setelah jangka waktu Perjanjian berakhir.</w:t>
      </w:r>
    </w:p>
    <w:p w14:paraId="7167387F" w14:textId="77777777" w:rsidR="00457465" w:rsidRDefault="00457465" w:rsidP="0017213B">
      <w:pPr>
        <w:pStyle w:val="BodyTextIndent2"/>
        <w:spacing w:after="0" w:line="240" w:lineRule="auto"/>
        <w:ind w:left="0"/>
        <w:rPr>
          <w:ins w:id="376" w:author="APRILYA Anggie" w:date="2024-12-27T15:44:00Z"/>
          <w:rFonts w:ascii="Cambria" w:hAnsi="Cambria" w:cs="Arial"/>
          <w:b/>
          <w:sz w:val="20"/>
          <w:szCs w:val="20"/>
          <w:lang w:val="id-ID"/>
        </w:rPr>
      </w:pPr>
    </w:p>
    <w:p w14:paraId="51D36854" w14:textId="77777777" w:rsidR="00A66AC2" w:rsidRPr="00877177" w:rsidRDefault="00A66AC2" w:rsidP="0017213B">
      <w:pPr>
        <w:pStyle w:val="BodyTextIndent2"/>
        <w:spacing w:after="0" w:line="240" w:lineRule="auto"/>
        <w:ind w:left="0"/>
        <w:rPr>
          <w:rFonts w:ascii="Cambria" w:hAnsi="Cambria" w:cs="Arial"/>
          <w:b/>
          <w:sz w:val="20"/>
          <w:szCs w:val="20"/>
          <w:lang w:val="id-ID"/>
        </w:rPr>
      </w:pPr>
    </w:p>
    <w:p w14:paraId="1FEF4CDC" w14:textId="77777777" w:rsidR="00A806A6" w:rsidRPr="00877177" w:rsidRDefault="00C33D41" w:rsidP="00A806A6">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lang w:val="id-ID"/>
        </w:rPr>
        <w:t xml:space="preserve">PASAL </w:t>
      </w:r>
      <w:r w:rsidR="00A806A6" w:rsidRPr="008A3F2D">
        <w:rPr>
          <w:rFonts w:ascii="Cambria" w:hAnsi="Cambria" w:cs="Arial"/>
          <w:b/>
          <w:sz w:val="20"/>
          <w:szCs w:val="20"/>
          <w:lang w:val="id-ID"/>
        </w:rPr>
        <w:t>1</w:t>
      </w:r>
      <w:r w:rsidR="002C529A" w:rsidRPr="008A3F2D">
        <w:rPr>
          <w:rFonts w:ascii="Cambria" w:hAnsi="Cambria" w:cs="Arial"/>
          <w:b/>
          <w:sz w:val="20"/>
          <w:szCs w:val="20"/>
        </w:rPr>
        <w:t>8</w:t>
      </w:r>
    </w:p>
    <w:p w14:paraId="3A645CFA" w14:textId="77777777" w:rsidR="00A806A6" w:rsidRPr="00877177" w:rsidRDefault="00A806A6" w:rsidP="00A806A6">
      <w:pPr>
        <w:pStyle w:val="BodyTextIndent2"/>
        <w:spacing w:after="0" w:line="240" w:lineRule="auto"/>
        <w:ind w:left="0"/>
        <w:jc w:val="center"/>
        <w:rPr>
          <w:rFonts w:ascii="Cambria" w:hAnsi="Cambria" w:cs="Arial"/>
          <w:b/>
          <w:sz w:val="20"/>
          <w:szCs w:val="20"/>
          <w:lang w:val="id-ID"/>
        </w:rPr>
      </w:pPr>
      <w:r w:rsidRPr="00877177">
        <w:rPr>
          <w:rFonts w:ascii="Cambria" w:hAnsi="Cambria" w:cs="Arial"/>
          <w:b/>
          <w:sz w:val="20"/>
          <w:szCs w:val="20"/>
          <w:lang w:val="id-ID"/>
        </w:rPr>
        <w:t>KORESPONDENSI</w:t>
      </w:r>
    </w:p>
    <w:p w14:paraId="374FC07B" w14:textId="77777777" w:rsidR="00A806A6" w:rsidRPr="00877177" w:rsidRDefault="00A806A6" w:rsidP="00A806A6">
      <w:pPr>
        <w:pStyle w:val="BodyTextIndent2"/>
        <w:spacing w:after="0" w:line="240" w:lineRule="auto"/>
        <w:ind w:left="0"/>
        <w:jc w:val="center"/>
        <w:rPr>
          <w:rFonts w:ascii="Cambria" w:hAnsi="Cambria" w:cs="Arial"/>
          <w:sz w:val="20"/>
          <w:szCs w:val="20"/>
          <w:lang w:val="id-ID"/>
        </w:rPr>
      </w:pPr>
    </w:p>
    <w:p w14:paraId="09980A79" w14:textId="77777777" w:rsidR="00BB1FFB" w:rsidRPr="00BB1FFB" w:rsidRDefault="00BB1FFB" w:rsidP="00BB1FFB">
      <w:pPr>
        <w:pStyle w:val="ListParagraph"/>
        <w:numPr>
          <w:ilvl w:val="0"/>
          <w:numId w:val="24"/>
        </w:numPr>
        <w:spacing w:after="120"/>
        <w:jc w:val="both"/>
        <w:rPr>
          <w:rFonts w:ascii="Cambria" w:hAnsi="Cambria" w:cs="Arial"/>
          <w:vanish/>
          <w:sz w:val="20"/>
          <w:szCs w:val="20"/>
          <w:lang w:val="id-ID"/>
        </w:rPr>
      </w:pPr>
    </w:p>
    <w:p w14:paraId="28D68AFE" w14:textId="77777777" w:rsidR="00BB1FFB" w:rsidRPr="00BB1FFB" w:rsidRDefault="00BB1FFB" w:rsidP="00BB1FFB">
      <w:pPr>
        <w:pStyle w:val="ListParagraph"/>
        <w:numPr>
          <w:ilvl w:val="0"/>
          <w:numId w:val="24"/>
        </w:numPr>
        <w:spacing w:after="120"/>
        <w:jc w:val="both"/>
        <w:rPr>
          <w:rFonts w:ascii="Cambria" w:hAnsi="Cambria" w:cs="Arial"/>
          <w:vanish/>
          <w:sz w:val="20"/>
          <w:szCs w:val="20"/>
          <w:lang w:val="id-ID"/>
        </w:rPr>
      </w:pPr>
    </w:p>
    <w:p w14:paraId="499EED3E" w14:textId="77777777" w:rsidR="00A806A6" w:rsidRPr="00877177" w:rsidRDefault="00A806A6" w:rsidP="00A96F6C">
      <w:pPr>
        <w:numPr>
          <w:ilvl w:val="1"/>
          <w:numId w:val="24"/>
        </w:numPr>
        <w:spacing w:after="120"/>
        <w:ind w:left="630" w:hanging="630"/>
        <w:jc w:val="both"/>
        <w:rPr>
          <w:rFonts w:ascii="Cambria" w:hAnsi="Cambria" w:cs="Arial"/>
          <w:sz w:val="20"/>
          <w:szCs w:val="20"/>
          <w:lang w:val="id-ID"/>
        </w:rPr>
      </w:pPr>
      <w:r w:rsidRPr="00877177">
        <w:rPr>
          <w:rFonts w:ascii="Cambria" w:hAnsi="Cambria" w:cs="Arial"/>
          <w:sz w:val="20"/>
          <w:szCs w:val="20"/>
          <w:lang w:val="id-ID"/>
        </w:rPr>
        <w:t>Seluruh bentuk pemberitahuan, baik berupa persetujuan ataupun pengesampingan ketentuan-ketentuan, serta bentuk komunikasi-komunikasi lainnya berdasarkan Perjanjian ini harus dilakukan secara tertulis dalam Bahasa Indonesia dan dianggap telah disampaikan jika:</w:t>
      </w:r>
    </w:p>
    <w:p w14:paraId="71003B7D" w14:textId="77777777" w:rsidR="00A806A6" w:rsidRPr="00877177" w:rsidRDefault="00A806A6" w:rsidP="0017213B">
      <w:pPr>
        <w:numPr>
          <w:ilvl w:val="2"/>
          <w:numId w:val="24"/>
        </w:numPr>
        <w:ind w:left="1260" w:hanging="450"/>
        <w:jc w:val="both"/>
        <w:rPr>
          <w:rFonts w:ascii="Cambria" w:hAnsi="Cambria" w:cs="Arial"/>
          <w:sz w:val="20"/>
          <w:szCs w:val="20"/>
          <w:lang w:val="id-ID"/>
        </w:rPr>
      </w:pPr>
      <w:r w:rsidRPr="00877177">
        <w:rPr>
          <w:rFonts w:ascii="Cambria" w:hAnsi="Cambria" w:cs="Arial"/>
          <w:sz w:val="20"/>
          <w:szCs w:val="20"/>
          <w:lang w:val="id-ID"/>
        </w:rPr>
        <w:t>dikirimkan dengan kurir, dengan adanya konfirmasi penerimaan (receipt).</w:t>
      </w:r>
    </w:p>
    <w:p w14:paraId="30F70DB1" w14:textId="77777777" w:rsidR="00A806A6" w:rsidRPr="00877177" w:rsidRDefault="00A806A6" w:rsidP="0017213B">
      <w:pPr>
        <w:numPr>
          <w:ilvl w:val="2"/>
          <w:numId w:val="24"/>
        </w:numPr>
        <w:ind w:left="1260" w:hanging="450"/>
        <w:jc w:val="both"/>
        <w:rPr>
          <w:rFonts w:ascii="Cambria" w:hAnsi="Cambria" w:cs="Arial"/>
          <w:sz w:val="20"/>
          <w:szCs w:val="20"/>
          <w:lang w:val="id-ID"/>
        </w:rPr>
      </w:pPr>
      <w:r w:rsidRPr="00877177">
        <w:rPr>
          <w:rFonts w:ascii="Cambria" w:hAnsi="Cambria" w:cs="Arial"/>
          <w:sz w:val="20"/>
          <w:szCs w:val="20"/>
          <w:lang w:val="id-ID"/>
        </w:rPr>
        <w:t>dikirimkan melaui kantor pos tercatat, dengan adanya konfirmasi penerimaan (receipt).</w:t>
      </w:r>
    </w:p>
    <w:p w14:paraId="10D50CB4" w14:textId="77777777" w:rsidR="00A806A6" w:rsidRPr="00877177" w:rsidRDefault="00A806A6" w:rsidP="0017213B">
      <w:pPr>
        <w:numPr>
          <w:ilvl w:val="2"/>
          <w:numId w:val="24"/>
        </w:numPr>
        <w:ind w:left="1260" w:hanging="450"/>
        <w:jc w:val="both"/>
        <w:rPr>
          <w:rFonts w:ascii="Cambria" w:hAnsi="Cambria" w:cs="Arial"/>
          <w:sz w:val="20"/>
          <w:szCs w:val="20"/>
          <w:lang w:val="id-ID"/>
        </w:rPr>
      </w:pPr>
      <w:r w:rsidRPr="00877177">
        <w:rPr>
          <w:rFonts w:ascii="Cambria" w:hAnsi="Cambria" w:cs="Arial"/>
          <w:sz w:val="20"/>
          <w:szCs w:val="20"/>
          <w:lang w:val="id-ID"/>
        </w:rPr>
        <w:t>dikirimkan melalui faximile atau telex atau email pada hari pengirimannya, dengan adanya konfirmasi penerimaan melalui telepon.</w:t>
      </w:r>
    </w:p>
    <w:p w14:paraId="58552138" w14:textId="6CE010AB" w:rsidR="00A806A6" w:rsidRPr="00877177" w:rsidRDefault="00A806A6" w:rsidP="0017213B">
      <w:pPr>
        <w:numPr>
          <w:ilvl w:val="2"/>
          <w:numId w:val="24"/>
        </w:numPr>
        <w:ind w:left="1260" w:hanging="450"/>
        <w:jc w:val="both"/>
        <w:rPr>
          <w:rFonts w:ascii="Cambria" w:hAnsi="Cambria" w:cs="Arial"/>
          <w:sz w:val="20"/>
          <w:szCs w:val="20"/>
          <w:lang w:val="id-ID"/>
        </w:rPr>
      </w:pPr>
      <w:r w:rsidRPr="00877177">
        <w:rPr>
          <w:rFonts w:ascii="Cambria" w:hAnsi="Cambria" w:cs="Arial"/>
          <w:sz w:val="20"/>
          <w:szCs w:val="20"/>
          <w:lang w:val="id-ID"/>
        </w:rPr>
        <w:t xml:space="preserve">ataupun dinyatakan telah diterima jika dikirimkan ke alamat </w:t>
      </w:r>
      <w:proofErr w:type="spellStart"/>
      <w:r w:rsidR="004974D7">
        <w:rPr>
          <w:rFonts w:ascii="Cambria" w:hAnsi="Cambria" w:cs="Arial"/>
          <w:sz w:val="20"/>
          <w:szCs w:val="20"/>
        </w:rPr>
        <w:t>sebagaimana</w:t>
      </w:r>
      <w:proofErr w:type="spellEnd"/>
      <w:r w:rsidR="004974D7">
        <w:rPr>
          <w:rFonts w:ascii="Cambria" w:hAnsi="Cambria" w:cs="Arial"/>
          <w:sz w:val="20"/>
          <w:szCs w:val="20"/>
        </w:rPr>
        <w:t xml:space="preserve"> yang </w:t>
      </w:r>
      <w:proofErr w:type="spellStart"/>
      <w:r w:rsidR="004974D7">
        <w:rPr>
          <w:rFonts w:ascii="Cambria" w:hAnsi="Cambria" w:cs="Arial"/>
          <w:sz w:val="20"/>
          <w:szCs w:val="20"/>
        </w:rPr>
        <w:t>tercantum</w:t>
      </w:r>
      <w:proofErr w:type="spellEnd"/>
      <w:r w:rsidR="004974D7">
        <w:rPr>
          <w:rFonts w:ascii="Cambria" w:hAnsi="Cambria" w:cs="Arial"/>
          <w:sz w:val="20"/>
          <w:szCs w:val="20"/>
        </w:rPr>
        <w:t xml:space="preserve"> di </w:t>
      </w:r>
      <w:proofErr w:type="spellStart"/>
      <w:r w:rsidR="004974D7">
        <w:rPr>
          <w:rFonts w:ascii="Cambria" w:hAnsi="Cambria" w:cs="Arial"/>
          <w:sz w:val="20"/>
          <w:szCs w:val="20"/>
        </w:rPr>
        <w:t>dalam</w:t>
      </w:r>
      <w:proofErr w:type="spellEnd"/>
      <w:r w:rsidR="004974D7">
        <w:rPr>
          <w:rFonts w:ascii="Cambria" w:hAnsi="Cambria" w:cs="Arial"/>
          <w:sz w:val="20"/>
          <w:szCs w:val="20"/>
        </w:rPr>
        <w:t xml:space="preserve"> </w:t>
      </w:r>
      <w:proofErr w:type="spellStart"/>
      <w:r w:rsidR="004974D7">
        <w:rPr>
          <w:rFonts w:ascii="Cambria" w:hAnsi="Cambria" w:cs="Arial"/>
          <w:sz w:val="20"/>
          <w:szCs w:val="20"/>
        </w:rPr>
        <w:t>lampiran</w:t>
      </w:r>
      <w:proofErr w:type="spellEnd"/>
      <w:r w:rsidR="004974D7">
        <w:rPr>
          <w:rFonts w:ascii="Cambria" w:hAnsi="Cambria" w:cs="Arial"/>
          <w:sz w:val="20"/>
          <w:szCs w:val="20"/>
        </w:rPr>
        <w:t xml:space="preserve"> </w:t>
      </w:r>
      <w:r w:rsidR="009E37D8">
        <w:rPr>
          <w:rFonts w:ascii="Cambria" w:hAnsi="Cambria" w:cs="Arial"/>
          <w:sz w:val="20"/>
          <w:szCs w:val="20"/>
        </w:rPr>
        <w:t xml:space="preserve">4 dan </w:t>
      </w:r>
      <w:proofErr w:type="spellStart"/>
      <w:r w:rsidR="009E37D8">
        <w:rPr>
          <w:rFonts w:ascii="Cambria" w:hAnsi="Cambria" w:cs="Arial"/>
          <w:sz w:val="20"/>
          <w:szCs w:val="20"/>
        </w:rPr>
        <w:t>lampiran</w:t>
      </w:r>
      <w:proofErr w:type="spellEnd"/>
      <w:r w:rsidR="009E37D8">
        <w:rPr>
          <w:rFonts w:ascii="Cambria" w:hAnsi="Cambria" w:cs="Arial"/>
          <w:sz w:val="20"/>
          <w:szCs w:val="20"/>
        </w:rPr>
        <w:t xml:space="preserve"> 5 </w:t>
      </w:r>
      <w:proofErr w:type="spellStart"/>
      <w:r w:rsidR="009E37D8">
        <w:rPr>
          <w:rFonts w:ascii="Cambria" w:hAnsi="Cambria" w:cs="Arial"/>
          <w:sz w:val="20"/>
          <w:szCs w:val="20"/>
        </w:rPr>
        <w:t>Perjanjian</w:t>
      </w:r>
      <w:proofErr w:type="spellEnd"/>
      <w:r w:rsidR="009E37D8">
        <w:rPr>
          <w:rFonts w:ascii="Cambria" w:hAnsi="Cambria" w:cs="Arial"/>
          <w:sz w:val="20"/>
          <w:szCs w:val="20"/>
        </w:rPr>
        <w:t>.</w:t>
      </w:r>
    </w:p>
    <w:p w14:paraId="10167356" w14:textId="77777777" w:rsidR="003A1AF0" w:rsidRPr="00877177" w:rsidRDefault="003A1AF0" w:rsidP="00CE1E15">
      <w:pPr>
        <w:pStyle w:val="ListParagraph"/>
        <w:ind w:left="0"/>
        <w:contextualSpacing/>
        <w:jc w:val="both"/>
        <w:rPr>
          <w:rFonts w:ascii="Cambria" w:hAnsi="Cambria"/>
          <w:sz w:val="20"/>
          <w:szCs w:val="20"/>
          <w:lang w:val="id-ID"/>
        </w:rPr>
      </w:pPr>
    </w:p>
    <w:p w14:paraId="624F056B" w14:textId="77777777" w:rsidR="00A806A6" w:rsidRPr="00A96F6C" w:rsidRDefault="00A806A6" w:rsidP="00CA5519">
      <w:pPr>
        <w:pStyle w:val="BodyTextIndent2"/>
        <w:numPr>
          <w:ilvl w:val="1"/>
          <w:numId w:val="24"/>
        </w:numPr>
        <w:spacing w:after="0" w:line="240" w:lineRule="auto"/>
        <w:ind w:left="540" w:hanging="540"/>
        <w:jc w:val="both"/>
        <w:rPr>
          <w:rFonts w:ascii="Cambria" w:hAnsi="Cambria" w:cs="Arial"/>
          <w:b/>
          <w:sz w:val="20"/>
          <w:szCs w:val="20"/>
          <w:lang w:val="id-ID"/>
        </w:rPr>
      </w:pPr>
      <w:r w:rsidRPr="00D77FCF">
        <w:rPr>
          <w:rFonts w:ascii="Cambria" w:hAnsi="Cambria"/>
          <w:sz w:val="20"/>
          <w:szCs w:val="20"/>
          <w:lang w:val="id-ID"/>
        </w:rPr>
        <w:t>Apabila terjadi perubahan alamat salah satu Pihak, maka Pihak yang alamatnya berubah wajib memberitahukan secara tertulis kepada Pihak lainnya mengenai perubahan alamat tersebut maksimal dalam jangka waktu 7 (tujuh) hari kalender sejak terjadinya perubahan alamat</w:t>
      </w:r>
      <w:r w:rsidRPr="00877177">
        <w:rPr>
          <w:rFonts w:ascii="Cambria" w:hAnsi="Cambria"/>
          <w:sz w:val="20"/>
          <w:szCs w:val="20"/>
          <w:lang w:val="id-ID"/>
        </w:rPr>
        <w:t>.</w:t>
      </w:r>
    </w:p>
    <w:p w14:paraId="0C8FD4FB" w14:textId="77777777" w:rsidR="00A361BA" w:rsidRPr="00D77FCF" w:rsidRDefault="00A361BA" w:rsidP="00A96F6C">
      <w:pPr>
        <w:pStyle w:val="BodyTextIndent2"/>
        <w:spacing w:after="0" w:line="240" w:lineRule="auto"/>
        <w:ind w:left="540"/>
        <w:jc w:val="both"/>
        <w:rPr>
          <w:rFonts w:ascii="Cambria" w:hAnsi="Cambria" w:cs="Arial"/>
          <w:b/>
          <w:sz w:val="20"/>
          <w:szCs w:val="20"/>
          <w:lang w:val="id-ID"/>
        </w:rPr>
      </w:pPr>
    </w:p>
    <w:p w14:paraId="2F3FAC3A" w14:textId="17FBFA3D" w:rsidR="00DB463F" w:rsidRPr="005D5FCE" w:rsidRDefault="00A361BA" w:rsidP="0017213B">
      <w:pPr>
        <w:pStyle w:val="BodyTextIndent2"/>
        <w:numPr>
          <w:ilvl w:val="1"/>
          <w:numId w:val="24"/>
        </w:numPr>
        <w:spacing w:after="0" w:line="240" w:lineRule="auto"/>
        <w:ind w:left="540" w:hanging="540"/>
        <w:jc w:val="both"/>
        <w:rPr>
          <w:rFonts w:ascii="Cambria" w:hAnsi="Cambria" w:cs="Arial"/>
          <w:b/>
          <w:sz w:val="20"/>
          <w:szCs w:val="20"/>
          <w:lang w:val="id-ID"/>
        </w:rPr>
      </w:pPr>
      <w:r w:rsidRPr="00D77FCF">
        <w:rPr>
          <w:rFonts w:ascii="Cambria" w:hAnsi="Cambria" w:cs="Arial"/>
          <w:sz w:val="20"/>
          <w:szCs w:val="20"/>
          <w:lang w:val="id-ID"/>
        </w:rPr>
        <w:t>Setiap surat menyurat atau pemberitahuan yang diterima di luar Hari Kerja ataupun setelah jam kerja berakhir akan dinyatakan diterima pada Hari Kerja berikutnya.</w:t>
      </w:r>
    </w:p>
    <w:p w14:paraId="529BA4C5" w14:textId="77777777" w:rsidR="00603B76" w:rsidRPr="00877177" w:rsidRDefault="00603B76" w:rsidP="00A96F6C">
      <w:pPr>
        <w:pStyle w:val="BodyTextIndent2"/>
        <w:spacing w:after="0" w:line="240" w:lineRule="auto"/>
        <w:ind w:left="0"/>
        <w:rPr>
          <w:rFonts w:ascii="Cambria" w:hAnsi="Cambria" w:cs="Arial"/>
          <w:b/>
          <w:sz w:val="20"/>
          <w:szCs w:val="20"/>
          <w:lang w:val="id-ID"/>
        </w:rPr>
      </w:pPr>
    </w:p>
    <w:p w14:paraId="38BF082F" w14:textId="77777777" w:rsidR="00A806A6" w:rsidRPr="00877177" w:rsidRDefault="00C33D41" w:rsidP="00A806A6">
      <w:pPr>
        <w:pStyle w:val="BodyTextIndent2"/>
        <w:spacing w:after="0" w:line="240" w:lineRule="auto"/>
        <w:ind w:left="0"/>
        <w:jc w:val="center"/>
        <w:rPr>
          <w:rFonts w:ascii="Cambria" w:hAnsi="Cambria" w:cs="Arial"/>
          <w:b/>
          <w:sz w:val="20"/>
          <w:szCs w:val="20"/>
        </w:rPr>
      </w:pPr>
      <w:commentRangeStart w:id="377"/>
      <w:r w:rsidRPr="00877177">
        <w:rPr>
          <w:rFonts w:ascii="Cambria" w:hAnsi="Cambria" w:cs="Arial"/>
          <w:b/>
          <w:sz w:val="20"/>
          <w:szCs w:val="20"/>
          <w:lang w:val="id-ID"/>
        </w:rPr>
        <w:t xml:space="preserve">PASAL </w:t>
      </w:r>
      <w:r w:rsidR="00A806A6" w:rsidRPr="008A3F2D">
        <w:rPr>
          <w:rFonts w:ascii="Cambria" w:hAnsi="Cambria" w:cs="Arial"/>
          <w:b/>
          <w:sz w:val="20"/>
          <w:szCs w:val="20"/>
          <w:lang w:val="id-ID"/>
        </w:rPr>
        <w:t>1</w:t>
      </w:r>
      <w:r w:rsidR="002C529A" w:rsidRPr="008A3F2D">
        <w:rPr>
          <w:rFonts w:ascii="Cambria" w:hAnsi="Cambria" w:cs="Arial"/>
          <w:b/>
          <w:sz w:val="20"/>
          <w:szCs w:val="20"/>
        </w:rPr>
        <w:t>9</w:t>
      </w:r>
    </w:p>
    <w:p w14:paraId="1A0FEC71" w14:textId="5BA55F3E" w:rsidR="005D5FCE" w:rsidRPr="00877177" w:rsidRDefault="00DB463F" w:rsidP="00A806A6">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rPr>
        <w:t>ANTI SUAP</w:t>
      </w:r>
      <w:commentRangeEnd w:id="377"/>
      <w:r w:rsidR="00603B76">
        <w:rPr>
          <w:rStyle w:val="CommentReference"/>
        </w:rPr>
        <w:commentReference w:id="377"/>
      </w:r>
    </w:p>
    <w:p w14:paraId="736F06F4" w14:textId="77777777" w:rsidR="006B035A" w:rsidRPr="00877177" w:rsidRDefault="006B035A" w:rsidP="0017213B">
      <w:pPr>
        <w:pStyle w:val="BodyTextIndent2"/>
        <w:spacing w:after="0" w:line="240" w:lineRule="auto"/>
        <w:ind w:left="0"/>
        <w:jc w:val="center"/>
        <w:rPr>
          <w:lang w:val="es-ES"/>
        </w:rPr>
      </w:pPr>
    </w:p>
    <w:p w14:paraId="056AB99A" w14:textId="77777777" w:rsidR="003F1588" w:rsidRPr="003F1588" w:rsidRDefault="003F1588" w:rsidP="003F1588">
      <w:pPr>
        <w:pStyle w:val="ListParagraph"/>
        <w:numPr>
          <w:ilvl w:val="0"/>
          <w:numId w:val="25"/>
        </w:numPr>
        <w:spacing w:after="120"/>
        <w:jc w:val="both"/>
        <w:rPr>
          <w:rFonts w:ascii="Cambria" w:hAnsi="Cambria" w:cs="Arial"/>
          <w:vanish/>
          <w:sz w:val="20"/>
          <w:szCs w:val="20"/>
        </w:rPr>
      </w:pPr>
    </w:p>
    <w:p w14:paraId="6A5EFF44" w14:textId="77777777" w:rsidR="003F1588" w:rsidRPr="003F1588" w:rsidRDefault="003F1588" w:rsidP="003F1588">
      <w:pPr>
        <w:pStyle w:val="ListParagraph"/>
        <w:numPr>
          <w:ilvl w:val="0"/>
          <w:numId w:val="25"/>
        </w:numPr>
        <w:spacing w:after="120"/>
        <w:jc w:val="both"/>
        <w:rPr>
          <w:rFonts w:ascii="Cambria" w:hAnsi="Cambria" w:cs="Arial"/>
          <w:vanish/>
          <w:sz w:val="20"/>
          <w:szCs w:val="20"/>
        </w:rPr>
      </w:pPr>
    </w:p>
    <w:p w14:paraId="5973C7FE" w14:textId="77777777" w:rsidR="006B035A" w:rsidRPr="00877177" w:rsidRDefault="006B035A" w:rsidP="00A96F6C">
      <w:pPr>
        <w:numPr>
          <w:ilvl w:val="1"/>
          <w:numId w:val="25"/>
        </w:numPr>
        <w:spacing w:after="120"/>
        <w:ind w:left="630" w:hanging="630"/>
        <w:jc w:val="both"/>
        <w:rPr>
          <w:rFonts w:ascii="Cambria" w:hAnsi="Cambria"/>
          <w:sz w:val="20"/>
          <w:szCs w:val="20"/>
          <w:lang w:val="es-ES"/>
        </w:rPr>
      </w:pP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mengakui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bahwa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Pertama</w:t>
      </w:r>
      <w:proofErr w:type="spellEnd"/>
      <w:r w:rsidRPr="00A96F6C">
        <w:rPr>
          <w:rFonts w:ascii="Cambria" w:hAnsi="Cambria" w:cs="Arial"/>
          <w:sz w:val="20"/>
          <w:szCs w:val="20"/>
        </w:rPr>
        <w:t>: (</w:t>
      </w:r>
      <w:proofErr w:type="spellStart"/>
      <w:r w:rsidRPr="00A96F6C">
        <w:rPr>
          <w:rFonts w:ascii="Cambria" w:hAnsi="Cambria" w:cs="Arial"/>
          <w:sz w:val="20"/>
          <w:szCs w:val="20"/>
        </w:rPr>
        <w:t>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berkomitmen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untuk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mematuhi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undang-undang</w:t>
      </w:r>
      <w:proofErr w:type="spellEnd"/>
      <w:r w:rsidRPr="00A96F6C">
        <w:rPr>
          <w:rFonts w:ascii="Cambria" w:hAnsi="Cambria" w:cs="Arial"/>
          <w:sz w:val="20"/>
          <w:szCs w:val="20"/>
        </w:rPr>
        <w:t xml:space="preserve"> dan </w:t>
      </w:r>
      <w:proofErr w:type="spellStart"/>
      <w:r w:rsidRPr="00A96F6C">
        <w:rPr>
          <w:rFonts w:ascii="Cambria" w:hAnsi="Cambria" w:cs="Arial"/>
          <w:sz w:val="20"/>
          <w:szCs w:val="20"/>
        </w:rPr>
        <w:t>peraturan</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berlaku</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melarang</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korupsi</w:t>
      </w:r>
      <w:proofErr w:type="spellEnd"/>
      <w:r w:rsidRPr="00A96F6C">
        <w:rPr>
          <w:rFonts w:ascii="Cambria" w:hAnsi="Cambria" w:cs="Arial"/>
          <w:sz w:val="20"/>
          <w:szCs w:val="20"/>
        </w:rPr>
        <w:t xml:space="preserve"> dan </w:t>
      </w:r>
      <w:proofErr w:type="spellStart"/>
      <w:r w:rsidRPr="00A96F6C">
        <w:rPr>
          <w:rFonts w:ascii="Cambria" w:hAnsi="Cambria" w:cs="Arial"/>
          <w:sz w:val="20"/>
          <w:szCs w:val="20"/>
        </w:rPr>
        <w:t>penjajakan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pengaruh</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Korupsi</w:t>
      </w:r>
      <w:proofErr w:type="spellEnd"/>
      <w:r w:rsidRPr="00A96F6C">
        <w:rPr>
          <w:rFonts w:ascii="Cambria" w:hAnsi="Cambria" w:cs="Arial"/>
          <w:sz w:val="20"/>
          <w:szCs w:val="20"/>
        </w:rPr>
        <w:t xml:space="preserve">”); dan (ii) </w:t>
      </w:r>
      <w:proofErr w:type="spellStart"/>
      <w:r w:rsidRPr="00A96F6C">
        <w:rPr>
          <w:rFonts w:ascii="Cambria" w:hAnsi="Cambria" w:cs="Arial"/>
          <w:sz w:val="20"/>
          <w:szCs w:val="20"/>
        </w:rPr>
        <w:t>telah</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menerapkan</w:t>
      </w:r>
      <w:proofErr w:type="spellEnd"/>
      <w:r w:rsidRPr="00A96F6C">
        <w:rPr>
          <w:rFonts w:ascii="Cambria" w:hAnsi="Cambria" w:cs="Arial"/>
          <w:sz w:val="20"/>
          <w:szCs w:val="20"/>
        </w:rPr>
        <w:t xml:space="preserve"> dan </w:t>
      </w:r>
      <w:proofErr w:type="spellStart"/>
      <w:r w:rsidRPr="00A96F6C">
        <w:rPr>
          <w:rFonts w:ascii="Cambria" w:hAnsi="Cambria" w:cs="Arial"/>
          <w:sz w:val="20"/>
          <w:szCs w:val="20"/>
        </w:rPr>
        <w:t>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mempertahankan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kebijakan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organisasinya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termasuk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namun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terbatas</w:t>
      </w:r>
      <w:proofErr w:type="spellEnd"/>
      <w:r w:rsidRPr="00A96F6C">
        <w:rPr>
          <w:rFonts w:ascii="Cambria" w:hAnsi="Cambria" w:cs="Arial"/>
          <w:sz w:val="20"/>
          <w:szCs w:val="20"/>
        </w:rPr>
        <w:t xml:space="preserve"> pada Panduan </w:t>
      </w:r>
      <w:proofErr w:type="spellStart"/>
      <w:r w:rsidRPr="00A96F6C">
        <w:rPr>
          <w:rFonts w:ascii="Cambria" w:hAnsi="Cambria" w:cs="Arial"/>
          <w:sz w:val="20"/>
          <w:szCs w:val="20"/>
        </w:rPr>
        <w:t>Kepatuhan</w:t>
      </w:r>
      <w:proofErr w:type="spellEnd"/>
      <w:r w:rsidRPr="00A96F6C">
        <w:rPr>
          <w:rFonts w:ascii="Cambria" w:hAnsi="Cambria" w:cs="Arial"/>
          <w:sz w:val="20"/>
          <w:szCs w:val="20"/>
        </w:rPr>
        <w:t xml:space="preserve"> dan Etika </w:t>
      </w:r>
      <w:proofErr w:type="spellStart"/>
      <w:r w:rsidRPr="00A96F6C">
        <w:rPr>
          <w:rFonts w:ascii="Cambria" w:hAnsi="Cambria" w:cs="Arial"/>
          <w:sz w:val="20"/>
          <w:szCs w:val="20"/>
        </w:rPr>
        <w:t>Grup</w:t>
      </w:r>
      <w:proofErr w:type="spellEnd"/>
      <w:r w:rsidRPr="00A96F6C">
        <w:rPr>
          <w:rFonts w:ascii="Cambria" w:hAnsi="Cambria" w:cs="Arial"/>
          <w:sz w:val="20"/>
          <w:szCs w:val="20"/>
        </w:rPr>
        <w:t xml:space="preserve"> AXA, yang </w:t>
      </w:r>
      <w:proofErr w:type="spellStart"/>
      <w:r w:rsidRPr="00A96F6C">
        <w:rPr>
          <w:rFonts w:ascii="Cambria" w:hAnsi="Cambria" w:cs="Arial"/>
          <w:sz w:val="20"/>
          <w:szCs w:val="20"/>
        </w:rPr>
        <w:t>melarang</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tindakan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semacam</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itu</w:t>
      </w:r>
      <w:proofErr w:type="spellEnd"/>
      <w:r w:rsidRPr="00A96F6C">
        <w:rPr>
          <w:rFonts w:ascii="Cambria" w:hAnsi="Cambria" w:cs="Arial"/>
          <w:sz w:val="20"/>
          <w:szCs w:val="20"/>
        </w:rPr>
        <w:t xml:space="preserve"> oleh </w:t>
      </w:r>
      <w:proofErr w:type="spellStart"/>
      <w:r w:rsidRPr="00A96F6C">
        <w:rPr>
          <w:rFonts w:ascii="Cambria" w:hAnsi="Cambria" w:cs="Arial"/>
          <w:sz w:val="20"/>
          <w:szCs w:val="20"/>
        </w:rPr>
        <w:t>pejabat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karyawan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afiliasi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agen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subkontraktor</w:t>
      </w:r>
      <w:proofErr w:type="spellEnd"/>
      <w:r w:rsidRPr="00A96F6C">
        <w:rPr>
          <w:rFonts w:ascii="Cambria" w:hAnsi="Cambria" w:cs="Arial"/>
          <w:sz w:val="20"/>
          <w:szCs w:val="20"/>
        </w:rPr>
        <w:t xml:space="preserve">, dan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ketiga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lainnya</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bertindak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atas</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namanya</w:t>
      </w:r>
      <w:proofErr w:type="spellEnd"/>
      <w:r w:rsidRPr="00A96F6C">
        <w:rPr>
          <w:rFonts w:ascii="Cambria" w:hAnsi="Cambria" w:cs="Arial"/>
          <w:sz w:val="20"/>
          <w:szCs w:val="20"/>
        </w:rPr>
        <w:t>.</w:t>
      </w:r>
    </w:p>
    <w:p w14:paraId="49CC3184" w14:textId="77777777" w:rsidR="006B035A" w:rsidRPr="00877177" w:rsidRDefault="006B035A" w:rsidP="006B035A">
      <w:pPr>
        <w:numPr>
          <w:ilvl w:val="1"/>
          <w:numId w:val="25"/>
        </w:numPr>
        <w:spacing w:after="120"/>
        <w:ind w:left="567" w:hanging="567"/>
        <w:jc w:val="both"/>
        <w:rPr>
          <w:rFonts w:ascii="Cambria" w:hAnsi="Cambria"/>
          <w:sz w:val="20"/>
          <w:szCs w:val="20"/>
          <w:lang w:val="es-ES"/>
        </w:rPr>
      </w:pPr>
      <w:proofErr w:type="spellStart"/>
      <w:r w:rsidRPr="00D77FCF">
        <w:rPr>
          <w:rFonts w:ascii="Cambria" w:hAnsi="Cambria" w:cs="Arial"/>
          <w:sz w:val="20"/>
          <w:szCs w:val="20"/>
          <w:lang w:val="es-ES"/>
        </w:rPr>
        <w:t>Korupsi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dapat</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didefinisikan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sebagai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tindakan</w:t>
      </w:r>
      <w:proofErr w:type="spellEnd"/>
      <w:r w:rsidRPr="00D77FCF">
        <w:rPr>
          <w:rFonts w:ascii="Cambria" w:hAnsi="Cambria" w:cs="Arial"/>
          <w:sz w:val="20"/>
          <w:szCs w:val="20"/>
          <w:lang w:val="es-ES"/>
        </w:rPr>
        <w:t xml:space="preserve"> dimana </w:t>
      </w:r>
      <w:proofErr w:type="spellStart"/>
      <w:r w:rsidRPr="00D77FCF">
        <w:rPr>
          <w:rFonts w:ascii="Cambria" w:hAnsi="Cambria" w:cs="Arial"/>
          <w:sz w:val="20"/>
          <w:szCs w:val="20"/>
          <w:lang w:val="es-ES"/>
        </w:rPr>
        <w:t>seseorang</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berkedudukan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dalam</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fungsi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publik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pribadi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tertentu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meminta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menerima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hadiah</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menawarkan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berjanji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untuk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melakukan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menunda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tidak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melakukan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tindakan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langsung</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tidak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langsung</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dalam</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ruang</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lingkup</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fungsinya</w:t>
      </w:r>
      <w:proofErr w:type="spellEnd"/>
      <w:r w:rsidRPr="00D77FCF">
        <w:rPr>
          <w:rFonts w:ascii="Cambria" w:hAnsi="Cambria" w:cs="Arial"/>
          <w:sz w:val="20"/>
          <w:szCs w:val="20"/>
          <w:lang w:val="es-ES"/>
        </w:rPr>
        <w:t>.</w:t>
      </w:r>
    </w:p>
    <w:p w14:paraId="3994716A" w14:textId="77777777" w:rsidR="006B035A" w:rsidRPr="00877177" w:rsidRDefault="006B035A" w:rsidP="006B035A">
      <w:pPr>
        <w:numPr>
          <w:ilvl w:val="1"/>
          <w:numId w:val="25"/>
        </w:numPr>
        <w:spacing w:after="120"/>
        <w:ind w:left="567" w:hanging="567"/>
        <w:jc w:val="both"/>
        <w:rPr>
          <w:rFonts w:ascii="Cambria" w:hAnsi="Cambria"/>
          <w:sz w:val="20"/>
          <w:szCs w:val="20"/>
          <w:lang w:val="es-ES"/>
        </w:rPr>
      </w:pPr>
      <w:proofErr w:type="spellStart"/>
      <w:r w:rsidRPr="00D77FCF">
        <w:rPr>
          <w:rFonts w:ascii="Cambria" w:hAnsi="Cambria" w:cs="Arial"/>
          <w:sz w:val="20"/>
          <w:szCs w:val="20"/>
          <w:lang w:val="es-ES"/>
        </w:rPr>
        <w:t>Penjajakan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pengaruh</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dapat</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didefinisikan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sebagai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ajakan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untuk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menyetujui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setiap</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saat</w:t>
      </w:r>
      <w:proofErr w:type="spellEnd"/>
      <w:r w:rsidRPr="00D77FCF">
        <w:rPr>
          <w:rFonts w:ascii="Cambria" w:hAnsi="Cambria" w:cs="Arial"/>
          <w:sz w:val="20"/>
          <w:szCs w:val="20"/>
          <w:lang w:val="es-ES"/>
        </w:rPr>
        <w:t xml:space="preserve">, secara </w:t>
      </w:r>
      <w:proofErr w:type="spellStart"/>
      <w:r w:rsidRPr="00D77FCF">
        <w:rPr>
          <w:rFonts w:ascii="Cambria" w:hAnsi="Cambria" w:cs="Arial"/>
          <w:sz w:val="20"/>
          <w:szCs w:val="20"/>
          <w:lang w:val="es-ES"/>
        </w:rPr>
        <w:t>langsung</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tidak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langsung</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penawaran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janji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sumbangan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hadiah</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keuntungan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dalam</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bentuk</w:t>
      </w:r>
      <w:proofErr w:type="spellEnd"/>
      <w:r w:rsidRPr="00D77FCF">
        <w:rPr>
          <w:rFonts w:ascii="Cambria" w:hAnsi="Cambria" w:cs="Arial"/>
          <w:sz w:val="20"/>
          <w:szCs w:val="20"/>
          <w:lang w:val="es-ES"/>
        </w:rPr>
        <w:t xml:space="preserve"> apa pun, </w:t>
      </w:r>
      <w:proofErr w:type="spellStart"/>
      <w:r w:rsidRPr="00D77FCF">
        <w:rPr>
          <w:rFonts w:ascii="Cambria" w:hAnsi="Cambria" w:cs="Arial"/>
          <w:sz w:val="20"/>
          <w:szCs w:val="20"/>
          <w:lang w:val="es-ES"/>
        </w:rPr>
        <w:t>untuk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dirinya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sendiri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orang</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lain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untuk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menyalahgunakan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telah</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menyalahgunakan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pengaruhnya</w:t>
      </w:r>
      <w:proofErr w:type="spellEnd"/>
      <w:r w:rsidRPr="00D77FCF">
        <w:rPr>
          <w:rFonts w:ascii="Cambria" w:hAnsi="Cambria" w:cs="Arial"/>
          <w:sz w:val="20"/>
          <w:szCs w:val="20"/>
          <w:lang w:val="es-ES"/>
        </w:rPr>
        <w:t xml:space="preserve"> yang </w:t>
      </w:r>
      <w:proofErr w:type="spellStart"/>
      <w:r w:rsidRPr="00D77FCF">
        <w:rPr>
          <w:rFonts w:ascii="Cambria" w:hAnsi="Cambria" w:cs="Arial"/>
          <w:sz w:val="20"/>
          <w:szCs w:val="20"/>
          <w:lang w:val="es-ES"/>
        </w:rPr>
        <w:t>nyata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diduga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untuk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mendapatkan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perbedaan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pekerjaan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kontrak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keputusan</w:t>
      </w:r>
      <w:proofErr w:type="spellEnd"/>
      <w:r w:rsidRPr="00D77FCF">
        <w:rPr>
          <w:rFonts w:ascii="Cambria" w:hAnsi="Cambria" w:cs="Arial"/>
          <w:sz w:val="20"/>
          <w:szCs w:val="20"/>
          <w:lang w:val="es-ES"/>
        </w:rPr>
        <w:t xml:space="preserve"> apa pun yang </w:t>
      </w:r>
      <w:proofErr w:type="spellStart"/>
      <w:r w:rsidRPr="00D77FCF">
        <w:rPr>
          <w:rFonts w:ascii="Cambria" w:hAnsi="Cambria" w:cs="Arial"/>
          <w:sz w:val="20"/>
          <w:szCs w:val="20"/>
          <w:lang w:val="es-ES"/>
        </w:rPr>
        <w:t>menguntungkan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dari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otoritas</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administrasi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publik</w:t>
      </w:r>
      <w:proofErr w:type="spellEnd"/>
      <w:r w:rsidRPr="00D77FCF">
        <w:rPr>
          <w:rFonts w:ascii="Cambria" w:hAnsi="Cambria" w:cs="Arial"/>
          <w:sz w:val="20"/>
          <w:szCs w:val="20"/>
          <w:lang w:val="es-ES"/>
        </w:rPr>
        <w:t>.</w:t>
      </w:r>
    </w:p>
    <w:p w14:paraId="0ECFCEE5" w14:textId="77777777" w:rsidR="006B035A" w:rsidRPr="00A96F6C" w:rsidRDefault="006B035A" w:rsidP="00A96F6C">
      <w:pPr>
        <w:numPr>
          <w:ilvl w:val="1"/>
          <w:numId w:val="25"/>
        </w:numPr>
        <w:spacing w:after="120"/>
        <w:ind w:left="567" w:hanging="567"/>
        <w:jc w:val="both"/>
        <w:rPr>
          <w:rFonts w:ascii="Cambria" w:hAnsi="Cambria"/>
          <w:sz w:val="20"/>
          <w:szCs w:val="20"/>
          <w:lang w:val="es-ES"/>
        </w:rPr>
      </w:pPr>
      <w:proofErr w:type="spellStart"/>
      <w:r w:rsidRPr="00D77FCF">
        <w:rPr>
          <w:rFonts w:ascii="Cambria" w:hAnsi="Cambria" w:cs="Arial"/>
          <w:sz w:val="20"/>
          <w:szCs w:val="20"/>
          <w:lang w:val="es-ES"/>
        </w:rPr>
        <w:t>Pihak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Kedua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menyatakan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menjamin</w:t>
      </w:r>
      <w:proofErr w:type="spellEnd"/>
      <w:r w:rsidRPr="00D77FCF">
        <w:rPr>
          <w:rFonts w:ascii="Cambria" w:hAnsi="Cambria" w:cs="Arial"/>
          <w:sz w:val="20"/>
          <w:szCs w:val="20"/>
          <w:lang w:val="es-ES"/>
        </w:rPr>
        <w:t xml:space="preserve"> dan </w:t>
      </w:r>
      <w:proofErr w:type="spellStart"/>
      <w:r w:rsidRPr="00D77FCF">
        <w:rPr>
          <w:rFonts w:ascii="Cambria" w:hAnsi="Cambria" w:cs="Arial"/>
          <w:sz w:val="20"/>
          <w:szCs w:val="20"/>
          <w:lang w:val="es-ES"/>
        </w:rPr>
        <w:t>berjanji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bahwa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sehubungan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dengan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Perjanjian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ini</w:t>
      </w:r>
      <w:proofErr w:type="spellEnd"/>
      <w:r w:rsidRPr="00D77FCF">
        <w:rPr>
          <w:rFonts w:ascii="Cambria" w:hAnsi="Cambria" w:cs="Arial"/>
          <w:sz w:val="20"/>
          <w:szCs w:val="20"/>
          <w:lang w:val="es-ES"/>
        </w:rPr>
        <w:t>:</w:t>
      </w:r>
    </w:p>
    <w:p w14:paraId="5540E36F" w14:textId="77777777" w:rsidR="006B035A" w:rsidRPr="00D77FCF" w:rsidRDefault="006B035A" w:rsidP="00A96F6C">
      <w:pPr>
        <w:numPr>
          <w:ilvl w:val="1"/>
          <w:numId w:val="60"/>
        </w:numPr>
        <w:spacing w:after="160"/>
        <w:ind w:left="900" w:hanging="270"/>
        <w:contextualSpacing/>
        <w:jc w:val="both"/>
        <w:rPr>
          <w:rFonts w:ascii="Cambria" w:hAnsi="Cambria" w:cs="Arial"/>
          <w:sz w:val="20"/>
          <w:szCs w:val="20"/>
          <w:lang w:val="es-ES"/>
        </w:rPr>
      </w:pPr>
      <w:proofErr w:type="spellStart"/>
      <w:r w:rsidRPr="00D77FCF">
        <w:rPr>
          <w:rFonts w:ascii="Cambria" w:hAnsi="Cambria" w:cs="Arial"/>
          <w:sz w:val="20"/>
          <w:szCs w:val="20"/>
          <w:lang w:val="es-ES"/>
        </w:rPr>
        <w:lastRenderedPageBreak/>
        <w:t>Baik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Pihak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Kedua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maupun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pejabatnya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karyawan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afiliasi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agen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subkontraktor</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pihak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ketiga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lainnya</w:t>
      </w:r>
      <w:proofErr w:type="spellEnd"/>
      <w:r w:rsidRPr="00D77FCF">
        <w:rPr>
          <w:rFonts w:ascii="Cambria" w:hAnsi="Cambria" w:cs="Arial"/>
          <w:sz w:val="20"/>
          <w:szCs w:val="20"/>
          <w:lang w:val="es-ES"/>
        </w:rPr>
        <w:t xml:space="preserve"> yang </w:t>
      </w:r>
      <w:proofErr w:type="spellStart"/>
      <w:r w:rsidRPr="00D77FCF">
        <w:rPr>
          <w:rFonts w:ascii="Cambria" w:hAnsi="Cambria" w:cs="Arial"/>
          <w:sz w:val="20"/>
          <w:szCs w:val="20"/>
          <w:lang w:val="es-ES"/>
        </w:rPr>
        <w:t>bertindak</w:t>
      </w:r>
      <w:proofErr w:type="spellEnd"/>
      <w:r w:rsidRPr="00D77FCF">
        <w:rPr>
          <w:rFonts w:ascii="Cambria" w:hAnsi="Cambria" w:cs="Arial"/>
          <w:sz w:val="20"/>
          <w:szCs w:val="20"/>
          <w:lang w:val="es-ES"/>
        </w:rPr>
        <w:t xml:space="preserve"> atas </w:t>
      </w:r>
      <w:proofErr w:type="spellStart"/>
      <w:r w:rsidRPr="00D77FCF">
        <w:rPr>
          <w:rFonts w:ascii="Cambria" w:hAnsi="Cambria" w:cs="Arial"/>
          <w:sz w:val="20"/>
          <w:szCs w:val="20"/>
          <w:lang w:val="es-ES"/>
        </w:rPr>
        <w:t>namanya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tidak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melakukan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melakukan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penyuapan</w:t>
      </w:r>
      <w:proofErr w:type="spellEnd"/>
      <w:r w:rsidRPr="00D77FCF">
        <w:rPr>
          <w:rFonts w:ascii="Cambria" w:hAnsi="Cambria" w:cs="Arial"/>
          <w:sz w:val="20"/>
          <w:szCs w:val="20"/>
          <w:lang w:val="es-ES"/>
        </w:rPr>
        <w:t xml:space="preserve"> apa pun </w:t>
      </w:r>
      <w:proofErr w:type="spellStart"/>
      <w:r w:rsidRPr="00D77FCF">
        <w:rPr>
          <w:rFonts w:ascii="Cambria" w:hAnsi="Cambria" w:cs="Arial"/>
          <w:sz w:val="20"/>
          <w:szCs w:val="20"/>
          <w:lang w:val="es-ES"/>
        </w:rPr>
        <w:t>terhadap</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pejabat</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karyawan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afiliasi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agen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subkontraktor</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Pihak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Pertama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pihak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ketiga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lainnya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untuk</w:t>
      </w:r>
      <w:proofErr w:type="spellEnd"/>
      <w:r w:rsidRPr="00D77FCF">
        <w:rPr>
          <w:rFonts w:ascii="Cambria" w:hAnsi="Cambria" w:cs="Arial"/>
          <w:sz w:val="20"/>
          <w:szCs w:val="20"/>
          <w:lang w:val="es-ES"/>
        </w:rPr>
        <w:t xml:space="preserve"> dan atas </w:t>
      </w:r>
      <w:proofErr w:type="spellStart"/>
      <w:r w:rsidRPr="00D77FCF">
        <w:rPr>
          <w:rFonts w:ascii="Cambria" w:hAnsi="Cambria" w:cs="Arial"/>
          <w:sz w:val="20"/>
          <w:szCs w:val="20"/>
          <w:lang w:val="es-ES"/>
        </w:rPr>
        <w:t>namanya</w:t>
      </w:r>
      <w:proofErr w:type="spellEnd"/>
      <w:r w:rsidRPr="00D77FCF">
        <w:rPr>
          <w:rFonts w:ascii="Cambria" w:hAnsi="Cambria" w:cs="Arial"/>
          <w:sz w:val="20"/>
          <w:szCs w:val="20"/>
          <w:lang w:val="es-ES"/>
        </w:rPr>
        <w:t>; dan</w:t>
      </w:r>
    </w:p>
    <w:p w14:paraId="09F3E159" w14:textId="2CDF9CCD" w:rsidR="003F1588" w:rsidRPr="005D5FCE" w:rsidRDefault="006B035A" w:rsidP="0017213B">
      <w:pPr>
        <w:numPr>
          <w:ilvl w:val="1"/>
          <w:numId w:val="60"/>
        </w:numPr>
        <w:spacing w:after="160"/>
        <w:ind w:left="900" w:hanging="270"/>
        <w:contextualSpacing/>
        <w:jc w:val="both"/>
        <w:rPr>
          <w:rFonts w:ascii="Cambria" w:hAnsi="Cambria" w:cs="Arial"/>
          <w:sz w:val="20"/>
          <w:szCs w:val="20"/>
          <w:lang w:val="es-ES"/>
        </w:rPr>
      </w:pPr>
      <w:proofErr w:type="spellStart"/>
      <w:r w:rsidRPr="00D77FCF">
        <w:rPr>
          <w:rFonts w:ascii="Cambria" w:hAnsi="Cambria" w:cs="Arial"/>
          <w:sz w:val="20"/>
          <w:szCs w:val="20"/>
          <w:lang w:val="es-ES"/>
        </w:rPr>
        <w:t>Pihak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Kedua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telah</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menerapkan</w:t>
      </w:r>
      <w:proofErr w:type="spellEnd"/>
      <w:r w:rsidRPr="00D77FCF">
        <w:rPr>
          <w:rFonts w:ascii="Cambria" w:hAnsi="Cambria" w:cs="Arial"/>
          <w:sz w:val="20"/>
          <w:szCs w:val="20"/>
          <w:lang w:val="es-ES"/>
        </w:rPr>
        <w:t xml:space="preserve"> dan </w:t>
      </w:r>
      <w:proofErr w:type="spellStart"/>
      <w:r w:rsidRPr="00D77FCF">
        <w:rPr>
          <w:rFonts w:ascii="Cambria" w:hAnsi="Cambria" w:cs="Arial"/>
          <w:sz w:val="20"/>
          <w:szCs w:val="20"/>
          <w:lang w:val="es-ES"/>
        </w:rPr>
        <w:t>akan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mempertahankan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kebijakan</w:t>
      </w:r>
      <w:proofErr w:type="spellEnd"/>
      <w:r w:rsidRPr="00D77FCF">
        <w:rPr>
          <w:rFonts w:ascii="Cambria" w:hAnsi="Cambria" w:cs="Arial"/>
          <w:sz w:val="20"/>
          <w:szCs w:val="20"/>
          <w:lang w:val="es-ES"/>
        </w:rPr>
        <w:t xml:space="preserve"> dan </w:t>
      </w:r>
      <w:proofErr w:type="spellStart"/>
      <w:r w:rsidRPr="00D77FCF">
        <w:rPr>
          <w:rFonts w:ascii="Cambria" w:hAnsi="Cambria" w:cs="Arial"/>
          <w:sz w:val="20"/>
          <w:szCs w:val="20"/>
          <w:lang w:val="es-ES"/>
        </w:rPr>
        <w:t>kontrol</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antisuap</w:t>
      </w:r>
      <w:proofErr w:type="spellEnd"/>
      <w:r w:rsidRPr="00D77FCF">
        <w:rPr>
          <w:rFonts w:ascii="Cambria" w:hAnsi="Cambria" w:cs="Arial"/>
          <w:sz w:val="20"/>
          <w:szCs w:val="20"/>
          <w:lang w:val="es-ES"/>
        </w:rPr>
        <w:t xml:space="preserve"> yang </w:t>
      </w:r>
      <w:proofErr w:type="spellStart"/>
      <w:r w:rsidRPr="00D77FCF">
        <w:rPr>
          <w:rFonts w:ascii="Cambria" w:hAnsi="Cambria" w:cs="Arial"/>
          <w:sz w:val="20"/>
          <w:szCs w:val="20"/>
          <w:lang w:val="es-ES"/>
        </w:rPr>
        <w:t>memadai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untuk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mencegah</w:t>
      </w:r>
      <w:proofErr w:type="spellEnd"/>
      <w:r w:rsidRPr="00D77FCF">
        <w:rPr>
          <w:rFonts w:ascii="Cambria" w:hAnsi="Cambria" w:cs="Arial"/>
          <w:sz w:val="20"/>
          <w:szCs w:val="20"/>
          <w:lang w:val="es-ES"/>
        </w:rPr>
        <w:t xml:space="preserve"> dan </w:t>
      </w:r>
      <w:proofErr w:type="spellStart"/>
      <w:r w:rsidRPr="00D77FCF">
        <w:rPr>
          <w:rFonts w:ascii="Cambria" w:hAnsi="Cambria" w:cs="Arial"/>
          <w:sz w:val="20"/>
          <w:szCs w:val="20"/>
          <w:lang w:val="es-ES"/>
        </w:rPr>
        <w:t>mendeteksi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penyuapan</w:t>
      </w:r>
      <w:proofErr w:type="spellEnd"/>
      <w:r w:rsidRPr="00D77FCF">
        <w:rPr>
          <w:rFonts w:ascii="Cambria" w:hAnsi="Cambria" w:cs="Arial"/>
          <w:sz w:val="20"/>
          <w:szCs w:val="20"/>
          <w:lang w:val="es-ES"/>
        </w:rPr>
        <w:t xml:space="preserve"> di </w:t>
      </w:r>
      <w:proofErr w:type="spellStart"/>
      <w:r w:rsidRPr="00D77FCF">
        <w:rPr>
          <w:rFonts w:ascii="Cambria" w:hAnsi="Cambria" w:cs="Arial"/>
          <w:sz w:val="20"/>
          <w:szCs w:val="20"/>
          <w:lang w:val="es-ES"/>
        </w:rPr>
        <w:t>seluruh</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organisasinya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baik</w:t>
      </w:r>
      <w:proofErr w:type="spellEnd"/>
      <w:r w:rsidRPr="00D77FCF">
        <w:rPr>
          <w:rFonts w:ascii="Cambria" w:hAnsi="Cambria" w:cs="Arial"/>
          <w:sz w:val="20"/>
          <w:szCs w:val="20"/>
          <w:lang w:val="es-ES"/>
        </w:rPr>
        <w:t xml:space="preserve"> yang </w:t>
      </w:r>
      <w:proofErr w:type="spellStart"/>
      <w:r w:rsidRPr="00D77FCF">
        <w:rPr>
          <w:rFonts w:ascii="Cambria" w:hAnsi="Cambria" w:cs="Arial"/>
          <w:sz w:val="20"/>
          <w:szCs w:val="20"/>
          <w:lang w:val="es-ES"/>
        </w:rPr>
        <w:t>dilakukan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oleh</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pejabat</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karyawan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afiliasi</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agen</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subkontraktornya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atau</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pihak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ketiga</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lainnya</w:t>
      </w:r>
      <w:proofErr w:type="spellEnd"/>
      <w:r w:rsidRPr="00D77FCF">
        <w:rPr>
          <w:rFonts w:ascii="Cambria" w:hAnsi="Cambria" w:cs="Arial"/>
          <w:sz w:val="20"/>
          <w:szCs w:val="20"/>
          <w:lang w:val="es-ES"/>
        </w:rPr>
        <w:t xml:space="preserve"> yang </w:t>
      </w:r>
      <w:proofErr w:type="spellStart"/>
      <w:r w:rsidRPr="00D77FCF">
        <w:rPr>
          <w:rFonts w:ascii="Cambria" w:hAnsi="Cambria" w:cs="Arial"/>
          <w:sz w:val="20"/>
          <w:szCs w:val="20"/>
          <w:lang w:val="es-ES"/>
        </w:rPr>
        <w:t>bertindak</w:t>
      </w:r>
      <w:proofErr w:type="spellEnd"/>
      <w:r w:rsidRPr="00D77FCF">
        <w:rPr>
          <w:rFonts w:ascii="Cambria" w:hAnsi="Cambria" w:cs="Arial"/>
          <w:sz w:val="20"/>
          <w:szCs w:val="20"/>
          <w:lang w:val="es-ES"/>
        </w:rPr>
        <w:t xml:space="preserve"> </w:t>
      </w:r>
      <w:proofErr w:type="spellStart"/>
      <w:r w:rsidRPr="00D77FCF">
        <w:rPr>
          <w:rFonts w:ascii="Cambria" w:hAnsi="Cambria" w:cs="Arial"/>
          <w:sz w:val="20"/>
          <w:szCs w:val="20"/>
          <w:lang w:val="es-ES"/>
        </w:rPr>
        <w:t>untuk</w:t>
      </w:r>
      <w:proofErr w:type="spellEnd"/>
      <w:r w:rsidRPr="00D77FCF">
        <w:rPr>
          <w:rFonts w:ascii="Cambria" w:hAnsi="Cambria" w:cs="Arial"/>
          <w:sz w:val="20"/>
          <w:szCs w:val="20"/>
          <w:lang w:val="es-ES"/>
        </w:rPr>
        <w:t xml:space="preserve"> dan atas </w:t>
      </w:r>
      <w:proofErr w:type="spellStart"/>
      <w:r w:rsidRPr="00D77FCF">
        <w:rPr>
          <w:rFonts w:ascii="Cambria" w:hAnsi="Cambria" w:cs="Arial"/>
          <w:sz w:val="20"/>
          <w:szCs w:val="20"/>
          <w:lang w:val="es-ES"/>
        </w:rPr>
        <w:t>namanya</w:t>
      </w:r>
      <w:proofErr w:type="spellEnd"/>
      <w:r w:rsidRPr="00D77FCF">
        <w:rPr>
          <w:rFonts w:ascii="Cambria" w:hAnsi="Cambria" w:cs="Arial"/>
          <w:sz w:val="20"/>
          <w:szCs w:val="20"/>
          <w:lang w:val="es-ES"/>
        </w:rPr>
        <w:t>.</w:t>
      </w:r>
    </w:p>
    <w:p w14:paraId="6C18C0A9" w14:textId="77777777" w:rsidR="003F1588" w:rsidRPr="003F1588" w:rsidRDefault="003F1588" w:rsidP="003F1588">
      <w:pPr>
        <w:pStyle w:val="ListParagraph"/>
        <w:numPr>
          <w:ilvl w:val="0"/>
          <w:numId w:val="62"/>
        </w:numPr>
        <w:spacing w:after="160" w:line="259" w:lineRule="auto"/>
        <w:jc w:val="both"/>
        <w:rPr>
          <w:rFonts w:ascii="Cambria" w:hAnsi="Cambria" w:cs="Arial"/>
          <w:b/>
          <w:vanish/>
          <w:sz w:val="20"/>
          <w:szCs w:val="20"/>
        </w:rPr>
      </w:pPr>
    </w:p>
    <w:p w14:paraId="0CA40F7B" w14:textId="77777777" w:rsidR="003F1588" w:rsidRPr="003F1588" w:rsidRDefault="003F1588" w:rsidP="003F1588">
      <w:pPr>
        <w:pStyle w:val="ListParagraph"/>
        <w:numPr>
          <w:ilvl w:val="0"/>
          <w:numId w:val="62"/>
        </w:numPr>
        <w:spacing w:after="160" w:line="259" w:lineRule="auto"/>
        <w:jc w:val="both"/>
        <w:rPr>
          <w:rFonts w:ascii="Cambria" w:hAnsi="Cambria" w:cs="Arial"/>
          <w:b/>
          <w:vanish/>
          <w:sz w:val="20"/>
          <w:szCs w:val="20"/>
        </w:rPr>
      </w:pPr>
    </w:p>
    <w:p w14:paraId="0CF28D5F" w14:textId="77777777" w:rsidR="006B035A" w:rsidRPr="00A96F6C" w:rsidRDefault="006B035A" w:rsidP="0017213B">
      <w:pPr>
        <w:numPr>
          <w:ilvl w:val="1"/>
          <w:numId w:val="70"/>
        </w:numPr>
        <w:tabs>
          <w:tab w:val="left" w:pos="630"/>
        </w:tabs>
        <w:spacing w:after="160" w:line="259" w:lineRule="auto"/>
        <w:ind w:left="630" w:hanging="630"/>
        <w:jc w:val="both"/>
        <w:rPr>
          <w:rFonts w:ascii="Cambria" w:hAnsi="Cambria" w:cs="Arial"/>
          <w:sz w:val="20"/>
          <w:szCs w:val="20"/>
        </w:rPr>
      </w:pPr>
      <w:proofErr w:type="spellStart"/>
      <w:r w:rsidRPr="00A96F6C">
        <w:rPr>
          <w:rFonts w:ascii="Cambria" w:hAnsi="Cambria" w:cs="Arial"/>
          <w:sz w:val="20"/>
          <w:szCs w:val="20"/>
        </w:rPr>
        <w:t>Secara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khusus</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harus</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mempertahankan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untuk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menjanjikan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menawarkan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memberikan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kepada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siapa</w:t>
      </w:r>
      <w:proofErr w:type="spellEnd"/>
      <w:r w:rsidRPr="00A96F6C">
        <w:rPr>
          <w:rFonts w:ascii="Cambria" w:hAnsi="Cambria" w:cs="Arial"/>
          <w:sz w:val="20"/>
          <w:szCs w:val="20"/>
        </w:rPr>
        <w:t xml:space="preserve"> pun, </w:t>
      </w:r>
      <w:proofErr w:type="spellStart"/>
      <w:r w:rsidRPr="00A96F6C">
        <w:rPr>
          <w:rFonts w:ascii="Cambria" w:hAnsi="Cambria" w:cs="Arial"/>
          <w:sz w:val="20"/>
          <w:szCs w:val="20"/>
        </w:rPr>
        <w:t>secara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langsung</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langsung</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keuntungan</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semestinya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sehingga</w:t>
      </w:r>
      <w:proofErr w:type="spellEnd"/>
      <w:r w:rsidRPr="00A96F6C">
        <w:rPr>
          <w:rFonts w:ascii="Cambria" w:hAnsi="Cambria" w:cs="Arial"/>
          <w:sz w:val="20"/>
          <w:szCs w:val="20"/>
        </w:rPr>
        <w:t xml:space="preserve"> orang </w:t>
      </w:r>
      <w:proofErr w:type="spellStart"/>
      <w:r w:rsidRPr="00A96F6C">
        <w:rPr>
          <w:rFonts w:ascii="Cambria" w:hAnsi="Cambria" w:cs="Arial"/>
          <w:sz w:val="20"/>
          <w:szCs w:val="20"/>
        </w:rPr>
        <w:t>tersebut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melakukan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melakukan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tindakan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apa</w:t>
      </w:r>
      <w:proofErr w:type="spellEnd"/>
      <w:r w:rsidRPr="00A96F6C">
        <w:rPr>
          <w:rFonts w:ascii="Cambria" w:hAnsi="Cambria" w:cs="Arial"/>
          <w:sz w:val="20"/>
          <w:szCs w:val="20"/>
        </w:rPr>
        <w:t xml:space="preserve"> pun </w:t>
      </w:r>
      <w:proofErr w:type="spellStart"/>
      <w:r w:rsidRPr="00A96F6C">
        <w:rPr>
          <w:rFonts w:ascii="Cambria" w:hAnsi="Cambria" w:cs="Arial"/>
          <w:sz w:val="20"/>
          <w:szCs w:val="20"/>
        </w:rPr>
        <w:t>dalam</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lingkup</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fungsinya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dalam</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pelaksanaan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Perjanjian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untuk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membuat</w:t>
      </w:r>
      <w:proofErr w:type="spellEnd"/>
      <w:r w:rsidRPr="00A96F6C">
        <w:rPr>
          <w:rFonts w:ascii="Cambria" w:hAnsi="Cambria" w:cs="Arial"/>
          <w:sz w:val="20"/>
          <w:szCs w:val="20"/>
        </w:rPr>
        <w:t xml:space="preserve"> orang </w:t>
      </w:r>
      <w:proofErr w:type="spellStart"/>
      <w:r w:rsidRPr="00A96F6C">
        <w:rPr>
          <w:rFonts w:ascii="Cambria" w:hAnsi="Cambria" w:cs="Arial"/>
          <w:sz w:val="20"/>
          <w:szCs w:val="20"/>
        </w:rPr>
        <w:t>tersebut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menggunakan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pengaruhnya</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nyata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diduga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atas</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ketiga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untuk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mendapatkan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keuntungan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dalam</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bentuk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apapun</w:t>
      </w:r>
      <w:proofErr w:type="spellEnd"/>
      <w:r w:rsidRPr="00A96F6C">
        <w:rPr>
          <w:rFonts w:ascii="Cambria" w:hAnsi="Cambria" w:cs="Arial"/>
          <w:sz w:val="20"/>
          <w:szCs w:val="20"/>
        </w:rPr>
        <w:t>.</w:t>
      </w:r>
    </w:p>
    <w:p w14:paraId="50262504" w14:textId="77777777" w:rsidR="006B035A" w:rsidRPr="00A96F6C" w:rsidRDefault="006B035A" w:rsidP="0017213B">
      <w:pPr>
        <w:numPr>
          <w:ilvl w:val="1"/>
          <w:numId w:val="70"/>
        </w:numPr>
        <w:spacing w:after="160" w:line="259" w:lineRule="auto"/>
        <w:ind w:left="630" w:hanging="630"/>
        <w:jc w:val="both"/>
        <w:rPr>
          <w:rFonts w:ascii="Cambria" w:hAnsi="Cambria" w:cs="Arial"/>
          <w:sz w:val="20"/>
          <w:szCs w:val="20"/>
        </w:rPr>
      </w:pP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mengakui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bahwa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menawarkan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memberikan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keuntungan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apa</w:t>
      </w:r>
      <w:proofErr w:type="spellEnd"/>
      <w:r w:rsidRPr="00A96F6C">
        <w:rPr>
          <w:rFonts w:ascii="Cambria" w:hAnsi="Cambria" w:cs="Arial"/>
          <w:sz w:val="20"/>
          <w:szCs w:val="20"/>
        </w:rPr>
        <w:t xml:space="preserve"> pun yang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semestinya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kepada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Pertama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kepada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ketiga</w:t>
      </w:r>
      <w:proofErr w:type="spellEnd"/>
      <w:r w:rsidRPr="00A96F6C">
        <w:rPr>
          <w:rFonts w:ascii="Cambria" w:hAnsi="Cambria" w:cs="Arial"/>
          <w:sz w:val="20"/>
          <w:szCs w:val="20"/>
        </w:rPr>
        <w:t xml:space="preserve"> mana pun </w:t>
      </w:r>
      <w:proofErr w:type="spellStart"/>
      <w:r w:rsidRPr="00A96F6C">
        <w:rPr>
          <w:rFonts w:ascii="Cambria" w:hAnsi="Cambria" w:cs="Arial"/>
          <w:sz w:val="20"/>
          <w:szCs w:val="20"/>
        </w:rPr>
        <w:t>terkait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dengan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Perjanjian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w:t>
      </w:r>
    </w:p>
    <w:p w14:paraId="6266EA6F" w14:textId="77777777" w:rsidR="006B035A" w:rsidRPr="00A96F6C" w:rsidRDefault="006B035A" w:rsidP="0017213B">
      <w:pPr>
        <w:numPr>
          <w:ilvl w:val="1"/>
          <w:numId w:val="70"/>
        </w:numPr>
        <w:spacing w:after="160" w:line="259" w:lineRule="auto"/>
        <w:ind w:left="630" w:hanging="630"/>
        <w:jc w:val="both"/>
        <w:rPr>
          <w:rFonts w:ascii="Cambria" w:hAnsi="Cambria" w:cs="Arial"/>
          <w:sz w:val="20"/>
          <w:szCs w:val="20"/>
        </w:rPr>
      </w:pPr>
      <w:proofErr w:type="spellStart"/>
      <w:r w:rsidRPr="00A96F6C">
        <w:rPr>
          <w:rFonts w:ascii="Cambria" w:hAnsi="Cambria" w:cs="Arial"/>
          <w:sz w:val="20"/>
          <w:szCs w:val="20"/>
        </w:rPr>
        <w:t>Sejauh</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diizinkan</w:t>
      </w:r>
      <w:proofErr w:type="spellEnd"/>
      <w:r w:rsidRPr="00A96F6C">
        <w:rPr>
          <w:rFonts w:ascii="Cambria" w:hAnsi="Cambria" w:cs="Arial"/>
          <w:sz w:val="20"/>
          <w:szCs w:val="20"/>
        </w:rPr>
        <w:t xml:space="preserve"> oleh </w:t>
      </w:r>
      <w:proofErr w:type="spellStart"/>
      <w:r w:rsidRPr="00A96F6C">
        <w:rPr>
          <w:rFonts w:ascii="Cambria" w:hAnsi="Cambria" w:cs="Arial"/>
          <w:sz w:val="20"/>
          <w:szCs w:val="20"/>
        </w:rPr>
        <w:t>undang-undang</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berlaku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harus</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segera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memberi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tahu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Pertama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setelah</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mengetahui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setelah</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mendapatkan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kecurigaan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secara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wajar</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bahwa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suatu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kegiatan</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dilakukan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sehubungan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dengan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Perjanjian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telah</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melanggar</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mungkin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melanggar</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Pasal</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undang-undang</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peraturan</w:t>
      </w:r>
      <w:proofErr w:type="spellEnd"/>
      <w:r w:rsidRPr="00A96F6C">
        <w:rPr>
          <w:rFonts w:ascii="Cambria" w:hAnsi="Cambria" w:cs="Arial"/>
          <w:sz w:val="20"/>
          <w:szCs w:val="20"/>
        </w:rPr>
        <w:t xml:space="preserve"> anti-</w:t>
      </w:r>
      <w:proofErr w:type="spellStart"/>
      <w:r w:rsidRPr="00A96F6C">
        <w:rPr>
          <w:rFonts w:ascii="Cambria" w:hAnsi="Cambria" w:cs="Arial"/>
          <w:sz w:val="20"/>
          <w:szCs w:val="20"/>
        </w:rPr>
        <w:t>penyuapan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manapun</w:t>
      </w:r>
      <w:proofErr w:type="spellEnd"/>
      <w:r w:rsidRPr="00A96F6C">
        <w:rPr>
          <w:rFonts w:ascii="Cambria" w:hAnsi="Cambria" w:cs="Arial"/>
          <w:sz w:val="20"/>
          <w:szCs w:val="20"/>
        </w:rPr>
        <w:t>.</w:t>
      </w:r>
    </w:p>
    <w:p w14:paraId="213C9851" w14:textId="77777777" w:rsidR="006B035A" w:rsidRPr="00A96F6C" w:rsidRDefault="006B035A" w:rsidP="0017213B">
      <w:pPr>
        <w:numPr>
          <w:ilvl w:val="1"/>
          <w:numId w:val="70"/>
        </w:numPr>
        <w:spacing w:after="160" w:line="259" w:lineRule="auto"/>
        <w:ind w:left="630" w:hanging="630"/>
        <w:jc w:val="both"/>
        <w:rPr>
          <w:rFonts w:ascii="Cambria" w:hAnsi="Cambria" w:cs="Arial"/>
          <w:sz w:val="20"/>
          <w:szCs w:val="20"/>
        </w:rPr>
      </w:pP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Pertama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sewaktu-waktu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dapat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meminta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bukti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kepatuhan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terhadap</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kewajibannya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berdasarkan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Pasal</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Sejauh</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diizinkan</w:t>
      </w:r>
      <w:proofErr w:type="spellEnd"/>
      <w:r w:rsidRPr="00A96F6C">
        <w:rPr>
          <w:rFonts w:ascii="Cambria" w:hAnsi="Cambria" w:cs="Arial"/>
          <w:sz w:val="20"/>
          <w:szCs w:val="20"/>
        </w:rPr>
        <w:t xml:space="preserve"> oleh </w:t>
      </w:r>
      <w:proofErr w:type="spellStart"/>
      <w:r w:rsidRPr="00A96F6C">
        <w:rPr>
          <w:rFonts w:ascii="Cambria" w:hAnsi="Cambria" w:cs="Arial"/>
          <w:sz w:val="20"/>
          <w:szCs w:val="20"/>
        </w:rPr>
        <w:t>undang-undang</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berlaku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Pertama</w:t>
      </w:r>
      <w:proofErr w:type="spellEnd"/>
      <w:r w:rsidRPr="00A96F6C">
        <w:rPr>
          <w:rFonts w:ascii="Cambria" w:hAnsi="Cambria" w:cs="Arial"/>
          <w:sz w:val="20"/>
          <w:szCs w:val="20"/>
        </w:rPr>
        <w:t xml:space="preserve"> juga </w:t>
      </w:r>
      <w:proofErr w:type="spellStart"/>
      <w:r w:rsidRPr="00A96F6C">
        <w:rPr>
          <w:rFonts w:ascii="Cambria" w:hAnsi="Cambria" w:cs="Arial"/>
          <w:sz w:val="20"/>
          <w:szCs w:val="20"/>
        </w:rPr>
        <w:t>dapat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meminta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dari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daftar </w:t>
      </w:r>
      <w:proofErr w:type="spellStart"/>
      <w:r w:rsidRPr="00A96F6C">
        <w:rPr>
          <w:rFonts w:ascii="Cambria" w:hAnsi="Cambria" w:cs="Arial"/>
          <w:sz w:val="20"/>
          <w:szCs w:val="20"/>
        </w:rPr>
        <w:t>semua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hadiah</w:t>
      </w:r>
      <w:proofErr w:type="spellEnd"/>
      <w:r w:rsidRPr="00A96F6C">
        <w:rPr>
          <w:rFonts w:ascii="Cambria" w:hAnsi="Cambria" w:cs="Arial"/>
          <w:sz w:val="20"/>
          <w:szCs w:val="20"/>
        </w:rPr>
        <w:t xml:space="preserve"> dan </w:t>
      </w:r>
      <w:proofErr w:type="spellStart"/>
      <w:r w:rsidRPr="00A96F6C">
        <w:rPr>
          <w:rFonts w:ascii="Cambria" w:hAnsi="Cambria" w:cs="Arial"/>
          <w:sz w:val="20"/>
          <w:szCs w:val="20"/>
        </w:rPr>
        <w:t>hiburan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serta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manfaat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lainnya</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melebihi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sejumlah</w:t>
      </w:r>
      <w:proofErr w:type="spellEnd"/>
      <w:r w:rsidRPr="00A96F6C">
        <w:rPr>
          <w:rFonts w:ascii="Cambria" w:hAnsi="Cambria" w:cs="Arial"/>
          <w:sz w:val="20"/>
          <w:szCs w:val="20"/>
        </w:rPr>
        <w:t xml:space="preserve"> uang Euro 100 (</w:t>
      </w:r>
      <w:proofErr w:type="spellStart"/>
      <w:r w:rsidRPr="00A96F6C">
        <w:rPr>
          <w:rFonts w:ascii="Cambria" w:hAnsi="Cambria" w:cs="Arial"/>
          <w:sz w:val="20"/>
          <w:szCs w:val="20"/>
        </w:rPr>
        <w:t>kecuali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jumlah</w:t>
      </w:r>
      <w:proofErr w:type="spellEnd"/>
      <w:r w:rsidRPr="00A96F6C">
        <w:rPr>
          <w:rFonts w:ascii="Cambria" w:hAnsi="Cambria" w:cs="Arial"/>
          <w:sz w:val="20"/>
          <w:szCs w:val="20"/>
        </w:rPr>
        <w:t xml:space="preserve"> lain </w:t>
      </w:r>
      <w:proofErr w:type="spellStart"/>
      <w:r w:rsidRPr="00A96F6C">
        <w:rPr>
          <w:rFonts w:ascii="Cambria" w:hAnsi="Cambria" w:cs="Arial"/>
          <w:sz w:val="20"/>
          <w:szCs w:val="20"/>
        </w:rPr>
        <w:t>disebutkan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dalam</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Perjanjian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secara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kumulatif</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ditawarkan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disediakan</w:t>
      </w:r>
      <w:proofErr w:type="spellEnd"/>
      <w:r w:rsidRPr="00A96F6C">
        <w:rPr>
          <w:rFonts w:ascii="Cambria" w:hAnsi="Cambria" w:cs="Arial"/>
          <w:sz w:val="20"/>
          <w:szCs w:val="20"/>
        </w:rPr>
        <w:t xml:space="preserve"> oleh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atas</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nama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kepada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pejabat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karyawan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afiliasi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agen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subkontraktor</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ketiga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lainnya</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bertindak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untuk</w:t>
      </w:r>
      <w:proofErr w:type="spellEnd"/>
      <w:r w:rsidRPr="00A96F6C">
        <w:rPr>
          <w:rFonts w:ascii="Cambria" w:hAnsi="Cambria" w:cs="Arial"/>
          <w:sz w:val="20"/>
          <w:szCs w:val="20"/>
        </w:rPr>
        <w:t xml:space="preserve"> dan </w:t>
      </w:r>
      <w:proofErr w:type="spellStart"/>
      <w:r w:rsidRPr="00A96F6C">
        <w:rPr>
          <w:rFonts w:ascii="Cambria" w:hAnsi="Cambria" w:cs="Arial"/>
          <w:sz w:val="20"/>
          <w:szCs w:val="20"/>
        </w:rPr>
        <w:t>atas</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namanya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sehubungan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dengan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Perjanjian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w:t>
      </w:r>
    </w:p>
    <w:p w14:paraId="2CAC15CC" w14:textId="77777777" w:rsidR="006B035A" w:rsidRPr="00A96F6C" w:rsidRDefault="006B035A" w:rsidP="0017213B">
      <w:pPr>
        <w:numPr>
          <w:ilvl w:val="1"/>
          <w:numId w:val="70"/>
        </w:numPr>
        <w:spacing w:after="160" w:line="259" w:lineRule="auto"/>
        <w:ind w:left="630" w:hanging="630"/>
        <w:jc w:val="both"/>
        <w:rPr>
          <w:rFonts w:ascii="Cambria" w:hAnsi="Cambria" w:cs="Arial"/>
          <w:sz w:val="20"/>
          <w:szCs w:val="20"/>
        </w:rPr>
      </w:pPr>
      <w:r w:rsidRPr="00A96F6C">
        <w:rPr>
          <w:rFonts w:ascii="Cambria" w:hAnsi="Cambria" w:cs="Arial"/>
          <w:sz w:val="20"/>
          <w:szCs w:val="20"/>
        </w:rPr>
        <w:t xml:space="preserve">Jika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Pertama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memiliki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alasan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untuk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percaya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bahwa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mematuhi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kewajiban</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terkandung</w:t>
      </w:r>
      <w:proofErr w:type="spellEnd"/>
      <w:r w:rsidRPr="00A96F6C">
        <w:rPr>
          <w:rFonts w:ascii="Cambria" w:hAnsi="Cambria" w:cs="Arial"/>
          <w:sz w:val="20"/>
          <w:szCs w:val="20"/>
        </w:rPr>
        <w:t xml:space="preserve"> di </w:t>
      </w:r>
      <w:proofErr w:type="spellStart"/>
      <w:r w:rsidRPr="00A96F6C">
        <w:rPr>
          <w:rFonts w:ascii="Cambria" w:hAnsi="Cambria" w:cs="Arial"/>
          <w:sz w:val="20"/>
          <w:szCs w:val="20"/>
        </w:rPr>
        <w:t>dalam</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Pasal</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Pertama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dapat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menangguhkan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pelaksanaan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Perjanjian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sampai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memberikan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bukti</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wajar</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bahwa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melakukan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melakukan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pelanggaran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dimaksud</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Pertama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bertanggung</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jawab</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atas</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kerusakan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kerugian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apa</w:t>
      </w:r>
      <w:proofErr w:type="spellEnd"/>
      <w:r w:rsidRPr="00A96F6C">
        <w:rPr>
          <w:rFonts w:ascii="Cambria" w:hAnsi="Cambria" w:cs="Arial"/>
          <w:sz w:val="20"/>
          <w:szCs w:val="20"/>
        </w:rPr>
        <w:t xml:space="preserve"> pun yang </w:t>
      </w:r>
      <w:proofErr w:type="spellStart"/>
      <w:r w:rsidRPr="00A96F6C">
        <w:rPr>
          <w:rFonts w:ascii="Cambria" w:hAnsi="Cambria" w:cs="Arial"/>
          <w:sz w:val="20"/>
          <w:szCs w:val="20"/>
        </w:rPr>
        <w:t>diderita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akibat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penangguhan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Perjanjian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w:t>
      </w:r>
    </w:p>
    <w:p w14:paraId="60CCF9B1" w14:textId="77777777" w:rsidR="006B035A" w:rsidRPr="00A96F6C" w:rsidRDefault="006B035A" w:rsidP="0017213B">
      <w:pPr>
        <w:numPr>
          <w:ilvl w:val="1"/>
          <w:numId w:val="70"/>
        </w:numPr>
        <w:spacing w:after="160" w:line="259" w:lineRule="auto"/>
        <w:ind w:left="630" w:hanging="630"/>
        <w:jc w:val="both"/>
        <w:rPr>
          <w:rFonts w:ascii="Cambria" w:hAnsi="Cambria" w:cs="Arial"/>
          <w:sz w:val="20"/>
          <w:szCs w:val="20"/>
        </w:rPr>
      </w:pPr>
      <w:proofErr w:type="spellStart"/>
      <w:r w:rsidRPr="00A96F6C">
        <w:rPr>
          <w:rFonts w:ascii="Cambria" w:hAnsi="Cambria" w:cs="Arial"/>
          <w:sz w:val="20"/>
          <w:szCs w:val="20"/>
        </w:rPr>
        <w:t>Pelanggaran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Pasal</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oleh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dianggap</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sebagai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pelanggaran</w:t>
      </w:r>
      <w:proofErr w:type="spellEnd"/>
      <w:r w:rsidRPr="00A96F6C">
        <w:rPr>
          <w:rFonts w:ascii="Cambria" w:hAnsi="Cambria" w:cs="Arial"/>
          <w:sz w:val="20"/>
          <w:szCs w:val="20"/>
        </w:rPr>
        <w:t xml:space="preserve"> material </w:t>
      </w:r>
      <w:proofErr w:type="spellStart"/>
      <w:r w:rsidRPr="00A96F6C">
        <w:rPr>
          <w:rFonts w:ascii="Cambria" w:hAnsi="Cambria" w:cs="Arial"/>
          <w:sz w:val="20"/>
          <w:szCs w:val="20"/>
        </w:rPr>
        <w:t>terhadap</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Perjanjian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dan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Pertama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dapat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mengakhiri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Perjanjian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dengan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segera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setelah</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pemberitahuan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tertulis</w:t>
      </w:r>
      <w:proofErr w:type="spellEnd"/>
      <w:r w:rsidRPr="00A96F6C">
        <w:rPr>
          <w:rFonts w:ascii="Cambria" w:hAnsi="Cambria" w:cs="Arial"/>
          <w:sz w:val="20"/>
          <w:szCs w:val="20"/>
        </w:rPr>
        <w:t xml:space="preserve"> - </w:t>
      </w:r>
      <w:proofErr w:type="spellStart"/>
      <w:r w:rsidRPr="00A96F6C">
        <w:rPr>
          <w:rFonts w:ascii="Cambria" w:hAnsi="Cambria" w:cs="Arial"/>
          <w:sz w:val="20"/>
          <w:szCs w:val="20"/>
        </w:rPr>
        <w:t>sesuai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hak</w:t>
      </w:r>
      <w:proofErr w:type="spellEnd"/>
      <w:r w:rsidRPr="00A96F6C">
        <w:rPr>
          <w:rFonts w:ascii="Cambria" w:hAnsi="Cambria" w:cs="Arial"/>
          <w:sz w:val="20"/>
          <w:szCs w:val="20"/>
        </w:rPr>
        <w:t xml:space="preserve"> dan </w:t>
      </w:r>
      <w:proofErr w:type="spellStart"/>
      <w:r w:rsidRPr="00A96F6C">
        <w:rPr>
          <w:rFonts w:ascii="Cambria" w:hAnsi="Cambria" w:cs="Arial"/>
          <w:sz w:val="20"/>
          <w:szCs w:val="20"/>
        </w:rPr>
        <w:t>tanpa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kewenangan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pengadilan</w:t>
      </w:r>
      <w:proofErr w:type="spellEnd"/>
      <w:r w:rsidRPr="00A96F6C">
        <w:rPr>
          <w:rFonts w:ascii="Cambria" w:hAnsi="Cambria" w:cs="Arial"/>
          <w:sz w:val="20"/>
          <w:szCs w:val="20"/>
        </w:rPr>
        <w:t xml:space="preserve"> - </w:t>
      </w:r>
      <w:proofErr w:type="spellStart"/>
      <w:r w:rsidRPr="00A96F6C">
        <w:rPr>
          <w:rFonts w:ascii="Cambria" w:hAnsi="Cambria" w:cs="Arial"/>
          <w:sz w:val="20"/>
          <w:szCs w:val="20"/>
        </w:rPr>
        <w:t>jika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selama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jangka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waktu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Perjanjian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dinyatakan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bersalah</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atas</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tindakan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penyuapan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gagal</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untuk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mematuhi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Pasal</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(Anti-</w:t>
      </w:r>
      <w:proofErr w:type="spellStart"/>
      <w:r w:rsidRPr="00A96F6C">
        <w:rPr>
          <w:rFonts w:ascii="Cambria" w:hAnsi="Cambria" w:cs="Arial"/>
          <w:sz w:val="20"/>
          <w:szCs w:val="20"/>
        </w:rPr>
        <w:t>Suap</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undang-undang</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peraturan</w:t>
      </w:r>
      <w:proofErr w:type="spellEnd"/>
      <w:r w:rsidRPr="00A96F6C">
        <w:rPr>
          <w:rFonts w:ascii="Cambria" w:hAnsi="Cambria" w:cs="Arial"/>
          <w:sz w:val="20"/>
          <w:szCs w:val="20"/>
        </w:rPr>
        <w:t xml:space="preserve"> anti-</w:t>
      </w:r>
      <w:proofErr w:type="spellStart"/>
      <w:r w:rsidRPr="00A96F6C">
        <w:rPr>
          <w:rFonts w:ascii="Cambria" w:hAnsi="Cambria" w:cs="Arial"/>
          <w:sz w:val="20"/>
          <w:szCs w:val="20"/>
        </w:rPr>
        <w:t>suap</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manapun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bahkan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jika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tidak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terkait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dengan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Perjanjian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Sejauh</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diizinkan</w:t>
      </w:r>
      <w:proofErr w:type="spellEnd"/>
      <w:r w:rsidRPr="00A96F6C">
        <w:rPr>
          <w:rFonts w:ascii="Cambria" w:hAnsi="Cambria" w:cs="Arial"/>
          <w:sz w:val="20"/>
          <w:szCs w:val="20"/>
        </w:rPr>
        <w:t xml:space="preserve"> oleh </w:t>
      </w:r>
      <w:proofErr w:type="spellStart"/>
      <w:r w:rsidRPr="00A96F6C">
        <w:rPr>
          <w:rFonts w:ascii="Cambria" w:hAnsi="Cambria" w:cs="Arial"/>
          <w:sz w:val="20"/>
          <w:szCs w:val="20"/>
        </w:rPr>
        <w:t>undang-undang</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berlaku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Kedua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harus</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mengganti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kerugian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Pertama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pejabat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karyawan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afiliasi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agen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subkontraktornya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ketiga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lainnya</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bertindak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untuk</w:t>
      </w:r>
      <w:proofErr w:type="spellEnd"/>
      <w:r w:rsidRPr="00A96F6C">
        <w:rPr>
          <w:rFonts w:ascii="Cambria" w:hAnsi="Cambria" w:cs="Arial"/>
          <w:sz w:val="20"/>
          <w:szCs w:val="20"/>
        </w:rPr>
        <w:t xml:space="preserve"> dan </w:t>
      </w:r>
      <w:proofErr w:type="spellStart"/>
      <w:r w:rsidRPr="00A96F6C">
        <w:rPr>
          <w:rFonts w:ascii="Cambria" w:hAnsi="Cambria" w:cs="Arial"/>
          <w:sz w:val="20"/>
          <w:szCs w:val="20"/>
        </w:rPr>
        <w:t>atas</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namanya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terhadap</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kerugian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kewajiban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kerusakan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biaya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termasuk</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biaya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hukum</w:t>
      </w:r>
      <w:proofErr w:type="spellEnd"/>
      <w:r w:rsidRPr="00A96F6C">
        <w:rPr>
          <w:rFonts w:ascii="Cambria" w:hAnsi="Cambria" w:cs="Arial"/>
          <w:sz w:val="20"/>
          <w:szCs w:val="20"/>
        </w:rPr>
        <w:t xml:space="preserve">) dan </w:t>
      </w:r>
      <w:proofErr w:type="spellStart"/>
      <w:r w:rsidRPr="00A96F6C">
        <w:rPr>
          <w:rFonts w:ascii="Cambria" w:hAnsi="Cambria" w:cs="Arial"/>
          <w:sz w:val="20"/>
          <w:szCs w:val="20"/>
        </w:rPr>
        <w:t>biaya</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ditanggung</w:t>
      </w:r>
      <w:proofErr w:type="spellEnd"/>
      <w:r w:rsidRPr="00A96F6C">
        <w:rPr>
          <w:rFonts w:ascii="Cambria" w:hAnsi="Cambria" w:cs="Arial"/>
          <w:sz w:val="20"/>
          <w:szCs w:val="20"/>
        </w:rPr>
        <w:t xml:space="preserve"> oleh, </w:t>
      </w:r>
      <w:proofErr w:type="spellStart"/>
      <w:r w:rsidRPr="00A96F6C">
        <w:rPr>
          <w:rFonts w:ascii="Cambria" w:hAnsi="Cambria" w:cs="Arial"/>
          <w:sz w:val="20"/>
          <w:szCs w:val="20"/>
        </w:rPr>
        <w:t>atau</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diberikan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kepada</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pihak</w:t>
      </w:r>
      <w:proofErr w:type="spellEnd"/>
      <w:r w:rsidRPr="00A96F6C">
        <w:rPr>
          <w:rFonts w:ascii="Cambria" w:hAnsi="Cambria" w:cs="Arial"/>
          <w:sz w:val="20"/>
          <w:szCs w:val="20"/>
        </w:rPr>
        <w:t xml:space="preserve"> yang </w:t>
      </w:r>
      <w:proofErr w:type="spellStart"/>
      <w:r w:rsidRPr="00A96F6C">
        <w:rPr>
          <w:rFonts w:ascii="Cambria" w:hAnsi="Cambria" w:cs="Arial"/>
          <w:sz w:val="20"/>
          <w:szCs w:val="20"/>
        </w:rPr>
        <w:t>mendapat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ganti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rugi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sebagai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akibat</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dari</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pelanggaran</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Pasal</w:t>
      </w:r>
      <w:proofErr w:type="spellEnd"/>
      <w:r w:rsidRPr="00A96F6C">
        <w:rPr>
          <w:rFonts w:ascii="Cambria" w:hAnsi="Cambria" w:cs="Arial"/>
          <w:sz w:val="20"/>
          <w:szCs w:val="20"/>
        </w:rPr>
        <w:t xml:space="preserve"> </w:t>
      </w:r>
      <w:proofErr w:type="spellStart"/>
      <w:r w:rsidRPr="00A96F6C">
        <w:rPr>
          <w:rFonts w:ascii="Cambria" w:hAnsi="Cambria" w:cs="Arial"/>
          <w:sz w:val="20"/>
          <w:szCs w:val="20"/>
        </w:rPr>
        <w:t>ini</w:t>
      </w:r>
      <w:proofErr w:type="spellEnd"/>
      <w:r w:rsidRPr="00A96F6C">
        <w:rPr>
          <w:rFonts w:ascii="Cambria" w:hAnsi="Cambria" w:cs="Arial"/>
          <w:sz w:val="20"/>
          <w:szCs w:val="20"/>
        </w:rPr>
        <w:t xml:space="preserve"> (Anti-</w:t>
      </w:r>
      <w:proofErr w:type="spellStart"/>
      <w:r w:rsidRPr="00A96F6C">
        <w:rPr>
          <w:rFonts w:ascii="Cambria" w:hAnsi="Cambria" w:cs="Arial"/>
          <w:sz w:val="20"/>
          <w:szCs w:val="20"/>
        </w:rPr>
        <w:t>Suap</w:t>
      </w:r>
      <w:proofErr w:type="spellEnd"/>
      <w:r w:rsidRPr="00A96F6C">
        <w:rPr>
          <w:rFonts w:ascii="Cambria" w:hAnsi="Cambria" w:cs="Arial"/>
          <w:sz w:val="20"/>
          <w:szCs w:val="20"/>
        </w:rPr>
        <w:t>).</w:t>
      </w:r>
    </w:p>
    <w:p w14:paraId="3293D930" w14:textId="1BE93C56" w:rsidR="00A806A6" w:rsidRPr="00D77FCF" w:rsidDel="00A66AC2" w:rsidRDefault="006B035A" w:rsidP="0017213B">
      <w:pPr>
        <w:numPr>
          <w:ilvl w:val="1"/>
          <w:numId w:val="70"/>
        </w:numPr>
        <w:spacing w:after="160" w:line="259" w:lineRule="auto"/>
        <w:ind w:left="630" w:hanging="630"/>
        <w:jc w:val="both"/>
        <w:rPr>
          <w:del w:id="378" w:author="APRILYA Anggie" w:date="2024-12-27T15:44:00Z"/>
          <w:rFonts w:ascii="Cambria" w:hAnsi="Cambria"/>
          <w:sz w:val="20"/>
          <w:szCs w:val="20"/>
          <w:lang w:val="es-ES"/>
        </w:rPr>
      </w:pPr>
      <w:r w:rsidRPr="00A96F6C">
        <w:rPr>
          <w:rFonts w:ascii="Cambria" w:hAnsi="Cambria" w:cs="Arial"/>
          <w:sz w:val="20"/>
          <w:szCs w:val="20"/>
          <w:lang w:val="id-ID"/>
        </w:rPr>
        <w:t>Pihak Kedua mengizinkan Pihak Pertama untuk melakukan audit kapan saja untuk memastikan bahwa Pihak Kedua mematuhi kewajibannya berdasarkan Pasal ini. Dalam hal ini, Pihak Kedua menyanggupi untuk memberikan kepada Pihak Pertama atau penyedia layanan eksternal yang ditunjuk olehnya semua dokumen dan data yang diperlukan untuk persiapan dan pelaksanaan audit dan memberikan akses ke situs Pihak Kedua atau perusahaan afiliasiny</w:t>
      </w:r>
      <w:del w:id="379" w:author="APRILYA Anggie" w:date="2024-12-27T15:44:00Z">
        <w:r w:rsidRPr="00A96F6C" w:rsidDel="00A66AC2">
          <w:rPr>
            <w:rFonts w:ascii="Cambria" w:hAnsi="Cambria" w:cs="Arial"/>
            <w:sz w:val="20"/>
            <w:szCs w:val="20"/>
            <w:lang w:val="id-ID"/>
          </w:rPr>
          <w:delText>a</w:delText>
        </w:r>
        <w:r w:rsidRPr="00D77FCF" w:rsidDel="00A66AC2">
          <w:rPr>
            <w:rFonts w:ascii="Cambria" w:hAnsi="Cambria" w:cs="Arial"/>
            <w:sz w:val="20"/>
            <w:szCs w:val="20"/>
            <w:lang w:val="id-ID"/>
          </w:rPr>
          <w:delText>.</w:delText>
        </w:r>
      </w:del>
    </w:p>
    <w:p w14:paraId="7DA6FAA0" w14:textId="338289E8" w:rsidR="00A66AC2" w:rsidRPr="00A66AC2" w:rsidDel="00A66AC2" w:rsidRDefault="00A66AC2" w:rsidP="0017213B">
      <w:pPr>
        <w:numPr>
          <w:ilvl w:val="1"/>
          <w:numId w:val="70"/>
        </w:numPr>
        <w:spacing w:after="160" w:line="259" w:lineRule="auto"/>
        <w:ind w:left="630" w:hanging="630"/>
        <w:jc w:val="both"/>
        <w:rPr>
          <w:del w:id="380" w:author="APRILYA Anggie" w:date="2024-12-27T15:44:00Z"/>
          <w:rFonts w:ascii="Cambria" w:hAnsi="Cambria"/>
          <w:sz w:val="20"/>
          <w:szCs w:val="20"/>
          <w:lang w:val="es-ES"/>
        </w:rPr>
        <w:pPrChange w:id="381" w:author="APRILYA Anggie" w:date="2024-12-27T15:44:00Z">
          <w:pPr>
            <w:spacing w:after="160" w:line="259" w:lineRule="auto"/>
            <w:jc w:val="both"/>
          </w:pPr>
        </w:pPrChange>
      </w:pPr>
    </w:p>
    <w:p w14:paraId="6CFFD0C4" w14:textId="77777777" w:rsidR="00A806A6" w:rsidRPr="00877177" w:rsidRDefault="00C72ECB" w:rsidP="00A806A6">
      <w:pPr>
        <w:pStyle w:val="BodyTextIndent2"/>
        <w:spacing w:after="0" w:line="240" w:lineRule="auto"/>
        <w:ind w:left="0"/>
        <w:jc w:val="center"/>
        <w:rPr>
          <w:rFonts w:ascii="Cambria" w:hAnsi="Cambria" w:cs="Arial"/>
          <w:b/>
          <w:sz w:val="20"/>
          <w:szCs w:val="20"/>
        </w:rPr>
      </w:pPr>
      <w:commentRangeStart w:id="382"/>
      <w:r w:rsidRPr="00877177">
        <w:rPr>
          <w:rFonts w:ascii="Cambria" w:hAnsi="Cambria" w:cs="Arial"/>
          <w:b/>
          <w:sz w:val="20"/>
          <w:szCs w:val="20"/>
        </w:rPr>
        <w:t xml:space="preserve">PASAL </w:t>
      </w:r>
      <w:r w:rsidR="002C529A" w:rsidRPr="008A3F2D">
        <w:rPr>
          <w:rFonts w:ascii="Cambria" w:hAnsi="Cambria" w:cs="Arial"/>
          <w:b/>
          <w:sz w:val="20"/>
          <w:szCs w:val="20"/>
        </w:rPr>
        <w:t>20</w:t>
      </w:r>
    </w:p>
    <w:p w14:paraId="2CF8D03D" w14:textId="77777777" w:rsidR="00A361BA" w:rsidRPr="00877177" w:rsidRDefault="00A361BA" w:rsidP="00A806A6">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rPr>
        <w:t>DATA PRIBADI</w:t>
      </w:r>
      <w:commentRangeEnd w:id="382"/>
      <w:r w:rsidR="00603B76">
        <w:rPr>
          <w:rStyle w:val="CommentReference"/>
        </w:rPr>
        <w:commentReference w:id="382"/>
      </w:r>
    </w:p>
    <w:p w14:paraId="60597053" w14:textId="77777777" w:rsidR="00A361BA" w:rsidRPr="00877177" w:rsidRDefault="00A361BA" w:rsidP="00A806A6">
      <w:pPr>
        <w:pStyle w:val="BodyTextIndent2"/>
        <w:spacing w:after="0" w:line="240" w:lineRule="auto"/>
        <w:ind w:left="0"/>
        <w:jc w:val="center"/>
        <w:rPr>
          <w:rFonts w:ascii="Cambria" w:hAnsi="Cambria" w:cs="Arial"/>
          <w:b/>
          <w:sz w:val="20"/>
          <w:szCs w:val="20"/>
        </w:rPr>
      </w:pPr>
    </w:p>
    <w:p w14:paraId="62371AE2" w14:textId="77777777" w:rsidR="006B035A" w:rsidRPr="00877177" w:rsidRDefault="00A361BA" w:rsidP="00A96F6C">
      <w:pPr>
        <w:pStyle w:val="BodyTextIndent2"/>
        <w:numPr>
          <w:ilvl w:val="1"/>
          <w:numId w:val="64"/>
        </w:numPr>
        <w:spacing w:after="0" w:line="240" w:lineRule="auto"/>
        <w:ind w:hanging="730"/>
        <w:jc w:val="both"/>
        <w:rPr>
          <w:rFonts w:ascii="Cambria" w:hAnsi="Cambria" w:cs="Arial"/>
          <w:b/>
          <w:sz w:val="20"/>
          <w:szCs w:val="20"/>
        </w:rPr>
      </w:pP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melaksanakan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mematuhi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persyaratan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dikenakan</w:t>
      </w:r>
      <w:proofErr w:type="spellEnd"/>
      <w:r w:rsidRPr="00877177">
        <w:rPr>
          <w:rFonts w:ascii="Cambria" w:hAnsi="Cambria" w:cs="Arial"/>
          <w:sz w:val="20"/>
          <w:szCs w:val="20"/>
        </w:rPr>
        <w:t xml:space="preserve"> pada </w:t>
      </w:r>
      <w:proofErr w:type="spellStart"/>
      <w:r w:rsidRPr="00877177">
        <w:rPr>
          <w:rFonts w:ascii="Cambria" w:hAnsi="Cambria" w:cs="Arial"/>
          <w:sz w:val="20"/>
          <w:szCs w:val="20"/>
        </w:rPr>
        <w:t>pengguna</w:t>
      </w:r>
      <w:proofErr w:type="spellEnd"/>
      <w:r w:rsidRPr="00877177">
        <w:rPr>
          <w:rFonts w:ascii="Cambria" w:hAnsi="Cambria" w:cs="Arial"/>
          <w:sz w:val="20"/>
          <w:szCs w:val="20"/>
        </w:rPr>
        <w:t xml:space="preserve"> data yang </w:t>
      </w:r>
      <w:proofErr w:type="spellStart"/>
      <w:r w:rsidRPr="00877177">
        <w:rPr>
          <w:rFonts w:ascii="Cambria" w:hAnsi="Cambria" w:cs="Arial"/>
          <w:sz w:val="20"/>
          <w:szCs w:val="20"/>
        </w:rPr>
        <w:t>ditetapkan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undang-undang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prinsip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kode</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industri</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kebijakan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relevan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termasuk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namun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terbatas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peraturan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mengatur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mengenai</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Privasi</w:t>
      </w:r>
      <w:proofErr w:type="spellEnd"/>
      <w:r w:rsidRPr="00877177">
        <w:rPr>
          <w:rFonts w:ascii="Cambria" w:hAnsi="Cambria" w:cs="Arial"/>
          <w:sz w:val="20"/>
          <w:szCs w:val="20"/>
        </w:rPr>
        <w:t xml:space="preserve"> di Indonesia) </w:t>
      </w:r>
      <w:proofErr w:type="spellStart"/>
      <w:r w:rsidRPr="00877177">
        <w:rPr>
          <w:rFonts w:ascii="Cambria" w:hAnsi="Cambria" w:cs="Arial"/>
          <w:sz w:val="20"/>
          <w:szCs w:val="20"/>
        </w:rPr>
        <w:t>sehubungan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semua</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diproses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olehnya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seolah-olah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adalah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pengguna</w:t>
      </w:r>
      <w:proofErr w:type="spellEnd"/>
      <w:r w:rsidRPr="00877177">
        <w:rPr>
          <w:rFonts w:ascii="Cambria" w:hAnsi="Cambria" w:cs="Arial"/>
          <w:sz w:val="20"/>
          <w:szCs w:val="20"/>
        </w:rPr>
        <w:t xml:space="preserve"> data dan </w:t>
      </w:r>
      <w:proofErr w:type="spellStart"/>
      <w:r w:rsidRPr="00877177">
        <w:rPr>
          <w:rFonts w:ascii="Cambria" w:hAnsi="Cambria" w:cs="Arial"/>
          <w:sz w:val="20"/>
          <w:szCs w:val="20"/>
        </w:rPr>
        <w:t>khususnya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antara</w:t>
      </w:r>
      <w:proofErr w:type="spellEnd"/>
      <w:r w:rsidRPr="00877177">
        <w:rPr>
          <w:rFonts w:ascii="Cambria" w:hAnsi="Cambria" w:cs="Arial"/>
          <w:sz w:val="20"/>
          <w:szCs w:val="20"/>
        </w:rPr>
        <w:t xml:space="preserve"> lain:</w:t>
      </w:r>
    </w:p>
    <w:p w14:paraId="770F3E2B" w14:textId="77777777" w:rsidR="00A361BA" w:rsidRPr="00877177" w:rsidRDefault="00A361BA" w:rsidP="00A96F6C">
      <w:pPr>
        <w:pStyle w:val="BodyTextIndent2"/>
        <w:spacing w:after="0" w:line="240" w:lineRule="auto"/>
        <w:ind w:left="630"/>
        <w:jc w:val="both"/>
        <w:rPr>
          <w:rFonts w:ascii="Cambria" w:hAnsi="Cambria" w:cs="Arial"/>
          <w:b/>
          <w:sz w:val="20"/>
          <w:szCs w:val="20"/>
        </w:rPr>
      </w:pPr>
    </w:p>
    <w:p w14:paraId="1ED0F14F" w14:textId="77777777" w:rsidR="00A361BA" w:rsidRPr="00877177" w:rsidRDefault="00A361BA" w:rsidP="00A96F6C">
      <w:pPr>
        <w:pStyle w:val="BodyTextIndent2"/>
        <w:numPr>
          <w:ilvl w:val="0"/>
          <w:numId w:val="44"/>
        </w:numPr>
        <w:spacing w:after="0" w:line="240" w:lineRule="auto"/>
        <w:jc w:val="both"/>
        <w:rPr>
          <w:rFonts w:ascii="Cambria" w:hAnsi="Cambria" w:cs="Arial"/>
          <w:sz w:val="20"/>
          <w:szCs w:val="20"/>
        </w:rPr>
      </w:pPr>
      <w:r w:rsidRPr="00877177">
        <w:rPr>
          <w:rFonts w:ascii="Cambria" w:hAnsi="Cambria" w:cs="Arial"/>
          <w:sz w:val="20"/>
          <w:szCs w:val="20"/>
        </w:rPr>
        <w:t xml:space="preserve">Harus </w:t>
      </w:r>
      <w:proofErr w:type="spellStart"/>
      <w:r w:rsidRPr="00877177">
        <w:rPr>
          <w:rFonts w:ascii="Cambria" w:hAnsi="Cambria" w:cs="Arial"/>
          <w:sz w:val="20"/>
          <w:szCs w:val="20"/>
        </w:rPr>
        <w:t>memiliki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kebijakan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prosedur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mematuhi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peraturan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mengenai</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Privasi</w:t>
      </w:r>
      <w:proofErr w:type="spellEnd"/>
      <w:r w:rsidRPr="00877177">
        <w:rPr>
          <w:rFonts w:ascii="Cambria" w:hAnsi="Cambria" w:cs="Arial"/>
          <w:sz w:val="20"/>
          <w:szCs w:val="20"/>
        </w:rPr>
        <w:t xml:space="preserve"> di Indonesia dan </w:t>
      </w:r>
      <w:proofErr w:type="spellStart"/>
      <w:r w:rsidRPr="00877177">
        <w:rPr>
          <w:rFonts w:ascii="Cambria" w:hAnsi="Cambria" w:cs="Arial"/>
          <w:sz w:val="20"/>
          <w:szCs w:val="20"/>
        </w:rPr>
        <w:t>dokumen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diberikan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w:t>
      </w:r>
    </w:p>
    <w:p w14:paraId="50C61693" w14:textId="77777777" w:rsidR="00A361BA" w:rsidRPr="00877177" w:rsidRDefault="00A361BA" w:rsidP="00A96F6C">
      <w:pPr>
        <w:pStyle w:val="BodyTextIndent2"/>
        <w:numPr>
          <w:ilvl w:val="0"/>
          <w:numId w:val="44"/>
        </w:numPr>
        <w:spacing w:after="0" w:line="240" w:lineRule="auto"/>
        <w:jc w:val="both"/>
        <w:rPr>
          <w:rFonts w:ascii="Cambria" w:hAnsi="Cambria" w:cs="Arial"/>
          <w:sz w:val="20"/>
          <w:szCs w:val="20"/>
        </w:rPr>
      </w:pPr>
      <w:r w:rsidRPr="00877177">
        <w:rPr>
          <w:rFonts w:ascii="Cambria" w:hAnsi="Cambria" w:cs="Arial"/>
          <w:sz w:val="20"/>
          <w:szCs w:val="20"/>
        </w:rPr>
        <w:t xml:space="preserve">Harus </w:t>
      </w:r>
      <w:proofErr w:type="spellStart"/>
      <w:r w:rsidRPr="00877177">
        <w:rPr>
          <w:rFonts w:ascii="Cambria" w:hAnsi="Cambria" w:cs="Arial"/>
          <w:sz w:val="20"/>
          <w:szCs w:val="20"/>
        </w:rPr>
        <w:t>mematuhi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prosedur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proses yang </w:t>
      </w:r>
      <w:proofErr w:type="spellStart"/>
      <w:r w:rsidRPr="00877177">
        <w:rPr>
          <w:rFonts w:ascii="Cambria" w:hAnsi="Cambria" w:cs="Arial"/>
          <w:sz w:val="20"/>
          <w:szCs w:val="20"/>
        </w:rPr>
        <w:t>diberitahukan</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sehubungan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w:t>
      </w:r>
    </w:p>
    <w:p w14:paraId="5A5CEC0E" w14:textId="77777777" w:rsidR="00A361BA" w:rsidRPr="00877177" w:rsidRDefault="00A361BA" w:rsidP="00A96F6C">
      <w:pPr>
        <w:pStyle w:val="BodyTextIndent2"/>
        <w:numPr>
          <w:ilvl w:val="0"/>
          <w:numId w:val="44"/>
        </w:numPr>
        <w:spacing w:after="0" w:line="240" w:lineRule="auto"/>
        <w:jc w:val="both"/>
        <w:rPr>
          <w:rFonts w:ascii="Cambria" w:hAnsi="Cambria" w:cs="Arial"/>
          <w:sz w:val="20"/>
          <w:szCs w:val="20"/>
        </w:rPr>
      </w:pPr>
      <w:r w:rsidRPr="00877177">
        <w:rPr>
          <w:rFonts w:ascii="Cambria" w:hAnsi="Cambria" w:cs="Arial"/>
          <w:sz w:val="20"/>
          <w:szCs w:val="20"/>
        </w:rPr>
        <w:t xml:space="preserve">Harus </w:t>
      </w:r>
      <w:proofErr w:type="spellStart"/>
      <w:r w:rsidRPr="00877177">
        <w:rPr>
          <w:rFonts w:ascii="Cambria" w:hAnsi="Cambria" w:cs="Arial"/>
          <w:sz w:val="20"/>
          <w:szCs w:val="20"/>
        </w:rPr>
        <w:t>memiliki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langkah-langkah</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tepat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termasuk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tetapi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terbatas</w:t>
      </w:r>
      <w:proofErr w:type="spellEnd"/>
      <w:r w:rsidRPr="00877177">
        <w:rPr>
          <w:rFonts w:ascii="Cambria" w:hAnsi="Cambria" w:cs="Arial"/>
          <w:sz w:val="20"/>
          <w:szCs w:val="20"/>
        </w:rPr>
        <w:t xml:space="preserve"> pada </w:t>
      </w:r>
      <w:proofErr w:type="spellStart"/>
      <w:r w:rsidRPr="00877177">
        <w:rPr>
          <w:rFonts w:ascii="Cambria" w:hAnsi="Cambria" w:cs="Arial"/>
          <w:sz w:val="20"/>
          <w:szCs w:val="20"/>
        </w:rPr>
        <w:t>implementasi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kebijakan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prosedur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perlindungan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pelatihan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staf</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relevan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memastikan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bahwa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stafnya</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relevan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melakukan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langkah-langkah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keamanan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mematuhi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perlindungan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w:t>
      </w:r>
    </w:p>
    <w:p w14:paraId="39D8A915" w14:textId="77777777" w:rsidR="00A361BA" w:rsidRPr="00877177" w:rsidRDefault="00A361BA" w:rsidP="00A96F6C">
      <w:pPr>
        <w:pStyle w:val="BodyTextIndent2"/>
        <w:numPr>
          <w:ilvl w:val="0"/>
          <w:numId w:val="44"/>
        </w:numPr>
        <w:spacing w:after="0" w:line="240" w:lineRule="auto"/>
        <w:jc w:val="both"/>
        <w:rPr>
          <w:rFonts w:ascii="Cambria" w:hAnsi="Cambria" w:cs="Arial"/>
          <w:sz w:val="20"/>
          <w:szCs w:val="20"/>
        </w:rPr>
      </w:pPr>
      <w:r w:rsidRPr="00877177">
        <w:rPr>
          <w:rFonts w:ascii="Cambria" w:hAnsi="Cambria" w:cs="Arial"/>
          <w:sz w:val="20"/>
          <w:szCs w:val="20"/>
        </w:rPr>
        <w:t xml:space="preserve">Hanya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menggunakan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diperlukan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secara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wajar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sehubungan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pelaksanaan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w:t>
      </w:r>
    </w:p>
    <w:p w14:paraId="47DB55DB" w14:textId="77777777" w:rsidR="00A361BA" w:rsidRPr="00877177" w:rsidRDefault="00A361BA" w:rsidP="00A96F6C">
      <w:pPr>
        <w:pStyle w:val="BodyTextIndent2"/>
        <w:numPr>
          <w:ilvl w:val="0"/>
          <w:numId w:val="44"/>
        </w:numPr>
        <w:spacing w:after="0" w:line="240" w:lineRule="auto"/>
        <w:jc w:val="both"/>
        <w:rPr>
          <w:rFonts w:ascii="Cambria" w:hAnsi="Cambria" w:cs="Arial"/>
          <w:sz w:val="20"/>
          <w:szCs w:val="20"/>
        </w:rPr>
      </w:pPr>
      <w:r w:rsidRPr="00877177">
        <w:rPr>
          <w:rFonts w:ascii="Cambria" w:hAnsi="Cambria" w:cs="Arial"/>
          <w:sz w:val="20"/>
          <w:szCs w:val="20"/>
        </w:rPr>
        <w:t xml:space="preserve">Harus </w:t>
      </w:r>
      <w:proofErr w:type="spellStart"/>
      <w:r w:rsidRPr="00877177">
        <w:rPr>
          <w:rFonts w:ascii="Cambria" w:hAnsi="Cambria" w:cs="Arial"/>
          <w:sz w:val="20"/>
          <w:szCs w:val="20"/>
        </w:rPr>
        <w:t>menerapkan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memelihara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semua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tindakan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teknis</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organisasi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wajar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menjaga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keamanan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mencegah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akses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disengaja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pemrosesan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penghapusan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kehilangan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penggunaan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apa</w:t>
      </w:r>
      <w:proofErr w:type="spellEnd"/>
      <w:r w:rsidRPr="00877177">
        <w:rPr>
          <w:rFonts w:ascii="Cambria" w:hAnsi="Cambria" w:cs="Arial"/>
          <w:sz w:val="20"/>
          <w:szCs w:val="20"/>
        </w:rPr>
        <w:t xml:space="preserve"> pun.</w:t>
      </w:r>
    </w:p>
    <w:p w14:paraId="44799A7C" w14:textId="77777777" w:rsidR="00A361BA" w:rsidRPr="00877177" w:rsidRDefault="00A361BA" w:rsidP="00A96F6C">
      <w:pPr>
        <w:pStyle w:val="BodyTextIndent2"/>
        <w:numPr>
          <w:ilvl w:val="0"/>
          <w:numId w:val="44"/>
        </w:numPr>
        <w:spacing w:after="0" w:line="240" w:lineRule="auto"/>
        <w:jc w:val="both"/>
        <w:rPr>
          <w:rFonts w:ascii="Cambria" w:hAnsi="Cambria" w:cs="Arial"/>
          <w:sz w:val="20"/>
          <w:szCs w:val="20"/>
        </w:rPr>
      </w:pP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kecuali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jika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meminta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secara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sebaliknya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mengungkapkan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ketiga</w:t>
      </w:r>
      <w:proofErr w:type="spellEnd"/>
      <w:r w:rsidRPr="00877177">
        <w:rPr>
          <w:rFonts w:ascii="Cambria" w:hAnsi="Cambria" w:cs="Arial"/>
          <w:sz w:val="20"/>
          <w:szCs w:val="20"/>
        </w:rPr>
        <w:t xml:space="preserve"> mana pun </w:t>
      </w:r>
      <w:proofErr w:type="spellStart"/>
      <w:r w:rsidRPr="00877177">
        <w:rPr>
          <w:rFonts w:ascii="Cambria" w:hAnsi="Cambria" w:cs="Arial"/>
          <w:sz w:val="20"/>
          <w:szCs w:val="20"/>
        </w:rPr>
        <w:t>selain</w:t>
      </w:r>
      <w:proofErr w:type="spellEnd"/>
      <w:r w:rsidRPr="00877177">
        <w:rPr>
          <w:rFonts w:ascii="Cambria" w:hAnsi="Cambria" w:cs="Arial"/>
          <w:sz w:val="20"/>
          <w:szCs w:val="20"/>
        </w:rPr>
        <w:t xml:space="preserve"> (1)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petugas</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karyawannya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siapa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pengungkapan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diperlukan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pelaksanaan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asalkan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petugas</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karyawan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dibuat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tunduk</w:t>
      </w:r>
      <w:proofErr w:type="spellEnd"/>
      <w:r w:rsidRPr="00877177">
        <w:rPr>
          <w:rFonts w:ascii="Cambria" w:hAnsi="Cambria" w:cs="Arial"/>
          <w:sz w:val="20"/>
          <w:szCs w:val="20"/>
        </w:rPr>
        <w:t xml:space="preserve"> pada </w:t>
      </w:r>
      <w:proofErr w:type="spellStart"/>
      <w:r w:rsidRPr="00877177">
        <w:rPr>
          <w:rFonts w:ascii="Cambria" w:hAnsi="Cambria" w:cs="Arial"/>
          <w:sz w:val="20"/>
          <w:szCs w:val="20"/>
        </w:rPr>
        <w:t>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perlindungan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kalah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daripada</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dikenakan</w:t>
      </w:r>
      <w:proofErr w:type="spellEnd"/>
      <w:r w:rsidRPr="00877177">
        <w:rPr>
          <w:rFonts w:ascii="Cambria" w:hAnsi="Cambria" w:cs="Arial"/>
          <w:sz w:val="20"/>
          <w:szCs w:val="20"/>
        </w:rPr>
        <w:t xml:space="preserve"> pada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(2) </w:t>
      </w:r>
      <w:proofErr w:type="spellStart"/>
      <w:r w:rsidRPr="00877177">
        <w:rPr>
          <w:rFonts w:ascii="Cambria" w:hAnsi="Cambria" w:cs="Arial"/>
          <w:sz w:val="20"/>
          <w:szCs w:val="20"/>
        </w:rPr>
        <w:t>dimana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diharuskan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mengungkapkan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hukum</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berlaku</w:t>
      </w:r>
      <w:proofErr w:type="spellEnd"/>
      <w:r w:rsidRPr="00877177">
        <w:rPr>
          <w:rFonts w:ascii="Cambria" w:hAnsi="Cambria" w:cs="Arial"/>
          <w:sz w:val="20"/>
          <w:szCs w:val="20"/>
        </w:rPr>
        <w:t xml:space="preserve"> di Indonesia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peraturan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lainnya</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berlaku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badan </w:t>
      </w:r>
      <w:proofErr w:type="spellStart"/>
      <w:r w:rsidRPr="00877177">
        <w:rPr>
          <w:rFonts w:ascii="Cambria" w:hAnsi="Cambria" w:cs="Arial"/>
          <w:sz w:val="20"/>
          <w:szCs w:val="20"/>
        </w:rPr>
        <w:t>pengatur</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berlaku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memenuhi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permintaan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pengadilan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kompeten</w:t>
      </w:r>
      <w:proofErr w:type="spellEnd"/>
      <w:r w:rsidRPr="00877177">
        <w:rPr>
          <w:rFonts w:ascii="Cambria" w:hAnsi="Cambria" w:cs="Arial"/>
          <w:sz w:val="20"/>
          <w:szCs w:val="20"/>
        </w:rPr>
        <w:t xml:space="preserve"> ("</w:t>
      </w:r>
      <w:proofErr w:type="spellStart"/>
      <w:r w:rsidRPr="00877177">
        <w:rPr>
          <w:rFonts w:ascii="Cambria" w:hAnsi="Cambria" w:cs="Arial"/>
          <w:b/>
          <w:sz w:val="20"/>
          <w:szCs w:val="20"/>
        </w:rPr>
        <w:t>Pengungkapan</w:t>
      </w:r>
      <w:proofErr w:type="spellEnd"/>
      <w:r w:rsidRPr="00877177">
        <w:rPr>
          <w:rFonts w:ascii="Cambria" w:hAnsi="Cambria" w:cs="Arial"/>
          <w:b/>
          <w:sz w:val="20"/>
          <w:szCs w:val="20"/>
        </w:rPr>
        <w:t xml:space="preserve"> </w:t>
      </w:r>
      <w:proofErr w:type="spellStart"/>
      <w:r w:rsidRPr="00877177">
        <w:rPr>
          <w:rFonts w:ascii="Cambria" w:hAnsi="Cambria" w:cs="Arial"/>
          <w:b/>
          <w:sz w:val="20"/>
          <w:szCs w:val="20"/>
        </w:rPr>
        <w:t>Wajib</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ketentuan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bahwa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keadaan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memberikan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pemberitahuan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segera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setelah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mengetahui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persyaratan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pengungkapan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sebelum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mematuhi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Pengungkapan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Wajib</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disediakan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lebih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lanjut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bahwa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mengungkapkan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bagian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disyaratkan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Pengungkapan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Wajib</w:t>
      </w:r>
      <w:proofErr w:type="spellEnd"/>
      <w:r w:rsidRPr="00877177">
        <w:rPr>
          <w:rFonts w:ascii="Cambria" w:hAnsi="Cambria" w:cs="Arial"/>
          <w:sz w:val="20"/>
          <w:szCs w:val="20"/>
        </w:rPr>
        <w:t>.</w:t>
      </w:r>
    </w:p>
    <w:p w14:paraId="08285E6B" w14:textId="77777777" w:rsidR="00A361BA" w:rsidRPr="00877177" w:rsidRDefault="00A361BA" w:rsidP="00A96F6C">
      <w:pPr>
        <w:pStyle w:val="BodyTextIndent2"/>
        <w:numPr>
          <w:ilvl w:val="0"/>
          <w:numId w:val="44"/>
        </w:numPr>
        <w:spacing w:after="0" w:line="240" w:lineRule="auto"/>
        <w:jc w:val="both"/>
        <w:rPr>
          <w:rFonts w:ascii="Cambria" w:hAnsi="Cambria" w:cs="Arial"/>
          <w:sz w:val="20"/>
          <w:szCs w:val="20"/>
        </w:rPr>
      </w:pPr>
      <w:r w:rsidRPr="00877177">
        <w:rPr>
          <w:rFonts w:ascii="Cambria" w:hAnsi="Cambria" w:cs="Arial"/>
          <w:sz w:val="20"/>
          <w:szCs w:val="20"/>
        </w:rPr>
        <w:t xml:space="preserve">Harus </w:t>
      </w:r>
      <w:proofErr w:type="spellStart"/>
      <w:r w:rsidRPr="00877177">
        <w:rPr>
          <w:rFonts w:ascii="Cambria" w:hAnsi="Cambria" w:cs="Arial"/>
          <w:sz w:val="20"/>
          <w:szCs w:val="20"/>
        </w:rPr>
        <w:t>dikembalikan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berjanji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menghancurkan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menghapus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semua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dokumen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catatan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bahan-bahan</w:t>
      </w:r>
      <w:proofErr w:type="spellEnd"/>
      <w:r w:rsidRPr="00877177">
        <w:rPr>
          <w:rFonts w:ascii="Cambria" w:hAnsi="Cambria" w:cs="Arial"/>
          <w:sz w:val="20"/>
          <w:szCs w:val="20"/>
        </w:rPr>
        <w:t xml:space="preserve"> lain yang </w:t>
      </w:r>
      <w:proofErr w:type="spellStart"/>
      <w:r w:rsidRPr="00877177">
        <w:rPr>
          <w:rFonts w:ascii="Cambria" w:hAnsi="Cambria" w:cs="Arial"/>
          <w:sz w:val="20"/>
          <w:szCs w:val="20"/>
        </w:rPr>
        <w:t>mengandung</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dimiliki</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di </w:t>
      </w:r>
      <w:proofErr w:type="spellStart"/>
      <w:r w:rsidRPr="00877177">
        <w:rPr>
          <w:rFonts w:ascii="Cambria" w:hAnsi="Cambria" w:cs="Arial"/>
          <w:sz w:val="20"/>
          <w:szCs w:val="20"/>
        </w:rPr>
        <w:t>bawah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kendalinya</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memberikan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berita</w:t>
      </w:r>
      <w:proofErr w:type="spellEnd"/>
      <w:r w:rsidRPr="00877177">
        <w:rPr>
          <w:rFonts w:ascii="Cambria" w:hAnsi="Cambria" w:cs="Arial"/>
          <w:sz w:val="20"/>
          <w:szCs w:val="20"/>
        </w:rPr>
        <w:t xml:space="preserve"> acara </w:t>
      </w:r>
      <w:proofErr w:type="spellStart"/>
      <w:r w:rsidRPr="00877177">
        <w:rPr>
          <w:rFonts w:ascii="Cambria" w:hAnsi="Cambria" w:cs="Arial"/>
          <w:sz w:val="20"/>
          <w:szCs w:val="20"/>
        </w:rPr>
        <w:t>pemusnahan</w:t>
      </w:r>
      <w:proofErr w:type="spellEnd"/>
      <w:r w:rsidRPr="00877177">
        <w:rPr>
          <w:rFonts w:ascii="Cambria" w:hAnsi="Cambria" w:cs="Arial"/>
          <w:sz w:val="20"/>
          <w:szCs w:val="20"/>
        </w:rPr>
        <w:t>/</w:t>
      </w:r>
      <w:proofErr w:type="spellStart"/>
      <w:r w:rsidRPr="00877177">
        <w:rPr>
          <w:rFonts w:ascii="Cambria" w:hAnsi="Cambria" w:cs="Arial"/>
          <w:sz w:val="20"/>
          <w:szCs w:val="20"/>
        </w:rPr>
        <w:t>penghapusan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bentuk</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dapat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diterima</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(a)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30 (</w:t>
      </w:r>
      <w:proofErr w:type="spellStart"/>
      <w:r w:rsidRPr="00877177">
        <w:rPr>
          <w:rFonts w:ascii="Cambria" w:hAnsi="Cambria" w:cs="Arial"/>
          <w:sz w:val="20"/>
          <w:szCs w:val="20"/>
        </w:rPr>
        <w:t>tiga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puluh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di mana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lagi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diperlukan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tujuan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pelaksanaan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dan (b)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30 (</w:t>
      </w:r>
      <w:proofErr w:type="spellStart"/>
      <w:r w:rsidRPr="00877177">
        <w:rPr>
          <w:rFonts w:ascii="Cambria" w:hAnsi="Cambria" w:cs="Arial"/>
          <w:sz w:val="20"/>
          <w:szCs w:val="20"/>
        </w:rPr>
        <w:t>tiga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puluh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sejak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tanggal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pengakhiran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berakhirnya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ketentuan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bahwa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mungkin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memerlukan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suatu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konsultan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auditor </w:t>
      </w:r>
      <w:proofErr w:type="spellStart"/>
      <w:r w:rsidRPr="00877177">
        <w:rPr>
          <w:rFonts w:ascii="Cambria" w:hAnsi="Cambria" w:cs="Arial"/>
          <w:sz w:val="20"/>
          <w:szCs w:val="20"/>
        </w:rPr>
        <w:t>independen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memberikan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berita</w:t>
      </w:r>
      <w:proofErr w:type="spellEnd"/>
      <w:r w:rsidRPr="00877177">
        <w:rPr>
          <w:rFonts w:ascii="Cambria" w:hAnsi="Cambria" w:cs="Arial"/>
          <w:sz w:val="20"/>
          <w:szCs w:val="20"/>
        </w:rPr>
        <w:t xml:space="preserve"> acara </w:t>
      </w:r>
      <w:proofErr w:type="spellStart"/>
      <w:r w:rsidRPr="00877177">
        <w:rPr>
          <w:rFonts w:ascii="Cambria" w:hAnsi="Cambria" w:cs="Arial"/>
          <w:sz w:val="20"/>
          <w:szCs w:val="20"/>
        </w:rPr>
        <w:t>penghancuran</w:t>
      </w:r>
      <w:proofErr w:type="spellEnd"/>
      <w:r w:rsidRPr="00877177">
        <w:rPr>
          <w:rFonts w:ascii="Cambria" w:hAnsi="Cambria" w:cs="Arial"/>
          <w:sz w:val="20"/>
          <w:szCs w:val="20"/>
        </w:rPr>
        <w:t>/</w:t>
      </w:r>
      <w:proofErr w:type="spellStart"/>
      <w:r w:rsidRPr="00877177">
        <w:rPr>
          <w:rFonts w:ascii="Cambria" w:hAnsi="Cambria" w:cs="Arial"/>
          <w:sz w:val="20"/>
          <w:szCs w:val="20"/>
        </w:rPr>
        <w:t>penghapusan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semua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biaya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terkait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ditanggung</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w:t>
      </w:r>
    </w:p>
    <w:p w14:paraId="0FBADA68" w14:textId="77777777" w:rsidR="00A361BA" w:rsidRPr="00877177" w:rsidRDefault="00A361BA" w:rsidP="00A96F6C">
      <w:pPr>
        <w:pStyle w:val="BodyTextIndent2"/>
        <w:numPr>
          <w:ilvl w:val="0"/>
          <w:numId w:val="44"/>
        </w:numPr>
        <w:spacing w:after="0" w:line="240" w:lineRule="auto"/>
        <w:jc w:val="both"/>
        <w:rPr>
          <w:rFonts w:ascii="Cambria" w:hAnsi="Cambria" w:cs="Arial"/>
          <w:sz w:val="20"/>
          <w:szCs w:val="20"/>
        </w:rPr>
      </w:pPr>
      <w:r w:rsidRPr="00877177">
        <w:rPr>
          <w:rFonts w:ascii="Cambria" w:hAnsi="Cambria" w:cs="Arial"/>
          <w:sz w:val="20"/>
          <w:szCs w:val="20"/>
        </w:rPr>
        <w:t xml:space="preserve">Akan </w:t>
      </w:r>
      <w:proofErr w:type="spellStart"/>
      <w:r w:rsidRPr="00877177">
        <w:rPr>
          <w:rFonts w:ascii="Cambria" w:hAnsi="Cambria" w:cs="Arial"/>
          <w:sz w:val="20"/>
          <w:szCs w:val="20"/>
        </w:rPr>
        <w:t>mengizinkan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setelah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pemberitahuan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15 (lima </w:t>
      </w:r>
      <w:proofErr w:type="spellStart"/>
      <w:r w:rsidRPr="00877177">
        <w:rPr>
          <w:rFonts w:ascii="Cambria" w:hAnsi="Cambria" w:cs="Arial"/>
          <w:sz w:val="20"/>
          <w:szCs w:val="20"/>
        </w:rPr>
        <w:t>belas</w:t>
      </w:r>
      <w:proofErr w:type="spellEnd"/>
      <w:r w:rsidRPr="00877177">
        <w:rPr>
          <w:rFonts w:ascii="Cambria" w:hAnsi="Cambria" w:cs="Arial"/>
          <w:sz w:val="20"/>
          <w:szCs w:val="20"/>
        </w:rPr>
        <w:t xml:space="preserve">) Hari </w:t>
      </w:r>
      <w:proofErr w:type="spellStart"/>
      <w:r w:rsidRPr="00877177">
        <w:rPr>
          <w:rFonts w:ascii="Cambria" w:hAnsi="Cambria" w:cs="Arial"/>
          <w:sz w:val="20"/>
          <w:szCs w:val="20"/>
        </w:rPr>
        <w:t>Kerja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sebelumnya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melakukan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kunjungan</w:t>
      </w:r>
      <w:proofErr w:type="spellEnd"/>
      <w:r w:rsidRPr="00877177">
        <w:rPr>
          <w:rFonts w:ascii="Cambria" w:hAnsi="Cambria" w:cs="Arial"/>
          <w:sz w:val="20"/>
          <w:szCs w:val="20"/>
        </w:rPr>
        <w:t xml:space="preserve"> di </w:t>
      </w:r>
      <w:proofErr w:type="spellStart"/>
      <w:r w:rsidRPr="00877177">
        <w:rPr>
          <w:rFonts w:ascii="Cambria" w:hAnsi="Cambria" w:cs="Arial"/>
          <w:sz w:val="20"/>
          <w:szCs w:val="20"/>
        </w:rPr>
        <w:t>tempat</w:t>
      </w:r>
      <w:proofErr w:type="spellEnd"/>
      <w:r w:rsidRPr="00877177">
        <w:rPr>
          <w:rFonts w:ascii="Cambria" w:hAnsi="Cambria" w:cs="Arial"/>
          <w:sz w:val="20"/>
          <w:szCs w:val="20"/>
        </w:rPr>
        <w:t xml:space="preserve"> di </w:t>
      </w:r>
      <w:proofErr w:type="spellStart"/>
      <w:r w:rsidRPr="00877177">
        <w:rPr>
          <w:rFonts w:ascii="Cambria" w:hAnsi="Cambria" w:cs="Arial"/>
          <w:sz w:val="20"/>
          <w:szCs w:val="20"/>
        </w:rPr>
        <w:t>lokasi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lokasi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tempat</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disimpan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audit dan </w:t>
      </w:r>
      <w:proofErr w:type="spellStart"/>
      <w:r w:rsidRPr="00877177">
        <w:rPr>
          <w:rFonts w:ascii="Cambria" w:hAnsi="Cambria" w:cs="Arial"/>
          <w:sz w:val="20"/>
          <w:szCs w:val="20"/>
        </w:rPr>
        <w:t>inspeksi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tentang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menangani</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menyimpan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dan</w:t>
      </w:r>
    </w:p>
    <w:p w14:paraId="0E598FB7" w14:textId="77777777" w:rsidR="00A361BA" w:rsidRPr="00877177" w:rsidRDefault="00A361BA" w:rsidP="00A96F6C">
      <w:pPr>
        <w:pStyle w:val="BodyTextIndent2"/>
        <w:numPr>
          <w:ilvl w:val="0"/>
          <w:numId w:val="44"/>
        </w:numPr>
        <w:spacing w:after="0" w:line="240" w:lineRule="auto"/>
        <w:jc w:val="both"/>
        <w:rPr>
          <w:rFonts w:ascii="Cambria" w:hAnsi="Cambria" w:cs="Arial"/>
          <w:sz w:val="20"/>
          <w:szCs w:val="20"/>
        </w:rPr>
      </w:pPr>
      <w:r w:rsidRPr="00877177">
        <w:rPr>
          <w:rFonts w:ascii="Cambria" w:hAnsi="Cambria" w:cs="Arial"/>
          <w:iCs/>
          <w:sz w:val="20"/>
          <w:szCs w:val="20"/>
        </w:rPr>
        <w:t xml:space="preserve">Akan </w:t>
      </w:r>
      <w:proofErr w:type="spellStart"/>
      <w:r w:rsidRPr="00877177">
        <w:rPr>
          <w:rFonts w:ascii="Cambria" w:hAnsi="Cambria" w:cs="Arial"/>
          <w:iCs/>
          <w:sz w:val="20"/>
          <w:szCs w:val="20"/>
        </w:rPr>
        <w:t>memberi</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Pihak</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Pertama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pemberitahuan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tertulis</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dalam</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bentuk</w:t>
      </w:r>
      <w:proofErr w:type="spellEnd"/>
      <w:r w:rsidRPr="00877177">
        <w:rPr>
          <w:rFonts w:ascii="Cambria" w:hAnsi="Cambria" w:cs="Arial"/>
          <w:iCs/>
          <w:sz w:val="20"/>
          <w:szCs w:val="20"/>
        </w:rPr>
        <w:t xml:space="preserve"> yang </w:t>
      </w:r>
      <w:proofErr w:type="spellStart"/>
      <w:r w:rsidRPr="00877177">
        <w:rPr>
          <w:rFonts w:ascii="Cambria" w:hAnsi="Cambria" w:cs="Arial"/>
          <w:iCs/>
          <w:sz w:val="20"/>
          <w:szCs w:val="20"/>
        </w:rPr>
        <w:t>ditentukan</w:t>
      </w:r>
      <w:proofErr w:type="spellEnd"/>
      <w:r w:rsidRPr="00877177">
        <w:rPr>
          <w:rFonts w:ascii="Cambria" w:hAnsi="Cambria" w:cs="Arial"/>
          <w:iCs/>
          <w:sz w:val="20"/>
          <w:szCs w:val="20"/>
        </w:rPr>
        <w:t xml:space="preserve"> oleh </w:t>
      </w:r>
      <w:proofErr w:type="spellStart"/>
      <w:r w:rsidRPr="00877177">
        <w:rPr>
          <w:rFonts w:ascii="Cambria" w:hAnsi="Cambria" w:cs="Arial"/>
          <w:iCs/>
          <w:sz w:val="20"/>
          <w:szCs w:val="20"/>
        </w:rPr>
        <w:t>Pihak</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Pertama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dalam</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waktu</w:t>
      </w:r>
      <w:proofErr w:type="spellEnd"/>
      <w:r w:rsidRPr="00877177">
        <w:rPr>
          <w:rFonts w:ascii="Cambria" w:hAnsi="Cambria" w:cs="Arial"/>
          <w:iCs/>
          <w:sz w:val="20"/>
          <w:szCs w:val="20"/>
        </w:rPr>
        <w:t xml:space="preserve"> 48 (</w:t>
      </w:r>
      <w:proofErr w:type="spellStart"/>
      <w:r w:rsidRPr="00877177">
        <w:rPr>
          <w:rFonts w:ascii="Cambria" w:hAnsi="Cambria" w:cs="Arial"/>
          <w:iCs/>
          <w:sz w:val="20"/>
          <w:szCs w:val="20"/>
        </w:rPr>
        <w:t>empat</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puluh</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delapan</w:t>
      </w:r>
      <w:proofErr w:type="spellEnd"/>
      <w:r w:rsidRPr="00877177">
        <w:rPr>
          <w:rFonts w:ascii="Cambria" w:hAnsi="Cambria" w:cs="Arial"/>
          <w:iCs/>
          <w:sz w:val="20"/>
          <w:szCs w:val="20"/>
        </w:rPr>
        <w:t xml:space="preserve">) jam </w:t>
      </w:r>
      <w:proofErr w:type="spellStart"/>
      <w:r w:rsidRPr="00877177">
        <w:rPr>
          <w:rFonts w:ascii="Cambria" w:hAnsi="Cambria" w:cs="Arial"/>
          <w:iCs/>
          <w:sz w:val="20"/>
          <w:szCs w:val="20"/>
        </w:rPr>
        <w:t>setelah</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Pihak</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Kedua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mengetahui</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adanya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pelanggaran</w:t>
      </w:r>
      <w:proofErr w:type="spellEnd"/>
      <w:r w:rsidRPr="00877177">
        <w:rPr>
          <w:rFonts w:ascii="Cambria" w:hAnsi="Cambria" w:cs="Arial"/>
          <w:iCs/>
          <w:sz w:val="20"/>
          <w:szCs w:val="20"/>
        </w:rPr>
        <w:t xml:space="preserve"> yang </w:t>
      </w:r>
      <w:proofErr w:type="spellStart"/>
      <w:r w:rsidRPr="00877177">
        <w:rPr>
          <w:rFonts w:ascii="Cambria" w:hAnsi="Cambria" w:cs="Arial"/>
          <w:iCs/>
          <w:sz w:val="20"/>
          <w:szCs w:val="20"/>
        </w:rPr>
        <w:t>melibatkan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akses</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tidak</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sah</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atau</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tidak</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disengaja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pemrosesan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penghapusan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kehilangan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atau</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penggunaan</w:t>
      </w:r>
      <w:proofErr w:type="spellEnd"/>
      <w:r w:rsidRPr="00877177">
        <w:rPr>
          <w:rFonts w:ascii="Cambria" w:hAnsi="Cambria" w:cs="Arial"/>
          <w:iCs/>
          <w:sz w:val="20"/>
          <w:szCs w:val="20"/>
        </w:rPr>
        <w:t xml:space="preserve"> data </w:t>
      </w:r>
      <w:proofErr w:type="spellStart"/>
      <w:r w:rsidRPr="00877177">
        <w:rPr>
          <w:rFonts w:ascii="Cambria" w:hAnsi="Cambria" w:cs="Arial"/>
          <w:iCs/>
          <w:sz w:val="20"/>
          <w:szCs w:val="20"/>
        </w:rPr>
        <w:t>pribadi</w:t>
      </w:r>
      <w:proofErr w:type="spellEnd"/>
      <w:r w:rsidRPr="00877177">
        <w:rPr>
          <w:rFonts w:ascii="Cambria" w:hAnsi="Cambria" w:cs="Arial"/>
          <w:iCs/>
          <w:sz w:val="20"/>
          <w:szCs w:val="20"/>
        </w:rPr>
        <w:t xml:space="preserve"> yang </w:t>
      </w:r>
      <w:proofErr w:type="spellStart"/>
      <w:r w:rsidRPr="00877177">
        <w:rPr>
          <w:rFonts w:ascii="Cambria" w:hAnsi="Cambria" w:cs="Arial"/>
          <w:iCs/>
          <w:sz w:val="20"/>
          <w:szCs w:val="20"/>
        </w:rPr>
        <w:t>disimpan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atas</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nama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Pihak</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Pertama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atau</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dari</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segala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ketidaknormalan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dalam</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pemrosesan</w:t>
      </w:r>
      <w:proofErr w:type="spellEnd"/>
      <w:r w:rsidRPr="00877177">
        <w:rPr>
          <w:rFonts w:ascii="Cambria" w:hAnsi="Cambria" w:cs="Arial"/>
          <w:iCs/>
          <w:sz w:val="20"/>
          <w:szCs w:val="20"/>
        </w:rPr>
        <w:t xml:space="preserve"> data </w:t>
      </w:r>
      <w:proofErr w:type="spellStart"/>
      <w:r w:rsidRPr="00877177">
        <w:rPr>
          <w:rFonts w:ascii="Cambria" w:hAnsi="Cambria" w:cs="Arial"/>
          <w:iCs/>
          <w:sz w:val="20"/>
          <w:szCs w:val="20"/>
        </w:rPr>
        <w:t>pribadi</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termasuk</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tetapi</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tidak</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terbatas</w:t>
      </w:r>
      <w:proofErr w:type="spellEnd"/>
      <w:r w:rsidRPr="00877177">
        <w:rPr>
          <w:rFonts w:ascii="Cambria" w:hAnsi="Cambria" w:cs="Arial"/>
          <w:iCs/>
          <w:sz w:val="20"/>
          <w:szCs w:val="20"/>
        </w:rPr>
        <w:t xml:space="preserve"> pada </w:t>
      </w:r>
      <w:proofErr w:type="spellStart"/>
      <w:r w:rsidRPr="00877177">
        <w:rPr>
          <w:rFonts w:ascii="Cambria" w:hAnsi="Cambria" w:cs="Arial"/>
          <w:iCs/>
          <w:sz w:val="20"/>
          <w:szCs w:val="20"/>
        </w:rPr>
        <w:t>seringnya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akses</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ke</w:t>
      </w:r>
      <w:proofErr w:type="spellEnd"/>
      <w:r w:rsidRPr="00877177">
        <w:rPr>
          <w:rFonts w:ascii="Cambria" w:hAnsi="Cambria" w:cs="Arial"/>
          <w:iCs/>
          <w:sz w:val="20"/>
          <w:szCs w:val="20"/>
        </w:rPr>
        <w:t xml:space="preserve"> data </w:t>
      </w:r>
      <w:proofErr w:type="spellStart"/>
      <w:r w:rsidRPr="00877177">
        <w:rPr>
          <w:rFonts w:ascii="Cambria" w:hAnsi="Cambria" w:cs="Arial"/>
          <w:iCs/>
          <w:sz w:val="20"/>
          <w:szCs w:val="20"/>
        </w:rPr>
        <w:t>pribadi</w:t>
      </w:r>
      <w:proofErr w:type="spellEnd"/>
      <w:r w:rsidRPr="00877177">
        <w:rPr>
          <w:rFonts w:ascii="Cambria" w:hAnsi="Cambria" w:cs="Arial"/>
          <w:iCs/>
          <w:sz w:val="20"/>
          <w:szCs w:val="20"/>
        </w:rPr>
        <w:t xml:space="preserve"> oleh </w:t>
      </w:r>
      <w:proofErr w:type="spellStart"/>
      <w:r w:rsidRPr="00877177">
        <w:rPr>
          <w:rFonts w:ascii="Cambria" w:hAnsi="Cambria" w:cs="Arial"/>
          <w:iCs/>
          <w:sz w:val="20"/>
          <w:szCs w:val="20"/>
        </w:rPr>
        <w:t>petugas</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atau</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karyawannya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atau</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pelanggaran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kewajiban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kewajiban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perlindungan</w:t>
      </w:r>
      <w:proofErr w:type="spellEnd"/>
      <w:r w:rsidRPr="00877177">
        <w:rPr>
          <w:rFonts w:ascii="Cambria" w:hAnsi="Cambria" w:cs="Arial"/>
          <w:iCs/>
          <w:sz w:val="20"/>
          <w:szCs w:val="20"/>
        </w:rPr>
        <w:t xml:space="preserve"> data </w:t>
      </w:r>
      <w:proofErr w:type="spellStart"/>
      <w:r w:rsidRPr="00877177">
        <w:rPr>
          <w:rFonts w:ascii="Cambria" w:hAnsi="Cambria" w:cs="Arial"/>
          <w:iCs/>
          <w:sz w:val="20"/>
          <w:szCs w:val="20"/>
        </w:rPr>
        <w:t>pribadinya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berdasarkan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Perjanjian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ini</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lastRenderedPageBreak/>
        <w:t>atau</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penegakan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hukum</w:t>
      </w:r>
      <w:proofErr w:type="spellEnd"/>
      <w:r w:rsidRPr="00877177">
        <w:rPr>
          <w:rFonts w:ascii="Cambria" w:hAnsi="Cambria" w:cs="Arial"/>
          <w:iCs/>
          <w:sz w:val="20"/>
          <w:szCs w:val="20"/>
        </w:rPr>
        <w:t xml:space="preserve"> yang </w:t>
      </w:r>
      <w:proofErr w:type="spellStart"/>
      <w:r w:rsidRPr="00877177">
        <w:rPr>
          <w:rFonts w:ascii="Cambria" w:hAnsi="Cambria" w:cs="Arial"/>
          <w:iCs/>
          <w:sz w:val="20"/>
          <w:szCs w:val="20"/>
        </w:rPr>
        <w:t>menentangnya</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berdasarkan</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Undang-undang</w:t>
      </w:r>
      <w:proofErr w:type="spellEnd"/>
      <w:r w:rsidRPr="00877177">
        <w:rPr>
          <w:rFonts w:ascii="Cambria" w:hAnsi="Cambria" w:cs="Arial"/>
          <w:iCs/>
          <w:sz w:val="20"/>
          <w:szCs w:val="20"/>
        </w:rPr>
        <w:t xml:space="preserve"> yang </w:t>
      </w:r>
      <w:proofErr w:type="spellStart"/>
      <w:r w:rsidRPr="00877177">
        <w:rPr>
          <w:rFonts w:ascii="Cambria" w:hAnsi="Cambria" w:cs="Arial"/>
          <w:iCs/>
          <w:sz w:val="20"/>
          <w:szCs w:val="20"/>
        </w:rPr>
        <w:t>mengatur</w:t>
      </w:r>
      <w:proofErr w:type="spellEnd"/>
      <w:r w:rsidRPr="00877177">
        <w:rPr>
          <w:rFonts w:ascii="Cambria" w:hAnsi="Cambria" w:cs="Arial"/>
          <w:iCs/>
          <w:sz w:val="20"/>
          <w:szCs w:val="20"/>
        </w:rPr>
        <w:t xml:space="preserve"> </w:t>
      </w:r>
      <w:proofErr w:type="spellStart"/>
      <w:r w:rsidRPr="00877177">
        <w:rPr>
          <w:rFonts w:ascii="Cambria" w:hAnsi="Cambria" w:cs="Arial"/>
          <w:iCs/>
          <w:sz w:val="20"/>
          <w:szCs w:val="20"/>
        </w:rPr>
        <w:t>mengenai</w:t>
      </w:r>
      <w:proofErr w:type="spellEnd"/>
      <w:r w:rsidRPr="00877177">
        <w:rPr>
          <w:rFonts w:ascii="Cambria" w:hAnsi="Cambria" w:cs="Arial"/>
          <w:iCs/>
          <w:sz w:val="20"/>
          <w:szCs w:val="20"/>
        </w:rPr>
        <w:t xml:space="preserve"> Data </w:t>
      </w:r>
      <w:proofErr w:type="spellStart"/>
      <w:r w:rsidRPr="00877177">
        <w:rPr>
          <w:rFonts w:ascii="Cambria" w:hAnsi="Cambria" w:cs="Arial"/>
          <w:iCs/>
          <w:sz w:val="20"/>
          <w:szCs w:val="20"/>
        </w:rPr>
        <w:t>Privasi</w:t>
      </w:r>
      <w:proofErr w:type="spellEnd"/>
      <w:r w:rsidRPr="00877177">
        <w:rPr>
          <w:rFonts w:ascii="Cambria" w:hAnsi="Cambria" w:cs="Arial"/>
          <w:iCs/>
          <w:sz w:val="20"/>
          <w:szCs w:val="20"/>
        </w:rPr>
        <w:t xml:space="preserve"> di Indonesia.</w:t>
      </w:r>
    </w:p>
    <w:p w14:paraId="1CEB2158" w14:textId="77777777" w:rsidR="00A361BA" w:rsidRPr="00877177" w:rsidRDefault="00A361BA" w:rsidP="00A361BA">
      <w:pPr>
        <w:pStyle w:val="BodyTextIndent2"/>
        <w:spacing w:line="240" w:lineRule="auto"/>
        <w:rPr>
          <w:rFonts w:ascii="Cambria" w:hAnsi="Cambria" w:cs="Arial"/>
          <w:sz w:val="20"/>
          <w:szCs w:val="20"/>
        </w:rPr>
      </w:pPr>
    </w:p>
    <w:p w14:paraId="036AF9D9" w14:textId="77777777" w:rsidR="006B035A" w:rsidRPr="00877177" w:rsidRDefault="00A361BA" w:rsidP="006B035A">
      <w:pPr>
        <w:pStyle w:val="BodyTextIndent2"/>
        <w:numPr>
          <w:ilvl w:val="1"/>
          <w:numId w:val="64"/>
        </w:numPr>
        <w:spacing w:after="0" w:line="240" w:lineRule="auto"/>
        <w:ind w:hanging="730"/>
        <w:jc w:val="both"/>
        <w:rPr>
          <w:rFonts w:ascii="Cambria" w:hAnsi="Cambria" w:cs="Arial"/>
          <w:sz w:val="20"/>
          <w:szCs w:val="20"/>
        </w:rPr>
      </w:pP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diperbolehkan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mensubkontrakkan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sehubungan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pemrosesan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kecuali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jika</w:t>
      </w:r>
      <w:proofErr w:type="spellEnd"/>
      <w:r w:rsidRPr="00877177">
        <w:rPr>
          <w:rFonts w:ascii="Cambria" w:hAnsi="Cambria" w:cs="Arial"/>
          <w:sz w:val="20"/>
          <w:szCs w:val="20"/>
        </w:rPr>
        <w:t xml:space="preserve"> (a)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menyetujui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secara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sub-</w:t>
      </w:r>
      <w:proofErr w:type="spellStart"/>
      <w:r w:rsidRPr="00877177">
        <w:rPr>
          <w:rFonts w:ascii="Cambria" w:hAnsi="Cambria" w:cs="Arial"/>
          <w:sz w:val="20"/>
          <w:szCs w:val="20"/>
        </w:rPr>
        <w:t>kontrak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dan (b) sub-</w:t>
      </w:r>
      <w:proofErr w:type="spellStart"/>
      <w:r w:rsidRPr="00877177">
        <w:rPr>
          <w:rFonts w:ascii="Cambria" w:hAnsi="Cambria" w:cs="Arial"/>
          <w:sz w:val="20"/>
          <w:szCs w:val="20"/>
        </w:rPr>
        <w:t>kontraktor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dibuat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tunduk</w:t>
      </w:r>
      <w:proofErr w:type="spellEnd"/>
      <w:r w:rsidRPr="00877177">
        <w:rPr>
          <w:rFonts w:ascii="Cambria" w:hAnsi="Cambria" w:cs="Arial"/>
          <w:sz w:val="20"/>
          <w:szCs w:val="20"/>
        </w:rPr>
        <w:t xml:space="preserve"> pada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sama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perlindungan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sebagaimana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dikenakan</w:t>
      </w:r>
      <w:proofErr w:type="spellEnd"/>
      <w:r w:rsidRPr="00877177">
        <w:rPr>
          <w:rFonts w:ascii="Cambria" w:hAnsi="Cambria" w:cs="Arial"/>
          <w:sz w:val="20"/>
          <w:szCs w:val="20"/>
        </w:rPr>
        <w:t xml:space="preserve"> pada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ketentuan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bahwa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setiap</w:t>
      </w:r>
      <w:proofErr w:type="spellEnd"/>
      <w:r w:rsidRPr="00877177">
        <w:rPr>
          <w:rFonts w:ascii="Cambria" w:hAnsi="Cambria" w:cs="Arial"/>
          <w:sz w:val="20"/>
          <w:szCs w:val="20"/>
        </w:rPr>
        <w:t xml:space="preserve"> sub-</w:t>
      </w:r>
      <w:proofErr w:type="spellStart"/>
      <w:r w:rsidRPr="00877177">
        <w:rPr>
          <w:rFonts w:ascii="Cambria" w:hAnsi="Cambria" w:cs="Arial"/>
          <w:sz w:val="20"/>
          <w:szCs w:val="20"/>
        </w:rPr>
        <w:t>kontrak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membebaskan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perlindungan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tetap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sepenuhnya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bertanggung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jawab</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memenuhi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bertanggung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jawab</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pelanggaran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semacam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apakah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disebabkan</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tindakan</w:t>
      </w:r>
      <w:proofErr w:type="spellEnd"/>
      <w:r w:rsidRPr="00877177">
        <w:rPr>
          <w:rFonts w:ascii="Cambria" w:hAnsi="Cambria" w:cs="Arial"/>
          <w:sz w:val="20"/>
          <w:szCs w:val="20"/>
        </w:rPr>
        <w:t>/</w:t>
      </w:r>
      <w:proofErr w:type="spellStart"/>
      <w:r w:rsidRPr="00877177">
        <w:rPr>
          <w:rFonts w:ascii="Cambria" w:hAnsi="Cambria" w:cs="Arial"/>
          <w:sz w:val="20"/>
          <w:szCs w:val="20"/>
        </w:rPr>
        <w:t>kelalaiannya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sendiri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tindakan</w:t>
      </w:r>
      <w:proofErr w:type="spellEnd"/>
      <w:r w:rsidRPr="00877177">
        <w:rPr>
          <w:rFonts w:ascii="Cambria" w:hAnsi="Cambria" w:cs="Arial"/>
          <w:sz w:val="20"/>
          <w:szCs w:val="20"/>
        </w:rPr>
        <w:t>/</w:t>
      </w:r>
      <w:proofErr w:type="spellStart"/>
      <w:r w:rsidRPr="00877177">
        <w:rPr>
          <w:rFonts w:ascii="Cambria" w:hAnsi="Cambria" w:cs="Arial"/>
          <w:sz w:val="20"/>
          <w:szCs w:val="20"/>
        </w:rPr>
        <w:t>kelalaian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sub-</w:t>
      </w:r>
      <w:proofErr w:type="spellStart"/>
      <w:r w:rsidRPr="00877177">
        <w:rPr>
          <w:rFonts w:ascii="Cambria" w:hAnsi="Cambria" w:cs="Arial"/>
          <w:sz w:val="20"/>
          <w:szCs w:val="20"/>
        </w:rPr>
        <w:t>kontraktornya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Tanpa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mengurangi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ketentuan</w:t>
      </w:r>
      <w:proofErr w:type="spellEnd"/>
      <w:r w:rsidRPr="00877177">
        <w:rPr>
          <w:rFonts w:ascii="Cambria" w:hAnsi="Cambria" w:cs="Arial"/>
          <w:sz w:val="20"/>
          <w:szCs w:val="20"/>
        </w:rPr>
        <w:t xml:space="preserve"> lain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dapat</w:t>
      </w:r>
      <w:proofErr w:type="spellEnd"/>
      <w:r w:rsidRPr="00877177">
        <w:rPr>
          <w:rFonts w:ascii="Cambria" w:hAnsi="Cambria" w:cs="Arial"/>
          <w:sz w:val="20"/>
          <w:szCs w:val="20"/>
        </w:rPr>
        <w:t xml:space="preserve"> pada interval yang </w:t>
      </w:r>
      <w:proofErr w:type="spellStart"/>
      <w:r w:rsidRPr="00877177">
        <w:rPr>
          <w:rFonts w:ascii="Cambria" w:hAnsi="Cambria" w:cs="Arial"/>
          <w:sz w:val="20"/>
          <w:szCs w:val="20"/>
        </w:rPr>
        <w:t>masuk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lebih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cepat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jika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memiliki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alasan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mencurigai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pelanggaran</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meminta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uraian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rinci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tentang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tindakan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teknis</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organisasi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dilakukan</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subkontraktornya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jika</w:t>
      </w:r>
      <w:proofErr w:type="spellEnd"/>
      <w:r w:rsidRPr="00877177">
        <w:rPr>
          <w:rFonts w:ascii="Cambria" w:hAnsi="Cambria" w:cs="Arial"/>
          <w:sz w:val="20"/>
          <w:szCs w:val="20"/>
        </w:rPr>
        <w:t xml:space="preserve"> sub-</w:t>
      </w:r>
      <w:proofErr w:type="spellStart"/>
      <w:r w:rsidRPr="00877177">
        <w:rPr>
          <w:rFonts w:ascii="Cambria" w:hAnsi="Cambria" w:cs="Arial"/>
          <w:sz w:val="20"/>
          <w:szCs w:val="20"/>
        </w:rPr>
        <w:t>kontrak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diizinkan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penggunaan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penanganan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keamanan</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30 (</w:t>
      </w:r>
      <w:proofErr w:type="spellStart"/>
      <w:r w:rsidRPr="00877177">
        <w:rPr>
          <w:rFonts w:ascii="Cambria" w:hAnsi="Cambria" w:cs="Arial"/>
          <w:sz w:val="20"/>
          <w:szCs w:val="20"/>
        </w:rPr>
        <w:t>tiga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puluh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kalender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setelah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permintaan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mengadakan</w:t>
      </w:r>
      <w:proofErr w:type="spellEnd"/>
      <w:r w:rsidRPr="00877177">
        <w:rPr>
          <w:rFonts w:ascii="Cambria" w:hAnsi="Cambria" w:cs="Arial"/>
          <w:sz w:val="20"/>
          <w:szCs w:val="20"/>
        </w:rPr>
        <w:t xml:space="preserve"> sub-</w:t>
      </w:r>
      <w:proofErr w:type="spellStart"/>
      <w:r w:rsidRPr="00877177">
        <w:rPr>
          <w:rFonts w:ascii="Cambria" w:hAnsi="Cambria" w:cs="Arial"/>
          <w:sz w:val="20"/>
          <w:szCs w:val="20"/>
        </w:rPr>
        <w:t>kontraktornya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menyampaikan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laporan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cukup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rinci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sehingga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dapat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wajar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menentukan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apakah</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berlaku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sedang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digunakan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digunakan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ditangani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kepatuhan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merujuk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Undang-undang</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mengatur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mengenai</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Privasi</w:t>
      </w:r>
      <w:proofErr w:type="spellEnd"/>
      <w:r w:rsidRPr="00877177">
        <w:rPr>
          <w:rFonts w:ascii="Cambria" w:hAnsi="Cambria" w:cs="Arial"/>
          <w:sz w:val="20"/>
          <w:szCs w:val="20"/>
        </w:rPr>
        <w:t xml:space="preserve"> di Indonesia.</w:t>
      </w:r>
      <w:r w:rsidR="006B035A" w:rsidRPr="00877177">
        <w:rPr>
          <w:rFonts w:ascii="Cambria" w:hAnsi="Cambria" w:cs="Arial"/>
          <w:sz w:val="20"/>
          <w:szCs w:val="20"/>
        </w:rPr>
        <w:t xml:space="preserve"> </w:t>
      </w:r>
    </w:p>
    <w:p w14:paraId="39FFBB3F" w14:textId="77777777" w:rsidR="006B035A" w:rsidRPr="00877177" w:rsidRDefault="006B035A" w:rsidP="00A96F6C">
      <w:pPr>
        <w:pStyle w:val="BodyTextIndent2"/>
        <w:spacing w:after="0" w:line="240" w:lineRule="auto"/>
        <w:ind w:left="730"/>
        <w:jc w:val="both"/>
        <w:rPr>
          <w:rFonts w:ascii="Cambria" w:hAnsi="Cambria" w:cs="Arial"/>
          <w:sz w:val="20"/>
          <w:szCs w:val="20"/>
        </w:rPr>
      </w:pPr>
    </w:p>
    <w:p w14:paraId="22BF2952" w14:textId="77777777" w:rsidR="006B035A" w:rsidRPr="00877177" w:rsidRDefault="00A361BA" w:rsidP="006B035A">
      <w:pPr>
        <w:pStyle w:val="BodyTextIndent2"/>
        <w:numPr>
          <w:ilvl w:val="1"/>
          <w:numId w:val="64"/>
        </w:numPr>
        <w:spacing w:after="0" w:line="240" w:lineRule="auto"/>
        <w:ind w:hanging="730"/>
        <w:jc w:val="both"/>
        <w:rPr>
          <w:rFonts w:ascii="Cambria" w:hAnsi="Cambria" w:cs="Arial"/>
          <w:sz w:val="20"/>
          <w:szCs w:val="20"/>
        </w:rPr>
      </w:pP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menyatakan</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menjamin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bahwa</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disimpan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nama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digunakan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diproses</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disimpan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negara Indonesia di </w:t>
      </w:r>
      <w:proofErr w:type="spellStart"/>
      <w:r w:rsidRPr="00877177">
        <w:rPr>
          <w:rFonts w:ascii="Cambria" w:hAnsi="Cambria" w:cs="Arial"/>
          <w:sz w:val="20"/>
          <w:szCs w:val="20"/>
        </w:rPr>
        <w:t>lokasi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diberitahukan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setiap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perubahan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terjadi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boleh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mentransfer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fisik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elektronik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cara</w:t>
      </w:r>
      <w:proofErr w:type="spellEnd"/>
      <w:r w:rsidRPr="00877177">
        <w:rPr>
          <w:rFonts w:ascii="Cambria" w:hAnsi="Cambria" w:cs="Arial"/>
          <w:sz w:val="20"/>
          <w:szCs w:val="20"/>
        </w:rPr>
        <w:t xml:space="preserve"> lain,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diadakan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nama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di </w:t>
      </w:r>
      <w:proofErr w:type="spellStart"/>
      <w:r w:rsidRPr="00877177">
        <w:rPr>
          <w:rFonts w:ascii="Cambria" w:hAnsi="Cambria" w:cs="Arial"/>
          <w:sz w:val="20"/>
          <w:szCs w:val="20"/>
        </w:rPr>
        <w:t>luar</w:t>
      </w:r>
      <w:proofErr w:type="spellEnd"/>
      <w:r w:rsidRPr="00877177">
        <w:rPr>
          <w:rFonts w:ascii="Cambria" w:hAnsi="Cambria" w:cs="Arial"/>
          <w:sz w:val="20"/>
          <w:szCs w:val="20"/>
        </w:rPr>
        <w:t xml:space="preserve"> Indonesia </w:t>
      </w:r>
      <w:proofErr w:type="spellStart"/>
      <w:r w:rsidRPr="00877177">
        <w:rPr>
          <w:rFonts w:ascii="Cambria" w:hAnsi="Cambria" w:cs="Arial"/>
          <w:sz w:val="20"/>
          <w:szCs w:val="20"/>
        </w:rPr>
        <w:t>tanpa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persetujuan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sebelumnya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w:t>
      </w:r>
      <w:r w:rsidR="006B035A" w:rsidRPr="00877177">
        <w:rPr>
          <w:rFonts w:ascii="Cambria" w:hAnsi="Cambria" w:cs="Arial"/>
          <w:sz w:val="20"/>
          <w:szCs w:val="20"/>
        </w:rPr>
        <w:t xml:space="preserve"> </w:t>
      </w:r>
    </w:p>
    <w:p w14:paraId="1AA0E291" w14:textId="77777777" w:rsidR="006B035A" w:rsidRPr="00877177" w:rsidRDefault="006B035A" w:rsidP="00A96F6C">
      <w:pPr>
        <w:pStyle w:val="BodyTextIndent2"/>
        <w:spacing w:after="0" w:line="240" w:lineRule="auto"/>
        <w:ind w:left="730"/>
        <w:jc w:val="both"/>
        <w:rPr>
          <w:rFonts w:ascii="Cambria" w:hAnsi="Cambria" w:cs="Arial"/>
          <w:sz w:val="20"/>
          <w:szCs w:val="20"/>
        </w:rPr>
      </w:pPr>
    </w:p>
    <w:p w14:paraId="29209BDC" w14:textId="77777777" w:rsidR="006B035A" w:rsidRPr="00877177" w:rsidRDefault="00A361BA" w:rsidP="006B035A">
      <w:pPr>
        <w:pStyle w:val="BodyTextIndent2"/>
        <w:numPr>
          <w:ilvl w:val="1"/>
          <w:numId w:val="64"/>
        </w:numPr>
        <w:spacing w:after="0" w:line="240" w:lineRule="auto"/>
        <w:ind w:hanging="730"/>
        <w:jc w:val="both"/>
        <w:rPr>
          <w:rFonts w:ascii="Cambria" w:hAnsi="Cambria" w:cs="Arial"/>
          <w:sz w:val="20"/>
          <w:szCs w:val="20"/>
        </w:rPr>
      </w:pPr>
      <w:r w:rsidRPr="00877177">
        <w:rPr>
          <w:rFonts w:ascii="Cambria" w:hAnsi="Cambria" w:cs="Arial"/>
          <w:sz w:val="20"/>
          <w:szCs w:val="20"/>
        </w:rPr>
        <w:t xml:space="preserve">Jika </w:t>
      </w:r>
      <w:proofErr w:type="spellStart"/>
      <w:r w:rsidRPr="00877177">
        <w:rPr>
          <w:rFonts w:ascii="Cambria" w:hAnsi="Cambria" w:cs="Arial"/>
          <w:sz w:val="20"/>
          <w:szCs w:val="20"/>
        </w:rPr>
        <w:t>subjek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membuat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permintaan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akses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relevan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segera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tahu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jika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permintaan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diarahkan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tunduk</w:t>
      </w:r>
      <w:proofErr w:type="spellEnd"/>
      <w:r w:rsidRPr="00877177">
        <w:rPr>
          <w:rFonts w:ascii="Cambria" w:hAnsi="Cambria" w:cs="Arial"/>
          <w:sz w:val="20"/>
          <w:szCs w:val="20"/>
        </w:rPr>
        <w:t xml:space="preserve"> pada </w:t>
      </w:r>
      <w:proofErr w:type="spellStart"/>
      <w:r w:rsidRPr="00877177">
        <w:rPr>
          <w:rFonts w:ascii="Cambria" w:hAnsi="Cambria" w:cs="Arial"/>
          <w:sz w:val="20"/>
          <w:szCs w:val="20"/>
        </w:rPr>
        <w:t>instruksi</w:t>
      </w:r>
      <w:proofErr w:type="spellEnd"/>
      <w:r w:rsidRPr="00877177">
        <w:rPr>
          <w:rFonts w:ascii="Cambria" w:hAnsi="Cambria" w:cs="Arial"/>
          <w:sz w:val="20"/>
          <w:szCs w:val="20"/>
        </w:rPr>
        <w:t xml:space="preserve"> lain </w:t>
      </w:r>
      <w:proofErr w:type="spellStart"/>
      <w:r w:rsidRPr="00877177">
        <w:rPr>
          <w:rFonts w:ascii="Cambria" w:hAnsi="Cambria" w:cs="Arial"/>
          <w:sz w:val="20"/>
          <w:szCs w:val="20"/>
        </w:rPr>
        <w:t>apa</w:t>
      </w:r>
      <w:proofErr w:type="spellEnd"/>
      <w:r w:rsidRPr="00877177">
        <w:rPr>
          <w:rFonts w:ascii="Cambria" w:hAnsi="Cambria" w:cs="Arial"/>
          <w:sz w:val="20"/>
          <w:szCs w:val="20"/>
        </w:rPr>
        <w:t xml:space="preserve"> pun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memberikan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perincian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dipegangnya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sehubungan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30 (</w:t>
      </w:r>
      <w:proofErr w:type="spellStart"/>
      <w:r w:rsidRPr="00877177">
        <w:rPr>
          <w:rFonts w:ascii="Cambria" w:hAnsi="Cambria" w:cs="Arial"/>
          <w:sz w:val="20"/>
          <w:szCs w:val="20"/>
        </w:rPr>
        <w:t>tiga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puluh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kalender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setelah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diterimanya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permintaan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data </w:t>
      </w:r>
      <w:proofErr w:type="spellStart"/>
      <w:r w:rsidRPr="00877177">
        <w:rPr>
          <w:rFonts w:ascii="Cambria" w:hAnsi="Cambria" w:cs="Arial"/>
          <w:sz w:val="20"/>
          <w:szCs w:val="20"/>
        </w:rPr>
        <w:t>pribadi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itu</w:t>
      </w:r>
      <w:proofErr w:type="spellEnd"/>
      <w:r w:rsidRPr="00877177">
        <w:rPr>
          <w:rFonts w:ascii="Cambria" w:hAnsi="Cambria" w:cs="Arial"/>
          <w:sz w:val="20"/>
          <w:szCs w:val="20"/>
        </w:rPr>
        <w:t>.</w:t>
      </w:r>
      <w:r w:rsidR="006B035A" w:rsidRPr="00877177">
        <w:rPr>
          <w:rFonts w:ascii="Cambria" w:hAnsi="Cambria" w:cs="Arial"/>
          <w:sz w:val="20"/>
          <w:szCs w:val="20"/>
        </w:rPr>
        <w:t xml:space="preserve"> </w:t>
      </w:r>
    </w:p>
    <w:p w14:paraId="63080FD3" w14:textId="77777777" w:rsidR="006B035A" w:rsidRPr="00877177" w:rsidRDefault="006B035A" w:rsidP="00A96F6C">
      <w:pPr>
        <w:pStyle w:val="BodyTextIndent2"/>
        <w:spacing w:after="0" w:line="240" w:lineRule="auto"/>
        <w:ind w:left="730"/>
        <w:jc w:val="both"/>
        <w:rPr>
          <w:rFonts w:ascii="Cambria" w:hAnsi="Cambria" w:cs="Arial"/>
          <w:sz w:val="20"/>
          <w:szCs w:val="20"/>
        </w:rPr>
      </w:pPr>
    </w:p>
    <w:p w14:paraId="475407BD" w14:textId="77777777" w:rsidR="00A361BA" w:rsidRPr="00A96F6C" w:rsidRDefault="00A361BA" w:rsidP="00A96F6C">
      <w:pPr>
        <w:pStyle w:val="BodyTextIndent2"/>
        <w:numPr>
          <w:ilvl w:val="1"/>
          <w:numId w:val="64"/>
        </w:numPr>
        <w:spacing w:after="0" w:line="240" w:lineRule="auto"/>
        <w:ind w:hanging="730"/>
        <w:jc w:val="both"/>
        <w:rPr>
          <w:rFonts w:ascii="Cambria" w:hAnsi="Cambria" w:cs="Arial"/>
          <w:sz w:val="20"/>
          <w:szCs w:val="20"/>
        </w:rPr>
      </w:pPr>
      <w:r w:rsidRPr="00877177">
        <w:rPr>
          <w:rFonts w:ascii="Cambria" w:hAnsi="Cambria" w:cs="Arial"/>
          <w:sz w:val="20"/>
          <w:szCs w:val="20"/>
        </w:rPr>
        <w:t xml:space="preserve">Jika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melanggar</w:t>
      </w:r>
      <w:proofErr w:type="spellEnd"/>
      <w:r w:rsidRPr="00877177">
        <w:rPr>
          <w:rFonts w:ascii="Cambria" w:hAnsi="Cambria" w:cs="Arial"/>
          <w:sz w:val="20"/>
          <w:szCs w:val="20"/>
        </w:rPr>
        <w:t xml:space="preserve"> salah </w:t>
      </w:r>
      <w:proofErr w:type="spellStart"/>
      <w:r w:rsidRPr="00877177">
        <w:rPr>
          <w:rFonts w:ascii="Cambria" w:hAnsi="Cambria" w:cs="Arial"/>
          <w:sz w:val="20"/>
          <w:szCs w:val="20"/>
        </w:rPr>
        <w:t>satu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kewajibannya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pasal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gagal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memperbaiki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pelanggaran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kepuasan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wajar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30 (</w:t>
      </w:r>
      <w:proofErr w:type="spellStart"/>
      <w:r w:rsidRPr="00877177">
        <w:rPr>
          <w:rFonts w:ascii="Cambria" w:hAnsi="Cambria" w:cs="Arial"/>
          <w:sz w:val="20"/>
          <w:szCs w:val="20"/>
        </w:rPr>
        <w:t>tiga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puluh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kalender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setelah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diminta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secara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segera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mengakhiri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pemberitahuan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beserta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tanggal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efektif</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pengakhiran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sebagaimana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dimaksud</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Pengakhiran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mempengaruhi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mengurangi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upaya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hukum</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mungkin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dimiliki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hukum</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berlaku</w:t>
      </w:r>
      <w:proofErr w:type="spellEnd"/>
      <w:r w:rsidR="00084F10" w:rsidRPr="00877177">
        <w:rPr>
          <w:rFonts w:ascii="Cambria" w:hAnsi="Cambria" w:cs="Arial"/>
          <w:sz w:val="20"/>
          <w:szCs w:val="20"/>
        </w:rPr>
        <w:t>.</w:t>
      </w:r>
    </w:p>
    <w:p w14:paraId="7DB9C1B0" w14:textId="0E56EF88" w:rsidR="00A361BA" w:rsidRDefault="00A361BA" w:rsidP="00A806A6">
      <w:pPr>
        <w:pStyle w:val="BodyTextIndent2"/>
        <w:spacing w:after="0" w:line="240" w:lineRule="auto"/>
        <w:ind w:left="0"/>
        <w:jc w:val="center"/>
        <w:rPr>
          <w:rFonts w:ascii="Cambria" w:hAnsi="Cambria" w:cs="Arial"/>
          <w:b/>
          <w:sz w:val="20"/>
          <w:szCs w:val="20"/>
        </w:rPr>
      </w:pPr>
    </w:p>
    <w:p w14:paraId="34571CDC" w14:textId="77777777" w:rsidR="00367A23" w:rsidRPr="00877177" w:rsidRDefault="00367A23" w:rsidP="00A806A6">
      <w:pPr>
        <w:pStyle w:val="BodyTextIndent2"/>
        <w:spacing w:after="0" w:line="240" w:lineRule="auto"/>
        <w:ind w:left="0"/>
        <w:jc w:val="center"/>
        <w:rPr>
          <w:rFonts w:ascii="Cambria" w:hAnsi="Cambria" w:cs="Arial"/>
          <w:b/>
          <w:sz w:val="20"/>
          <w:szCs w:val="20"/>
        </w:rPr>
      </w:pPr>
    </w:p>
    <w:p w14:paraId="5A486995" w14:textId="77777777" w:rsidR="00A361BA" w:rsidRPr="00D77FCF" w:rsidRDefault="00A361BA" w:rsidP="00A361BA">
      <w:pPr>
        <w:pStyle w:val="BodyTextIndent2"/>
        <w:spacing w:after="0" w:line="240" w:lineRule="auto"/>
        <w:ind w:left="0"/>
        <w:jc w:val="center"/>
        <w:rPr>
          <w:rFonts w:ascii="Cambria" w:hAnsi="Cambria" w:cs="Arial"/>
          <w:b/>
          <w:sz w:val="20"/>
          <w:szCs w:val="20"/>
          <w:lang w:val="pt-BR"/>
        </w:rPr>
      </w:pPr>
      <w:commentRangeStart w:id="383"/>
      <w:r w:rsidRPr="00D77FCF">
        <w:rPr>
          <w:rFonts w:ascii="Cambria" w:hAnsi="Cambria" w:cs="Arial"/>
          <w:b/>
          <w:sz w:val="20"/>
          <w:szCs w:val="20"/>
          <w:lang w:val="pt-BR"/>
        </w:rPr>
        <w:t>PASAL 2</w:t>
      </w:r>
      <w:r w:rsidR="002C529A" w:rsidRPr="00D77FCF">
        <w:rPr>
          <w:rFonts w:ascii="Cambria" w:hAnsi="Cambria" w:cs="Arial"/>
          <w:b/>
          <w:sz w:val="20"/>
          <w:szCs w:val="20"/>
          <w:lang w:val="pt-BR"/>
        </w:rPr>
        <w:t>1</w:t>
      </w:r>
    </w:p>
    <w:p w14:paraId="270761A8" w14:textId="77777777" w:rsidR="00A361BA" w:rsidRPr="00D77FCF" w:rsidRDefault="00A361BA" w:rsidP="00A361BA">
      <w:pPr>
        <w:pStyle w:val="BodyTextIndent2"/>
        <w:spacing w:after="0" w:line="240" w:lineRule="auto"/>
        <w:ind w:left="0"/>
        <w:jc w:val="center"/>
        <w:rPr>
          <w:rFonts w:ascii="Cambria" w:hAnsi="Cambria" w:cs="Arial"/>
          <w:b/>
          <w:bCs/>
          <w:sz w:val="20"/>
          <w:szCs w:val="20"/>
          <w:lang w:val="pt-BR"/>
        </w:rPr>
      </w:pPr>
      <w:r w:rsidRPr="00D77FCF">
        <w:rPr>
          <w:rFonts w:ascii="Cambria" w:hAnsi="Cambria" w:cs="Arial"/>
          <w:b/>
          <w:bCs/>
          <w:sz w:val="20"/>
          <w:szCs w:val="20"/>
          <w:lang w:val="pt-BR"/>
        </w:rPr>
        <w:t>PEMBATASAN PENGGUNAAN LOGO AXA DAN NAMA AXA</w:t>
      </w:r>
      <w:commentRangeEnd w:id="383"/>
      <w:r w:rsidR="00603B76">
        <w:rPr>
          <w:rStyle w:val="CommentReference"/>
        </w:rPr>
        <w:commentReference w:id="383"/>
      </w:r>
    </w:p>
    <w:p w14:paraId="613A2C6B" w14:textId="77777777" w:rsidR="00A361BA" w:rsidRPr="00D77FCF" w:rsidRDefault="00A361BA" w:rsidP="00A361BA">
      <w:pPr>
        <w:pStyle w:val="BodyTextIndent2"/>
        <w:spacing w:after="0" w:line="240" w:lineRule="auto"/>
        <w:ind w:left="0"/>
        <w:jc w:val="center"/>
        <w:rPr>
          <w:rFonts w:ascii="Cambria" w:hAnsi="Cambria" w:cs="Arial"/>
          <w:b/>
          <w:sz w:val="20"/>
          <w:szCs w:val="20"/>
          <w:lang w:val="pt-BR"/>
        </w:rPr>
      </w:pPr>
    </w:p>
    <w:p w14:paraId="5AF9022F" w14:textId="69FE1697" w:rsidR="00A361BA" w:rsidRPr="00D77FCF" w:rsidRDefault="00A361BA" w:rsidP="0017213B">
      <w:pPr>
        <w:pStyle w:val="BodyTextIndent2"/>
        <w:spacing w:line="240" w:lineRule="auto"/>
        <w:ind w:left="0"/>
        <w:jc w:val="both"/>
        <w:rPr>
          <w:rFonts w:ascii="Cambria" w:hAnsi="Cambria" w:cs="Arial"/>
          <w:sz w:val="20"/>
          <w:szCs w:val="20"/>
          <w:lang w:val="pt-BR"/>
        </w:rPr>
      </w:pPr>
      <w:r w:rsidRPr="00D77FCF">
        <w:rPr>
          <w:rFonts w:ascii="Cambria" w:hAnsi="Cambria" w:cs="Arial"/>
          <w:sz w:val="20"/>
          <w:szCs w:val="20"/>
          <w:lang w:val="pt-BR"/>
        </w:rPr>
        <w:t>Pihak Kedua berhak untuk menempatkan nama dan logo Pihak Pertama di media-media promosi dengan ketentuan bahwa Pihak Kedua wajib memberi informasi dan/atau permohonan berkenaan dengan penggunaan nama dan logo tersebut dan Pihak Pertama wajib memberikan tanggapan dan/atau persetujuannya secara tertulis dalam waktu 14 (empat belas) Hari Kerja sesudah informasi dan/atau permohonan diterima oleh Pihak Pertama dengan ketentuan sebagai berikut:</w:t>
      </w:r>
    </w:p>
    <w:p w14:paraId="1DD5B77E" w14:textId="77777777" w:rsidR="00C8291D" w:rsidRPr="00D77FCF" w:rsidRDefault="00A361BA" w:rsidP="00A96F6C">
      <w:pPr>
        <w:pStyle w:val="BodyTextIndent2"/>
        <w:numPr>
          <w:ilvl w:val="1"/>
          <w:numId w:val="65"/>
        </w:numPr>
        <w:spacing w:after="0" w:line="240" w:lineRule="auto"/>
        <w:ind w:left="720" w:hanging="720"/>
        <w:jc w:val="both"/>
        <w:rPr>
          <w:rFonts w:ascii="Cambria" w:hAnsi="Cambria" w:cs="Arial"/>
          <w:sz w:val="20"/>
          <w:szCs w:val="20"/>
          <w:lang w:val="pt-BR"/>
        </w:rPr>
      </w:pPr>
      <w:r w:rsidRPr="00D77FCF">
        <w:rPr>
          <w:rFonts w:ascii="Cambria" w:hAnsi="Cambria" w:cs="Arial"/>
          <w:sz w:val="20"/>
          <w:szCs w:val="20"/>
          <w:lang w:val="pt-BR"/>
        </w:rPr>
        <w:t xml:space="preserve">Pada saat Pihak Pertama memberikan kepada Pihak Kedua suatu hak untuk penggunaan Logo dan Nama “AXA”, maka pemberian tersebut tidak dapat dialihkan, tidak dapat disublisensikan, non-eksklusif, bebas royalti dan dapat ditarik kembali, hanya dengan syarat dan ketentuan yang terbatas berikut ini: </w:t>
      </w:r>
    </w:p>
    <w:p w14:paraId="2AED1E43" w14:textId="77777777" w:rsidR="00A361BA" w:rsidRPr="00D77FCF" w:rsidRDefault="00A361BA" w:rsidP="00A96F6C">
      <w:pPr>
        <w:pStyle w:val="BodyTextIndent2"/>
        <w:spacing w:after="0" w:line="240" w:lineRule="auto"/>
        <w:ind w:left="450"/>
        <w:jc w:val="both"/>
        <w:rPr>
          <w:rFonts w:ascii="Cambria" w:hAnsi="Cambria" w:cs="Arial"/>
          <w:sz w:val="20"/>
          <w:szCs w:val="20"/>
          <w:lang w:val="pt-BR"/>
        </w:rPr>
      </w:pPr>
    </w:p>
    <w:p w14:paraId="65AEC0BC" w14:textId="77777777" w:rsidR="00A361BA" w:rsidRPr="00D77FCF" w:rsidRDefault="00A361BA" w:rsidP="0017213B">
      <w:pPr>
        <w:pStyle w:val="BodyTextIndent2"/>
        <w:numPr>
          <w:ilvl w:val="0"/>
          <w:numId w:val="48"/>
        </w:numPr>
        <w:spacing w:after="0" w:line="240" w:lineRule="auto"/>
        <w:ind w:left="1080"/>
        <w:jc w:val="both"/>
        <w:rPr>
          <w:rFonts w:ascii="Cambria" w:hAnsi="Cambria" w:cs="Arial"/>
          <w:sz w:val="20"/>
          <w:szCs w:val="20"/>
          <w:lang w:val="pt-BR"/>
        </w:rPr>
      </w:pPr>
      <w:r w:rsidRPr="00D77FCF">
        <w:rPr>
          <w:rFonts w:ascii="Cambria" w:hAnsi="Cambria" w:cs="Arial"/>
          <w:sz w:val="20"/>
          <w:szCs w:val="20"/>
          <w:lang w:val="pt-BR"/>
        </w:rPr>
        <w:t xml:space="preserve">Tidak menambahkan komentar lain atau indikasi tertulis, termasuk tanpa terbatas pada, komentar atau indikasi yang menyesatkan; dan </w:t>
      </w:r>
    </w:p>
    <w:p w14:paraId="7C24E8AD" w14:textId="77777777" w:rsidR="00A361BA" w:rsidRPr="00D77FCF" w:rsidRDefault="00A361BA" w:rsidP="0017213B">
      <w:pPr>
        <w:pStyle w:val="BodyTextIndent2"/>
        <w:numPr>
          <w:ilvl w:val="0"/>
          <w:numId w:val="48"/>
        </w:numPr>
        <w:spacing w:after="0" w:line="240" w:lineRule="auto"/>
        <w:ind w:left="1080"/>
        <w:jc w:val="both"/>
        <w:rPr>
          <w:rFonts w:ascii="Cambria" w:hAnsi="Cambria" w:cs="Arial"/>
          <w:sz w:val="20"/>
          <w:szCs w:val="20"/>
          <w:lang w:val="pt-BR"/>
        </w:rPr>
      </w:pPr>
      <w:r w:rsidRPr="00D77FCF">
        <w:rPr>
          <w:rFonts w:ascii="Cambria" w:hAnsi="Cambria" w:cs="Arial"/>
          <w:sz w:val="20"/>
          <w:szCs w:val="20"/>
          <w:lang w:val="pt-BR"/>
        </w:rPr>
        <w:t xml:space="preserve">Menggunakan nama "AXA" dalam huruf kapital; dan </w:t>
      </w:r>
    </w:p>
    <w:p w14:paraId="2EFF22C5" w14:textId="77777777" w:rsidR="00A361BA" w:rsidRPr="00D77FCF" w:rsidRDefault="00A361BA" w:rsidP="0017213B">
      <w:pPr>
        <w:pStyle w:val="BodyTextIndent2"/>
        <w:numPr>
          <w:ilvl w:val="0"/>
          <w:numId w:val="48"/>
        </w:numPr>
        <w:spacing w:after="0" w:line="240" w:lineRule="auto"/>
        <w:ind w:left="1080"/>
        <w:jc w:val="both"/>
        <w:rPr>
          <w:rFonts w:ascii="Cambria" w:hAnsi="Cambria" w:cs="Arial"/>
          <w:sz w:val="20"/>
          <w:szCs w:val="20"/>
          <w:lang w:val="pt-BR"/>
        </w:rPr>
      </w:pPr>
      <w:r w:rsidRPr="00D77FCF">
        <w:rPr>
          <w:rFonts w:ascii="Cambria" w:hAnsi="Cambria" w:cs="Arial"/>
          <w:sz w:val="20"/>
          <w:szCs w:val="20"/>
          <w:lang w:val="pt-BR"/>
        </w:rPr>
        <w:t>Menggunakan logo Pihak Pertama dengan karya seni (</w:t>
      </w:r>
      <w:r w:rsidRPr="00D77FCF">
        <w:rPr>
          <w:rFonts w:ascii="Cambria" w:hAnsi="Cambria" w:cs="Arial"/>
          <w:i/>
          <w:iCs/>
          <w:sz w:val="20"/>
          <w:szCs w:val="20"/>
          <w:lang w:val="pt-BR"/>
        </w:rPr>
        <w:t xml:space="preserve">artwork) </w:t>
      </w:r>
      <w:r w:rsidRPr="00D77FCF">
        <w:rPr>
          <w:rFonts w:ascii="Cambria" w:hAnsi="Cambria" w:cs="Arial"/>
          <w:sz w:val="20"/>
          <w:szCs w:val="20"/>
          <w:lang w:val="pt-BR"/>
        </w:rPr>
        <w:t xml:space="preserve">Pihak Pertama dan penempatan yang disetujui (Pihak Kedua kemudian harus memintanya dari Departemen Komunikasi Pihak Pertama), dengan tidak ada perubahan apapun; dan </w:t>
      </w:r>
    </w:p>
    <w:p w14:paraId="0CE5A507" w14:textId="77777777" w:rsidR="00A361BA" w:rsidRPr="00D77FCF" w:rsidRDefault="00A361BA" w:rsidP="0017213B">
      <w:pPr>
        <w:pStyle w:val="BodyTextIndent2"/>
        <w:numPr>
          <w:ilvl w:val="0"/>
          <w:numId w:val="48"/>
        </w:numPr>
        <w:spacing w:after="0" w:line="240" w:lineRule="auto"/>
        <w:ind w:left="1080"/>
        <w:jc w:val="both"/>
        <w:rPr>
          <w:rFonts w:ascii="Cambria" w:hAnsi="Cambria" w:cs="Arial"/>
          <w:sz w:val="20"/>
          <w:szCs w:val="20"/>
          <w:lang w:val="pt-BR"/>
        </w:rPr>
      </w:pPr>
      <w:r w:rsidRPr="00D77FCF">
        <w:rPr>
          <w:rFonts w:ascii="Cambria" w:hAnsi="Cambria" w:cs="Arial"/>
          <w:sz w:val="20"/>
          <w:szCs w:val="20"/>
          <w:lang w:val="pt-BR"/>
        </w:rPr>
        <w:t>Menggunakan logo Pihak Pertama dan nama Pihak Pertama terpisah dan berbeda dari setiap logo dan nama lainnya; dan</w:t>
      </w:r>
    </w:p>
    <w:p w14:paraId="60F8BFA1" w14:textId="77777777" w:rsidR="00A361BA" w:rsidRPr="00D77FCF" w:rsidRDefault="00A361BA" w:rsidP="0017213B">
      <w:pPr>
        <w:pStyle w:val="BodyTextIndent2"/>
        <w:numPr>
          <w:ilvl w:val="0"/>
          <w:numId w:val="48"/>
        </w:numPr>
        <w:spacing w:after="0" w:line="240" w:lineRule="auto"/>
        <w:ind w:left="1080"/>
        <w:jc w:val="both"/>
        <w:rPr>
          <w:rFonts w:ascii="Cambria" w:hAnsi="Cambria" w:cs="Arial"/>
          <w:sz w:val="20"/>
          <w:szCs w:val="20"/>
          <w:lang w:val="pt-BR"/>
        </w:rPr>
      </w:pPr>
      <w:r w:rsidRPr="00D77FCF">
        <w:rPr>
          <w:rFonts w:ascii="Cambria" w:hAnsi="Cambria" w:cs="Arial"/>
          <w:sz w:val="20"/>
          <w:szCs w:val="20"/>
          <w:lang w:val="pt-BR"/>
        </w:rPr>
        <w:t xml:space="preserve">Tidak menggunakan nama dan logo AXA di suatu daftar peringkat atau evaluasi. </w:t>
      </w:r>
    </w:p>
    <w:p w14:paraId="41DC6545" w14:textId="77777777" w:rsidR="00A361BA" w:rsidRPr="00D77FCF" w:rsidRDefault="00A361BA" w:rsidP="00A96F6C">
      <w:pPr>
        <w:pStyle w:val="BodyTextIndent2"/>
        <w:spacing w:line="240" w:lineRule="auto"/>
        <w:ind w:left="1170" w:hanging="360"/>
        <w:jc w:val="both"/>
        <w:rPr>
          <w:rFonts w:ascii="Cambria" w:hAnsi="Cambria" w:cs="Arial"/>
          <w:sz w:val="20"/>
          <w:szCs w:val="20"/>
          <w:lang w:val="pt-BR"/>
        </w:rPr>
      </w:pPr>
    </w:p>
    <w:p w14:paraId="3F25E37B" w14:textId="77777777" w:rsidR="00C8291D" w:rsidRPr="00877177" w:rsidRDefault="00A361BA" w:rsidP="00A96F6C">
      <w:pPr>
        <w:pStyle w:val="BodyTextIndent2"/>
        <w:numPr>
          <w:ilvl w:val="1"/>
          <w:numId w:val="65"/>
        </w:numPr>
        <w:tabs>
          <w:tab w:val="left" w:pos="720"/>
        </w:tabs>
        <w:spacing w:after="0" w:line="240" w:lineRule="auto"/>
        <w:ind w:left="720" w:hanging="720"/>
        <w:jc w:val="both"/>
        <w:rPr>
          <w:rFonts w:ascii="Cambria" w:hAnsi="Cambria" w:cs="Arial"/>
          <w:sz w:val="20"/>
          <w:szCs w:val="20"/>
        </w:rPr>
      </w:pPr>
      <w:proofErr w:type="spellStart"/>
      <w:r w:rsidRPr="00877177">
        <w:rPr>
          <w:rFonts w:ascii="Cambria" w:hAnsi="Cambria" w:cs="Arial"/>
          <w:b/>
          <w:sz w:val="20"/>
          <w:szCs w:val="20"/>
          <w:u w:val="single"/>
        </w:rPr>
        <w:t>Penerima</w:t>
      </w:r>
      <w:proofErr w:type="spellEnd"/>
      <w:r w:rsidRPr="00877177">
        <w:rPr>
          <w:rFonts w:ascii="Cambria" w:hAnsi="Cambria" w:cs="Arial"/>
          <w:b/>
          <w:sz w:val="20"/>
          <w:szCs w:val="20"/>
          <w:u w:val="single"/>
        </w:rPr>
        <w:t xml:space="preserve"> Hak </w:t>
      </w:r>
      <w:proofErr w:type="spellStart"/>
      <w:r w:rsidRPr="00877177">
        <w:rPr>
          <w:rFonts w:ascii="Cambria" w:hAnsi="Cambria" w:cs="Arial"/>
          <w:b/>
          <w:sz w:val="20"/>
          <w:szCs w:val="20"/>
          <w:u w:val="single"/>
        </w:rPr>
        <w:t>Menggunakan</w:t>
      </w:r>
      <w:proofErr w:type="spellEnd"/>
      <w:r w:rsidRPr="00877177">
        <w:rPr>
          <w:rFonts w:ascii="Cambria" w:hAnsi="Cambria" w:cs="Arial"/>
          <w:b/>
          <w:sz w:val="20"/>
          <w:szCs w:val="20"/>
          <w:u w:val="single"/>
        </w:rPr>
        <w:t>.</w:t>
      </w:r>
      <w:r w:rsidRPr="00877177">
        <w:rPr>
          <w:rFonts w:ascii="Cambria" w:hAnsi="Cambria" w:cs="Arial"/>
          <w:sz w:val="20"/>
          <w:szCs w:val="20"/>
        </w:rPr>
        <w:t xml:space="preserve"> Hak </w:t>
      </w:r>
      <w:proofErr w:type="spellStart"/>
      <w:r w:rsidRPr="00877177">
        <w:rPr>
          <w:rFonts w:ascii="Cambria" w:hAnsi="Cambria" w:cs="Arial"/>
          <w:sz w:val="20"/>
          <w:szCs w:val="20"/>
        </w:rPr>
        <w:t>menggunakan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diberikan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Penggunaan</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suatu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ketiga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termasuk</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lain yang </w:t>
      </w:r>
      <w:proofErr w:type="spellStart"/>
      <w:r w:rsidRPr="00877177">
        <w:rPr>
          <w:rFonts w:ascii="Cambria" w:hAnsi="Cambria" w:cs="Arial"/>
          <w:sz w:val="20"/>
          <w:szCs w:val="20"/>
        </w:rPr>
        <w:t>memiliki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hubungan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diperbolehkan</w:t>
      </w:r>
      <w:proofErr w:type="spellEnd"/>
      <w:r w:rsidRPr="00877177">
        <w:rPr>
          <w:rFonts w:ascii="Cambria" w:hAnsi="Cambria" w:cs="Arial"/>
          <w:sz w:val="20"/>
          <w:szCs w:val="20"/>
        </w:rPr>
        <w:t xml:space="preserve"> dan sangat </w:t>
      </w:r>
      <w:proofErr w:type="spellStart"/>
      <w:r w:rsidRPr="00877177">
        <w:rPr>
          <w:rFonts w:ascii="Cambria" w:hAnsi="Cambria" w:cs="Arial"/>
          <w:sz w:val="20"/>
          <w:szCs w:val="20"/>
        </w:rPr>
        <w:t>dilarang</w:t>
      </w:r>
      <w:proofErr w:type="spellEnd"/>
      <w:r w:rsidRPr="00877177">
        <w:rPr>
          <w:rFonts w:ascii="Cambria" w:hAnsi="Cambria" w:cs="Arial"/>
          <w:sz w:val="20"/>
          <w:szCs w:val="20"/>
        </w:rPr>
        <w:t>.</w:t>
      </w:r>
      <w:r w:rsidR="00C8291D" w:rsidRPr="00877177">
        <w:rPr>
          <w:rFonts w:ascii="Cambria" w:hAnsi="Cambria" w:cs="Arial"/>
          <w:sz w:val="20"/>
          <w:szCs w:val="20"/>
        </w:rPr>
        <w:t xml:space="preserve"> </w:t>
      </w:r>
    </w:p>
    <w:p w14:paraId="2B94B03D" w14:textId="77777777" w:rsidR="00C8291D" w:rsidRPr="00877177" w:rsidRDefault="00C8291D" w:rsidP="00A96F6C">
      <w:pPr>
        <w:pStyle w:val="BodyTextIndent2"/>
        <w:tabs>
          <w:tab w:val="left" w:pos="720"/>
        </w:tabs>
        <w:spacing w:after="0" w:line="240" w:lineRule="auto"/>
        <w:ind w:left="720" w:hanging="720"/>
        <w:jc w:val="both"/>
        <w:rPr>
          <w:rFonts w:ascii="Cambria" w:hAnsi="Cambria" w:cs="Arial"/>
          <w:sz w:val="20"/>
          <w:szCs w:val="20"/>
        </w:rPr>
      </w:pPr>
    </w:p>
    <w:p w14:paraId="0239E3BD" w14:textId="77777777" w:rsidR="00C8291D" w:rsidRPr="00A96F6C" w:rsidRDefault="00A361BA" w:rsidP="00A96F6C">
      <w:pPr>
        <w:pStyle w:val="BodyTextIndent2"/>
        <w:numPr>
          <w:ilvl w:val="1"/>
          <w:numId w:val="65"/>
        </w:numPr>
        <w:tabs>
          <w:tab w:val="left" w:pos="720"/>
        </w:tabs>
        <w:spacing w:after="0" w:line="240" w:lineRule="auto"/>
        <w:ind w:left="720" w:hanging="720"/>
        <w:jc w:val="both"/>
        <w:rPr>
          <w:rFonts w:ascii="Cambria" w:hAnsi="Cambria" w:cs="Arial"/>
          <w:sz w:val="20"/>
          <w:szCs w:val="20"/>
        </w:rPr>
      </w:pPr>
      <w:proofErr w:type="spellStart"/>
      <w:r w:rsidRPr="00877177">
        <w:rPr>
          <w:rFonts w:ascii="Cambria" w:hAnsi="Cambria" w:cs="Arial"/>
          <w:b/>
          <w:sz w:val="20"/>
          <w:szCs w:val="20"/>
          <w:u w:val="single"/>
        </w:rPr>
        <w:t>Jangka</w:t>
      </w:r>
      <w:proofErr w:type="spellEnd"/>
      <w:r w:rsidRPr="00877177">
        <w:rPr>
          <w:rFonts w:ascii="Cambria" w:hAnsi="Cambria" w:cs="Arial"/>
          <w:b/>
          <w:sz w:val="20"/>
          <w:szCs w:val="20"/>
          <w:u w:val="single"/>
        </w:rPr>
        <w:t xml:space="preserve"> Waktu dan </w:t>
      </w:r>
      <w:proofErr w:type="spellStart"/>
      <w:r w:rsidRPr="00877177">
        <w:rPr>
          <w:rFonts w:ascii="Cambria" w:hAnsi="Cambria" w:cs="Arial"/>
          <w:b/>
          <w:sz w:val="20"/>
          <w:szCs w:val="20"/>
          <w:u w:val="single"/>
        </w:rPr>
        <w:t>Pengakhiran</w:t>
      </w:r>
      <w:proofErr w:type="spellEnd"/>
      <w:r w:rsidRPr="00877177">
        <w:rPr>
          <w:rFonts w:ascii="Cambria" w:hAnsi="Cambria" w:cs="Arial"/>
          <w:sz w:val="20"/>
          <w:szCs w:val="20"/>
          <w:u w:val="single"/>
        </w:rPr>
        <w:t>.</w:t>
      </w:r>
      <w:r w:rsidRPr="00877177">
        <w:rPr>
          <w:rFonts w:ascii="Cambria" w:hAnsi="Cambria" w:cs="Arial"/>
          <w:sz w:val="20"/>
          <w:szCs w:val="20"/>
        </w:rPr>
        <w:t xml:space="preserve"> Hak </w:t>
      </w:r>
      <w:proofErr w:type="spellStart"/>
      <w:r w:rsidRPr="00877177">
        <w:rPr>
          <w:rFonts w:ascii="Cambria" w:hAnsi="Cambria" w:cs="Arial"/>
          <w:sz w:val="20"/>
          <w:szCs w:val="20"/>
        </w:rPr>
        <w:t>menggunakan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diberikan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selama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jangka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waktu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dapat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mengakhiri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menggunakan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sewaktu-waktu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memberikan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pemberitahuan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berlaku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segera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termasuk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namun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terbatas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jika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menurut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keputusan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sendiri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mematuhi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syarat</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ketentuan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penggunaan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Hak </w:t>
      </w:r>
      <w:proofErr w:type="spellStart"/>
      <w:r w:rsidRPr="00877177">
        <w:rPr>
          <w:rFonts w:ascii="Cambria" w:hAnsi="Cambria" w:cs="Arial"/>
          <w:sz w:val="20"/>
          <w:szCs w:val="20"/>
        </w:rPr>
        <w:t>Menggunakan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berakhir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sendirinya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tanpa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memerlukan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formalitas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apapun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hal</w:t>
      </w:r>
      <w:proofErr w:type="spellEnd"/>
      <w:r w:rsidRPr="00877177">
        <w:rPr>
          <w:rFonts w:ascii="Cambria" w:hAnsi="Cambria" w:cs="Arial"/>
          <w:sz w:val="20"/>
          <w:szCs w:val="20"/>
        </w:rPr>
        <w:t xml:space="preserve"> salah </w:t>
      </w:r>
      <w:proofErr w:type="spellStart"/>
      <w:r w:rsidRPr="00877177">
        <w:rPr>
          <w:rFonts w:ascii="Cambria" w:hAnsi="Cambria" w:cs="Arial"/>
          <w:sz w:val="20"/>
          <w:szCs w:val="20"/>
        </w:rPr>
        <w:t>satu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mengakhiri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karena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pelanggaran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w:t>
      </w:r>
      <w:r w:rsidR="00C8291D" w:rsidRPr="00877177">
        <w:rPr>
          <w:rFonts w:ascii="Cambria" w:hAnsi="Cambria" w:cs="Arial"/>
          <w:b/>
          <w:sz w:val="20"/>
          <w:szCs w:val="20"/>
          <w:u w:val="single"/>
        </w:rPr>
        <w:t xml:space="preserve"> </w:t>
      </w:r>
    </w:p>
    <w:p w14:paraId="01E27965" w14:textId="77777777" w:rsidR="00C8291D" w:rsidRPr="00877177" w:rsidRDefault="00C8291D" w:rsidP="00A96F6C">
      <w:pPr>
        <w:pStyle w:val="BodyTextIndent2"/>
        <w:tabs>
          <w:tab w:val="left" w:pos="720"/>
        </w:tabs>
        <w:spacing w:after="0" w:line="240" w:lineRule="auto"/>
        <w:ind w:left="720" w:hanging="720"/>
        <w:jc w:val="both"/>
        <w:rPr>
          <w:rFonts w:ascii="Cambria" w:hAnsi="Cambria" w:cs="Arial"/>
          <w:sz w:val="20"/>
          <w:szCs w:val="20"/>
        </w:rPr>
      </w:pPr>
    </w:p>
    <w:p w14:paraId="6857BFDA" w14:textId="77777777" w:rsidR="00C8291D" w:rsidRPr="00877177" w:rsidRDefault="00A361BA" w:rsidP="00A96F6C">
      <w:pPr>
        <w:pStyle w:val="BodyTextIndent2"/>
        <w:numPr>
          <w:ilvl w:val="1"/>
          <w:numId w:val="65"/>
        </w:numPr>
        <w:tabs>
          <w:tab w:val="left" w:pos="720"/>
        </w:tabs>
        <w:spacing w:after="0" w:line="240" w:lineRule="auto"/>
        <w:ind w:left="720" w:hanging="720"/>
        <w:jc w:val="both"/>
        <w:rPr>
          <w:rFonts w:ascii="Cambria" w:hAnsi="Cambria" w:cs="Arial"/>
          <w:sz w:val="20"/>
          <w:szCs w:val="20"/>
        </w:rPr>
      </w:pPr>
      <w:proofErr w:type="spellStart"/>
      <w:r w:rsidRPr="00877177">
        <w:rPr>
          <w:rFonts w:ascii="Cambria" w:hAnsi="Cambria" w:cs="Arial"/>
          <w:b/>
          <w:sz w:val="20"/>
          <w:szCs w:val="20"/>
          <w:u w:val="single"/>
        </w:rPr>
        <w:t>Penggunaan</w:t>
      </w:r>
      <w:proofErr w:type="spellEnd"/>
      <w:r w:rsidRPr="00877177">
        <w:rPr>
          <w:rFonts w:ascii="Cambria" w:hAnsi="Cambria" w:cs="Arial"/>
          <w:b/>
          <w:sz w:val="20"/>
          <w:szCs w:val="20"/>
          <w:u w:val="single"/>
        </w:rPr>
        <w:t xml:space="preserve"> yang </w:t>
      </w:r>
      <w:proofErr w:type="spellStart"/>
      <w:r w:rsidRPr="00877177">
        <w:rPr>
          <w:rFonts w:ascii="Cambria" w:hAnsi="Cambria" w:cs="Arial"/>
          <w:b/>
          <w:sz w:val="20"/>
          <w:szCs w:val="20"/>
          <w:u w:val="single"/>
        </w:rPr>
        <w:t>dilarang</w:t>
      </w:r>
      <w:proofErr w:type="spellEnd"/>
      <w:r w:rsidRPr="00877177">
        <w:rPr>
          <w:rFonts w:ascii="Cambria" w:hAnsi="Cambria" w:cs="Arial"/>
          <w:b/>
          <w:sz w:val="20"/>
          <w:szCs w:val="20"/>
          <w:u w:val="single"/>
        </w:rPr>
        <w:t>.</w:t>
      </w:r>
      <w:r w:rsidRPr="00877177">
        <w:rPr>
          <w:rFonts w:ascii="Cambria" w:hAnsi="Cambria" w:cs="Arial"/>
          <w:sz w:val="20"/>
          <w:szCs w:val="20"/>
        </w:rPr>
        <w:t xml:space="preserve"> </w:t>
      </w:r>
      <w:proofErr w:type="spellStart"/>
      <w:r w:rsidRPr="00877177">
        <w:rPr>
          <w:rFonts w:ascii="Cambria" w:hAnsi="Cambria" w:cs="Arial"/>
          <w:sz w:val="20"/>
          <w:szCs w:val="20"/>
        </w:rPr>
        <w:t>Setiap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penggunaan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secara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tegas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diizinkan</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dilarang</w:t>
      </w:r>
      <w:proofErr w:type="spellEnd"/>
      <w:r w:rsidRPr="00877177">
        <w:rPr>
          <w:rFonts w:ascii="Cambria" w:hAnsi="Cambria" w:cs="Arial"/>
          <w:sz w:val="20"/>
          <w:szCs w:val="20"/>
        </w:rPr>
        <w:t>.</w:t>
      </w:r>
      <w:r w:rsidR="00C8291D" w:rsidRPr="00877177">
        <w:rPr>
          <w:rFonts w:ascii="Cambria" w:hAnsi="Cambria" w:cs="Arial"/>
          <w:sz w:val="20"/>
          <w:szCs w:val="20"/>
        </w:rPr>
        <w:t xml:space="preserve"> </w:t>
      </w:r>
    </w:p>
    <w:p w14:paraId="09680CD3" w14:textId="77777777" w:rsidR="00C8291D" w:rsidRPr="00877177" w:rsidRDefault="00C8291D" w:rsidP="00A96F6C">
      <w:pPr>
        <w:pStyle w:val="BodyTextIndent2"/>
        <w:tabs>
          <w:tab w:val="left" w:pos="720"/>
        </w:tabs>
        <w:spacing w:after="0" w:line="240" w:lineRule="auto"/>
        <w:ind w:left="720" w:hanging="720"/>
        <w:jc w:val="both"/>
        <w:rPr>
          <w:rFonts w:ascii="Cambria" w:hAnsi="Cambria" w:cs="Arial"/>
          <w:sz w:val="20"/>
          <w:szCs w:val="20"/>
        </w:rPr>
      </w:pPr>
    </w:p>
    <w:p w14:paraId="77C0A56F" w14:textId="77777777" w:rsidR="00C8291D" w:rsidRPr="00877177" w:rsidRDefault="00A361BA" w:rsidP="00A96F6C">
      <w:pPr>
        <w:pStyle w:val="BodyTextIndent2"/>
        <w:numPr>
          <w:ilvl w:val="1"/>
          <w:numId w:val="65"/>
        </w:numPr>
        <w:tabs>
          <w:tab w:val="left" w:pos="720"/>
        </w:tabs>
        <w:spacing w:after="0" w:line="240" w:lineRule="auto"/>
        <w:ind w:left="720" w:hanging="720"/>
        <w:jc w:val="both"/>
        <w:rPr>
          <w:rFonts w:ascii="Cambria" w:hAnsi="Cambria" w:cs="Arial"/>
          <w:sz w:val="20"/>
          <w:szCs w:val="20"/>
        </w:rPr>
      </w:pPr>
      <w:proofErr w:type="spellStart"/>
      <w:r w:rsidRPr="00877177">
        <w:rPr>
          <w:rFonts w:ascii="Cambria" w:hAnsi="Cambria" w:cs="Arial"/>
          <w:sz w:val="20"/>
          <w:szCs w:val="20"/>
        </w:rPr>
        <w:t>Tanpa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mengurangi</w:t>
      </w:r>
      <w:proofErr w:type="spellEnd"/>
      <w:r w:rsidRPr="00877177">
        <w:rPr>
          <w:rFonts w:ascii="Cambria" w:hAnsi="Cambria" w:cs="Arial"/>
          <w:sz w:val="20"/>
          <w:szCs w:val="20"/>
        </w:rPr>
        <w:t xml:space="preserve"> arti </w:t>
      </w:r>
      <w:proofErr w:type="spellStart"/>
      <w:r w:rsidRPr="00877177">
        <w:rPr>
          <w:rFonts w:ascii="Cambria" w:hAnsi="Cambria" w:cs="Arial"/>
          <w:sz w:val="20"/>
          <w:szCs w:val="20"/>
        </w:rPr>
        <w:t>umum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hal-hal</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tersebut</w:t>
      </w:r>
      <w:proofErr w:type="spellEnd"/>
      <w:r w:rsidRPr="00877177">
        <w:rPr>
          <w:rFonts w:ascii="Cambria" w:hAnsi="Cambria" w:cs="Arial"/>
          <w:sz w:val="20"/>
          <w:szCs w:val="20"/>
        </w:rPr>
        <w:t xml:space="preserve"> di </w:t>
      </w:r>
      <w:proofErr w:type="spellStart"/>
      <w:r w:rsidRPr="00877177">
        <w:rPr>
          <w:rFonts w:ascii="Cambria" w:hAnsi="Cambria" w:cs="Arial"/>
          <w:sz w:val="20"/>
          <w:szCs w:val="20"/>
        </w:rPr>
        <w:t>atas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boleh</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menggunakan</w:t>
      </w:r>
      <w:proofErr w:type="spellEnd"/>
      <w:r w:rsidRPr="00877177">
        <w:rPr>
          <w:rFonts w:ascii="Cambria" w:hAnsi="Cambria" w:cs="Arial"/>
          <w:sz w:val="20"/>
          <w:szCs w:val="20"/>
        </w:rPr>
        <w:t xml:space="preserve"> logo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nama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suatu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publisitas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siaran</w:t>
      </w:r>
      <w:proofErr w:type="spellEnd"/>
      <w:r w:rsidRPr="00877177">
        <w:rPr>
          <w:rFonts w:ascii="Cambria" w:hAnsi="Cambria" w:cs="Arial"/>
          <w:sz w:val="20"/>
          <w:szCs w:val="20"/>
        </w:rPr>
        <w:t xml:space="preserve"> pers, </w:t>
      </w:r>
      <w:proofErr w:type="spellStart"/>
      <w:r w:rsidRPr="00877177">
        <w:rPr>
          <w:rFonts w:ascii="Cambria" w:hAnsi="Cambria" w:cs="Arial"/>
          <w:sz w:val="20"/>
          <w:szCs w:val="20"/>
        </w:rPr>
        <w:t>promosi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nama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produk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nama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jasa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nama</w:t>
      </w:r>
      <w:proofErr w:type="spellEnd"/>
      <w:r w:rsidRPr="00877177">
        <w:rPr>
          <w:rFonts w:ascii="Cambria" w:hAnsi="Cambria" w:cs="Arial"/>
          <w:sz w:val="20"/>
          <w:szCs w:val="20"/>
        </w:rPr>
        <w:t xml:space="preserve"> domain, </w:t>
      </w:r>
      <w:proofErr w:type="spellStart"/>
      <w:r w:rsidRPr="00877177">
        <w:rPr>
          <w:rFonts w:ascii="Cambria" w:hAnsi="Cambria" w:cs="Arial"/>
          <w:sz w:val="20"/>
          <w:szCs w:val="20"/>
        </w:rPr>
        <w:t>judul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publikasi</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komunikasi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apapun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baik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tertulis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lisan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visual, dan pada media </w:t>
      </w:r>
      <w:proofErr w:type="spellStart"/>
      <w:r w:rsidRPr="00877177">
        <w:rPr>
          <w:rFonts w:ascii="Cambria" w:hAnsi="Cambria" w:cs="Arial"/>
          <w:sz w:val="20"/>
          <w:szCs w:val="20"/>
        </w:rPr>
        <w:t>apapun</w:t>
      </w:r>
      <w:proofErr w:type="spellEnd"/>
      <w:r w:rsidRPr="00877177">
        <w:rPr>
          <w:rFonts w:ascii="Cambria" w:hAnsi="Cambria" w:cs="Arial"/>
          <w:sz w:val="20"/>
          <w:szCs w:val="20"/>
        </w:rPr>
        <w:t xml:space="preserve">. Hal </w:t>
      </w:r>
      <w:proofErr w:type="spellStart"/>
      <w:r w:rsidRPr="00877177">
        <w:rPr>
          <w:rFonts w:ascii="Cambria" w:hAnsi="Cambria" w:cs="Arial"/>
          <w:sz w:val="20"/>
          <w:szCs w:val="20"/>
        </w:rPr>
        <w:t>apapun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memberikan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kewenangan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menggunakan</w:t>
      </w:r>
      <w:proofErr w:type="spellEnd"/>
      <w:r w:rsidRPr="00877177">
        <w:rPr>
          <w:rFonts w:ascii="Cambria" w:hAnsi="Cambria" w:cs="Arial"/>
          <w:sz w:val="20"/>
          <w:szCs w:val="20"/>
        </w:rPr>
        <w:t xml:space="preserve"> logo, </w:t>
      </w:r>
      <w:proofErr w:type="spellStart"/>
      <w:r w:rsidRPr="00877177">
        <w:rPr>
          <w:rFonts w:ascii="Cambria" w:hAnsi="Cambria" w:cs="Arial"/>
          <w:sz w:val="20"/>
          <w:szCs w:val="20"/>
        </w:rPr>
        <w:t>nama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merek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dagang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lainnya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baik</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terdaftar</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milik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perusahaan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lainnya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tujuan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apapun</w:t>
      </w:r>
      <w:proofErr w:type="spellEnd"/>
      <w:r w:rsidRPr="00877177">
        <w:rPr>
          <w:rFonts w:ascii="Cambria" w:hAnsi="Cambria" w:cs="Arial"/>
          <w:sz w:val="20"/>
          <w:szCs w:val="20"/>
        </w:rPr>
        <w:t xml:space="preserve">. Atas </w:t>
      </w:r>
      <w:proofErr w:type="spellStart"/>
      <w:r w:rsidRPr="00877177">
        <w:rPr>
          <w:rFonts w:ascii="Cambria" w:hAnsi="Cambria" w:cs="Arial"/>
          <w:sz w:val="20"/>
          <w:szCs w:val="20"/>
        </w:rPr>
        <w:t>permintaan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harus</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menunjukkan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kepatuhannya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terkait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pengaturan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dalam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Pasal</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w:t>
      </w:r>
      <w:r w:rsidR="00C8291D" w:rsidRPr="00877177">
        <w:rPr>
          <w:rFonts w:ascii="Cambria" w:hAnsi="Cambria" w:cs="Arial"/>
          <w:sz w:val="20"/>
          <w:szCs w:val="20"/>
        </w:rPr>
        <w:t xml:space="preserve"> </w:t>
      </w:r>
    </w:p>
    <w:p w14:paraId="349788AA" w14:textId="77777777" w:rsidR="00C8291D" w:rsidRPr="00877177" w:rsidRDefault="00C8291D" w:rsidP="00A96F6C">
      <w:pPr>
        <w:pStyle w:val="BodyTextIndent2"/>
        <w:tabs>
          <w:tab w:val="left" w:pos="720"/>
        </w:tabs>
        <w:spacing w:after="0" w:line="240" w:lineRule="auto"/>
        <w:ind w:left="720" w:hanging="720"/>
        <w:jc w:val="both"/>
        <w:rPr>
          <w:rFonts w:ascii="Cambria" w:hAnsi="Cambria" w:cs="Arial"/>
          <w:sz w:val="20"/>
          <w:szCs w:val="20"/>
        </w:rPr>
      </w:pPr>
    </w:p>
    <w:p w14:paraId="3462A69E" w14:textId="77777777" w:rsidR="00A361BA" w:rsidRPr="00A96F6C" w:rsidRDefault="00A361BA" w:rsidP="00A96F6C">
      <w:pPr>
        <w:pStyle w:val="BodyTextIndent2"/>
        <w:numPr>
          <w:ilvl w:val="1"/>
          <w:numId w:val="65"/>
        </w:numPr>
        <w:tabs>
          <w:tab w:val="left" w:pos="720"/>
        </w:tabs>
        <w:spacing w:after="0" w:line="240" w:lineRule="auto"/>
        <w:ind w:left="720" w:hanging="720"/>
        <w:jc w:val="both"/>
        <w:rPr>
          <w:rFonts w:ascii="Cambria" w:hAnsi="Cambria" w:cs="Arial"/>
          <w:sz w:val="20"/>
          <w:szCs w:val="20"/>
        </w:rPr>
      </w:pPr>
      <w:proofErr w:type="spellStart"/>
      <w:r w:rsidRPr="00877177">
        <w:rPr>
          <w:rFonts w:ascii="Cambria" w:hAnsi="Cambria" w:cs="Arial"/>
          <w:sz w:val="20"/>
          <w:szCs w:val="20"/>
        </w:rPr>
        <w:t>Setiap</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penggunaan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tidak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sah</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atas</w:t>
      </w:r>
      <w:proofErr w:type="spellEnd"/>
      <w:r w:rsidRPr="00877177">
        <w:rPr>
          <w:rFonts w:ascii="Cambria" w:hAnsi="Cambria" w:cs="Arial"/>
          <w:sz w:val="20"/>
          <w:szCs w:val="20"/>
        </w:rPr>
        <w:t xml:space="preserve"> logo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nama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merek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dagang</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lainnya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merupakan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pelanggaran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merek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dagang</w:t>
      </w:r>
      <w:proofErr w:type="spellEnd"/>
      <w:r w:rsidRPr="00877177">
        <w:rPr>
          <w:rFonts w:ascii="Cambria" w:hAnsi="Cambria" w:cs="Arial"/>
          <w:sz w:val="20"/>
          <w:szCs w:val="20"/>
        </w:rPr>
        <w:t xml:space="preserve"> dan </w:t>
      </w:r>
      <w:proofErr w:type="spellStart"/>
      <w:r w:rsidRPr="00877177">
        <w:rPr>
          <w:rFonts w:ascii="Cambria" w:hAnsi="Cambria" w:cs="Arial"/>
          <w:sz w:val="20"/>
          <w:szCs w:val="20"/>
        </w:rPr>
        <w:t>dapat</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menyebabkan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tuntutan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hukum</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selain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untuk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mengakhiri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semua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sebagian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dari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mengirimkan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kepada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Kedua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suatu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pemberitahuan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pengakhiran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akan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berlaku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dengan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segera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sejak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timbulnya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pemulihan</w:t>
      </w:r>
      <w:proofErr w:type="spellEnd"/>
      <w:r w:rsidRPr="00877177">
        <w:rPr>
          <w:rFonts w:ascii="Cambria" w:hAnsi="Cambria" w:cs="Arial"/>
          <w:sz w:val="20"/>
          <w:szCs w:val="20"/>
        </w:rPr>
        <w:t xml:space="preserve"> lain yang </w:t>
      </w:r>
      <w:proofErr w:type="spellStart"/>
      <w:r w:rsidRPr="00877177">
        <w:rPr>
          <w:rFonts w:ascii="Cambria" w:hAnsi="Cambria" w:cs="Arial"/>
          <w:sz w:val="20"/>
          <w:szCs w:val="20"/>
        </w:rPr>
        <w:t>mungkin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dimiliki</w:t>
      </w:r>
      <w:proofErr w:type="spellEnd"/>
      <w:r w:rsidRPr="00877177">
        <w:rPr>
          <w:rFonts w:ascii="Cambria" w:hAnsi="Cambria" w:cs="Arial"/>
          <w:sz w:val="20"/>
          <w:szCs w:val="20"/>
        </w:rPr>
        <w:t xml:space="preserve"> oleh </w:t>
      </w:r>
      <w:proofErr w:type="spellStart"/>
      <w:r w:rsidRPr="00877177">
        <w:rPr>
          <w:rFonts w:ascii="Cambria" w:hAnsi="Cambria" w:cs="Arial"/>
          <w:sz w:val="20"/>
          <w:szCs w:val="20"/>
        </w:rPr>
        <w:t>Pihak</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Pertama</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berdasarkan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Perjanjian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ini</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atau</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peraturan</w:t>
      </w:r>
      <w:proofErr w:type="spellEnd"/>
      <w:r w:rsidRPr="00877177">
        <w:rPr>
          <w:rFonts w:ascii="Cambria" w:hAnsi="Cambria" w:cs="Arial"/>
          <w:sz w:val="20"/>
          <w:szCs w:val="20"/>
        </w:rPr>
        <w:t xml:space="preserve"> </w:t>
      </w:r>
      <w:proofErr w:type="spellStart"/>
      <w:r w:rsidRPr="00877177">
        <w:rPr>
          <w:rFonts w:ascii="Cambria" w:hAnsi="Cambria" w:cs="Arial"/>
          <w:sz w:val="20"/>
          <w:szCs w:val="20"/>
        </w:rPr>
        <w:t>perundang-undangan</w:t>
      </w:r>
      <w:proofErr w:type="spellEnd"/>
      <w:r w:rsidRPr="00877177">
        <w:rPr>
          <w:rFonts w:ascii="Cambria" w:hAnsi="Cambria" w:cs="Arial"/>
          <w:sz w:val="20"/>
          <w:szCs w:val="20"/>
        </w:rPr>
        <w:t xml:space="preserve"> yang </w:t>
      </w:r>
      <w:proofErr w:type="spellStart"/>
      <w:r w:rsidRPr="00877177">
        <w:rPr>
          <w:rFonts w:ascii="Cambria" w:hAnsi="Cambria" w:cs="Arial"/>
          <w:sz w:val="20"/>
          <w:szCs w:val="20"/>
        </w:rPr>
        <w:t>berlaku</w:t>
      </w:r>
      <w:proofErr w:type="spellEnd"/>
      <w:r w:rsidRPr="00877177">
        <w:rPr>
          <w:rFonts w:ascii="Cambria" w:hAnsi="Cambria" w:cs="Arial"/>
          <w:sz w:val="20"/>
          <w:szCs w:val="20"/>
        </w:rPr>
        <w:t>.</w:t>
      </w:r>
    </w:p>
    <w:p w14:paraId="479ED277" w14:textId="021026FE" w:rsidR="00A361BA" w:rsidRDefault="00A361BA" w:rsidP="00A96F6C">
      <w:pPr>
        <w:pStyle w:val="BodyTextIndent2"/>
        <w:spacing w:after="0" w:line="240" w:lineRule="auto"/>
        <w:ind w:left="0"/>
        <w:rPr>
          <w:rFonts w:ascii="Cambria" w:hAnsi="Cambria" w:cs="Arial"/>
          <w:b/>
          <w:sz w:val="20"/>
          <w:szCs w:val="20"/>
        </w:rPr>
      </w:pPr>
    </w:p>
    <w:p w14:paraId="40B494E5" w14:textId="77777777" w:rsidR="00603B76" w:rsidRPr="00877177" w:rsidRDefault="00603B76" w:rsidP="00A96F6C">
      <w:pPr>
        <w:pStyle w:val="BodyTextIndent2"/>
        <w:spacing w:after="0" w:line="240" w:lineRule="auto"/>
        <w:ind w:left="0"/>
        <w:rPr>
          <w:rFonts w:ascii="Cambria" w:hAnsi="Cambria" w:cs="Arial"/>
          <w:b/>
          <w:sz w:val="20"/>
          <w:szCs w:val="20"/>
        </w:rPr>
      </w:pPr>
    </w:p>
    <w:p w14:paraId="32FCFB9E" w14:textId="77777777" w:rsidR="00A361BA" w:rsidRPr="00877177" w:rsidRDefault="00A361BA" w:rsidP="00A361BA">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rPr>
        <w:t>PAS</w:t>
      </w:r>
      <w:r w:rsidRPr="008A3F2D">
        <w:rPr>
          <w:rFonts w:ascii="Cambria" w:hAnsi="Cambria" w:cs="Arial"/>
          <w:b/>
          <w:sz w:val="20"/>
          <w:szCs w:val="20"/>
        </w:rPr>
        <w:t>AL 2</w:t>
      </w:r>
      <w:r w:rsidR="002C529A" w:rsidRPr="008A3F2D">
        <w:rPr>
          <w:rFonts w:ascii="Cambria" w:hAnsi="Cambria" w:cs="Arial"/>
          <w:b/>
          <w:sz w:val="20"/>
          <w:szCs w:val="20"/>
        </w:rPr>
        <w:t>2</w:t>
      </w:r>
    </w:p>
    <w:p w14:paraId="2E4DB4D1" w14:textId="77777777" w:rsidR="00A361BA" w:rsidRPr="00877177" w:rsidRDefault="00A361BA" w:rsidP="00A361BA">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rPr>
        <w:t>WANPRESTASI</w:t>
      </w:r>
    </w:p>
    <w:p w14:paraId="761E7649" w14:textId="77777777" w:rsidR="00A361BA" w:rsidRPr="00877177" w:rsidRDefault="00A361BA" w:rsidP="00A361BA">
      <w:pPr>
        <w:pStyle w:val="BodyTextIndent2"/>
        <w:spacing w:after="0" w:line="240" w:lineRule="auto"/>
        <w:ind w:left="0"/>
        <w:jc w:val="center"/>
        <w:rPr>
          <w:rFonts w:ascii="Cambria" w:hAnsi="Cambria" w:cs="Arial"/>
          <w:b/>
          <w:sz w:val="20"/>
          <w:szCs w:val="20"/>
        </w:rPr>
      </w:pPr>
    </w:p>
    <w:p w14:paraId="09ACCFD9" w14:textId="77777777" w:rsidR="00945F24" w:rsidRPr="00877177" w:rsidRDefault="00945F24" w:rsidP="00A96F6C">
      <w:pPr>
        <w:pStyle w:val="BodyTextIndent2"/>
        <w:numPr>
          <w:ilvl w:val="1"/>
          <w:numId w:val="66"/>
        </w:numPr>
        <w:spacing w:after="0" w:line="240" w:lineRule="auto"/>
        <w:ind w:hanging="730"/>
        <w:jc w:val="both"/>
        <w:rPr>
          <w:rFonts w:ascii="Cambria" w:hAnsi="Cambria" w:cs="Arial"/>
          <w:bCs/>
          <w:sz w:val="20"/>
          <w:szCs w:val="20"/>
        </w:rPr>
      </w:pPr>
      <w:proofErr w:type="spellStart"/>
      <w:r w:rsidRPr="00A96F6C">
        <w:rPr>
          <w:rFonts w:ascii="Cambria" w:hAnsi="Cambria" w:cs="Arial"/>
          <w:bCs/>
          <w:sz w:val="20"/>
          <w:szCs w:val="20"/>
        </w:rPr>
        <w:t>Tanpa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mengesampingkan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ketentuan-ketentuan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lainnya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dalam</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Perjanjian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ini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Kedua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dianggap</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telah</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melakukan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Wanprestasi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atau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lalai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apabila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terjadi</w:t>
      </w:r>
      <w:proofErr w:type="spellEnd"/>
      <w:r w:rsidRPr="00A96F6C">
        <w:rPr>
          <w:rFonts w:ascii="Cambria" w:hAnsi="Cambria" w:cs="Arial"/>
          <w:bCs/>
          <w:sz w:val="20"/>
          <w:szCs w:val="20"/>
        </w:rPr>
        <w:t xml:space="preserve"> salah </w:t>
      </w:r>
      <w:proofErr w:type="spellStart"/>
      <w:r w:rsidRPr="00A96F6C">
        <w:rPr>
          <w:rFonts w:ascii="Cambria" w:hAnsi="Cambria" w:cs="Arial"/>
          <w:bCs/>
          <w:sz w:val="20"/>
          <w:szCs w:val="20"/>
        </w:rPr>
        <w:t>satu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atau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lebih</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hal-hal</w:t>
      </w:r>
      <w:proofErr w:type="spellEnd"/>
      <w:r w:rsidRPr="00A96F6C">
        <w:rPr>
          <w:rFonts w:ascii="Cambria" w:hAnsi="Cambria" w:cs="Arial"/>
          <w:bCs/>
          <w:sz w:val="20"/>
          <w:szCs w:val="20"/>
        </w:rPr>
        <w:t xml:space="preserve"> yang </w:t>
      </w:r>
      <w:proofErr w:type="spellStart"/>
      <w:r w:rsidRPr="00A96F6C">
        <w:rPr>
          <w:rFonts w:ascii="Cambria" w:hAnsi="Cambria" w:cs="Arial"/>
          <w:bCs/>
          <w:sz w:val="20"/>
          <w:szCs w:val="20"/>
        </w:rPr>
        <w:t>tersebut</w:t>
      </w:r>
      <w:proofErr w:type="spellEnd"/>
      <w:r w:rsidRPr="00A96F6C">
        <w:rPr>
          <w:rFonts w:ascii="Cambria" w:hAnsi="Cambria" w:cs="Arial"/>
          <w:bCs/>
          <w:sz w:val="20"/>
          <w:szCs w:val="20"/>
        </w:rPr>
        <w:t xml:space="preserve"> di </w:t>
      </w:r>
      <w:proofErr w:type="spellStart"/>
      <w:r w:rsidRPr="00A96F6C">
        <w:rPr>
          <w:rFonts w:ascii="Cambria" w:hAnsi="Cambria" w:cs="Arial"/>
          <w:bCs/>
          <w:sz w:val="20"/>
          <w:szCs w:val="20"/>
        </w:rPr>
        <w:t>bawah</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ini</w:t>
      </w:r>
      <w:proofErr w:type="spellEnd"/>
      <w:r w:rsidRPr="00A96F6C">
        <w:rPr>
          <w:rFonts w:ascii="Cambria" w:hAnsi="Cambria" w:cs="Arial"/>
          <w:bCs/>
          <w:sz w:val="20"/>
          <w:szCs w:val="20"/>
        </w:rPr>
        <w:t>:</w:t>
      </w:r>
    </w:p>
    <w:p w14:paraId="45AE7F17" w14:textId="77777777" w:rsidR="00945F24" w:rsidRPr="00A96F6C" w:rsidRDefault="00945F24" w:rsidP="00A96F6C">
      <w:pPr>
        <w:pStyle w:val="BodyTextIndent2"/>
        <w:spacing w:after="0" w:line="240" w:lineRule="auto"/>
        <w:jc w:val="both"/>
        <w:rPr>
          <w:rFonts w:ascii="Cambria" w:hAnsi="Cambria" w:cs="Arial"/>
          <w:bCs/>
          <w:sz w:val="20"/>
          <w:szCs w:val="20"/>
        </w:rPr>
      </w:pPr>
    </w:p>
    <w:p w14:paraId="524E653A" w14:textId="77777777" w:rsidR="00945F24" w:rsidRPr="00A96F6C" w:rsidRDefault="00945F24" w:rsidP="00A96F6C">
      <w:pPr>
        <w:pStyle w:val="BodyTextIndent2"/>
        <w:numPr>
          <w:ilvl w:val="0"/>
          <w:numId w:val="51"/>
        </w:numPr>
        <w:spacing w:after="0" w:line="240" w:lineRule="auto"/>
        <w:ind w:left="1080"/>
        <w:jc w:val="both"/>
        <w:rPr>
          <w:rFonts w:ascii="Cambria" w:hAnsi="Cambria" w:cs="Arial"/>
          <w:bCs/>
          <w:sz w:val="20"/>
          <w:szCs w:val="20"/>
        </w:rPr>
      </w:pP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Kedua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melanggar</w:t>
      </w:r>
      <w:proofErr w:type="spellEnd"/>
      <w:r w:rsidRPr="00A96F6C">
        <w:rPr>
          <w:rFonts w:ascii="Cambria" w:hAnsi="Cambria" w:cs="Arial"/>
          <w:bCs/>
          <w:sz w:val="20"/>
          <w:szCs w:val="20"/>
        </w:rPr>
        <w:t xml:space="preserve"> salah </w:t>
      </w:r>
      <w:proofErr w:type="spellStart"/>
      <w:r w:rsidRPr="00A96F6C">
        <w:rPr>
          <w:rFonts w:ascii="Cambria" w:hAnsi="Cambria" w:cs="Arial"/>
          <w:bCs/>
          <w:sz w:val="20"/>
          <w:szCs w:val="20"/>
        </w:rPr>
        <w:t>satu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ketentuan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dalam</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Perjanjian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ini</w:t>
      </w:r>
      <w:proofErr w:type="spellEnd"/>
      <w:r w:rsidRPr="00A96F6C">
        <w:rPr>
          <w:rFonts w:ascii="Cambria" w:hAnsi="Cambria" w:cs="Arial"/>
          <w:bCs/>
          <w:sz w:val="20"/>
          <w:szCs w:val="20"/>
        </w:rPr>
        <w:t>;</w:t>
      </w:r>
    </w:p>
    <w:p w14:paraId="248E540A" w14:textId="77777777" w:rsidR="00945F24" w:rsidRPr="00A96F6C" w:rsidRDefault="00945F24" w:rsidP="00A96F6C">
      <w:pPr>
        <w:pStyle w:val="BodyTextIndent2"/>
        <w:numPr>
          <w:ilvl w:val="0"/>
          <w:numId w:val="51"/>
        </w:numPr>
        <w:spacing w:after="0" w:line="240" w:lineRule="auto"/>
        <w:ind w:left="1080"/>
        <w:jc w:val="both"/>
        <w:rPr>
          <w:rFonts w:ascii="Cambria" w:hAnsi="Cambria" w:cs="Arial"/>
          <w:bCs/>
          <w:sz w:val="20"/>
          <w:szCs w:val="20"/>
        </w:rPr>
      </w:pPr>
      <w:proofErr w:type="spellStart"/>
      <w:r w:rsidRPr="00A96F6C">
        <w:rPr>
          <w:rFonts w:ascii="Cambria" w:hAnsi="Cambria" w:cs="Arial"/>
          <w:bCs/>
          <w:sz w:val="20"/>
          <w:szCs w:val="20"/>
        </w:rPr>
        <w:t>Tanpa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persetujuan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tertulis</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dari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Pertama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Kedua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melimpahkan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sebagian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atau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seluruh</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kewajibannya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kepada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ketiga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atau</w:t>
      </w:r>
      <w:proofErr w:type="spellEnd"/>
    </w:p>
    <w:p w14:paraId="033AC1AD" w14:textId="77777777" w:rsidR="00B97377" w:rsidRPr="00A96F6C" w:rsidRDefault="00945F24" w:rsidP="00A96F6C">
      <w:pPr>
        <w:pStyle w:val="BodyTextIndent2"/>
        <w:numPr>
          <w:ilvl w:val="0"/>
          <w:numId w:val="51"/>
        </w:numPr>
        <w:spacing w:after="0" w:line="240" w:lineRule="auto"/>
        <w:ind w:left="1080"/>
        <w:jc w:val="both"/>
        <w:rPr>
          <w:rFonts w:ascii="Cambria" w:hAnsi="Cambria" w:cs="Arial"/>
          <w:bCs/>
          <w:sz w:val="20"/>
          <w:szCs w:val="20"/>
        </w:rPr>
      </w:pP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Kedua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tidak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melaksanakan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baik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sebagian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atau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keseluruhan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kewajibannya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berdasarkan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Perjanjian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ini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walaupun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telah</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mendapatkan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peringatan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sebelumnya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dari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Pertama</w:t>
      </w:r>
      <w:proofErr w:type="spellEnd"/>
      <w:r w:rsidRPr="00A96F6C">
        <w:rPr>
          <w:rFonts w:ascii="Cambria" w:hAnsi="Cambria" w:cs="Arial"/>
          <w:bCs/>
          <w:sz w:val="20"/>
          <w:szCs w:val="20"/>
        </w:rPr>
        <w:t>.</w:t>
      </w:r>
    </w:p>
    <w:p w14:paraId="0024CC9D" w14:textId="77777777" w:rsidR="00B97377" w:rsidRPr="00A96F6C" w:rsidRDefault="00B97377" w:rsidP="00B97377">
      <w:pPr>
        <w:pStyle w:val="BodyTextIndent2"/>
        <w:numPr>
          <w:ilvl w:val="0"/>
          <w:numId w:val="51"/>
        </w:numPr>
        <w:spacing w:after="0" w:line="240" w:lineRule="auto"/>
        <w:ind w:left="1080"/>
        <w:jc w:val="both"/>
        <w:rPr>
          <w:rFonts w:ascii="Cambria" w:hAnsi="Cambria" w:cs="Arial"/>
          <w:bCs/>
          <w:sz w:val="20"/>
          <w:szCs w:val="20"/>
        </w:rPr>
      </w:pPr>
      <w:proofErr w:type="spellStart"/>
      <w:r w:rsidRPr="00A96F6C">
        <w:rPr>
          <w:rFonts w:ascii="Cambria" w:hAnsi="Cambria" w:cs="Arial"/>
          <w:bCs/>
          <w:sz w:val="20"/>
          <w:szCs w:val="20"/>
        </w:rPr>
        <w:lastRenderedPageBreak/>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Kedua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melaksanakan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kewajibannya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namun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tidak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sesuai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dengan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ketentuan</w:t>
      </w:r>
      <w:proofErr w:type="spellEnd"/>
      <w:r w:rsidRPr="00A96F6C">
        <w:rPr>
          <w:rFonts w:ascii="Cambria" w:hAnsi="Cambria" w:cs="Arial"/>
          <w:bCs/>
          <w:sz w:val="20"/>
          <w:szCs w:val="20"/>
        </w:rPr>
        <w:t xml:space="preserve"> yang </w:t>
      </w:r>
      <w:proofErr w:type="spellStart"/>
      <w:r w:rsidRPr="00A96F6C">
        <w:rPr>
          <w:rFonts w:ascii="Cambria" w:hAnsi="Cambria" w:cs="Arial"/>
          <w:bCs/>
          <w:sz w:val="20"/>
          <w:szCs w:val="20"/>
        </w:rPr>
        <w:t>diatur</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dalam</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Perjanjian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ini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atau</w:t>
      </w:r>
      <w:proofErr w:type="spellEnd"/>
    </w:p>
    <w:p w14:paraId="1ECA5072" w14:textId="77777777" w:rsidR="00B97377" w:rsidRPr="00A96F6C" w:rsidRDefault="00B97377" w:rsidP="00A96F6C">
      <w:pPr>
        <w:pStyle w:val="BodyTextIndent2"/>
        <w:numPr>
          <w:ilvl w:val="0"/>
          <w:numId w:val="51"/>
        </w:numPr>
        <w:spacing w:after="0" w:line="240" w:lineRule="auto"/>
        <w:ind w:left="1080"/>
        <w:jc w:val="both"/>
        <w:rPr>
          <w:rFonts w:ascii="Cambria" w:hAnsi="Cambria" w:cs="Arial"/>
          <w:bCs/>
          <w:sz w:val="20"/>
          <w:szCs w:val="20"/>
        </w:rPr>
      </w:pP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Kedua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melaksanakan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kewajibannya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namun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tidak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sesuai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dengan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periode</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Perjanjian</w:t>
      </w:r>
      <w:proofErr w:type="spellEnd"/>
      <w:r w:rsidRPr="00A96F6C">
        <w:rPr>
          <w:rFonts w:ascii="Cambria" w:hAnsi="Cambria" w:cs="Arial"/>
          <w:bCs/>
          <w:sz w:val="20"/>
          <w:szCs w:val="20"/>
        </w:rPr>
        <w:t>.</w:t>
      </w:r>
    </w:p>
    <w:p w14:paraId="527CF2BC" w14:textId="77777777" w:rsidR="00B97377" w:rsidRPr="00877177" w:rsidRDefault="00B97377" w:rsidP="00945F24">
      <w:pPr>
        <w:pStyle w:val="BodyTextIndent2"/>
        <w:spacing w:line="240" w:lineRule="auto"/>
        <w:jc w:val="both"/>
        <w:rPr>
          <w:rFonts w:ascii="Cambria" w:hAnsi="Cambria" w:cs="Arial"/>
          <w:b/>
          <w:bCs/>
          <w:sz w:val="20"/>
          <w:szCs w:val="20"/>
        </w:rPr>
      </w:pPr>
    </w:p>
    <w:p w14:paraId="1E78F143" w14:textId="77777777" w:rsidR="00A361BA" w:rsidRPr="00A96F6C" w:rsidRDefault="00945F24" w:rsidP="00A96F6C">
      <w:pPr>
        <w:pStyle w:val="BodyTextIndent2"/>
        <w:numPr>
          <w:ilvl w:val="1"/>
          <w:numId w:val="66"/>
        </w:numPr>
        <w:spacing w:after="0" w:line="240" w:lineRule="auto"/>
        <w:ind w:hanging="730"/>
        <w:jc w:val="both"/>
        <w:rPr>
          <w:rFonts w:ascii="Cambria" w:hAnsi="Cambria" w:cs="Arial"/>
          <w:sz w:val="20"/>
          <w:szCs w:val="20"/>
        </w:rPr>
      </w:pPr>
      <w:proofErr w:type="spellStart"/>
      <w:r w:rsidRPr="00A96F6C">
        <w:rPr>
          <w:rFonts w:ascii="Cambria" w:hAnsi="Cambria" w:cs="Arial"/>
          <w:bCs/>
          <w:sz w:val="20"/>
          <w:szCs w:val="20"/>
        </w:rPr>
        <w:t>Apabila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Kedua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Wanprestasi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atau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lalai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terhadap</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kewajibannya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dalam</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Perjanjian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ini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maka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tanpa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mengurangi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hak-hak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Pertama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lainnya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untuk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mendapatkan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perbaikan</w:t>
      </w:r>
      <w:proofErr w:type="spellEnd"/>
      <w:r w:rsidRPr="00A96F6C">
        <w:rPr>
          <w:rFonts w:ascii="Cambria" w:hAnsi="Cambria" w:cs="Arial"/>
          <w:bCs/>
          <w:sz w:val="20"/>
          <w:szCs w:val="20"/>
        </w:rPr>
        <w:t>/</w:t>
      </w:r>
      <w:proofErr w:type="spellStart"/>
      <w:r w:rsidRPr="00A96F6C">
        <w:rPr>
          <w:rFonts w:ascii="Cambria" w:hAnsi="Cambria" w:cs="Arial"/>
          <w:bCs/>
          <w:sz w:val="20"/>
          <w:szCs w:val="20"/>
        </w:rPr>
        <w:t>ganti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rugi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atau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pemenuhan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Pertama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berdasarkan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Perjanjian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ini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atau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perundang-undangan</w:t>
      </w:r>
      <w:proofErr w:type="spellEnd"/>
      <w:r w:rsidRPr="00A96F6C">
        <w:rPr>
          <w:rFonts w:ascii="Cambria" w:hAnsi="Cambria" w:cs="Arial"/>
          <w:bCs/>
          <w:sz w:val="20"/>
          <w:szCs w:val="20"/>
        </w:rPr>
        <w:t xml:space="preserve"> yang </w:t>
      </w:r>
      <w:proofErr w:type="spellStart"/>
      <w:r w:rsidRPr="00A96F6C">
        <w:rPr>
          <w:rFonts w:ascii="Cambria" w:hAnsi="Cambria" w:cs="Arial"/>
          <w:bCs/>
          <w:sz w:val="20"/>
          <w:szCs w:val="20"/>
        </w:rPr>
        <w:t>berlaku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Pertama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berhak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mengakhiri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Perjanjian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secara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sepihak</w:t>
      </w:r>
      <w:proofErr w:type="spellEnd"/>
      <w:r w:rsidRPr="00A96F6C">
        <w:rPr>
          <w:rFonts w:ascii="Cambria" w:hAnsi="Cambria" w:cs="Arial"/>
          <w:bCs/>
          <w:sz w:val="20"/>
          <w:szCs w:val="20"/>
        </w:rPr>
        <w:t xml:space="preserve"> dan </w:t>
      </w:r>
      <w:proofErr w:type="spellStart"/>
      <w:r w:rsidRPr="00A96F6C">
        <w:rPr>
          <w:rFonts w:ascii="Cambria" w:hAnsi="Cambria" w:cs="Arial"/>
          <w:bCs/>
          <w:sz w:val="20"/>
          <w:szCs w:val="20"/>
        </w:rPr>
        <w:t>seketika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dengan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cara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mengirimkan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surat</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pemberitahuan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secara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tertulis</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kepada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Kedua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Dalam</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hal</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Pertama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mengakhiri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atau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membatalkan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Perjanjian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berdasarkan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pasal</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ini</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maka</w:t>
      </w:r>
      <w:proofErr w:type="spellEnd"/>
      <w:r w:rsidRPr="00A96F6C">
        <w:rPr>
          <w:rFonts w:ascii="Cambria" w:hAnsi="Cambria" w:cs="Arial"/>
          <w:bCs/>
          <w:sz w:val="20"/>
          <w:szCs w:val="20"/>
        </w:rPr>
        <w:t xml:space="preserve"> Para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sepakat</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bahwa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Pertama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tidak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dikenakan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tanggung</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jawab</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atau</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beban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apapun</w:t>
      </w:r>
      <w:proofErr w:type="spellEnd"/>
      <w:r w:rsidRPr="00A96F6C">
        <w:rPr>
          <w:rFonts w:ascii="Cambria" w:hAnsi="Cambria" w:cs="Arial"/>
          <w:bCs/>
          <w:sz w:val="20"/>
          <w:szCs w:val="20"/>
        </w:rPr>
        <w:t xml:space="preserve">. Dan </w:t>
      </w:r>
      <w:proofErr w:type="spellStart"/>
      <w:r w:rsidRPr="00A96F6C">
        <w:rPr>
          <w:rFonts w:ascii="Cambria" w:hAnsi="Cambria" w:cs="Arial"/>
          <w:bCs/>
          <w:sz w:val="20"/>
          <w:szCs w:val="20"/>
        </w:rPr>
        <w:t>Pihak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Pertama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tetap</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berhak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untuk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melakukan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upaya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hukum</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untuk</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mendapatkan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haknya</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berdasarkan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Perjanjian</w:t>
      </w:r>
      <w:proofErr w:type="spellEnd"/>
      <w:r w:rsidRPr="00A96F6C">
        <w:rPr>
          <w:rFonts w:ascii="Cambria" w:hAnsi="Cambria" w:cs="Arial"/>
          <w:bCs/>
          <w:sz w:val="20"/>
          <w:szCs w:val="20"/>
        </w:rPr>
        <w:t xml:space="preserve"> </w:t>
      </w:r>
      <w:proofErr w:type="spellStart"/>
      <w:r w:rsidRPr="00A96F6C">
        <w:rPr>
          <w:rFonts w:ascii="Cambria" w:hAnsi="Cambria" w:cs="Arial"/>
          <w:bCs/>
          <w:sz w:val="20"/>
          <w:szCs w:val="20"/>
        </w:rPr>
        <w:t>ini</w:t>
      </w:r>
      <w:proofErr w:type="spellEnd"/>
      <w:r w:rsidRPr="00877177">
        <w:rPr>
          <w:rFonts w:ascii="Cambria" w:hAnsi="Cambria" w:cs="Arial"/>
          <w:bCs/>
          <w:sz w:val="20"/>
          <w:szCs w:val="20"/>
        </w:rPr>
        <w:t>.</w:t>
      </w:r>
    </w:p>
    <w:p w14:paraId="46741A39" w14:textId="52FC04CF" w:rsidR="0080675E" w:rsidRDefault="0080675E" w:rsidP="0017213B">
      <w:pPr>
        <w:pStyle w:val="BodyTextIndent2"/>
        <w:spacing w:after="0" w:line="240" w:lineRule="auto"/>
        <w:ind w:left="0"/>
        <w:rPr>
          <w:rFonts w:ascii="Cambria" w:hAnsi="Cambria" w:cs="Arial"/>
          <w:b/>
          <w:sz w:val="20"/>
          <w:szCs w:val="20"/>
        </w:rPr>
      </w:pPr>
    </w:p>
    <w:p w14:paraId="289FABA0" w14:textId="77777777" w:rsidR="00DE7FBF" w:rsidRPr="00877177" w:rsidRDefault="00DE7FBF" w:rsidP="0017213B">
      <w:pPr>
        <w:pStyle w:val="BodyTextIndent2"/>
        <w:spacing w:after="0" w:line="240" w:lineRule="auto"/>
        <w:ind w:left="0"/>
        <w:rPr>
          <w:rFonts w:ascii="Cambria" w:hAnsi="Cambria" w:cs="Arial"/>
          <w:b/>
          <w:sz w:val="20"/>
          <w:szCs w:val="20"/>
        </w:rPr>
      </w:pPr>
    </w:p>
    <w:p w14:paraId="5B5023B7" w14:textId="77777777" w:rsidR="00A361BA" w:rsidRPr="00877177" w:rsidRDefault="00A361BA" w:rsidP="006B177C">
      <w:pPr>
        <w:pStyle w:val="BodyTextIndent2"/>
        <w:spacing w:after="0" w:line="240" w:lineRule="auto"/>
        <w:ind w:left="0"/>
        <w:jc w:val="center"/>
        <w:rPr>
          <w:rFonts w:ascii="Cambria" w:hAnsi="Cambria" w:cs="Arial"/>
          <w:b/>
          <w:sz w:val="20"/>
          <w:szCs w:val="20"/>
        </w:rPr>
      </w:pPr>
      <w:r w:rsidRPr="00877177">
        <w:rPr>
          <w:rFonts w:ascii="Cambria" w:hAnsi="Cambria" w:cs="Arial"/>
          <w:b/>
          <w:sz w:val="20"/>
          <w:szCs w:val="20"/>
        </w:rPr>
        <w:t xml:space="preserve">PASAL </w:t>
      </w:r>
      <w:r w:rsidRPr="008A3F2D">
        <w:rPr>
          <w:rFonts w:ascii="Cambria" w:hAnsi="Cambria" w:cs="Arial"/>
          <w:b/>
          <w:sz w:val="20"/>
          <w:szCs w:val="20"/>
        </w:rPr>
        <w:t>2</w:t>
      </w:r>
      <w:r w:rsidR="002C529A" w:rsidRPr="008A3F2D">
        <w:rPr>
          <w:rFonts w:ascii="Cambria" w:hAnsi="Cambria" w:cs="Arial"/>
          <w:b/>
          <w:sz w:val="20"/>
          <w:szCs w:val="20"/>
        </w:rPr>
        <w:t>3</w:t>
      </w:r>
    </w:p>
    <w:p w14:paraId="2C76F754" w14:textId="77777777" w:rsidR="00A806A6" w:rsidRPr="00877177" w:rsidRDefault="00A806A6" w:rsidP="00A806A6">
      <w:pPr>
        <w:pStyle w:val="BodyTextIndent2"/>
        <w:spacing w:after="0" w:line="240" w:lineRule="auto"/>
        <w:ind w:left="0"/>
        <w:jc w:val="center"/>
        <w:rPr>
          <w:rFonts w:ascii="Cambria" w:hAnsi="Cambria" w:cs="Arial"/>
          <w:b/>
          <w:sz w:val="20"/>
          <w:szCs w:val="20"/>
          <w:lang w:val="id-ID"/>
        </w:rPr>
      </w:pPr>
      <w:r w:rsidRPr="00877177">
        <w:rPr>
          <w:rFonts w:ascii="Cambria" w:hAnsi="Cambria" w:cs="Arial"/>
          <w:b/>
          <w:sz w:val="20"/>
          <w:szCs w:val="20"/>
          <w:lang w:val="id-ID"/>
        </w:rPr>
        <w:t>LAIN – LAIN</w:t>
      </w:r>
    </w:p>
    <w:p w14:paraId="6AFB0ECE" w14:textId="77777777" w:rsidR="00A806A6" w:rsidRPr="00877177" w:rsidRDefault="00A806A6" w:rsidP="00A806A6">
      <w:pPr>
        <w:pStyle w:val="BodyTextIndent2"/>
        <w:spacing w:after="0" w:line="240" w:lineRule="auto"/>
        <w:ind w:left="0"/>
        <w:jc w:val="center"/>
        <w:rPr>
          <w:rFonts w:ascii="Cambria" w:hAnsi="Cambria" w:cs="Arial"/>
          <w:b/>
          <w:sz w:val="20"/>
          <w:szCs w:val="20"/>
          <w:lang w:val="id-ID"/>
        </w:rPr>
      </w:pPr>
    </w:p>
    <w:p w14:paraId="3C73E501" w14:textId="77777777" w:rsidR="00877177" w:rsidRPr="00877177" w:rsidRDefault="00A806A6" w:rsidP="00A96F6C">
      <w:pPr>
        <w:pStyle w:val="BodyTextIndent2"/>
        <w:numPr>
          <w:ilvl w:val="1"/>
          <w:numId w:val="68"/>
        </w:numPr>
        <w:spacing w:line="240" w:lineRule="auto"/>
        <w:ind w:hanging="730"/>
        <w:jc w:val="both"/>
        <w:rPr>
          <w:rFonts w:ascii="Cambria" w:hAnsi="Cambria" w:cs="Arial"/>
          <w:sz w:val="20"/>
          <w:szCs w:val="20"/>
          <w:lang w:val="id-ID"/>
        </w:rPr>
      </w:pPr>
      <w:r w:rsidRPr="00877177">
        <w:rPr>
          <w:rFonts w:ascii="Cambria" w:hAnsi="Cambria" w:cs="Arial"/>
          <w:sz w:val="20"/>
          <w:szCs w:val="20"/>
          <w:lang w:val="id-ID"/>
        </w:rPr>
        <w:t xml:space="preserve">Apabila terdapat ketentuan dalam Perjanjian yang dianggap tidak sah, batal atau tidak dapat diberlakukan karena sebab apapun (sebab mana dikesampingkan sejauh yang diijinkan oleh hukum) oleh panel arbitrase atau pengadilan yang memiliki yurisdiksi yang kompeten, ketentuan tersebut tidak akan mempengaruhi keabsahan atau dapat diberlakukannya ketentuan lain dalam Perjanjian, di mana ketentuan yang tidak sah, batal atau tidak dapat diberlakukan tersebut akan dianggap dan diinterpretasikan bukan sebagai bagian dari Perjanjian, dan adalah kehendak Para Pihak bahwa ketentuan lain dalam Perjanjian akan tetap sah, mengikat dan berlaku penuh terhadap Para Pihak sejauh yang diijinkan oleh hukum. </w:t>
      </w:r>
    </w:p>
    <w:p w14:paraId="45252E0E" w14:textId="6B3B1BDE" w:rsidR="00877177" w:rsidRPr="00877177" w:rsidRDefault="00EE2D2B" w:rsidP="00A96F6C">
      <w:pPr>
        <w:pStyle w:val="BodyTextIndent2"/>
        <w:numPr>
          <w:ilvl w:val="1"/>
          <w:numId w:val="68"/>
        </w:numPr>
        <w:spacing w:line="240" w:lineRule="auto"/>
        <w:ind w:hanging="730"/>
        <w:jc w:val="both"/>
        <w:rPr>
          <w:rFonts w:ascii="Cambria" w:hAnsi="Cambria" w:cs="Arial"/>
          <w:sz w:val="20"/>
          <w:szCs w:val="20"/>
          <w:lang w:val="id-ID"/>
        </w:rPr>
      </w:pPr>
      <w:r w:rsidRPr="00877177">
        <w:rPr>
          <w:rFonts w:ascii="Cambria" w:hAnsi="Cambria" w:cs="Arial"/>
          <w:sz w:val="20"/>
          <w:szCs w:val="20"/>
          <w:lang w:val="id-ID"/>
        </w:rPr>
        <w:t xml:space="preserve">Para Pihak dalam melakukan pekerjaan wajib turut serta mengutamakan program mutu dan keselamatan </w:t>
      </w:r>
      <w:proofErr w:type="spellStart"/>
      <w:r w:rsidR="00601777">
        <w:rPr>
          <w:rFonts w:ascii="Cambria" w:hAnsi="Cambria" w:cs="Arial"/>
          <w:sz w:val="20"/>
          <w:szCs w:val="20"/>
        </w:rPr>
        <w:t>Peserta</w:t>
      </w:r>
      <w:proofErr w:type="spellEnd"/>
      <w:r w:rsidR="00601777" w:rsidRPr="00877177">
        <w:rPr>
          <w:rFonts w:ascii="Cambria" w:hAnsi="Cambria" w:cs="Arial"/>
          <w:sz w:val="20"/>
          <w:szCs w:val="20"/>
          <w:lang w:val="id-ID"/>
        </w:rPr>
        <w:t xml:space="preserve"> </w:t>
      </w:r>
      <w:r w:rsidRPr="00877177">
        <w:rPr>
          <w:rFonts w:ascii="Cambria" w:hAnsi="Cambria" w:cs="Arial"/>
          <w:sz w:val="20"/>
          <w:szCs w:val="20"/>
          <w:lang w:val="id-ID"/>
        </w:rPr>
        <w:t xml:space="preserve">(pasien safety) serta kelengkapan dokumen mutu dan keselamatan </w:t>
      </w:r>
      <w:proofErr w:type="spellStart"/>
      <w:r w:rsidR="001D32E9">
        <w:rPr>
          <w:rFonts w:ascii="Cambria" w:hAnsi="Cambria" w:cs="Arial"/>
          <w:sz w:val="20"/>
          <w:szCs w:val="20"/>
        </w:rPr>
        <w:t>Peserta</w:t>
      </w:r>
      <w:proofErr w:type="spellEnd"/>
      <w:r w:rsidR="001D32E9" w:rsidRPr="00877177">
        <w:rPr>
          <w:rFonts w:ascii="Cambria" w:hAnsi="Cambria" w:cs="Arial"/>
          <w:sz w:val="20"/>
          <w:szCs w:val="20"/>
          <w:lang w:val="id-ID"/>
        </w:rPr>
        <w:t xml:space="preserve"> </w:t>
      </w:r>
      <w:r w:rsidRPr="00877177">
        <w:rPr>
          <w:rFonts w:ascii="Cambria" w:hAnsi="Cambria" w:cs="Arial"/>
          <w:sz w:val="20"/>
          <w:szCs w:val="20"/>
          <w:lang w:val="id-ID"/>
        </w:rPr>
        <w:t>(pasien safety) sesuai ketentuan yang berlaku.</w:t>
      </w:r>
    </w:p>
    <w:p w14:paraId="3E64AEFF" w14:textId="77777777" w:rsidR="00877177" w:rsidRPr="00877177" w:rsidRDefault="00A806A6" w:rsidP="00A96F6C">
      <w:pPr>
        <w:pStyle w:val="BodyTextIndent2"/>
        <w:numPr>
          <w:ilvl w:val="1"/>
          <w:numId w:val="68"/>
        </w:numPr>
        <w:spacing w:line="240" w:lineRule="auto"/>
        <w:ind w:hanging="730"/>
        <w:jc w:val="both"/>
        <w:rPr>
          <w:rFonts w:ascii="Cambria" w:hAnsi="Cambria" w:cs="Arial"/>
          <w:sz w:val="20"/>
          <w:szCs w:val="20"/>
          <w:lang w:val="id-ID"/>
        </w:rPr>
      </w:pPr>
      <w:r w:rsidRPr="00877177">
        <w:rPr>
          <w:rFonts w:ascii="Cambria" w:hAnsi="Cambria" w:cs="Arial"/>
          <w:sz w:val="20"/>
          <w:szCs w:val="20"/>
          <w:lang w:val="id-ID"/>
        </w:rPr>
        <w:t>Para Pihak wajib memberikan upaya terbaik untuk menggantikan ketentuan yang dinyatakan sebagai tidak sah, batal atau tidak dapat diberlakukan tersebut, dengan ketentuan yang sedekat mungkin dengan sifat serupa namun dapat diberlakukan secara hukum.</w:t>
      </w:r>
    </w:p>
    <w:p w14:paraId="379A334C" w14:textId="77777777" w:rsidR="00877177" w:rsidRPr="00877177" w:rsidRDefault="00A806A6" w:rsidP="00A96F6C">
      <w:pPr>
        <w:pStyle w:val="BodyTextIndent2"/>
        <w:numPr>
          <w:ilvl w:val="1"/>
          <w:numId w:val="68"/>
        </w:numPr>
        <w:spacing w:line="240" w:lineRule="auto"/>
        <w:ind w:hanging="730"/>
        <w:jc w:val="both"/>
        <w:rPr>
          <w:rFonts w:ascii="Cambria" w:hAnsi="Cambria" w:cs="Arial"/>
          <w:sz w:val="20"/>
          <w:szCs w:val="20"/>
          <w:lang w:val="id-ID"/>
        </w:rPr>
      </w:pPr>
      <w:r w:rsidRPr="00877177">
        <w:rPr>
          <w:rFonts w:ascii="Cambria" w:hAnsi="Cambria" w:cs="Arial"/>
          <w:sz w:val="20"/>
          <w:szCs w:val="20"/>
          <w:lang w:val="id-ID"/>
        </w:rPr>
        <w:t xml:space="preserve">Setiap perubahan terhadap Perjanjian ini di masa yang akan datang harus didasarkan pada </w:t>
      </w:r>
      <w:r w:rsidRPr="00877177">
        <w:rPr>
          <w:rFonts w:ascii="Cambria" w:hAnsi="Cambria" w:cs="Arial"/>
          <w:i/>
          <w:sz w:val="20"/>
          <w:szCs w:val="20"/>
          <w:lang w:val="id-ID"/>
        </w:rPr>
        <w:t xml:space="preserve"> </w:t>
      </w:r>
      <w:r w:rsidRPr="00877177">
        <w:rPr>
          <w:rFonts w:ascii="Cambria" w:hAnsi="Cambria" w:cs="Arial"/>
          <w:sz w:val="20"/>
          <w:szCs w:val="20"/>
          <w:lang w:val="id-ID"/>
        </w:rPr>
        <w:t xml:space="preserve">persetujuan tertulis bersama Para Pihak, dan perubahan tersebut akan menjadi bagian yang tidak terpisahkan dari </w:t>
      </w:r>
      <w:r w:rsidRPr="00D77FCF">
        <w:rPr>
          <w:rFonts w:ascii="Cambria" w:hAnsi="Cambria" w:cs="Arial"/>
          <w:sz w:val="20"/>
          <w:szCs w:val="20"/>
          <w:lang w:val="id-ID"/>
        </w:rPr>
        <w:t>P</w:t>
      </w:r>
      <w:r w:rsidRPr="00877177">
        <w:rPr>
          <w:rFonts w:ascii="Cambria" w:hAnsi="Cambria" w:cs="Arial"/>
          <w:sz w:val="20"/>
          <w:szCs w:val="20"/>
          <w:lang w:val="id-ID"/>
        </w:rPr>
        <w:t>erjanjian ini.</w:t>
      </w:r>
    </w:p>
    <w:p w14:paraId="31AEA91A" w14:textId="5B75E9FD" w:rsidR="00877177" w:rsidRPr="00877177" w:rsidRDefault="00A806A6" w:rsidP="00A96F6C">
      <w:pPr>
        <w:pStyle w:val="BodyTextIndent2"/>
        <w:numPr>
          <w:ilvl w:val="1"/>
          <w:numId w:val="68"/>
        </w:numPr>
        <w:spacing w:line="240" w:lineRule="auto"/>
        <w:ind w:hanging="730"/>
        <w:jc w:val="both"/>
        <w:rPr>
          <w:rFonts w:ascii="Cambria" w:hAnsi="Cambria" w:cs="Arial"/>
          <w:sz w:val="20"/>
          <w:szCs w:val="20"/>
          <w:lang w:val="id-ID"/>
        </w:rPr>
      </w:pPr>
      <w:r w:rsidRPr="00877177">
        <w:rPr>
          <w:rFonts w:ascii="Cambria" w:hAnsi="Cambria" w:cs="Arial"/>
          <w:sz w:val="20"/>
          <w:szCs w:val="20"/>
          <w:lang w:val="id-ID"/>
        </w:rPr>
        <w:t xml:space="preserve">Dalam hal salah satu Pihak menghendaki untuk diadakan </w:t>
      </w:r>
      <w:r w:rsidR="00F302BE">
        <w:rPr>
          <w:rFonts w:ascii="Cambria" w:hAnsi="Cambria" w:cs="Arial"/>
          <w:sz w:val="20"/>
          <w:szCs w:val="20"/>
        </w:rPr>
        <w:t>P</w:t>
      </w:r>
      <w:r w:rsidRPr="00877177">
        <w:rPr>
          <w:rFonts w:ascii="Cambria" w:hAnsi="Cambria" w:cs="Arial"/>
          <w:sz w:val="20"/>
          <w:szCs w:val="20"/>
          <w:lang w:val="id-ID"/>
        </w:rPr>
        <w:t xml:space="preserve">erjanjian tambahan dan/atau pengubahan perjanjian dan/atau addendum sebagaimana dimaksud pada </w:t>
      </w:r>
      <w:r w:rsidR="00C33D41" w:rsidRPr="00877177">
        <w:rPr>
          <w:rFonts w:ascii="Cambria" w:hAnsi="Cambria" w:cs="Arial"/>
          <w:sz w:val="20"/>
          <w:szCs w:val="20"/>
          <w:lang w:val="id-ID"/>
        </w:rPr>
        <w:t>ayat</w:t>
      </w:r>
      <w:r w:rsidRPr="00877177">
        <w:rPr>
          <w:rFonts w:ascii="Cambria" w:hAnsi="Cambria" w:cs="Arial"/>
          <w:sz w:val="20"/>
          <w:szCs w:val="20"/>
          <w:lang w:val="id-ID"/>
        </w:rPr>
        <w:t xml:space="preserve"> </w:t>
      </w:r>
      <w:r w:rsidR="00FF617C">
        <w:rPr>
          <w:rFonts w:ascii="Cambria" w:hAnsi="Cambria" w:cs="Arial"/>
          <w:sz w:val="20"/>
          <w:szCs w:val="20"/>
        </w:rPr>
        <w:t>(</w:t>
      </w:r>
      <w:r w:rsidR="00187EDE" w:rsidRPr="00D77FCF">
        <w:rPr>
          <w:rFonts w:ascii="Cambria" w:hAnsi="Cambria" w:cs="Arial"/>
          <w:sz w:val="20"/>
          <w:szCs w:val="20"/>
          <w:lang w:val="id-ID"/>
        </w:rPr>
        <w:t>4</w:t>
      </w:r>
      <w:r w:rsidR="00FF617C">
        <w:rPr>
          <w:rFonts w:ascii="Cambria" w:hAnsi="Cambria" w:cs="Arial"/>
          <w:sz w:val="20"/>
          <w:szCs w:val="20"/>
        </w:rPr>
        <w:t>)</w:t>
      </w:r>
      <w:r w:rsidRPr="00877177">
        <w:rPr>
          <w:rFonts w:ascii="Cambria" w:hAnsi="Cambria" w:cs="Arial"/>
          <w:sz w:val="20"/>
          <w:szCs w:val="20"/>
          <w:lang w:val="id-ID"/>
        </w:rPr>
        <w:t xml:space="preserve"> Pasal ini, maka Pihak tersebut wajib memberitahukan secara tertulis kepada Pihak lainnya, selambat-lambatnya dalam jangka waktu 30 (tiga puluh) hari kalender sebelum pelaksanaan musyawarah untuk mufakat terkait perubahan dan/atau penambahan ketentuan yang dikehendaki dan Pihak yang menerima pemberitahuan tersebut wajib menjawabnya secara tertulis selambat-lambatnya 7 (tujuh) Hari Kerja setelah penerimaan pemberitahuan dimaksud.</w:t>
      </w:r>
    </w:p>
    <w:p w14:paraId="149A10A8" w14:textId="77777777" w:rsidR="00877177" w:rsidRPr="00877177" w:rsidRDefault="00A806A6" w:rsidP="00A96F6C">
      <w:pPr>
        <w:pStyle w:val="BodyTextIndent2"/>
        <w:numPr>
          <w:ilvl w:val="1"/>
          <w:numId w:val="68"/>
        </w:numPr>
        <w:spacing w:line="240" w:lineRule="auto"/>
        <w:ind w:hanging="730"/>
        <w:jc w:val="both"/>
        <w:rPr>
          <w:rFonts w:ascii="Cambria" w:hAnsi="Cambria" w:cs="Arial"/>
          <w:sz w:val="20"/>
          <w:szCs w:val="20"/>
          <w:lang w:val="id-ID"/>
        </w:rPr>
      </w:pPr>
      <w:r w:rsidRPr="00877177">
        <w:rPr>
          <w:rFonts w:ascii="Cambria" w:hAnsi="Cambria" w:cs="Arial"/>
          <w:sz w:val="20"/>
          <w:szCs w:val="20"/>
          <w:lang w:val="id-ID"/>
        </w:rPr>
        <w:t>Tidak satupun ketentuan dan/atau penafsiran atas ketentuan dalam Perjanjian ini atau ketidakjelasan dalam Perjanjian ini akan digunakan untuk mengambil keuntungan secara tidak wajar dan mengakibatkan kerugian bagi Pihak lainnya, dan tidak satupun ketentuan Perjanjian ini yang dimaksudkan untuk memberi keuntungan secara tidak wajar kepada salah satu Pihak.</w:t>
      </w:r>
    </w:p>
    <w:p w14:paraId="757DB812" w14:textId="77777777" w:rsidR="00877177" w:rsidRPr="00877177" w:rsidRDefault="00A806A6" w:rsidP="00A96F6C">
      <w:pPr>
        <w:pStyle w:val="BodyTextIndent2"/>
        <w:numPr>
          <w:ilvl w:val="1"/>
          <w:numId w:val="68"/>
        </w:numPr>
        <w:spacing w:line="240" w:lineRule="auto"/>
        <w:ind w:hanging="730"/>
        <w:jc w:val="both"/>
        <w:rPr>
          <w:rFonts w:ascii="Cambria" w:hAnsi="Cambria" w:cs="Arial"/>
          <w:sz w:val="20"/>
          <w:szCs w:val="20"/>
          <w:lang w:val="id-ID"/>
        </w:rPr>
      </w:pPr>
      <w:r w:rsidRPr="00877177">
        <w:rPr>
          <w:rFonts w:ascii="Cambria" w:hAnsi="Cambria" w:cs="Arial"/>
          <w:sz w:val="20"/>
          <w:szCs w:val="20"/>
          <w:lang w:val="id-ID"/>
        </w:rPr>
        <w:t>Perjanjian ini menggantikan seluruh perundingan, komitmen dan kesepahaman antara Para Pihak, baik secara lisan maupun tertulis, yang ada sebelumnya. Ketentuan-ketentuan yang termuat dalam Perjanjian ini tidak dapat dipertentangkan berdasarkan bukti setiap kesepakatan lisan atau tertulis yang ada sebelumnya atau setiap kesepakatan lisan atau tertulis yang ada secara bersamaan. Para Pihak dapat mengubah atau memodifikasi Perjanjian ini hanya berdasarkan instrumen tertulis yang ditandatangani oleh wakil yang sah dari masing-masing Pihak.</w:t>
      </w:r>
    </w:p>
    <w:p w14:paraId="730B8FD5" w14:textId="77777777" w:rsidR="00877177" w:rsidRPr="00877177" w:rsidRDefault="00A806A6" w:rsidP="00A96F6C">
      <w:pPr>
        <w:pStyle w:val="BodyTextIndent2"/>
        <w:numPr>
          <w:ilvl w:val="1"/>
          <w:numId w:val="68"/>
        </w:numPr>
        <w:spacing w:line="240" w:lineRule="auto"/>
        <w:ind w:hanging="730"/>
        <w:jc w:val="both"/>
        <w:rPr>
          <w:rFonts w:ascii="Cambria" w:hAnsi="Cambria" w:cs="Arial"/>
          <w:sz w:val="20"/>
          <w:szCs w:val="20"/>
          <w:lang w:val="id-ID"/>
        </w:rPr>
      </w:pPr>
      <w:r w:rsidRPr="00877177">
        <w:rPr>
          <w:rFonts w:ascii="Cambria" w:hAnsi="Cambria" w:cs="Arial"/>
          <w:sz w:val="20"/>
          <w:szCs w:val="20"/>
          <w:lang w:val="id-ID"/>
        </w:rPr>
        <w:lastRenderedPageBreak/>
        <w:t>Para Pihak</w:t>
      </w:r>
      <w:r w:rsidRPr="00D77FCF">
        <w:rPr>
          <w:rFonts w:ascii="Cambria" w:hAnsi="Cambria"/>
          <w:sz w:val="20"/>
          <w:szCs w:val="20"/>
          <w:lang w:val="id-ID"/>
        </w:rPr>
        <w:t xml:space="preserve"> tidak diperkenankan untuk mengalihkan sebagian ataupun seluruh hak dan kewajibannya dalam Perjanjian ini kepada pihak-pihak di luar Perjanjian ini tanpa memperoleh persetujuan tertulis dari Pihak lainnya</w:t>
      </w:r>
      <w:r w:rsidRPr="00877177">
        <w:rPr>
          <w:rFonts w:ascii="Cambria" w:hAnsi="Cambria"/>
          <w:sz w:val="20"/>
          <w:szCs w:val="20"/>
          <w:lang w:val="id-ID"/>
        </w:rPr>
        <w:t>.</w:t>
      </w:r>
    </w:p>
    <w:p w14:paraId="1D99E3FA" w14:textId="77777777" w:rsidR="00877177" w:rsidRPr="00A96F6C" w:rsidRDefault="00945F24" w:rsidP="00A96F6C">
      <w:pPr>
        <w:pStyle w:val="BodyTextIndent2"/>
        <w:numPr>
          <w:ilvl w:val="1"/>
          <w:numId w:val="68"/>
        </w:numPr>
        <w:spacing w:line="240" w:lineRule="auto"/>
        <w:ind w:hanging="730"/>
        <w:jc w:val="both"/>
        <w:rPr>
          <w:rFonts w:ascii="Cambria" w:hAnsi="Cambria" w:cs="Arial"/>
          <w:sz w:val="20"/>
          <w:szCs w:val="20"/>
          <w:lang w:val="id-ID"/>
        </w:rPr>
      </w:pPr>
      <w:r w:rsidRPr="00D77FCF">
        <w:rPr>
          <w:rFonts w:ascii="Cambria" w:hAnsi="Cambria" w:cs="Arial"/>
          <w:sz w:val="20"/>
          <w:szCs w:val="20"/>
          <w:lang w:val="id-ID"/>
        </w:rPr>
        <w:t>Dalam hal terdapat perubahan struktur organisasi, pemegang saham dan/atau aksi korporasi yang dilakukan oleh Pihak Pertama, maka hal tersebut tidak akan menyebabkan adanya dampak termasuk namun tidak terbatas pada perubahan ketentuan dalam Perjanjian ini. Perubahan tersebut tidak juga memberikan hak bagi Pihak Kedua untuk memintakan perubahan dan/atau pengakhiran Perjanjian ini.</w:t>
      </w:r>
    </w:p>
    <w:p w14:paraId="33CBC291" w14:textId="0ADA5F5B" w:rsidR="00877177" w:rsidRPr="00A96F6C" w:rsidRDefault="00945F24" w:rsidP="00A96F6C">
      <w:pPr>
        <w:pStyle w:val="BodyTextIndent2"/>
        <w:numPr>
          <w:ilvl w:val="1"/>
          <w:numId w:val="68"/>
        </w:numPr>
        <w:spacing w:line="240" w:lineRule="auto"/>
        <w:ind w:hanging="730"/>
        <w:jc w:val="both"/>
        <w:rPr>
          <w:rFonts w:ascii="Cambria" w:hAnsi="Cambria" w:cs="Arial"/>
          <w:sz w:val="20"/>
          <w:szCs w:val="20"/>
          <w:lang w:val="id-ID"/>
        </w:rPr>
      </w:pPr>
      <w:r w:rsidRPr="00D77FCF">
        <w:rPr>
          <w:rFonts w:ascii="Cambria" w:hAnsi="Cambria" w:cs="Arial"/>
          <w:sz w:val="20"/>
          <w:szCs w:val="20"/>
          <w:lang w:val="id-ID"/>
        </w:rPr>
        <w:t xml:space="preserve">Pihak Kedua memahami bahwa </w:t>
      </w:r>
      <w:r w:rsidR="009D2EE3" w:rsidRPr="00D77FCF">
        <w:rPr>
          <w:rFonts w:ascii="Cambria" w:hAnsi="Cambria" w:cs="Arial"/>
          <w:sz w:val="20"/>
          <w:szCs w:val="20"/>
          <w:lang w:val="id-ID"/>
        </w:rPr>
        <w:t xml:space="preserve">dalam hal </w:t>
      </w:r>
      <w:r w:rsidRPr="00D77FCF">
        <w:rPr>
          <w:rFonts w:ascii="Cambria" w:hAnsi="Cambria" w:cs="Arial"/>
          <w:sz w:val="20"/>
          <w:szCs w:val="20"/>
          <w:lang w:val="id-ID"/>
        </w:rPr>
        <w:t>Perjanjian ditandatangani pada saat kondisi pandemik, oleh karenanya menyimpang dari pengaturan mengenai keadaan memaksa terkait pandemik sebagaimana diatur di dalam Pasal 1</w:t>
      </w:r>
      <w:r w:rsidR="002C529A" w:rsidRPr="00D77FCF">
        <w:rPr>
          <w:rFonts w:ascii="Cambria" w:hAnsi="Cambria" w:cs="Arial"/>
          <w:sz w:val="20"/>
          <w:szCs w:val="20"/>
          <w:lang w:val="id-ID"/>
        </w:rPr>
        <w:t>5</w:t>
      </w:r>
      <w:r w:rsidRPr="00D77FCF">
        <w:rPr>
          <w:rFonts w:ascii="Cambria" w:hAnsi="Cambria" w:cs="Arial"/>
          <w:sz w:val="20"/>
          <w:szCs w:val="20"/>
          <w:lang w:val="id-ID"/>
        </w:rPr>
        <w:t xml:space="preserve"> ayat </w:t>
      </w:r>
      <w:r w:rsidR="00A059D4">
        <w:rPr>
          <w:rFonts w:ascii="Cambria" w:hAnsi="Cambria" w:cs="Arial"/>
          <w:sz w:val="20"/>
          <w:szCs w:val="20"/>
        </w:rPr>
        <w:t>(</w:t>
      </w:r>
      <w:r w:rsidR="00187EDE" w:rsidRPr="00D77FCF">
        <w:rPr>
          <w:rFonts w:ascii="Cambria" w:hAnsi="Cambria" w:cs="Arial"/>
          <w:sz w:val="20"/>
          <w:szCs w:val="20"/>
          <w:lang w:val="id-ID"/>
        </w:rPr>
        <w:t>1</w:t>
      </w:r>
      <w:r w:rsidR="00A059D4">
        <w:rPr>
          <w:rFonts w:ascii="Cambria" w:hAnsi="Cambria" w:cs="Arial"/>
          <w:sz w:val="20"/>
          <w:szCs w:val="20"/>
        </w:rPr>
        <w:t>)</w:t>
      </w:r>
      <w:r w:rsidRPr="00D77FCF">
        <w:rPr>
          <w:rFonts w:ascii="Cambria" w:hAnsi="Cambria" w:cs="Arial"/>
          <w:sz w:val="20"/>
          <w:szCs w:val="20"/>
          <w:lang w:val="id-ID"/>
        </w:rPr>
        <w:t xml:space="preserve"> huruf (</w:t>
      </w:r>
      <w:r w:rsidR="002C529A" w:rsidRPr="00D77FCF">
        <w:rPr>
          <w:rFonts w:ascii="Cambria" w:hAnsi="Cambria" w:cs="Arial"/>
          <w:sz w:val="20"/>
          <w:szCs w:val="20"/>
          <w:lang w:val="id-ID"/>
        </w:rPr>
        <w:t>g</w:t>
      </w:r>
      <w:r w:rsidRPr="00D77FCF">
        <w:rPr>
          <w:rFonts w:ascii="Cambria" w:hAnsi="Cambria" w:cs="Arial"/>
          <w:sz w:val="20"/>
          <w:szCs w:val="20"/>
          <w:lang w:val="id-ID"/>
        </w:rPr>
        <w:t>), Pihak Kedua dengan ini sepakat tidak akan menjadikan alasan pandemik untuk tidak melaksanakan kewajibannya berdasarkan Perjanjian ini.</w:t>
      </w:r>
    </w:p>
    <w:p w14:paraId="2AF3F8DD" w14:textId="77777777" w:rsidR="00945F24" w:rsidRPr="00877177" w:rsidRDefault="00945F24" w:rsidP="00A96F6C">
      <w:pPr>
        <w:pStyle w:val="BodyTextIndent2"/>
        <w:numPr>
          <w:ilvl w:val="1"/>
          <w:numId w:val="68"/>
        </w:numPr>
        <w:spacing w:line="240" w:lineRule="auto"/>
        <w:ind w:hanging="730"/>
        <w:jc w:val="both"/>
        <w:rPr>
          <w:rFonts w:ascii="Cambria" w:hAnsi="Cambria" w:cs="Arial"/>
          <w:sz w:val="20"/>
          <w:szCs w:val="20"/>
          <w:lang w:val="id-ID"/>
        </w:rPr>
      </w:pPr>
      <w:r w:rsidRPr="00D77FCF">
        <w:rPr>
          <w:rFonts w:ascii="Cambria" w:hAnsi="Cambria" w:cs="Arial"/>
          <w:sz w:val="20"/>
          <w:szCs w:val="20"/>
          <w:lang w:val="id-ID"/>
        </w:rPr>
        <w:t>Apabila Perjanjian ini dan/atau bagiannya dalam bentuk elektronik, Para Pihak setuju untuk menggunakan layanan tanda tangan elektronik oleh pejabat berwenang masing-masing Pihak yang telah diketahui dan disepakati oleh Para Pihak (selanjutnya disebut “Penandatanganan Elektronik”). Para Pihak selanjutnya sepakat bahwa tanda tangan elektronik harus diperlakukan dengan kekuatan hukum yang sama dan efek seolah-olah tanda tangan tersebut ditulis dengan tangan, dan tidak akan ditolak validitas hukum semata-mata karena fakta bahwa tanda tangan tersebut dalam bentuk elektronik.</w:t>
      </w:r>
    </w:p>
    <w:p w14:paraId="6C9EF4FF" w14:textId="77777777" w:rsidR="00581FA2" w:rsidRPr="00D77FCF" w:rsidRDefault="00581FA2" w:rsidP="00E403F0">
      <w:pPr>
        <w:pStyle w:val="BodyTextIndent2"/>
        <w:spacing w:after="0" w:line="240" w:lineRule="auto"/>
        <w:ind w:left="0"/>
        <w:jc w:val="both"/>
        <w:rPr>
          <w:rFonts w:ascii="Cambria" w:hAnsi="Cambria" w:cs="Arial"/>
          <w:sz w:val="20"/>
          <w:szCs w:val="20"/>
          <w:lang w:val="id-ID"/>
        </w:rPr>
      </w:pPr>
    </w:p>
    <w:p w14:paraId="2929DC1D" w14:textId="7688D45C" w:rsidR="00F82A91" w:rsidRPr="00877177" w:rsidRDefault="00592BB2" w:rsidP="00E403F0">
      <w:pPr>
        <w:pStyle w:val="BodyTextIndent2"/>
        <w:spacing w:after="0" w:line="240" w:lineRule="auto"/>
        <w:ind w:left="0"/>
        <w:jc w:val="both"/>
        <w:rPr>
          <w:rFonts w:ascii="Cambria" w:hAnsi="Cambria"/>
          <w:sz w:val="20"/>
          <w:szCs w:val="20"/>
          <w:lang w:val="id-ID"/>
        </w:rPr>
      </w:pPr>
      <w:r w:rsidRPr="00D77FCF">
        <w:rPr>
          <w:rFonts w:ascii="Cambria" w:hAnsi="Cambria"/>
          <w:sz w:val="20"/>
          <w:szCs w:val="20"/>
          <w:lang w:val="id-ID"/>
        </w:rPr>
        <w:t xml:space="preserve">Demikian </w:t>
      </w:r>
      <w:r w:rsidRPr="00877177">
        <w:rPr>
          <w:rFonts w:ascii="Cambria" w:hAnsi="Cambria"/>
          <w:sz w:val="20"/>
          <w:szCs w:val="20"/>
          <w:lang w:val="id-ID"/>
        </w:rPr>
        <w:t>Perjanjian</w:t>
      </w:r>
      <w:r w:rsidRPr="00D77FCF">
        <w:rPr>
          <w:rFonts w:ascii="Cambria" w:hAnsi="Cambria"/>
          <w:sz w:val="20"/>
          <w:szCs w:val="20"/>
          <w:lang w:val="id-ID"/>
        </w:rPr>
        <w:t xml:space="preserve"> ini dibuat dan ditandatangani oleh Para Pihak dengan iktikad baik pada tanggal, bulan dan tahun sebagaimana tersebut di atas, dalam rangkap 2 (dua), masing-masing sama bunyinya, berm</w:t>
      </w:r>
      <w:r w:rsidR="00033A45">
        <w:rPr>
          <w:rFonts w:ascii="Cambria" w:hAnsi="Cambria"/>
          <w:sz w:val="20"/>
          <w:szCs w:val="20"/>
        </w:rPr>
        <w:t>e</w:t>
      </w:r>
      <w:r w:rsidRPr="00D77FCF">
        <w:rPr>
          <w:rFonts w:ascii="Cambria" w:hAnsi="Cambria"/>
          <w:sz w:val="20"/>
          <w:szCs w:val="20"/>
          <w:lang w:val="id-ID"/>
        </w:rPr>
        <w:t>terai cukup, dan mempunyai kekuatan hukum yang sama</w:t>
      </w:r>
      <w:r w:rsidRPr="00877177">
        <w:rPr>
          <w:rFonts w:ascii="Cambria" w:hAnsi="Cambria"/>
          <w:sz w:val="20"/>
          <w:szCs w:val="20"/>
          <w:lang w:val="id-ID"/>
        </w:rPr>
        <w:t>.</w:t>
      </w:r>
    </w:p>
    <w:p w14:paraId="45EE1994" w14:textId="7433B6CA" w:rsidR="00592BB2" w:rsidRDefault="00592BB2" w:rsidP="00E403F0">
      <w:pPr>
        <w:pStyle w:val="BodyTextIndent2"/>
        <w:spacing w:after="0" w:line="240" w:lineRule="auto"/>
        <w:ind w:left="0"/>
        <w:jc w:val="both"/>
        <w:rPr>
          <w:rFonts w:ascii="Cambria" w:hAnsi="Cambria" w:cs="Arial"/>
          <w:sz w:val="20"/>
          <w:szCs w:val="20"/>
          <w:lang w:val="id-ID"/>
        </w:rPr>
      </w:pPr>
    </w:p>
    <w:p w14:paraId="7EF86621" w14:textId="77777777" w:rsidR="0080675E" w:rsidRPr="00D77FCF" w:rsidRDefault="0080675E" w:rsidP="00E403F0">
      <w:pPr>
        <w:pStyle w:val="BodyTextIndent2"/>
        <w:spacing w:after="0" w:line="240" w:lineRule="auto"/>
        <w:ind w:left="0"/>
        <w:jc w:val="both"/>
        <w:rPr>
          <w:rFonts w:ascii="Cambria" w:hAnsi="Cambria" w:cs="Arial"/>
          <w:sz w:val="20"/>
          <w:szCs w:val="20"/>
          <w:lang w:val="id-ID"/>
        </w:rPr>
      </w:pPr>
    </w:p>
    <w:p w14:paraId="5A5822D3" w14:textId="77777777" w:rsidR="002F11D3" w:rsidRPr="00D77FCF" w:rsidRDefault="002F11D3" w:rsidP="002F11D3">
      <w:pPr>
        <w:pStyle w:val="BodyTextIndent2"/>
        <w:tabs>
          <w:tab w:val="num" w:pos="0"/>
          <w:tab w:val="left" w:pos="5760"/>
        </w:tabs>
        <w:spacing w:after="0" w:line="240" w:lineRule="auto"/>
        <w:ind w:left="0"/>
        <w:jc w:val="both"/>
        <w:rPr>
          <w:rFonts w:ascii="Cambria" w:hAnsi="Cambria" w:cs="Arial"/>
          <w:sz w:val="20"/>
          <w:szCs w:val="20"/>
          <w:lang w:val="pt-BR"/>
        </w:rPr>
      </w:pPr>
      <w:r w:rsidRPr="00D77FCF">
        <w:rPr>
          <w:rFonts w:ascii="Cambria" w:hAnsi="Cambria" w:cs="Arial"/>
          <w:b/>
          <w:sz w:val="20"/>
          <w:szCs w:val="20"/>
          <w:lang w:val="pt-BR"/>
        </w:rPr>
        <w:t>Pihak Pertama</w:t>
      </w:r>
      <w:r w:rsidRPr="00D77FCF">
        <w:rPr>
          <w:rFonts w:ascii="Cambria" w:hAnsi="Cambria" w:cs="Arial"/>
          <w:b/>
          <w:sz w:val="20"/>
          <w:szCs w:val="20"/>
          <w:lang w:val="pt-BR"/>
        </w:rPr>
        <w:tab/>
        <w:t>Pihak Kedua</w:t>
      </w:r>
    </w:p>
    <w:p w14:paraId="023CCD40" w14:textId="0CE59943" w:rsidR="003A1AF0" w:rsidRPr="00D77FCF" w:rsidRDefault="002F11D3" w:rsidP="00A806A6">
      <w:pPr>
        <w:jc w:val="both"/>
        <w:rPr>
          <w:rFonts w:ascii="Cambria" w:hAnsi="Cambria" w:cs="Arial"/>
          <w:b/>
          <w:sz w:val="20"/>
          <w:szCs w:val="20"/>
          <w:lang w:val="pt-BR"/>
        </w:rPr>
      </w:pPr>
      <w:r w:rsidRPr="00877177">
        <w:rPr>
          <w:rFonts w:ascii="Cambria" w:hAnsi="Cambria" w:cs="Arial"/>
          <w:b/>
          <w:sz w:val="20"/>
          <w:szCs w:val="20"/>
          <w:lang w:val="id-ID"/>
        </w:rPr>
        <w:t>PT</w:t>
      </w:r>
      <w:r w:rsidRPr="00D77FCF">
        <w:rPr>
          <w:rFonts w:ascii="Cambria" w:hAnsi="Cambria" w:cs="Arial"/>
          <w:b/>
          <w:sz w:val="20"/>
          <w:szCs w:val="20"/>
          <w:lang w:val="pt-BR"/>
        </w:rPr>
        <w:t xml:space="preserve"> </w:t>
      </w:r>
      <w:r w:rsidR="00736094" w:rsidRPr="00D77FCF">
        <w:rPr>
          <w:rFonts w:ascii="Cambria" w:hAnsi="Cambria" w:cs="Arial"/>
          <w:b/>
          <w:sz w:val="20"/>
          <w:szCs w:val="20"/>
          <w:lang w:val="pt-BR"/>
        </w:rPr>
        <w:t>AXA FINANCIAL INDONESIA</w:t>
      </w:r>
      <w:r w:rsidR="003D34EA" w:rsidRPr="00D77FCF">
        <w:rPr>
          <w:rFonts w:ascii="Cambria" w:hAnsi="Cambria" w:cs="Arial"/>
          <w:b/>
          <w:sz w:val="20"/>
          <w:szCs w:val="20"/>
          <w:lang w:val="pt-BR"/>
        </w:rPr>
        <w:tab/>
      </w:r>
      <w:r w:rsidR="003D34EA" w:rsidRPr="00D77FCF">
        <w:rPr>
          <w:rFonts w:ascii="Cambria" w:hAnsi="Cambria" w:cs="Arial"/>
          <w:b/>
          <w:sz w:val="20"/>
          <w:szCs w:val="20"/>
          <w:lang w:val="pt-BR"/>
        </w:rPr>
        <w:tab/>
      </w:r>
      <w:r w:rsidR="003D34EA" w:rsidRPr="00D77FCF">
        <w:rPr>
          <w:rFonts w:ascii="Cambria" w:hAnsi="Cambria" w:cs="Arial"/>
          <w:b/>
          <w:sz w:val="20"/>
          <w:szCs w:val="20"/>
          <w:lang w:val="pt-BR"/>
        </w:rPr>
        <w:tab/>
      </w:r>
      <w:r w:rsidRPr="00D77FCF">
        <w:rPr>
          <w:rFonts w:ascii="Cambria" w:hAnsi="Cambria" w:cs="Arial"/>
          <w:b/>
          <w:sz w:val="20"/>
          <w:szCs w:val="20"/>
          <w:lang w:val="pt-BR"/>
        </w:rPr>
        <w:tab/>
      </w:r>
      <w:r w:rsidR="003A1AF0" w:rsidRPr="00D77FCF">
        <w:rPr>
          <w:rFonts w:ascii="Cambria" w:hAnsi="Cambria" w:cs="Arial"/>
          <w:b/>
          <w:sz w:val="20"/>
          <w:szCs w:val="20"/>
          <w:lang w:val="pt-BR"/>
        </w:rPr>
        <w:tab/>
        <w:t>PT</w:t>
      </w:r>
      <w:ins w:id="384" w:author="FARIDA" w:date="2024-11-05T14:52:00Z">
        <w:r w:rsidR="00255D74">
          <w:rPr>
            <w:rFonts w:ascii="Cambria" w:hAnsi="Cambria" w:cs="Arial"/>
            <w:b/>
            <w:sz w:val="20"/>
            <w:szCs w:val="20"/>
            <w:lang w:val="pt-BR"/>
          </w:rPr>
          <w:t xml:space="preserve"> DISA PRIMA MEDIKA</w:t>
        </w:r>
      </w:ins>
      <w:del w:id="385" w:author="FARIDA" w:date="2024-11-05T14:52:00Z">
        <w:r w:rsidR="003A1AF0" w:rsidRPr="00D77FCF" w:rsidDel="00255D74">
          <w:rPr>
            <w:rFonts w:ascii="Cambria" w:hAnsi="Cambria" w:cs="Arial"/>
            <w:b/>
            <w:sz w:val="20"/>
            <w:szCs w:val="20"/>
            <w:lang w:val="pt-BR"/>
          </w:rPr>
          <w:delText xml:space="preserve"> </w:delText>
        </w:r>
        <w:r w:rsidR="00055010" w:rsidRPr="00D77FCF" w:rsidDel="00255D74">
          <w:rPr>
            <w:rFonts w:ascii="Cambria" w:hAnsi="Cambria" w:cs="Arial"/>
            <w:b/>
            <w:sz w:val="20"/>
            <w:szCs w:val="20"/>
            <w:lang w:val="pt-BR"/>
          </w:rPr>
          <w:delText>/ YAYASAN</w:delText>
        </w:r>
      </w:del>
    </w:p>
    <w:p w14:paraId="719AC67F" w14:textId="77777777" w:rsidR="002F11D3" w:rsidRPr="00D77FCF" w:rsidRDefault="00592BB2" w:rsidP="00A806A6">
      <w:pPr>
        <w:pStyle w:val="ListParagraph"/>
        <w:ind w:left="0" w:firstLine="1260"/>
        <w:jc w:val="both"/>
        <w:rPr>
          <w:rFonts w:ascii="Cambria" w:hAnsi="Cambria" w:cs="Arial"/>
          <w:b/>
          <w:sz w:val="20"/>
          <w:szCs w:val="20"/>
          <w:u w:val="single"/>
          <w:lang w:val="pt-BR"/>
        </w:rPr>
      </w:pPr>
      <w:r w:rsidRPr="00D77FCF">
        <w:rPr>
          <w:rFonts w:ascii="Cambria" w:hAnsi="Cambria" w:cs="Arial"/>
          <w:b/>
          <w:sz w:val="20"/>
          <w:szCs w:val="20"/>
          <w:lang w:val="pt-BR"/>
        </w:rPr>
        <w:tab/>
      </w:r>
      <w:r w:rsidRPr="00D77FCF">
        <w:rPr>
          <w:rFonts w:ascii="Cambria" w:hAnsi="Cambria" w:cs="Arial"/>
          <w:b/>
          <w:sz w:val="20"/>
          <w:szCs w:val="20"/>
          <w:lang w:val="pt-BR"/>
        </w:rPr>
        <w:tab/>
      </w:r>
      <w:r w:rsidR="003A1AF0" w:rsidRPr="00D77FCF">
        <w:rPr>
          <w:rFonts w:ascii="Cambria" w:hAnsi="Cambria" w:cs="Arial"/>
          <w:b/>
          <w:sz w:val="20"/>
          <w:szCs w:val="20"/>
          <w:lang w:val="pt-BR"/>
        </w:rPr>
        <w:tab/>
      </w:r>
      <w:r w:rsidR="003A1AF0" w:rsidRPr="00D77FCF">
        <w:rPr>
          <w:rFonts w:ascii="Cambria" w:hAnsi="Cambria" w:cs="Arial"/>
          <w:b/>
          <w:sz w:val="20"/>
          <w:szCs w:val="20"/>
          <w:lang w:val="pt-BR"/>
        </w:rPr>
        <w:tab/>
      </w:r>
      <w:r w:rsidR="003A1AF0" w:rsidRPr="00D77FCF">
        <w:rPr>
          <w:rFonts w:ascii="Cambria" w:hAnsi="Cambria" w:cs="Arial"/>
          <w:b/>
          <w:sz w:val="20"/>
          <w:szCs w:val="20"/>
          <w:lang w:val="pt-BR"/>
        </w:rPr>
        <w:tab/>
      </w:r>
      <w:r w:rsidR="003A1AF0" w:rsidRPr="00D77FCF">
        <w:rPr>
          <w:rFonts w:ascii="Cambria" w:hAnsi="Cambria" w:cs="Arial"/>
          <w:b/>
          <w:sz w:val="20"/>
          <w:szCs w:val="20"/>
          <w:lang w:val="pt-BR"/>
        </w:rPr>
        <w:tab/>
      </w:r>
      <w:r w:rsidR="003A1AF0" w:rsidRPr="00D77FCF">
        <w:rPr>
          <w:rFonts w:ascii="Cambria" w:hAnsi="Cambria" w:cs="Arial"/>
          <w:b/>
          <w:sz w:val="20"/>
          <w:szCs w:val="20"/>
          <w:lang w:val="pt-BR"/>
        </w:rPr>
        <w:tab/>
      </w:r>
    </w:p>
    <w:p w14:paraId="59BDE375" w14:textId="77777777" w:rsidR="00BB5293" w:rsidRPr="00D77FCF" w:rsidRDefault="00BB5293" w:rsidP="002F11D3">
      <w:pPr>
        <w:tabs>
          <w:tab w:val="num" w:pos="0"/>
        </w:tabs>
        <w:jc w:val="both"/>
        <w:rPr>
          <w:rFonts w:ascii="Cambria" w:hAnsi="Cambria" w:cs="Arial"/>
          <w:b/>
          <w:sz w:val="20"/>
          <w:szCs w:val="20"/>
          <w:u w:val="single"/>
          <w:lang w:val="pt-BR"/>
        </w:rPr>
      </w:pPr>
    </w:p>
    <w:p w14:paraId="64CBF0DE" w14:textId="77777777" w:rsidR="00922A06" w:rsidRPr="00D77FCF" w:rsidRDefault="00922A06" w:rsidP="002F11D3">
      <w:pPr>
        <w:tabs>
          <w:tab w:val="num" w:pos="0"/>
        </w:tabs>
        <w:jc w:val="both"/>
        <w:rPr>
          <w:rFonts w:ascii="Cambria" w:hAnsi="Cambria" w:cs="Arial"/>
          <w:b/>
          <w:sz w:val="20"/>
          <w:szCs w:val="20"/>
          <w:u w:val="single"/>
          <w:lang w:val="pt-BR"/>
        </w:rPr>
      </w:pPr>
    </w:p>
    <w:p w14:paraId="7EE46E07" w14:textId="77777777" w:rsidR="002F11D3" w:rsidRPr="00D77FCF" w:rsidRDefault="002F11D3" w:rsidP="002F11D3">
      <w:pPr>
        <w:tabs>
          <w:tab w:val="num" w:pos="0"/>
        </w:tabs>
        <w:jc w:val="both"/>
        <w:rPr>
          <w:rFonts w:ascii="Cambria" w:hAnsi="Cambria" w:cs="Arial"/>
          <w:b/>
          <w:sz w:val="20"/>
          <w:szCs w:val="20"/>
          <w:u w:val="single"/>
          <w:lang w:val="pt-BR"/>
        </w:rPr>
      </w:pPr>
    </w:p>
    <w:p w14:paraId="1C5E0CA3" w14:textId="77777777" w:rsidR="00055010" w:rsidRPr="00D77FCF" w:rsidRDefault="002F11D3" w:rsidP="002F11D3">
      <w:pPr>
        <w:tabs>
          <w:tab w:val="num" w:pos="0"/>
          <w:tab w:val="left" w:pos="5400"/>
        </w:tabs>
        <w:jc w:val="both"/>
        <w:rPr>
          <w:rFonts w:ascii="Cambria" w:hAnsi="Cambria" w:cs="Arial"/>
          <w:sz w:val="20"/>
          <w:szCs w:val="20"/>
          <w:lang w:val="pt-BR"/>
        </w:rPr>
      </w:pPr>
      <w:r w:rsidRPr="00D77FCF">
        <w:rPr>
          <w:rFonts w:ascii="Cambria" w:hAnsi="Cambria" w:cs="Arial"/>
          <w:sz w:val="20"/>
          <w:szCs w:val="20"/>
          <w:lang w:val="pt-BR"/>
        </w:rPr>
        <w:t xml:space="preserve">            </w:t>
      </w:r>
    </w:p>
    <w:p w14:paraId="5F179A10" w14:textId="77777777" w:rsidR="002F11D3" w:rsidRPr="00D77FCF" w:rsidRDefault="002F11D3" w:rsidP="002F11D3">
      <w:pPr>
        <w:tabs>
          <w:tab w:val="num" w:pos="0"/>
          <w:tab w:val="left" w:pos="5400"/>
        </w:tabs>
        <w:jc w:val="both"/>
        <w:rPr>
          <w:rFonts w:ascii="Cambria" w:hAnsi="Cambria" w:cs="Arial"/>
          <w:sz w:val="20"/>
          <w:szCs w:val="20"/>
          <w:lang w:val="pt-BR"/>
        </w:rPr>
      </w:pPr>
      <w:r w:rsidRPr="00D77FCF">
        <w:rPr>
          <w:rFonts w:ascii="Cambria" w:hAnsi="Cambria" w:cs="Arial"/>
          <w:sz w:val="20"/>
          <w:szCs w:val="20"/>
          <w:lang w:val="pt-BR"/>
        </w:rPr>
        <w:t xml:space="preserve">      </w:t>
      </w:r>
      <w:r w:rsidRPr="00D77FCF">
        <w:rPr>
          <w:rFonts w:ascii="Cambria" w:hAnsi="Cambria" w:cs="Arial"/>
          <w:sz w:val="20"/>
          <w:szCs w:val="20"/>
          <w:lang w:val="pt-BR"/>
        </w:rPr>
        <w:tab/>
      </w:r>
    </w:p>
    <w:p w14:paraId="277E3147" w14:textId="77777777" w:rsidR="002F11D3" w:rsidRPr="00D77FCF" w:rsidRDefault="002F11D3" w:rsidP="002F11D3">
      <w:pPr>
        <w:tabs>
          <w:tab w:val="num" w:pos="0"/>
          <w:tab w:val="left" w:pos="5400"/>
        </w:tabs>
        <w:jc w:val="both"/>
        <w:rPr>
          <w:rFonts w:ascii="Cambria" w:hAnsi="Cambria" w:cs="Arial"/>
          <w:sz w:val="20"/>
          <w:szCs w:val="20"/>
          <w:lang w:val="pt-BR"/>
        </w:rPr>
      </w:pPr>
      <w:r w:rsidRPr="00D77FCF">
        <w:rPr>
          <w:rFonts w:ascii="Cambria" w:hAnsi="Cambria" w:cs="Arial"/>
          <w:sz w:val="20"/>
          <w:szCs w:val="20"/>
          <w:lang w:val="pt-BR"/>
        </w:rPr>
        <w:tab/>
      </w:r>
    </w:p>
    <w:p w14:paraId="2F3545FD" w14:textId="1AB3407A" w:rsidR="003A1AF0" w:rsidRPr="00D77FCF" w:rsidRDefault="00603B76" w:rsidP="003A1AF0">
      <w:pPr>
        <w:tabs>
          <w:tab w:val="num" w:pos="0"/>
          <w:tab w:val="left" w:pos="5400"/>
        </w:tabs>
        <w:jc w:val="both"/>
        <w:rPr>
          <w:rFonts w:ascii="Cambria" w:hAnsi="Cambria" w:cs="Arial"/>
          <w:sz w:val="20"/>
          <w:szCs w:val="20"/>
          <w:u w:val="single"/>
          <w:lang w:val="pt-BR"/>
        </w:rPr>
      </w:pPr>
      <w:r w:rsidRPr="00D77FCF">
        <w:rPr>
          <w:rFonts w:ascii="Cambria" w:hAnsi="Cambria"/>
          <w:b/>
          <w:bCs/>
          <w:sz w:val="20"/>
          <w:szCs w:val="20"/>
          <w:u w:val="single"/>
          <w:lang w:val="pt-BR"/>
        </w:rPr>
        <w:t>YUDHISTIRA DHARMAWATA</w:t>
      </w:r>
      <w:r w:rsidR="00736094" w:rsidRPr="00864A25" w:rsidDel="00736094">
        <w:rPr>
          <w:rFonts w:ascii="Cambria" w:hAnsi="Cambria" w:cs="Arial"/>
          <w:b/>
          <w:bCs/>
          <w:iCs/>
          <w:sz w:val="20"/>
          <w:szCs w:val="20"/>
          <w:lang w:val="pt-BR"/>
        </w:rPr>
        <w:t xml:space="preserve"> </w:t>
      </w:r>
      <w:r w:rsidR="002F11D3" w:rsidRPr="00D77FCF">
        <w:rPr>
          <w:rFonts w:ascii="Cambria" w:hAnsi="Cambria" w:cs="Arial"/>
          <w:b/>
          <w:sz w:val="20"/>
          <w:szCs w:val="20"/>
          <w:lang w:val="pt-BR"/>
        </w:rPr>
        <w:tab/>
      </w:r>
      <w:r w:rsidR="002F11D3" w:rsidRPr="00D77FCF">
        <w:rPr>
          <w:rFonts w:ascii="Cambria" w:hAnsi="Cambria" w:cs="Arial"/>
          <w:b/>
          <w:sz w:val="20"/>
          <w:szCs w:val="20"/>
          <w:lang w:val="pt-BR"/>
        </w:rPr>
        <w:tab/>
      </w:r>
      <w:ins w:id="386" w:author="FARIDA" w:date="2024-11-05T14:52:00Z">
        <w:r w:rsidR="00255D74" w:rsidRPr="00255D74">
          <w:rPr>
            <w:rFonts w:ascii="Cambria" w:hAnsi="Cambria" w:cs="Arial"/>
            <w:b/>
            <w:bCs/>
            <w:sz w:val="20"/>
            <w:szCs w:val="20"/>
            <w:u w:val="single"/>
            <w:lang w:val="pt-BR"/>
            <w:rPrChange w:id="387" w:author="FARIDA" w:date="2024-11-05T14:52:00Z">
              <w:rPr>
                <w:rFonts w:ascii="Cambria" w:hAnsi="Cambria" w:cs="Arial"/>
                <w:sz w:val="20"/>
                <w:szCs w:val="20"/>
                <w:u w:val="single"/>
                <w:lang w:val="pt-BR"/>
              </w:rPr>
            </w:rPrChange>
          </w:rPr>
          <w:t>ENDANG SUSILOWATI</w:t>
        </w:r>
      </w:ins>
      <w:del w:id="388" w:author="FARIDA" w:date="2024-11-05T14:52:00Z">
        <w:r w:rsidR="006C418D" w:rsidRPr="00B81C86" w:rsidDel="00255D74">
          <w:rPr>
            <w:rFonts w:ascii="Cambria" w:hAnsi="Cambria" w:cs="Arial"/>
            <w:sz w:val="20"/>
            <w:szCs w:val="20"/>
            <w:highlight w:val="yellow"/>
            <w:lang w:val="id-ID"/>
          </w:rPr>
          <w:delText>[*</w:delText>
        </w:r>
        <w:r w:rsidR="00BF55BD" w:rsidRPr="00BF55BD" w:rsidDel="00255D74">
          <w:rPr>
            <w:rFonts w:ascii="Cambria" w:hAnsi="Cambria" w:cs="Arial"/>
            <w:b/>
            <w:bCs/>
            <w:i/>
            <w:iCs/>
            <w:sz w:val="20"/>
            <w:szCs w:val="20"/>
            <w:highlight w:val="yellow"/>
            <w:lang w:val="pt-BR"/>
          </w:rPr>
          <w:delText>NAMA</w:delText>
        </w:r>
        <w:r w:rsidR="006C418D" w:rsidRPr="00B81C86" w:rsidDel="00255D74">
          <w:rPr>
            <w:rFonts w:ascii="Cambria" w:hAnsi="Cambria" w:cs="Arial"/>
            <w:sz w:val="20"/>
            <w:szCs w:val="20"/>
            <w:highlight w:val="yellow"/>
            <w:lang w:val="id-ID"/>
          </w:rPr>
          <w:delText>*]</w:delText>
        </w:r>
        <w:r w:rsidR="003A1AF0" w:rsidRPr="00D77FCF" w:rsidDel="00255D74">
          <w:rPr>
            <w:rFonts w:ascii="Cambria" w:hAnsi="Cambria" w:cs="Arial"/>
            <w:sz w:val="20"/>
            <w:szCs w:val="20"/>
            <w:u w:val="single"/>
            <w:lang w:val="pt-BR"/>
          </w:rPr>
          <w:delText xml:space="preserve"> </w:delText>
        </w:r>
      </w:del>
    </w:p>
    <w:p w14:paraId="29CAC28B" w14:textId="2704FC26" w:rsidR="00774657" w:rsidRPr="00603B76" w:rsidRDefault="00603B76" w:rsidP="003A1AF0">
      <w:pPr>
        <w:tabs>
          <w:tab w:val="num" w:pos="0"/>
          <w:tab w:val="left" w:pos="5400"/>
        </w:tabs>
        <w:jc w:val="both"/>
        <w:rPr>
          <w:rFonts w:ascii="Cambria" w:hAnsi="Cambria"/>
          <w:sz w:val="20"/>
          <w:szCs w:val="20"/>
        </w:rPr>
      </w:pPr>
      <w:r w:rsidRPr="00603B76">
        <w:rPr>
          <w:rFonts w:ascii="Cambria" w:hAnsi="Cambria"/>
          <w:i/>
          <w:iCs/>
          <w:sz w:val="20"/>
          <w:szCs w:val="20"/>
        </w:rPr>
        <w:t>CH</w:t>
      </w:r>
      <w:r w:rsidRPr="00D77FCF">
        <w:rPr>
          <w:rFonts w:ascii="Cambria" w:hAnsi="Cambria"/>
          <w:i/>
          <w:iCs/>
          <w:sz w:val="20"/>
          <w:szCs w:val="20"/>
        </w:rPr>
        <w:t>IEF OF PROPOSITION &amp; ALTERNATE DISTRIBUTON</w:t>
      </w:r>
      <w:r w:rsidR="002F11D3" w:rsidRPr="00D77FCF">
        <w:rPr>
          <w:rFonts w:ascii="Cambria" w:hAnsi="Cambria" w:cs="Arial"/>
          <w:b/>
          <w:sz w:val="20"/>
          <w:szCs w:val="20"/>
        </w:rPr>
        <w:tab/>
      </w:r>
      <w:r w:rsidR="002F11D3" w:rsidRPr="00D77FCF">
        <w:rPr>
          <w:rFonts w:ascii="Cambria" w:hAnsi="Cambria" w:cs="Arial"/>
          <w:b/>
          <w:sz w:val="20"/>
          <w:szCs w:val="20"/>
        </w:rPr>
        <w:tab/>
      </w:r>
      <w:ins w:id="389" w:author="FARIDA" w:date="2024-11-05T14:52:00Z">
        <w:r w:rsidR="00255D74" w:rsidRPr="00255D74">
          <w:rPr>
            <w:rFonts w:ascii="Cambria" w:hAnsi="Cambria" w:cs="Arial"/>
            <w:i/>
            <w:iCs/>
            <w:sz w:val="20"/>
            <w:szCs w:val="20"/>
            <w:lang w:val="fi-FI"/>
            <w:rPrChange w:id="390" w:author="FARIDA" w:date="2024-11-05T14:52:00Z">
              <w:rPr>
                <w:rFonts w:ascii="Cambria" w:hAnsi="Cambria" w:cs="Arial"/>
                <w:sz w:val="20"/>
                <w:szCs w:val="20"/>
                <w:lang w:val="fi-FI"/>
              </w:rPr>
            </w:rPrChange>
          </w:rPr>
          <w:t>DIREKTUR UTAMA</w:t>
        </w:r>
      </w:ins>
      <w:del w:id="391" w:author="FARIDA" w:date="2024-11-05T14:52:00Z">
        <w:r w:rsidR="006C418D" w:rsidRPr="00B81C86" w:rsidDel="00255D74">
          <w:rPr>
            <w:rFonts w:ascii="Cambria" w:hAnsi="Cambria" w:cs="Arial"/>
            <w:sz w:val="20"/>
            <w:szCs w:val="20"/>
            <w:highlight w:val="yellow"/>
            <w:lang w:val="id-ID"/>
          </w:rPr>
          <w:delText>[*</w:delText>
        </w:r>
        <w:r w:rsidR="00BF55BD" w:rsidDel="00255D74">
          <w:rPr>
            <w:rFonts w:ascii="Cambria" w:hAnsi="Cambria" w:cs="Arial"/>
            <w:i/>
            <w:iCs/>
            <w:sz w:val="20"/>
            <w:szCs w:val="20"/>
            <w:highlight w:val="yellow"/>
          </w:rPr>
          <w:delText>JABATAN</w:delText>
        </w:r>
        <w:r w:rsidR="006C418D" w:rsidRPr="00B81C86" w:rsidDel="00255D74">
          <w:rPr>
            <w:rFonts w:ascii="Cambria" w:hAnsi="Cambria" w:cs="Arial"/>
            <w:sz w:val="20"/>
            <w:szCs w:val="20"/>
            <w:highlight w:val="yellow"/>
            <w:lang w:val="id-ID"/>
          </w:rPr>
          <w:delText>*]</w:delText>
        </w:r>
        <w:r w:rsidR="002F11D3" w:rsidRPr="00877177" w:rsidDel="00255D74">
          <w:rPr>
            <w:rFonts w:ascii="Cambria" w:hAnsi="Cambria" w:cs="Arial"/>
            <w:sz w:val="20"/>
            <w:szCs w:val="20"/>
            <w:lang w:val="fi-FI"/>
          </w:rPr>
          <w:delText xml:space="preserve"> </w:delText>
        </w:r>
      </w:del>
    </w:p>
    <w:p w14:paraId="62961AD9" w14:textId="77777777" w:rsidR="00E0646C" w:rsidRPr="00603B76" w:rsidRDefault="00E0646C">
      <w:pPr>
        <w:rPr>
          <w:rFonts w:ascii="Cambria" w:hAnsi="Cambria"/>
          <w:sz w:val="20"/>
          <w:szCs w:val="20"/>
        </w:rPr>
      </w:pPr>
    </w:p>
    <w:p w14:paraId="3390D432" w14:textId="77777777" w:rsidR="00335EF3" w:rsidRDefault="00335EF3">
      <w:pPr>
        <w:rPr>
          <w:rFonts w:ascii="Cambria" w:hAnsi="Cambria"/>
          <w:sz w:val="20"/>
          <w:szCs w:val="20"/>
          <w:lang w:val="id-ID"/>
        </w:rPr>
      </w:pPr>
    </w:p>
    <w:p w14:paraId="14B4F61B" w14:textId="77777777" w:rsidR="00367A23" w:rsidRDefault="00367A23">
      <w:pPr>
        <w:rPr>
          <w:rFonts w:ascii="Cambria" w:hAnsi="Cambria"/>
          <w:sz w:val="20"/>
          <w:szCs w:val="20"/>
          <w:lang w:val="id-ID"/>
        </w:rPr>
      </w:pPr>
    </w:p>
    <w:p w14:paraId="419494BC" w14:textId="77777777" w:rsidR="00367A23" w:rsidRDefault="00367A23">
      <w:pPr>
        <w:rPr>
          <w:rFonts w:ascii="Cambria" w:hAnsi="Cambria"/>
          <w:sz w:val="20"/>
          <w:szCs w:val="20"/>
          <w:lang w:val="id-ID"/>
        </w:rPr>
      </w:pPr>
    </w:p>
    <w:p w14:paraId="3CAA1EEA" w14:textId="77777777" w:rsidR="00367A23" w:rsidRDefault="00367A23">
      <w:pPr>
        <w:rPr>
          <w:rFonts w:ascii="Cambria" w:hAnsi="Cambria"/>
          <w:sz w:val="20"/>
          <w:szCs w:val="20"/>
          <w:lang w:val="id-ID"/>
        </w:rPr>
      </w:pPr>
    </w:p>
    <w:p w14:paraId="062B8C06" w14:textId="77777777" w:rsidR="00367A23" w:rsidRDefault="00367A23">
      <w:pPr>
        <w:rPr>
          <w:rFonts w:ascii="Cambria" w:hAnsi="Cambria"/>
          <w:sz w:val="20"/>
          <w:szCs w:val="20"/>
          <w:lang w:val="id-ID"/>
        </w:rPr>
      </w:pPr>
    </w:p>
    <w:p w14:paraId="2334FAC6" w14:textId="77777777" w:rsidR="00367A23" w:rsidRDefault="00367A23">
      <w:pPr>
        <w:rPr>
          <w:rFonts w:ascii="Cambria" w:hAnsi="Cambria"/>
          <w:sz w:val="20"/>
          <w:szCs w:val="20"/>
          <w:lang w:val="id-ID"/>
        </w:rPr>
      </w:pPr>
    </w:p>
    <w:p w14:paraId="30870DA8" w14:textId="77777777" w:rsidR="00367A23" w:rsidRDefault="00367A23">
      <w:pPr>
        <w:rPr>
          <w:ins w:id="392" w:author="FARIDA" w:date="2024-11-05T14:54:00Z"/>
          <w:rFonts w:ascii="Cambria" w:hAnsi="Cambria"/>
          <w:sz w:val="20"/>
          <w:szCs w:val="20"/>
          <w:lang w:val="id-ID"/>
        </w:rPr>
      </w:pPr>
    </w:p>
    <w:p w14:paraId="3CAA5400" w14:textId="77777777" w:rsidR="00255D74" w:rsidRDefault="00255D74">
      <w:pPr>
        <w:rPr>
          <w:ins w:id="393" w:author="FARIDA" w:date="2024-11-05T14:54:00Z"/>
          <w:rFonts w:ascii="Cambria" w:hAnsi="Cambria"/>
          <w:sz w:val="20"/>
          <w:szCs w:val="20"/>
          <w:lang w:val="id-ID"/>
        </w:rPr>
      </w:pPr>
    </w:p>
    <w:p w14:paraId="3C7EBCBD" w14:textId="77777777" w:rsidR="00255D74" w:rsidRDefault="00255D74">
      <w:pPr>
        <w:rPr>
          <w:ins w:id="394" w:author="FARIDA" w:date="2024-11-05T14:54:00Z"/>
          <w:rFonts w:ascii="Cambria" w:hAnsi="Cambria"/>
          <w:sz w:val="20"/>
          <w:szCs w:val="20"/>
          <w:lang w:val="id-ID"/>
        </w:rPr>
      </w:pPr>
    </w:p>
    <w:p w14:paraId="426DFBD5" w14:textId="77777777" w:rsidR="00255D74" w:rsidRDefault="00255D74">
      <w:pPr>
        <w:rPr>
          <w:ins w:id="395" w:author="FARIDA" w:date="2024-11-05T14:54:00Z"/>
          <w:rFonts w:ascii="Cambria" w:hAnsi="Cambria"/>
          <w:sz w:val="20"/>
          <w:szCs w:val="20"/>
          <w:lang w:val="id-ID"/>
        </w:rPr>
      </w:pPr>
    </w:p>
    <w:p w14:paraId="504AEA90" w14:textId="77777777" w:rsidR="00255D74" w:rsidRDefault="00255D74">
      <w:pPr>
        <w:rPr>
          <w:ins w:id="396" w:author="FARIDA" w:date="2024-11-05T14:54:00Z"/>
          <w:rFonts w:ascii="Cambria" w:hAnsi="Cambria"/>
          <w:sz w:val="20"/>
          <w:szCs w:val="20"/>
          <w:lang w:val="id-ID"/>
        </w:rPr>
      </w:pPr>
    </w:p>
    <w:p w14:paraId="27AA2F7E" w14:textId="77777777" w:rsidR="00255D74" w:rsidRDefault="00255D74">
      <w:pPr>
        <w:rPr>
          <w:ins w:id="397" w:author="FARIDA" w:date="2024-11-05T14:54:00Z"/>
          <w:rFonts w:ascii="Cambria" w:hAnsi="Cambria"/>
          <w:sz w:val="20"/>
          <w:szCs w:val="20"/>
          <w:lang w:val="id-ID"/>
        </w:rPr>
      </w:pPr>
    </w:p>
    <w:p w14:paraId="668778C7" w14:textId="77777777" w:rsidR="00255D74" w:rsidRDefault="00255D74">
      <w:pPr>
        <w:rPr>
          <w:ins w:id="398" w:author="FARIDA" w:date="2024-11-05T14:54:00Z"/>
          <w:rFonts w:ascii="Cambria" w:hAnsi="Cambria"/>
          <w:sz w:val="20"/>
          <w:szCs w:val="20"/>
          <w:lang w:val="id-ID"/>
        </w:rPr>
      </w:pPr>
    </w:p>
    <w:p w14:paraId="159ABE14" w14:textId="77777777" w:rsidR="00255D74" w:rsidRDefault="00255D74">
      <w:pPr>
        <w:rPr>
          <w:ins w:id="399" w:author="FARIDA" w:date="2024-11-05T14:54:00Z"/>
          <w:rFonts w:ascii="Cambria" w:hAnsi="Cambria"/>
          <w:sz w:val="20"/>
          <w:szCs w:val="20"/>
          <w:lang w:val="id-ID"/>
        </w:rPr>
      </w:pPr>
    </w:p>
    <w:p w14:paraId="7FB6885D" w14:textId="77777777" w:rsidR="00255D74" w:rsidRDefault="00255D74">
      <w:pPr>
        <w:rPr>
          <w:ins w:id="400" w:author="FARIDA" w:date="2024-11-05T14:54:00Z"/>
          <w:rFonts w:ascii="Cambria" w:hAnsi="Cambria"/>
          <w:sz w:val="20"/>
          <w:szCs w:val="20"/>
          <w:lang w:val="id-ID"/>
        </w:rPr>
      </w:pPr>
    </w:p>
    <w:p w14:paraId="48ECE0CC" w14:textId="77777777" w:rsidR="00255D74" w:rsidRDefault="00255D74">
      <w:pPr>
        <w:rPr>
          <w:ins w:id="401" w:author="FARIDA" w:date="2024-11-05T14:54:00Z"/>
          <w:rFonts w:ascii="Cambria" w:hAnsi="Cambria"/>
          <w:sz w:val="20"/>
          <w:szCs w:val="20"/>
          <w:lang w:val="id-ID"/>
        </w:rPr>
      </w:pPr>
    </w:p>
    <w:p w14:paraId="546C6CF7" w14:textId="77777777" w:rsidR="00255D74" w:rsidRDefault="00255D74">
      <w:pPr>
        <w:rPr>
          <w:ins w:id="402" w:author="FARIDA" w:date="2024-11-05T14:54:00Z"/>
          <w:rFonts w:ascii="Cambria" w:hAnsi="Cambria"/>
          <w:sz w:val="20"/>
          <w:szCs w:val="20"/>
          <w:lang w:val="id-ID"/>
        </w:rPr>
      </w:pPr>
    </w:p>
    <w:p w14:paraId="32C2E001" w14:textId="5C8B1EC1" w:rsidR="00255D74" w:rsidDel="00A66AC2" w:rsidRDefault="00255D74">
      <w:pPr>
        <w:rPr>
          <w:ins w:id="403" w:author="FARIDA" w:date="2024-11-05T14:54:00Z"/>
          <w:del w:id="404" w:author="APRILYA Anggie" w:date="2024-12-27T15:45:00Z"/>
          <w:rFonts w:ascii="Cambria" w:hAnsi="Cambria"/>
          <w:sz w:val="20"/>
          <w:szCs w:val="20"/>
          <w:lang w:val="id-ID"/>
        </w:rPr>
      </w:pPr>
    </w:p>
    <w:p w14:paraId="6E9706BA" w14:textId="6027C547" w:rsidR="00255D74" w:rsidDel="00A66AC2" w:rsidRDefault="00255D74">
      <w:pPr>
        <w:rPr>
          <w:ins w:id="405" w:author="FARIDA" w:date="2024-11-05T14:54:00Z"/>
          <w:del w:id="406" w:author="APRILYA Anggie" w:date="2024-12-27T15:45:00Z"/>
          <w:rFonts w:ascii="Cambria" w:hAnsi="Cambria"/>
          <w:sz w:val="20"/>
          <w:szCs w:val="20"/>
          <w:lang w:val="id-ID"/>
        </w:rPr>
      </w:pPr>
    </w:p>
    <w:p w14:paraId="0BB03D68" w14:textId="70C81599" w:rsidR="00255D74" w:rsidDel="00A66AC2" w:rsidRDefault="00255D74">
      <w:pPr>
        <w:rPr>
          <w:ins w:id="407" w:author="FARIDA" w:date="2024-11-05T14:54:00Z"/>
          <w:del w:id="408" w:author="APRILYA Anggie" w:date="2024-12-27T15:45:00Z"/>
          <w:rFonts w:ascii="Cambria" w:hAnsi="Cambria"/>
          <w:sz w:val="20"/>
          <w:szCs w:val="20"/>
          <w:lang w:val="id-ID"/>
        </w:rPr>
      </w:pPr>
    </w:p>
    <w:p w14:paraId="4B469B57" w14:textId="46F1827F" w:rsidR="00255D74" w:rsidDel="00A66AC2" w:rsidRDefault="00255D74">
      <w:pPr>
        <w:rPr>
          <w:ins w:id="409" w:author="FARIDA" w:date="2024-11-05T14:54:00Z"/>
          <w:del w:id="410" w:author="APRILYA Anggie" w:date="2024-12-27T15:45:00Z"/>
          <w:rFonts w:ascii="Cambria" w:hAnsi="Cambria"/>
          <w:sz w:val="20"/>
          <w:szCs w:val="20"/>
          <w:lang w:val="id-ID"/>
        </w:rPr>
      </w:pPr>
    </w:p>
    <w:p w14:paraId="0B156F8C" w14:textId="3A281BFA" w:rsidR="00255D74" w:rsidDel="00A66AC2" w:rsidRDefault="00255D74">
      <w:pPr>
        <w:rPr>
          <w:ins w:id="411" w:author="FARIDA" w:date="2024-11-05T14:54:00Z"/>
          <w:del w:id="412" w:author="APRILYA Anggie" w:date="2024-12-27T15:45:00Z"/>
          <w:rFonts w:ascii="Cambria" w:hAnsi="Cambria"/>
          <w:sz w:val="20"/>
          <w:szCs w:val="20"/>
          <w:lang w:val="id-ID"/>
        </w:rPr>
      </w:pPr>
    </w:p>
    <w:p w14:paraId="711EA763" w14:textId="2FC6177E" w:rsidR="00255D74" w:rsidDel="00A66AC2" w:rsidRDefault="00255D74">
      <w:pPr>
        <w:rPr>
          <w:ins w:id="413" w:author="FARIDA" w:date="2024-11-05T14:54:00Z"/>
          <w:del w:id="414" w:author="APRILYA Anggie" w:date="2024-12-27T15:45:00Z"/>
          <w:rFonts w:ascii="Cambria" w:hAnsi="Cambria"/>
          <w:sz w:val="20"/>
          <w:szCs w:val="20"/>
          <w:lang w:val="id-ID"/>
        </w:rPr>
      </w:pPr>
    </w:p>
    <w:p w14:paraId="7A76F419" w14:textId="5D801629" w:rsidR="00255D74" w:rsidDel="00A66AC2" w:rsidRDefault="00255D74">
      <w:pPr>
        <w:rPr>
          <w:ins w:id="415" w:author="FARIDA" w:date="2024-11-05T14:54:00Z"/>
          <w:del w:id="416" w:author="APRILYA Anggie" w:date="2024-12-27T15:45:00Z"/>
          <w:rFonts w:ascii="Cambria" w:hAnsi="Cambria"/>
          <w:sz w:val="20"/>
          <w:szCs w:val="20"/>
          <w:lang w:val="id-ID"/>
        </w:rPr>
      </w:pPr>
    </w:p>
    <w:p w14:paraId="1630BA08" w14:textId="15DF177C" w:rsidR="00255D74" w:rsidDel="00A66AC2" w:rsidRDefault="00255D74">
      <w:pPr>
        <w:rPr>
          <w:ins w:id="417" w:author="FARIDA" w:date="2024-11-05T14:54:00Z"/>
          <w:del w:id="418" w:author="APRILYA Anggie" w:date="2024-12-27T15:45:00Z"/>
          <w:rFonts w:ascii="Cambria" w:hAnsi="Cambria"/>
          <w:sz w:val="20"/>
          <w:szCs w:val="20"/>
          <w:lang w:val="id-ID"/>
        </w:rPr>
      </w:pPr>
    </w:p>
    <w:p w14:paraId="03A90738" w14:textId="2A94BBCD" w:rsidR="00255D74" w:rsidDel="00A66AC2" w:rsidRDefault="00255D74">
      <w:pPr>
        <w:rPr>
          <w:ins w:id="419" w:author="FARIDA" w:date="2024-11-05T14:54:00Z"/>
          <w:del w:id="420" w:author="APRILYA Anggie" w:date="2024-12-27T15:45:00Z"/>
          <w:rFonts w:ascii="Cambria" w:hAnsi="Cambria"/>
          <w:sz w:val="20"/>
          <w:szCs w:val="20"/>
          <w:lang w:val="id-ID"/>
        </w:rPr>
      </w:pPr>
    </w:p>
    <w:p w14:paraId="28858CE7" w14:textId="26F57374" w:rsidR="00255D74" w:rsidDel="00A66AC2" w:rsidRDefault="00255D74">
      <w:pPr>
        <w:rPr>
          <w:ins w:id="421" w:author="FARIDA" w:date="2024-11-05T14:54:00Z"/>
          <w:del w:id="422" w:author="APRILYA Anggie" w:date="2024-12-27T15:45:00Z"/>
          <w:rFonts w:ascii="Cambria" w:hAnsi="Cambria"/>
          <w:sz w:val="20"/>
          <w:szCs w:val="20"/>
          <w:lang w:val="id-ID"/>
        </w:rPr>
      </w:pPr>
    </w:p>
    <w:p w14:paraId="019F1C0B" w14:textId="315AE3A9" w:rsidR="00255D74" w:rsidDel="00A66AC2" w:rsidRDefault="00255D74">
      <w:pPr>
        <w:rPr>
          <w:ins w:id="423" w:author="FARIDA" w:date="2024-11-05T14:54:00Z"/>
          <w:del w:id="424" w:author="APRILYA Anggie" w:date="2024-12-27T15:45:00Z"/>
          <w:rFonts w:ascii="Cambria" w:hAnsi="Cambria"/>
          <w:sz w:val="20"/>
          <w:szCs w:val="20"/>
          <w:lang w:val="id-ID"/>
        </w:rPr>
      </w:pPr>
    </w:p>
    <w:p w14:paraId="01574B49" w14:textId="06DC9EEB" w:rsidR="00255D74" w:rsidDel="00A66AC2" w:rsidRDefault="00255D74">
      <w:pPr>
        <w:rPr>
          <w:ins w:id="425" w:author="FARIDA" w:date="2024-11-05T14:54:00Z"/>
          <w:del w:id="426" w:author="APRILYA Anggie" w:date="2024-12-27T15:45:00Z"/>
          <w:rFonts w:ascii="Cambria" w:hAnsi="Cambria"/>
          <w:sz w:val="20"/>
          <w:szCs w:val="20"/>
          <w:lang w:val="id-ID"/>
        </w:rPr>
      </w:pPr>
    </w:p>
    <w:p w14:paraId="1BC8D853" w14:textId="58C94CA6" w:rsidR="00255D74" w:rsidDel="00A66AC2" w:rsidRDefault="00255D74">
      <w:pPr>
        <w:rPr>
          <w:ins w:id="427" w:author="FARIDA" w:date="2024-11-05T14:54:00Z"/>
          <w:del w:id="428" w:author="APRILYA Anggie" w:date="2024-12-27T15:45:00Z"/>
          <w:rFonts w:ascii="Cambria" w:hAnsi="Cambria"/>
          <w:sz w:val="20"/>
          <w:szCs w:val="20"/>
          <w:lang w:val="id-ID"/>
        </w:rPr>
      </w:pPr>
    </w:p>
    <w:p w14:paraId="50369955" w14:textId="3D8E6DBF" w:rsidR="00255D74" w:rsidDel="00A66AC2" w:rsidRDefault="00255D74">
      <w:pPr>
        <w:rPr>
          <w:ins w:id="429" w:author="FARIDA" w:date="2024-11-05T14:54:00Z"/>
          <w:del w:id="430" w:author="APRILYA Anggie" w:date="2024-12-27T15:45:00Z"/>
          <w:rFonts w:ascii="Cambria" w:hAnsi="Cambria"/>
          <w:sz w:val="20"/>
          <w:szCs w:val="20"/>
          <w:lang w:val="id-ID"/>
        </w:rPr>
      </w:pPr>
    </w:p>
    <w:p w14:paraId="550AB013" w14:textId="1C151261" w:rsidR="00255D74" w:rsidDel="00A66AC2" w:rsidRDefault="00255D74">
      <w:pPr>
        <w:rPr>
          <w:ins w:id="431" w:author="FARIDA" w:date="2024-11-05T14:54:00Z"/>
          <w:del w:id="432" w:author="APRILYA Anggie" w:date="2024-12-27T15:45:00Z"/>
          <w:rFonts w:ascii="Cambria" w:hAnsi="Cambria"/>
          <w:sz w:val="20"/>
          <w:szCs w:val="20"/>
          <w:lang w:val="id-ID"/>
        </w:rPr>
      </w:pPr>
    </w:p>
    <w:p w14:paraId="5E0D663C" w14:textId="6F6ECC7B" w:rsidR="00255D74" w:rsidDel="00A66AC2" w:rsidRDefault="00255D74">
      <w:pPr>
        <w:rPr>
          <w:del w:id="433" w:author="APRILYA Anggie" w:date="2024-12-27T15:45:00Z"/>
          <w:rFonts w:ascii="Cambria" w:hAnsi="Cambria"/>
          <w:sz w:val="20"/>
          <w:szCs w:val="20"/>
          <w:lang w:val="id-ID"/>
        </w:rPr>
      </w:pPr>
    </w:p>
    <w:p w14:paraId="41E79D88" w14:textId="08A78233" w:rsidR="00603B76" w:rsidDel="00A66AC2" w:rsidRDefault="00603B76">
      <w:pPr>
        <w:rPr>
          <w:del w:id="434" w:author="APRILYA Anggie" w:date="2024-12-27T15:45:00Z"/>
          <w:rFonts w:ascii="Cambria" w:hAnsi="Cambria"/>
          <w:sz w:val="20"/>
          <w:szCs w:val="20"/>
          <w:lang w:val="id-ID"/>
        </w:rPr>
      </w:pPr>
    </w:p>
    <w:p w14:paraId="0A9A0471" w14:textId="1D3A8737" w:rsidR="00DE7FBF" w:rsidDel="00A66AC2" w:rsidRDefault="00DE7FBF">
      <w:pPr>
        <w:rPr>
          <w:del w:id="435" w:author="APRILYA Anggie" w:date="2024-12-27T15:45:00Z"/>
          <w:rFonts w:ascii="Cambria" w:hAnsi="Cambria"/>
          <w:sz w:val="20"/>
          <w:szCs w:val="20"/>
          <w:lang w:val="id-ID"/>
        </w:rPr>
      </w:pPr>
    </w:p>
    <w:p w14:paraId="659B2BF4" w14:textId="696214A8" w:rsidR="00DE7FBF" w:rsidDel="00A66AC2" w:rsidRDefault="00DE7FBF">
      <w:pPr>
        <w:rPr>
          <w:del w:id="436" w:author="APRILYA Anggie" w:date="2024-12-27T15:45:00Z"/>
          <w:rFonts w:ascii="Cambria" w:hAnsi="Cambria"/>
          <w:sz w:val="20"/>
          <w:szCs w:val="20"/>
          <w:lang w:val="id-ID"/>
        </w:rPr>
      </w:pPr>
    </w:p>
    <w:p w14:paraId="3EEC2821" w14:textId="72BF5C67" w:rsidR="00DE7FBF" w:rsidDel="00A66AC2" w:rsidRDefault="00DE7FBF">
      <w:pPr>
        <w:rPr>
          <w:del w:id="437" w:author="APRILYA Anggie" w:date="2024-12-27T15:45:00Z"/>
          <w:rFonts w:ascii="Cambria" w:hAnsi="Cambria"/>
          <w:sz w:val="20"/>
          <w:szCs w:val="20"/>
          <w:lang w:val="id-ID"/>
        </w:rPr>
      </w:pPr>
    </w:p>
    <w:p w14:paraId="703473E1" w14:textId="3248C06C" w:rsidR="00DE7FBF" w:rsidDel="00A66AC2" w:rsidRDefault="00DE7FBF">
      <w:pPr>
        <w:rPr>
          <w:del w:id="438" w:author="APRILYA Anggie" w:date="2024-12-27T15:45:00Z"/>
          <w:rFonts w:ascii="Cambria" w:hAnsi="Cambria"/>
          <w:sz w:val="20"/>
          <w:szCs w:val="20"/>
          <w:lang w:val="id-ID"/>
        </w:rPr>
      </w:pPr>
    </w:p>
    <w:p w14:paraId="0646B94F" w14:textId="2C0AC361" w:rsidR="00DE7FBF" w:rsidDel="00A66AC2" w:rsidRDefault="00DE7FBF">
      <w:pPr>
        <w:rPr>
          <w:del w:id="439" w:author="APRILYA Anggie" w:date="2024-12-27T15:45:00Z"/>
          <w:rFonts w:ascii="Cambria" w:hAnsi="Cambria"/>
          <w:sz w:val="20"/>
          <w:szCs w:val="20"/>
          <w:lang w:val="id-ID"/>
        </w:rPr>
      </w:pPr>
    </w:p>
    <w:p w14:paraId="425995BC" w14:textId="33F63967" w:rsidR="00DE7FBF" w:rsidDel="00A66AC2" w:rsidRDefault="00DE7FBF">
      <w:pPr>
        <w:rPr>
          <w:ins w:id="440" w:author="FARIDA" w:date="2024-11-14T12:00:00Z"/>
          <w:del w:id="441" w:author="APRILYA Anggie" w:date="2024-12-27T15:45:00Z"/>
          <w:rFonts w:ascii="Cambria" w:hAnsi="Cambria"/>
          <w:sz w:val="20"/>
          <w:szCs w:val="20"/>
          <w:lang w:val="id-ID"/>
        </w:rPr>
      </w:pPr>
    </w:p>
    <w:p w14:paraId="3215231B" w14:textId="77777777" w:rsidR="0047018B" w:rsidDel="00A66AC2" w:rsidRDefault="0047018B">
      <w:pPr>
        <w:rPr>
          <w:ins w:id="442" w:author="FARIDA" w:date="2024-11-14T12:00:00Z"/>
          <w:del w:id="443" w:author="APRILYA Anggie" w:date="2024-12-27T15:43:00Z"/>
          <w:rFonts w:ascii="Cambria" w:hAnsi="Cambria"/>
          <w:sz w:val="20"/>
          <w:szCs w:val="20"/>
          <w:lang w:val="id-ID"/>
        </w:rPr>
      </w:pPr>
    </w:p>
    <w:p w14:paraId="4F44CDD4" w14:textId="77777777" w:rsidR="0047018B" w:rsidDel="00A66AC2" w:rsidRDefault="0047018B">
      <w:pPr>
        <w:rPr>
          <w:ins w:id="444" w:author="FARIDA" w:date="2024-11-14T12:00:00Z"/>
          <w:del w:id="445" w:author="APRILYA Anggie" w:date="2024-12-27T15:43:00Z"/>
          <w:rFonts w:ascii="Cambria" w:hAnsi="Cambria"/>
          <w:sz w:val="20"/>
          <w:szCs w:val="20"/>
          <w:lang w:val="id-ID"/>
        </w:rPr>
      </w:pPr>
    </w:p>
    <w:p w14:paraId="6A8201B7" w14:textId="77777777" w:rsidR="0047018B" w:rsidDel="00A66AC2" w:rsidRDefault="0047018B">
      <w:pPr>
        <w:rPr>
          <w:ins w:id="446" w:author="FARIDA" w:date="2024-11-14T12:00:00Z"/>
          <w:del w:id="447" w:author="APRILYA Anggie" w:date="2024-12-27T15:43:00Z"/>
          <w:rFonts w:ascii="Cambria" w:hAnsi="Cambria"/>
          <w:sz w:val="20"/>
          <w:szCs w:val="20"/>
          <w:lang w:val="id-ID"/>
        </w:rPr>
      </w:pPr>
    </w:p>
    <w:p w14:paraId="08FA36E3" w14:textId="77777777" w:rsidR="0047018B" w:rsidDel="00A66AC2" w:rsidRDefault="0047018B">
      <w:pPr>
        <w:rPr>
          <w:ins w:id="448" w:author="FARIDA" w:date="2024-11-14T11:58:00Z"/>
          <w:del w:id="449" w:author="APRILYA Anggie" w:date="2024-12-27T15:43:00Z"/>
          <w:rFonts w:ascii="Cambria" w:hAnsi="Cambria"/>
          <w:sz w:val="20"/>
          <w:szCs w:val="20"/>
          <w:lang w:val="id-ID"/>
        </w:rPr>
      </w:pPr>
    </w:p>
    <w:p w14:paraId="7623C0B9" w14:textId="0805041B" w:rsidR="0047018B" w:rsidDel="00A66AC2" w:rsidRDefault="0047018B">
      <w:pPr>
        <w:rPr>
          <w:del w:id="450" w:author="APRILYA Anggie" w:date="2024-12-27T15:45:00Z"/>
          <w:rFonts w:ascii="Cambria" w:hAnsi="Cambria"/>
          <w:sz w:val="20"/>
          <w:szCs w:val="20"/>
          <w:lang w:val="id-ID"/>
        </w:rPr>
      </w:pPr>
    </w:p>
    <w:p w14:paraId="408B6976" w14:textId="77777777" w:rsidR="00774657" w:rsidRPr="00D77FCF" w:rsidRDefault="00945F24" w:rsidP="00A96F6C">
      <w:pPr>
        <w:jc w:val="center"/>
        <w:rPr>
          <w:rFonts w:ascii="Cambria" w:hAnsi="Cambria"/>
          <w:b/>
          <w:sz w:val="20"/>
          <w:szCs w:val="20"/>
          <w:lang w:val="pt-BR"/>
        </w:rPr>
      </w:pPr>
      <w:r w:rsidRPr="00A96F6C">
        <w:rPr>
          <w:rFonts w:ascii="Cambria" w:hAnsi="Cambria"/>
          <w:b/>
          <w:sz w:val="20"/>
          <w:szCs w:val="20"/>
          <w:lang w:val="id-ID"/>
        </w:rPr>
        <w:t>L</w:t>
      </w:r>
      <w:r w:rsidRPr="00D77FCF">
        <w:rPr>
          <w:rFonts w:ascii="Cambria" w:hAnsi="Cambria"/>
          <w:b/>
          <w:sz w:val="20"/>
          <w:szCs w:val="20"/>
          <w:lang w:val="pt-BR"/>
        </w:rPr>
        <w:t>AMPIRAN 1</w:t>
      </w:r>
    </w:p>
    <w:p w14:paraId="3F59BCD8" w14:textId="6E760D8E" w:rsidR="00774657" w:rsidRPr="00D77FCF" w:rsidRDefault="00DE7FBF" w:rsidP="00A96F6C">
      <w:pPr>
        <w:jc w:val="center"/>
        <w:rPr>
          <w:rFonts w:ascii="Cambria" w:hAnsi="Cambria"/>
          <w:b/>
          <w:sz w:val="20"/>
          <w:szCs w:val="20"/>
          <w:lang w:val="pt-BR"/>
        </w:rPr>
      </w:pPr>
      <w:r>
        <w:rPr>
          <w:rFonts w:ascii="Cambria" w:hAnsi="Cambria"/>
          <w:b/>
          <w:sz w:val="20"/>
          <w:szCs w:val="20"/>
          <w:lang w:val="pt-BR"/>
        </w:rPr>
        <w:t>PENGECUALIAN</w:t>
      </w:r>
    </w:p>
    <w:p w14:paraId="70AE704D" w14:textId="77777777" w:rsidR="00774657" w:rsidRPr="00D77FCF" w:rsidRDefault="00774657" w:rsidP="00774657">
      <w:pPr>
        <w:jc w:val="both"/>
        <w:rPr>
          <w:rFonts w:ascii="Cambria" w:hAnsi="Cambria"/>
          <w:sz w:val="20"/>
          <w:szCs w:val="20"/>
          <w:lang w:val="pt-BR"/>
        </w:rPr>
      </w:pPr>
    </w:p>
    <w:p w14:paraId="6F171EE6" w14:textId="77777777" w:rsidR="006D7F6B" w:rsidRDefault="006D7F6B" w:rsidP="006D7F6B">
      <w:pPr>
        <w:jc w:val="both"/>
        <w:rPr>
          <w:rFonts w:ascii="Cambria" w:hAnsi="Cambria" w:cs="Calibri"/>
          <w:sz w:val="20"/>
          <w:szCs w:val="20"/>
          <w:lang w:val="fi-FI"/>
        </w:rPr>
      </w:pPr>
      <w:r w:rsidRPr="006D7F6B">
        <w:rPr>
          <w:rFonts w:ascii="Cambria" w:hAnsi="Cambria" w:cs="Calibri"/>
          <w:sz w:val="20"/>
          <w:szCs w:val="20"/>
          <w:lang w:val="fi-FI"/>
        </w:rPr>
        <w:t>Kecuali jika secara khusus dimasukkan dalam Daftar Jaminan atau melalui penerbitan Endosemen, Polis ini tidak menjamin pelayanan-pelayanan, produk atau kondisi berikut ini</w:t>
      </w:r>
      <w:r>
        <w:rPr>
          <w:rFonts w:ascii="Cambria" w:hAnsi="Cambria" w:cs="Calibri"/>
          <w:sz w:val="20"/>
          <w:szCs w:val="20"/>
          <w:lang w:val="fi-FI"/>
        </w:rPr>
        <w:t xml:space="preserve"> </w:t>
      </w:r>
      <w:r w:rsidRPr="006D7F6B">
        <w:rPr>
          <w:rFonts w:ascii="Cambria" w:hAnsi="Cambria" w:cs="Calibri"/>
          <w:sz w:val="20"/>
          <w:szCs w:val="20"/>
          <w:lang w:val="fi-FI"/>
        </w:rPr>
        <w:t>:</w:t>
      </w:r>
    </w:p>
    <w:p w14:paraId="6509512B" w14:textId="77777777" w:rsidR="004300CA" w:rsidRDefault="004300CA" w:rsidP="00CA5519">
      <w:pPr>
        <w:numPr>
          <w:ilvl w:val="0"/>
          <w:numId w:val="9"/>
        </w:numPr>
        <w:ind w:left="426" w:hanging="426"/>
        <w:jc w:val="both"/>
        <w:rPr>
          <w:rFonts w:ascii="Cambria" w:hAnsi="Cambria" w:cs="Calibri"/>
          <w:sz w:val="20"/>
          <w:szCs w:val="20"/>
          <w:lang w:val="fi-FI"/>
        </w:rPr>
      </w:pPr>
      <w:r w:rsidRPr="004300CA">
        <w:rPr>
          <w:rFonts w:ascii="Cambria" w:hAnsi="Cambria" w:cs="Calibri"/>
          <w:sz w:val="20"/>
          <w:szCs w:val="20"/>
          <w:lang w:val="fi-FI"/>
        </w:rPr>
        <w:t>Cedera atau penyakit yang ditimbulkan akibat seseorang secara aktif terlibat pada :</w:t>
      </w:r>
    </w:p>
    <w:p w14:paraId="317BC2F4" w14:textId="77777777" w:rsidR="004300CA" w:rsidRPr="004300CA" w:rsidRDefault="004300CA" w:rsidP="00CA5519">
      <w:pPr>
        <w:numPr>
          <w:ilvl w:val="0"/>
          <w:numId w:val="10"/>
        </w:numPr>
        <w:ind w:left="709" w:hanging="283"/>
        <w:jc w:val="both"/>
        <w:rPr>
          <w:rFonts w:ascii="Cambria" w:hAnsi="Cambria" w:cs="Calibri"/>
          <w:sz w:val="20"/>
          <w:szCs w:val="20"/>
          <w:lang w:val="fi-FI"/>
        </w:rPr>
      </w:pPr>
      <w:r w:rsidRPr="004300CA">
        <w:rPr>
          <w:rFonts w:ascii="Cambria" w:hAnsi="Cambria" w:cs="Calibri"/>
          <w:sz w:val="20"/>
          <w:szCs w:val="20"/>
          <w:lang w:val="fi-FI"/>
        </w:rPr>
        <w:t>peperangan, keadaan bahaya perang atau darurat perang baik dinyatakan ataupun tidak, sedang bertugas sebagai anggota angkatan bersenjata atau kepolisian, sedang melaksanakan tugas operasi militer, pemulihan keamanan, ketertiban umum.</w:t>
      </w:r>
    </w:p>
    <w:p w14:paraId="73F2C66E" w14:textId="77777777" w:rsidR="004300CA" w:rsidRPr="004300CA" w:rsidRDefault="004300CA" w:rsidP="00CA5519">
      <w:pPr>
        <w:numPr>
          <w:ilvl w:val="0"/>
          <w:numId w:val="10"/>
        </w:numPr>
        <w:ind w:left="709" w:hanging="283"/>
        <w:jc w:val="both"/>
        <w:rPr>
          <w:rFonts w:ascii="Cambria" w:hAnsi="Cambria" w:cs="Calibri"/>
          <w:sz w:val="20"/>
          <w:szCs w:val="20"/>
          <w:lang w:val="fi-FI"/>
        </w:rPr>
      </w:pPr>
      <w:r w:rsidRPr="004300CA">
        <w:rPr>
          <w:rFonts w:ascii="Cambria" w:hAnsi="Cambria" w:cs="Calibri"/>
          <w:sz w:val="20"/>
          <w:szCs w:val="20"/>
          <w:lang w:val="fi-FI"/>
        </w:rPr>
        <w:t>Berpartisipasi dalam demonstrasi, pemogokan, kerusuhan, huru-hara, pemberontakan, pengambilalihan kekuasaan dan pe</w:t>
      </w:r>
      <w:r w:rsidR="00E0646C">
        <w:rPr>
          <w:rFonts w:ascii="Cambria" w:hAnsi="Cambria" w:cs="Calibri"/>
          <w:sz w:val="20"/>
          <w:szCs w:val="20"/>
          <w:lang w:val="fi-FI"/>
        </w:rPr>
        <w:t>rbuatan kriminal</w:t>
      </w:r>
      <w:r w:rsidRPr="004300CA">
        <w:rPr>
          <w:rFonts w:ascii="Cambria" w:hAnsi="Cambria" w:cs="Calibri"/>
          <w:sz w:val="20"/>
          <w:szCs w:val="20"/>
          <w:lang w:val="fi-FI"/>
        </w:rPr>
        <w:t>/melanggar hukum (Contoh: Tidak punya SIM bagi pengendara/pengemudi).</w:t>
      </w:r>
    </w:p>
    <w:p w14:paraId="43B36837" w14:textId="77777777" w:rsidR="004300CA" w:rsidRDefault="00F13489" w:rsidP="00CA5519">
      <w:pPr>
        <w:numPr>
          <w:ilvl w:val="0"/>
          <w:numId w:val="10"/>
        </w:numPr>
        <w:ind w:left="709" w:hanging="283"/>
        <w:jc w:val="both"/>
        <w:rPr>
          <w:rFonts w:ascii="Cambria" w:hAnsi="Cambria" w:cs="Calibri"/>
          <w:sz w:val="20"/>
          <w:szCs w:val="20"/>
          <w:lang w:val="fi-FI"/>
        </w:rPr>
      </w:pPr>
      <w:r w:rsidRPr="00F13489">
        <w:rPr>
          <w:rFonts w:ascii="Cambria" w:hAnsi="Cambria" w:cs="Calibri"/>
          <w:sz w:val="20"/>
          <w:szCs w:val="20"/>
          <w:lang w:val="fi-FI"/>
        </w:rPr>
        <w:t>tindakan kriminal/ tindakan melanggar hukum.</w:t>
      </w:r>
    </w:p>
    <w:p w14:paraId="54B1E25E" w14:textId="77777777" w:rsidR="00F13489" w:rsidRPr="00F13489" w:rsidRDefault="00F13489" w:rsidP="00CA5519">
      <w:pPr>
        <w:numPr>
          <w:ilvl w:val="0"/>
          <w:numId w:val="10"/>
        </w:numPr>
        <w:spacing w:after="120"/>
        <w:ind w:left="851" w:hanging="425"/>
        <w:jc w:val="both"/>
        <w:rPr>
          <w:rFonts w:ascii="Cambria" w:hAnsi="Cambria" w:cs="Calibri"/>
          <w:sz w:val="20"/>
          <w:szCs w:val="20"/>
          <w:lang w:val="fi-FI"/>
        </w:rPr>
      </w:pPr>
      <w:r w:rsidRPr="00F13489">
        <w:rPr>
          <w:rFonts w:ascii="Cambria" w:hAnsi="Cambria" w:cs="Calibri"/>
          <w:sz w:val="20"/>
          <w:szCs w:val="20"/>
          <w:lang w:val="fi-FI"/>
        </w:rPr>
        <w:t>usaha bunuh diri atau cedera yang diakibatkan oleh kesengajaan sendiri.</w:t>
      </w:r>
    </w:p>
    <w:p w14:paraId="47460890" w14:textId="77777777" w:rsidR="004300CA" w:rsidRDefault="00F13489" w:rsidP="00CA5519">
      <w:pPr>
        <w:numPr>
          <w:ilvl w:val="0"/>
          <w:numId w:val="9"/>
        </w:numPr>
        <w:spacing w:after="120"/>
        <w:ind w:left="426" w:hanging="426"/>
        <w:jc w:val="both"/>
        <w:rPr>
          <w:rFonts w:ascii="Cambria" w:hAnsi="Cambria" w:cs="Calibri"/>
          <w:sz w:val="20"/>
          <w:szCs w:val="20"/>
          <w:lang w:val="fi-FI"/>
        </w:rPr>
      </w:pPr>
      <w:r w:rsidRPr="00F13489">
        <w:rPr>
          <w:rFonts w:ascii="Cambria" w:hAnsi="Cambria" w:cs="Calibri"/>
          <w:sz w:val="20"/>
          <w:szCs w:val="20"/>
          <w:lang w:val="fi-FI"/>
        </w:rPr>
        <w:t>Produk bebas dengan atau tanpa resep dokter, termasuk: sabun mandi, tissue, pembalut, bedak, obat kumur, pasta gigi, sikat gigi, obat goso</w:t>
      </w:r>
      <w:r w:rsidR="00E0646C">
        <w:rPr>
          <w:rFonts w:ascii="Cambria" w:hAnsi="Cambria" w:cs="Calibri"/>
          <w:sz w:val="20"/>
          <w:szCs w:val="20"/>
          <w:lang w:val="fi-FI"/>
        </w:rPr>
        <w:t>k (balsem, minyak angin, lotion</w:t>
      </w:r>
      <w:r w:rsidRPr="00F13489">
        <w:rPr>
          <w:rFonts w:ascii="Cambria" w:hAnsi="Cambria" w:cs="Calibri"/>
          <w:sz w:val="20"/>
          <w:szCs w:val="20"/>
          <w:lang w:val="fi-FI"/>
        </w:rPr>
        <w:t>/pelembab, cream), susu (terkecuali susu rendah laktosa untuk anak penderita diare yang di rawat inap), makanan bayi, tagihan telepon dan faks, laundry, obat–obatan yang dibeli di luar apotek vitamin dan food supplement yang secara medis tidak diperlukan dan tidak berhubungan dengan penyakitnya.</w:t>
      </w:r>
    </w:p>
    <w:p w14:paraId="64C3630A" w14:textId="77777777" w:rsidR="00F13489" w:rsidRDefault="00F13489" w:rsidP="00CA5519">
      <w:pPr>
        <w:numPr>
          <w:ilvl w:val="0"/>
          <w:numId w:val="9"/>
        </w:numPr>
        <w:spacing w:after="120"/>
        <w:ind w:left="426" w:hanging="426"/>
        <w:jc w:val="both"/>
        <w:rPr>
          <w:rFonts w:ascii="Cambria" w:hAnsi="Cambria" w:cs="Calibri"/>
          <w:sz w:val="20"/>
          <w:szCs w:val="20"/>
          <w:lang w:val="fi-FI"/>
        </w:rPr>
      </w:pPr>
      <w:r w:rsidRPr="00F13489">
        <w:rPr>
          <w:rFonts w:ascii="Cambria" w:hAnsi="Cambria" w:cs="Calibri"/>
          <w:sz w:val="20"/>
          <w:szCs w:val="20"/>
          <w:lang w:val="fi-FI"/>
        </w:rPr>
        <w:t>Biaya pembelian alat-alat bantu kecuali penyewaan alat tersebut selama perawatan-inap di Rumah Sakit.</w:t>
      </w:r>
    </w:p>
    <w:p w14:paraId="36BB5199" w14:textId="77777777" w:rsidR="00F13489" w:rsidRDefault="00F13489" w:rsidP="00CA5519">
      <w:pPr>
        <w:numPr>
          <w:ilvl w:val="0"/>
          <w:numId w:val="9"/>
        </w:numPr>
        <w:spacing w:after="120"/>
        <w:ind w:left="426" w:hanging="426"/>
        <w:jc w:val="both"/>
        <w:rPr>
          <w:rFonts w:ascii="Cambria" w:hAnsi="Cambria" w:cs="Calibri"/>
          <w:sz w:val="20"/>
          <w:szCs w:val="20"/>
          <w:lang w:val="fi-FI"/>
        </w:rPr>
      </w:pPr>
      <w:r w:rsidRPr="00F13489">
        <w:rPr>
          <w:rFonts w:ascii="Cambria" w:hAnsi="Cambria" w:cs="Calibri"/>
          <w:sz w:val="20"/>
          <w:szCs w:val="20"/>
          <w:lang w:val="fi-FI"/>
        </w:rPr>
        <w:t>Prothesa, Hearing Aid, dan organ tubuh pada tindakan transplantasi termasuk sumsum tulang.</w:t>
      </w:r>
    </w:p>
    <w:p w14:paraId="4B3621B0" w14:textId="77777777" w:rsidR="00F13489" w:rsidRDefault="00F13489" w:rsidP="00CA5519">
      <w:pPr>
        <w:numPr>
          <w:ilvl w:val="0"/>
          <w:numId w:val="9"/>
        </w:numPr>
        <w:ind w:left="426" w:hanging="426"/>
        <w:jc w:val="both"/>
        <w:rPr>
          <w:rFonts w:ascii="Cambria" w:hAnsi="Cambria" w:cs="Calibri"/>
          <w:sz w:val="20"/>
          <w:szCs w:val="20"/>
          <w:lang w:val="fi-FI"/>
        </w:rPr>
      </w:pPr>
      <w:r w:rsidRPr="00F13489">
        <w:rPr>
          <w:rFonts w:ascii="Cambria" w:hAnsi="Cambria" w:cs="Calibri"/>
          <w:sz w:val="20"/>
          <w:szCs w:val="20"/>
          <w:lang w:val="fi-FI"/>
        </w:rPr>
        <w:t>Perawatan dan Pengobatan serta segala akibat yang ditimbulkan pada penyakit-penyakit di</w:t>
      </w:r>
      <w:r w:rsidR="00DB0364">
        <w:rPr>
          <w:rFonts w:ascii="Cambria" w:hAnsi="Cambria" w:cs="Calibri"/>
          <w:sz w:val="20"/>
          <w:szCs w:val="20"/>
          <w:lang w:val="fi-FI"/>
        </w:rPr>
        <w:t xml:space="preserve"> </w:t>
      </w:r>
      <w:r w:rsidRPr="00F13489">
        <w:rPr>
          <w:rFonts w:ascii="Cambria" w:hAnsi="Cambria" w:cs="Calibri"/>
          <w:sz w:val="20"/>
          <w:szCs w:val="20"/>
          <w:lang w:val="fi-FI"/>
        </w:rPr>
        <w:t>bawah ini:</w:t>
      </w:r>
    </w:p>
    <w:p w14:paraId="76B7453C"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t>Penyakit infeksi pada organ genitalia (organ kelamin) yang diakibatkan oleh sebab apapun baik akibat hubungan sexual atau bukan akibat hubungan sexual, kecuali keputihan (fluor albus</w:t>
      </w:r>
      <w:r w:rsidR="00E0646C">
        <w:rPr>
          <w:rFonts w:ascii="Cambria" w:hAnsi="Cambria" w:cs="Calibri"/>
          <w:sz w:val="20"/>
          <w:szCs w:val="20"/>
          <w:lang w:val="fi-FI"/>
        </w:rPr>
        <w:t>/</w:t>
      </w:r>
      <w:r w:rsidRPr="00F13489">
        <w:rPr>
          <w:rFonts w:ascii="Cambria" w:hAnsi="Cambria" w:cs="Calibri"/>
          <w:sz w:val="20"/>
          <w:szCs w:val="20"/>
          <w:lang w:val="fi-FI"/>
        </w:rPr>
        <w:t>leukorrhoe)</w:t>
      </w:r>
      <w:r w:rsidR="00D54BF8">
        <w:rPr>
          <w:rFonts w:ascii="Cambria" w:hAnsi="Cambria" w:cs="Calibri"/>
          <w:sz w:val="20"/>
          <w:szCs w:val="20"/>
          <w:lang w:val="fi-FI"/>
        </w:rPr>
        <w:t>.</w:t>
      </w:r>
    </w:p>
    <w:p w14:paraId="6FE80901"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lastRenderedPageBreak/>
        <w:t xml:space="preserve">HIV-AIDS , termasuk penyakit atau kondisi yang berkaitan HIV-AIDS. </w:t>
      </w:r>
    </w:p>
    <w:p w14:paraId="33AE4F18"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t>Cidera  atau  Penyakit  yang  timbul  secara  langsung  akibat  dari  segala  tindakan  yang berhubungan dengan penyalahgunaan obat, pemakaian alkohol, narkotik, obat bius, zat terlarang.</w:t>
      </w:r>
    </w:p>
    <w:p w14:paraId="411D1C91"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t>Disfungsi sexual, micro penis, macro Penis, Ejakulasi dini, Impotensi, Frigiditas, tindakan transgender.</w:t>
      </w:r>
    </w:p>
    <w:p w14:paraId="14DDC025"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t>Manifestasi dari gangguan kejiwaan atau Psikosomatis, segala jenis Psikosis, Gangguan Kepribadian, gangguan tidur. Semua perawatan dan pengobatan sehubungan dengan stress, depresi, neurosis, kondisi geriatrik, psiko-geriatrik, atau kelainan dan gangguan jiwa lainnya.</w:t>
      </w:r>
    </w:p>
    <w:p w14:paraId="1A20FA46"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t>Gangguan perkembangan dan pertumbuhan baik secara fisik maupun mental seperti Gangguan wicara, Autisme, Failure To Thrive (FTT), gangguan makan, hiperaktifitas, disleksia, retardasi mental, keterlambatan berjalan.</w:t>
      </w:r>
    </w:p>
    <w:p w14:paraId="7E2E170F"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t>Kontaminasi radioaktif, racun, gas, radiasi nuklir dan sejenisnya yang dilakukan secara sengaja kecuali diakibatkan oleh pekerjaan Peserta itu sendiri.</w:t>
      </w:r>
    </w:p>
    <w:p w14:paraId="49378D2A"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t>Sirkumsisi (sunat) yang dilakukan pada Peserta yang berusia di</w:t>
      </w:r>
      <w:r w:rsidR="00DB0364">
        <w:rPr>
          <w:rFonts w:ascii="Cambria" w:hAnsi="Cambria" w:cs="Calibri"/>
          <w:sz w:val="20"/>
          <w:szCs w:val="20"/>
          <w:lang w:val="fi-FI"/>
        </w:rPr>
        <w:t xml:space="preserve"> </w:t>
      </w:r>
      <w:r w:rsidRPr="00F13489">
        <w:rPr>
          <w:rFonts w:ascii="Cambria" w:hAnsi="Cambria" w:cs="Calibri"/>
          <w:sz w:val="20"/>
          <w:szCs w:val="20"/>
          <w:lang w:val="fi-FI"/>
        </w:rPr>
        <w:t>atas 5</w:t>
      </w:r>
      <w:r w:rsidR="00E0646C">
        <w:rPr>
          <w:rFonts w:ascii="Cambria" w:hAnsi="Cambria" w:cs="Calibri"/>
          <w:sz w:val="20"/>
          <w:szCs w:val="20"/>
          <w:lang w:val="fi-FI"/>
        </w:rPr>
        <w:t xml:space="preserve"> (lima)</w:t>
      </w:r>
      <w:r w:rsidRPr="00F13489">
        <w:rPr>
          <w:rFonts w:ascii="Cambria" w:hAnsi="Cambria" w:cs="Calibri"/>
          <w:sz w:val="20"/>
          <w:szCs w:val="20"/>
          <w:lang w:val="fi-FI"/>
        </w:rPr>
        <w:t xml:space="preserve"> tahun atau yang dilakukan pada Peserta yang berusia sampai dengan 5</w:t>
      </w:r>
      <w:r w:rsidR="00E0646C">
        <w:rPr>
          <w:rFonts w:ascii="Cambria" w:hAnsi="Cambria" w:cs="Calibri"/>
          <w:sz w:val="20"/>
          <w:szCs w:val="20"/>
          <w:lang w:val="fi-FI"/>
        </w:rPr>
        <w:t xml:space="preserve"> (lima)</w:t>
      </w:r>
      <w:r w:rsidRPr="00F13489">
        <w:rPr>
          <w:rFonts w:ascii="Cambria" w:hAnsi="Cambria" w:cs="Calibri"/>
          <w:sz w:val="20"/>
          <w:szCs w:val="20"/>
          <w:lang w:val="fi-FI"/>
        </w:rPr>
        <w:t xml:space="preserve"> tahun tanpa indikasi medis.</w:t>
      </w:r>
    </w:p>
    <w:p w14:paraId="732F61B1"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t>Tindik, Tattoo dan komplikasi yang ditimbulkan.</w:t>
      </w:r>
    </w:p>
    <w:p w14:paraId="7BC3B08B"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t>Hernia pada Peserta yang berusia sampai dengan 10</w:t>
      </w:r>
      <w:r w:rsidR="00E0646C">
        <w:rPr>
          <w:rFonts w:ascii="Cambria" w:hAnsi="Cambria" w:cs="Calibri"/>
          <w:sz w:val="20"/>
          <w:szCs w:val="20"/>
          <w:lang w:val="fi-FI"/>
        </w:rPr>
        <w:t xml:space="preserve"> (sepuluh)</w:t>
      </w:r>
      <w:r w:rsidRPr="00F13489">
        <w:rPr>
          <w:rFonts w:ascii="Cambria" w:hAnsi="Cambria" w:cs="Calibri"/>
          <w:sz w:val="20"/>
          <w:szCs w:val="20"/>
          <w:lang w:val="fi-FI"/>
        </w:rPr>
        <w:t xml:space="preserve"> tahun.</w:t>
      </w:r>
    </w:p>
    <w:p w14:paraId="1D58BE68"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t>Penyakit ayan (epilepsi).</w:t>
      </w:r>
    </w:p>
    <w:p w14:paraId="708D63A3" w14:textId="77777777" w:rsidR="00F13489" w:rsidRPr="00F13489" w:rsidRDefault="00F13489" w:rsidP="00CA5519">
      <w:pPr>
        <w:numPr>
          <w:ilvl w:val="0"/>
          <w:numId w:val="11"/>
        </w:numPr>
        <w:ind w:left="709" w:hanging="284"/>
        <w:jc w:val="both"/>
        <w:rPr>
          <w:rFonts w:ascii="Cambria" w:hAnsi="Cambria" w:cs="Calibri"/>
          <w:sz w:val="20"/>
          <w:szCs w:val="20"/>
          <w:lang w:val="fi-FI"/>
        </w:rPr>
      </w:pPr>
      <w:r w:rsidRPr="00F13489">
        <w:rPr>
          <w:rFonts w:ascii="Cambria" w:hAnsi="Cambria" w:cs="Calibri"/>
          <w:sz w:val="20"/>
          <w:szCs w:val="20"/>
          <w:lang w:val="fi-FI"/>
        </w:rPr>
        <w:t>Obstructive Sleep Apnea (OSA)</w:t>
      </w:r>
      <w:r w:rsidR="00D54BF8">
        <w:rPr>
          <w:rFonts w:ascii="Cambria" w:hAnsi="Cambria" w:cs="Calibri"/>
          <w:sz w:val="20"/>
          <w:szCs w:val="20"/>
          <w:lang w:val="fi-FI"/>
        </w:rPr>
        <w:t>.</w:t>
      </w:r>
    </w:p>
    <w:p w14:paraId="7B344578" w14:textId="77777777" w:rsidR="00F13489" w:rsidRPr="00F13489" w:rsidRDefault="00F13489" w:rsidP="00CA5519">
      <w:pPr>
        <w:numPr>
          <w:ilvl w:val="0"/>
          <w:numId w:val="11"/>
        </w:numPr>
        <w:spacing w:after="120"/>
        <w:ind w:left="709" w:hanging="284"/>
        <w:jc w:val="both"/>
        <w:rPr>
          <w:rFonts w:ascii="Cambria" w:hAnsi="Cambria" w:cs="Calibri"/>
          <w:sz w:val="20"/>
          <w:szCs w:val="20"/>
          <w:lang w:val="fi-FI"/>
        </w:rPr>
      </w:pPr>
      <w:r w:rsidRPr="00F13489">
        <w:rPr>
          <w:rFonts w:ascii="Cambria" w:hAnsi="Cambria" w:cs="Calibri"/>
          <w:sz w:val="20"/>
          <w:szCs w:val="20"/>
          <w:lang w:val="fi-FI"/>
        </w:rPr>
        <w:t>Septum Deviasi</w:t>
      </w:r>
      <w:r w:rsidR="00D54BF8">
        <w:rPr>
          <w:rFonts w:ascii="Cambria" w:hAnsi="Cambria" w:cs="Calibri"/>
          <w:sz w:val="20"/>
          <w:szCs w:val="20"/>
          <w:lang w:val="fi-FI"/>
        </w:rPr>
        <w:t>.</w:t>
      </w:r>
    </w:p>
    <w:p w14:paraId="1F5A041B" w14:textId="77777777" w:rsidR="00F13489" w:rsidRDefault="00F13489" w:rsidP="00CA5519">
      <w:pPr>
        <w:numPr>
          <w:ilvl w:val="0"/>
          <w:numId w:val="9"/>
        </w:numPr>
        <w:spacing w:after="120"/>
        <w:ind w:left="426" w:hanging="426"/>
        <w:jc w:val="both"/>
        <w:rPr>
          <w:rFonts w:ascii="Cambria" w:hAnsi="Cambria" w:cs="Calibri"/>
          <w:sz w:val="20"/>
          <w:szCs w:val="20"/>
          <w:lang w:val="fi-FI"/>
        </w:rPr>
      </w:pPr>
      <w:r w:rsidRPr="00F13489">
        <w:rPr>
          <w:rFonts w:ascii="Cambria" w:hAnsi="Cambria" w:cs="Calibri"/>
          <w:sz w:val="20"/>
          <w:szCs w:val="20"/>
          <w:lang w:val="fi-FI"/>
        </w:rPr>
        <w:t>Perawatan dan pengobatan yang berhubungan dengan:</w:t>
      </w:r>
    </w:p>
    <w:p w14:paraId="5B5C4EDB" w14:textId="77777777" w:rsidR="008E6F07" w:rsidRPr="008E6F07" w:rsidRDefault="008E6F07" w:rsidP="00CA5519">
      <w:pPr>
        <w:numPr>
          <w:ilvl w:val="0"/>
          <w:numId w:val="12"/>
        </w:numPr>
        <w:ind w:left="709" w:hanging="284"/>
        <w:jc w:val="both"/>
        <w:rPr>
          <w:rFonts w:ascii="Cambria" w:hAnsi="Cambria" w:cs="Calibri"/>
          <w:sz w:val="20"/>
          <w:szCs w:val="20"/>
          <w:lang w:val="fi-FI"/>
        </w:rPr>
      </w:pPr>
      <w:r w:rsidRPr="008E6F07">
        <w:rPr>
          <w:rFonts w:ascii="Cambria" w:hAnsi="Cambria" w:cs="Calibri"/>
          <w:sz w:val="20"/>
          <w:szCs w:val="20"/>
          <w:lang w:val="fi-FI"/>
        </w:rPr>
        <w:t>Kesuburan (infertilitas), segala pengujian, perawatan untuk mendapatkan keturunan dan pengembalian kesuburan, misalnya: bayi tabung, hidrotubasi, termasuk pengobatan ke dokter obstetri dan ginekologi sub spesialis fertility dan endokrin (SpOG KFER) dan akibat-akibat yang ditimbulkan karena pengobatan-pengobatan tersebut di</w:t>
      </w:r>
      <w:r w:rsidR="00DB0364">
        <w:rPr>
          <w:rFonts w:ascii="Cambria" w:hAnsi="Cambria" w:cs="Calibri"/>
          <w:sz w:val="20"/>
          <w:szCs w:val="20"/>
          <w:lang w:val="fi-FI"/>
        </w:rPr>
        <w:t xml:space="preserve"> </w:t>
      </w:r>
      <w:r w:rsidRPr="008E6F07">
        <w:rPr>
          <w:rFonts w:ascii="Cambria" w:hAnsi="Cambria" w:cs="Calibri"/>
          <w:sz w:val="20"/>
          <w:szCs w:val="20"/>
          <w:lang w:val="fi-FI"/>
        </w:rPr>
        <w:t>atas.</w:t>
      </w:r>
    </w:p>
    <w:p w14:paraId="7F4A1999" w14:textId="77777777" w:rsidR="008E6F07" w:rsidRPr="008E6F07" w:rsidRDefault="008E6F07" w:rsidP="00CA5519">
      <w:pPr>
        <w:numPr>
          <w:ilvl w:val="0"/>
          <w:numId w:val="12"/>
        </w:numPr>
        <w:ind w:left="709" w:hanging="284"/>
        <w:jc w:val="both"/>
        <w:rPr>
          <w:rFonts w:ascii="Cambria" w:hAnsi="Cambria" w:cs="Calibri"/>
          <w:sz w:val="20"/>
          <w:szCs w:val="20"/>
          <w:lang w:val="fi-FI"/>
        </w:rPr>
      </w:pPr>
      <w:r w:rsidRPr="008E6F07">
        <w:rPr>
          <w:rFonts w:ascii="Cambria" w:hAnsi="Cambria" w:cs="Calibri"/>
          <w:sz w:val="20"/>
          <w:szCs w:val="20"/>
          <w:lang w:val="fi-FI"/>
        </w:rPr>
        <w:t>Kontrasepsi untuk pengaturan kehamilan secara mekanis atau kimiawi.</w:t>
      </w:r>
    </w:p>
    <w:p w14:paraId="58C4EDF4" w14:textId="77777777" w:rsidR="008E6F07" w:rsidRPr="008E6F07" w:rsidRDefault="008E6F07" w:rsidP="00CA5519">
      <w:pPr>
        <w:numPr>
          <w:ilvl w:val="0"/>
          <w:numId w:val="12"/>
        </w:numPr>
        <w:spacing w:after="120"/>
        <w:ind w:left="709" w:hanging="284"/>
        <w:jc w:val="both"/>
        <w:rPr>
          <w:rFonts w:ascii="Cambria" w:hAnsi="Cambria" w:cs="Calibri"/>
          <w:sz w:val="20"/>
          <w:szCs w:val="20"/>
          <w:lang w:val="fi-FI"/>
        </w:rPr>
      </w:pPr>
      <w:r w:rsidRPr="008E6F07">
        <w:rPr>
          <w:rFonts w:ascii="Cambria" w:hAnsi="Cambria" w:cs="Calibri"/>
          <w:sz w:val="20"/>
          <w:szCs w:val="20"/>
          <w:lang w:val="fi-FI"/>
        </w:rPr>
        <w:t>Sterilisasi baik itu kastrasi, tubektomi dan vasektomi.</w:t>
      </w:r>
    </w:p>
    <w:p w14:paraId="15E98EB9" w14:textId="77777777" w:rsid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Fatique, lelah mata, lelah mental atau lelah fisik termasuk istirahat untuk pemulihan atau perawatan di Sanatorium dan pengobatan di Rumah Sakit Khusus.</w:t>
      </w:r>
    </w:p>
    <w:p w14:paraId="3C1503F5" w14:textId="77777777" w:rsidR="008E6F07" w:rsidRP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Perawatan dan pengobatan yang berhubungan dengan penyakit menular yang diharuskan oleh hukum (pemerintah) untuk diisolasi/dikarantinakan dan wabah penyakit.</w:t>
      </w:r>
    </w:p>
    <w:p w14:paraId="0D45A30D" w14:textId="77777777" w:rsidR="008E6F07" w:rsidRP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 xml:space="preserve">Setiap perawatan atau pembedahan terhadap kelainan bawaan/cacat kongenital (penyakit atau penyakit yang dibawa sejak lahir), herediter (penyakit keturunan) serta komplikasi yang ditimbulkannya, antara lain: Atresia Ani, VSD, ASD, bibir sumbing, cacat tulang, debil, embicil, mongoloid, cretinism, thallasemia, haemophyllia, hydrocephalus. </w:t>
      </w:r>
    </w:p>
    <w:p w14:paraId="438CE36B" w14:textId="77777777" w:rsid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Perawatan dan pengobatan yang berhubungan dengan tujuan estetika termasuk pengobatan jaringan parut, bedah plastik kecuali bedah plastik rekonstruksi fungsional akibat kecelakaan yang terjadi dalam periode polis berjalan yang dijamin oleh penanggung, bedah/perawatan kosmetik, pembedahan mata dengan laser (metode lasik), perawatan khusus untuk pengurangan atau penambahan berat badan dan peningkatan tinggi badan, tindakan dan perawatan orthodontic.</w:t>
      </w:r>
    </w:p>
    <w:p w14:paraId="0EFD5478" w14:textId="77777777" w:rsidR="008E6F07" w:rsidRP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Setiap pemeriksaan kesehatan atau fisik secara rutin/berkala, terapi fisik, Check-up kesehatan atau pemeriksaan penunjang yang tidak berhubungan dengan pengobatan atau diagnosa kondisi yang dijamin atau pemeriksaan yang tidak diperlukan secara medis, Tes dengan tujuan screening termasuk biaya pemeriksaan darah di Rumah Sakit, obat-obatan atau pemeriksaan preventif.</w:t>
      </w:r>
    </w:p>
    <w:p w14:paraId="279E35D8" w14:textId="77777777" w:rsid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Semua jenis imunisasi-vaksinasi.</w:t>
      </w:r>
    </w:p>
    <w:p w14:paraId="7B84666C" w14:textId="77777777" w:rsidR="008E6F07" w:rsidRP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 xml:space="preserve">Perawatan atau Pengobatan yang bersifat Eksperimental dan pelayanan kesehatan yang belum diakui sebagai pengobatan medis standar di bidang kedokteran (DEPKES RI) serta komplikasi yang ditimbulkan, antara lain: Pijat, dukun, ramuan tradisional, jamu, akupuntur oleh sinshe, akupresur, terapi ozon, terapi hyperbaric, chelation therapy, iridology, implant therapy, Hydroterapi, chiropractic, DSA, Mesotherapy dan pengobatan lain yang sejenis. </w:t>
      </w:r>
    </w:p>
    <w:p w14:paraId="215A3DF7" w14:textId="77777777" w:rsidR="008E6F07" w:rsidRP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 xml:space="preserve">Cedera atau penyakit yang timbul sebagai akibat dari keikutsertaan dalam aktifitas berbahaya antara lain: panjat tebing, panjat gedung, mendaki gunung, berburu, terjun payung, bungee jumping, terbang </w:t>
      </w:r>
      <w:r w:rsidRPr="008E6F07">
        <w:rPr>
          <w:rFonts w:ascii="Cambria" w:hAnsi="Cambria" w:cs="Calibri"/>
          <w:sz w:val="20"/>
          <w:szCs w:val="20"/>
          <w:lang w:val="fi-FI"/>
        </w:rPr>
        <w:lastRenderedPageBreak/>
        <w:t>layang, kegiatan-kegiatan bawah air, berkuda, perlombaan kecepatan dengan menggunakan kendaraan bermesin seperti mobil, motor, gokart, perahu, serta keikutsertaan pada kejuaraan professional dan keikutsertaan pada penerbangan non komersil/tidak berjadwal.</w:t>
      </w:r>
    </w:p>
    <w:p w14:paraId="1E07E29B" w14:textId="77777777" w:rsid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Biaya pemberi jasa medis yang dikenakan oleh seseorang yang secara normal tinggal serumah dengan Peserta, keluarga dekat Peserta dan rekan sekerja dengan Peserta.</w:t>
      </w:r>
    </w:p>
    <w:p w14:paraId="2F8D1ECA" w14:textId="77777777" w:rsidR="008E6F07" w:rsidRP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Perawatan dan pengobatan yang dilakukan di klinik yang dikelola atau bekerjasama langsung atau memiliki hubungan langsung dengan Pemegang Polis atau dikelola atau bekerjasama langsung atau memiliki hubungan langsung dengan individu yang berkaitan langsung atau tidak langsung dengan Pemegang Polis.</w:t>
      </w:r>
    </w:p>
    <w:p w14:paraId="53E2F3FD" w14:textId="77777777" w:rsid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Pengobatan Rawat Jalan, kecuali jika Peserta terdaftar pada “Jaminan Rawat Jalan“.</w:t>
      </w:r>
    </w:p>
    <w:p w14:paraId="44B70B20" w14:textId="77777777" w:rsidR="008E6F07" w:rsidRP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Pengobatan Rawat Gigi, kecuali jika Peserta terdaftar pada “Jaminan Rawat Gigi”.</w:t>
      </w:r>
    </w:p>
    <w:p w14:paraId="3D3298C7" w14:textId="77777777" w:rsid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Persalinan, keguguran kandungan, Pemeriksaan kehamilan dan pemeriksaan setelah persalinan termasuk segala komplikasi yang terjadi akibat persalinan, kecuali jika Peserta terdaftar pada “Jaminan Rawat Bersalin”.</w:t>
      </w:r>
    </w:p>
    <w:p w14:paraId="591BCF13" w14:textId="77777777" w:rsid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Kacamata dan Konsultasi Dokter yang disebabkan oleh gangguan Refraksi mata, kecuali jika Peserta terdaftar pada “Jaminan Kacamata”.</w:t>
      </w:r>
    </w:p>
    <w:p w14:paraId="1AE4025E" w14:textId="77777777" w:rsidR="008E6F07" w:rsidRDefault="008E6F07" w:rsidP="00CA5519">
      <w:pPr>
        <w:numPr>
          <w:ilvl w:val="0"/>
          <w:numId w:val="9"/>
        </w:numPr>
        <w:spacing w:after="120"/>
        <w:ind w:left="426" w:hanging="426"/>
        <w:jc w:val="both"/>
        <w:rPr>
          <w:rFonts w:ascii="Cambria" w:hAnsi="Cambria" w:cs="Calibri"/>
          <w:sz w:val="20"/>
          <w:szCs w:val="20"/>
          <w:lang w:val="fi-FI"/>
        </w:rPr>
      </w:pPr>
      <w:r w:rsidRPr="008E6F07">
        <w:rPr>
          <w:rFonts w:ascii="Cambria" w:hAnsi="Cambria" w:cs="Calibri"/>
          <w:sz w:val="20"/>
          <w:szCs w:val="20"/>
          <w:lang w:val="fi-FI"/>
        </w:rPr>
        <w:t>Biaya-biaya yang telah ditanggung Asuransi Tenaga Kerja, Organisasi Jaminan Sosial/BPJS Ketenagakerjaan /BPJS atau perusahaan asuransi lain.</w:t>
      </w:r>
    </w:p>
    <w:p w14:paraId="383B8A4B" w14:textId="77777777" w:rsidR="006D7F6B" w:rsidRPr="006D7F6B" w:rsidRDefault="006D7F6B" w:rsidP="006D7F6B">
      <w:pPr>
        <w:jc w:val="both"/>
        <w:rPr>
          <w:rFonts w:ascii="Cambria" w:hAnsi="Cambria" w:cs="Calibri"/>
          <w:sz w:val="20"/>
          <w:szCs w:val="20"/>
          <w:lang w:val="fi-FI"/>
        </w:rPr>
      </w:pPr>
    </w:p>
    <w:p w14:paraId="5F353749" w14:textId="77777777" w:rsidR="00774657" w:rsidRPr="00D77FCF" w:rsidRDefault="00774657" w:rsidP="00774657">
      <w:pPr>
        <w:spacing w:after="120"/>
        <w:jc w:val="both"/>
        <w:rPr>
          <w:rFonts w:ascii="Cambria" w:hAnsi="Cambria"/>
          <w:sz w:val="20"/>
          <w:szCs w:val="20"/>
          <w:lang w:val="fi-FI"/>
        </w:rPr>
      </w:pPr>
    </w:p>
    <w:p w14:paraId="1796D5C5" w14:textId="77777777" w:rsidR="00774657" w:rsidRPr="00D77FCF" w:rsidRDefault="00774657" w:rsidP="00774657">
      <w:pPr>
        <w:spacing w:after="120"/>
        <w:jc w:val="both"/>
        <w:rPr>
          <w:rFonts w:ascii="Cambria" w:hAnsi="Cambria"/>
          <w:sz w:val="20"/>
          <w:szCs w:val="20"/>
          <w:lang w:val="fi-FI"/>
        </w:rPr>
      </w:pPr>
    </w:p>
    <w:p w14:paraId="43A9706F" w14:textId="77777777" w:rsidR="0047018B" w:rsidDel="0047018B" w:rsidRDefault="0047018B" w:rsidP="00774657">
      <w:pPr>
        <w:spacing w:after="120"/>
        <w:jc w:val="both"/>
        <w:rPr>
          <w:del w:id="451" w:author="FARIDA" w:date="2024-11-14T12:00:00Z"/>
          <w:rFonts w:ascii="Cambria" w:hAnsi="Cambria"/>
          <w:sz w:val="20"/>
          <w:szCs w:val="20"/>
          <w:lang w:val="fi-FI"/>
        </w:rPr>
      </w:pPr>
    </w:p>
    <w:p w14:paraId="6059C490" w14:textId="77777777" w:rsidR="0047018B" w:rsidRPr="00D77FCF" w:rsidRDefault="0047018B" w:rsidP="00774657">
      <w:pPr>
        <w:spacing w:after="120"/>
        <w:jc w:val="both"/>
        <w:rPr>
          <w:ins w:id="452" w:author="FARIDA" w:date="2024-11-14T12:00:00Z"/>
          <w:rFonts w:ascii="Cambria" w:hAnsi="Cambria"/>
          <w:sz w:val="20"/>
          <w:szCs w:val="20"/>
          <w:lang w:val="fi-FI"/>
        </w:rPr>
      </w:pPr>
    </w:p>
    <w:p w14:paraId="0CCB042B" w14:textId="77777777" w:rsidR="008E6F07" w:rsidRPr="00D77FCF" w:rsidRDefault="008E6F07" w:rsidP="00774657">
      <w:pPr>
        <w:spacing w:after="120"/>
        <w:jc w:val="both"/>
        <w:rPr>
          <w:rFonts w:ascii="Cambria" w:hAnsi="Cambria"/>
          <w:sz w:val="20"/>
          <w:szCs w:val="20"/>
          <w:lang w:val="fi-FI"/>
        </w:rPr>
      </w:pPr>
    </w:p>
    <w:p w14:paraId="636B92CD" w14:textId="77777777" w:rsidR="00774657" w:rsidRPr="00A96F6C" w:rsidRDefault="00945F24" w:rsidP="00A96F6C">
      <w:pPr>
        <w:spacing w:after="120"/>
        <w:jc w:val="center"/>
        <w:rPr>
          <w:rFonts w:ascii="Cambria" w:hAnsi="Cambria"/>
          <w:b/>
          <w:sz w:val="20"/>
          <w:szCs w:val="20"/>
        </w:rPr>
      </w:pPr>
      <w:r w:rsidRPr="00A96F6C">
        <w:rPr>
          <w:rFonts w:ascii="Cambria" w:hAnsi="Cambria"/>
          <w:b/>
          <w:sz w:val="20"/>
          <w:szCs w:val="20"/>
        </w:rPr>
        <w:t>LAMPIRAN 2</w:t>
      </w:r>
    </w:p>
    <w:p w14:paraId="30EBB09E" w14:textId="77777777" w:rsidR="00774657" w:rsidRPr="006B177C" w:rsidRDefault="00945F24" w:rsidP="00A96F6C">
      <w:pPr>
        <w:spacing w:after="120"/>
        <w:jc w:val="center"/>
        <w:rPr>
          <w:rFonts w:ascii="Cambria" w:hAnsi="Cambria"/>
          <w:b/>
          <w:sz w:val="20"/>
          <w:szCs w:val="20"/>
        </w:rPr>
      </w:pPr>
      <w:r w:rsidRPr="006B177C">
        <w:rPr>
          <w:rFonts w:ascii="Cambria" w:hAnsi="Cambria"/>
          <w:b/>
          <w:sz w:val="20"/>
          <w:szCs w:val="20"/>
        </w:rPr>
        <w:t>PENJAMINAN NON MEDIS</w:t>
      </w:r>
    </w:p>
    <w:tbl>
      <w:tblPr>
        <w:tblW w:w="9090" w:type="dxa"/>
        <w:tblInd w:w="108" w:type="dxa"/>
        <w:tblLook w:val="04A0" w:firstRow="1" w:lastRow="0" w:firstColumn="1" w:lastColumn="0" w:noHBand="0" w:noVBand="1"/>
      </w:tblPr>
      <w:tblGrid>
        <w:gridCol w:w="520"/>
        <w:gridCol w:w="3920"/>
        <w:gridCol w:w="4650"/>
      </w:tblGrid>
      <w:tr w:rsidR="004628B5" w:rsidRPr="00FB6C57" w14:paraId="12D71903" w14:textId="77777777" w:rsidTr="004628B5">
        <w:trPr>
          <w:trHeight w:val="540"/>
        </w:trPr>
        <w:tc>
          <w:tcPr>
            <w:tcW w:w="520" w:type="dxa"/>
            <w:tcBorders>
              <w:top w:val="double" w:sz="6" w:space="0" w:color="000000"/>
              <w:left w:val="double" w:sz="6" w:space="0" w:color="000000"/>
              <w:bottom w:val="double" w:sz="6" w:space="0" w:color="000000"/>
              <w:right w:val="nil"/>
            </w:tcBorders>
            <w:shd w:val="clear" w:color="auto" w:fill="auto"/>
            <w:vAlign w:val="center"/>
            <w:hideMark/>
          </w:tcPr>
          <w:p w14:paraId="5CE377B0" w14:textId="77777777" w:rsidR="004628B5" w:rsidRPr="00FB6C57" w:rsidRDefault="004628B5" w:rsidP="004628B5">
            <w:pPr>
              <w:jc w:val="center"/>
              <w:rPr>
                <w:rFonts w:ascii="Cambria" w:hAnsi="Cambria" w:cs="Calibri"/>
                <w:b/>
                <w:bCs/>
                <w:color w:val="000000"/>
                <w:sz w:val="20"/>
                <w:szCs w:val="20"/>
              </w:rPr>
            </w:pPr>
            <w:r w:rsidRPr="00FB6C57">
              <w:rPr>
                <w:rFonts w:ascii="Cambria" w:hAnsi="Cambria" w:cs="Calibri"/>
                <w:b/>
                <w:bCs/>
                <w:color w:val="000000"/>
                <w:sz w:val="20"/>
                <w:szCs w:val="20"/>
              </w:rPr>
              <w:t>NO</w:t>
            </w:r>
          </w:p>
        </w:tc>
        <w:tc>
          <w:tcPr>
            <w:tcW w:w="3920" w:type="dxa"/>
            <w:tcBorders>
              <w:top w:val="double" w:sz="6" w:space="0" w:color="000000"/>
              <w:left w:val="single" w:sz="8" w:space="0" w:color="000000"/>
              <w:bottom w:val="double" w:sz="6" w:space="0" w:color="000000"/>
              <w:right w:val="nil"/>
            </w:tcBorders>
            <w:shd w:val="clear" w:color="auto" w:fill="auto"/>
            <w:vAlign w:val="center"/>
            <w:hideMark/>
          </w:tcPr>
          <w:p w14:paraId="1D73700F" w14:textId="77777777" w:rsidR="004628B5" w:rsidRPr="00FB6C57" w:rsidRDefault="004628B5" w:rsidP="004628B5">
            <w:pPr>
              <w:jc w:val="center"/>
              <w:rPr>
                <w:rFonts w:ascii="Cambria" w:hAnsi="Cambria" w:cs="Calibri"/>
                <w:b/>
                <w:bCs/>
                <w:color w:val="000000"/>
                <w:sz w:val="20"/>
                <w:szCs w:val="20"/>
              </w:rPr>
            </w:pPr>
            <w:r w:rsidRPr="00FB6C57">
              <w:rPr>
                <w:rFonts w:ascii="Cambria" w:hAnsi="Cambria" w:cs="Calibri"/>
                <w:b/>
                <w:bCs/>
                <w:color w:val="000000"/>
                <w:sz w:val="20"/>
                <w:szCs w:val="20"/>
                <w:lang w:val="fi-FI"/>
              </w:rPr>
              <w:t>JENIS BIAYA / ALAT-ALAT NON MEDIS</w:t>
            </w:r>
          </w:p>
        </w:tc>
        <w:tc>
          <w:tcPr>
            <w:tcW w:w="4650" w:type="dxa"/>
            <w:tcBorders>
              <w:top w:val="double" w:sz="6" w:space="0" w:color="000000"/>
              <w:left w:val="single" w:sz="8" w:space="0" w:color="000000"/>
              <w:bottom w:val="double" w:sz="6" w:space="0" w:color="000000"/>
              <w:right w:val="double" w:sz="6" w:space="0" w:color="000000"/>
            </w:tcBorders>
            <w:shd w:val="clear" w:color="auto" w:fill="auto"/>
            <w:vAlign w:val="center"/>
            <w:hideMark/>
          </w:tcPr>
          <w:p w14:paraId="709EB01C" w14:textId="77777777" w:rsidR="004628B5" w:rsidRPr="00FB6C57" w:rsidRDefault="004628B5" w:rsidP="004628B5">
            <w:pPr>
              <w:jc w:val="center"/>
              <w:rPr>
                <w:rFonts w:ascii="Cambria" w:hAnsi="Cambria" w:cs="Calibri"/>
                <w:b/>
                <w:bCs/>
                <w:color w:val="000000"/>
                <w:sz w:val="20"/>
                <w:szCs w:val="20"/>
              </w:rPr>
            </w:pPr>
            <w:r w:rsidRPr="00FB6C57">
              <w:rPr>
                <w:rFonts w:ascii="Cambria" w:hAnsi="Cambria" w:cs="Calibri"/>
                <w:b/>
                <w:bCs/>
                <w:color w:val="000000"/>
                <w:sz w:val="20"/>
                <w:szCs w:val="20"/>
              </w:rPr>
              <w:t>KETERANGAN PENJAMINAN</w:t>
            </w:r>
          </w:p>
        </w:tc>
      </w:tr>
      <w:tr w:rsidR="004628B5" w:rsidRPr="00FB6C57" w14:paraId="56DB765A" w14:textId="77777777" w:rsidTr="004628B5">
        <w:trPr>
          <w:trHeight w:val="330"/>
        </w:trPr>
        <w:tc>
          <w:tcPr>
            <w:tcW w:w="520" w:type="dxa"/>
            <w:tcBorders>
              <w:top w:val="nil"/>
              <w:left w:val="double" w:sz="6" w:space="0" w:color="000000"/>
              <w:bottom w:val="single" w:sz="8" w:space="0" w:color="000000"/>
              <w:right w:val="nil"/>
            </w:tcBorders>
            <w:shd w:val="clear" w:color="auto" w:fill="auto"/>
            <w:vAlign w:val="center"/>
            <w:hideMark/>
          </w:tcPr>
          <w:p w14:paraId="60E73EDC"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1</w:t>
            </w:r>
          </w:p>
        </w:tc>
        <w:tc>
          <w:tcPr>
            <w:tcW w:w="3920" w:type="dxa"/>
            <w:tcBorders>
              <w:top w:val="nil"/>
              <w:left w:val="single" w:sz="8" w:space="0" w:color="000000"/>
              <w:bottom w:val="single" w:sz="8" w:space="0" w:color="000000"/>
              <w:right w:val="nil"/>
            </w:tcBorders>
            <w:shd w:val="clear" w:color="auto" w:fill="auto"/>
            <w:vAlign w:val="center"/>
            <w:hideMark/>
          </w:tcPr>
          <w:p w14:paraId="226375A9"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Obat</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kumur</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5CA591E9"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107B87EC"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3C584B50"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2</w:t>
            </w:r>
          </w:p>
        </w:tc>
        <w:tc>
          <w:tcPr>
            <w:tcW w:w="3920" w:type="dxa"/>
            <w:tcBorders>
              <w:top w:val="nil"/>
              <w:left w:val="single" w:sz="8" w:space="0" w:color="000000"/>
              <w:bottom w:val="single" w:sz="8" w:space="0" w:color="000000"/>
              <w:right w:val="nil"/>
            </w:tcBorders>
            <w:shd w:val="clear" w:color="auto" w:fill="auto"/>
            <w:vAlign w:val="center"/>
            <w:hideMark/>
          </w:tcPr>
          <w:p w14:paraId="224E1621"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Obat</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gosok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balsem</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minyak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angin</w:t>
            </w:r>
            <w:proofErr w:type="spellEnd"/>
            <w:r w:rsidRPr="00FB6C57">
              <w:rPr>
                <w:rFonts w:ascii="Cambria" w:hAnsi="Cambria" w:cs="Calibri"/>
                <w:color w:val="000000"/>
                <w:sz w:val="20"/>
                <w:szCs w:val="20"/>
              </w:rPr>
              <w:t>)</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28B3B034"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5D85DC15" w14:textId="77777777" w:rsidTr="004628B5">
        <w:trPr>
          <w:trHeight w:val="525"/>
        </w:trPr>
        <w:tc>
          <w:tcPr>
            <w:tcW w:w="520" w:type="dxa"/>
            <w:tcBorders>
              <w:top w:val="nil"/>
              <w:left w:val="double" w:sz="6" w:space="0" w:color="000000"/>
              <w:bottom w:val="single" w:sz="8" w:space="0" w:color="000000"/>
              <w:right w:val="nil"/>
            </w:tcBorders>
            <w:shd w:val="clear" w:color="auto" w:fill="auto"/>
            <w:vAlign w:val="center"/>
            <w:hideMark/>
          </w:tcPr>
          <w:p w14:paraId="6E1A11B8"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3</w:t>
            </w:r>
          </w:p>
        </w:tc>
        <w:tc>
          <w:tcPr>
            <w:tcW w:w="3920" w:type="dxa"/>
            <w:tcBorders>
              <w:top w:val="nil"/>
              <w:left w:val="single" w:sz="8" w:space="0" w:color="000000"/>
              <w:bottom w:val="single" w:sz="8" w:space="0" w:color="000000"/>
              <w:right w:val="nil"/>
            </w:tcBorders>
            <w:shd w:val="clear" w:color="auto" w:fill="auto"/>
            <w:vAlign w:val="center"/>
            <w:hideMark/>
          </w:tcPr>
          <w:p w14:paraId="7926A764"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lang w:val="es-ES"/>
              </w:rPr>
              <w:t>Obat-obatan</w:t>
            </w:r>
            <w:proofErr w:type="spellEnd"/>
            <w:r w:rsidRPr="00FB6C57">
              <w:rPr>
                <w:rFonts w:ascii="Cambria" w:hAnsi="Cambria" w:cs="Calibri"/>
                <w:color w:val="000000"/>
                <w:sz w:val="20"/>
                <w:szCs w:val="20"/>
                <w:lang w:val="es-ES"/>
              </w:rPr>
              <w:t xml:space="preserve"> yang </w:t>
            </w:r>
            <w:proofErr w:type="spellStart"/>
            <w:r w:rsidRPr="00FB6C57">
              <w:rPr>
                <w:rFonts w:ascii="Cambria" w:hAnsi="Cambria" w:cs="Calibri"/>
                <w:color w:val="000000"/>
                <w:sz w:val="20"/>
                <w:szCs w:val="20"/>
                <w:lang w:val="es-ES"/>
              </w:rPr>
              <w:t>dibeli</w:t>
            </w:r>
            <w:proofErr w:type="spellEnd"/>
            <w:r w:rsidRPr="00FB6C57">
              <w:rPr>
                <w:rFonts w:ascii="Cambria" w:hAnsi="Cambria" w:cs="Calibri"/>
                <w:color w:val="000000"/>
                <w:sz w:val="20"/>
                <w:szCs w:val="20"/>
                <w:lang w:val="es-ES"/>
              </w:rPr>
              <w:t xml:space="preserve"> </w:t>
            </w:r>
            <w:proofErr w:type="spellStart"/>
            <w:r w:rsidRPr="00FB6C57">
              <w:rPr>
                <w:rFonts w:ascii="Cambria" w:hAnsi="Cambria" w:cs="Calibri"/>
                <w:color w:val="000000"/>
                <w:sz w:val="20"/>
                <w:szCs w:val="20"/>
                <w:lang w:val="es-ES"/>
              </w:rPr>
              <w:t>diluar</w:t>
            </w:r>
            <w:proofErr w:type="spellEnd"/>
            <w:r w:rsidRPr="00FB6C57">
              <w:rPr>
                <w:rFonts w:ascii="Cambria" w:hAnsi="Cambria" w:cs="Calibri"/>
                <w:color w:val="000000"/>
                <w:sz w:val="20"/>
                <w:szCs w:val="20"/>
                <w:lang w:val="es-ES"/>
              </w:rPr>
              <w:t xml:space="preserve"> </w:t>
            </w:r>
            <w:proofErr w:type="spellStart"/>
            <w:r w:rsidRPr="00FB6C57">
              <w:rPr>
                <w:rFonts w:ascii="Cambria" w:hAnsi="Cambria" w:cs="Calibri"/>
                <w:color w:val="000000"/>
                <w:sz w:val="20"/>
                <w:szCs w:val="20"/>
                <w:lang w:val="es-ES"/>
              </w:rPr>
              <w:t>apotik</w:t>
            </w:r>
            <w:proofErr w:type="spellEnd"/>
            <w:r w:rsidRPr="00FB6C57">
              <w:rPr>
                <w:rFonts w:ascii="Cambria" w:hAnsi="Cambria" w:cs="Calibri"/>
                <w:color w:val="000000"/>
                <w:sz w:val="20"/>
                <w:szCs w:val="20"/>
                <w:lang w:val="es-ES"/>
              </w:rPr>
              <w:t xml:space="preserve"> </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5AF0A8BA"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3CA6D3A7" w14:textId="77777777" w:rsidTr="004628B5">
        <w:trPr>
          <w:trHeight w:val="525"/>
        </w:trPr>
        <w:tc>
          <w:tcPr>
            <w:tcW w:w="520" w:type="dxa"/>
            <w:tcBorders>
              <w:top w:val="nil"/>
              <w:left w:val="double" w:sz="6" w:space="0" w:color="000000"/>
              <w:bottom w:val="single" w:sz="8" w:space="0" w:color="000000"/>
              <w:right w:val="nil"/>
            </w:tcBorders>
            <w:shd w:val="clear" w:color="auto" w:fill="auto"/>
            <w:vAlign w:val="center"/>
            <w:hideMark/>
          </w:tcPr>
          <w:p w14:paraId="7358FCC6"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4</w:t>
            </w:r>
          </w:p>
        </w:tc>
        <w:tc>
          <w:tcPr>
            <w:tcW w:w="3920" w:type="dxa"/>
            <w:tcBorders>
              <w:top w:val="nil"/>
              <w:left w:val="single" w:sz="8" w:space="0" w:color="000000"/>
              <w:bottom w:val="single" w:sz="8" w:space="0" w:color="000000"/>
              <w:right w:val="nil"/>
            </w:tcBorders>
            <w:shd w:val="clear" w:color="auto" w:fill="auto"/>
            <w:vAlign w:val="center"/>
            <w:hideMark/>
          </w:tcPr>
          <w:p w14:paraId="37E62E64" w14:textId="77777777" w:rsidR="004628B5" w:rsidRPr="00FB6C57" w:rsidRDefault="00E0646C" w:rsidP="00E0646C">
            <w:pPr>
              <w:jc w:val="both"/>
              <w:rPr>
                <w:rFonts w:ascii="Cambria" w:hAnsi="Cambria" w:cs="Calibri"/>
                <w:color w:val="000000"/>
                <w:sz w:val="20"/>
                <w:szCs w:val="20"/>
              </w:rPr>
            </w:pPr>
            <w:r>
              <w:rPr>
                <w:rFonts w:ascii="Cambria" w:hAnsi="Cambria" w:cs="Calibri"/>
                <w:color w:val="000000"/>
                <w:sz w:val="20"/>
                <w:szCs w:val="20"/>
                <w:lang w:val="it-IT"/>
              </w:rPr>
              <w:t>CD</w:t>
            </w:r>
            <w:r w:rsidR="004628B5" w:rsidRPr="00FB6C57">
              <w:rPr>
                <w:rFonts w:ascii="Cambria" w:hAnsi="Cambria" w:cs="Calibri"/>
                <w:color w:val="000000"/>
                <w:sz w:val="20"/>
                <w:szCs w:val="20"/>
                <w:lang w:val="it-IT"/>
              </w:rPr>
              <w:t>/foto hasil test diagnostik</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148E92EA"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 xml:space="preserve">CD </w:t>
            </w:r>
            <w:proofErr w:type="spellStart"/>
            <w:r w:rsidRPr="00FB6C57">
              <w:rPr>
                <w:rFonts w:ascii="Cambria" w:hAnsi="Cambria" w:cs="Calibri"/>
                <w:color w:val="000000"/>
                <w:sz w:val="20"/>
                <w:szCs w:val="20"/>
              </w:rPr>
              <w:t>tdk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r w:rsidRPr="00FB6C57">
              <w:rPr>
                <w:rFonts w:ascii="Cambria" w:hAnsi="Cambria" w:cs="Calibri"/>
                <w:color w:val="000000"/>
                <w:sz w:val="20"/>
                <w:szCs w:val="20"/>
              </w:rPr>
              <w:t xml:space="preserve"> - Foto </w:t>
            </w:r>
            <w:proofErr w:type="spellStart"/>
            <w:r w:rsidRPr="00FB6C57">
              <w:rPr>
                <w:rFonts w:ascii="Cambria" w:hAnsi="Cambria" w:cs="Calibri"/>
                <w:color w:val="000000"/>
                <w:sz w:val="20"/>
                <w:szCs w:val="20"/>
              </w:rPr>
              <w:t>hasil</w:t>
            </w:r>
            <w:proofErr w:type="spellEnd"/>
            <w:r w:rsidRPr="00FB6C57">
              <w:rPr>
                <w:rFonts w:ascii="Cambria" w:hAnsi="Cambria" w:cs="Calibri"/>
                <w:color w:val="000000"/>
                <w:sz w:val="20"/>
                <w:szCs w:val="20"/>
              </w:rPr>
              <w:t xml:space="preserve"> test </w:t>
            </w:r>
            <w:proofErr w:type="spellStart"/>
            <w:r w:rsidRPr="00FB6C57">
              <w:rPr>
                <w:rFonts w:ascii="Cambria" w:hAnsi="Cambria" w:cs="Calibri"/>
                <w:color w:val="000000"/>
                <w:sz w:val="20"/>
                <w:szCs w:val="20"/>
              </w:rPr>
              <w:t>diagnostik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dapat</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3870D265"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671293CB"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5</w:t>
            </w:r>
          </w:p>
        </w:tc>
        <w:tc>
          <w:tcPr>
            <w:tcW w:w="3920" w:type="dxa"/>
            <w:tcBorders>
              <w:top w:val="nil"/>
              <w:left w:val="single" w:sz="8" w:space="0" w:color="000000"/>
              <w:bottom w:val="single" w:sz="8" w:space="0" w:color="000000"/>
              <w:right w:val="nil"/>
            </w:tcBorders>
            <w:shd w:val="clear" w:color="auto" w:fill="auto"/>
            <w:vAlign w:val="center"/>
            <w:hideMark/>
          </w:tcPr>
          <w:p w14:paraId="4EBCC2B0"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Gibs</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3A85C203"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dijamin</w:t>
            </w:r>
            <w:proofErr w:type="spellEnd"/>
          </w:p>
        </w:tc>
      </w:tr>
      <w:tr w:rsidR="004628B5" w:rsidRPr="00FB6C57" w14:paraId="2F513076"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5B443658"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6</w:t>
            </w:r>
          </w:p>
        </w:tc>
        <w:tc>
          <w:tcPr>
            <w:tcW w:w="3920" w:type="dxa"/>
            <w:tcBorders>
              <w:top w:val="nil"/>
              <w:left w:val="single" w:sz="8" w:space="0" w:color="000000"/>
              <w:bottom w:val="single" w:sz="8" w:space="0" w:color="000000"/>
              <w:right w:val="nil"/>
            </w:tcBorders>
            <w:shd w:val="clear" w:color="auto" w:fill="auto"/>
            <w:vAlign w:val="center"/>
            <w:hideMark/>
          </w:tcPr>
          <w:p w14:paraId="62E5BD03"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Armsling</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2290FD46"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1F14072D" w14:textId="77777777" w:rsidTr="004628B5">
        <w:trPr>
          <w:trHeight w:val="780"/>
        </w:trPr>
        <w:tc>
          <w:tcPr>
            <w:tcW w:w="520" w:type="dxa"/>
            <w:tcBorders>
              <w:top w:val="nil"/>
              <w:left w:val="double" w:sz="6" w:space="0" w:color="000000"/>
              <w:bottom w:val="single" w:sz="8" w:space="0" w:color="000000"/>
              <w:right w:val="nil"/>
            </w:tcBorders>
            <w:shd w:val="clear" w:color="auto" w:fill="auto"/>
            <w:vAlign w:val="center"/>
            <w:hideMark/>
          </w:tcPr>
          <w:p w14:paraId="58BCE406"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7</w:t>
            </w:r>
          </w:p>
        </w:tc>
        <w:tc>
          <w:tcPr>
            <w:tcW w:w="3920" w:type="dxa"/>
            <w:tcBorders>
              <w:top w:val="nil"/>
              <w:left w:val="single" w:sz="8" w:space="0" w:color="000000"/>
              <w:bottom w:val="single" w:sz="8" w:space="0" w:color="000000"/>
              <w:right w:val="nil"/>
            </w:tcBorders>
            <w:shd w:val="clear" w:color="auto" w:fill="auto"/>
            <w:vAlign w:val="center"/>
            <w:hideMark/>
          </w:tcPr>
          <w:p w14:paraId="6184AD1E"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Susu</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39F24A2A"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terkecuali</w:t>
            </w:r>
            <w:proofErr w:type="spellEnd"/>
            <w:r w:rsidRPr="00FB6C57">
              <w:rPr>
                <w:rFonts w:ascii="Cambria" w:hAnsi="Cambria" w:cs="Calibri"/>
                <w:color w:val="000000"/>
                <w:sz w:val="20"/>
                <w:szCs w:val="20"/>
              </w:rPr>
              <w:t xml:space="preserve"> susu low </w:t>
            </w:r>
            <w:proofErr w:type="spellStart"/>
            <w:r w:rsidRPr="00FB6C57">
              <w:rPr>
                <w:rFonts w:ascii="Cambria" w:hAnsi="Cambria" w:cs="Calibri"/>
                <w:color w:val="000000"/>
                <w:sz w:val="20"/>
                <w:szCs w:val="20"/>
              </w:rPr>
              <w:t>lactosa</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untuk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anak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penderita</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rawat</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inap</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maksimal</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satu</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kemasan</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kaleng</w:t>
            </w:r>
            <w:proofErr w:type="spellEnd"/>
            <w:r w:rsidRPr="00FB6C57">
              <w:rPr>
                <w:rFonts w:ascii="Cambria" w:hAnsi="Cambria" w:cs="Calibri"/>
                <w:color w:val="000000"/>
                <w:sz w:val="20"/>
                <w:szCs w:val="20"/>
              </w:rPr>
              <w:t>/</w:t>
            </w:r>
            <w:proofErr w:type="spellStart"/>
            <w:r w:rsidRPr="00FB6C57">
              <w:rPr>
                <w:rFonts w:ascii="Cambria" w:hAnsi="Cambria" w:cs="Calibri"/>
                <w:color w:val="000000"/>
                <w:sz w:val="20"/>
                <w:szCs w:val="20"/>
              </w:rPr>
              <w:t>kardus</w:t>
            </w:r>
            <w:proofErr w:type="spellEnd"/>
            <w:r w:rsidRPr="00FB6C57">
              <w:rPr>
                <w:rFonts w:ascii="Cambria" w:hAnsi="Cambria" w:cs="Calibri"/>
                <w:color w:val="000000"/>
                <w:sz w:val="20"/>
                <w:szCs w:val="20"/>
              </w:rPr>
              <w:t>)</w:t>
            </w:r>
          </w:p>
        </w:tc>
      </w:tr>
      <w:tr w:rsidR="004628B5" w:rsidRPr="00FB6C57" w14:paraId="5CCA007A"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5E63FB9F"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8</w:t>
            </w:r>
          </w:p>
        </w:tc>
        <w:tc>
          <w:tcPr>
            <w:tcW w:w="3920" w:type="dxa"/>
            <w:tcBorders>
              <w:top w:val="nil"/>
              <w:left w:val="single" w:sz="8" w:space="0" w:color="000000"/>
              <w:bottom w:val="single" w:sz="8" w:space="0" w:color="000000"/>
              <w:right w:val="nil"/>
            </w:tcBorders>
            <w:shd w:val="clear" w:color="auto" w:fill="auto"/>
            <w:vAlign w:val="center"/>
            <w:hideMark/>
          </w:tcPr>
          <w:p w14:paraId="3CB8FE65"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Spalk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untuk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infus</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anak-anak</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2004374B"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dijamin</w:t>
            </w:r>
            <w:proofErr w:type="spellEnd"/>
          </w:p>
        </w:tc>
      </w:tr>
      <w:tr w:rsidR="004628B5" w:rsidRPr="00FB6C57" w14:paraId="76AE38F1"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4C81260E"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9</w:t>
            </w:r>
          </w:p>
        </w:tc>
        <w:tc>
          <w:tcPr>
            <w:tcW w:w="3920" w:type="dxa"/>
            <w:tcBorders>
              <w:top w:val="nil"/>
              <w:left w:val="single" w:sz="8" w:space="0" w:color="000000"/>
              <w:bottom w:val="single" w:sz="8" w:space="0" w:color="000000"/>
              <w:right w:val="nil"/>
            </w:tcBorders>
            <w:shd w:val="clear" w:color="auto" w:fill="auto"/>
            <w:vAlign w:val="center"/>
            <w:hideMark/>
          </w:tcPr>
          <w:p w14:paraId="119DC9D8"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 xml:space="preserve">Masker </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6D552661"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dijamin</w:t>
            </w:r>
            <w:proofErr w:type="spellEnd"/>
          </w:p>
        </w:tc>
      </w:tr>
      <w:tr w:rsidR="004628B5" w:rsidRPr="00FB6C57" w14:paraId="4D082BA9"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14CB705C"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10</w:t>
            </w:r>
          </w:p>
        </w:tc>
        <w:tc>
          <w:tcPr>
            <w:tcW w:w="3920" w:type="dxa"/>
            <w:tcBorders>
              <w:top w:val="nil"/>
              <w:left w:val="single" w:sz="8" w:space="0" w:color="000000"/>
              <w:bottom w:val="single" w:sz="8" w:space="0" w:color="000000"/>
              <w:right w:val="nil"/>
            </w:tcBorders>
            <w:shd w:val="clear" w:color="auto" w:fill="auto"/>
            <w:vAlign w:val="center"/>
            <w:hideMark/>
          </w:tcPr>
          <w:p w14:paraId="5BA2482C" w14:textId="77777777" w:rsidR="004628B5" w:rsidRPr="00FB6C57" w:rsidRDefault="004628B5" w:rsidP="00E0646C">
            <w:pPr>
              <w:jc w:val="both"/>
              <w:rPr>
                <w:rFonts w:ascii="Cambria" w:hAnsi="Cambria" w:cs="Calibri"/>
                <w:color w:val="000000"/>
                <w:sz w:val="20"/>
                <w:szCs w:val="20"/>
              </w:rPr>
            </w:pPr>
            <w:proofErr w:type="spellStart"/>
            <w:r w:rsidRPr="00FB6C57">
              <w:rPr>
                <w:rFonts w:ascii="Cambria" w:hAnsi="Cambria" w:cs="Calibri"/>
                <w:color w:val="000000"/>
                <w:sz w:val="20"/>
                <w:szCs w:val="20"/>
              </w:rPr>
              <w:t>Handschoen</w:t>
            </w:r>
            <w:proofErr w:type="spellEnd"/>
            <w:r w:rsidRPr="00FB6C57">
              <w:rPr>
                <w:rFonts w:ascii="Cambria" w:hAnsi="Cambria" w:cs="Calibri"/>
                <w:color w:val="000000"/>
                <w:sz w:val="20"/>
                <w:szCs w:val="20"/>
              </w:rPr>
              <w:t>/</w:t>
            </w:r>
            <w:proofErr w:type="spellStart"/>
            <w:r w:rsidRPr="00FB6C57">
              <w:rPr>
                <w:rFonts w:ascii="Cambria" w:hAnsi="Cambria" w:cs="Calibri"/>
                <w:color w:val="000000"/>
                <w:sz w:val="20"/>
                <w:szCs w:val="20"/>
              </w:rPr>
              <w:t>sarung</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tangan</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7BB79626"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dijamin</w:t>
            </w:r>
            <w:proofErr w:type="spellEnd"/>
          </w:p>
        </w:tc>
      </w:tr>
      <w:tr w:rsidR="004628B5" w:rsidRPr="00FB6C57" w14:paraId="036FD323"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4D7FD5F9"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11</w:t>
            </w:r>
          </w:p>
        </w:tc>
        <w:tc>
          <w:tcPr>
            <w:tcW w:w="3920" w:type="dxa"/>
            <w:tcBorders>
              <w:top w:val="nil"/>
              <w:left w:val="single" w:sz="8" w:space="0" w:color="000000"/>
              <w:bottom w:val="single" w:sz="8" w:space="0" w:color="000000"/>
              <w:right w:val="nil"/>
            </w:tcBorders>
            <w:shd w:val="clear" w:color="auto" w:fill="auto"/>
            <w:vAlign w:val="center"/>
            <w:hideMark/>
          </w:tcPr>
          <w:p w14:paraId="3C409AA8"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Cotton bud</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1579F9C6"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7D684254"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74038DA6"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12</w:t>
            </w:r>
          </w:p>
        </w:tc>
        <w:tc>
          <w:tcPr>
            <w:tcW w:w="3920" w:type="dxa"/>
            <w:tcBorders>
              <w:top w:val="nil"/>
              <w:left w:val="single" w:sz="8" w:space="0" w:color="000000"/>
              <w:bottom w:val="single" w:sz="8" w:space="0" w:color="000000"/>
              <w:right w:val="nil"/>
            </w:tcBorders>
            <w:shd w:val="clear" w:color="auto" w:fill="auto"/>
            <w:vAlign w:val="center"/>
            <w:hideMark/>
          </w:tcPr>
          <w:p w14:paraId="475E1264"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Termometer</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7EF44E2E"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3972E1B7"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23C58807"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lastRenderedPageBreak/>
              <w:t>13</w:t>
            </w:r>
          </w:p>
        </w:tc>
        <w:tc>
          <w:tcPr>
            <w:tcW w:w="3920" w:type="dxa"/>
            <w:tcBorders>
              <w:top w:val="nil"/>
              <w:left w:val="single" w:sz="8" w:space="0" w:color="000000"/>
              <w:bottom w:val="single" w:sz="8" w:space="0" w:color="000000"/>
              <w:right w:val="nil"/>
            </w:tcBorders>
            <w:shd w:val="clear" w:color="auto" w:fill="auto"/>
            <w:vAlign w:val="center"/>
            <w:hideMark/>
          </w:tcPr>
          <w:p w14:paraId="6C004397" w14:textId="77777777" w:rsidR="004628B5" w:rsidRPr="00FB6C57" w:rsidRDefault="004628B5" w:rsidP="00E0646C">
            <w:pPr>
              <w:jc w:val="both"/>
              <w:rPr>
                <w:rFonts w:ascii="Cambria" w:hAnsi="Cambria" w:cs="Calibri"/>
                <w:color w:val="000000"/>
                <w:sz w:val="20"/>
                <w:szCs w:val="20"/>
              </w:rPr>
            </w:pPr>
            <w:r w:rsidRPr="00FB6C57">
              <w:rPr>
                <w:rFonts w:ascii="Cambria" w:hAnsi="Cambria" w:cs="Calibri"/>
                <w:color w:val="000000"/>
                <w:sz w:val="20"/>
                <w:szCs w:val="20"/>
              </w:rPr>
              <w:t>Medicine cup/</w:t>
            </w:r>
            <w:proofErr w:type="spellStart"/>
            <w:r w:rsidRPr="00FB6C57">
              <w:rPr>
                <w:rFonts w:ascii="Cambria" w:hAnsi="Cambria" w:cs="Calibri"/>
                <w:color w:val="000000"/>
                <w:sz w:val="20"/>
                <w:szCs w:val="20"/>
              </w:rPr>
              <w:t>mangkuk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obat</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612DE9E5"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987B2E" w14:paraId="1A09E851"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0749F610"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14</w:t>
            </w:r>
          </w:p>
        </w:tc>
        <w:tc>
          <w:tcPr>
            <w:tcW w:w="3920" w:type="dxa"/>
            <w:tcBorders>
              <w:top w:val="nil"/>
              <w:left w:val="single" w:sz="8" w:space="0" w:color="000000"/>
              <w:bottom w:val="single" w:sz="8" w:space="0" w:color="000000"/>
              <w:right w:val="nil"/>
            </w:tcBorders>
            <w:shd w:val="clear" w:color="auto" w:fill="auto"/>
            <w:vAlign w:val="center"/>
            <w:hideMark/>
          </w:tcPr>
          <w:p w14:paraId="3B71695A"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Underpads</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08E37B9D" w14:textId="77777777" w:rsidR="004628B5" w:rsidRPr="00D77FCF" w:rsidRDefault="004628B5" w:rsidP="004628B5">
            <w:pPr>
              <w:jc w:val="both"/>
              <w:rPr>
                <w:rFonts w:ascii="Cambria" w:hAnsi="Cambria" w:cs="Calibri"/>
                <w:color w:val="000000"/>
                <w:sz w:val="20"/>
                <w:szCs w:val="20"/>
                <w:lang w:val="pt-BR"/>
              </w:rPr>
            </w:pPr>
            <w:r w:rsidRPr="00D77FCF">
              <w:rPr>
                <w:rFonts w:ascii="Cambria" w:hAnsi="Cambria" w:cs="Calibri"/>
                <w:color w:val="000000"/>
                <w:sz w:val="20"/>
                <w:szCs w:val="20"/>
                <w:lang w:val="pt-BR"/>
              </w:rPr>
              <w:t>tidak dijamin, kecuali pasca operasi</w:t>
            </w:r>
          </w:p>
        </w:tc>
      </w:tr>
      <w:tr w:rsidR="004628B5" w:rsidRPr="00FB6C57" w14:paraId="2F3231BF"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09221A56"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15</w:t>
            </w:r>
          </w:p>
        </w:tc>
        <w:tc>
          <w:tcPr>
            <w:tcW w:w="3920" w:type="dxa"/>
            <w:tcBorders>
              <w:top w:val="nil"/>
              <w:left w:val="single" w:sz="8" w:space="0" w:color="000000"/>
              <w:bottom w:val="single" w:sz="8" w:space="0" w:color="000000"/>
              <w:right w:val="nil"/>
            </w:tcBorders>
            <w:shd w:val="clear" w:color="auto" w:fill="auto"/>
            <w:vAlign w:val="center"/>
            <w:hideMark/>
          </w:tcPr>
          <w:p w14:paraId="7C58FD7A"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Tissue</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7D011FE9"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34561B40"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33AB28DB"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16</w:t>
            </w:r>
          </w:p>
        </w:tc>
        <w:tc>
          <w:tcPr>
            <w:tcW w:w="3920" w:type="dxa"/>
            <w:tcBorders>
              <w:top w:val="nil"/>
              <w:left w:val="single" w:sz="8" w:space="0" w:color="000000"/>
              <w:bottom w:val="single" w:sz="8" w:space="0" w:color="000000"/>
              <w:right w:val="nil"/>
            </w:tcBorders>
            <w:shd w:val="clear" w:color="auto" w:fill="auto"/>
            <w:vAlign w:val="center"/>
            <w:hideMark/>
          </w:tcPr>
          <w:p w14:paraId="484B2370"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Sabun</w:t>
            </w:r>
            <w:proofErr w:type="spellEnd"/>
            <w:r w:rsidRPr="00FB6C57">
              <w:rPr>
                <w:rFonts w:ascii="Cambria" w:hAnsi="Cambria" w:cs="Calibri"/>
                <w:color w:val="000000"/>
                <w:sz w:val="20"/>
                <w:szCs w:val="20"/>
              </w:rPr>
              <w:t xml:space="preserve"> </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059B5D47"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68A80C4E"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66603167"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17</w:t>
            </w:r>
          </w:p>
        </w:tc>
        <w:tc>
          <w:tcPr>
            <w:tcW w:w="3920" w:type="dxa"/>
            <w:tcBorders>
              <w:top w:val="nil"/>
              <w:left w:val="single" w:sz="8" w:space="0" w:color="000000"/>
              <w:bottom w:val="single" w:sz="8" w:space="0" w:color="000000"/>
              <w:right w:val="nil"/>
            </w:tcBorders>
            <w:shd w:val="clear" w:color="auto" w:fill="auto"/>
            <w:vAlign w:val="center"/>
            <w:hideMark/>
          </w:tcPr>
          <w:p w14:paraId="13541D61"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 xml:space="preserve">Pasta </w:t>
            </w:r>
            <w:proofErr w:type="spellStart"/>
            <w:r w:rsidRPr="00FB6C57">
              <w:rPr>
                <w:rFonts w:ascii="Cambria" w:hAnsi="Cambria" w:cs="Calibri"/>
                <w:color w:val="000000"/>
                <w:sz w:val="20"/>
                <w:szCs w:val="20"/>
              </w:rPr>
              <w:t>gigi</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1CF7C75D"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361C235D"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11ECFE28"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18</w:t>
            </w:r>
          </w:p>
        </w:tc>
        <w:tc>
          <w:tcPr>
            <w:tcW w:w="3920" w:type="dxa"/>
            <w:tcBorders>
              <w:top w:val="nil"/>
              <w:left w:val="single" w:sz="8" w:space="0" w:color="000000"/>
              <w:bottom w:val="single" w:sz="8" w:space="0" w:color="000000"/>
              <w:right w:val="nil"/>
            </w:tcBorders>
            <w:shd w:val="clear" w:color="auto" w:fill="auto"/>
            <w:vAlign w:val="center"/>
            <w:hideMark/>
          </w:tcPr>
          <w:p w14:paraId="4BDEF4A3"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Pembalut</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435BDC38"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0C84D93C"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70858A83"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19</w:t>
            </w:r>
          </w:p>
        </w:tc>
        <w:tc>
          <w:tcPr>
            <w:tcW w:w="3920" w:type="dxa"/>
            <w:tcBorders>
              <w:top w:val="nil"/>
              <w:left w:val="single" w:sz="8" w:space="0" w:color="000000"/>
              <w:bottom w:val="single" w:sz="8" w:space="0" w:color="000000"/>
              <w:right w:val="nil"/>
            </w:tcBorders>
            <w:shd w:val="clear" w:color="auto" w:fill="auto"/>
            <w:vAlign w:val="center"/>
            <w:hideMark/>
          </w:tcPr>
          <w:p w14:paraId="4E1FBABA"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 xml:space="preserve">Urine </w:t>
            </w:r>
            <w:proofErr w:type="spellStart"/>
            <w:r w:rsidRPr="00FB6C57">
              <w:rPr>
                <w:rFonts w:ascii="Cambria" w:hAnsi="Cambria" w:cs="Calibri"/>
                <w:color w:val="000000"/>
                <w:sz w:val="20"/>
                <w:szCs w:val="20"/>
              </w:rPr>
              <w:t>colector</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324B4438"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dijamin</w:t>
            </w:r>
            <w:proofErr w:type="spellEnd"/>
          </w:p>
        </w:tc>
      </w:tr>
      <w:tr w:rsidR="004628B5" w:rsidRPr="00FB6C57" w14:paraId="7C76CA44"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5F8E91CF"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20</w:t>
            </w:r>
          </w:p>
        </w:tc>
        <w:tc>
          <w:tcPr>
            <w:tcW w:w="3920" w:type="dxa"/>
            <w:tcBorders>
              <w:top w:val="nil"/>
              <w:left w:val="single" w:sz="8" w:space="0" w:color="000000"/>
              <w:bottom w:val="single" w:sz="8" w:space="0" w:color="000000"/>
              <w:right w:val="nil"/>
            </w:tcBorders>
            <w:shd w:val="clear" w:color="auto" w:fill="auto"/>
            <w:vAlign w:val="center"/>
            <w:hideMark/>
          </w:tcPr>
          <w:p w14:paraId="7B7CA92F"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Masker Nebulizer</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78735AFE"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24B542A4"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743A869D"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21</w:t>
            </w:r>
          </w:p>
        </w:tc>
        <w:tc>
          <w:tcPr>
            <w:tcW w:w="3920" w:type="dxa"/>
            <w:tcBorders>
              <w:top w:val="nil"/>
              <w:left w:val="single" w:sz="8" w:space="0" w:color="000000"/>
              <w:bottom w:val="single" w:sz="8" w:space="0" w:color="000000"/>
              <w:right w:val="nil"/>
            </w:tcBorders>
            <w:shd w:val="clear" w:color="auto" w:fill="auto"/>
            <w:vAlign w:val="center"/>
            <w:hideMark/>
          </w:tcPr>
          <w:p w14:paraId="044B353E"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Tensocrepe</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544636E8"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3F840E1C"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58CA57AE"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22</w:t>
            </w:r>
          </w:p>
        </w:tc>
        <w:tc>
          <w:tcPr>
            <w:tcW w:w="3920" w:type="dxa"/>
            <w:tcBorders>
              <w:top w:val="nil"/>
              <w:left w:val="single" w:sz="8" w:space="0" w:color="000000"/>
              <w:bottom w:val="single" w:sz="8" w:space="0" w:color="000000"/>
              <w:right w:val="nil"/>
            </w:tcBorders>
            <w:shd w:val="clear" w:color="auto" w:fill="auto"/>
            <w:vAlign w:val="center"/>
            <w:hideMark/>
          </w:tcPr>
          <w:p w14:paraId="6592A0B3"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Bedak</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452BE1D9"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5E18D454"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481E1E90"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23</w:t>
            </w:r>
          </w:p>
        </w:tc>
        <w:tc>
          <w:tcPr>
            <w:tcW w:w="3920" w:type="dxa"/>
            <w:tcBorders>
              <w:top w:val="nil"/>
              <w:left w:val="single" w:sz="8" w:space="0" w:color="000000"/>
              <w:bottom w:val="single" w:sz="8" w:space="0" w:color="000000"/>
              <w:right w:val="nil"/>
            </w:tcBorders>
            <w:shd w:val="clear" w:color="auto" w:fill="auto"/>
            <w:vAlign w:val="center"/>
            <w:hideMark/>
          </w:tcPr>
          <w:p w14:paraId="468764B6"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Tagihan</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telpon</w:t>
            </w:r>
            <w:proofErr w:type="spellEnd"/>
            <w:r w:rsidRPr="00FB6C57">
              <w:rPr>
                <w:rFonts w:ascii="Cambria" w:hAnsi="Cambria" w:cs="Calibri"/>
                <w:color w:val="000000"/>
                <w:sz w:val="20"/>
                <w:szCs w:val="20"/>
              </w:rPr>
              <w:t xml:space="preserve"> dan fax</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532F7142"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1096D231"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7996952C"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24</w:t>
            </w:r>
          </w:p>
        </w:tc>
        <w:tc>
          <w:tcPr>
            <w:tcW w:w="3920" w:type="dxa"/>
            <w:tcBorders>
              <w:top w:val="nil"/>
              <w:left w:val="single" w:sz="8" w:space="0" w:color="000000"/>
              <w:bottom w:val="single" w:sz="8" w:space="0" w:color="000000"/>
              <w:right w:val="nil"/>
            </w:tcBorders>
            <w:shd w:val="clear" w:color="auto" w:fill="auto"/>
            <w:vAlign w:val="center"/>
            <w:hideMark/>
          </w:tcPr>
          <w:p w14:paraId="20E5A017"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Waslap</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243B436F"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6E81AA43"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050A659D"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25</w:t>
            </w:r>
          </w:p>
        </w:tc>
        <w:tc>
          <w:tcPr>
            <w:tcW w:w="3920" w:type="dxa"/>
            <w:tcBorders>
              <w:top w:val="nil"/>
              <w:left w:val="single" w:sz="8" w:space="0" w:color="000000"/>
              <w:bottom w:val="single" w:sz="8" w:space="0" w:color="000000"/>
              <w:right w:val="nil"/>
            </w:tcBorders>
            <w:shd w:val="clear" w:color="auto" w:fill="auto"/>
            <w:vAlign w:val="center"/>
            <w:hideMark/>
          </w:tcPr>
          <w:p w14:paraId="7AE8FA45"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Handuk</w:t>
            </w:r>
            <w:proofErr w:type="spellEnd"/>
            <w:r w:rsidRPr="00FB6C57">
              <w:rPr>
                <w:rFonts w:ascii="Cambria" w:hAnsi="Cambria" w:cs="Calibri"/>
                <w:color w:val="000000"/>
                <w:sz w:val="20"/>
                <w:szCs w:val="20"/>
              </w:rPr>
              <w:t xml:space="preserve"> , hand towel</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56D618C9"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4523E17D"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7F6DC4F9"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26</w:t>
            </w:r>
          </w:p>
        </w:tc>
        <w:tc>
          <w:tcPr>
            <w:tcW w:w="3920" w:type="dxa"/>
            <w:tcBorders>
              <w:top w:val="nil"/>
              <w:left w:val="single" w:sz="8" w:space="0" w:color="000000"/>
              <w:bottom w:val="single" w:sz="8" w:space="0" w:color="000000"/>
              <w:right w:val="nil"/>
            </w:tcBorders>
            <w:shd w:val="clear" w:color="auto" w:fill="auto"/>
            <w:vAlign w:val="center"/>
            <w:hideMark/>
          </w:tcPr>
          <w:p w14:paraId="312A6F62"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Laundry</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43FFBDDF"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59F163CA"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0C8E4B36"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27</w:t>
            </w:r>
          </w:p>
        </w:tc>
        <w:tc>
          <w:tcPr>
            <w:tcW w:w="3920" w:type="dxa"/>
            <w:tcBorders>
              <w:top w:val="nil"/>
              <w:left w:val="single" w:sz="8" w:space="0" w:color="000000"/>
              <w:bottom w:val="single" w:sz="8" w:space="0" w:color="000000"/>
              <w:right w:val="nil"/>
            </w:tcBorders>
            <w:shd w:val="clear" w:color="auto" w:fill="auto"/>
            <w:vAlign w:val="center"/>
            <w:hideMark/>
          </w:tcPr>
          <w:p w14:paraId="49E7FF14"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Kartu</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penunggu</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64317F66"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1D3D2DE3"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1C8E2044"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28</w:t>
            </w:r>
          </w:p>
        </w:tc>
        <w:tc>
          <w:tcPr>
            <w:tcW w:w="3920" w:type="dxa"/>
            <w:tcBorders>
              <w:top w:val="nil"/>
              <w:left w:val="single" w:sz="8" w:space="0" w:color="000000"/>
              <w:bottom w:val="single" w:sz="8" w:space="0" w:color="000000"/>
              <w:right w:val="nil"/>
            </w:tcBorders>
            <w:shd w:val="clear" w:color="auto" w:fill="auto"/>
            <w:vAlign w:val="center"/>
            <w:hideMark/>
          </w:tcPr>
          <w:p w14:paraId="1378890D" w14:textId="77777777" w:rsidR="004628B5" w:rsidRPr="00FB6C57" w:rsidRDefault="004628B5" w:rsidP="00E0646C">
            <w:pPr>
              <w:jc w:val="both"/>
              <w:rPr>
                <w:rFonts w:ascii="Cambria" w:hAnsi="Cambria" w:cs="Calibri"/>
                <w:color w:val="000000"/>
                <w:sz w:val="20"/>
                <w:szCs w:val="20"/>
              </w:rPr>
            </w:pPr>
            <w:proofErr w:type="spellStart"/>
            <w:r w:rsidRPr="00FB6C57">
              <w:rPr>
                <w:rFonts w:ascii="Cambria" w:hAnsi="Cambria" w:cs="Calibri"/>
                <w:color w:val="000000"/>
                <w:sz w:val="20"/>
                <w:szCs w:val="20"/>
              </w:rPr>
              <w:t>Kartu</w:t>
            </w:r>
            <w:proofErr w:type="spellEnd"/>
            <w:r w:rsidRPr="00FB6C57">
              <w:rPr>
                <w:rFonts w:ascii="Cambria" w:hAnsi="Cambria" w:cs="Calibri"/>
                <w:color w:val="000000"/>
                <w:sz w:val="20"/>
                <w:szCs w:val="20"/>
              </w:rPr>
              <w:t>/</w:t>
            </w:r>
            <w:proofErr w:type="spellStart"/>
            <w:r w:rsidRPr="00FB6C57">
              <w:rPr>
                <w:rFonts w:ascii="Cambria" w:hAnsi="Cambria" w:cs="Calibri"/>
                <w:color w:val="000000"/>
                <w:sz w:val="20"/>
                <w:szCs w:val="20"/>
              </w:rPr>
              <w:t>embos</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122E81FB"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12281AC8"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4F161DAE"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29</w:t>
            </w:r>
          </w:p>
        </w:tc>
        <w:tc>
          <w:tcPr>
            <w:tcW w:w="3920" w:type="dxa"/>
            <w:tcBorders>
              <w:top w:val="nil"/>
              <w:left w:val="single" w:sz="8" w:space="0" w:color="000000"/>
              <w:bottom w:val="single" w:sz="8" w:space="0" w:color="000000"/>
              <w:right w:val="nil"/>
            </w:tcBorders>
            <w:shd w:val="clear" w:color="auto" w:fill="auto"/>
            <w:vAlign w:val="center"/>
            <w:hideMark/>
          </w:tcPr>
          <w:p w14:paraId="1E7D693D"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Buku</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kesehatan</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4C3B1882"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0FE2C51B"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27981F2F"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30</w:t>
            </w:r>
          </w:p>
        </w:tc>
        <w:tc>
          <w:tcPr>
            <w:tcW w:w="3920" w:type="dxa"/>
            <w:tcBorders>
              <w:top w:val="nil"/>
              <w:left w:val="single" w:sz="8" w:space="0" w:color="000000"/>
              <w:bottom w:val="single" w:sz="8" w:space="0" w:color="000000"/>
              <w:right w:val="nil"/>
            </w:tcBorders>
            <w:shd w:val="clear" w:color="auto" w:fill="auto"/>
            <w:vAlign w:val="center"/>
            <w:hideMark/>
          </w:tcPr>
          <w:p w14:paraId="11F10E37"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Gelang</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pasien</w:t>
            </w:r>
            <w:proofErr w:type="spellEnd"/>
            <w:r w:rsidRPr="00FB6C57">
              <w:rPr>
                <w:rFonts w:ascii="Cambria" w:hAnsi="Cambria" w:cs="Calibri"/>
                <w:color w:val="000000"/>
                <w:sz w:val="20"/>
                <w:szCs w:val="20"/>
              </w:rPr>
              <w:t xml:space="preserve"> </w:t>
            </w:r>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67BB1A09"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2892991F" w14:textId="77777777" w:rsidTr="004628B5">
        <w:trPr>
          <w:trHeight w:val="315"/>
        </w:trPr>
        <w:tc>
          <w:tcPr>
            <w:tcW w:w="520" w:type="dxa"/>
            <w:tcBorders>
              <w:top w:val="nil"/>
              <w:left w:val="double" w:sz="6" w:space="0" w:color="000000"/>
              <w:bottom w:val="single" w:sz="8" w:space="0" w:color="000000"/>
              <w:right w:val="nil"/>
            </w:tcBorders>
            <w:shd w:val="clear" w:color="auto" w:fill="auto"/>
            <w:vAlign w:val="center"/>
            <w:hideMark/>
          </w:tcPr>
          <w:p w14:paraId="09B05DA0"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31</w:t>
            </w:r>
          </w:p>
        </w:tc>
        <w:tc>
          <w:tcPr>
            <w:tcW w:w="3920" w:type="dxa"/>
            <w:tcBorders>
              <w:top w:val="nil"/>
              <w:left w:val="single" w:sz="8" w:space="0" w:color="000000"/>
              <w:bottom w:val="single" w:sz="8" w:space="0" w:color="000000"/>
              <w:right w:val="nil"/>
            </w:tcBorders>
            <w:shd w:val="clear" w:color="auto" w:fill="auto"/>
            <w:vAlign w:val="center"/>
            <w:hideMark/>
          </w:tcPr>
          <w:p w14:paraId="4E047B2C" w14:textId="77777777" w:rsidR="004628B5" w:rsidRPr="00FB6C57" w:rsidRDefault="004628B5" w:rsidP="00E0646C">
            <w:pPr>
              <w:jc w:val="both"/>
              <w:rPr>
                <w:rFonts w:ascii="Cambria" w:hAnsi="Cambria" w:cs="Calibri"/>
                <w:color w:val="000000"/>
                <w:sz w:val="20"/>
                <w:szCs w:val="20"/>
              </w:rPr>
            </w:pPr>
            <w:proofErr w:type="spellStart"/>
            <w:r w:rsidRPr="00FB6C57">
              <w:rPr>
                <w:rFonts w:ascii="Cambria" w:hAnsi="Cambria" w:cs="Calibri"/>
                <w:color w:val="000000"/>
                <w:sz w:val="20"/>
                <w:szCs w:val="20"/>
              </w:rPr>
              <w:t>Pisau</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cukur</w:t>
            </w:r>
            <w:proofErr w:type="spellEnd"/>
            <w:r w:rsidRPr="00FB6C57">
              <w:rPr>
                <w:rFonts w:ascii="Cambria" w:hAnsi="Cambria" w:cs="Calibri"/>
                <w:color w:val="000000"/>
                <w:sz w:val="20"/>
                <w:szCs w:val="20"/>
              </w:rPr>
              <w:t>/</w:t>
            </w:r>
            <w:proofErr w:type="spellStart"/>
            <w:r w:rsidR="00E0646C">
              <w:rPr>
                <w:rFonts w:ascii="Cambria" w:hAnsi="Cambria" w:cs="Calibri"/>
                <w:color w:val="000000"/>
                <w:sz w:val="20"/>
                <w:szCs w:val="20"/>
              </w:rPr>
              <w:t>s</w:t>
            </w:r>
            <w:r w:rsidRPr="00FB6C57">
              <w:rPr>
                <w:rFonts w:ascii="Cambria" w:hAnsi="Cambria" w:cs="Calibri"/>
                <w:color w:val="000000"/>
                <w:sz w:val="20"/>
                <w:szCs w:val="20"/>
              </w:rPr>
              <w:t>ilet</w:t>
            </w:r>
            <w:proofErr w:type="spellEnd"/>
          </w:p>
        </w:tc>
        <w:tc>
          <w:tcPr>
            <w:tcW w:w="4650" w:type="dxa"/>
            <w:tcBorders>
              <w:top w:val="nil"/>
              <w:left w:val="single" w:sz="8" w:space="0" w:color="000000"/>
              <w:bottom w:val="single" w:sz="8" w:space="0" w:color="000000"/>
              <w:right w:val="double" w:sz="6" w:space="0" w:color="000000"/>
            </w:tcBorders>
            <w:shd w:val="clear" w:color="auto" w:fill="auto"/>
            <w:vAlign w:val="center"/>
            <w:hideMark/>
          </w:tcPr>
          <w:p w14:paraId="1CF61BBB"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bl>
    <w:p w14:paraId="1B08F8FB" w14:textId="77777777" w:rsidR="00774657" w:rsidRPr="00FB6C57" w:rsidRDefault="00774657" w:rsidP="00774657">
      <w:pPr>
        <w:spacing w:after="120"/>
        <w:jc w:val="both"/>
        <w:rPr>
          <w:rFonts w:ascii="Cambria" w:hAnsi="Cambria"/>
          <w:sz w:val="20"/>
          <w:szCs w:val="20"/>
        </w:rPr>
      </w:pPr>
    </w:p>
    <w:p w14:paraId="424469EF" w14:textId="77777777" w:rsidR="00456873" w:rsidRDefault="00456873" w:rsidP="00774657">
      <w:pPr>
        <w:spacing w:after="120"/>
        <w:jc w:val="both"/>
        <w:rPr>
          <w:rFonts w:ascii="Cambria" w:hAnsi="Cambria"/>
          <w:sz w:val="20"/>
          <w:szCs w:val="20"/>
        </w:rPr>
      </w:pPr>
    </w:p>
    <w:p w14:paraId="55A0CADE" w14:textId="77777777" w:rsidR="00DD3926" w:rsidRPr="00FB6C57" w:rsidRDefault="00DD3926" w:rsidP="00774657">
      <w:pPr>
        <w:spacing w:after="120"/>
        <w:jc w:val="both"/>
        <w:rPr>
          <w:rFonts w:ascii="Cambria" w:hAnsi="Cambria"/>
          <w:sz w:val="20"/>
          <w:szCs w:val="20"/>
        </w:rPr>
      </w:pPr>
    </w:p>
    <w:p w14:paraId="149386B6" w14:textId="77777777" w:rsidR="00456873" w:rsidRPr="00FB6C57" w:rsidRDefault="00456873" w:rsidP="00774657">
      <w:pPr>
        <w:spacing w:after="120"/>
        <w:jc w:val="both"/>
        <w:rPr>
          <w:rFonts w:ascii="Cambria" w:hAnsi="Cambria"/>
          <w:sz w:val="20"/>
          <w:szCs w:val="20"/>
        </w:rPr>
      </w:pPr>
    </w:p>
    <w:tbl>
      <w:tblPr>
        <w:tblW w:w="9090" w:type="dxa"/>
        <w:tblInd w:w="108" w:type="dxa"/>
        <w:tblLook w:val="04A0" w:firstRow="1" w:lastRow="0" w:firstColumn="1" w:lastColumn="0" w:noHBand="0" w:noVBand="1"/>
      </w:tblPr>
      <w:tblGrid>
        <w:gridCol w:w="540"/>
        <w:gridCol w:w="3920"/>
        <w:gridCol w:w="4630"/>
      </w:tblGrid>
      <w:tr w:rsidR="004628B5" w:rsidRPr="00FB6C57" w14:paraId="71B85373" w14:textId="77777777" w:rsidTr="004628B5">
        <w:trPr>
          <w:trHeight w:val="540"/>
        </w:trPr>
        <w:tc>
          <w:tcPr>
            <w:tcW w:w="540" w:type="dxa"/>
            <w:tcBorders>
              <w:top w:val="double" w:sz="6" w:space="0" w:color="000000"/>
              <w:left w:val="double" w:sz="6" w:space="0" w:color="000000"/>
              <w:bottom w:val="double" w:sz="6" w:space="0" w:color="000000"/>
              <w:right w:val="nil"/>
            </w:tcBorders>
            <w:shd w:val="clear" w:color="auto" w:fill="auto"/>
            <w:vAlign w:val="center"/>
            <w:hideMark/>
          </w:tcPr>
          <w:p w14:paraId="7AA3A258" w14:textId="77777777" w:rsidR="004628B5" w:rsidRPr="00FB6C57" w:rsidRDefault="004628B5" w:rsidP="004628B5">
            <w:pPr>
              <w:jc w:val="center"/>
              <w:rPr>
                <w:rFonts w:ascii="Cambria" w:hAnsi="Cambria" w:cs="Calibri"/>
                <w:b/>
                <w:bCs/>
                <w:color w:val="000000"/>
                <w:sz w:val="20"/>
                <w:szCs w:val="20"/>
              </w:rPr>
            </w:pPr>
            <w:r w:rsidRPr="00FB6C57">
              <w:rPr>
                <w:rFonts w:ascii="Cambria" w:hAnsi="Cambria" w:cs="Calibri"/>
                <w:b/>
                <w:bCs/>
                <w:color w:val="000000"/>
                <w:sz w:val="20"/>
                <w:szCs w:val="20"/>
              </w:rPr>
              <w:t>NO</w:t>
            </w:r>
          </w:p>
        </w:tc>
        <w:tc>
          <w:tcPr>
            <w:tcW w:w="3920" w:type="dxa"/>
            <w:tcBorders>
              <w:top w:val="double" w:sz="6" w:space="0" w:color="000000"/>
              <w:left w:val="single" w:sz="8" w:space="0" w:color="000000"/>
              <w:bottom w:val="double" w:sz="6" w:space="0" w:color="000000"/>
              <w:right w:val="nil"/>
            </w:tcBorders>
            <w:shd w:val="clear" w:color="auto" w:fill="auto"/>
            <w:vAlign w:val="center"/>
            <w:hideMark/>
          </w:tcPr>
          <w:p w14:paraId="72980CF1" w14:textId="77777777" w:rsidR="004628B5" w:rsidRPr="00FB6C57" w:rsidRDefault="004628B5" w:rsidP="004628B5">
            <w:pPr>
              <w:jc w:val="center"/>
              <w:rPr>
                <w:rFonts w:ascii="Cambria" w:hAnsi="Cambria" w:cs="Calibri"/>
                <w:b/>
                <w:bCs/>
                <w:color w:val="000000"/>
                <w:sz w:val="20"/>
                <w:szCs w:val="20"/>
              </w:rPr>
            </w:pPr>
            <w:r w:rsidRPr="00FB6C57">
              <w:rPr>
                <w:rFonts w:ascii="Cambria" w:hAnsi="Cambria" w:cs="Calibri"/>
                <w:b/>
                <w:bCs/>
                <w:color w:val="000000"/>
                <w:sz w:val="20"/>
                <w:szCs w:val="20"/>
                <w:lang w:val="fi-FI"/>
              </w:rPr>
              <w:t>JENIS BIAYA / ALAT-ALAT NON MEDIS</w:t>
            </w:r>
          </w:p>
        </w:tc>
        <w:tc>
          <w:tcPr>
            <w:tcW w:w="4630" w:type="dxa"/>
            <w:tcBorders>
              <w:top w:val="double" w:sz="6" w:space="0" w:color="000000"/>
              <w:left w:val="single" w:sz="8" w:space="0" w:color="000000"/>
              <w:bottom w:val="double" w:sz="6" w:space="0" w:color="000000"/>
              <w:right w:val="double" w:sz="6" w:space="0" w:color="000000"/>
            </w:tcBorders>
            <w:shd w:val="clear" w:color="auto" w:fill="auto"/>
            <w:vAlign w:val="center"/>
            <w:hideMark/>
          </w:tcPr>
          <w:p w14:paraId="4E3566DF" w14:textId="77777777" w:rsidR="004628B5" w:rsidRPr="00FB6C57" w:rsidRDefault="004628B5" w:rsidP="004628B5">
            <w:pPr>
              <w:jc w:val="center"/>
              <w:rPr>
                <w:rFonts w:ascii="Cambria" w:hAnsi="Cambria" w:cs="Calibri"/>
                <w:b/>
                <w:bCs/>
                <w:color w:val="000000"/>
                <w:sz w:val="20"/>
                <w:szCs w:val="20"/>
              </w:rPr>
            </w:pPr>
            <w:r w:rsidRPr="00FB6C57">
              <w:rPr>
                <w:rFonts w:ascii="Cambria" w:hAnsi="Cambria" w:cs="Calibri"/>
                <w:b/>
                <w:bCs/>
                <w:color w:val="000000"/>
                <w:sz w:val="20"/>
                <w:szCs w:val="20"/>
              </w:rPr>
              <w:t>KETERANGAN PENJAMINAN</w:t>
            </w:r>
          </w:p>
        </w:tc>
      </w:tr>
      <w:tr w:rsidR="004628B5" w:rsidRPr="00FB6C57" w14:paraId="6AF93768" w14:textId="77777777" w:rsidTr="004628B5">
        <w:trPr>
          <w:trHeight w:val="330"/>
        </w:trPr>
        <w:tc>
          <w:tcPr>
            <w:tcW w:w="540" w:type="dxa"/>
            <w:tcBorders>
              <w:top w:val="nil"/>
              <w:left w:val="double" w:sz="6" w:space="0" w:color="000000"/>
              <w:bottom w:val="single" w:sz="8" w:space="0" w:color="auto"/>
              <w:right w:val="nil"/>
            </w:tcBorders>
            <w:shd w:val="clear" w:color="auto" w:fill="auto"/>
            <w:vAlign w:val="center"/>
            <w:hideMark/>
          </w:tcPr>
          <w:p w14:paraId="476645D5"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32</w:t>
            </w:r>
          </w:p>
        </w:tc>
        <w:tc>
          <w:tcPr>
            <w:tcW w:w="3920" w:type="dxa"/>
            <w:tcBorders>
              <w:top w:val="nil"/>
              <w:left w:val="single" w:sz="8" w:space="0" w:color="000000"/>
              <w:bottom w:val="single" w:sz="8" w:space="0" w:color="auto"/>
              <w:right w:val="nil"/>
            </w:tcBorders>
            <w:shd w:val="clear" w:color="auto" w:fill="auto"/>
            <w:vAlign w:val="center"/>
            <w:hideMark/>
          </w:tcPr>
          <w:p w14:paraId="3991DB50"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Makanan</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utk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penunggu</w:t>
            </w:r>
            <w:proofErr w:type="spellEnd"/>
          </w:p>
        </w:tc>
        <w:tc>
          <w:tcPr>
            <w:tcW w:w="4630" w:type="dxa"/>
            <w:tcBorders>
              <w:top w:val="nil"/>
              <w:left w:val="single" w:sz="8" w:space="0" w:color="000000"/>
              <w:bottom w:val="single" w:sz="8" w:space="0" w:color="auto"/>
              <w:right w:val="double" w:sz="6" w:space="0" w:color="000000"/>
            </w:tcBorders>
            <w:shd w:val="clear" w:color="auto" w:fill="auto"/>
            <w:vAlign w:val="center"/>
            <w:hideMark/>
          </w:tcPr>
          <w:p w14:paraId="2B976B39"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65BC5E16"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75CF787B"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33</w:t>
            </w:r>
          </w:p>
        </w:tc>
        <w:tc>
          <w:tcPr>
            <w:tcW w:w="3920" w:type="dxa"/>
            <w:tcBorders>
              <w:top w:val="nil"/>
              <w:left w:val="single" w:sz="8" w:space="0" w:color="000000"/>
              <w:bottom w:val="single" w:sz="8" w:space="0" w:color="000000"/>
              <w:right w:val="nil"/>
            </w:tcBorders>
            <w:shd w:val="clear" w:color="auto" w:fill="auto"/>
            <w:vAlign w:val="center"/>
            <w:hideMark/>
          </w:tcPr>
          <w:p w14:paraId="334DEF82"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Makanan</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tambahan</w:t>
            </w:r>
            <w:proofErr w:type="spellEnd"/>
            <w:r w:rsidRPr="00FB6C57">
              <w:rPr>
                <w:rFonts w:ascii="Cambria" w:hAnsi="Cambria" w:cs="Calibri"/>
                <w:color w:val="000000"/>
                <w:sz w:val="20"/>
                <w:szCs w:val="20"/>
              </w:rPr>
              <w:t>, air mineral</w:t>
            </w:r>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4FEA2C90"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53153734"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067260AA"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34</w:t>
            </w:r>
          </w:p>
        </w:tc>
        <w:tc>
          <w:tcPr>
            <w:tcW w:w="3920" w:type="dxa"/>
            <w:tcBorders>
              <w:top w:val="nil"/>
              <w:left w:val="single" w:sz="8" w:space="0" w:color="000000"/>
              <w:bottom w:val="single" w:sz="8" w:space="0" w:color="000000"/>
              <w:right w:val="nil"/>
            </w:tcBorders>
            <w:shd w:val="clear" w:color="auto" w:fill="auto"/>
            <w:vAlign w:val="center"/>
            <w:hideMark/>
          </w:tcPr>
          <w:p w14:paraId="6CF31819"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Paket</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pasien</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perlengkapan</w:t>
            </w:r>
            <w:proofErr w:type="spellEnd"/>
            <w:r w:rsidRPr="00FB6C57">
              <w:rPr>
                <w:rFonts w:ascii="Cambria" w:hAnsi="Cambria" w:cs="Calibri"/>
                <w:color w:val="000000"/>
                <w:sz w:val="20"/>
                <w:szCs w:val="20"/>
              </w:rPr>
              <w:t xml:space="preserve"> mandi)</w:t>
            </w:r>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44F055B7"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37E0A0D1"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6FF3AB0B"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35</w:t>
            </w:r>
          </w:p>
        </w:tc>
        <w:tc>
          <w:tcPr>
            <w:tcW w:w="3920" w:type="dxa"/>
            <w:tcBorders>
              <w:top w:val="nil"/>
              <w:left w:val="single" w:sz="8" w:space="0" w:color="000000"/>
              <w:bottom w:val="single" w:sz="8" w:space="0" w:color="000000"/>
              <w:right w:val="nil"/>
            </w:tcBorders>
            <w:shd w:val="clear" w:color="auto" w:fill="auto"/>
            <w:vAlign w:val="center"/>
            <w:hideMark/>
          </w:tcPr>
          <w:p w14:paraId="71F5A713"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 xml:space="preserve">Kotak </w:t>
            </w:r>
            <w:proofErr w:type="spellStart"/>
            <w:r w:rsidRPr="00FB6C57">
              <w:rPr>
                <w:rFonts w:ascii="Cambria" w:hAnsi="Cambria" w:cs="Calibri"/>
                <w:color w:val="000000"/>
                <w:sz w:val="20"/>
                <w:szCs w:val="20"/>
              </w:rPr>
              <w:t>obat</w:t>
            </w:r>
            <w:proofErr w:type="spellEnd"/>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78177B43"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2049669D"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3F8645EC"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36</w:t>
            </w:r>
          </w:p>
        </w:tc>
        <w:tc>
          <w:tcPr>
            <w:tcW w:w="3920" w:type="dxa"/>
            <w:tcBorders>
              <w:top w:val="nil"/>
              <w:left w:val="single" w:sz="8" w:space="0" w:color="000000"/>
              <w:bottom w:val="single" w:sz="8" w:space="0" w:color="000000"/>
              <w:right w:val="nil"/>
            </w:tcBorders>
            <w:shd w:val="clear" w:color="auto" w:fill="auto"/>
            <w:vAlign w:val="center"/>
            <w:hideMark/>
          </w:tcPr>
          <w:p w14:paraId="1D3539F7"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Extra bed</w:t>
            </w:r>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1DFD7A4C"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688F307B"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3AF266EF"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37</w:t>
            </w:r>
          </w:p>
        </w:tc>
        <w:tc>
          <w:tcPr>
            <w:tcW w:w="3920" w:type="dxa"/>
            <w:tcBorders>
              <w:top w:val="nil"/>
              <w:left w:val="single" w:sz="8" w:space="0" w:color="000000"/>
              <w:bottom w:val="single" w:sz="8" w:space="0" w:color="000000"/>
              <w:right w:val="nil"/>
            </w:tcBorders>
            <w:shd w:val="clear" w:color="auto" w:fill="auto"/>
            <w:vAlign w:val="center"/>
            <w:hideMark/>
          </w:tcPr>
          <w:p w14:paraId="0063A6C2"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Salon</w:t>
            </w:r>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0A012258"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3263D592" w14:textId="77777777" w:rsidTr="004628B5">
        <w:trPr>
          <w:trHeight w:val="315"/>
        </w:trPr>
        <w:tc>
          <w:tcPr>
            <w:tcW w:w="4460" w:type="dxa"/>
            <w:gridSpan w:val="2"/>
            <w:tcBorders>
              <w:top w:val="single" w:sz="8" w:space="0" w:color="000000"/>
              <w:left w:val="double" w:sz="6" w:space="0" w:color="000000"/>
              <w:bottom w:val="single" w:sz="8" w:space="0" w:color="000000"/>
              <w:right w:val="nil"/>
            </w:tcBorders>
            <w:shd w:val="clear" w:color="auto" w:fill="auto"/>
            <w:vAlign w:val="center"/>
            <w:hideMark/>
          </w:tcPr>
          <w:p w14:paraId="5843D4D6" w14:textId="77777777" w:rsidR="004628B5" w:rsidRPr="00FB6C57" w:rsidRDefault="004628B5" w:rsidP="004628B5">
            <w:pPr>
              <w:rPr>
                <w:rFonts w:ascii="Cambria" w:hAnsi="Cambria" w:cs="Calibri"/>
                <w:b/>
                <w:bCs/>
                <w:color w:val="000000"/>
                <w:sz w:val="20"/>
                <w:szCs w:val="20"/>
              </w:rPr>
            </w:pPr>
            <w:r w:rsidRPr="00FB6C57">
              <w:rPr>
                <w:rFonts w:ascii="Cambria" w:hAnsi="Cambria" w:cs="Calibri"/>
                <w:b/>
                <w:bCs/>
                <w:color w:val="000000"/>
                <w:sz w:val="20"/>
                <w:szCs w:val="20"/>
              </w:rPr>
              <w:t>KHUSUS BAYI</w:t>
            </w:r>
          </w:p>
        </w:tc>
        <w:tc>
          <w:tcPr>
            <w:tcW w:w="4630" w:type="dxa"/>
            <w:tcBorders>
              <w:top w:val="nil"/>
              <w:left w:val="nil"/>
              <w:bottom w:val="single" w:sz="8" w:space="0" w:color="000000"/>
              <w:right w:val="double" w:sz="6" w:space="0" w:color="000000"/>
            </w:tcBorders>
            <w:shd w:val="clear" w:color="auto" w:fill="auto"/>
            <w:vAlign w:val="center"/>
            <w:hideMark/>
          </w:tcPr>
          <w:p w14:paraId="3D48F174"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 </w:t>
            </w:r>
          </w:p>
        </w:tc>
      </w:tr>
      <w:tr w:rsidR="004628B5" w:rsidRPr="00FB6C57" w14:paraId="6815B69B"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3B050121"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38</w:t>
            </w:r>
          </w:p>
        </w:tc>
        <w:tc>
          <w:tcPr>
            <w:tcW w:w="3920" w:type="dxa"/>
            <w:tcBorders>
              <w:top w:val="nil"/>
              <w:left w:val="single" w:sz="8" w:space="0" w:color="000000"/>
              <w:bottom w:val="single" w:sz="8" w:space="0" w:color="000000"/>
              <w:right w:val="nil"/>
            </w:tcBorders>
            <w:shd w:val="clear" w:color="auto" w:fill="auto"/>
            <w:vAlign w:val="center"/>
            <w:hideMark/>
          </w:tcPr>
          <w:p w14:paraId="4A092694"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Vaksinasi</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bayi</w:t>
            </w:r>
            <w:proofErr w:type="spellEnd"/>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5C19E291"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dijamin</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dlm</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manfaat</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imunisasi</w:t>
            </w:r>
            <w:proofErr w:type="spellEnd"/>
          </w:p>
        </w:tc>
      </w:tr>
      <w:tr w:rsidR="004628B5" w:rsidRPr="00FB6C57" w14:paraId="1199C051"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240B41A9"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39</w:t>
            </w:r>
          </w:p>
        </w:tc>
        <w:tc>
          <w:tcPr>
            <w:tcW w:w="3920" w:type="dxa"/>
            <w:tcBorders>
              <w:top w:val="nil"/>
              <w:left w:val="single" w:sz="8" w:space="0" w:color="000000"/>
              <w:bottom w:val="single" w:sz="8" w:space="0" w:color="000000"/>
              <w:right w:val="nil"/>
            </w:tcBorders>
            <w:shd w:val="clear" w:color="auto" w:fill="auto"/>
            <w:vAlign w:val="center"/>
            <w:hideMark/>
          </w:tcPr>
          <w:p w14:paraId="5EE2B2B4"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 xml:space="preserve">Jasa </w:t>
            </w:r>
            <w:proofErr w:type="spellStart"/>
            <w:r w:rsidRPr="00FB6C57">
              <w:rPr>
                <w:rFonts w:ascii="Cambria" w:hAnsi="Cambria" w:cs="Calibri"/>
                <w:color w:val="000000"/>
                <w:sz w:val="20"/>
                <w:szCs w:val="20"/>
              </w:rPr>
              <w:t>penyuntikan</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Vaksin</w:t>
            </w:r>
            <w:proofErr w:type="spellEnd"/>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39EE9A14"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dijamin</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dlm</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manfaat</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imunisasi</w:t>
            </w:r>
            <w:proofErr w:type="spellEnd"/>
          </w:p>
        </w:tc>
      </w:tr>
      <w:tr w:rsidR="004628B5" w:rsidRPr="00FB6C57" w14:paraId="1E01D79C"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5273AF1A"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40</w:t>
            </w:r>
          </w:p>
        </w:tc>
        <w:tc>
          <w:tcPr>
            <w:tcW w:w="3920" w:type="dxa"/>
            <w:tcBorders>
              <w:top w:val="nil"/>
              <w:left w:val="single" w:sz="8" w:space="0" w:color="000000"/>
              <w:bottom w:val="single" w:sz="8" w:space="0" w:color="auto"/>
              <w:right w:val="nil"/>
            </w:tcBorders>
            <w:shd w:val="clear" w:color="auto" w:fill="auto"/>
            <w:vAlign w:val="center"/>
            <w:hideMark/>
          </w:tcPr>
          <w:p w14:paraId="3B1163D1"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Screening Bayi</w:t>
            </w:r>
          </w:p>
        </w:tc>
        <w:tc>
          <w:tcPr>
            <w:tcW w:w="4630" w:type="dxa"/>
            <w:tcBorders>
              <w:top w:val="nil"/>
              <w:left w:val="single" w:sz="8" w:space="0" w:color="000000"/>
              <w:bottom w:val="single" w:sz="8" w:space="0" w:color="auto"/>
              <w:right w:val="double" w:sz="6" w:space="0" w:color="000000"/>
            </w:tcBorders>
            <w:shd w:val="clear" w:color="auto" w:fill="auto"/>
            <w:vAlign w:val="center"/>
            <w:hideMark/>
          </w:tcPr>
          <w:p w14:paraId="252F2DEE"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70440584"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47B92E79"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41</w:t>
            </w:r>
          </w:p>
        </w:tc>
        <w:tc>
          <w:tcPr>
            <w:tcW w:w="3920" w:type="dxa"/>
            <w:tcBorders>
              <w:top w:val="nil"/>
              <w:left w:val="single" w:sz="8" w:space="0" w:color="000000"/>
              <w:bottom w:val="single" w:sz="8" w:space="0" w:color="000000"/>
              <w:right w:val="nil"/>
            </w:tcBorders>
            <w:shd w:val="clear" w:color="auto" w:fill="auto"/>
            <w:vAlign w:val="center"/>
            <w:hideMark/>
          </w:tcPr>
          <w:p w14:paraId="2638B7A4" w14:textId="77777777" w:rsidR="004628B5" w:rsidRPr="00D77FCF" w:rsidRDefault="004628B5" w:rsidP="004628B5">
            <w:pPr>
              <w:jc w:val="both"/>
              <w:rPr>
                <w:rFonts w:ascii="Cambria" w:hAnsi="Cambria" w:cs="Calibri"/>
                <w:color w:val="000000"/>
                <w:sz w:val="20"/>
                <w:szCs w:val="20"/>
                <w:lang w:val="pt-BR"/>
              </w:rPr>
            </w:pPr>
            <w:r w:rsidRPr="00FB6C57">
              <w:rPr>
                <w:rFonts w:ascii="Cambria" w:hAnsi="Cambria" w:cs="Calibri"/>
                <w:color w:val="000000"/>
                <w:sz w:val="20"/>
                <w:szCs w:val="20"/>
                <w:lang w:val="de-DE"/>
              </w:rPr>
              <w:t>Susu Bayi (bayi baru lahir)</w:t>
            </w:r>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68E9E6B1"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43B064DE"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7C948466"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42</w:t>
            </w:r>
          </w:p>
        </w:tc>
        <w:tc>
          <w:tcPr>
            <w:tcW w:w="3920" w:type="dxa"/>
            <w:tcBorders>
              <w:top w:val="nil"/>
              <w:left w:val="single" w:sz="8" w:space="0" w:color="000000"/>
              <w:bottom w:val="single" w:sz="8" w:space="0" w:color="000000"/>
              <w:right w:val="nil"/>
            </w:tcBorders>
            <w:shd w:val="clear" w:color="auto" w:fill="auto"/>
            <w:vAlign w:val="center"/>
            <w:hideMark/>
          </w:tcPr>
          <w:p w14:paraId="68A8292D"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Makanan</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bayi</w:t>
            </w:r>
            <w:proofErr w:type="spellEnd"/>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16408163"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6FFDBD33"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611A7170"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43</w:t>
            </w:r>
          </w:p>
        </w:tc>
        <w:tc>
          <w:tcPr>
            <w:tcW w:w="3920" w:type="dxa"/>
            <w:tcBorders>
              <w:top w:val="nil"/>
              <w:left w:val="single" w:sz="8" w:space="0" w:color="000000"/>
              <w:bottom w:val="single" w:sz="8" w:space="0" w:color="000000"/>
              <w:right w:val="nil"/>
            </w:tcBorders>
            <w:shd w:val="clear" w:color="auto" w:fill="auto"/>
            <w:vAlign w:val="center"/>
            <w:hideMark/>
          </w:tcPr>
          <w:p w14:paraId="4E7EB8E4"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Buku</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bayi</w:t>
            </w:r>
            <w:proofErr w:type="spellEnd"/>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6E87EF8C"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17F699E8"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74504ABB"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44</w:t>
            </w:r>
          </w:p>
        </w:tc>
        <w:tc>
          <w:tcPr>
            <w:tcW w:w="3920" w:type="dxa"/>
            <w:tcBorders>
              <w:top w:val="nil"/>
              <w:left w:val="single" w:sz="8" w:space="0" w:color="000000"/>
              <w:bottom w:val="single" w:sz="8" w:space="0" w:color="000000"/>
              <w:right w:val="nil"/>
            </w:tcBorders>
            <w:shd w:val="clear" w:color="auto" w:fill="auto"/>
            <w:vAlign w:val="center"/>
            <w:hideMark/>
          </w:tcPr>
          <w:p w14:paraId="474FD5DA"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 xml:space="preserve">Surat </w:t>
            </w:r>
            <w:proofErr w:type="spellStart"/>
            <w:r w:rsidRPr="00FB6C57">
              <w:rPr>
                <w:rFonts w:ascii="Cambria" w:hAnsi="Cambria" w:cs="Calibri"/>
                <w:color w:val="000000"/>
                <w:sz w:val="20"/>
                <w:szCs w:val="20"/>
              </w:rPr>
              <w:t>keterangan</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lahir</w:t>
            </w:r>
            <w:proofErr w:type="spellEnd"/>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5CCBF804"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060B40E3"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6A7B14B2"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45</w:t>
            </w:r>
          </w:p>
        </w:tc>
        <w:tc>
          <w:tcPr>
            <w:tcW w:w="3920" w:type="dxa"/>
            <w:tcBorders>
              <w:top w:val="nil"/>
              <w:left w:val="single" w:sz="8" w:space="0" w:color="000000"/>
              <w:bottom w:val="single" w:sz="8" w:space="0" w:color="000000"/>
              <w:right w:val="nil"/>
            </w:tcBorders>
            <w:shd w:val="clear" w:color="auto" w:fill="auto"/>
            <w:vAlign w:val="center"/>
            <w:hideMark/>
          </w:tcPr>
          <w:p w14:paraId="0ED5F271"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Pampers</w:t>
            </w:r>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40C2A39B"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1675B12C"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78C4F431"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lastRenderedPageBreak/>
              <w:t>46</w:t>
            </w:r>
          </w:p>
        </w:tc>
        <w:tc>
          <w:tcPr>
            <w:tcW w:w="3920" w:type="dxa"/>
            <w:tcBorders>
              <w:top w:val="nil"/>
              <w:left w:val="single" w:sz="8" w:space="0" w:color="000000"/>
              <w:bottom w:val="single" w:sz="8" w:space="0" w:color="000000"/>
              <w:right w:val="nil"/>
            </w:tcBorders>
            <w:shd w:val="clear" w:color="auto" w:fill="auto"/>
            <w:vAlign w:val="center"/>
            <w:hideMark/>
          </w:tcPr>
          <w:p w14:paraId="36D8F0B1"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Bed liner</w:t>
            </w:r>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3B967790"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730C1D04"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3C1AA101"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47</w:t>
            </w:r>
          </w:p>
        </w:tc>
        <w:tc>
          <w:tcPr>
            <w:tcW w:w="3920" w:type="dxa"/>
            <w:tcBorders>
              <w:top w:val="nil"/>
              <w:left w:val="single" w:sz="8" w:space="0" w:color="000000"/>
              <w:bottom w:val="single" w:sz="8" w:space="0" w:color="000000"/>
              <w:right w:val="nil"/>
            </w:tcBorders>
            <w:shd w:val="clear" w:color="auto" w:fill="auto"/>
            <w:vAlign w:val="center"/>
            <w:hideMark/>
          </w:tcPr>
          <w:p w14:paraId="649F69CB"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Kendil</w:t>
            </w:r>
            <w:proofErr w:type="spellEnd"/>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52AA870F"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796C8435"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32C2291A"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48</w:t>
            </w:r>
          </w:p>
        </w:tc>
        <w:tc>
          <w:tcPr>
            <w:tcW w:w="3920" w:type="dxa"/>
            <w:tcBorders>
              <w:top w:val="nil"/>
              <w:left w:val="single" w:sz="8" w:space="0" w:color="000000"/>
              <w:bottom w:val="single" w:sz="8" w:space="0" w:color="000000"/>
              <w:right w:val="nil"/>
            </w:tcBorders>
            <w:shd w:val="clear" w:color="auto" w:fill="auto"/>
            <w:vAlign w:val="center"/>
            <w:hideMark/>
          </w:tcPr>
          <w:p w14:paraId="5DAF8DA8"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Bedong</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bayi</w:t>
            </w:r>
            <w:proofErr w:type="spellEnd"/>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32DA3D40"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377488A9"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5318DBCA"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49</w:t>
            </w:r>
          </w:p>
        </w:tc>
        <w:tc>
          <w:tcPr>
            <w:tcW w:w="3920" w:type="dxa"/>
            <w:tcBorders>
              <w:top w:val="nil"/>
              <w:left w:val="single" w:sz="8" w:space="0" w:color="000000"/>
              <w:bottom w:val="single" w:sz="8" w:space="0" w:color="000000"/>
              <w:right w:val="nil"/>
            </w:tcBorders>
            <w:shd w:val="clear" w:color="auto" w:fill="auto"/>
            <w:vAlign w:val="center"/>
            <w:hideMark/>
          </w:tcPr>
          <w:p w14:paraId="7BB4BC01"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Tindik</w:t>
            </w:r>
            <w:proofErr w:type="spellEnd"/>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5F9D7A95"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01CF26F9"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0CAB8FC4"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50</w:t>
            </w:r>
          </w:p>
        </w:tc>
        <w:tc>
          <w:tcPr>
            <w:tcW w:w="3920" w:type="dxa"/>
            <w:tcBorders>
              <w:top w:val="nil"/>
              <w:left w:val="single" w:sz="8" w:space="0" w:color="000000"/>
              <w:bottom w:val="single" w:sz="8" w:space="0" w:color="000000"/>
              <w:right w:val="nil"/>
            </w:tcBorders>
            <w:shd w:val="clear" w:color="auto" w:fill="auto"/>
            <w:vAlign w:val="center"/>
            <w:hideMark/>
          </w:tcPr>
          <w:p w14:paraId="2CB719E9"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Botol susu</w:t>
            </w:r>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0769D2F8"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1116A6D5" w14:textId="77777777" w:rsidTr="004628B5">
        <w:trPr>
          <w:trHeight w:val="315"/>
        </w:trPr>
        <w:tc>
          <w:tcPr>
            <w:tcW w:w="4460" w:type="dxa"/>
            <w:gridSpan w:val="2"/>
            <w:tcBorders>
              <w:top w:val="single" w:sz="8" w:space="0" w:color="000000"/>
              <w:left w:val="double" w:sz="6" w:space="0" w:color="000000"/>
              <w:bottom w:val="single" w:sz="8" w:space="0" w:color="000000"/>
              <w:right w:val="nil"/>
            </w:tcBorders>
            <w:shd w:val="clear" w:color="auto" w:fill="auto"/>
            <w:vAlign w:val="center"/>
            <w:hideMark/>
          </w:tcPr>
          <w:p w14:paraId="0316DEC0" w14:textId="77777777" w:rsidR="004628B5" w:rsidRPr="00FB6C57" w:rsidRDefault="004628B5" w:rsidP="004628B5">
            <w:pPr>
              <w:rPr>
                <w:rFonts w:ascii="Cambria" w:hAnsi="Cambria" w:cs="Calibri"/>
                <w:b/>
                <w:bCs/>
                <w:color w:val="000000"/>
                <w:sz w:val="20"/>
                <w:szCs w:val="20"/>
              </w:rPr>
            </w:pPr>
            <w:r w:rsidRPr="00FB6C57">
              <w:rPr>
                <w:rFonts w:ascii="Cambria" w:hAnsi="Cambria" w:cs="Calibri"/>
                <w:b/>
                <w:bCs/>
                <w:color w:val="000000"/>
                <w:sz w:val="20"/>
                <w:szCs w:val="20"/>
              </w:rPr>
              <w:t>KHUSUS MATERNITY</w:t>
            </w:r>
          </w:p>
        </w:tc>
        <w:tc>
          <w:tcPr>
            <w:tcW w:w="4630" w:type="dxa"/>
            <w:tcBorders>
              <w:top w:val="nil"/>
              <w:left w:val="nil"/>
              <w:bottom w:val="single" w:sz="8" w:space="0" w:color="000000"/>
              <w:right w:val="double" w:sz="6" w:space="0" w:color="000000"/>
            </w:tcBorders>
            <w:shd w:val="clear" w:color="auto" w:fill="auto"/>
            <w:vAlign w:val="center"/>
            <w:hideMark/>
          </w:tcPr>
          <w:p w14:paraId="1F6C1963"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 </w:t>
            </w:r>
          </w:p>
        </w:tc>
      </w:tr>
      <w:tr w:rsidR="004628B5" w:rsidRPr="00FB6C57" w14:paraId="4980FCC8"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2D0AEA3C"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51</w:t>
            </w:r>
          </w:p>
        </w:tc>
        <w:tc>
          <w:tcPr>
            <w:tcW w:w="3920" w:type="dxa"/>
            <w:tcBorders>
              <w:top w:val="nil"/>
              <w:left w:val="single" w:sz="8" w:space="0" w:color="000000"/>
              <w:bottom w:val="single" w:sz="8" w:space="0" w:color="000000"/>
              <w:right w:val="nil"/>
            </w:tcBorders>
            <w:shd w:val="clear" w:color="auto" w:fill="auto"/>
            <w:vAlign w:val="center"/>
            <w:hideMark/>
          </w:tcPr>
          <w:p w14:paraId="16C8C3C2"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Maternity Napkin</w:t>
            </w:r>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2F0AB9A7"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FB6C57" w14:paraId="284B6BEF" w14:textId="77777777" w:rsidTr="004628B5">
        <w:trPr>
          <w:trHeight w:val="315"/>
        </w:trPr>
        <w:tc>
          <w:tcPr>
            <w:tcW w:w="540" w:type="dxa"/>
            <w:tcBorders>
              <w:top w:val="nil"/>
              <w:left w:val="double" w:sz="6" w:space="0" w:color="000000"/>
              <w:bottom w:val="single" w:sz="8" w:space="0" w:color="000000"/>
              <w:right w:val="nil"/>
            </w:tcBorders>
            <w:shd w:val="clear" w:color="auto" w:fill="auto"/>
            <w:vAlign w:val="center"/>
            <w:hideMark/>
          </w:tcPr>
          <w:p w14:paraId="746E5893"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52</w:t>
            </w:r>
          </w:p>
        </w:tc>
        <w:tc>
          <w:tcPr>
            <w:tcW w:w="3920" w:type="dxa"/>
            <w:tcBorders>
              <w:top w:val="nil"/>
              <w:left w:val="single" w:sz="8" w:space="0" w:color="000000"/>
              <w:bottom w:val="single" w:sz="8" w:space="0" w:color="000000"/>
              <w:right w:val="nil"/>
            </w:tcBorders>
            <w:shd w:val="clear" w:color="auto" w:fill="auto"/>
            <w:vAlign w:val="center"/>
            <w:hideMark/>
          </w:tcPr>
          <w:p w14:paraId="4848EA06"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Gurita</w:t>
            </w:r>
            <w:proofErr w:type="spellEnd"/>
          </w:p>
        </w:tc>
        <w:tc>
          <w:tcPr>
            <w:tcW w:w="4630" w:type="dxa"/>
            <w:tcBorders>
              <w:top w:val="nil"/>
              <w:left w:val="single" w:sz="8" w:space="0" w:color="000000"/>
              <w:bottom w:val="single" w:sz="8" w:space="0" w:color="000000"/>
              <w:right w:val="double" w:sz="6" w:space="0" w:color="000000"/>
            </w:tcBorders>
            <w:shd w:val="clear" w:color="auto" w:fill="auto"/>
            <w:vAlign w:val="center"/>
            <w:hideMark/>
          </w:tcPr>
          <w:p w14:paraId="3046D44D" w14:textId="77777777" w:rsidR="004628B5" w:rsidRPr="00FB6C57"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r w:rsidR="004628B5" w:rsidRPr="004628B5" w14:paraId="2B3704CF" w14:textId="77777777" w:rsidTr="004628B5">
        <w:trPr>
          <w:trHeight w:val="315"/>
        </w:trPr>
        <w:tc>
          <w:tcPr>
            <w:tcW w:w="540" w:type="dxa"/>
            <w:tcBorders>
              <w:top w:val="nil"/>
              <w:left w:val="double" w:sz="6" w:space="0" w:color="000000"/>
              <w:bottom w:val="double" w:sz="6" w:space="0" w:color="000000"/>
              <w:right w:val="nil"/>
            </w:tcBorders>
            <w:shd w:val="clear" w:color="auto" w:fill="auto"/>
            <w:vAlign w:val="center"/>
            <w:hideMark/>
          </w:tcPr>
          <w:p w14:paraId="7078811E" w14:textId="77777777" w:rsidR="004628B5" w:rsidRPr="00FB6C57" w:rsidRDefault="004628B5" w:rsidP="004628B5">
            <w:pPr>
              <w:jc w:val="center"/>
              <w:rPr>
                <w:rFonts w:ascii="Cambria" w:hAnsi="Cambria" w:cs="Calibri"/>
                <w:color w:val="000000"/>
                <w:sz w:val="20"/>
                <w:szCs w:val="20"/>
              </w:rPr>
            </w:pPr>
            <w:r w:rsidRPr="00FB6C57">
              <w:rPr>
                <w:rFonts w:ascii="Cambria" w:hAnsi="Cambria" w:cs="Calibri"/>
                <w:color w:val="000000"/>
                <w:sz w:val="20"/>
                <w:szCs w:val="20"/>
              </w:rPr>
              <w:t>53</w:t>
            </w:r>
          </w:p>
        </w:tc>
        <w:tc>
          <w:tcPr>
            <w:tcW w:w="3920" w:type="dxa"/>
            <w:tcBorders>
              <w:top w:val="nil"/>
              <w:left w:val="single" w:sz="8" w:space="0" w:color="000000"/>
              <w:bottom w:val="double" w:sz="6" w:space="0" w:color="000000"/>
              <w:right w:val="nil"/>
            </w:tcBorders>
            <w:shd w:val="clear" w:color="auto" w:fill="auto"/>
            <w:vAlign w:val="center"/>
            <w:hideMark/>
          </w:tcPr>
          <w:p w14:paraId="59FE5F2C" w14:textId="77777777" w:rsidR="004628B5" w:rsidRPr="00FB6C57" w:rsidRDefault="004628B5" w:rsidP="004628B5">
            <w:pPr>
              <w:jc w:val="both"/>
              <w:rPr>
                <w:rFonts w:ascii="Cambria" w:hAnsi="Cambria" w:cs="Calibri"/>
                <w:color w:val="000000"/>
                <w:sz w:val="20"/>
                <w:szCs w:val="20"/>
              </w:rPr>
            </w:pPr>
            <w:r w:rsidRPr="00FB6C57">
              <w:rPr>
                <w:rFonts w:ascii="Cambria" w:hAnsi="Cambria" w:cs="Calibri"/>
                <w:color w:val="000000"/>
                <w:sz w:val="20"/>
                <w:szCs w:val="20"/>
              </w:rPr>
              <w:t>Breast pump</w:t>
            </w:r>
          </w:p>
        </w:tc>
        <w:tc>
          <w:tcPr>
            <w:tcW w:w="4630" w:type="dxa"/>
            <w:tcBorders>
              <w:top w:val="nil"/>
              <w:left w:val="single" w:sz="8" w:space="0" w:color="000000"/>
              <w:bottom w:val="double" w:sz="6" w:space="0" w:color="000000"/>
              <w:right w:val="double" w:sz="6" w:space="0" w:color="000000"/>
            </w:tcBorders>
            <w:shd w:val="clear" w:color="auto" w:fill="auto"/>
            <w:vAlign w:val="center"/>
            <w:hideMark/>
          </w:tcPr>
          <w:p w14:paraId="0E95FDD1" w14:textId="77777777" w:rsidR="004628B5" w:rsidRPr="004628B5" w:rsidRDefault="004628B5" w:rsidP="004628B5">
            <w:pPr>
              <w:jc w:val="both"/>
              <w:rPr>
                <w:rFonts w:ascii="Cambria" w:hAnsi="Cambria" w:cs="Calibri"/>
                <w:color w:val="000000"/>
                <w:sz w:val="20"/>
                <w:szCs w:val="20"/>
              </w:rPr>
            </w:pPr>
            <w:proofErr w:type="spellStart"/>
            <w:r w:rsidRPr="00FB6C57">
              <w:rPr>
                <w:rFonts w:ascii="Cambria" w:hAnsi="Cambria" w:cs="Calibri"/>
                <w:color w:val="000000"/>
                <w:sz w:val="20"/>
                <w:szCs w:val="20"/>
              </w:rPr>
              <w:t>tidak</w:t>
            </w:r>
            <w:proofErr w:type="spellEnd"/>
            <w:r w:rsidRPr="00FB6C57">
              <w:rPr>
                <w:rFonts w:ascii="Cambria" w:hAnsi="Cambria" w:cs="Calibri"/>
                <w:color w:val="000000"/>
                <w:sz w:val="20"/>
                <w:szCs w:val="20"/>
              </w:rPr>
              <w:t xml:space="preserve"> </w:t>
            </w:r>
            <w:proofErr w:type="spellStart"/>
            <w:r w:rsidRPr="00FB6C57">
              <w:rPr>
                <w:rFonts w:ascii="Cambria" w:hAnsi="Cambria" w:cs="Calibri"/>
                <w:color w:val="000000"/>
                <w:sz w:val="20"/>
                <w:szCs w:val="20"/>
              </w:rPr>
              <w:t>dijamin</w:t>
            </w:r>
            <w:proofErr w:type="spellEnd"/>
          </w:p>
        </w:tc>
      </w:tr>
    </w:tbl>
    <w:p w14:paraId="78C0306B" w14:textId="77777777" w:rsidR="00456873" w:rsidRDefault="00456873" w:rsidP="00774657">
      <w:pPr>
        <w:spacing w:after="120"/>
        <w:jc w:val="both"/>
        <w:rPr>
          <w:rFonts w:ascii="Cambria" w:hAnsi="Cambria"/>
          <w:sz w:val="20"/>
          <w:szCs w:val="20"/>
        </w:rPr>
      </w:pPr>
    </w:p>
    <w:p w14:paraId="05BB40DB" w14:textId="77777777" w:rsidR="003466D9" w:rsidRDefault="003466D9" w:rsidP="00774657">
      <w:pPr>
        <w:spacing w:after="120"/>
        <w:jc w:val="both"/>
        <w:rPr>
          <w:rFonts w:ascii="Cambria" w:hAnsi="Cambria"/>
          <w:sz w:val="20"/>
          <w:szCs w:val="20"/>
        </w:rPr>
      </w:pPr>
    </w:p>
    <w:p w14:paraId="047E32EE" w14:textId="77777777" w:rsidR="003466D9" w:rsidRDefault="003466D9" w:rsidP="00774657">
      <w:pPr>
        <w:spacing w:after="120"/>
        <w:jc w:val="both"/>
        <w:rPr>
          <w:rFonts w:ascii="Cambria" w:hAnsi="Cambria"/>
          <w:sz w:val="20"/>
          <w:szCs w:val="20"/>
        </w:rPr>
      </w:pPr>
    </w:p>
    <w:p w14:paraId="7F0B0C32" w14:textId="77777777" w:rsidR="003466D9" w:rsidRDefault="003466D9" w:rsidP="00774657">
      <w:pPr>
        <w:spacing w:after="120"/>
        <w:jc w:val="both"/>
        <w:rPr>
          <w:rFonts w:ascii="Cambria" w:hAnsi="Cambria"/>
          <w:sz w:val="20"/>
          <w:szCs w:val="20"/>
        </w:rPr>
      </w:pPr>
    </w:p>
    <w:p w14:paraId="1FF1392A" w14:textId="77777777" w:rsidR="003466D9" w:rsidRDefault="003466D9" w:rsidP="00774657">
      <w:pPr>
        <w:spacing w:after="120"/>
        <w:jc w:val="both"/>
        <w:rPr>
          <w:rFonts w:ascii="Cambria" w:hAnsi="Cambria"/>
          <w:sz w:val="20"/>
          <w:szCs w:val="20"/>
        </w:rPr>
      </w:pPr>
    </w:p>
    <w:p w14:paraId="6FD0B60A" w14:textId="77777777" w:rsidR="003466D9" w:rsidRDefault="003466D9" w:rsidP="00774657">
      <w:pPr>
        <w:spacing w:after="120"/>
        <w:jc w:val="both"/>
        <w:rPr>
          <w:rFonts w:ascii="Cambria" w:hAnsi="Cambria"/>
          <w:sz w:val="20"/>
          <w:szCs w:val="20"/>
        </w:rPr>
      </w:pPr>
    </w:p>
    <w:p w14:paraId="679561E3" w14:textId="77777777" w:rsidR="003466D9" w:rsidRDefault="003466D9" w:rsidP="00774657">
      <w:pPr>
        <w:spacing w:after="120"/>
        <w:jc w:val="both"/>
        <w:rPr>
          <w:rFonts w:ascii="Cambria" w:hAnsi="Cambria"/>
          <w:sz w:val="20"/>
          <w:szCs w:val="20"/>
        </w:rPr>
      </w:pPr>
    </w:p>
    <w:p w14:paraId="3E6986DB" w14:textId="77777777" w:rsidR="003466D9" w:rsidRDefault="003466D9" w:rsidP="00774657">
      <w:pPr>
        <w:spacing w:after="120"/>
        <w:jc w:val="both"/>
        <w:rPr>
          <w:rFonts w:ascii="Cambria" w:hAnsi="Cambria"/>
          <w:sz w:val="20"/>
          <w:szCs w:val="20"/>
        </w:rPr>
      </w:pPr>
    </w:p>
    <w:p w14:paraId="450C431C" w14:textId="77777777" w:rsidR="003466D9" w:rsidRDefault="003466D9" w:rsidP="00774657">
      <w:pPr>
        <w:spacing w:after="120"/>
        <w:jc w:val="both"/>
        <w:rPr>
          <w:rFonts w:ascii="Cambria" w:hAnsi="Cambria"/>
          <w:sz w:val="20"/>
          <w:szCs w:val="20"/>
        </w:rPr>
      </w:pPr>
    </w:p>
    <w:p w14:paraId="0FE40482" w14:textId="77777777" w:rsidR="003466D9" w:rsidRDefault="003466D9" w:rsidP="00774657">
      <w:pPr>
        <w:spacing w:after="120"/>
        <w:jc w:val="both"/>
        <w:rPr>
          <w:rFonts w:ascii="Cambria" w:hAnsi="Cambria"/>
          <w:sz w:val="20"/>
          <w:szCs w:val="20"/>
        </w:rPr>
      </w:pPr>
    </w:p>
    <w:p w14:paraId="5E3A4CF3" w14:textId="77777777" w:rsidR="003466D9" w:rsidRDefault="003466D9" w:rsidP="00774657">
      <w:pPr>
        <w:spacing w:after="120"/>
        <w:jc w:val="both"/>
        <w:rPr>
          <w:rFonts w:ascii="Cambria" w:hAnsi="Cambria"/>
          <w:sz w:val="20"/>
          <w:szCs w:val="20"/>
        </w:rPr>
      </w:pPr>
    </w:p>
    <w:p w14:paraId="7ACF60CA" w14:textId="77777777" w:rsidR="00C00C38" w:rsidRPr="00A96F6C" w:rsidRDefault="00945F24" w:rsidP="00A96F6C">
      <w:pPr>
        <w:spacing w:after="120"/>
        <w:jc w:val="center"/>
        <w:rPr>
          <w:rFonts w:ascii="Cambria" w:hAnsi="Cambria"/>
          <w:b/>
          <w:sz w:val="20"/>
          <w:szCs w:val="20"/>
        </w:rPr>
      </w:pPr>
      <w:r w:rsidRPr="00A96F6C">
        <w:rPr>
          <w:rFonts w:ascii="Cambria" w:hAnsi="Cambria"/>
          <w:b/>
          <w:sz w:val="20"/>
          <w:szCs w:val="20"/>
        </w:rPr>
        <w:t>LAMPIRAN 3</w:t>
      </w:r>
    </w:p>
    <w:p w14:paraId="09BDE06B" w14:textId="1156E9E6" w:rsidR="00A97C8A" w:rsidRDefault="00945F24" w:rsidP="00D77FCF">
      <w:pPr>
        <w:spacing w:after="120"/>
        <w:jc w:val="center"/>
        <w:rPr>
          <w:rFonts w:ascii="Calibri" w:eastAsia="+mn-ea" w:hAnsi="Calibri" w:cs="Calibri"/>
          <w:b/>
          <w:bCs/>
          <w:kern w:val="24"/>
          <w:u w:val="single"/>
        </w:rPr>
      </w:pPr>
      <w:r w:rsidRPr="006B177C">
        <w:rPr>
          <w:rFonts w:ascii="Cambria" w:hAnsi="Cambria"/>
          <w:b/>
          <w:sz w:val="20"/>
          <w:szCs w:val="20"/>
        </w:rPr>
        <w:t>CONTOH KARTU KEPESERTAAN</w:t>
      </w:r>
    </w:p>
    <w:p w14:paraId="544E49AD" w14:textId="77777777" w:rsidR="00A92F6D" w:rsidRDefault="00A92F6D" w:rsidP="00A96F6C">
      <w:pPr>
        <w:spacing w:after="120"/>
        <w:rPr>
          <w:rFonts w:ascii="Calibri" w:eastAsia="+mn-ea" w:hAnsi="Calibri" w:cs="Calibri"/>
          <w:b/>
          <w:bCs/>
          <w:kern w:val="24"/>
          <w:u w:val="single"/>
        </w:rPr>
      </w:pPr>
    </w:p>
    <w:p w14:paraId="7A584FC3" w14:textId="254ABE33" w:rsidR="00A92F6D" w:rsidRPr="00A92F6D" w:rsidRDefault="00A92F6D" w:rsidP="00D77FCF">
      <w:pPr>
        <w:spacing w:after="120"/>
        <w:ind w:left="720"/>
        <w:rPr>
          <w:rFonts w:ascii="Calibri" w:eastAsia="+mn-ea" w:hAnsi="Calibri" w:cs="Calibri"/>
          <w:b/>
          <w:bCs/>
          <w:kern w:val="24"/>
          <w:u w:val="single"/>
        </w:rPr>
      </w:pPr>
      <w:r>
        <w:rPr>
          <w:rFonts w:ascii="Arial" w:hAnsi="Arial" w:cs="Arial"/>
          <w:b/>
          <w:sz w:val="18"/>
          <w:szCs w:val="18"/>
        </w:rPr>
        <w:t xml:space="preserve">       </w:t>
      </w:r>
      <w:r w:rsidRPr="00D77FCF">
        <w:rPr>
          <w:rFonts w:ascii="Arial" w:hAnsi="Arial" w:cs="Arial"/>
          <w:b/>
          <w:sz w:val="18"/>
          <w:szCs w:val="18"/>
          <w:u w:val="single"/>
        </w:rPr>
        <w:t>Maestro Optima Care (MOC)</w:t>
      </w:r>
    </w:p>
    <w:p w14:paraId="4EEA622F" w14:textId="63F19C1F" w:rsidR="00044763" w:rsidRDefault="00A92F6D" w:rsidP="00A97C8A">
      <w:pPr>
        <w:spacing w:after="120"/>
        <w:jc w:val="center"/>
        <w:rPr>
          <w:noProof/>
        </w:rPr>
      </w:pPr>
      <w:r w:rsidRPr="00A92F6D">
        <w:rPr>
          <w:noProof/>
        </w:rPr>
        <w:t xml:space="preserve"> </w:t>
      </w:r>
      <w:r w:rsidRPr="00A92F6D">
        <w:rPr>
          <w:noProof/>
        </w:rPr>
        <w:drawing>
          <wp:inline distT="0" distB="0" distL="0" distR="0" wp14:anchorId="67AF4C52" wp14:editId="0037E874">
            <wp:extent cx="4365664" cy="1190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3480" cy="1198211"/>
                    </a:xfrm>
                    <a:prstGeom prst="rect">
                      <a:avLst/>
                    </a:prstGeom>
                  </pic:spPr>
                </pic:pic>
              </a:graphicData>
            </a:graphic>
          </wp:inline>
        </w:drawing>
      </w:r>
    </w:p>
    <w:p w14:paraId="78FA6518" w14:textId="6D078C4F" w:rsidR="00044763" w:rsidRDefault="00044763" w:rsidP="00D77FCF">
      <w:pPr>
        <w:spacing w:after="120"/>
        <w:rPr>
          <w:noProof/>
        </w:rPr>
      </w:pPr>
      <w:r w:rsidRPr="00D77FCF">
        <w:rPr>
          <w:rFonts w:ascii="Arial" w:hAnsi="Arial" w:cs="Arial"/>
          <w:b/>
          <w:sz w:val="18"/>
          <w:szCs w:val="18"/>
        </w:rPr>
        <w:t xml:space="preserve">                    </w:t>
      </w:r>
      <w:r>
        <w:rPr>
          <w:rFonts w:ascii="Arial" w:hAnsi="Arial" w:cs="Arial"/>
          <w:b/>
          <w:sz w:val="18"/>
          <w:szCs w:val="18"/>
        </w:rPr>
        <w:t xml:space="preserve">  </w:t>
      </w:r>
      <w:r w:rsidRPr="00AB0009">
        <w:rPr>
          <w:rFonts w:ascii="Arial" w:hAnsi="Arial" w:cs="Arial"/>
          <w:b/>
          <w:sz w:val="18"/>
          <w:szCs w:val="18"/>
          <w:u w:val="single"/>
        </w:rPr>
        <w:t xml:space="preserve">Maestro </w:t>
      </w:r>
      <w:r>
        <w:rPr>
          <w:rFonts w:ascii="Arial" w:hAnsi="Arial" w:cs="Arial"/>
          <w:b/>
          <w:sz w:val="18"/>
          <w:szCs w:val="18"/>
          <w:u w:val="single"/>
        </w:rPr>
        <w:t>Elite</w:t>
      </w:r>
      <w:r w:rsidRPr="00AB0009">
        <w:rPr>
          <w:rFonts w:ascii="Arial" w:hAnsi="Arial" w:cs="Arial"/>
          <w:b/>
          <w:sz w:val="18"/>
          <w:szCs w:val="18"/>
          <w:u w:val="single"/>
        </w:rPr>
        <w:t xml:space="preserve"> Care (M</w:t>
      </w:r>
      <w:r>
        <w:rPr>
          <w:rFonts w:ascii="Arial" w:hAnsi="Arial" w:cs="Arial"/>
          <w:b/>
          <w:sz w:val="18"/>
          <w:szCs w:val="18"/>
          <w:u w:val="single"/>
        </w:rPr>
        <w:t>E</w:t>
      </w:r>
      <w:r w:rsidRPr="00AB0009">
        <w:rPr>
          <w:rFonts w:ascii="Arial" w:hAnsi="Arial" w:cs="Arial"/>
          <w:b/>
          <w:sz w:val="18"/>
          <w:szCs w:val="18"/>
          <w:u w:val="single"/>
        </w:rPr>
        <w:t>C)</w:t>
      </w:r>
    </w:p>
    <w:p w14:paraId="31513B49" w14:textId="3960CEA3" w:rsidR="00953E6E" w:rsidRDefault="00044763" w:rsidP="00044763">
      <w:pPr>
        <w:spacing w:after="120"/>
        <w:jc w:val="center"/>
        <w:rPr>
          <w:noProof/>
        </w:rPr>
      </w:pPr>
      <w:r w:rsidRPr="00044763">
        <w:rPr>
          <w:noProof/>
        </w:rPr>
        <w:drawing>
          <wp:inline distT="0" distB="0" distL="0" distR="0" wp14:anchorId="0FA045D5" wp14:editId="358E8E28">
            <wp:extent cx="4337735" cy="1383665"/>
            <wp:effectExtent l="0" t="0" r="571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4637" cy="1389057"/>
                    </a:xfrm>
                    <a:prstGeom prst="rect">
                      <a:avLst/>
                    </a:prstGeom>
                  </pic:spPr>
                </pic:pic>
              </a:graphicData>
            </a:graphic>
          </wp:inline>
        </w:drawing>
      </w:r>
    </w:p>
    <w:p w14:paraId="00B513F6" w14:textId="21F7F867" w:rsidR="00953E6E" w:rsidRPr="00D77FCF" w:rsidRDefault="00953E6E" w:rsidP="00A97C8A">
      <w:pPr>
        <w:tabs>
          <w:tab w:val="left" w:pos="7430"/>
        </w:tabs>
        <w:jc w:val="both"/>
        <w:rPr>
          <w:rFonts w:ascii="Arial" w:hAnsi="Arial" w:cs="Arial"/>
          <w:b/>
          <w:sz w:val="18"/>
          <w:szCs w:val="18"/>
          <w:u w:val="single"/>
        </w:rPr>
      </w:pPr>
      <w:r>
        <w:rPr>
          <w:rFonts w:ascii="Arial" w:hAnsi="Arial" w:cs="Arial"/>
          <w:b/>
          <w:sz w:val="18"/>
          <w:szCs w:val="18"/>
        </w:rPr>
        <w:t xml:space="preserve">                      </w:t>
      </w:r>
      <w:r w:rsidRPr="00D77FCF">
        <w:rPr>
          <w:rFonts w:ascii="Arial" w:hAnsi="Arial" w:cs="Arial"/>
          <w:b/>
          <w:sz w:val="18"/>
          <w:szCs w:val="18"/>
          <w:u w:val="single"/>
        </w:rPr>
        <w:t>Family Flexy Health (FFH)</w:t>
      </w:r>
    </w:p>
    <w:p w14:paraId="3046ABDF" w14:textId="3887FD78" w:rsidR="00953E6E" w:rsidRDefault="00953E6E" w:rsidP="00A97C8A">
      <w:pPr>
        <w:rPr>
          <w:rFonts w:ascii="Arial" w:hAnsi="Arial" w:cs="Arial"/>
          <w:b/>
          <w:sz w:val="18"/>
          <w:szCs w:val="18"/>
        </w:rPr>
      </w:pPr>
      <w:r>
        <w:rPr>
          <w:rFonts w:ascii="Arial" w:hAnsi="Arial" w:cs="Arial"/>
          <w:b/>
          <w:sz w:val="18"/>
          <w:szCs w:val="18"/>
        </w:rPr>
        <w:lastRenderedPageBreak/>
        <w:t xml:space="preserve">                    </w:t>
      </w:r>
      <w:r w:rsidRPr="00953E6E">
        <w:rPr>
          <w:rFonts w:ascii="Arial" w:hAnsi="Arial" w:cs="Arial"/>
          <w:b/>
          <w:noProof/>
          <w:sz w:val="18"/>
          <w:szCs w:val="18"/>
        </w:rPr>
        <w:drawing>
          <wp:inline distT="0" distB="0" distL="0" distR="0" wp14:anchorId="76A23AA0" wp14:editId="2AD14200">
            <wp:extent cx="4491533" cy="1307314"/>
            <wp:effectExtent l="0" t="0" r="444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7721" cy="1312026"/>
                    </a:xfrm>
                    <a:prstGeom prst="rect">
                      <a:avLst/>
                    </a:prstGeom>
                  </pic:spPr>
                </pic:pic>
              </a:graphicData>
            </a:graphic>
          </wp:inline>
        </w:drawing>
      </w:r>
    </w:p>
    <w:p w14:paraId="4AE8BCE5" w14:textId="3BA4BF85" w:rsidR="00A97C8A" w:rsidRPr="004B6127" w:rsidRDefault="00CA5AB6" w:rsidP="00D77FCF">
      <w:pPr>
        <w:ind w:firstLine="720"/>
        <w:rPr>
          <w:rFonts w:ascii="Arial" w:hAnsi="Arial" w:cs="Arial"/>
          <w:b/>
          <w:sz w:val="18"/>
          <w:szCs w:val="18"/>
          <w:u w:val="single"/>
        </w:rPr>
      </w:pPr>
      <w:r>
        <w:rPr>
          <w:rFonts w:ascii="Cambria" w:hAnsi="Cambria"/>
          <w:b/>
          <w:sz w:val="20"/>
          <w:szCs w:val="20"/>
        </w:rPr>
        <w:t xml:space="preserve">        </w:t>
      </w:r>
      <w:r w:rsidRPr="00D77FCF">
        <w:rPr>
          <w:rFonts w:ascii="Cambria" w:hAnsi="Cambria"/>
          <w:b/>
          <w:sz w:val="20"/>
          <w:szCs w:val="20"/>
          <w:u w:val="single"/>
        </w:rPr>
        <w:t>Easy Health</w:t>
      </w:r>
    </w:p>
    <w:p w14:paraId="5DA36F63" w14:textId="45A9BB0D" w:rsidR="00A97C8A" w:rsidRPr="004B6127" w:rsidRDefault="00767AA9" w:rsidP="00D77FCF">
      <w:pPr>
        <w:ind w:firstLine="720"/>
        <w:rPr>
          <w:rFonts w:ascii="Arial" w:hAnsi="Arial" w:cs="Arial"/>
          <w:b/>
          <w:sz w:val="18"/>
          <w:szCs w:val="18"/>
          <w:u w:val="single"/>
        </w:rPr>
      </w:pPr>
      <w:r>
        <w:rPr>
          <w:rFonts w:ascii="Arial" w:hAnsi="Arial" w:cs="Arial"/>
          <w:b/>
          <w:sz w:val="18"/>
          <w:szCs w:val="18"/>
          <w:u w:val="single"/>
        </w:rPr>
        <w:t xml:space="preserve">      </w:t>
      </w:r>
      <w:r w:rsidRPr="00767AA9">
        <w:rPr>
          <w:rFonts w:ascii="Arial" w:hAnsi="Arial" w:cs="Arial"/>
          <w:noProof/>
          <w:sz w:val="18"/>
          <w:szCs w:val="18"/>
        </w:rPr>
        <w:drawing>
          <wp:inline distT="0" distB="0" distL="0" distR="0" wp14:anchorId="02F54503" wp14:editId="4BBC596A">
            <wp:extent cx="2289327" cy="1503186"/>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0795" cy="1536980"/>
                    </a:xfrm>
                    <a:prstGeom prst="rect">
                      <a:avLst/>
                    </a:prstGeom>
                  </pic:spPr>
                </pic:pic>
              </a:graphicData>
            </a:graphic>
          </wp:inline>
        </w:drawing>
      </w:r>
      <w:r w:rsidRPr="00767AA9">
        <w:rPr>
          <w:rFonts w:ascii="Arial" w:hAnsi="Arial" w:cs="Arial"/>
          <w:noProof/>
          <w:sz w:val="18"/>
          <w:szCs w:val="18"/>
        </w:rPr>
        <w:drawing>
          <wp:inline distT="0" distB="0" distL="0" distR="0" wp14:anchorId="4B87131E" wp14:editId="4C9EDF22">
            <wp:extent cx="2179930" cy="149590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08812" cy="1515720"/>
                    </a:xfrm>
                    <a:prstGeom prst="rect">
                      <a:avLst/>
                    </a:prstGeom>
                  </pic:spPr>
                </pic:pic>
              </a:graphicData>
            </a:graphic>
          </wp:inline>
        </w:drawing>
      </w:r>
    </w:p>
    <w:p w14:paraId="0A8CDA14" w14:textId="130BFD04" w:rsidR="00A97C8A" w:rsidRPr="00A96F6C" w:rsidRDefault="00A97C8A" w:rsidP="00D77FCF">
      <w:pPr>
        <w:ind w:left="2160" w:firstLine="720"/>
        <w:rPr>
          <w:rFonts w:ascii="Arial" w:hAnsi="Arial" w:cs="Arial"/>
          <w:b/>
          <w:sz w:val="18"/>
          <w:szCs w:val="18"/>
        </w:rPr>
      </w:pPr>
      <w:r>
        <w:rPr>
          <w:rFonts w:ascii="Arial" w:hAnsi="Arial" w:cs="Arial"/>
          <w:sz w:val="18"/>
          <w:szCs w:val="18"/>
        </w:rPr>
        <w:t xml:space="preserve">              </w:t>
      </w:r>
    </w:p>
    <w:p w14:paraId="5896E497" w14:textId="77777777" w:rsidR="00CC4601" w:rsidRDefault="00CC4601" w:rsidP="00335EF3">
      <w:pPr>
        <w:pStyle w:val="NormalWeb"/>
        <w:spacing w:before="0" w:beforeAutospacing="0" w:after="0" w:afterAutospacing="0"/>
        <w:rPr>
          <w:noProof/>
          <w:lang w:eastAsia="id-ID"/>
        </w:rPr>
      </w:pPr>
    </w:p>
    <w:p w14:paraId="2FCC5EF5" w14:textId="77777777" w:rsidR="000E5D5D" w:rsidRPr="00A96F6C" w:rsidRDefault="00CC4601" w:rsidP="00335EF3">
      <w:pPr>
        <w:pStyle w:val="NormalWeb"/>
        <w:numPr>
          <w:ilvl w:val="3"/>
          <w:numId w:val="51"/>
        </w:numPr>
        <w:spacing w:before="0" w:beforeAutospacing="0" w:after="0" w:afterAutospacing="0"/>
        <w:ind w:left="0"/>
        <w:jc w:val="both"/>
        <w:rPr>
          <w:rFonts w:ascii="Cambria" w:hAnsi="Cambria"/>
          <w:noProof/>
          <w:sz w:val="20"/>
          <w:szCs w:val="20"/>
          <w:lang w:eastAsia="id-ID"/>
        </w:rPr>
      </w:pPr>
      <w:r w:rsidRPr="00A96F6C">
        <w:rPr>
          <w:rFonts w:ascii="Cambria" w:hAnsi="Cambria"/>
          <w:noProof/>
          <w:sz w:val="20"/>
          <w:szCs w:val="20"/>
          <w:lang w:eastAsia="id-ID"/>
        </w:rPr>
        <w:t xml:space="preserve">Para Pihak sepakat bahwa setiap perubahan dan/atau penambahan contoh </w:t>
      </w:r>
      <w:r w:rsidR="00EE50DA" w:rsidRPr="00A96F6C">
        <w:rPr>
          <w:rFonts w:ascii="Cambria" w:hAnsi="Cambria"/>
          <w:noProof/>
          <w:sz w:val="20"/>
          <w:szCs w:val="20"/>
          <w:lang w:eastAsia="id-ID"/>
        </w:rPr>
        <w:t>K</w:t>
      </w:r>
      <w:r w:rsidRPr="00A96F6C">
        <w:rPr>
          <w:rFonts w:ascii="Cambria" w:hAnsi="Cambria"/>
          <w:noProof/>
          <w:sz w:val="20"/>
          <w:szCs w:val="20"/>
          <w:lang w:eastAsia="id-ID"/>
        </w:rPr>
        <w:t xml:space="preserve">artu </w:t>
      </w:r>
      <w:r w:rsidR="00EE50DA" w:rsidRPr="00A96F6C">
        <w:rPr>
          <w:rFonts w:ascii="Cambria" w:hAnsi="Cambria"/>
          <w:noProof/>
          <w:sz w:val="20"/>
          <w:szCs w:val="20"/>
          <w:lang w:eastAsia="id-ID"/>
        </w:rPr>
        <w:t>P</w:t>
      </w:r>
      <w:r w:rsidRPr="00A96F6C">
        <w:rPr>
          <w:rFonts w:ascii="Cambria" w:hAnsi="Cambria"/>
          <w:noProof/>
          <w:sz w:val="20"/>
          <w:szCs w:val="20"/>
          <w:lang w:eastAsia="id-ID"/>
        </w:rPr>
        <w:t>eserta</w:t>
      </w:r>
      <w:r w:rsidR="00EE50DA" w:rsidRPr="00A96F6C">
        <w:rPr>
          <w:rFonts w:ascii="Cambria" w:hAnsi="Cambria"/>
          <w:noProof/>
          <w:sz w:val="20"/>
          <w:szCs w:val="20"/>
          <w:lang w:eastAsia="id-ID"/>
        </w:rPr>
        <w:t xml:space="preserve"> sebagaimana yang terdapat dalam lampiran 3 Perjanjian ini wajib </w:t>
      </w:r>
      <w:r w:rsidR="000E5D5D" w:rsidRPr="00A96F6C">
        <w:rPr>
          <w:rFonts w:ascii="Cambria" w:hAnsi="Cambria"/>
          <w:noProof/>
          <w:sz w:val="20"/>
          <w:szCs w:val="20"/>
          <w:lang w:eastAsia="id-ID"/>
        </w:rPr>
        <w:t xml:space="preserve">untuk </w:t>
      </w:r>
      <w:r w:rsidR="00EE50DA" w:rsidRPr="00A96F6C">
        <w:rPr>
          <w:rFonts w:ascii="Cambria" w:hAnsi="Cambria"/>
          <w:noProof/>
          <w:sz w:val="20"/>
          <w:szCs w:val="20"/>
          <w:lang w:eastAsia="id-ID"/>
        </w:rPr>
        <w:t>diinformasikan secara tertulis oleh Pihak Pertama kepada Pihak Kedua</w:t>
      </w:r>
      <w:r w:rsidR="000E5D5D" w:rsidRPr="00A96F6C">
        <w:rPr>
          <w:rFonts w:ascii="Cambria" w:hAnsi="Cambria"/>
          <w:noProof/>
          <w:sz w:val="20"/>
          <w:szCs w:val="20"/>
          <w:lang w:eastAsia="id-ID"/>
        </w:rPr>
        <w:t>;</w:t>
      </w:r>
    </w:p>
    <w:p w14:paraId="4E639846" w14:textId="77777777" w:rsidR="000E5D5D" w:rsidRPr="00A96F6C" w:rsidRDefault="000E5D5D" w:rsidP="00335EF3">
      <w:pPr>
        <w:pStyle w:val="NormalWeb"/>
        <w:numPr>
          <w:ilvl w:val="3"/>
          <w:numId w:val="51"/>
        </w:numPr>
        <w:spacing w:before="0" w:beforeAutospacing="0" w:after="0" w:afterAutospacing="0"/>
        <w:ind w:left="0"/>
        <w:jc w:val="both"/>
        <w:rPr>
          <w:rFonts w:ascii="Cambria" w:hAnsi="Cambria"/>
          <w:noProof/>
          <w:sz w:val="20"/>
          <w:szCs w:val="20"/>
          <w:lang w:eastAsia="id-ID"/>
        </w:rPr>
      </w:pPr>
      <w:r w:rsidRPr="00A96F6C">
        <w:rPr>
          <w:rFonts w:ascii="Cambria" w:hAnsi="Cambria"/>
          <w:noProof/>
          <w:sz w:val="20"/>
          <w:szCs w:val="20"/>
          <w:lang w:eastAsia="id-ID"/>
        </w:rPr>
        <w:t>Perubahan sebagaimana yang dimaksud pada poin (1) di atas tidak perlu untuk dibuatkan dalam bentuk adendum/amandemen Perjanjian;</w:t>
      </w:r>
    </w:p>
    <w:p w14:paraId="5DD582E7" w14:textId="4DF64045" w:rsidR="00CC4601" w:rsidRDefault="00EE50DA" w:rsidP="00A96F6C">
      <w:pPr>
        <w:pStyle w:val="NormalWeb"/>
        <w:numPr>
          <w:ilvl w:val="3"/>
          <w:numId w:val="51"/>
        </w:numPr>
        <w:spacing w:before="0" w:beforeAutospacing="0" w:after="0" w:afterAutospacing="0"/>
        <w:ind w:left="0"/>
        <w:jc w:val="both"/>
        <w:rPr>
          <w:rFonts w:ascii="Cambria" w:hAnsi="Cambria"/>
          <w:noProof/>
          <w:sz w:val="20"/>
          <w:szCs w:val="20"/>
          <w:lang w:eastAsia="id-ID"/>
        </w:rPr>
      </w:pPr>
      <w:r w:rsidRPr="00A96F6C">
        <w:rPr>
          <w:rFonts w:ascii="Cambria" w:hAnsi="Cambria"/>
          <w:noProof/>
          <w:sz w:val="20"/>
          <w:szCs w:val="20"/>
          <w:lang w:eastAsia="id-ID"/>
        </w:rPr>
        <w:t xml:space="preserve">Para Pihak sepakat </w:t>
      </w:r>
      <w:r w:rsidR="000E5D5D" w:rsidRPr="00A96F6C">
        <w:rPr>
          <w:rFonts w:ascii="Cambria" w:hAnsi="Cambria"/>
          <w:noProof/>
          <w:sz w:val="20"/>
          <w:szCs w:val="20"/>
          <w:lang w:eastAsia="id-ID"/>
        </w:rPr>
        <w:t xml:space="preserve">bahwa </w:t>
      </w:r>
      <w:r w:rsidRPr="00A96F6C">
        <w:rPr>
          <w:rFonts w:ascii="Cambria" w:hAnsi="Cambria"/>
          <w:noProof/>
          <w:sz w:val="20"/>
          <w:szCs w:val="20"/>
          <w:lang w:eastAsia="id-ID"/>
        </w:rPr>
        <w:t>perubahan dan/atau penambahan contoh Kartu Peserta</w:t>
      </w:r>
      <w:r w:rsidR="000E5D5D" w:rsidRPr="00A96F6C">
        <w:rPr>
          <w:rFonts w:ascii="Cambria" w:hAnsi="Cambria"/>
          <w:noProof/>
          <w:sz w:val="20"/>
          <w:szCs w:val="20"/>
          <w:lang w:eastAsia="id-ID"/>
        </w:rPr>
        <w:t xml:space="preserve"> sebagaimana disebutkan pada poin di atas</w:t>
      </w:r>
      <w:r w:rsidRPr="00A96F6C">
        <w:rPr>
          <w:rFonts w:ascii="Cambria" w:hAnsi="Cambria"/>
          <w:noProof/>
          <w:sz w:val="20"/>
          <w:szCs w:val="20"/>
          <w:lang w:eastAsia="id-ID"/>
        </w:rPr>
        <w:t xml:space="preserve"> berlaku terhitung sejak tanggal </w:t>
      </w:r>
      <w:r w:rsidR="000E5D5D" w:rsidRPr="00A96F6C">
        <w:rPr>
          <w:rFonts w:ascii="Cambria" w:hAnsi="Cambria"/>
          <w:noProof/>
          <w:sz w:val="20"/>
          <w:szCs w:val="20"/>
          <w:lang w:eastAsia="id-ID"/>
        </w:rPr>
        <w:t>Pihak Pertama menginformasikannya kepada Pihak Kedua.</w:t>
      </w:r>
    </w:p>
    <w:p w14:paraId="6D8010CB" w14:textId="771C50C6" w:rsidR="00D77FCF" w:rsidRDefault="00D77FCF" w:rsidP="0017213B">
      <w:pPr>
        <w:spacing w:after="120"/>
        <w:jc w:val="center"/>
        <w:rPr>
          <w:rFonts w:ascii="Cambria" w:hAnsi="Cambria"/>
          <w:b/>
          <w:sz w:val="20"/>
          <w:szCs w:val="20"/>
        </w:rPr>
      </w:pPr>
      <w:r w:rsidRPr="00D77FCF">
        <w:rPr>
          <w:rFonts w:ascii="Cambria" w:hAnsi="Cambria"/>
          <w:b/>
          <w:sz w:val="20"/>
          <w:szCs w:val="20"/>
        </w:rPr>
        <w:t xml:space="preserve">LAMPIRAN </w:t>
      </w:r>
      <w:r>
        <w:rPr>
          <w:rFonts w:ascii="Cambria" w:hAnsi="Cambria"/>
          <w:b/>
          <w:sz w:val="20"/>
          <w:szCs w:val="20"/>
        </w:rPr>
        <w:t>4</w:t>
      </w:r>
    </w:p>
    <w:p w14:paraId="4C7B1956" w14:textId="61AACB0C" w:rsidR="00D77FCF" w:rsidRDefault="00D77FCF" w:rsidP="0017213B">
      <w:pPr>
        <w:spacing w:after="120"/>
        <w:jc w:val="center"/>
        <w:rPr>
          <w:rFonts w:ascii="Cambria" w:hAnsi="Cambria"/>
          <w:b/>
          <w:sz w:val="20"/>
          <w:szCs w:val="20"/>
        </w:rPr>
      </w:pPr>
      <w:r>
        <w:rPr>
          <w:rFonts w:ascii="Cambria" w:hAnsi="Cambria"/>
          <w:b/>
          <w:sz w:val="20"/>
          <w:szCs w:val="20"/>
        </w:rPr>
        <w:t>KONTAK PERSON PT AXA FINANCIAL INDONESIA</w:t>
      </w:r>
    </w:p>
    <w:p w14:paraId="6EAF1F51" w14:textId="4F515817" w:rsidR="00D77FCF" w:rsidRDefault="00D77FCF" w:rsidP="00D77FCF">
      <w:pPr>
        <w:spacing w:after="120"/>
        <w:ind w:left="2880" w:firstLine="720"/>
        <w:rPr>
          <w:rFonts w:ascii="Cambria" w:hAnsi="Cambria"/>
          <w:b/>
          <w:sz w:val="20"/>
          <w:szCs w:val="20"/>
        </w:rPr>
      </w:pPr>
    </w:p>
    <w:tbl>
      <w:tblPr>
        <w:tblW w:w="10463" w:type="dxa"/>
        <w:tblInd w:w="-545" w:type="dxa"/>
        <w:tblLayout w:type="fixed"/>
        <w:tblLook w:val="04A0" w:firstRow="1" w:lastRow="0" w:firstColumn="1" w:lastColumn="0" w:noHBand="0" w:noVBand="1"/>
      </w:tblPr>
      <w:tblGrid>
        <w:gridCol w:w="2520"/>
        <w:gridCol w:w="7697"/>
        <w:gridCol w:w="246"/>
      </w:tblGrid>
      <w:tr w:rsidR="00A66AC2" w:rsidRPr="00B45E1A" w14:paraId="25EBF9B5" w14:textId="77777777" w:rsidTr="009536CB">
        <w:trPr>
          <w:trHeight w:val="285"/>
          <w:ins w:id="453" w:author="APRILYA Anggie" w:date="2024-12-27T15:48:00Z"/>
        </w:trPr>
        <w:tc>
          <w:tcPr>
            <w:tcW w:w="2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9761A1" w14:textId="77777777" w:rsidR="00A66AC2" w:rsidRPr="0017213B" w:rsidRDefault="00A66AC2" w:rsidP="009536CB">
            <w:pPr>
              <w:rPr>
                <w:ins w:id="454" w:author="APRILYA Anggie" w:date="2024-12-27T15:48:00Z"/>
                <w:rFonts w:ascii="Cambria" w:hAnsi="Cambria" w:cs="Calibri Light"/>
                <w:b/>
                <w:bCs/>
                <w:color w:val="000000"/>
                <w:sz w:val="20"/>
                <w:szCs w:val="20"/>
              </w:rPr>
            </w:pPr>
            <w:ins w:id="455" w:author="APRILYA Anggie" w:date="2024-12-27T15:48:00Z">
              <w:r w:rsidRPr="0017213B">
                <w:rPr>
                  <w:rFonts w:ascii="Cambria" w:hAnsi="Cambria" w:cs="Calibri Light"/>
                  <w:b/>
                  <w:bCs/>
                  <w:color w:val="000000"/>
                  <w:sz w:val="20"/>
                  <w:szCs w:val="20"/>
                </w:rPr>
                <w:t>Nama Perusahaan</w:t>
              </w:r>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71894689" w14:textId="77777777" w:rsidR="00A66AC2" w:rsidRPr="0017213B" w:rsidRDefault="00A66AC2" w:rsidP="009536CB">
            <w:pPr>
              <w:rPr>
                <w:ins w:id="456" w:author="APRILYA Anggie" w:date="2024-12-27T15:48:00Z"/>
                <w:rFonts w:ascii="Cambria" w:hAnsi="Cambria" w:cs="Calibri"/>
                <w:color w:val="000000"/>
                <w:sz w:val="20"/>
                <w:szCs w:val="20"/>
              </w:rPr>
            </w:pPr>
            <w:ins w:id="457" w:author="APRILYA Anggie" w:date="2024-12-27T15:48:00Z">
              <w:r w:rsidRPr="0017213B">
                <w:rPr>
                  <w:rFonts w:ascii="Cambria" w:hAnsi="Cambria" w:cs="Calibri"/>
                  <w:color w:val="000000"/>
                  <w:sz w:val="20"/>
                  <w:szCs w:val="20"/>
                </w:rPr>
                <w:t>: PT AXA Financial Indonesia</w:t>
              </w:r>
            </w:ins>
          </w:p>
        </w:tc>
        <w:tc>
          <w:tcPr>
            <w:tcW w:w="246" w:type="dxa"/>
            <w:vAlign w:val="center"/>
            <w:hideMark/>
          </w:tcPr>
          <w:p w14:paraId="3A63E8EF" w14:textId="77777777" w:rsidR="00A66AC2" w:rsidRPr="0017213B" w:rsidRDefault="00A66AC2" w:rsidP="009536CB">
            <w:pPr>
              <w:rPr>
                <w:ins w:id="458" w:author="APRILYA Anggie" w:date="2024-12-27T15:48:00Z"/>
                <w:rFonts w:ascii="Cambria" w:hAnsi="Cambria"/>
                <w:sz w:val="20"/>
                <w:szCs w:val="20"/>
              </w:rPr>
            </w:pPr>
          </w:p>
        </w:tc>
      </w:tr>
      <w:tr w:rsidR="00A66AC2" w:rsidRPr="00B45E1A" w14:paraId="0DE6E62D" w14:textId="77777777" w:rsidTr="009536CB">
        <w:trPr>
          <w:trHeight w:val="285"/>
          <w:ins w:id="459"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68D76945" w14:textId="77777777" w:rsidR="00A66AC2" w:rsidRPr="0017213B" w:rsidRDefault="00A66AC2" w:rsidP="009536CB">
            <w:pPr>
              <w:rPr>
                <w:ins w:id="460" w:author="APRILYA Anggie" w:date="2024-12-27T15:48:00Z"/>
                <w:rFonts w:ascii="Cambria" w:hAnsi="Cambria" w:cs="Calibri Light"/>
                <w:b/>
                <w:bCs/>
                <w:color w:val="000000"/>
                <w:sz w:val="20"/>
                <w:szCs w:val="20"/>
              </w:rPr>
            </w:pPr>
            <w:ins w:id="461" w:author="APRILYA Anggie" w:date="2024-12-27T15:48:00Z">
              <w:r w:rsidRPr="0017213B">
                <w:rPr>
                  <w:rFonts w:ascii="Cambria" w:hAnsi="Cambria" w:cs="Calibri Light"/>
                  <w:b/>
                  <w:bCs/>
                  <w:color w:val="000000"/>
                  <w:sz w:val="20"/>
                  <w:szCs w:val="20"/>
                </w:rPr>
                <w:t xml:space="preserve">No </w:t>
              </w:r>
              <w:proofErr w:type="spellStart"/>
              <w:r w:rsidRPr="0017213B">
                <w:rPr>
                  <w:rFonts w:ascii="Cambria" w:hAnsi="Cambria" w:cs="Calibri Light"/>
                  <w:b/>
                  <w:bCs/>
                  <w:color w:val="000000"/>
                  <w:sz w:val="20"/>
                  <w:szCs w:val="20"/>
                </w:rPr>
                <w:t>Telepon</w:t>
              </w:r>
              <w:proofErr w:type="spellEnd"/>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2AEE7813" w14:textId="77777777" w:rsidR="00A66AC2" w:rsidRPr="0017213B" w:rsidRDefault="00A66AC2" w:rsidP="009536CB">
            <w:pPr>
              <w:rPr>
                <w:ins w:id="462" w:author="APRILYA Anggie" w:date="2024-12-27T15:48:00Z"/>
                <w:rFonts w:ascii="Cambria" w:hAnsi="Cambria" w:cs="Calibri"/>
                <w:color w:val="000000"/>
                <w:sz w:val="20"/>
                <w:szCs w:val="20"/>
              </w:rPr>
            </w:pPr>
            <w:ins w:id="463" w:author="APRILYA Anggie" w:date="2024-12-27T15:48:00Z">
              <w:r w:rsidRPr="0017213B">
                <w:rPr>
                  <w:rFonts w:ascii="Cambria" w:hAnsi="Cambria" w:cs="Calibri"/>
                  <w:color w:val="000000"/>
                  <w:sz w:val="20"/>
                  <w:szCs w:val="20"/>
                </w:rPr>
                <w:t>: 1500940</w:t>
              </w:r>
            </w:ins>
          </w:p>
        </w:tc>
        <w:tc>
          <w:tcPr>
            <w:tcW w:w="246" w:type="dxa"/>
            <w:vAlign w:val="center"/>
            <w:hideMark/>
          </w:tcPr>
          <w:p w14:paraId="19813BFC" w14:textId="77777777" w:rsidR="00A66AC2" w:rsidRPr="0017213B" w:rsidRDefault="00A66AC2" w:rsidP="009536CB">
            <w:pPr>
              <w:rPr>
                <w:ins w:id="464" w:author="APRILYA Anggie" w:date="2024-12-27T15:48:00Z"/>
                <w:rFonts w:ascii="Cambria" w:hAnsi="Cambria"/>
                <w:sz w:val="20"/>
                <w:szCs w:val="20"/>
              </w:rPr>
            </w:pPr>
          </w:p>
        </w:tc>
      </w:tr>
      <w:tr w:rsidR="00A66AC2" w:rsidRPr="00B45E1A" w14:paraId="41671235" w14:textId="77777777" w:rsidTr="009536CB">
        <w:trPr>
          <w:trHeight w:val="285"/>
          <w:ins w:id="465"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6E190597" w14:textId="77777777" w:rsidR="00A66AC2" w:rsidRPr="0017213B" w:rsidRDefault="00A66AC2" w:rsidP="009536CB">
            <w:pPr>
              <w:rPr>
                <w:ins w:id="466" w:author="APRILYA Anggie" w:date="2024-12-27T15:48:00Z"/>
                <w:rFonts w:ascii="Cambria" w:hAnsi="Cambria" w:cs="Calibri Light"/>
                <w:b/>
                <w:bCs/>
                <w:color w:val="000000"/>
                <w:sz w:val="20"/>
                <w:szCs w:val="20"/>
              </w:rPr>
            </w:pPr>
            <w:ins w:id="467" w:author="APRILYA Anggie" w:date="2024-12-27T15:48:00Z">
              <w:r w:rsidRPr="0017213B">
                <w:rPr>
                  <w:rFonts w:ascii="Cambria" w:hAnsi="Cambria" w:cs="Calibri Light"/>
                  <w:b/>
                  <w:bCs/>
                  <w:color w:val="000000"/>
                  <w:sz w:val="20"/>
                  <w:szCs w:val="20"/>
                </w:rPr>
                <w:t>Alamat Perusahaan</w:t>
              </w:r>
            </w:ins>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50F8695E" w14:textId="77777777" w:rsidR="00A66AC2" w:rsidRPr="0017213B" w:rsidRDefault="00A66AC2" w:rsidP="009536CB">
            <w:pPr>
              <w:rPr>
                <w:ins w:id="468" w:author="APRILYA Anggie" w:date="2024-12-27T15:48:00Z"/>
                <w:rFonts w:ascii="Cambria" w:hAnsi="Cambria" w:cs="Calibri"/>
                <w:color w:val="000000"/>
                <w:sz w:val="20"/>
                <w:szCs w:val="20"/>
              </w:rPr>
            </w:pPr>
            <w:ins w:id="469" w:author="APRILYA Anggie" w:date="2024-12-27T15:48:00Z">
              <w:r w:rsidRPr="0017213B">
                <w:rPr>
                  <w:rFonts w:ascii="Cambria" w:hAnsi="Cambria" w:cs="Calibri"/>
                  <w:color w:val="000000"/>
                  <w:sz w:val="20"/>
                  <w:szCs w:val="20"/>
                </w:rPr>
                <w:t xml:space="preserve">: AXA Tower. Jl. Prof. Dr. </w:t>
              </w:r>
              <w:proofErr w:type="spellStart"/>
              <w:r w:rsidRPr="0017213B">
                <w:rPr>
                  <w:rFonts w:ascii="Cambria" w:hAnsi="Cambria" w:cs="Calibri"/>
                  <w:color w:val="000000"/>
                  <w:sz w:val="20"/>
                  <w:szCs w:val="20"/>
                </w:rPr>
                <w:t>Satrio</w:t>
              </w:r>
              <w:proofErr w:type="spellEnd"/>
              <w:r w:rsidRPr="0017213B">
                <w:rPr>
                  <w:rFonts w:ascii="Cambria" w:hAnsi="Cambria" w:cs="Calibri"/>
                  <w:color w:val="000000"/>
                  <w:sz w:val="20"/>
                  <w:szCs w:val="20"/>
                </w:rPr>
                <w:t xml:space="preserve"> Kav.18, </w:t>
              </w:r>
              <w:proofErr w:type="spellStart"/>
              <w:r w:rsidRPr="0017213B">
                <w:rPr>
                  <w:rFonts w:ascii="Cambria" w:hAnsi="Cambria" w:cs="Calibri"/>
                  <w:color w:val="000000"/>
                  <w:sz w:val="20"/>
                  <w:szCs w:val="20"/>
                </w:rPr>
                <w:t>Kuningan</w:t>
              </w:r>
              <w:proofErr w:type="spellEnd"/>
              <w:r w:rsidRPr="0017213B">
                <w:rPr>
                  <w:rFonts w:ascii="Cambria" w:hAnsi="Cambria" w:cs="Calibri"/>
                  <w:color w:val="000000"/>
                  <w:sz w:val="20"/>
                  <w:szCs w:val="20"/>
                </w:rPr>
                <w:t xml:space="preserve"> City, Jakarta 12940, Indonesia</w:t>
              </w:r>
            </w:ins>
          </w:p>
        </w:tc>
        <w:tc>
          <w:tcPr>
            <w:tcW w:w="246" w:type="dxa"/>
            <w:vAlign w:val="center"/>
            <w:hideMark/>
          </w:tcPr>
          <w:p w14:paraId="64EF0A32" w14:textId="77777777" w:rsidR="00A66AC2" w:rsidRPr="0017213B" w:rsidRDefault="00A66AC2" w:rsidP="009536CB">
            <w:pPr>
              <w:rPr>
                <w:ins w:id="470" w:author="APRILYA Anggie" w:date="2024-12-27T15:48:00Z"/>
                <w:rFonts w:ascii="Cambria" w:hAnsi="Cambria"/>
                <w:sz w:val="20"/>
                <w:szCs w:val="20"/>
              </w:rPr>
            </w:pPr>
          </w:p>
        </w:tc>
      </w:tr>
      <w:tr w:rsidR="00A66AC2" w:rsidRPr="00B45E1A" w14:paraId="298C8CB4" w14:textId="77777777" w:rsidTr="009536CB">
        <w:trPr>
          <w:trHeight w:val="285"/>
          <w:ins w:id="471"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2A324044" w14:textId="77777777" w:rsidR="00A66AC2" w:rsidRPr="0017213B" w:rsidRDefault="00A66AC2" w:rsidP="009536CB">
            <w:pPr>
              <w:rPr>
                <w:ins w:id="472" w:author="APRILYA Anggie" w:date="2024-12-27T15:48:00Z"/>
                <w:rFonts w:ascii="Cambria" w:hAnsi="Cambria" w:cs="Calibri Light"/>
                <w:b/>
                <w:bCs/>
                <w:color w:val="000000"/>
                <w:sz w:val="20"/>
                <w:szCs w:val="20"/>
              </w:rPr>
            </w:pPr>
            <w:ins w:id="473" w:author="APRILYA Anggie" w:date="2024-12-27T15:48:00Z">
              <w:r w:rsidRPr="0017213B">
                <w:rPr>
                  <w:rFonts w:ascii="Cambria" w:hAnsi="Cambria" w:cs="Calibri Light"/>
                  <w:b/>
                  <w:bCs/>
                  <w:color w:val="000000"/>
                  <w:sz w:val="20"/>
                  <w:szCs w:val="20"/>
                </w:rPr>
                <w:t> </w:t>
              </w:r>
            </w:ins>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64D82F57" w14:textId="77777777" w:rsidR="00A66AC2" w:rsidRPr="0017213B" w:rsidRDefault="00A66AC2" w:rsidP="009536CB">
            <w:pPr>
              <w:jc w:val="center"/>
              <w:rPr>
                <w:ins w:id="474" w:author="APRILYA Anggie" w:date="2024-12-27T15:48:00Z"/>
                <w:rFonts w:ascii="Cambria" w:hAnsi="Cambria" w:cs="Calibri"/>
                <w:color w:val="000000"/>
                <w:sz w:val="20"/>
                <w:szCs w:val="20"/>
              </w:rPr>
            </w:pPr>
            <w:ins w:id="475" w:author="APRILYA Anggie" w:date="2024-12-27T15:48:00Z">
              <w:r w:rsidRPr="0017213B">
                <w:rPr>
                  <w:rFonts w:ascii="Cambria" w:hAnsi="Cambria" w:cs="Calibri"/>
                  <w:color w:val="000000"/>
                  <w:sz w:val="20"/>
                  <w:szCs w:val="20"/>
                </w:rPr>
                <w:t> </w:t>
              </w:r>
            </w:ins>
          </w:p>
        </w:tc>
        <w:tc>
          <w:tcPr>
            <w:tcW w:w="246" w:type="dxa"/>
            <w:vAlign w:val="center"/>
            <w:hideMark/>
          </w:tcPr>
          <w:p w14:paraId="549D171D" w14:textId="77777777" w:rsidR="00A66AC2" w:rsidRPr="0017213B" w:rsidRDefault="00A66AC2" w:rsidP="009536CB">
            <w:pPr>
              <w:rPr>
                <w:ins w:id="476" w:author="APRILYA Anggie" w:date="2024-12-27T15:48:00Z"/>
                <w:rFonts w:ascii="Cambria" w:hAnsi="Cambria"/>
                <w:sz w:val="20"/>
                <w:szCs w:val="20"/>
              </w:rPr>
            </w:pPr>
          </w:p>
        </w:tc>
      </w:tr>
      <w:tr w:rsidR="00A66AC2" w:rsidRPr="00B45E1A" w14:paraId="394DC7C1" w14:textId="77777777" w:rsidTr="009536CB">
        <w:trPr>
          <w:trHeight w:val="285"/>
          <w:ins w:id="477"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0FFE8EB7" w14:textId="77777777" w:rsidR="00A66AC2" w:rsidRPr="0017213B" w:rsidRDefault="00A66AC2" w:rsidP="009536CB">
            <w:pPr>
              <w:rPr>
                <w:ins w:id="478" w:author="APRILYA Anggie" w:date="2024-12-27T15:48:00Z"/>
                <w:rFonts w:ascii="Cambria" w:hAnsi="Cambria" w:cs="Calibri Light"/>
                <w:b/>
                <w:bCs/>
                <w:color w:val="000000"/>
                <w:sz w:val="20"/>
                <w:szCs w:val="20"/>
              </w:rPr>
            </w:pPr>
            <w:ins w:id="479" w:author="APRILYA Anggie" w:date="2024-12-27T15:48:00Z">
              <w:r w:rsidRPr="0017213B">
                <w:rPr>
                  <w:rFonts w:ascii="Cambria" w:hAnsi="Cambria" w:cs="Calibri Light"/>
                  <w:b/>
                  <w:bCs/>
                  <w:color w:val="000000"/>
                  <w:sz w:val="20"/>
                  <w:szCs w:val="20"/>
                </w:rPr>
                <w:t> </w:t>
              </w:r>
            </w:ins>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33B5B43C" w14:textId="77777777" w:rsidR="00A66AC2" w:rsidRPr="0017213B" w:rsidRDefault="00A66AC2" w:rsidP="009536CB">
            <w:pPr>
              <w:jc w:val="center"/>
              <w:rPr>
                <w:ins w:id="480" w:author="APRILYA Anggie" w:date="2024-12-27T15:48:00Z"/>
                <w:rFonts w:ascii="Cambria" w:hAnsi="Cambria" w:cs="Calibri"/>
                <w:color w:val="000000"/>
                <w:sz w:val="20"/>
                <w:szCs w:val="20"/>
              </w:rPr>
            </w:pPr>
            <w:ins w:id="481" w:author="APRILYA Anggie" w:date="2024-12-27T15:48:00Z">
              <w:r w:rsidRPr="0017213B">
                <w:rPr>
                  <w:rFonts w:ascii="Cambria" w:hAnsi="Cambria" w:cs="Calibri"/>
                  <w:color w:val="000000"/>
                  <w:sz w:val="20"/>
                  <w:szCs w:val="20"/>
                </w:rPr>
                <w:t> </w:t>
              </w:r>
            </w:ins>
          </w:p>
        </w:tc>
        <w:tc>
          <w:tcPr>
            <w:tcW w:w="246" w:type="dxa"/>
            <w:vAlign w:val="center"/>
            <w:hideMark/>
          </w:tcPr>
          <w:p w14:paraId="5CD02CA6" w14:textId="77777777" w:rsidR="00A66AC2" w:rsidRPr="0017213B" w:rsidRDefault="00A66AC2" w:rsidP="009536CB">
            <w:pPr>
              <w:rPr>
                <w:ins w:id="482" w:author="APRILYA Anggie" w:date="2024-12-27T15:48:00Z"/>
                <w:rFonts w:ascii="Cambria" w:hAnsi="Cambria"/>
                <w:sz w:val="20"/>
                <w:szCs w:val="20"/>
              </w:rPr>
            </w:pPr>
          </w:p>
        </w:tc>
      </w:tr>
      <w:tr w:rsidR="00A66AC2" w:rsidRPr="00B45E1A" w14:paraId="11D4999F" w14:textId="77777777" w:rsidTr="009536CB">
        <w:trPr>
          <w:trHeight w:val="285"/>
          <w:ins w:id="483"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77F4FCB8" w14:textId="77777777" w:rsidR="00A66AC2" w:rsidRPr="0017213B" w:rsidRDefault="00A66AC2" w:rsidP="009536CB">
            <w:pPr>
              <w:rPr>
                <w:ins w:id="484" w:author="APRILYA Anggie" w:date="2024-12-27T15:48:00Z"/>
                <w:rFonts w:ascii="Cambria" w:hAnsi="Cambria" w:cs="Calibri Light"/>
                <w:b/>
                <w:bCs/>
                <w:color w:val="000000"/>
                <w:sz w:val="20"/>
                <w:szCs w:val="20"/>
              </w:rPr>
            </w:pPr>
            <w:ins w:id="485" w:author="APRILYA Anggie" w:date="2024-12-27T15:48:00Z">
              <w:r w:rsidRPr="0017213B">
                <w:rPr>
                  <w:rFonts w:ascii="Cambria" w:hAnsi="Cambria" w:cs="Calibri Light"/>
                  <w:b/>
                  <w:bCs/>
                  <w:color w:val="000000"/>
                  <w:sz w:val="20"/>
                  <w:szCs w:val="20"/>
                </w:rPr>
                <w:t xml:space="preserve">Nama </w:t>
              </w:r>
              <w:proofErr w:type="spellStart"/>
              <w:r w:rsidRPr="0017213B">
                <w:rPr>
                  <w:rFonts w:ascii="Cambria" w:hAnsi="Cambria" w:cs="Calibri Light"/>
                  <w:b/>
                  <w:bCs/>
                  <w:color w:val="000000"/>
                  <w:sz w:val="20"/>
                  <w:szCs w:val="20"/>
                </w:rPr>
                <w:t>Direktur</w:t>
              </w:r>
              <w:proofErr w:type="spellEnd"/>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0C90153C" w14:textId="77777777" w:rsidR="00A66AC2" w:rsidRPr="0017213B" w:rsidRDefault="00A66AC2" w:rsidP="009536CB">
            <w:pPr>
              <w:rPr>
                <w:ins w:id="486" w:author="APRILYA Anggie" w:date="2024-12-27T15:48:00Z"/>
                <w:rFonts w:ascii="Cambria" w:hAnsi="Cambria" w:cs="Calibri"/>
                <w:color w:val="000000"/>
                <w:sz w:val="20"/>
                <w:szCs w:val="20"/>
              </w:rPr>
            </w:pPr>
            <w:ins w:id="487" w:author="APRILYA Anggie" w:date="2024-12-27T15:48:00Z">
              <w:r w:rsidRPr="0017213B">
                <w:rPr>
                  <w:rFonts w:ascii="Cambria" w:hAnsi="Cambria" w:cs="Calibri"/>
                  <w:color w:val="000000"/>
                  <w:sz w:val="20"/>
                  <w:szCs w:val="20"/>
                </w:rPr>
                <w:t xml:space="preserve">: Yudhistira </w:t>
              </w:r>
              <w:proofErr w:type="spellStart"/>
              <w:r w:rsidRPr="0017213B">
                <w:rPr>
                  <w:rFonts w:ascii="Cambria" w:hAnsi="Cambria" w:cs="Calibri"/>
                  <w:color w:val="000000"/>
                  <w:sz w:val="20"/>
                  <w:szCs w:val="20"/>
                </w:rPr>
                <w:t>Dharmawata</w:t>
              </w:r>
              <w:proofErr w:type="spellEnd"/>
            </w:ins>
          </w:p>
        </w:tc>
        <w:tc>
          <w:tcPr>
            <w:tcW w:w="246" w:type="dxa"/>
            <w:vAlign w:val="center"/>
            <w:hideMark/>
          </w:tcPr>
          <w:p w14:paraId="0E8B51FA" w14:textId="77777777" w:rsidR="00A66AC2" w:rsidRPr="0017213B" w:rsidRDefault="00A66AC2" w:rsidP="009536CB">
            <w:pPr>
              <w:rPr>
                <w:ins w:id="488" w:author="APRILYA Anggie" w:date="2024-12-27T15:48:00Z"/>
                <w:rFonts w:ascii="Cambria" w:hAnsi="Cambria"/>
                <w:sz w:val="20"/>
                <w:szCs w:val="20"/>
              </w:rPr>
            </w:pPr>
          </w:p>
        </w:tc>
      </w:tr>
      <w:tr w:rsidR="00A66AC2" w:rsidRPr="00B45E1A" w14:paraId="34BD7C30" w14:textId="77777777" w:rsidTr="009536CB">
        <w:trPr>
          <w:trHeight w:val="285"/>
          <w:ins w:id="489"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24162C46" w14:textId="77777777" w:rsidR="00A66AC2" w:rsidRPr="0017213B" w:rsidRDefault="00A66AC2" w:rsidP="009536CB">
            <w:pPr>
              <w:rPr>
                <w:ins w:id="490" w:author="APRILYA Anggie" w:date="2024-12-27T15:48:00Z"/>
                <w:rFonts w:ascii="Cambria" w:hAnsi="Cambria" w:cs="Calibri Light"/>
                <w:b/>
                <w:bCs/>
                <w:color w:val="000000"/>
                <w:sz w:val="20"/>
                <w:szCs w:val="20"/>
              </w:rPr>
            </w:pPr>
            <w:ins w:id="491" w:author="APRILYA Anggie" w:date="2024-12-27T15:48:00Z">
              <w:r w:rsidRPr="0017213B">
                <w:rPr>
                  <w:rFonts w:ascii="Cambria" w:hAnsi="Cambria" w:cs="Calibri Light"/>
                  <w:b/>
                  <w:bCs/>
                  <w:color w:val="000000"/>
                  <w:sz w:val="20"/>
                  <w:szCs w:val="20"/>
                </w:rPr>
                <w:t>Alamat Email</w:t>
              </w:r>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01AD4629" w14:textId="77777777" w:rsidR="00A66AC2" w:rsidRPr="0017213B" w:rsidRDefault="00A66AC2" w:rsidP="009536CB">
            <w:pPr>
              <w:rPr>
                <w:ins w:id="492" w:author="APRILYA Anggie" w:date="2024-12-27T15:48:00Z"/>
                <w:rFonts w:ascii="Cambria" w:hAnsi="Cambria" w:cs="Calibri"/>
                <w:color w:val="000000"/>
                <w:sz w:val="20"/>
                <w:szCs w:val="20"/>
              </w:rPr>
            </w:pPr>
            <w:ins w:id="493" w:author="APRILYA Anggie" w:date="2024-12-27T15:48:00Z">
              <w:r w:rsidRPr="0017213B">
                <w:rPr>
                  <w:rFonts w:ascii="Cambria" w:hAnsi="Cambria" w:cs="Calibri"/>
                  <w:color w:val="000000"/>
                  <w:sz w:val="20"/>
                  <w:szCs w:val="20"/>
                </w:rPr>
                <w:t>: yudhistira.dharmawata@axa-financial.co.id</w:t>
              </w:r>
            </w:ins>
          </w:p>
        </w:tc>
        <w:tc>
          <w:tcPr>
            <w:tcW w:w="246" w:type="dxa"/>
            <w:vAlign w:val="center"/>
            <w:hideMark/>
          </w:tcPr>
          <w:p w14:paraId="6F69465E" w14:textId="77777777" w:rsidR="00A66AC2" w:rsidRPr="0017213B" w:rsidRDefault="00A66AC2" w:rsidP="009536CB">
            <w:pPr>
              <w:rPr>
                <w:ins w:id="494" w:author="APRILYA Anggie" w:date="2024-12-27T15:48:00Z"/>
                <w:rFonts w:ascii="Cambria" w:hAnsi="Cambria"/>
                <w:sz w:val="20"/>
                <w:szCs w:val="20"/>
              </w:rPr>
            </w:pPr>
          </w:p>
        </w:tc>
      </w:tr>
      <w:tr w:rsidR="00A66AC2" w:rsidRPr="00B45E1A" w14:paraId="3CE25D68" w14:textId="77777777" w:rsidTr="009536CB">
        <w:trPr>
          <w:trHeight w:val="285"/>
          <w:ins w:id="495"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6452078A" w14:textId="77777777" w:rsidR="00A66AC2" w:rsidRPr="0017213B" w:rsidRDefault="00A66AC2" w:rsidP="009536CB">
            <w:pPr>
              <w:rPr>
                <w:ins w:id="496" w:author="APRILYA Anggie" w:date="2024-12-27T15:48:00Z"/>
                <w:rFonts w:ascii="Cambria" w:hAnsi="Cambria" w:cs="Calibri Light"/>
                <w:b/>
                <w:bCs/>
                <w:color w:val="000000"/>
                <w:sz w:val="20"/>
                <w:szCs w:val="20"/>
              </w:rPr>
            </w:pPr>
            <w:ins w:id="497" w:author="APRILYA Anggie" w:date="2024-12-27T15:48:00Z">
              <w:r w:rsidRPr="0017213B">
                <w:rPr>
                  <w:rFonts w:ascii="Cambria" w:hAnsi="Cambria" w:cs="Calibri Light"/>
                  <w:b/>
                  <w:bCs/>
                  <w:color w:val="000000"/>
                  <w:sz w:val="20"/>
                  <w:szCs w:val="20"/>
                </w:rPr>
                <w:t> </w:t>
              </w:r>
            </w:ins>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39F82BA0" w14:textId="77777777" w:rsidR="00A66AC2" w:rsidRPr="0017213B" w:rsidRDefault="00A66AC2" w:rsidP="009536CB">
            <w:pPr>
              <w:jc w:val="center"/>
              <w:rPr>
                <w:ins w:id="498" w:author="APRILYA Anggie" w:date="2024-12-27T15:48:00Z"/>
                <w:rFonts w:ascii="Cambria" w:hAnsi="Cambria" w:cs="Calibri"/>
                <w:color w:val="000000"/>
                <w:sz w:val="20"/>
                <w:szCs w:val="20"/>
              </w:rPr>
            </w:pPr>
            <w:ins w:id="499" w:author="APRILYA Anggie" w:date="2024-12-27T15:48:00Z">
              <w:r w:rsidRPr="0017213B">
                <w:rPr>
                  <w:rFonts w:ascii="Cambria" w:hAnsi="Cambria" w:cs="Calibri"/>
                  <w:color w:val="000000"/>
                  <w:sz w:val="20"/>
                  <w:szCs w:val="20"/>
                </w:rPr>
                <w:t> </w:t>
              </w:r>
            </w:ins>
          </w:p>
        </w:tc>
        <w:tc>
          <w:tcPr>
            <w:tcW w:w="246" w:type="dxa"/>
            <w:vAlign w:val="center"/>
            <w:hideMark/>
          </w:tcPr>
          <w:p w14:paraId="00AE6196" w14:textId="77777777" w:rsidR="00A66AC2" w:rsidRPr="0017213B" w:rsidRDefault="00A66AC2" w:rsidP="009536CB">
            <w:pPr>
              <w:rPr>
                <w:ins w:id="500" w:author="APRILYA Anggie" w:date="2024-12-27T15:48:00Z"/>
                <w:rFonts w:ascii="Cambria" w:hAnsi="Cambria"/>
                <w:sz w:val="20"/>
                <w:szCs w:val="20"/>
              </w:rPr>
            </w:pPr>
          </w:p>
        </w:tc>
      </w:tr>
      <w:tr w:rsidR="00A66AC2" w:rsidRPr="00B45E1A" w14:paraId="41946EA6" w14:textId="77777777" w:rsidTr="009536CB">
        <w:trPr>
          <w:trHeight w:val="285"/>
          <w:ins w:id="501"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5326352D" w14:textId="77777777" w:rsidR="00A66AC2" w:rsidRPr="0017213B" w:rsidRDefault="00A66AC2" w:rsidP="009536CB">
            <w:pPr>
              <w:rPr>
                <w:ins w:id="502" w:author="APRILYA Anggie" w:date="2024-12-27T15:48:00Z"/>
                <w:rFonts w:ascii="Cambria" w:hAnsi="Cambria" w:cs="Calibri Light"/>
                <w:b/>
                <w:bCs/>
                <w:color w:val="000000"/>
                <w:sz w:val="20"/>
                <w:szCs w:val="20"/>
              </w:rPr>
            </w:pPr>
            <w:ins w:id="503" w:author="APRILYA Anggie" w:date="2024-12-27T15:48:00Z">
              <w:r w:rsidRPr="0017213B">
                <w:rPr>
                  <w:rFonts w:ascii="Cambria" w:hAnsi="Cambria" w:cs="Calibri Light"/>
                  <w:b/>
                  <w:bCs/>
                  <w:color w:val="000000"/>
                  <w:sz w:val="20"/>
                  <w:szCs w:val="20"/>
                </w:rPr>
                <w:t> </w:t>
              </w:r>
            </w:ins>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7BD2CED8" w14:textId="77777777" w:rsidR="00A66AC2" w:rsidRPr="0017213B" w:rsidRDefault="00A66AC2" w:rsidP="009536CB">
            <w:pPr>
              <w:jc w:val="center"/>
              <w:rPr>
                <w:ins w:id="504" w:author="APRILYA Anggie" w:date="2024-12-27T15:48:00Z"/>
                <w:rFonts w:ascii="Cambria" w:hAnsi="Cambria" w:cs="Calibri"/>
                <w:color w:val="000000"/>
                <w:sz w:val="20"/>
                <w:szCs w:val="20"/>
              </w:rPr>
            </w:pPr>
            <w:ins w:id="505" w:author="APRILYA Anggie" w:date="2024-12-27T15:48:00Z">
              <w:r w:rsidRPr="0017213B">
                <w:rPr>
                  <w:rFonts w:ascii="Cambria" w:hAnsi="Cambria" w:cs="Calibri"/>
                  <w:color w:val="000000"/>
                  <w:sz w:val="20"/>
                  <w:szCs w:val="20"/>
                </w:rPr>
                <w:t> </w:t>
              </w:r>
            </w:ins>
          </w:p>
        </w:tc>
        <w:tc>
          <w:tcPr>
            <w:tcW w:w="246" w:type="dxa"/>
            <w:vAlign w:val="center"/>
            <w:hideMark/>
          </w:tcPr>
          <w:p w14:paraId="615629F4" w14:textId="77777777" w:rsidR="00A66AC2" w:rsidRPr="0017213B" w:rsidRDefault="00A66AC2" w:rsidP="009536CB">
            <w:pPr>
              <w:rPr>
                <w:ins w:id="506" w:author="APRILYA Anggie" w:date="2024-12-27T15:48:00Z"/>
                <w:rFonts w:ascii="Cambria" w:hAnsi="Cambria"/>
                <w:sz w:val="20"/>
                <w:szCs w:val="20"/>
              </w:rPr>
            </w:pPr>
          </w:p>
        </w:tc>
      </w:tr>
      <w:tr w:rsidR="00A66AC2" w:rsidRPr="00B45E1A" w14:paraId="50A4887D" w14:textId="77777777" w:rsidTr="009536CB">
        <w:trPr>
          <w:trHeight w:val="285"/>
          <w:ins w:id="507"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7665BD8E" w14:textId="77777777" w:rsidR="00A66AC2" w:rsidRPr="0017213B" w:rsidRDefault="00A66AC2" w:rsidP="009536CB">
            <w:pPr>
              <w:rPr>
                <w:ins w:id="508" w:author="APRILYA Anggie" w:date="2024-12-27T15:48:00Z"/>
                <w:rFonts w:ascii="Cambria" w:hAnsi="Cambria" w:cs="Calibri Light"/>
                <w:b/>
                <w:bCs/>
                <w:color w:val="000000"/>
                <w:sz w:val="20"/>
                <w:szCs w:val="20"/>
              </w:rPr>
            </w:pPr>
            <w:ins w:id="509" w:author="APRILYA Anggie" w:date="2024-12-27T15:48:00Z">
              <w:r w:rsidRPr="0017213B">
                <w:rPr>
                  <w:rFonts w:ascii="Cambria" w:hAnsi="Cambria" w:cs="Calibri Light"/>
                  <w:b/>
                  <w:bCs/>
                  <w:color w:val="000000"/>
                  <w:sz w:val="20"/>
                  <w:szCs w:val="20"/>
                </w:rPr>
                <w:t>Nama PIC Provider Relation</w:t>
              </w:r>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3825D5F7" w14:textId="77777777" w:rsidR="00A66AC2" w:rsidRPr="0017213B" w:rsidRDefault="00A66AC2" w:rsidP="009536CB">
            <w:pPr>
              <w:rPr>
                <w:ins w:id="510" w:author="APRILYA Anggie" w:date="2024-12-27T15:48:00Z"/>
                <w:rFonts w:ascii="Cambria" w:hAnsi="Cambria" w:cs="Calibri"/>
                <w:color w:val="000000"/>
                <w:sz w:val="20"/>
                <w:szCs w:val="20"/>
              </w:rPr>
            </w:pPr>
            <w:ins w:id="511" w:author="APRILYA Anggie" w:date="2024-12-27T15:48:00Z">
              <w:r w:rsidRPr="0017213B">
                <w:rPr>
                  <w:rFonts w:ascii="Cambria" w:hAnsi="Cambria" w:cs="Calibri"/>
                  <w:color w:val="000000"/>
                  <w:sz w:val="20"/>
                  <w:szCs w:val="20"/>
                </w:rPr>
                <w:t xml:space="preserve">: </w:t>
              </w:r>
              <w:r w:rsidRPr="00337E15">
                <w:rPr>
                  <w:rFonts w:ascii="Cambria" w:hAnsi="Cambria" w:cs="Calibri"/>
                  <w:color w:val="000000"/>
                  <w:sz w:val="20"/>
                  <w:szCs w:val="20"/>
                </w:rPr>
                <w:t>Elly Sri Wahyuni</w:t>
              </w:r>
            </w:ins>
          </w:p>
        </w:tc>
        <w:tc>
          <w:tcPr>
            <w:tcW w:w="246" w:type="dxa"/>
            <w:vAlign w:val="center"/>
            <w:hideMark/>
          </w:tcPr>
          <w:p w14:paraId="1E8E356E" w14:textId="77777777" w:rsidR="00A66AC2" w:rsidRPr="0017213B" w:rsidRDefault="00A66AC2" w:rsidP="009536CB">
            <w:pPr>
              <w:rPr>
                <w:ins w:id="512" w:author="APRILYA Anggie" w:date="2024-12-27T15:48:00Z"/>
                <w:rFonts w:ascii="Cambria" w:hAnsi="Cambria"/>
                <w:sz w:val="20"/>
                <w:szCs w:val="20"/>
              </w:rPr>
            </w:pPr>
          </w:p>
        </w:tc>
      </w:tr>
      <w:tr w:rsidR="00A66AC2" w:rsidRPr="00B45E1A" w14:paraId="357F3795" w14:textId="77777777" w:rsidTr="009536CB">
        <w:trPr>
          <w:trHeight w:val="285"/>
          <w:ins w:id="513"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531500D8" w14:textId="77777777" w:rsidR="00A66AC2" w:rsidRPr="0017213B" w:rsidRDefault="00A66AC2" w:rsidP="009536CB">
            <w:pPr>
              <w:rPr>
                <w:ins w:id="514" w:author="APRILYA Anggie" w:date="2024-12-27T15:48:00Z"/>
                <w:rFonts w:ascii="Cambria" w:hAnsi="Cambria" w:cs="Calibri Light"/>
                <w:b/>
                <w:bCs/>
                <w:color w:val="000000"/>
                <w:sz w:val="20"/>
                <w:szCs w:val="20"/>
              </w:rPr>
            </w:pPr>
            <w:ins w:id="515" w:author="APRILYA Anggie" w:date="2024-12-27T15:48:00Z">
              <w:r w:rsidRPr="0017213B">
                <w:rPr>
                  <w:rFonts w:ascii="Cambria" w:hAnsi="Cambria" w:cs="Calibri Light"/>
                  <w:b/>
                  <w:bCs/>
                  <w:color w:val="000000"/>
                  <w:sz w:val="20"/>
                  <w:szCs w:val="20"/>
                </w:rPr>
                <w:t>No HP</w:t>
              </w:r>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67CE4BB6" w14:textId="77777777" w:rsidR="00A66AC2" w:rsidRPr="0017213B" w:rsidRDefault="00A66AC2" w:rsidP="009536CB">
            <w:pPr>
              <w:rPr>
                <w:ins w:id="516" w:author="APRILYA Anggie" w:date="2024-12-27T15:48:00Z"/>
                <w:rFonts w:ascii="Cambria" w:hAnsi="Cambria" w:cs="Calibri"/>
                <w:color w:val="000000"/>
                <w:sz w:val="20"/>
                <w:szCs w:val="20"/>
              </w:rPr>
            </w:pPr>
            <w:ins w:id="517" w:author="APRILYA Anggie" w:date="2024-12-27T15:48:00Z">
              <w:r w:rsidRPr="0017213B">
                <w:rPr>
                  <w:rFonts w:ascii="Cambria" w:hAnsi="Cambria" w:cs="Calibri"/>
                  <w:color w:val="000000"/>
                  <w:sz w:val="20"/>
                  <w:szCs w:val="20"/>
                </w:rPr>
                <w:t xml:space="preserve">: </w:t>
              </w:r>
              <w:r w:rsidRPr="00337E15">
                <w:rPr>
                  <w:rFonts w:ascii="Cambria" w:hAnsi="Cambria" w:cs="Calibri"/>
                  <w:color w:val="000000"/>
                  <w:sz w:val="20"/>
                  <w:szCs w:val="20"/>
                </w:rPr>
                <w:t>082138810429</w:t>
              </w:r>
            </w:ins>
          </w:p>
        </w:tc>
        <w:tc>
          <w:tcPr>
            <w:tcW w:w="246" w:type="dxa"/>
            <w:vAlign w:val="center"/>
            <w:hideMark/>
          </w:tcPr>
          <w:p w14:paraId="703B7EDF" w14:textId="77777777" w:rsidR="00A66AC2" w:rsidRPr="0017213B" w:rsidRDefault="00A66AC2" w:rsidP="009536CB">
            <w:pPr>
              <w:rPr>
                <w:ins w:id="518" w:author="APRILYA Anggie" w:date="2024-12-27T15:48:00Z"/>
                <w:rFonts w:ascii="Cambria" w:hAnsi="Cambria"/>
                <w:sz w:val="20"/>
                <w:szCs w:val="20"/>
              </w:rPr>
            </w:pPr>
          </w:p>
        </w:tc>
      </w:tr>
      <w:tr w:rsidR="00A66AC2" w:rsidRPr="00B45E1A" w14:paraId="17C5DFB5" w14:textId="77777777" w:rsidTr="009536CB">
        <w:trPr>
          <w:trHeight w:val="285"/>
          <w:ins w:id="519"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6C8431A8" w14:textId="77777777" w:rsidR="00A66AC2" w:rsidRPr="0017213B" w:rsidRDefault="00A66AC2" w:rsidP="009536CB">
            <w:pPr>
              <w:rPr>
                <w:ins w:id="520" w:author="APRILYA Anggie" w:date="2024-12-27T15:48:00Z"/>
                <w:rFonts w:ascii="Cambria" w:hAnsi="Cambria" w:cs="Calibri Light"/>
                <w:b/>
                <w:bCs/>
                <w:color w:val="000000"/>
                <w:sz w:val="20"/>
                <w:szCs w:val="20"/>
              </w:rPr>
            </w:pPr>
            <w:ins w:id="521" w:author="APRILYA Anggie" w:date="2024-12-27T15:48:00Z">
              <w:r w:rsidRPr="0017213B">
                <w:rPr>
                  <w:rFonts w:ascii="Cambria" w:hAnsi="Cambria" w:cs="Calibri Light"/>
                  <w:b/>
                  <w:bCs/>
                  <w:color w:val="000000"/>
                  <w:sz w:val="20"/>
                  <w:szCs w:val="20"/>
                </w:rPr>
                <w:t>Alamat Email</w:t>
              </w:r>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2671F4C4" w14:textId="77777777" w:rsidR="00A66AC2" w:rsidRPr="0017213B" w:rsidRDefault="00A66AC2" w:rsidP="009536CB">
            <w:pPr>
              <w:rPr>
                <w:ins w:id="522" w:author="APRILYA Anggie" w:date="2024-12-27T15:48:00Z"/>
                <w:rFonts w:ascii="Cambria" w:hAnsi="Cambria" w:cs="Calibri"/>
                <w:color w:val="000000"/>
                <w:sz w:val="20"/>
                <w:szCs w:val="20"/>
              </w:rPr>
            </w:pPr>
            <w:ins w:id="523" w:author="APRILYA Anggie" w:date="2024-12-27T15:48:00Z">
              <w:r w:rsidRPr="0017213B">
                <w:rPr>
                  <w:rFonts w:ascii="Cambria" w:hAnsi="Cambria" w:cs="Calibri"/>
                  <w:color w:val="000000"/>
                  <w:sz w:val="20"/>
                  <w:szCs w:val="20"/>
                </w:rPr>
                <w:t xml:space="preserve">: </w:t>
              </w:r>
              <w:r w:rsidRPr="00997A29">
                <w:rPr>
                  <w:rFonts w:ascii="Cambria" w:hAnsi="Cambria" w:cs="Calibri"/>
                  <w:color w:val="000000"/>
                  <w:sz w:val="20"/>
                  <w:szCs w:val="20"/>
                </w:rPr>
                <w:t>elly.wahyuni@axa-financial.co.id</w:t>
              </w:r>
            </w:ins>
          </w:p>
        </w:tc>
        <w:tc>
          <w:tcPr>
            <w:tcW w:w="246" w:type="dxa"/>
            <w:vAlign w:val="center"/>
            <w:hideMark/>
          </w:tcPr>
          <w:p w14:paraId="7CC7CB0E" w14:textId="77777777" w:rsidR="00A66AC2" w:rsidRPr="0017213B" w:rsidRDefault="00A66AC2" w:rsidP="009536CB">
            <w:pPr>
              <w:rPr>
                <w:ins w:id="524" w:author="APRILYA Anggie" w:date="2024-12-27T15:48:00Z"/>
                <w:rFonts w:ascii="Cambria" w:hAnsi="Cambria"/>
                <w:sz w:val="20"/>
                <w:szCs w:val="20"/>
              </w:rPr>
            </w:pPr>
          </w:p>
        </w:tc>
      </w:tr>
      <w:tr w:rsidR="00A66AC2" w:rsidRPr="00B45E1A" w14:paraId="57EB930C" w14:textId="77777777" w:rsidTr="009536CB">
        <w:trPr>
          <w:trHeight w:val="285"/>
          <w:ins w:id="525"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1D23F3E7" w14:textId="77777777" w:rsidR="00A66AC2" w:rsidRPr="0017213B" w:rsidRDefault="00A66AC2" w:rsidP="009536CB">
            <w:pPr>
              <w:rPr>
                <w:ins w:id="526" w:author="APRILYA Anggie" w:date="2024-12-27T15:48:00Z"/>
                <w:rFonts w:ascii="Cambria" w:hAnsi="Cambria" w:cs="Calibri Light"/>
                <w:b/>
                <w:bCs/>
                <w:color w:val="000000"/>
                <w:sz w:val="20"/>
                <w:szCs w:val="20"/>
              </w:rPr>
            </w:pPr>
            <w:ins w:id="527" w:author="APRILYA Anggie" w:date="2024-12-27T15:48:00Z">
              <w:r w:rsidRPr="0017213B">
                <w:rPr>
                  <w:rFonts w:ascii="Cambria" w:hAnsi="Cambria" w:cs="Calibri Light"/>
                  <w:b/>
                  <w:bCs/>
                  <w:color w:val="000000"/>
                  <w:sz w:val="20"/>
                  <w:szCs w:val="20"/>
                </w:rPr>
                <w:t> </w:t>
              </w:r>
            </w:ins>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0750B3E5" w14:textId="77777777" w:rsidR="00A66AC2" w:rsidRPr="0017213B" w:rsidRDefault="00A66AC2" w:rsidP="009536CB">
            <w:pPr>
              <w:jc w:val="center"/>
              <w:rPr>
                <w:ins w:id="528" w:author="APRILYA Anggie" w:date="2024-12-27T15:48:00Z"/>
                <w:rFonts w:ascii="Cambria" w:hAnsi="Cambria" w:cs="Calibri"/>
                <w:color w:val="000000"/>
                <w:sz w:val="20"/>
                <w:szCs w:val="20"/>
              </w:rPr>
            </w:pPr>
            <w:ins w:id="529" w:author="APRILYA Anggie" w:date="2024-12-27T15:48:00Z">
              <w:r w:rsidRPr="0017213B">
                <w:rPr>
                  <w:rFonts w:ascii="Cambria" w:hAnsi="Cambria" w:cs="Calibri"/>
                  <w:color w:val="000000"/>
                  <w:sz w:val="20"/>
                  <w:szCs w:val="20"/>
                </w:rPr>
                <w:t> </w:t>
              </w:r>
            </w:ins>
          </w:p>
        </w:tc>
        <w:tc>
          <w:tcPr>
            <w:tcW w:w="246" w:type="dxa"/>
            <w:vAlign w:val="center"/>
            <w:hideMark/>
          </w:tcPr>
          <w:p w14:paraId="3E121CE7" w14:textId="77777777" w:rsidR="00A66AC2" w:rsidRPr="0017213B" w:rsidRDefault="00A66AC2" w:rsidP="009536CB">
            <w:pPr>
              <w:rPr>
                <w:ins w:id="530" w:author="APRILYA Anggie" w:date="2024-12-27T15:48:00Z"/>
                <w:rFonts w:ascii="Cambria" w:hAnsi="Cambria"/>
                <w:sz w:val="20"/>
                <w:szCs w:val="20"/>
              </w:rPr>
            </w:pPr>
          </w:p>
        </w:tc>
      </w:tr>
      <w:tr w:rsidR="00A66AC2" w:rsidRPr="00B45E1A" w14:paraId="79BC72CB" w14:textId="77777777" w:rsidTr="009536CB">
        <w:trPr>
          <w:trHeight w:val="285"/>
          <w:ins w:id="531"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037517FE" w14:textId="77777777" w:rsidR="00A66AC2" w:rsidRPr="0017213B" w:rsidRDefault="00A66AC2" w:rsidP="009536CB">
            <w:pPr>
              <w:rPr>
                <w:ins w:id="532" w:author="APRILYA Anggie" w:date="2024-12-27T15:48:00Z"/>
                <w:rFonts w:ascii="Cambria" w:hAnsi="Cambria" w:cs="Calibri Light"/>
                <w:b/>
                <w:bCs/>
                <w:color w:val="000000"/>
                <w:sz w:val="20"/>
                <w:szCs w:val="20"/>
              </w:rPr>
            </w:pPr>
            <w:ins w:id="533" w:author="APRILYA Anggie" w:date="2024-12-27T15:48:00Z">
              <w:r w:rsidRPr="0017213B">
                <w:rPr>
                  <w:rFonts w:ascii="Cambria" w:hAnsi="Cambria" w:cs="Calibri Light"/>
                  <w:b/>
                  <w:bCs/>
                  <w:color w:val="000000"/>
                  <w:sz w:val="20"/>
                  <w:szCs w:val="20"/>
                </w:rPr>
                <w:t> </w:t>
              </w:r>
            </w:ins>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3E261C94" w14:textId="77777777" w:rsidR="00A66AC2" w:rsidRPr="0017213B" w:rsidRDefault="00A66AC2" w:rsidP="009536CB">
            <w:pPr>
              <w:jc w:val="center"/>
              <w:rPr>
                <w:ins w:id="534" w:author="APRILYA Anggie" w:date="2024-12-27T15:48:00Z"/>
                <w:rFonts w:ascii="Cambria" w:hAnsi="Cambria" w:cs="Calibri"/>
                <w:color w:val="000000"/>
                <w:sz w:val="20"/>
                <w:szCs w:val="20"/>
              </w:rPr>
            </w:pPr>
            <w:ins w:id="535" w:author="APRILYA Anggie" w:date="2024-12-27T15:48:00Z">
              <w:r w:rsidRPr="0017213B">
                <w:rPr>
                  <w:rFonts w:ascii="Cambria" w:hAnsi="Cambria" w:cs="Calibri"/>
                  <w:color w:val="000000"/>
                  <w:sz w:val="20"/>
                  <w:szCs w:val="20"/>
                </w:rPr>
                <w:t> </w:t>
              </w:r>
            </w:ins>
          </w:p>
        </w:tc>
        <w:tc>
          <w:tcPr>
            <w:tcW w:w="246" w:type="dxa"/>
            <w:vAlign w:val="center"/>
            <w:hideMark/>
          </w:tcPr>
          <w:p w14:paraId="5723212C" w14:textId="77777777" w:rsidR="00A66AC2" w:rsidRPr="0017213B" w:rsidRDefault="00A66AC2" w:rsidP="009536CB">
            <w:pPr>
              <w:rPr>
                <w:ins w:id="536" w:author="APRILYA Anggie" w:date="2024-12-27T15:48:00Z"/>
                <w:rFonts w:ascii="Cambria" w:hAnsi="Cambria"/>
                <w:sz w:val="20"/>
                <w:szCs w:val="20"/>
              </w:rPr>
            </w:pPr>
          </w:p>
        </w:tc>
      </w:tr>
      <w:tr w:rsidR="00A66AC2" w:rsidRPr="00B45E1A" w14:paraId="2D34AE69" w14:textId="77777777" w:rsidTr="009536CB">
        <w:trPr>
          <w:trHeight w:val="285"/>
          <w:ins w:id="537"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4D8CBF78" w14:textId="77777777" w:rsidR="00A66AC2" w:rsidRPr="0017213B" w:rsidRDefault="00A66AC2" w:rsidP="009536CB">
            <w:pPr>
              <w:rPr>
                <w:ins w:id="538" w:author="APRILYA Anggie" w:date="2024-12-27T15:48:00Z"/>
                <w:rFonts w:ascii="Cambria" w:hAnsi="Cambria" w:cs="Calibri Light"/>
                <w:b/>
                <w:bCs/>
                <w:color w:val="000000"/>
                <w:sz w:val="20"/>
                <w:szCs w:val="20"/>
              </w:rPr>
            </w:pPr>
            <w:ins w:id="539" w:author="APRILYA Anggie" w:date="2024-12-27T15:48:00Z">
              <w:r w:rsidRPr="0017213B">
                <w:rPr>
                  <w:rFonts w:ascii="Cambria" w:hAnsi="Cambria" w:cs="Calibri Light"/>
                  <w:b/>
                  <w:bCs/>
                  <w:color w:val="000000"/>
                  <w:sz w:val="20"/>
                  <w:szCs w:val="20"/>
                </w:rPr>
                <w:t xml:space="preserve">Nama PIC </w:t>
              </w:r>
              <w:proofErr w:type="spellStart"/>
              <w:r w:rsidRPr="0017213B">
                <w:rPr>
                  <w:rFonts w:ascii="Cambria" w:hAnsi="Cambria" w:cs="Calibri Light"/>
                  <w:b/>
                  <w:bCs/>
                  <w:color w:val="000000"/>
                  <w:sz w:val="20"/>
                  <w:szCs w:val="20"/>
                </w:rPr>
                <w:t>Penagihan</w:t>
              </w:r>
              <w:proofErr w:type="spellEnd"/>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2B9A43D3" w14:textId="77777777" w:rsidR="00A66AC2" w:rsidRPr="0017213B" w:rsidRDefault="00A66AC2" w:rsidP="009536CB">
            <w:pPr>
              <w:rPr>
                <w:ins w:id="540" w:author="APRILYA Anggie" w:date="2024-12-27T15:48:00Z"/>
                <w:rFonts w:ascii="Cambria" w:hAnsi="Cambria" w:cs="Calibri"/>
                <w:color w:val="000000"/>
                <w:sz w:val="20"/>
                <w:szCs w:val="20"/>
              </w:rPr>
            </w:pPr>
            <w:ins w:id="541" w:author="APRILYA Anggie" w:date="2024-12-27T15:48:00Z">
              <w:r w:rsidRPr="0017213B">
                <w:rPr>
                  <w:rFonts w:ascii="Cambria" w:hAnsi="Cambria" w:cs="Calibri"/>
                  <w:color w:val="000000"/>
                  <w:sz w:val="20"/>
                  <w:szCs w:val="20"/>
                </w:rPr>
                <w:t xml:space="preserve">: </w:t>
              </w:r>
              <w:r w:rsidRPr="00997A29">
                <w:rPr>
                  <w:rFonts w:ascii="Cambria" w:hAnsi="Cambria" w:cs="Calibri"/>
                  <w:color w:val="000000"/>
                  <w:sz w:val="20"/>
                  <w:szCs w:val="20"/>
                </w:rPr>
                <w:t xml:space="preserve">Yan </w:t>
              </w:r>
              <w:proofErr w:type="spellStart"/>
              <w:r w:rsidRPr="00997A29">
                <w:rPr>
                  <w:rFonts w:ascii="Cambria" w:hAnsi="Cambria" w:cs="Calibri"/>
                  <w:color w:val="000000"/>
                  <w:sz w:val="20"/>
                  <w:szCs w:val="20"/>
                </w:rPr>
                <w:t>Hendayana</w:t>
              </w:r>
              <w:proofErr w:type="spellEnd"/>
            </w:ins>
          </w:p>
        </w:tc>
        <w:tc>
          <w:tcPr>
            <w:tcW w:w="246" w:type="dxa"/>
            <w:vAlign w:val="center"/>
            <w:hideMark/>
          </w:tcPr>
          <w:p w14:paraId="5828B856" w14:textId="77777777" w:rsidR="00A66AC2" w:rsidRPr="0017213B" w:rsidRDefault="00A66AC2" w:rsidP="009536CB">
            <w:pPr>
              <w:rPr>
                <w:ins w:id="542" w:author="APRILYA Anggie" w:date="2024-12-27T15:48:00Z"/>
                <w:rFonts w:ascii="Cambria" w:hAnsi="Cambria"/>
                <w:sz w:val="20"/>
                <w:szCs w:val="20"/>
              </w:rPr>
            </w:pPr>
          </w:p>
        </w:tc>
      </w:tr>
      <w:tr w:rsidR="00A66AC2" w:rsidRPr="00B45E1A" w14:paraId="15B9D291" w14:textId="77777777" w:rsidTr="009536CB">
        <w:trPr>
          <w:trHeight w:val="285"/>
          <w:ins w:id="543"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5913AC96" w14:textId="77777777" w:rsidR="00A66AC2" w:rsidRPr="0017213B" w:rsidRDefault="00A66AC2" w:rsidP="009536CB">
            <w:pPr>
              <w:rPr>
                <w:ins w:id="544" w:author="APRILYA Anggie" w:date="2024-12-27T15:48:00Z"/>
                <w:rFonts w:ascii="Cambria" w:hAnsi="Cambria" w:cs="Calibri Light"/>
                <w:b/>
                <w:bCs/>
                <w:color w:val="000000"/>
                <w:sz w:val="20"/>
                <w:szCs w:val="20"/>
              </w:rPr>
            </w:pPr>
            <w:ins w:id="545" w:author="APRILYA Anggie" w:date="2024-12-27T15:48:00Z">
              <w:r w:rsidRPr="0017213B">
                <w:rPr>
                  <w:rFonts w:ascii="Cambria" w:hAnsi="Cambria" w:cs="Calibri Light"/>
                  <w:b/>
                  <w:bCs/>
                  <w:color w:val="000000"/>
                  <w:sz w:val="20"/>
                  <w:szCs w:val="20"/>
                </w:rPr>
                <w:t>No HP</w:t>
              </w:r>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62D0EA68" w14:textId="77777777" w:rsidR="00A66AC2" w:rsidRPr="0017213B" w:rsidRDefault="00A66AC2" w:rsidP="009536CB">
            <w:pPr>
              <w:rPr>
                <w:ins w:id="546" w:author="APRILYA Anggie" w:date="2024-12-27T15:48:00Z"/>
                <w:rFonts w:ascii="Cambria" w:hAnsi="Cambria" w:cs="Calibri"/>
                <w:color w:val="000000"/>
                <w:sz w:val="20"/>
                <w:szCs w:val="20"/>
              </w:rPr>
            </w:pPr>
            <w:ins w:id="547" w:author="APRILYA Anggie" w:date="2024-12-27T15:48:00Z">
              <w:r w:rsidRPr="0017213B">
                <w:rPr>
                  <w:rFonts w:ascii="Cambria" w:hAnsi="Cambria" w:cs="Calibri"/>
                  <w:color w:val="000000"/>
                  <w:sz w:val="20"/>
                  <w:szCs w:val="20"/>
                </w:rPr>
                <w:t xml:space="preserve">: </w:t>
              </w:r>
              <w:r w:rsidRPr="00997A29">
                <w:rPr>
                  <w:rFonts w:ascii="Cambria" w:hAnsi="Cambria" w:cs="Calibri"/>
                  <w:color w:val="000000"/>
                  <w:sz w:val="20"/>
                  <w:szCs w:val="20"/>
                </w:rPr>
                <w:t>yan.hendayana@axa-financial.co.id</w:t>
              </w:r>
            </w:ins>
          </w:p>
        </w:tc>
        <w:tc>
          <w:tcPr>
            <w:tcW w:w="246" w:type="dxa"/>
            <w:vAlign w:val="center"/>
            <w:hideMark/>
          </w:tcPr>
          <w:p w14:paraId="03BD718D" w14:textId="77777777" w:rsidR="00A66AC2" w:rsidRPr="0017213B" w:rsidRDefault="00A66AC2" w:rsidP="009536CB">
            <w:pPr>
              <w:rPr>
                <w:ins w:id="548" w:author="APRILYA Anggie" w:date="2024-12-27T15:48:00Z"/>
                <w:rFonts w:ascii="Cambria" w:hAnsi="Cambria"/>
                <w:sz w:val="20"/>
                <w:szCs w:val="20"/>
              </w:rPr>
            </w:pPr>
          </w:p>
        </w:tc>
      </w:tr>
      <w:tr w:rsidR="00A66AC2" w:rsidRPr="00B45E1A" w14:paraId="43DAA64D" w14:textId="77777777" w:rsidTr="009536CB">
        <w:trPr>
          <w:trHeight w:val="285"/>
          <w:ins w:id="549"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14CFBBD3" w14:textId="77777777" w:rsidR="00A66AC2" w:rsidRPr="0017213B" w:rsidRDefault="00A66AC2" w:rsidP="009536CB">
            <w:pPr>
              <w:rPr>
                <w:ins w:id="550" w:author="APRILYA Anggie" w:date="2024-12-27T15:48:00Z"/>
                <w:rFonts w:ascii="Cambria" w:hAnsi="Cambria" w:cs="Calibri Light"/>
                <w:b/>
                <w:bCs/>
                <w:color w:val="000000"/>
                <w:sz w:val="20"/>
                <w:szCs w:val="20"/>
              </w:rPr>
            </w:pPr>
            <w:ins w:id="551" w:author="APRILYA Anggie" w:date="2024-12-27T15:48:00Z">
              <w:r w:rsidRPr="0017213B">
                <w:rPr>
                  <w:rFonts w:ascii="Cambria" w:hAnsi="Cambria" w:cs="Calibri Light"/>
                  <w:b/>
                  <w:bCs/>
                  <w:color w:val="000000"/>
                  <w:sz w:val="20"/>
                  <w:szCs w:val="20"/>
                </w:rPr>
                <w:t>Alamat Email</w:t>
              </w:r>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00655B82" w14:textId="77777777" w:rsidR="00A66AC2" w:rsidRPr="0017213B" w:rsidRDefault="00A66AC2" w:rsidP="009536CB">
            <w:pPr>
              <w:rPr>
                <w:ins w:id="552" w:author="APRILYA Anggie" w:date="2024-12-27T15:48:00Z"/>
                <w:rFonts w:ascii="Cambria" w:hAnsi="Cambria" w:cs="Calibri"/>
                <w:color w:val="000000"/>
                <w:sz w:val="20"/>
                <w:szCs w:val="20"/>
              </w:rPr>
            </w:pPr>
            <w:ins w:id="553" w:author="APRILYA Anggie" w:date="2024-12-27T15:48:00Z">
              <w:r w:rsidRPr="0017213B">
                <w:rPr>
                  <w:rFonts w:ascii="Cambria" w:hAnsi="Cambria" w:cs="Calibri"/>
                  <w:color w:val="000000"/>
                  <w:sz w:val="20"/>
                  <w:szCs w:val="20"/>
                </w:rPr>
                <w:t xml:space="preserve">: </w:t>
              </w:r>
              <w:r w:rsidRPr="00997A29">
                <w:rPr>
                  <w:rFonts w:ascii="Cambria" w:hAnsi="Cambria" w:cs="Calibri"/>
                  <w:color w:val="000000"/>
                  <w:sz w:val="20"/>
                  <w:szCs w:val="20"/>
                </w:rPr>
                <w:t>0811970067</w:t>
              </w:r>
            </w:ins>
          </w:p>
        </w:tc>
        <w:tc>
          <w:tcPr>
            <w:tcW w:w="246" w:type="dxa"/>
            <w:vAlign w:val="center"/>
            <w:hideMark/>
          </w:tcPr>
          <w:p w14:paraId="4B743323" w14:textId="77777777" w:rsidR="00A66AC2" w:rsidRPr="0017213B" w:rsidRDefault="00A66AC2" w:rsidP="009536CB">
            <w:pPr>
              <w:rPr>
                <w:ins w:id="554" w:author="APRILYA Anggie" w:date="2024-12-27T15:48:00Z"/>
                <w:rFonts w:ascii="Cambria" w:hAnsi="Cambria"/>
                <w:sz w:val="20"/>
                <w:szCs w:val="20"/>
              </w:rPr>
            </w:pPr>
          </w:p>
        </w:tc>
      </w:tr>
      <w:tr w:rsidR="00A66AC2" w:rsidRPr="00B45E1A" w14:paraId="528A91C4" w14:textId="77777777" w:rsidTr="009536CB">
        <w:trPr>
          <w:trHeight w:val="285"/>
          <w:ins w:id="555"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362A9F01" w14:textId="77777777" w:rsidR="00A66AC2" w:rsidRPr="0017213B" w:rsidRDefault="00A66AC2" w:rsidP="009536CB">
            <w:pPr>
              <w:rPr>
                <w:ins w:id="556" w:author="APRILYA Anggie" w:date="2024-12-27T15:48:00Z"/>
                <w:rFonts w:ascii="Cambria" w:hAnsi="Cambria" w:cs="Calibri Light"/>
                <w:b/>
                <w:bCs/>
                <w:color w:val="000000"/>
                <w:sz w:val="20"/>
                <w:szCs w:val="20"/>
              </w:rPr>
            </w:pPr>
            <w:ins w:id="557" w:author="APRILYA Anggie" w:date="2024-12-27T15:48:00Z">
              <w:r w:rsidRPr="0017213B">
                <w:rPr>
                  <w:rFonts w:ascii="Cambria" w:hAnsi="Cambria" w:cs="Calibri Light"/>
                  <w:b/>
                  <w:bCs/>
                  <w:color w:val="000000"/>
                  <w:sz w:val="20"/>
                  <w:szCs w:val="20"/>
                </w:rPr>
                <w:lastRenderedPageBreak/>
                <w:t> </w:t>
              </w:r>
            </w:ins>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1C22CAB3" w14:textId="77777777" w:rsidR="00A66AC2" w:rsidRPr="0017213B" w:rsidRDefault="00A66AC2" w:rsidP="009536CB">
            <w:pPr>
              <w:jc w:val="center"/>
              <w:rPr>
                <w:ins w:id="558" w:author="APRILYA Anggie" w:date="2024-12-27T15:48:00Z"/>
                <w:rFonts w:ascii="Cambria" w:hAnsi="Cambria" w:cs="Calibri"/>
                <w:color w:val="000000"/>
                <w:sz w:val="20"/>
                <w:szCs w:val="20"/>
              </w:rPr>
            </w:pPr>
            <w:ins w:id="559" w:author="APRILYA Anggie" w:date="2024-12-27T15:48:00Z">
              <w:r w:rsidRPr="0017213B">
                <w:rPr>
                  <w:rFonts w:ascii="Cambria" w:hAnsi="Cambria" w:cs="Calibri"/>
                  <w:color w:val="000000"/>
                  <w:sz w:val="20"/>
                  <w:szCs w:val="20"/>
                </w:rPr>
                <w:t> </w:t>
              </w:r>
            </w:ins>
          </w:p>
        </w:tc>
        <w:tc>
          <w:tcPr>
            <w:tcW w:w="246" w:type="dxa"/>
            <w:vAlign w:val="center"/>
            <w:hideMark/>
          </w:tcPr>
          <w:p w14:paraId="7DC6E6A0" w14:textId="77777777" w:rsidR="00A66AC2" w:rsidRPr="0017213B" w:rsidRDefault="00A66AC2" w:rsidP="009536CB">
            <w:pPr>
              <w:rPr>
                <w:ins w:id="560" w:author="APRILYA Anggie" w:date="2024-12-27T15:48:00Z"/>
                <w:rFonts w:ascii="Cambria" w:hAnsi="Cambria"/>
                <w:sz w:val="20"/>
                <w:szCs w:val="20"/>
              </w:rPr>
            </w:pPr>
          </w:p>
        </w:tc>
      </w:tr>
      <w:tr w:rsidR="00A66AC2" w:rsidRPr="00B45E1A" w14:paraId="1B3DB7FA" w14:textId="77777777" w:rsidTr="009536CB">
        <w:trPr>
          <w:trHeight w:val="285"/>
          <w:ins w:id="561"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2906FFF8" w14:textId="77777777" w:rsidR="00A66AC2" w:rsidRPr="0017213B" w:rsidRDefault="00A66AC2" w:rsidP="009536CB">
            <w:pPr>
              <w:rPr>
                <w:ins w:id="562" w:author="APRILYA Anggie" w:date="2024-12-27T15:48:00Z"/>
                <w:rFonts w:ascii="Cambria" w:hAnsi="Cambria" w:cs="Calibri Light"/>
                <w:b/>
                <w:bCs/>
                <w:color w:val="000000"/>
                <w:sz w:val="20"/>
                <w:szCs w:val="20"/>
              </w:rPr>
            </w:pPr>
            <w:ins w:id="563" w:author="APRILYA Anggie" w:date="2024-12-27T15:48:00Z">
              <w:r w:rsidRPr="0017213B">
                <w:rPr>
                  <w:rFonts w:ascii="Cambria" w:hAnsi="Cambria" w:cs="Calibri Light"/>
                  <w:b/>
                  <w:bCs/>
                  <w:color w:val="000000"/>
                  <w:sz w:val="20"/>
                  <w:szCs w:val="20"/>
                </w:rPr>
                <w:t> </w:t>
              </w:r>
            </w:ins>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0C9698ED" w14:textId="77777777" w:rsidR="00A66AC2" w:rsidRPr="0017213B" w:rsidRDefault="00A66AC2" w:rsidP="009536CB">
            <w:pPr>
              <w:jc w:val="center"/>
              <w:rPr>
                <w:ins w:id="564" w:author="APRILYA Anggie" w:date="2024-12-27T15:48:00Z"/>
                <w:rFonts w:ascii="Cambria" w:hAnsi="Cambria" w:cs="Calibri"/>
                <w:color w:val="000000"/>
                <w:sz w:val="20"/>
                <w:szCs w:val="20"/>
              </w:rPr>
            </w:pPr>
            <w:ins w:id="565" w:author="APRILYA Anggie" w:date="2024-12-27T15:48:00Z">
              <w:r w:rsidRPr="0017213B">
                <w:rPr>
                  <w:rFonts w:ascii="Cambria" w:hAnsi="Cambria" w:cs="Calibri"/>
                  <w:color w:val="000000"/>
                  <w:sz w:val="20"/>
                  <w:szCs w:val="20"/>
                </w:rPr>
                <w:t> </w:t>
              </w:r>
            </w:ins>
          </w:p>
        </w:tc>
        <w:tc>
          <w:tcPr>
            <w:tcW w:w="246" w:type="dxa"/>
            <w:vAlign w:val="center"/>
            <w:hideMark/>
          </w:tcPr>
          <w:p w14:paraId="087568AF" w14:textId="77777777" w:rsidR="00A66AC2" w:rsidRPr="0017213B" w:rsidRDefault="00A66AC2" w:rsidP="009536CB">
            <w:pPr>
              <w:rPr>
                <w:ins w:id="566" w:author="APRILYA Anggie" w:date="2024-12-27T15:48:00Z"/>
                <w:rFonts w:ascii="Cambria" w:hAnsi="Cambria"/>
                <w:sz w:val="20"/>
                <w:szCs w:val="20"/>
              </w:rPr>
            </w:pPr>
          </w:p>
        </w:tc>
      </w:tr>
      <w:tr w:rsidR="00A66AC2" w:rsidRPr="00B45E1A" w14:paraId="142E28B4" w14:textId="77777777" w:rsidTr="009536CB">
        <w:trPr>
          <w:trHeight w:val="285"/>
          <w:ins w:id="567"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29C7A05A" w14:textId="77777777" w:rsidR="00A66AC2" w:rsidRPr="0017213B" w:rsidRDefault="00A66AC2" w:rsidP="009536CB">
            <w:pPr>
              <w:rPr>
                <w:ins w:id="568" w:author="APRILYA Anggie" w:date="2024-12-27T15:48:00Z"/>
                <w:rFonts w:ascii="Cambria" w:hAnsi="Cambria" w:cs="Calibri Light"/>
                <w:b/>
                <w:bCs/>
                <w:color w:val="000000"/>
                <w:sz w:val="20"/>
                <w:szCs w:val="20"/>
              </w:rPr>
            </w:pPr>
            <w:ins w:id="569" w:author="APRILYA Anggie" w:date="2024-12-27T15:48:00Z">
              <w:r w:rsidRPr="0017213B">
                <w:rPr>
                  <w:rFonts w:ascii="Cambria" w:hAnsi="Cambria" w:cs="Calibri Light"/>
                  <w:b/>
                  <w:bCs/>
                  <w:color w:val="000000"/>
                  <w:sz w:val="20"/>
                  <w:szCs w:val="20"/>
                </w:rPr>
                <w:t xml:space="preserve">Nama PIC </w:t>
              </w:r>
              <w:proofErr w:type="spellStart"/>
              <w:r w:rsidRPr="0017213B">
                <w:rPr>
                  <w:rFonts w:ascii="Cambria" w:hAnsi="Cambria" w:cs="Calibri Light"/>
                  <w:b/>
                  <w:bCs/>
                  <w:color w:val="000000"/>
                  <w:sz w:val="20"/>
                  <w:szCs w:val="20"/>
                </w:rPr>
                <w:t>Penjaminan</w:t>
              </w:r>
              <w:proofErr w:type="spellEnd"/>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6A5F6ED1" w14:textId="77777777" w:rsidR="00A66AC2" w:rsidRPr="0017213B" w:rsidRDefault="00A66AC2" w:rsidP="009536CB">
            <w:pPr>
              <w:rPr>
                <w:ins w:id="570" w:author="APRILYA Anggie" w:date="2024-12-27T15:48:00Z"/>
                <w:rFonts w:ascii="Cambria" w:hAnsi="Cambria" w:cs="Calibri"/>
                <w:color w:val="000000"/>
                <w:sz w:val="20"/>
                <w:szCs w:val="20"/>
              </w:rPr>
            </w:pPr>
            <w:ins w:id="571" w:author="APRILYA Anggie" w:date="2024-12-27T15:48:00Z">
              <w:r w:rsidRPr="0017213B">
                <w:rPr>
                  <w:rFonts w:ascii="Cambria" w:hAnsi="Cambria" w:cs="Calibri"/>
                  <w:color w:val="000000"/>
                  <w:sz w:val="20"/>
                  <w:szCs w:val="20"/>
                </w:rPr>
                <w:t xml:space="preserve">: </w:t>
              </w:r>
              <w:r>
                <w:rPr>
                  <w:rFonts w:ascii="Cambria" w:hAnsi="Cambria" w:cs="Calibri"/>
                  <w:color w:val="000000"/>
                  <w:sz w:val="20"/>
                  <w:szCs w:val="20"/>
                </w:rPr>
                <w:t xml:space="preserve">dr. </w:t>
              </w:r>
              <w:r w:rsidRPr="00997A29">
                <w:rPr>
                  <w:rFonts w:ascii="Cambria" w:hAnsi="Cambria" w:cs="Calibri"/>
                  <w:color w:val="000000"/>
                  <w:sz w:val="20"/>
                  <w:szCs w:val="20"/>
                </w:rPr>
                <w:t xml:space="preserve">Venysunny </w:t>
              </w:r>
              <w:proofErr w:type="spellStart"/>
              <w:r w:rsidRPr="00997A29">
                <w:rPr>
                  <w:rFonts w:ascii="Cambria" w:hAnsi="Cambria" w:cs="Calibri"/>
                  <w:color w:val="000000"/>
                  <w:sz w:val="20"/>
                  <w:szCs w:val="20"/>
                </w:rPr>
                <w:t>Kusnadi</w:t>
              </w:r>
              <w:proofErr w:type="spellEnd"/>
            </w:ins>
          </w:p>
        </w:tc>
        <w:tc>
          <w:tcPr>
            <w:tcW w:w="246" w:type="dxa"/>
            <w:vAlign w:val="center"/>
            <w:hideMark/>
          </w:tcPr>
          <w:p w14:paraId="6A2B24C2" w14:textId="77777777" w:rsidR="00A66AC2" w:rsidRPr="0017213B" w:rsidRDefault="00A66AC2" w:rsidP="009536CB">
            <w:pPr>
              <w:rPr>
                <w:ins w:id="572" w:author="APRILYA Anggie" w:date="2024-12-27T15:48:00Z"/>
                <w:rFonts w:ascii="Cambria" w:hAnsi="Cambria"/>
                <w:sz w:val="20"/>
                <w:szCs w:val="20"/>
              </w:rPr>
            </w:pPr>
          </w:p>
        </w:tc>
      </w:tr>
      <w:tr w:rsidR="00A66AC2" w:rsidRPr="00B45E1A" w14:paraId="5B489BB7" w14:textId="77777777" w:rsidTr="009536CB">
        <w:trPr>
          <w:trHeight w:val="285"/>
          <w:ins w:id="573"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49DC4F64" w14:textId="77777777" w:rsidR="00A66AC2" w:rsidRPr="0017213B" w:rsidRDefault="00A66AC2" w:rsidP="009536CB">
            <w:pPr>
              <w:rPr>
                <w:ins w:id="574" w:author="APRILYA Anggie" w:date="2024-12-27T15:48:00Z"/>
                <w:rFonts w:ascii="Cambria" w:hAnsi="Cambria" w:cs="Calibri Light"/>
                <w:b/>
                <w:bCs/>
                <w:color w:val="000000"/>
                <w:sz w:val="20"/>
                <w:szCs w:val="20"/>
              </w:rPr>
            </w:pPr>
            <w:ins w:id="575" w:author="APRILYA Anggie" w:date="2024-12-27T15:48:00Z">
              <w:r w:rsidRPr="0017213B">
                <w:rPr>
                  <w:rFonts w:ascii="Cambria" w:hAnsi="Cambria" w:cs="Calibri Light"/>
                  <w:b/>
                  <w:bCs/>
                  <w:color w:val="000000"/>
                  <w:sz w:val="20"/>
                  <w:szCs w:val="20"/>
                </w:rPr>
                <w:t>No HP</w:t>
              </w:r>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23DE8C8A" w14:textId="77777777" w:rsidR="00A66AC2" w:rsidRPr="0017213B" w:rsidRDefault="00A66AC2" w:rsidP="009536CB">
            <w:pPr>
              <w:rPr>
                <w:ins w:id="576" w:author="APRILYA Anggie" w:date="2024-12-27T15:48:00Z"/>
                <w:rFonts w:ascii="Cambria" w:hAnsi="Cambria" w:cs="Calibri"/>
                <w:color w:val="000000"/>
                <w:sz w:val="20"/>
                <w:szCs w:val="20"/>
              </w:rPr>
            </w:pPr>
            <w:ins w:id="577" w:author="APRILYA Anggie" w:date="2024-12-27T15:48:00Z">
              <w:r w:rsidRPr="0017213B">
                <w:rPr>
                  <w:rFonts w:ascii="Cambria" w:hAnsi="Cambria" w:cs="Calibri"/>
                  <w:color w:val="000000"/>
                  <w:sz w:val="20"/>
                  <w:szCs w:val="20"/>
                </w:rPr>
                <w:t xml:space="preserve">: </w:t>
              </w:r>
              <w:r w:rsidRPr="00997A29">
                <w:rPr>
                  <w:rFonts w:ascii="Cambria" w:hAnsi="Cambria" w:cs="Calibri"/>
                  <w:color w:val="000000"/>
                  <w:sz w:val="20"/>
                  <w:szCs w:val="20"/>
                </w:rPr>
                <w:t>085697621991</w:t>
              </w:r>
              <w:r w:rsidRPr="0017213B">
                <w:rPr>
                  <w:rFonts w:ascii="Cambria" w:hAnsi="Cambria" w:cs="Calibri"/>
                  <w:color w:val="000000"/>
                  <w:sz w:val="20"/>
                  <w:szCs w:val="20"/>
                </w:rPr>
                <w:t xml:space="preserve"> </w:t>
              </w:r>
            </w:ins>
          </w:p>
        </w:tc>
        <w:tc>
          <w:tcPr>
            <w:tcW w:w="246" w:type="dxa"/>
            <w:vAlign w:val="center"/>
            <w:hideMark/>
          </w:tcPr>
          <w:p w14:paraId="2BC2627A" w14:textId="77777777" w:rsidR="00A66AC2" w:rsidRPr="0017213B" w:rsidRDefault="00A66AC2" w:rsidP="009536CB">
            <w:pPr>
              <w:rPr>
                <w:ins w:id="578" w:author="APRILYA Anggie" w:date="2024-12-27T15:48:00Z"/>
                <w:rFonts w:ascii="Cambria" w:hAnsi="Cambria"/>
                <w:sz w:val="20"/>
                <w:szCs w:val="20"/>
              </w:rPr>
            </w:pPr>
          </w:p>
        </w:tc>
      </w:tr>
      <w:tr w:rsidR="00A66AC2" w:rsidRPr="00B45E1A" w14:paraId="25FE2466" w14:textId="77777777" w:rsidTr="009536CB">
        <w:trPr>
          <w:trHeight w:val="285"/>
          <w:ins w:id="579" w:author="APRILYA Anggie" w:date="2024-12-27T15:48:00Z"/>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0B8A9A91" w14:textId="77777777" w:rsidR="00A66AC2" w:rsidRPr="0017213B" w:rsidRDefault="00A66AC2" w:rsidP="009536CB">
            <w:pPr>
              <w:rPr>
                <w:ins w:id="580" w:author="APRILYA Anggie" w:date="2024-12-27T15:48:00Z"/>
                <w:rFonts w:ascii="Cambria" w:hAnsi="Cambria" w:cs="Calibri Light"/>
                <w:b/>
                <w:bCs/>
                <w:color w:val="000000"/>
                <w:sz w:val="20"/>
                <w:szCs w:val="20"/>
              </w:rPr>
            </w:pPr>
            <w:ins w:id="581" w:author="APRILYA Anggie" w:date="2024-12-27T15:48:00Z">
              <w:r w:rsidRPr="0017213B">
                <w:rPr>
                  <w:rFonts w:ascii="Cambria" w:hAnsi="Cambria" w:cs="Calibri Light"/>
                  <w:b/>
                  <w:bCs/>
                  <w:color w:val="000000"/>
                  <w:sz w:val="20"/>
                  <w:szCs w:val="20"/>
                </w:rPr>
                <w:t>Alamat Email</w:t>
              </w:r>
            </w:ins>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5F587368" w14:textId="77777777" w:rsidR="00A66AC2" w:rsidRPr="0017213B" w:rsidRDefault="00A66AC2" w:rsidP="009536CB">
            <w:pPr>
              <w:rPr>
                <w:ins w:id="582" w:author="APRILYA Anggie" w:date="2024-12-27T15:48:00Z"/>
                <w:rFonts w:ascii="Cambria" w:hAnsi="Cambria" w:cs="Calibri"/>
                <w:color w:val="000000"/>
                <w:sz w:val="20"/>
                <w:szCs w:val="20"/>
              </w:rPr>
            </w:pPr>
            <w:ins w:id="583" w:author="APRILYA Anggie" w:date="2024-12-27T15:48:00Z">
              <w:r w:rsidRPr="0017213B">
                <w:rPr>
                  <w:rFonts w:ascii="Cambria" w:hAnsi="Cambria" w:cs="Calibri"/>
                  <w:color w:val="000000"/>
                  <w:sz w:val="20"/>
                  <w:szCs w:val="20"/>
                </w:rPr>
                <w:t xml:space="preserve">: </w:t>
              </w:r>
              <w:r w:rsidRPr="00997A29">
                <w:rPr>
                  <w:rFonts w:ascii="Cambria" w:hAnsi="Cambria" w:cs="Calibri"/>
                  <w:color w:val="000000"/>
                  <w:sz w:val="20"/>
                  <w:szCs w:val="20"/>
                </w:rPr>
                <w:t>veny.kusnadi@axa-financial.co.id</w:t>
              </w:r>
            </w:ins>
          </w:p>
        </w:tc>
        <w:tc>
          <w:tcPr>
            <w:tcW w:w="246" w:type="dxa"/>
            <w:vAlign w:val="center"/>
            <w:hideMark/>
          </w:tcPr>
          <w:p w14:paraId="5F50489A" w14:textId="77777777" w:rsidR="00A66AC2" w:rsidRPr="0017213B" w:rsidRDefault="00A66AC2" w:rsidP="009536CB">
            <w:pPr>
              <w:rPr>
                <w:ins w:id="584" w:author="APRILYA Anggie" w:date="2024-12-27T15:48:00Z"/>
                <w:rFonts w:ascii="Cambria" w:hAnsi="Cambria"/>
                <w:sz w:val="20"/>
                <w:szCs w:val="20"/>
              </w:rPr>
            </w:pPr>
          </w:p>
        </w:tc>
      </w:tr>
      <w:tr w:rsidR="00D77FCF" w:rsidRPr="00B45E1A" w14:paraId="47952A1F" w14:textId="77777777" w:rsidTr="0017213B">
        <w:trPr>
          <w:trHeight w:val="285"/>
        </w:trPr>
        <w:tc>
          <w:tcPr>
            <w:tcW w:w="2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C28F57" w14:textId="77777777" w:rsidR="00D77FCF" w:rsidRPr="00A66AC2" w:rsidRDefault="00D77FCF">
            <w:pPr>
              <w:rPr>
                <w:rFonts w:ascii="Cambria" w:hAnsi="Cambria" w:cs="Calibri Light"/>
                <w:b/>
                <w:bCs/>
                <w:strike/>
                <w:color w:val="000000"/>
                <w:sz w:val="20"/>
                <w:szCs w:val="20"/>
                <w:rPrChange w:id="585"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586" w:author="APRILYA Anggie" w:date="2024-12-27T15:48:00Z">
                  <w:rPr>
                    <w:rFonts w:ascii="Cambria" w:hAnsi="Cambria" w:cs="Calibri Light"/>
                    <w:b/>
                    <w:bCs/>
                    <w:color w:val="000000"/>
                    <w:sz w:val="20"/>
                    <w:szCs w:val="20"/>
                  </w:rPr>
                </w:rPrChange>
              </w:rPr>
              <w:t>Nama Perusahaan</w:t>
            </w:r>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0C01E2F6" w14:textId="77777777" w:rsidR="00D77FCF" w:rsidRPr="00A66AC2" w:rsidRDefault="00D77FCF">
            <w:pPr>
              <w:rPr>
                <w:rFonts w:ascii="Cambria" w:hAnsi="Cambria" w:cs="Calibri"/>
                <w:strike/>
                <w:color w:val="000000"/>
                <w:sz w:val="20"/>
                <w:szCs w:val="20"/>
                <w:rPrChange w:id="587"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588" w:author="APRILYA Anggie" w:date="2024-12-27T15:48:00Z">
                  <w:rPr>
                    <w:rFonts w:ascii="Cambria" w:hAnsi="Cambria" w:cs="Calibri"/>
                    <w:color w:val="000000"/>
                    <w:sz w:val="20"/>
                    <w:szCs w:val="20"/>
                  </w:rPr>
                </w:rPrChange>
              </w:rPr>
              <w:t>: PT. AXA Financial Indonesia</w:t>
            </w:r>
          </w:p>
        </w:tc>
        <w:tc>
          <w:tcPr>
            <w:tcW w:w="246" w:type="dxa"/>
            <w:vAlign w:val="center"/>
            <w:hideMark/>
          </w:tcPr>
          <w:p w14:paraId="3F6CAF7D" w14:textId="77777777" w:rsidR="00D77FCF" w:rsidRPr="0017213B" w:rsidRDefault="00D77FCF">
            <w:pPr>
              <w:rPr>
                <w:rFonts w:ascii="Cambria" w:hAnsi="Cambria"/>
                <w:sz w:val="20"/>
                <w:szCs w:val="20"/>
              </w:rPr>
            </w:pPr>
          </w:p>
        </w:tc>
      </w:tr>
      <w:tr w:rsidR="00D77FCF" w:rsidRPr="00B45E1A" w14:paraId="6200F32C"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407DCDB0" w14:textId="77777777" w:rsidR="00D77FCF" w:rsidRPr="00A66AC2" w:rsidRDefault="00D77FCF">
            <w:pPr>
              <w:rPr>
                <w:rFonts w:ascii="Cambria" w:hAnsi="Cambria" w:cs="Calibri Light"/>
                <w:b/>
                <w:bCs/>
                <w:strike/>
                <w:color w:val="000000"/>
                <w:sz w:val="20"/>
                <w:szCs w:val="20"/>
                <w:rPrChange w:id="589"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590" w:author="APRILYA Anggie" w:date="2024-12-27T15:48:00Z">
                  <w:rPr>
                    <w:rFonts w:ascii="Cambria" w:hAnsi="Cambria" w:cs="Calibri Light"/>
                    <w:b/>
                    <w:bCs/>
                    <w:color w:val="000000"/>
                    <w:sz w:val="20"/>
                    <w:szCs w:val="20"/>
                  </w:rPr>
                </w:rPrChange>
              </w:rPr>
              <w:t xml:space="preserve">No </w:t>
            </w:r>
            <w:proofErr w:type="spellStart"/>
            <w:r w:rsidRPr="00A66AC2">
              <w:rPr>
                <w:rFonts w:ascii="Cambria" w:hAnsi="Cambria" w:cs="Calibri Light"/>
                <w:b/>
                <w:bCs/>
                <w:strike/>
                <w:color w:val="000000"/>
                <w:sz w:val="20"/>
                <w:szCs w:val="20"/>
                <w:rPrChange w:id="591" w:author="APRILYA Anggie" w:date="2024-12-27T15:48:00Z">
                  <w:rPr>
                    <w:rFonts w:ascii="Cambria" w:hAnsi="Cambria" w:cs="Calibri Light"/>
                    <w:b/>
                    <w:bCs/>
                    <w:color w:val="000000"/>
                    <w:sz w:val="20"/>
                    <w:szCs w:val="20"/>
                  </w:rPr>
                </w:rPrChange>
              </w:rPr>
              <w:t>Telepon</w:t>
            </w:r>
            <w:proofErr w:type="spellEnd"/>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3548BE64" w14:textId="77777777" w:rsidR="00D77FCF" w:rsidRPr="00A66AC2" w:rsidRDefault="00D77FCF">
            <w:pPr>
              <w:rPr>
                <w:rFonts w:ascii="Cambria" w:hAnsi="Cambria" w:cs="Calibri"/>
                <w:strike/>
                <w:color w:val="000000"/>
                <w:sz w:val="20"/>
                <w:szCs w:val="20"/>
                <w:rPrChange w:id="592"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593" w:author="APRILYA Anggie" w:date="2024-12-27T15:48:00Z">
                  <w:rPr>
                    <w:rFonts w:ascii="Cambria" w:hAnsi="Cambria" w:cs="Calibri"/>
                    <w:color w:val="000000"/>
                    <w:sz w:val="20"/>
                    <w:szCs w:val="20"/>
                  </w:rPr>
                </w:rPrChange>
              </w:rPr>
              <w:t>: 1500940</w:t>
            </w:r>
          </w:p>
        </w:tc>
        <w:tc>
          <w:tcPr>
            <w:tcW w:w="246" w:type="dxa"/>
            <w:vAlign w:val="center"/>
            <w:hideMark/>
          </w:tcPr>
          <w:p w14:paraId="42BCD9EB" w14:textId="77777777" w:rsidR="00D77FCF" w:rsidRPr="0017213B" w:rsidRDefault="00D77FCF">
            <w:pPr>
              <w:rPr>
                <w:rFonts w:ascii="Cambria" w:hAnsi="Cambria"/>
                <w:sz w:val="20"/>
                <w:szCs w:val="20"/>
              </w:rPr>
            </w:pPr>
          </w:p>
        </w:tc>
      </w:tr>
      <w:tr w:rsidR="00D77FCF" w:rsidRPr="00B45E1A" w14:paraId="6C21859E"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597DC0EA" w14:textId="77777777" w:rsidR="00D77FCF" w:rsidRPr="00A66AC2" w:rsidRDefault="00D77FCF">
            <w:pPr>
              <w:rPr>
                <w:rFonts w:ascii="Cambria" w:hAnsi="Cambria" w:cs="Calibri Light"/>
                <w:b/>
                <w:bCs/>
                <w:strike/>
                <w:color w:val="000000"/>
                <w:sz w:val="20"/>
                <w:szCs w:val="20"/>
                <w:rPrChange w:id="594"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595" w:author="APRILYA Anggie" w:date="2024-12-27T15:48:00Z">
                  <w:rPr>
                    <w:rFonts w:ascii="Cambria" w:hAnsi="Cambria" w:cs="Calibri Light"/>
                    <w:b/>
                    <w:bCs/>
                    <w:color w:val="000000"/>
                    <w:sz w:val="20"/>
                    <w:szCs w:val="20"/>
                  </w:rPr>
                </w:rPrChange>
              </w:rPr>
              <w:t>Alamat Perusahaan</w:t>
            </w:r>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485EBA5B" w14:textId="47B23A32" w:rsidR="00D77FCF" w:rsidRPr="00A66AC2" w:rsidRDefault="00D77FCF">
            <w:pPr>
              <w:rPr>
                <w:rFonts w:ascii="Cambria" w:hAnsi="Cambria" w:cs="Calibri"/>
                <w:strike/>
                <w:color w:val="000000"/>
                <w:sz w:val="20"/>
                <w:szCs w:val="20"/>
                <w:rPrChange w:id="596"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597" w:author="APRILYA Anggie" w:date="2024-12-27T15:48:00Z">
                  <w:rPr>
                    <w:rFonts w:ascii="Cambria" w:hAnsi="Cambria" w:cs="Calibri"/>
                    <w:color w:val="000000"/>
                    <w:sz w:val="20"/>
                    <w:szCs w:val="20"/>
                  </w:rPr>
                </w:rPrChange>
              </w:rPr>
              <w:t xml:space="preserve">: AXA Tower. Jl. Prof. Dr. </w:t>
            </w:r>
            <w:proofErr w:type="spellStart"/>
            <w:r w:rsidRPr="00A66AC2">
              <w:rPr>
                <w:rFonts w:ascii="Cambria" w:hAnsi="Cambria" w:cs="Calibri"/>
                <w:strike/>
                <w:color w:val="000000"/>
                <w:sz w:val="20"/>
                <w:szCs w:val="20"/>
                <w:rPrChange w:id="598" w:author="APRILYA Anggie" w:date="2024-12-27T15:48:00Z">
                  <w:rPr>
                    <w:rFonts w:ascii="Cambria" w:hAnsi="Cambria" w:cs="Calibri"/>
                    <w:color w:val="000000"/>
                    <w:sz w:val="20"/>
                    <w:szCs w:val="20"/>
                  </w:rPr>
                </w:rPrChange>
              </w:rPr>
              <w:t>Satrio</w:t>
            </w:r>
            <w:proofErr w:type="spellEnd"/>
            <w:r w:rsidRPr="00A66AC2">
              <w:rPr>
                <w:rFonts w:ascii="Cambria" w:hAnsi="Cambria" w:cs="Calibri"/>
                <w:strike/>
                <w:color w:val="000000"/>
                <w:sz w:val="20"/>
                <w:szCs w:val="20"/>
                <w:rPrChange w:id="599" w:author="APRILYA Anggie" w:date="2024-12-27T15:48:00Z">
                  <w:rPr>
                    <w:rFonts w:ascii="Cambria" w:hAnsi="Cambria" w:cs="Calibri"/>
                    <w:color w:val="000000"/>
                    <w:sz w:val="20"/>
                    <w:szCs w:val="20"/>
                  </w:rPr>
                </w:rPrChange>
              </w:rPr>
              <w:t xml:space="preserve"> Kav.18, </w:t>
            </w:r>
            <w:proofErr w:type="spellStart"/>
            <w:r w:rsidRPr="00A66AC2">
              <w:rPr>
                <w:rFonts w:ascii="Cambria" w:hAnsi="Cambria" w:cs="Calibri"/>
                <w:strike/>
                <w:color w:val="000000"/>
                <w:sz w:val="20"/>
                <w:szCs w:val="20"/>
                <w:rPrChange w:id="600" w:author="APRILYA Anggie" w:date="2024-12-27T15:48:00Z">
                  <w:rPr>
                    <w:rFonts w:ascii="Cambria" w:hAnsi="Cambria" w:cs="Calibri"/>
                    <w:color w:val="000000"/>
                    <w:sz w:val="20"/>
                    <w:szCs w:val="20"/>
                  </w:rPr>
                </w:rPrChange>
              </w:rPr>
              <w:t>Kuningan</w:t>
            </w:r>
            <w:proofErr w:type="spellEnd"/>
            <w:r w:rsidRPr="00A66AC2">
              <w:rPr>
                <w:rFonts w:ascii="Cambria" w:hAnsi="Cambria" w:cs="Calibri"/>
                <w:strike/>
                <w:color w:val="000000"/>
                <w:sz w:val="20"/>
                <w:szCs w:val="20"/>
                <w:rPrChange w:id="601" w:author="APRILYA Anggie" w:date="2024-12-27T15:48:00Z">
                  <w:rPr>
                    <w:rFonts w:ascii="Cambria" w:hAnsi="Cambria" w:cs="Calibri"/>
                    <w:color w:val="000000"/>
                    <w:sz w:val="20"/>
                    <w:szCs w:val="20"/>
                  </w:rPr>
                </w:rPrChange>
              </w:rPr>
              <w:t xml:space="preserve"> City, Jakarta 12940, Indonesia</w:t>
            </w:r>
          </w:p>
        </w:tc>
        <w:tc>
          <w:tcPr>
            <w:tcW w:w="246" w:type="dxa"/>
            <w:vAlign w:val="center"/>
            <w:hideMark/>
          </w:tcPr>
          <w:p w14:paraId="75201DBB" w14:textId="77777777" w:rsidR="00D77FCF" w:rsidRPr="0017213B" w:rsidRDefault="00D77FCF">
            <w:pPr>
              <w:rPr>
                <w:rFonts w:ascii="Cambria" w:hAnsi="Cambria"/>
                <w:sz w:val="20"/>
                <w:szCs w:val="20"/>
              </w:rPr>
            </w:pPr>
          </w:p>
        </w:tc>
      </w:tr>
      <w:tr w:rsidR="00D77FCF" w:rsidRPr="00B45E1A" w14:paraId="4AACD14D"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5D0FF3CF" w14:textId="77777777" w:rsidR="00D77FCF" w:rsidRPr="00A66AC2" w:rsidRDefault="00D77FCF">
            <w:pPr>
              <w:rPr>
                <w:rFonts w:ascii="Cambria" w:hAnsi="Cambria" w:cs="Calibri Light"/>
                <w:b/>
                <w:bCs/>
                <w:strike/>
                <w:color w:val="000000"/>
                <w:sz w:val="20"/>
                <w:szCs w:val="20"/>
                <w:rPrChange w:id="602"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03" w:author="APRILYA Anggie" w:date="2024-12-27T15:48:00Z">
                  <w:rPr>
                    <w:rFonts w:ascii="Cambria" w:hAnsi="Cambria" w:cs="Calibri Light"/>
                    <w:b/>
                    <w:bCs/>
                    <w:color w:val="000000"/>
                    <w:sz w:val="20"/>
                    <w:szCs w:val="20"/>
                  </w:rPr>
                </w:rPrChange>
              </w:rPr>
              <w:t> </w:t>
            </w:r>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48093E51" w14:textId="77777777" w:rsidR="00D77FCF" w:rsidRPr="00A66AC2" w:rsidRDefault="00D77FCF">
            <w:pPr>
              <w:jc w:val="center"/>
              <w:rPr>
                <w:rFonts w:ascii="Cambria" w:hAnsi="Cambria" w:cs="Calibri"/>
                <w:strike/>
                <w:color w:val="000000"/>
                <w:sz w:val="20"/>
                <w:szCs w:val="20"/>
                <w:rPrChange w:id="604"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05" w:author="APRILYA Anggie" w:date="2024-12-27T15:48:00Z">
                  <w:rPr>
                    <w:rFonts w:ascii="Cambria" w:hAnsi="Cambria" w:cs="Calibri"/>
                    <w:color w:val="000000"/>
                    <w:sz w:val="20"/>
                    <w:szCs w:val="20"/>
                  </w:rPr>
                </w:rPrChange>
              </w:rPr>
              <w:t> </w:t>
            </w:r>
          </w:p>
        </w:tc>
        <w:tc>
          <w:tcPr>
            <w:tcW w:w="246" w:type="dxa"/>
            <w:vAlign w:val="center"/>
            <w:hideMark/>
          </w:tcPr>
          <w:p w14:paraId="25A87568" w14:textId="77777777" w:rsidR="00D77FCF" w:rsidRPr="0017213B" w:rsidRDefault="00D77FCF">
            <w:pPr>
              <w:rPr>
                <w:rFonts w:ascii="Cambria" w:hAnsi="Cambria"/>
                <w:sz w:val="20"/>
                <w:szCs w:val="20"/>
              </w:rPr>
            </w:pPr>
          </w:p>
        </w:tc>
      </w:tr>
      <w:tr w:rsidR="00D77FCF" w:rsidRPr="00B45E1A" w14:paraId="25151145"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62E64B7D" w14:textId="77777777" w:rsidR="00D77FCF" w:rsidRPr="00A66AC2" w:rsidRDefault="00D77FCF">
            <w:pPr>
              <w:rPr>
                <w:rFonts w:ascii="Cambria" w:hAnsi="Cambria" w:cs="Calibri Light"/>
                <w:b/>
                <w:bCs/>
                <w:strike/>
                <w:color w:val="000000"/>
                <w:sz w:val="20"/>
                <w:szCs w:val="20"/>
                <w:rPrChange w:id="606"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07" w:author="APRILYA Anggie" w:date="2024-12-27T15:48:00Z">
                  <w:rPr>
                    <w:rFonts w:ascii="Cambria" w:hAnsi="Cambria" w:cs="Calibri Light"/>
                    <w:b/>
                    <w:bCs/>
                    <w:color w:val="000000"/>
                    <w:sz w:val="20"/>
                    <w:szCs w:val="20"/>
                  </w:rPr>
                </w:rPrChange>
              </w:rPr>
              <w:t> </w:t>
            </w:r>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37EAF66B" w14:textId="77777777" w:rsidR="00D77FCF" w:rsidRPr="00A66AC2" w:rsidRDefault="00D77FCF">
            <w:pPr>
              <w:jc w:val="center"/>
              <w:rPr>
                <w:rFonts w:ascii="Cambria" w:hAnsi="Cambria" w:cs="Calibri"/>
                <w:strike/>
                <w:color w:val="000000"/>
                <w:sz w:val="20"/>
                <w:szCs w:val="20"/>
                <w:rPrChange w:id="608"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09" w:author="APRILYA Anggie" w:date="2024-12-27T15:48:00Z">
                  <w:rPr>
                    <w:rFonts w:ascii="Cambria" w:hAnsi="Cambria" w:cs="Calibri"/>
                    <w:color w:val="000000"/>
                    <w:sz w:val="20"/>
                    <w:szCs w:val="20"/>
                  </w:rPr>
                </w:rPrChange>
              </w:rPr>
              <w:t> </w:t>
            </w:r>
          </w:p>
        </w:tc>
        <w:tc>
          <w:tcPr>
            <w:tcW w:w="246" w:type="dxa"/>
            <w:vAlign w:val="center"/>
            <w:hideMark/>
          </w:tcPr>
          <w:p w14:paraId="4BFC31F3" w14:textId="77777777" w:rsidR="00D77FCF" w:rsidRPr="0017213B" w:rsidRDefault="00D77FCF">
            <w:pPr>
              <w:rPr>
                <w:rFonts w:ascii="Cambria" w:hAnsi="Cambria"/>
                <w:sz w:val="20"/>
                <w:szCs w:val="20"/>
              </w:rPr>
            </w:pPr>
          </w:p>
        </w:tc>
      </w:tr>
      <w:tr w:rsidR="00D77FCF" w:rsidRPr="00B45E1A" w14:paraId="706C08ED"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34443D50" w14:textId="77777777" w:rsidR="00D77FCF" w:rsidRPr="00A66AC2" w:rsidRDefault="00D77FCF">
            <w:pPr>
              <w:rPr>
                <w:rFonts w:ascii="Cambria" w:hAnsi="Cambria" w:cs="Calibri Light"/>
                <w:b/>
                <w:bCs/>
                <w:strike/>
                <w:color w:val="000000"/>
                <w:sz w:val="20"/>
                <w:szCs w:val="20"/>
                <w:rPrChange w:id="610"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11" w:author="APRILYA Anggie" w:date="2024-12-27T15:48:00Z">
                  <w:rPr>
                    <w:rFonts w:ascii="Cambria" w:hAnsi="Cambria" w:cs="Calibri Light"/>
                    <w:b/>
                    <w:bCs/>
                    <w:color w:val="000000"/>
                    <w:sz w:val="20"/>
                    <w:szCs w:val="20"/>
                  </w:rPr>
                </w:rPrChange>
              </w:rPr>
              <w:t xml:space="preserve">Nama </w:t>
            </w:r>
            <w:proofErr w:type="spellStart"/>
            <w:r w:rsidRPr="00A66AC2">
              <w:rPr>
                <w:rFonts w:ascii="Cambria" w:hAnsi="Cambria" w:cs="Calibri Light"/>
                <w:b/>
                <w:bCs/>
                <w:strike/>
                <w:color w:val="000000"/>
                <w:sz w:val="20"/>
                <w:szCs w:val="20"/>
                <w:rPrChange w:id="612" w:author="APRILYA Anggie" w:date="2024-12-27T15:48:00Z">
                  <w:rPr>
                    <w:rFonts w:ascii="Cambria" w:hAnsi="Cambria" w:cs="Calibri Light"/>
                    <w:b/>
                    <w:bCs/>
                    <w:color w:val="000000"/>
                    <w:sz w:val="20"/>
                    <w:szCs w:val="20"/>
                  </w:rPr>
                </w:rPrChange>
              </w:rPr>
              <w:t>Direktur</w:t>
            </w:r>
            <w:proofErr w:type="spellEnd"/>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38F0F736" w14:textId="77777777" w:rsidR="00D77FCF" w:rsidRPr="00A66AC2" w:rsidRDefault="00D77FCF">
            <w:pPr>
              <w:rPr>
                <w:rFonts w:ascii="Cambria" w:hAnsi="Cambria" w:cs="Calibri"/>
                <w:strike/>
                <w:color w:val="000000"/>
                <w:sz w:val="20"/>
                <w:szCs w:val="20"/>
                <w:rPrChange w:id="613"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14" w:author="APRILYA Anggie" w:date="2024-12-27T15:48:00Z">
                  <w:rPr>
                    <w:rFonts w:ascii="Cambria" w:hAnsi="Cambria" w:cs="Calibri"/>
                    <w:color w:val="000000"/>
                    <w:sz w:val="20"/>
                    <w:szCs w:val="20"/>
                  </w:rPr>
                </w:rPrChange>
              </w:rPr>
              <w:t xml:space="preserve">: Yudhistira </w:t>
            </w:r>
            <w:proofErr w:type="spellStart"/>
            <w:r w:rsidRPr="00A66AC2">
              <w:rPr>
                <w:rFonts w:ascii="Cambria" w:hAnsi="Cambria" w:cs="Calibri"/>
                <w:strike/>
                <w:color w:val="000000"/>
                <w:sz w:val="20"/>
                <w:szCs w:val="20"/>
                <w:rPrChange w:id="615" w:author="APRILYA Anggie" w:date="2024-12-27T15:48:00Z">
                  <w:rPr>
                    <w:rFonts w:ascii="Cambria" w:hAnsi="Cambria" w:cs="Calibri"/>
                    <w:color w:val="000000"/>
                    <w:sz w:val="20"/>
                    <w:szCs w:val="20"/>
                  </w:rPr>
                </w:rPrChange>
              </w:rPr>
              <w:t>Dharmawata</w:t>
            </w:r>
            <w:proofErr w:type="spellEnd"/>
          </w:p>
        </w:tc>
        <w:tc>
          <w:tcPr>
            <w:tcW w:w="246" w:type="dxa"/>
            <w:vAlign w:val="center"/>
            <w:hideMark/>
          </w:tcPr>
          <w:p w14:paraId="0F48A198" w14:textId="77777777" w:rsidR="00D77FCF" w:rsidRPr="0017213B" w:rsidRDefault="00D77FCF">
            <w:pPr>
              <w:rPr>
                <w:rFonts w:ascii="Cambria" w:hAnsi="Cambria"/>
                <w:sz w:val="20"/>
                <w:szCs w:val="20"/>
              </w:rPr>
            </w:pPr>
          </w:p>
        </w:tc>
      </w:tr>
      <w:tr w:rsidR="00D77FCF" w:rsidRPr="00B45E1A" w14:paraId="4CE683C2"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7B9F5B96" w14:textId="77777777" w:rsidR="00D77FCF" w:rsidRPr="00A66AC2" w:rsidRDefault="00D77FCF">
            <w:pPr>
              <w:rPr>
                <w:rFonts w:ascii="Cambria" w:hAnsi="Cambria" w:cs="Calibri Light"/>
                <w:b/>
                <w:bCs/>
                <w:strike/>
                <w:color w:val="000000"/>
                <w:sz w:val="20"/>
                <w:szCs w:val="20"/>
                <w:rPrChange w:id="616"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17" w:author="APRILYA Anggie" w:date="2024-12-27T15:48:00Z">
                  <w:rPr>
                    <w:rFonts w:ascii="Cambria" w:hAnsi="Cambria" w:cs="Calibri Light"/>
                    <w:b/>
                    <w:bCs/>
                    <w:color w:val="000000"/>
                    <w:sz w:val="20"/>
                    <w:szCs w:val="20"/>
                  </w:rPr>
                </w:rPrChange>
              </w:rPr>
              <w:t>Alamat Email</w:t>
            </w:r>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2B89947C" w14:textId="77777777" w:rsidR="00D77FCF" w:rsidRPr="00A66AC2" w:rsidRDefault="00D77FCF">
            <w:pPr>
              <w:rPr>
                <w:rFonts w:ascii="Cambria" w:hAnsi="Cambria" w:cs="Calibri"/>
                <w:strike/>
                <w:color w:val="000000"/>
                <w:sz w:val="20"/>
                <w:szCs w:val="20"/>
                <w:rPrChange w:id="618"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19" w:author="APRILYA Anggie" w:date="2024-12-27T15:48:00Z">
                  <w:rPr>
                    <w:rFonts w:ascii="Cambria" w:hAnsi="Cambria" w:cs="Calibri"/>
                    <w:color w:val="000000"/>
                    <w:sz w:val="20"/>
                    <w:szCs w:val="20"/>
                  </w:rPr>
                </w:rPrChange>
              </w:rPr>
              <w:t>: yudhistira.dharmawata@axa-financial.co.id</w:t>
            </w:r>
          </w:p>
        </w:tc>
        <w:tc>
          <w:tcPr>
            <w:tcW w:w="246" w:type="dxa"/>
            <w:vAlign w:val="center"/>
            <w:hideMark/>
          </w:tcPr>
          <w:p w14:paraId="581230C9" w14:textId="77777777" w:rsidR="00D77FCF" w:rsidRPr="0017213B" w:rsidRDefault="00D77FCF">
            <w:pPr>
              <w:rPr>
                <w:rFonts w:ascii="Cambria" w:hAnsi="Cambria"/>
                <w:sz w:val="20"/>
                <w:szCs w:val="20"/>
              </w:rPr>
            </w:pPr>
          </w:p>
        </w:tc>
      </w:tr>
      <w:tr w:rsidR="00D77FCF" w:rsidRPr="00B45E1A" w14:paraId="11AE73DB"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4259832A" w14:textId="77777777" w:rsidR="00D77FCF" w:rsidRPr="00A66AC2" w:rsidRDefault="00D77FCF">
            <w:pPr>
              <w:rPr>
                <w:rFonts w:ascii="Cambria" w:hAnsi="Cambria" w:cs="Calibri Light"/>
                <w:b/>
                <w:bCs/>
                <w:strike/>
                <w:color w:val="000000"/>
                <w:sz w:val="20"/>
                <w:szCs w:val="20"/>
                <w:rPrChange w:id="620"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21" w:author="APRILYA Anggie" w:date="2024-12-27T15:48:00Z">
                  <w:rPr>
                    <w:rFonts w:ascii="Cambria" w:hAnsi="Cambria" w:cs="Calibri Light"/>
                    <w:b/>
                    <w:bCs/>
                    <w:color w:val="000000"/>
                    <w:sz w:val="20"/>
                    <w:szCs w:val="20"/>
                  </w:rPr>
                </w:rPrChange>
              </w:rPr>
              <w:t> </w:t>
            </w:r>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7F09CC5A" w14:textId="77777777" w:rsidR="00D77FCF" w:rsidRPr="00A66AC2" w:rsidRDefault="00D77FCF">
            <w:pPr>
              <w:jc w:val="center"/>
              <w:rPr>
                <w:rFonts w:ascii="Cambria" w:hAnsi="Cambria" w:cs="Calibri"/>
                <w:strike/>
                <w:color w:val="000000"/>
                <w:sz w:val="20"/>
                <w:szCs w:val="20"/>
                <w:rPrChange w:id="622"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23" w:author="APRILYA Anggie" w:date="2024-12-27T15:48:00Z">
                  <w:rPr>
                    <w:rFonts w:ascii="Cambria" w:hAnsi="Cambria" w:cs="Calibri"/>
                    <w:color w:val="000000"/>
                    <w:sz w:val="20"/>
                    <w:szCs w:val="20"/>
                  </w:rPr>
                </w:rPrChange>
              </w:rPr>
              <w:t> </w:t>
            </w:r>
          </w:p>
        </w:tc>
        <w:tc>
          <w:tcPr>
            <w:tcW w:w="246" w:type="dxa"/>
            <w:vAlign w:val="center"/>
            <w:hideMark/>
          </w:tcPr>
          <w:p w14:paraId="35F1A0B1" w14:textId="77777777" w:rsidR="00D77FCF" w:rsidRPr="0017213B" w:rsidRDefault="00D77FCF">
            <w:pPr>
              <w:rPr>
                <w:rFonts w:ascii="Cambria" w:hAnsi="Cambria"/>
                <w:sz w:val="20"/>
                <w:szCs w:val="20"/>
              </w:rPr>
            </w:pPr>
          </w:p>
        </w:tc>
      </w:tr>
      <w:tr w:rsidR="00D77FCF" w:rsidRPr="00B45E1A" w14:paraId="7CD24F71"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6C9F4BF5" w14:textId="77777777" w:rsidR="00D77FCF" w:rsidRPr="00A66AC2" w:rsidRDefault="00D77FCF">
            <w:pPr>
              <w:rPr>
                <w:rFonts w:ascii="Cambria" w:hAnsi="Cambria" w:cs="Calibri Light"/>
                <w:b/>
                <w:bCs/>
                <w:strike/>
                <w:color w:val="000000"/>
                <w:sz w:val="20"/>
                <w:szCs w:val="20"/>
                <w:rPrChange w:id="624"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25" w:author="APRILYA Anggie" w:date="2024-12-27T15:48:00Z">
                  <w:rPr>
                    <w:rFonts w:ascii="Cambria" w:hAnsi="Cambria" w:cs="Calibri Light"/>
                    <w:b/>
                    <w:bCs/>
                    <w:color w:val="000000"/>
                    <w:sz w:val="20"/>
                    <w:szCs w:val="20"/>
                  </w:rPr>
                </w:rPrChange>
              </w:rPr>
              <w:t> </w:t>
            </w:r>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3631E712" w14:textId="77777777" w:rsidR="00D77FCF" w:rsidRPr="00A66AC2" w:rsidRDefault="00D77FCF">
            <w:pPr>
              <w:jc w:val="center"/>
              <w:rPr>
                <w:rFonts w:ascii="Cambria" w:hAnsi="Cambria" w:cs="Calibri"/>
                <w:strike/>
                <w:color w:val="000000"/>
                <w:sz w:val="20"/>
                <w:szCs w:val="20"/>
                <w:rPrChange w:id="626"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27" w:author="APRILYA Anggie" w:date="2024-12-27T15:48:00Z">
                  <w:rPr>
                    <w:rFonts w:ascii="Cambria" w:hAnsi="Cambria" w:cs="Calibri"/>
                    <w:color w:val="000000"/>
                    <w:sz w:val="20"/>
                    <w:szCs w:val="20"/>
                  </w:rPr>
                </w:rPrChange>
              </w:rPr>
              <w:t> </w:t>
            </w:r>
          </w:p>
        </w:tc>
        <w:tc>
          <w:tcPr>
            <w:tcW w:w="246" w:type="dxa"/>
            <w:vAlign w:val="center"/>
            <w:hideMark/>
          </w:tcPr>
          <w:p w14:paraId="337A7B20" w14:textId="77777777" w:rsidR="00D77FCF" w:rsidRPr="0017213B" w:rsidRDefault="00D77FCF">
            <w:pPr>
              <w:rPr>
                <w:rFonts w:ascii="Cambria" w:hAnsi="Cambria"/>
                <w:sz w:val="20"/>
                <w:szCs w:val="20"/>
              </w:rPr>
            </w:pPr>
          </w:p>
        </w:tc>
      </w:tr>
      <w:tr w:rsidR="00D77FCF" w:rsidRPr="00B45E1A" w14:paraId="4C953105"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2B3E9392" w14:textId="77777777" w:rsidR="00D77FCF" w:rsidRPr="00A66AC2" w:rsidRDefault="00D77FCF">
            <w:pPr>
              <w:rPr>
                <w:rFonts w:ascii="Cambria" w:hAnsi="Cambria" w:cs="Calibri Light"/>
                <w:b/>
                <w:bCs/>
                <w:strike/>
                <w:color w:val="000000"/>
                <w:sz w:val="20"/>
                <w:szCs w:val="20"/>
                <w:rPrChange w:id="628"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29" w:author="APRILYA Anggie" w:date="2024-12-27T15:48:00Z">
                  <w:rPr>
                    <w:rFonts w:ascii="Cambria" w:hAnsi="Cambria" w:cs="Calibri Light"/>
                    <w:b/>
                    <w:bCs/>
                    <w:color w:val="000000"/>
                    <w:sz w:val="20"/>
                    <w:szCs w:val="20"/>
                  </w:rPr>
                </w:rPrChange>
              </w:rPr>
              <w:t>Nama PIC Provider Relation</w:t>
            </w:r>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1AB002B6" w14:textId="77777777" w:rsidR="00D77FCF" w:rsidRPr="00A66AC2" w:rsidRDefault="00D77FCF">
            <w:pPr>
              <w:rPr>
                <w:rFonts w:ascii="Cambria" w:hAnsi="Cambria" w:cs="Calibri"/>
                <w:strike/>
                <w:color w:val="000000"/>
                <w:sz w:val="20"/>
                <w:szCs w:val="20"/>
                <w:rPrChange w:id="630"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31" w:author="APRILYA Anggie" w:date="2024-12-27T15:48:00Z">
                  <w:rPr>
                    <w:rFonts w:ascii="Cambria" w:hAnsi="Cambria" w:cs="Calibri"/>
                    <w:color w:val="000000"/>
                    <w:sz w:val="20"/>
                    <w:szCs w:val="20"/>
                  </w:rPr>
                </w:rPrChange>
              </w:rPr>
              <w:t xml:space="preserve">: </w:t>
            </w:r>
            <w:proofErr w:type="spellStart"/>
            <w:r w:rsidRPr="00A66AC2">
              <w:rPr>
                <w:rFonts w:ascii="Cambria" w:hAnsi="Cambria" w:cs="Calibri"/>
                <w:strike/>
                <w:color w:val="000000"/>
                <w:sz w:val="20"/>
                <w:szCs w:val="20"/>
                <w:rPrChange w:id="632" w:author="APRILYA Anggie" w:date="2024-12-27T15:48:00Z">
                  <w:rPr>
                    <w:rFonts w:ascii="Cambria" w:hAnsi="Cambria" w:cs="Calibri"/>
                    <w:color w:val="000000"/>
                    <w:sz w:val="20"/>
                    <w:szCs w:val="20"/>
                  </w:rPr>
                </w:rPrChange>
              </w:rPr>
              <w:t>Rachmat</w:t>
            </w:r>
            <w:proofErr w:type="spellEnd"/>
            <w:r w:rsidRPr="00A66AC2">
              <w:rPr>
                <w:rFonts w:ascii="Cambria" w:hAnsi="Cambria" w:cs="Calibri"/>
                <w:strike/>
                <w:color w:val="000000"/>
                <w:sz w:val="20"/>
                <w:szCs w:val="20"/>
                <w:rPrChange w:id="633" w:author="APRILYA Anggie" w:date="2024-12-27T15:48:00Z">
                  <w:rPr>
                    <w:rFonts w:ascii="Cambria" w:hAnsi="Cambria" w:cs="Calibri"/>
                    <w:color w:val="000000"/>
                    <w:sz w:val="20"/>
                    <w:szCs w:val="20"/>
                  </w:rPr>
                </w:rPrChange>
              </w:rPr>
              <w:t xml:space="preserve"> </w:t>
            </w:r>
            <w:proofErr w:type="spellStart"/>
            <w:r w:rsidRPr="00A66AC2">
              <w:rPr>
                <w:rFonts w:ascii="Cambria" w:hAnsi="Cambria" w:cs="Calibri"/>
                <w:strike/>
                <w:color w:val="000000"/>
                <w:sz w:val="20"/>
                <w:szCs w:val="20"/>
                <w:rPrChange w:id="634" w:author="APRILYA Anggie" w:date="2024-12-27T15:48:00Z">
                  <w:rPr>
                    <w:rFonts w:ascii="Cambria" w:hAnsi="Cambria" w:cs="Calibri"/>
                    <w:color w:val="000000"/>
                    <w:sz w:val="20"/>
                    <w:szCs w:val="20"/>
                  </w:rPr>
                </w:rPrChange>
              </w:rPr>
              <w:t>Syukri</w:t>
            </w:r>
            <w:proofErr w:type="spellEnd"/>
          </w:p>
        </w:tc>
        <w:tc>
          <w:tcPr>
            <w:tcW w:w="246" w:type="dxa"/>
            <w:vAlign w:val="center"/>
            <w:hideMark/>
          </w:tcPr>
          <w:p w14:paraId="6D64BC35" w14:textId="77777777" w:rsidR="00D77FCF" w:rsidRPr="0017213B" w:rsidRDefault="00D77FCF">
            <w:pPr>
              <w:rPr>
                <w:rFonts w:ascii="Cambria" w:hAnsi="Cambria"/>
                <w:sz w:val="20"/>
                <w:szCs w:val="20"/>
              </w:rPr>
            </w:pPr>
          </w:p>
        </w:tc>
      </w:tr>
      <w:tr w:rsidR="00D77FCF" w:rsidRPr="00B45E1A" w14:paraId="4A06372B"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128658B9" w14:textId="77777777" w:rsidR="00D77FCF" w:rsidRPr="00A66AC2" w:rsidRDefault="00D77FCF">
            <w:pPr>
              <w:rPr>
                <w:rFonts w:ascii="Cambria" w:hAnsi="Cambria" w:cs="Calibri Light"/>
                <w:b/>
                <w:bCs/>
                <w:strike/>
                <w:color w:val="000000"/>
                <w:sz w:val="20"/>
                <w:szCs w:val="20"/>
                <w:rPrChange w:id="635"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36" w:author="APRILYA Anggie" w:date="2024-12-27T15:48:00Z">
                  <w:rPr>
                    <w:rFonts w:ascii="Cambria" w:hAnsi="Cambria" w:cs="Calibri Light"/>
                    <w:b/>
                    <w:bCs/>
                    <w:color w:val="000000"/>
                    <w:sz w:val="20"/>
                    <w:szCs w:val="20"/>
                  </w:rPr>
                </w:rPrChange>
              </w:rPr>
              <w:t>No HP</w:t>
            </w:r>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470664C2" w14:textId="77777777" w:rsidR="00D77FCF" w:rsidRPr="00A66AC2" w:rsidRDefault="00D77FCF">
            <w:pPr>
              <w:rPr>
                <w:rFonts w:ascii="Cambria" w:hAnsi="Cambria" w:cs="Calibri"/>
                <w:strike/>
                <w:color w:val="000000"/>
                <w:sz w:val="20"/>
                <w:szCs w:val="20"/>
                <w:rPrChange w:id="637"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38" w:author="APRILYA Anggie" w:date="2024-12-27T15:48:00Z">
                  <w:rPr>
                    <w:rFonts w:ascii="Cambria" w:hAnsi="Cambria" w:cs="Calibri"/>
                    <w:color w:val="000000"/>
                    <w:sz w:val="20"/>
                    <w:szCs w:val="20"/>
                  </w:rPr>
                </w:rPrChange>
              </w:rPr>
              <w:t>: 0818-0643-6648</w:t>
            </w:r>
          </w:p>
        </w:tc>
        <w:tc>
          <w:tcPr>
            <w:tcW w:w="246" w:type="dxa"/>
            <w:vAlign w:val="center"/>
            <w:hideMark/>
          </w:tcPr>
          <w:p w14:paraId="5B543F1E" w14:textId="77777777" w:rsidR="00D77FCF" w:rsidRPr="0017213B" w:rsidRDefault="00D77FCF">
            <w:pPr>
              <w:rPr>
                <w:rFonts w:ascii="Cambria" w:hAnsi="Cambria"/>
                <w:sz w:val="20"/>
                <w:szCs w:val="20"/>
              </w:rPr>
            </w:pPr>
          </w:p>
        </w:tc>
      </w:tr>
      <w:tr w:rsidR="00D77FCF" w:rsidRPr="00B45E1A" w14:paraId="0B40CD7E"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6B7F3B38" w14:textId="77777777" w:rsidR="00D77FCF" w:rsidRPr="00A66AC2" w:rsidRDefault="00D77FCF">
            <w:pPr>
              <w:rPr>
                <w:rFonts w:ascii="Cambria" w:hAnsi="Cambria" w:cs="Calibri Light"/>
                <w:b/>
                <w:bCs/>
                <w:strike/>
                <w:color w:val="000000"/>
                <w:sz w:val="20"/>
                <w:szCs w:val="20"/>
                <w:rPrChange w:id="639"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40" w:author="APRILYA Anggie" w:date="2024-12-27T15:48:00Z">
                  <w:rPr>
                    <w:rFonts w:ascii="Cambria" w:hAnsi="Cambria" w:cs="Calibri Light"/>
                    <w:b/>
                    <w:bCs/>
                    <w:color w:val="000000"/>
                    <w:sz w:val="20"/>
                    <w:szCs w:val="20"/>
                  </w:rPr>
                </w:rPrChange>
              </w:rPr>
              <w:t>Alamat Email</w:t>
            </w:r>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0B0FC1F1" w14:textId="77777777" w:rsidR="00D77FCF" w:rsidRPr="00A66AC2" w:rsidRDefault="00D77FCF">
            <w:pPr>
              <w:rPr>
                <w:rFonts w:ascii="Cambria" w:hAnsi="Cambria" w:cs="Calibri"/>
                <w:strike/>
                <w:color w:val="000000"/>
                <w:sz w:val="20"/>
                <w:szCs w:val="20"/>
                <w:rPrChange w:id="641"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42" w:author="APRILYA Anggie" w:date="2024-12-27T15:48:00Z">
                  <w:rPr>
                    <w:rFonts w:ascii="Cambria" w:hAnsi="Cambria" w:cs="Calibri"/>
                    <w:color w:val="000000"/>
                    <w:sz w:val="20"/>
                    <w:szCs w:val="20"/>
                  </w:rPr>
                </w:rPrChange>
              </w:rPr>
              <w:t>: rachmat.syukri@axa-financial.co.id</w:t>
            </w:r>
          </w:p>
        </w:tc>
        <w:tc>
          <w:tcPr>
            <w:tcW w:w="246" w:type="dxa"/>
            <w:vAlign w:val="center"/>
            <w:hideMark/>
          </w:tcPr>
          <w:p w14:paraId="768FF1EB" w14:textId="77777777" w:rsidR="00D77FCF" w:rsidRPr="0017213B" w:rsidRDefault="00D77FCF">
            <w:pPr>
              <w:rPr>
                <w:rFonts w:ascii="Cambria" w:hAnsi="Cambria"/>
                <w:sz w:val="20"/>
                <w:szCs w:val="20"/>
              </w:rPr>
            </w:pPr>
          </w:p>
        </w:tc>
      </w:tr>
      <w:tr w:rsidR="00D77FCF" w:rsidRPr="00B45E1A" w14:paraId="1E88AD07"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50181DD5" w14:textId="77777777" w:rsidR="00D77FCF" w:rsidRPr="00A66AC2" w:rsidRDefault="00D77FCF">
            <w:pPr>
              <w:rPr>
                <w:rFonts w:ascii="Cambria" w:hAnsi="Cambria" w:cs="Calibri Light"/>
                <w:b/>
                <w:bCs/>
                <w:strike/>
                <w:color w:val="000000"/>
                <w:sz w:val="20"/>
                <w:szCs w:val="20"/>
                <w:rPrChange w:id="643"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44" w:author="APRILYA Anggie" w:date="2024-12-27T15:48:00Z">
                  <w:rPr>
                    <w:rFonts w:ascii="Cambria" w:hAnsi="Cambria" w:cs="Calibri Light"/>
                    <w:b/>
                    <w:bCs/>
                    <w:color w:val="000000"/>
                    <w:sz w:val="20"/>
                    <w:szCs w:val="20"/>
                  </w:rPr>
                </w:rPrChange>
              </w:rPr>
              <w:t> </w:t>
            </w:r>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483D6406" w14:textId="77777777" w:rsidR="00D77FCF" w:rsidRPr="00A66AC2" w:rsidRDefault="00D77FCF">
            <w:pPr>
              <w:jc w:val="center"/>
              <w:rPr>
                <w:rFonts w:ascii="Cambria" w:hAnsi="Cambria" w:cs="Calibri"/>
                <w:strike/>
                <w:color w:val="000000"/>
                <w:sz w:val="20"/>
                <w:szCs w:val="20"/>
                <w:rPrChange w:id="645"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46" w:author="APRILYA Anggie" w:date="2024-12-27T15:48:00Z">
                  <w:rPr>
                    <w:rFonts w:ascii="Cambria" w:hAnsi="Cambria" w:cs="Calibri"/>
                    <w:color w:val="000000"/>
                    <w:sz w:val="20"/>
                    <w:szCs w:val="20"/>
                  </w:rPr>
                </w:rPrChange>
              </w:rPr>
              <w:t> </w:t>
            </w:r>
          </w:p>
        </w:tc>
        <w:tc>
          <w:tcPr>
            <w:tcW w:w="246" w:type="dxa"/>
            <w:vAlign w:val="center"/>
            <w:hideMark/>
          </w:tcPr>
          <w:p w14:paraId="76330661" w14:textId="77777777" w:rsidR="00D77FCF" w:rsidRPr="0017213B" w:rsidRDefault="00D77FCF">
            <w:pPr>
              <w:rPr>
                <w:rFonts w:ascii="Cambria" w:hAnsi="Cambria"/>
                <w:sz w:val="20"/>
                <w:szCs w:val="20"/>
              </w:rPr>
            </w:pPr>
          </w:p>
        </w:tc>
      </w:tr>
      <w:tr w:rsidR="00D77FCF" w:rsidRPr="00B45E1A" w14:paraId="3511587B"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7C62ADB2" w14:textId="77777777" w:rsidR="00D77FCF" w:rsidRPr="00A66AC2" w:rsidRDefault="00D77FCF">
            <w:pPr>
              <w:rPr>
                <w:rFonts w:ascii="Cambria" w:hAnsi="Cambria" w:cs="Calibri Light"/>
                <w:b/>
                <w:bCs/>
                <w:strike/>
                <w:color w:val="000000"/>
                <w:sz w:val="20"/>
                <w:szCs w:val="20"/>
                <w:rPrChange w:id="647"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48" w:author="APRILYA Anggie" w:date="2024-12-27T15:48:00Z">
                  <w:rPr>
                    <w:rFonts w:ascii="Cambria" w:hAnsi="Cambria" w:cs="Calibri Light"/>
                    <w:b/>
                    <w:bCs/>
                    <w:color w:val="000000"/>
                    <w:sz w:val="20"/>
                    <w:szCs w:val="20"/>
                  </w:rPr>
                </w:rPrChange>
              </w:rPr>
              <w:t> </w:t>
            </w:r>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70AE82CB" w14:textId="77777777" w:rsidR="00D77FCF" w:rsidRPr="00A66AC2" w:rsidRDefault="00D77FCF">
            <w:pPr>
              <w:jc w:val="center"/>
              <w:rPr>
                <w:rFonts w:ascii="Cambria" w:hAnsi="Cambria" w:cs="Calibri"/>
                <w:strike/>
                <w:color w:val="000000"/>
                <w:sz w:val="20"/>
                <w:szCs w:val="20"/>
                <w:rPrChange w:id="649"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50" w:author="APRILYA Anggie" w:date="2024-12-27T15:48:00Z">
                  <w:rPr>
                    <w:rFonts w:ascii="Cambria" w:hAnsi="Cambria" w:cs="Calibri"/>
                    <w:color w:val="000000"/>
                    <w:sz w:val="20"/>
                    <w:szCs w:val="20"/>
                  </w:rPr>
                </w:rPrChange>
              </w:rPr>
              <w:t> </w:t>
            </w:r>
          </w:p>
        </w:tc>
        <w:tc>
          <w:tcPr>
            <w:tcW w:w="246" w:type="dxa"/>
            <w:vAlign w:val="center"/>
            <w:hideMark/>
          </w:tcPr>
          <w:p w14:paraId="71DC8CC5" w14:textId="77777777" w:rsidR="00D77FCF" w:rsidRPr="0017213B" w:rsidRDefault="00D77FCF">
            <w:pPr>
              <w:rPr>
                <w:rFonts w:ascii="Cambria" w:hAnsi="Cambria"/>
                <w:sz w:val="20"/>
                <w:szCs w:val="20"/>
              </w:rPr>
            </w:pPr>
          </w:p>
        </w:tc>
      </w:tr>
      <w:tr w:rsidR="00D77FCF" w:rsidRPr="00B45E1A" w14:paraId="526521B8"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757C2459" w14:textId="77777777" w:rsidR="00D77FCF" w:rsidRPr="00A66AC2" w:rsidRDefault="00D77FCF">
            <w:pPr>
              <w:rPr>
                <w:rFonts w:ascii="Cambria" w:hAnsi="Cambria" w:cs="Calibri Light"/>
                <w:b/>
                <w:bCs/>
                <w:strike/>
                <w:color w:val="000000"/>
                <w:sz w:val="20"/>
                <w:szCs w:val="20"/>
                <w:rPrChange w:id="651"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52" w:author="APRILYA Anggie" w:date="2024-12-27T15:48:00Z">
                  <w:rPr>
                    <w:rFonts w:ascii="Cambria" w:hAnsi="Cambria" w:cs="Calibri Light"/>
                    <w:b/>
                    <w:bCs/>
                    <w:color w:val="000000"/>
                    <w:sz w:val="20"/>
                    <w:szCs w:val="20"/>
                  </w:rPr>
                </w:rPrChange>
              </w:rPr>
              <w:t xml:space="preserve">Nama PIC </w:t>
            </w:r>
            <w:proofErr w:type="spellStart"/>
            <w:r w:rsidRPr="00A66AC2">
              <w:rPr>
                <w:rFonts w:ascii="Cambria" w:hAnsi="Cambria" w:cs="Calibri Light"/>
                <w:b/>
                <w:bCs/>
                <w:strike/>
                <w:color w:val="000000"/>
                <w:sz w:val="20"/>
                <w:szCs w:val="20"/>
                <w:rPrChange w:id="653" w:author="APRILYA Anggie" w:date="2024-12-27T15:48:00Z">
                  <w:rPr>
                    <w:rFonts w:ascii="Cambria" w:hAnsi="Cambria" w:cs="Calibri Light"/>
                    <w:b/>
                    <w:bCs/>
                    <w:color w:val="000000"/>
                    <w:sz w:val="20"/>
                    <w:szCs w:val="20"/>
                  </w:rPr>
                </w:rPrChange>
              </w:rPr>
              <w:t>Penagihan</w:t>
            </w:r>
            <w:proofErr w:type="spellEnd"/>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368B56FB" w14:textId="77777777" w:rsidR="00D77FCF" w:rsidRPr="00A66AC2" w:rsidRDefault="00D77FCF">
            <w:pPr>
              <w:rPr>
                <w:rFonts w:ascii="Cambria" w:hAnsi="Cambria" w:cs="Calibri"/>
                <w:strike/>
                <w:color w:val="000000"/>
                <w:sz w:val="20"/>
                <w:szCs w:val="20"/>
                <w:rPrChange w:id="654"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55" w:author="APRILYA Anggie" w:date="2024-12-27T15:48:00Z">
                  <w:rPr>
                    <w:rFonts w:ascii="Cambria" w:hAnsi="Cambria" w:cs="Calibri"/>
                    <w:color w:val="000000"/>
                    <w:sz w:val="20"/>
                    <w:szCs w:val="20"/>
                  </w:rPr>
                </w:rPrChange>
              </w:rPr>
              <w:t xml:space="preserve">: </w:t>
            </w:r>
            <w:proofErr w:type="spellStart"/>
            <w:r w:rsidRPr="00A66AC2">
              <w:rPr>
                <w:rFonts w:ascii="Cambria" w:hAnsi="Cambria" w:cs="Calibri"/>
                <w:strike/>
                <w:color w:val="000000"/>
                <w:sz w:val="20"/>
                <w:szCs w:val="20"/>
                <w:rPrChange w:id="656" w:author="APRILYA Anggie" w:date="2024-12-27T15:48:00Z">
                  <w:rPr>
                    <w:rFonts w:ascii="Cambria" w:hAnsi="Cambria" w:cs="Calibri"/>
                    <w:color w:val="000000"/>
                    <w:sz w:val="20"/>
                    <w:szCs w:val="20"/>
                  </w:rPr>
                </w:rPrChange>
              </w:rPr>
              <w:t>Herliana</w:t>
            </w:r>
            <w:proofErr w:type="spellEnd"/>
          </w:p>
        </w:tc>
        <w:tc>
          <w:tcPr>
            <w:tcW w:w="246" w:type="dxa"/>
            <w:vAlign w:val="center"/>
            <w:hideMark/>
          </w:tcPr>
          <w:p w14:paraId="1A949D59" w14:textId="77777777" w:rsidR="00D77FCF" w:rsidRPr="0017213B" w:rsidRDefault="00D77FCF">
            <w:pPr>
              <w:rPr>
                <w:rFonts w:ascii="Cambria" w:hAnsi="Cambria"/>
                <w:sz w:val="20"/>
                <w:szCs w:val="20"/>
              </w:rPr>
            </w:pPr>
          </w:p>
        </w:tc>
      </w:tr>
      <w:tr w:rsidR="00D77FCF" w:rsidRPr="00B45E1A" w14:paraId="5FD15D33"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0CCB6723" w14:textId="77777777" w:rsidR="00D77FCF" w:rsidRPr="00A66AC2" w:rsidRDefault="00D77FCF">
            <w:pPr>
              <w:rPr>
                <w:rFonts w:ascii="Cambria" w:hAnsi="Cambria" w:cs="Calibri Light"/>
                <w:b/>
                <w:bCs/>
                <w:strike/>
                <w:color w:val="000000"/>
                <w:sz w:val="20"/>
                <w:szCs w:val="20"/>
                <w:rPrChange w:id="657"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58" w:author="APRILYA Anggie" w:date="2024-12-27T15:48:00Z">
                  <w:rPr>
                    <w:rFonts w:ascii="Cambria" w:hAnsi="Cambria" w:cs="Calibri Light"/>
                    <w:b/>
                    <w:bCs/>
                    <w:color w:val="000000"/>
                    <w:sz w:val="20"/>
                    <w:szCs w:val="20"/>
                  </w:rPr>
                </w:rPrChange>
              </w:rPr>
              <w:t>No HP</w:t>
            </w:r>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724074A4" w14:textId="77777777" w:rsidR="00D77FCF" w:rsidRPr="00A66AC2" w:rsidRDefault="00D77FCF">
            <w:pPr>
              <w:rPr>
                <w:rFonts w:ascii="Cambria" w:hAnsi="Cambria" w:cs="Calibri"/>
                <w:strike/>
                <w:color w:val="000000"/>
                <w:sz w:val="20"/>
                <w:szCs w:val="20"/>
                <w:rPrChange w:id="659"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60" w:author="APRILYA Anggie" w:date="2024-12-27T15:48:00Z">
                  <w:rPr>
                    <w:rFonts w:ascii="Cambria" w:hAnsi="Cambria" w:cs="Calibri"/>
                    <w:color w:val="000000"/>
                    <w:sz w:val="20"/>
                    <w:szCs w:val="20"/>
                  </w:rPr>
                </w:rPrChange>
              </w:rPr>
              <w:t>: herliana.herliana@axa-financial.co.id</w:t>
            </w:r>
          </w:p>
        </w:tc>
        <w:tc>
          <w:tcPr>
            <w:tcW w:w="246" w:type="dxa"/>
            <w:vAlign w:val="center"/>
            <w:hideMark/>
          </w:tcPr>
          <w:p w14:paraId="2DC7A9FF" w14:textId="77777777" w:rsidR="00D77FCF" w:rsidRPr="0017213B" w:rsidRDefault="00D77FCF">
            <w:pPr>
              <w:rPr>
                <w:rFonts w:ascii="Cambria" w:hAnsi="Cambria"/>
                <w:sz w:val="20"/>
                <w:szCs w:val="20"/>
              </w:rPr>
            </w:pPr>
          </w:p>
        </w:tc>
      </w:tr>
      <w:tr w:rsidR="00D77FCF" w:rsidRPr="00B45E1A" w14:paraId="194B999E"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7DF144E4" w14:textId="77777777" w:rsidR="00D77FCF" w:rsidRPr="00A66AC2" w:rsidRDefault="00D77FCF">
            <w:pPr>
              <w:rPr>
                <w:rFonts w:ascii="Cambria" w:hAnsi="Cambria" w:cs="Calibri Light"/>
                <w:b/>
                <w:bCs/>
                <w:strike/>
                <w:color w:val="000000"/>
                <w:sz w:val="20"/>
                <w:szCs w:val="20"/>
                <w:rPrChange w:id="661"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62" w:author="APRILYA Anggie" w:date="2024-12-27T15:48:00Z">
                  <w:rPr>
                    <w:rFonts w:ascii="Cambria" w:hAnsi="Cambria" w:cs="Calibri Light"/>
                    <w:b/>
                    <w:bCs/>
                    <w:color w:val="000000"/>
                    <w:sz w:val="20"/>
                    <w:szCs w:val="20"/>
                  </w:rPr>
                </w:rPrChange>
              </w:rPr>
              <w:t>Alamat Email</w:t>
            </w:r>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2BECD717" w14:textId="77777777" w:rsidR="00D77FCF" w:rsidRPr="00A66AC2" w:rsidRDefault="00D77FCF">
            <w:pPr>
              <w:rPr>
                <w:rFonts w:ascii="Cambria" w:hAnsi="Cambria" w:cs="Calibri"/>
                <w:strike/>
                <w:color w:val="000000"/>
                <w:sz w:val="20"/>
                <w:szCs w:val="20"/>
                <w:rPrChange w:id="663"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64" w:author="APRILYA Anggie" w:date="2024-12-27T15:48:00Z">
                  <w:rPr>
                    <w:rFonts w:ascii="Cambria" w:hAnsi="Cambria" w:cs="Calibri"/>
                    <w:color w:val="000000"/>
                    <w:sz w:val="20"/>
                    <w:szCs w:val="20"/>
                  </w:rPr>
                </w:rPrChange>
              </w:rPr>
              <w:t>: 0821-1095-8951</w:t>
            </w:r>
          </w:p>
        </w:tc>
        <w:tc>
          <w:tcPr>
            <w:tcW w:w="246" w:type="dxa"/>
            <w:vAlign w:val="center"/>
            <w:hideMark/>
          </w:tcPr>
          <w:p w14:paraId="3804555D" w14:textId="77777777" w:rsidR="00D77FCF" w:rsidRPr="0017213B" w:rsidRDefault="00D77FCF">
            <w:pPr>
              <w:rPr>
                <w:rFonts w:ascii="Cambria" w:hAnsi="Cambria"/>
                <w:sz w:val="20"/>
                <w:szCs w:val="20"/>
              </w:rPr>
            </w:pPr>
          </w:p>
        </w:tc>
      </w:tr>
      <w:tr w:rsidR="00D77FCF" w:rsidRPr="00B45E1A" w14:paraId="7C22028F"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04510B28" w14:textId="77777777" w:rsidR="00D77FCF" w:rsidRPr="00A66AC2" w:rsidRDefault="00D77FCF">
            <w:pPr>
              <w:rPr>
                <w:rFonts w:ascii="Cambria" w:hAnsi="Cambria" w:cs="Calibri Light"/>
                <w:b/>
                <w:bCs/>
                <w:strike/>
                <w:color w:val="000000"/>
                <w:sz w:val="20"/>
                <w:szCs w:val="20"/>
                <w:rPrChange w:id="665"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66" w:author="APRILYA Anggie" w:date="2024-12-27T15:48:00Z">
                  <w:rPr>
                    <w:rFonts w:ascii="Cambria" w:hAnsi="Cambria" w:cs="Calibri Light"/>
                    <w:b/>
                    <w:bCs/>
                    <w:color w:val="000000"/>
                    <w:sz w:val="20"/>
                    <w:szCs w:val="20"/>
                  </w:rPr>
                </w:rPrChange>
              </w:rPr>
              <w:t> </w:t>
            </w:r>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3425BF52" w14:textId="77777777" w:rsidR="00D77FCF" w:rsidRPr="00A66AC2" w:rsidRDefault="00D77FCF">
            <w:pPr>
              <w:jc w:val="center"/>
              <w:rPr>
                <w:rFonts w:ascii="Cambria" w:hAnsi="Cambria" w:cs="Calibri"/>
                <w:strike/>
                <w:color w:val="000000"/>
                <w:sz w:val="20"/>
                <w:szCs w:val="20"/>
                <w:rPrChange w:id="667"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68" w:author="APRILYA Anggie" w:date="2024-12-27T15:48:00Z">
                  <w:rPr>
                    <w:rFonts w:ascii="Cambria" w:hAnsi="Cambria" w:cs="Calibri"/>
                    <w:color w:val="000000"/>
                    <w:sz w:val="20"/>
                    <w:szCs w:val="20"/>
                  </w:rPr>
                </w:rPrChange>
              </w:rPr>
              <w:t> </w:t>
            </w:r>
          </w:p>
        </w:tc>
        <w:tc>
          <w:tcPr>
            <w:tcW w:w="246" w:type="dxa"/>
            <w:vAlign w:val="center"/>
            <w:hideMark/>
          </w:tcPr>
          <w:p w14:paraId="272972B3" w14:textId="77777777" w:rsidR="00D77FCF" w:rsidRPr="0017213B" w:rsidRDefault="00D77FCF">
            <w:pPr>
              <w:rPr>
                <w:rFonts w:ascii="Cambria" w:hAnsi="Cambria"/>
                <w:sz w:val="20"/>
                <w:szCs w:val="20"/>
              </w:rPr>
            </w:pPr>
          </w:p>
        </w:tc>
      </w:tr>
      <w:tr w:rsidR="00D77FCF" w:rsidRPr="00B45E1A" w14:paraId="341EB8D5"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3FC9175E" w14:textId="77777777" w:rsidR="00D77FCF" w:rsidRPr="00A66AC2" w:rsidRDefault="00D77FCF">
            <w:pPr>
              <w:rPr>
                <w:rFonts w:ascii="Cambria" w:hAnsi="Cambria" w:cs="Calibri Light"/>
                <w:b/>
                <w:bCs/>
                <w:strike/>
                <w:color w:val="000000"/>
                <w:sz w:val="20"/>
                <w:szCs w:val="20"/>
                <w:rPrChange w:id="669"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70" w:author="APRILYA Anggie" w:date="2024-12-27T15:48:00Z">
                  <w:rPr>
                    <w:rFonts w:ascii="Cambria" w:hAnsi="Cambria" w:cs="Calibri Light"/>
                    <w:b/>
                    <w:bCs/>
                    <w:color w:val="000000"/>
                    <w:sz w:val="20"/>
                    <w:szCs w:val="20"/>
                  </w:rPr>
                </w:rPrChange>
              </w:rPr>
              <w:t> </w:t>
            </w:r>
          </w:p>
        </w:tc>
        <w:tc>
          <w:tcPr>
            <w:tcW w:w="7697" w:type="dxa"/>
            <w:tcBorders>
              <w:top w:val="single" w:sz="4" w:space="0" w:color="auto"/>
              <w:left w:val="nil"/>
              <w:bottom w:val="single" w:sz="4" w:space="0" w:color="auto"/>
              <w:right w:val="single" w:sz="4" w:space="0" w:color="000000"/>
            </w:tcBorders>
            <w:shd w:val="clear" w:color="auto" w:fill="auto"/>
            <w:noWrap/>
            <w:vAlign w:val="bottom"/>
            <w:hideMark/>
          </w:tcPr>
          <w:p w14:paraId="20924EE3" w14:textId="77777777" w:rsidR="00D77FCF" w:rsidRPr="00A66AC2" w:rsidRDefault="00D77FCF">
            <w:pPr>
              <w:jc w:val="center"/>
              <w:rPr>
                <w:rFonts w:ascii="Cambria" w:hAnsi="Cambria" w:cs="Calibri"/>
                <w:strike/>
                <w:color w:val="000000"/>
                <w:sz w:val="20"/>
                <w:szCs w:val="20"/>
                <w:rPrChange w:id="671"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72" w:author="APRILYA Anggie" w:date="2024-12-27T15:48:00Z">
                  <w:rPr>
                    <w:rFonts w:ascii="Cambria" w:hAnsi="Cambria" w:cs="Calibri"/>
                    <w:color w:val="000000"/>
                    <w:sz w:val="20"/>
                    <w:szCs w:val="20"/>
                  </w:rPr>
                </w:rPrChange>
              </w:rPr>
              <w:t> </w:t>
            </w:r>
          </w:p>
        </w:tc>
        <w:tc>
          <w:tcPr>
            <w:tcW w:w="246" w:type="dxa"/>
            <w:vAlign w:val="center"/>
            <w:hideMark/>
          </w:tcPr>
          <w:p w14:paraId="27E916DC" w14:textId="77777777" w:rsidR="00D77FCF" w:rsidRPr="0017213B" w:rsidRDefault="00D77FCF">
            <w:pPr>
              <w:rPr>
                <w:rFonts w:ascii="Cambria" w:hAnsi="Cambria"/>
                <w:sz w:val="20"/>
                <w:szCs w:val="20"/>
              </w:rPr>
            </w:pPr>
          </w:p>
        </w:tc>
      </w:tr>
      <w:tr w:rsidR="00D77FCF" w:rsidRPr="00B45E1A" w14:paraId="48B1F2FD"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19A5A517" w14:textId="77777777" w:rsidR="00D77FCF" w:rsidRPr="00A66AC2" w:rsidRDefault="00D77FCF">
            <w:pPr>
              <w:rPr>
                <w:rFonts w:ascii="Cambria" w:hAnsi="Cambria" w:cs="Calibri Light"/>
                <w:b/>
                <w:bCs/>
                <w:strike/>
                <w:color w:val="000000"/>
                <w:sz w:val="20"/>
                <w:szCs w:val="20"/>
                <w:rPrChange w:id="673"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74" w:author="APRILYA Anggie" w:date="2024-12-27T15:48:00Z">
                  <w:rPr>
                    <w:rFonts w:ascii="Cambria" w:hAnsi="Cambria" w:cs="Calibri Light"/>
                    <w:b/>
                    <w:bCs/>
                    <w:color w:val="000000"/>
                    <w:sz w:val="20"/>
                    <w:szCs w:val="20"/>
                  </w:rPr>
                </w:rPrChange>
              </w:rPr>
              <w:t>Nama PIC Penjaminan</w:t>
            </w:r>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02BB1171" w14:textId="77777777" w:rsidR="00D77FCF" w:rsidRPr="00A66AC2" w:rsidRDefault="00D77FCF">
            <w:pPr>
              <w:rPr>
                <w:rFonts w:ascii="Cambria" w:hAnsi="Cambria" w:cs="Calibri"/>
                <w:strike/>
                <w:color w:val="000000"/>
                <w:sz w:val="20"/>
                <w:szCs w:val="20"/>
                <w:rPrChange w:id="675"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76" w:author="APRILYA Anggie" w:date="2024-12-27T15:48:00Z">
                  <w:rPr>
                    <w:rFonts w:ascii="Cambria" w:hAnsi="Cambria" w:cs="Calibri"/>
                    <w:color w:val="000000"/>
                    <w:sz w:val="20"/>
                    <w:szCs w:val="20"/>
                  </w:rPr>
                </w:rPrChange>
              </w:rPr>
              <w:t xml:space="preserve">: </w:t>
            </w:r>
            <w:proofErr w:type="spellStart"/>
            <w:r w:rsidRPr="00A66AC2">
              <w:rPr>
                <w:rFonts w:ascii="Cambria" w:hAnsi="Cambria" w:cs="Calibri"/>
                <w:strike/>
                <w:color w:val="000000"/>
                <w:sz w:val="20"/>
                <w:szCs w:val="20"/>
                <w:rPrChange w:id="677" w:author="APRILYA Anggie" w:date="2024-12-27T15:48:00Z">
                  <w:rPr>
                    <w:rFonts w:ascii="Cambria" w:hAnsi="Cambria" w:cs="Calibri"/>
                    <w:color w:val="000000"/>
                    <w:sz w:val="20"/>
                    <w:szCs w:val="20"/>
                  </w:rPr>
                </w:rPrChange>
              </w:rPr>
              <w:t>Heri</w:t>
            </w:r>
            <w:proofErr w:type="spellEnd"/>
            <w:r w:rsidRPr="00A66AC2">
              <w:rPr>
                <w:rFonts w:ascii="Cambria" w:hAnsi="Cambria" w:cs="Calibri"/>
                <w:strike/>
                <w:color w:val="000000"/>
                <w:sz w:val="20"/>
                <w:szCs w:val="20"/>
                <w:rPrChange w:id="678" w:author="APRILYA Anggie" w:date="2024-12-27T15:48:00Z">
                  <w:rPr>
                    <w:rFonts w:ascii="Cambria" w:hAnsi="Cambria" w:cs="Calibri"/>
                    <w:color w:val="000000"/>
                    <w:sz w:val="20"/>
                    <w:szCs w:val="20"/>
                  </w:rPr>
                </w:rPrChange>
              </w:rPr>
              <w:t xml:space="preserve"> </w:t>
            </w:r>
            <w:proofErr w:type="spellStart"/>
            <w:r w:rsidRPr="00A66AC2">
              <w:rPr>
                <w:rFonts w:ascii="Cambria" w:hAnsi="Cambria" w:cs="Calibri"/>
                <w:strike/>
                <w:color w:val="000000"/>
                <w:sz w:val="20"/>
                <w:szCs w:val="20"/>
                <w:rPrChange w:id="679" w:author="APRILYA Anggie" w:date="2024-12-27T15:48:00Z">
                  <w:rPr>
                    <w:rFonts w:ascii="Cambria" w:hAnsi="Cambria" w:cs="Calibri"/>
                    <w:color w:val="000000"/>
                    <w:sz w:val="20"/>
                    <w:szCs w:val="20"/>
                  </w:rPr>
                </w:rPrChange>
              </w:rPr>
              <w:t>Maryanto</w:t>
            </w:r>
            <w:proofErr w:type="spellEnd"/>
          </w:p>
        </w:tc>
        <w:tc>
          <w:tcPr>
            <w:tcW w:w="246" w:type="dxa"/>
            <w:vAlign w:val="center"/>
            <w:hideMark/>
          </w:tcPr>
          <w:p w14:paraId="5D98C45C" w14:textId="77777777" w:rsidR="00D77FCF" w:rsidRPr="0017213B" w:rsidRDefault="00D77FCF">
            <w:pPr>
              <w:rPr>
                <w:rFonts w:ascii="Cambria" w:hAnsi="Cambria"/>
                <w:sz w:val="20"/>
                <w:szCs w:val="20"/>
              </w:rPr>
            </w:pPr>
          </w:p>
        </w:tc>
      </w:tr>
      <w:tr w:rsidR="00D77FCF" w:rsidRPr="00B45E1A" w14:paraId="620235EA"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6DC39E29" w14:textId="77777777" w:rsidR="00D77FCF" w:rsidRPr="00A66AC2" w:rsidRDefault="00D77FCF">
            <w:pPr>
              <w:rPr>
                <w:rFonts w:ascii="Cambria" w:hAnsi="Cambria" w:cs="Calibri Light"/>
                <w:b/>
                <w:bCs/>
                <w:strike/>
                <w:color w:val="000000"/>
                <w:sz w:val="20"/>
                <w:szCs w:val="20"/>
                <w:rPrChange w:id="680"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81" w:author="APRILYA Anggie" w:date="2024-12-27T15:48:00Z">
                  <w:rPr>
                    <w:rFonts w:ascii="Cambria" w:hAnsi="Cambria" w:cs="Calibri Light"/>
                    <w:b/>
                    <w:bCs/>
                    <w:color w:val="000000"/>
                    <w:sz w:val="20"/>
                    <w:szCs w:val="20"/>
                  </w:rPr>
                </w:rPrChange>
              </w:rPr>
              <w:t>No HP</w:t>
            </w:r>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04978B53" w14:textId="77777777" w:rsidR="00D77FCF" w:rsidRPr="00A66AC2" w:rsidRDefault="00D77FCF">
            <w:pPr>
              <w:rPr>
                <w:rFonts w:ascii="Cambria" w:hAnsi="Cambria" w:cs="Calibri"/>
                <w:strike/>
                <w:color w:val="000000"/>
                <w:sz w:val="20"/>
                <w:szCs w:val="20"/>
                <w:rPrChange w:id="682"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83" w:author="APRILYA Anggie" w:date="2024-12-27T15:48:00Z">
                  <w:rPr>
                    <w:rFonts w:ascii="Cambria" w:hAnsi="Cambria" w:cs="Calibri"/>
                    <w:color w:val="000000"/>
                    <w:sz w:val="20"/>
                    <w:szCs w:val="20"/>
                  </w:rPr>
                </w:rPrChange>
              </w:rPr>
              <w:t xml:space="preserve">: 0878-8776-6558 </w:t>
            </w:r>
          </w:p>
        </w:tc>
        <w:tc>
          <w:tcPr>
            <w:tcW w:w="246" w:type="dxa"/>
            <w:vAlign w:val="center"/>
            <w:hideMark/>
          </w:tcPr>
          <w:p w14:paraId="44C8AF84" w14:textId="77777777" w:rsidR="00D77FCF" w:rsidRPr="0017213B" w:rsidRDefault="00D77FCF">
            <w:pPr>
              <w:rPr>
                <w:rFonts w:ascii="Cambria" w:hAnsi="Cambria"/>
                <w:sz w:val="20"/>
                <w:szCs w:val="20"/>
              </w:rPr>
            </w:pPr>
          </w:p>
        </w:tc>
      </w:tr>
      <w:tr w:rsidR="00D77FCF" w:rsidRPr="00B45E1A" w14:paraId="71ABB3F6" w14:textId="77777777" w:rsidTr="00D77FCF">
        <w:trPr>
          <w:trHeight w:val="285"/>
        </w:trPr>
        <w:tc>
          <w:tcPr>
            <w:tcW w:w="2520" w:type="dxa"/>
            <w:tcBorders>
              <w:top w:val="nil"/>
              <w:left w:val="single" w:sz="4" w:space="0" w:color="auto"/>
              <w:bottom w:val="single" w:sz="4" w:space="0" w:color="auto"/>
              <w:right w:val="single" w:sz="4" w:space="0" w:color="auto"/>
            </w:tcBorders>
            <w:shd w:val="clear" w:color="auto" w:fill="auto"/>
            <w:noWrap/>
            <w:vAlign w:val="bottom"/>
            <w:hideMark/>
          </w:tcPr>
          <w:p w14:paraId="09DB3F7B" w14:textId="77777777" w:rsidR="00D77FCF" w:rsidRPr="00A66AC2" w:rsidRDefault="00D77FCF">
            <w:pPr>
              <w:rPr>
                <w:rFonts w:ascii="Cambria" w:hAnsi="Cambria" w:cs="Calibri Light"/>
                <w:b/>
                <w:bCs/>
                <w:strike/>
                <w:color w:val="000000"/>
                <w:sz w:val="20"/>
                <w:szCs w:val="20"/>
                <w:rPrChange w:id="684" w:author="APRILYA Anggie" w:date="2024-12-27T15:48:00Z">
                  <w:rPr>
                    <w:rFonts w:ascii="Cambria" w:hAnsi="Cambria" w:cs="Calibri Light"/>
                    <w:b/>
                    <w:bCs/>
                    <w:color w:val="000000"/>
                    <w:sz w:val="20"/>
                    <w:szCs w:val="20"/>
                  </w:rPr>
                </w:rPrChange>
              </w:rPr>
            </w:pPr>
            <w:r w:rsidRPr="00A66AC2">
              <w:rPr>
                <w:rFonts w:ascii="Cambria" w:hAnsi="Cambria" w:cs="Calibri Light"/>
                <w:b/>
                <w:bCs/>
                <w:strike/>
                <w:color w:val="000000"/>
                <w:sz w:val="20"/>
                <w:szCs w:val="20"/>
                <w:rPrChange w:id="685" w:author="APRILYA Anggie" w:date="2024-12-27T15:48:00Z">
                  <w:rPr>
                    <w:rFonts w:ascii="Cambria" w:hAnsi="Cambria" w:cs="Calibri Light"/>
                    <w:b/>
                    <w:bCs/>
                    <w:color w:val="000000"/>
                    <w:sz w:val="20"/>
                    <w:szCs w:val="20"/>
                  </w:rPr>
                </w:rPrChange>
              </w:rPr>
              <w:t>Alamat Email</w:t>
            </w:r>
          </w:p>
        </w:tc>
        <w:tc>
          <w:tcPr>
            <w:tcW w:w="7697" w:type="dxa"/>
            <w:tcBorders>
              <w:top w:val="single" w:sz="4" w:space="0" w:color="auto"/>
              <w:left w:val="nil"/>
              <w:bottom w:val="single" w:sz="4" w:space="0" w:color="auto"/>
              <w:right w:val="single" w:sz="4" w:space="0" w:color="auto"/>
            </w:tcBorders>
            <w:shd w:val="clear" w:color="auto" w:fill="auto"/>
            <w:noWrap/>
            <w:vAlign w:val="bottom"/>
            <w:hideMark/>
          </w:tcPr>
          <w:p w14:paraId="3B1F139F" w14:textId="77777777" w:rsidR="00D77FCF" w:rsidRPr="00A66AC2" w:rsidRDefault="00D77FCF">
            <w:pPr>
              <w:rPr>
                <w:rFonts w:ascii="Cambria" w:hAnsi="Cambria" w:cs="Calibri"/>
                <w:strike/>
                <w:color w:val="000000"/>
                <w:sz w:val="20"/>
                <w:szCs w:val="20"/>
                <w:rPrChange w:id="686" w:author="APRILYA Anggie" w:date="2024-12-27T15:48:00Z">
                  <w:rPr>
                    <w:rFonts w:ascii="Cambria" w:hAnsi="Cambria" w:cs="Calibri"/>
                    <w:color w:val="000000"/>
                    <w:sz w:val="20"/>
                    <w:szCs w:val="20"/>
                  </w:rPr>
                </w:rPrChange>
              </w:rPr>
            </w:pPr>
            <w:r w:rsidRPr="00A66AC2">
              <w:rPr>
                <w:rFonts w:ascii="Cambria" w:hAnsi="Cambria" w:cs="Calibri"/>
                <w:strike/>
                <w:color w:val="000000"/>
                <w:sz w:val="20"/>
                <w:szCs w:val="20"/>
                <w:rPrChange w:id="687" w:author="APRILYA Anggie" w:date="2024-12-27T15:48:00Z">
                  <w:rPr>
                    <w:rFonts w:ascii="Cambria" w:hAnsi="Cambria" w:cs="Calibri"/>
                    <w:color w:val="000000"/>
                    <w:sz w:val="20"/>
                    <w:szCs w:val="20"/>
                  </w:rPr>
                </w:rPrChange>
              </w:rPr>
              <w:t>: heri.maryanto@axa-financial.co.id</w:t>
            </w:r>
          </w:p>
        </w:tc>
        <w:tc>
          <w:tcPr>
            <w:tcW w:w="246" w:type="dxa"/>
            <w:vAlign w:val="center"/>
            <w:hideMark/>
          </w:tcPr>
          <w:p w14:paraId="32408E9C" w14:textId="77777777" w:rsidR="00D77FCF" w:rsidRPr="0017213B" w:rsidRDefault="00D77FCF">
            <w:pPr>
              <w:rPr>
                <w:rFonts w:ascii="Cambria" w:hAnsi="Cambria"/>
                <w:sz w:val="20"/>
                <w:szCs w:val="20"/>
              </w:rPr>
            </w:pPr>
          </w:p>
        </w:tc>
      </w:tr>
    </w:tbl>
    <w:p w14:paraId="7EAD5952" w14:textId="77777777" w:rsidR="00D77FCF" w:rsidRPr="00D77FCF" w:rsidRDefault="00D77FCF" w:rsidP="00D77FCF">
      <w:pPr>
        <w:spacing w:after="120"/>
        <w:ind w:left="2880" w:firstLine="720"/>
        <w:rPr>
          <w:rFonts w:ascii="Cambria" w:hAnsi="Cambria"/>
          <w:b/>
          <w:sz w:val="20"/>
          <w:szCs w:val="20"/>
        </w:rPr>
      </w:pPr>
    </w:p>
    <w:p w14:paraId="7B0C6B48" w14:textId="1C5826D5"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7CD68BF2" w14:textId="4DC3C98F"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6B185C85" w14:textId="20A257E6"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0F12D685" w14:textId="60BC5620"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3440F11A" w14:textId="3A6E465E"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338E4869" w14:textId="747CA9D3"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6D8C0101" w14:textId="2F0F7F39"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00906AED" w14:textId="3F62C8EF"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4BC35390" w14:textId="1F699F58"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3212B941" w14:textId="1359B4A1"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737338EF" w14:textId="265C2EB9"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39793976" w14:textId="7A9E3DEE"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23BABA0A" w14:textId="7C339558"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61F539CB" w14:textId="77777777"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3D90A89D" w14:textId="71A17276"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5DDE73DB" w14:textId="77777777" w:rsidR="00A97B8D" w:rsidRDefault="00A97B8D" w:rsidP="00D77FCF">
      <w:pPr>
        <w:pStyle w:val="NormalWeb"/>
        <w:spacing w:before="0" w:beforeAutospacing="0" w:after="0" w:afterAutospacing="0"/>
        <w:ind w:left="2160" w:firstLine="720"/>
        <w:jc w:val="both"/>
        <w:rPr>
          <w:rFonts w:ascii="Cambria" w:hAnsi="Cambria"/>
          <w:noProof/>
          <w:sz w:val="20"/>
          <w:szCs w:val="20"/>
          <w:lang w:eastAsia="id-ID"/>
        </w:rPr>
      </w:pPr>
    </w:p>
    <w:p w14:paraId="37DA596D" w14:textId="77777777" w:rsidR="00A97B8D" w:rsidRDefault="00A97B8D" w:rsidP="00D77FCF">
      <w:pPr>
        <w:pStyle w:val="NormalWeb"/>
        <w:spacing w:before="0" w:beforeAutospacing="0" w:after="0" w:afterAutospacing="0"/>
        <w:ind w:left="2160" w:firstLine="720"/>
        <w:jc w:val="both"/>
        <w:rPr>
          <w:rFonts w:ascii="Cambria" w:hAnsi="Cambria"/>
          <w:noProof/>
          <w:sz w:val="20"/>
          <w:szCs w:val="20"/>
          <w:lang w:eastAsia="id-ID"/>
        </w:rPr>
      </w:pPr>
    </w:p>
    <w:p w14:paraId="21FD4C0E" w14:textId="77777777" w:rsidR="00A97B8D" w:rsidRDefault="00A97B8D" w:rsidP="00D77FCF">
      <w:pPr>
        <w:pStyle w:val="NormalWeb"/>
        <w:spacing w:before="0" w:beforeAutospacing="0" w:after="0" w:afterAutospacing="0"/>
        <w:ind w:left="2160" w:firstLine="720"/>
        <w:jc w:val="both"/>
        <w:rPr>
          <w:rFonts w:ascii="Cambria" w:hAnsi="Cambria"/>
          <w:noProof/>
          <w:sz w:val="20"/>
          <w:szCs w:val="20"/>
          <w:lang w:eastAsia="id-ID"/>
        </w:rPr>
      </w:pPr>
    </w:p>
    <w:p w14:paraId="3C2E1B64" w14:textId="77777777" w:rsidR="00A97B8D" w:rsidRDefault="00A97B8D" w:rsidP="00D77FCF">
      <w:pPr>
        <w:pStyle w:val="NormalWeb"/>
        <w:spacing w:before="0" w:beforeAutospacing="0" w:after="0" w:afterAutospacing="0"/>
        <w:ind w:left="2160" w:firstLine="720"/>
        <w:jc w:val="both"/>
        <w:rPr>
          <w:rFonts w:ascii="Cambria" w:hAnsi="Cambria"/>
          <w:noProof/>
          <w:sz w:val="20"/>
          <w:szCs w:val="20"/>
          <w:lang w:eastAsia="id-ID"/>
        </w:rPr>
      </w:pPr>
    </w:p>
    <w:p w14:paraId="3409F21C" w14:textId="77777777" w:rsidR="00A97B8D" w:rsidRDefault="00A97B8D" w:rsidP="00D77FCF">
      <w:pPr>
        <w:pStyle w:val="NormalWeb"/>
        <w:spacing w:before="0" w:beforeAutospacing="0" w:after="0" w:afterAutospacing="0"/>
        <w:ind w:left="2160" w:firstLine="720"/>
        <w:jc w:val="both"/>
        <w:rPr>
          <w:rFonts w:ascii="Cambria" w:hAnsi="Cambria"/>
          <w:noProof/>
          <w:sz w:val="20"/>
          <w:szCs w:val="20"/>
          <w:lang w:eastAsia="id-ID"/>
        </w:rPr>
      </w:pPr>
    </w:p>
    <w:p w14:paraId="59B11A7E" w14:textId="7A5236E6"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3F1121AC" w14:textId="0F4590BD"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57CCAA31" w14:textId="4A74A56D" w:rsidR="00A97B8D" w:rsidRDefault="00D77FCF" w:rsidP="0017213B">
      <w:pPr>
        <w:spacing w:after="120"/>
        <w:jc w:val="center"/>
        <w:rPr>
          <w:rFonts w:ascii="Cambria" w:hAnsi="Cambria"/>
          <w:b/>
          <w:sz w:val="20"/>
          <w:szCs w:val="20"/>
        </w:rPr>
      </w:pPr>
      <w:r w:rsidRPr="00D77FCF">
        <w:rPr>
          <w:rFonts w:ascii="Cambria" w:hAnsi="Cambria"/>
          <w:b/>
          <w:sz w:val="20"/>
          <w:szCs w:val="20"/>
        </w:rPr>
        <w:t xml:space="preserve">LAMPIRAN </w:t>
      </w:r>
      <w:r>
        <w:rPr>
          <w:rFonts w:ascii="Cambria" w:hAnsi="Cambria"/>
          <w:b/>
          <w:sz w:val="20"/>
          <w:szCs w:val="20"/>
        </w:rPr>
        <w:t>5</w:t>
      </w:r>
    </w:p>
    <w:p w14:paraId="6AC6843B" w14:textId="77FB1BB7" w:rsidR="00D77FCF" w:rsidRPr="00D77FCF" w:rsidRDefault="00D77FCF" w:rsidP="0017213B">
      <w:pPr>
        <w:spacing w:after="120"/>
        <w:jc w:val="center"/>
        <w:rPr>
          <w:rFonts w:ascii="Cambria" w:hAnsi="Cambria"/>
          <w:b/>
          <w:sz w:val="20"/>
          <w:szCs w:val="20"/>
        </w:rPr>
      </w:pPr>
      <w:r>
        <w:rPr>
          <w:rFonts w:ascii="Cambria" w:hAnsi="Cambria"/>
          <w:b/>
          <w:sz w:val="20"/>
          <w:szCs w:val="20"/>
        </w:rPr>
        <w:t>KONTAK PERSON RUMAH SAKIT/KLINIK</w:t>
      </w:r>
    </w:p>
    <w:p w14:paraId="0CEC1075" w14:textId="57400B9B"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tbl>
      <w:tblPr>
        <w:tblW w:w="10097" w:type="dxa"/>
        <w:tblInd w:w="-275" w:type="dxa"/>
        <w:tblLook w:val="04A0" w:firstRow="1" w:lastRow="0" w:firstColumn="1" w:lastColumn="0" w:noHBand="0" w:noVBand="1"/>
      </w:tblPr>
      <w:tblGrid>
        <w:gridCol w:w="2610"/>
        <w:gridCol w:w="7265"/>
        <w:gridCol w:w="222"/>
      </w:tblGrid>
      <w:tr w:rsidR="00D77FCF" w:rsidRPr="00B45E1A" w14:paraId="22C3685F" w14:textId="77777777" w:rsidTr="0017213B">
        <w:trPr>
          <w:trHeight w:val="290"/>
        </w:trPr>
        <w:tc>
          <w:tcPr>
            <w:tcW w:w="26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C1108A"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Nama Rumah Sakit</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38A47A11" w14:textId="6134BAA0"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88" w:author="FARIDA" w:date="2024-11-05T14:55:00Z">
              <w:r w:rsidR="00255D74">
                <w:rPr>
                  <w:rFonts w:ascii="Cambria" w:hAnsi="Cambria" w:cs="Calibri"/>
                  <w:color w:val="000000"/>
                  <w:sz w:val="20"/>
                  <w:szCs w:val="20"/>
                </w:rPr>
                <w:t xml:space="preserve"> RS Prima </w:t>
              </w:r>
              <w:proofErr w:type="spellStart"/>
              <w:r w:rsidR="00255D74">
                <w:rPr>
                  <w:rFonts w:ascii="Cambria" w:hAnsi="Cambria" w:cs="Calibri"/>
                  <w:color w:val="000000"/>
                  <w:sz w:val="20"/>
                  <w:szCs w:val="20"/>
                </w:rPr>
                <w:t>Husada</w:t>
              </w:r>
              <w:proofErr w:type="spellEnd"/>
              <w:r w:rsidR="00255D74">
                <w:rPr>
                  <w:rFonts w:ascii="Cambria" w:hAnsi="Cambria" w:cs="Calibri"/>
                  <w:color w:val="000000"/>
                  <w:sz w:val="20"/>
                  <w:szCs w:val="20"/>
                </w:rPr>
                <w:t xml:space="preserve"> Malang</w:t>
              </w:r>
            </w:ins>
          </w:p>
        </w:tc>
        <w:tc>
          <w:tcPr>
            <w:tcW w:w="222" w:type="dxa"/>
            <w:vAlign w:val="center"/>
            <w:hideMark/>
          </w:tcPr>
          <w:p w14:paraId="18EBA270" w14:textId="77777777" w:rsidR="00D77FCF" w:rsidRPr="0017213B" w:rsidRDefault="00D77FCF">
            <w:pPr>
              <w:rPr>
                <w:rFonts w:ascii="Cambria" w:hAnsi="Cambria"/>
                <w:sz w:val="20"/>
                <w:szCs w:val="20"/>
              </w:rPr>
            </w:pPr>
          </w:p>
        </w:tc>
      </w:tr>
      <w:tr w:rsidR="00D77FCF" w:rsidRPr="00B45E1A" w14:paraId="2E64FBA7"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3D87DB81"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xml:space="preserve">No </w:t>
            </w:r>
            <w:proofErr w:type="spellStart"/>
            <w:r w:rsidRPr="0017213B">
              <w:rPr>
                <w:rFonts w:ascii="Cambria" w:hAnsi="Cambria" w:cs="Calibri Light"/>
                <w:b/>
                <w:bCs/>
                <w:color w:val="000000"/>
                <w:sz w:val="20"/>
                <w:szCs w:val="20"/>
              </w:rPr>
              <w:t>Telepon</w:t>
            </w:r>
            <w:proofErr w:type="spellEnd"/>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1FFCB949" w14:textId="07C86B09"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89" w:author="FARIDA" w:date="2024-11-05T14:55:00Z">
              <w:r w:rsidR="00255D74">
                <w:rPr>
                  <w:rFonts w:ascii="Cambria" w:hAnsi="Cambria" w:cs="Calibri"/>
                  <w:color w:val="000000"/>
                  <w:sz w:val="20"/>
                  <w:szCs w:val="20"/>
                </w:rPr>
                <w:t xml:space="preserve"> 0341 - 458679</w:t>
              </w:r>
            </w:ins>
          </w:p>
        </w:tc>
        <w:tc>
          <w:tcPr>
            <w:tcW w:w="222" w:type="dxa"/>
            <w:vAlign w:val="center"/>
            <w:hideMark/>
          </w:tcPr>
          <w:p w14:paraId="3D5CDBB1" w14:textId="77777777" w:rsidR="00D77FCF" w:rsidRPr="0017213B" w:rsidRDefault="00D77FCF">
            <w:pPr>
              <w:rPr>
                <w:rFonts w:ascii="Cambria" w:hAnsi="Cambria"/>
                <w:sz w:val="20"/>
                <w:szCs w:val="20"/>
              </w:rPr>
            </w:pPr>
          </w:p>
        </w:tc>
      </w:tr>
      <w:tr w:rsidR="00D77FCF" w:rsidRPr="00B45E1A" w14:paraId="465F85B6"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73171426"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Alamat RS</w:t>
            </w:r>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576CF7E1" w14:textId="3B7EC95F"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90" w:author="FARIDA" w:date="2024-11-05T14:56:00Z">
              <w:r w:rsidR="00255D74">
                <w:rPr>
                  <w:rFonts w:ascii="Cambria" w:hAnsi="Cambria" w:cs="Calibri"/>
                  <w:color w:val="000000"/>
                  <w:sz w:val="20"/>
                  <w:szCs w:val="20"/>
                </w:rPr>
                <w:t xml:space="preserve"> </w:t>
              </w:r>
              <w:proofErr w:type="spellStart"/>
              <w:r w:rsidR="00255D74">
                <w:rPr>
                  <w:rFonts w:ascii="Cambria" w:hAnsi="Cambria" w:cs="Calibri"/>
                  <w:color w:val="000000"/>
                  <w:sz w:val="20"/>
                  <w:szCs w:val="20"/>
                </w:rPr>
                <w:t>Banjarum</w:t>
              </w:r>
              <w:proofErr w:type="spellEnd"/>
              <w:r w:rsidR="00255D74">
                <w:rPr>
                  <w:rFonts w:ascii="Cambria" w:hAnsi="Cambria" w:cs="Calibri"/>
                  <w:color w:val="000000"/>
                  <w:sz w:val="20"/>
                  <w:szCs w:val="20"/>
                </w:rPr>
                <w:t xml:space="preserve"> Selatan No 7, </w:t>
              </w:r>
              <w:proofErr w:type="spellStart"/>
              <w:r w:rsidR="00255D74">
                <w:rPr>
                  <w:rFonts w:ascii="Cambria" w:hAnsi="Cambria" w:cs="Calibri"/>
                  <w:color w:val="000000"/>
                  <w:sz w:val="20"/>
                  <w:szCs w:val="20"/>
                </w:rPr>
                <w:t>Mondoroko</w:t>
              </w:r>
              <w:proofErr w:type="spellEnd"/>
              <w:r w:rsidR="00255D74">
                <w:rPr>
                  <w:rFonts w:ascii="Cambria" w:hAnsi="Cambria" w:cs="Calibri"/>
                  <w:color w:val="000000"/>
                  <w:sz w:val="20"/>
                  <w:szCs w:val="20"/>
                </w:rPr>
                <w:t xml:space="preserve">, </w:t>
              </w:r>
              <w:proofErr w:type="spellStart"/>
              <w:r w:rsidR="00255D74">
                <w:rPr>
                  <w:rFonts w:ascii="Cambria" w:hAnsi="Cambria" w:cs="Calibri"/>
                  <w:color w:val="000000"/>
                  <w:sz w:val="20"/>
                  <w:szCs w:val="20"/>
                </w:rPr>
                <w:t>Kec.Singosari</w:t>
              </w:r>
              <w:proofErr w:type="spellEnd"/>
              <w:r w:rsidR="00255D74">
                <w:rPr>
                  <w:rFonts w:ascii="Cambria" w:hAnsi="Cambria" w:cs="Calibri"/>
                  <w:color w:val="000000"/>
                  <w:sz w:val="20"/>
                  <w:szCs w:val="20"/>
                </w:rPr>
                <w:t xml:space="preserve">, </w:t>
              </w:r>
              <w:proofErr w:type="spellStart"/>
              <w:r w:rsidR="00255D74">
                <w:rPr>
                  <w:rFonts w:ascii="Cambria" w:hAnsi="Cambria" w:cs="Calibri"/>
                  <w:color w:val="000000"/>
                  <w:sz w:val="20"/>
                  <w:szCs w:val="20"/>
                </w:rPr>
                <w:t>Kab</w:t>
              </w:r>
              <w:proofErr w:type="spellEnd"/>
              <w:r w:rsidR="00255D74">
                <w:rPr>
                  <w:rFonts w:ascii="Cambria" w:hAnsi="Cambria" w:cs="Calibri"/>
                  <w:color w:val="000000"/>
                  <w:sz w:val="20"/>
                  <w:szCs w:val="20"/>
                </w:rPr>
                <w:t>. Malang, Jawa Timur</w:t>
              </w:r>
            </w:ins>
          </w:p>
        </w:tc>
        <w:tc>
          <w:tcPr>
            <w:tcW w:w="222" w:type="dxa"/>
            <w:vAlign w:val="center"/>
            <w:hideMark/>
          </w:tcPr>
          <w:p w14:paraId="0A6E592B" w14:textId="77777777" w:rsidR="00D77FCF" w:rsidRPr="0017213B" w:rsidRDefault="00D77FCF">
            <w:pPr>
              <w:rPr>
                <w:rFonts w:ascii="Cambria" w:hAnsi="Cambria"/>
                <w:sz w:val="20"/>
                <w:szCs w:val="20"/>
              </w:rPr>
            </w:pPr>
          </w:p>
        </w:tc>
      </w:tr>
      <w:tr w:rsidR="00D77FCF" w:rsidRPr="00B45E1A" w14:paraId="29697261"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59996EB5"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Alamat Email</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6E38FC8E" w14:textId="1D63BA5C"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91" w:author="FARIDA" w:date="2024-11-05T14:56:00Z">
              <w:r w:rsidR="00255D74">
                <w:rPr>
                  <w:rFonts w:ascii="Cambria" w:hAnsi="Cambria" w:cs="Calibri"/>
                  <w:color w:val="000000"/>
                  <w:sz w:val="20"/>
                  <w:szCs w:val="20"/>
                </w:rPr>
                <w:t xml:space="preserve"> </w:t>
              </w:r>
              <w:r w:rsidR="00255D74" w:rsidRPr="00255D74">
                <w:rPr>
                  <w:rFonts w:ascii="Cambria" w:hAnsi="Cambria" w:cs="Calibri"/>
                  <w:color w:val="000000"/>
                  <w:sz w:val="20"/>
                  <w:szCs w:val="20"/>
                </w:rPr>
                <w:fldChar w:fldCharType="begin"/>
              </w:r>
              <w:r w:rsidR="00255D74" w:rsidRPr="00255D74">
                <w:rPr>
                  <w:rFonts w:ascii="Cambria" w:hAnsi="Cambria" w:cs="Calibri"/>
                  <w:color w:val="000000"/>
                  <w:sz w:val="20"/>
                  <w:szCs w:val="20"/>
                </w:rPr>
                <w:instrText>HYPERLINK "mailto:sekretariat@malang.rs-primahusada.com"</w:instrText>
              </w:r>
              <w:r w:rsidR="00255D74" w:rsidRPr="00255D74">
                <w:rPr>
                  <w:rFonts w:ascii="Cambria" w:hAnsi="Cambria" w:cs="Calibri"/>
                  <w:color w:val="000000"/>
                  <w:sz w:val="20"/>
                  <w:szCs w:val="20"/>
                </w:rPr>
              </w:r>
              <w:r w:rsidR="00255D74" w:rsidRPr="00255D74">
                <w:rPr>
                  <w:rFonts w:ascii="Cambria" w:hAnsi="Cambria" w:cs="Calibri"/>
                  <w:color w:val="000000"/>
                  <w:sz w:val="20"/>
                  <w:szCs w:val="20"/>
                </w:rPr>
                <w:fldChar w:fldCharType="separate"/>
              </w:r>
              <w:r w:rsidR="00255D74" w:rsidRPr="00255D74">
                <w:rPr>
                  <w:rStyle w:val="Hyperlink"/>
                  <w:rFonts w:ascii="Cambria" w:hAnsi="Cambria" w:cs="Calibri"/>
                  <w:sz w:val="20"/>
                  <w:szCs w:val="20"/>
                  <w:lang w:val="pt-BR"/>
                </w:rPr>
                <w:t>sekretariat@malang.rs-primahusada.com</w:t>
              </w:r>
              <w:r w:rsidR="00255D74" w:rsidRPr="00255D74">
                <w:rPr>
                  <w:rFonts w:ascii="Cambria" w:hAnsi="Cambria" w:cs="Calibri"/>
                  <w:color w:val="000000"/>
                  <w:sz w:val="20"/>
                  <w:szCs w:val="20"/>
                </w:rPr>
                <w:fldChar w:fldCharType="end"/>
              </w:r>
            </w:ins>
          </w:p>
        </w:tc>
        <w:tc>
          <w:tcPr>
            <w:tcW w:w="222" w:type="dxa"/>
            <w:vAlign w:val="center"/>
            <w:hideMark/>
          </w:tcPr>
          <w:p w14:paraId="1B3DB585" w14:textId="77777777" w:rsidR="00D77FCF" w:rsidRPr="0017213B" w:rsidRDefault="00D77FCF">
            <w:pPr>
              <w:rPr>
                <w:rFonts w:ascii="Cambria" w:hAnsi="Cambria"/>
                <w:sz w:val="20"/>
                <w:szCs w:val="20"/>
              </w:rPr>
            </w:pPr>
          </w:p>
        </w:tc>
      </w:tr>
      <w:tr w:rsidR="00D77FCF" w:rsidRPr="00B45E1A" w14:paraId="7FACA02D"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4D55BC85"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w:t>
            </w:r>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6D2E0684" w14:textId="77777777" w:rsidR="00D77FCF" w:rsidRPr="0017213B" w:rsidRDefault="00D77FCF">
            <w:pPr>
              <w:jc w:val="center"/>
              <w:rPr>
                <w:rFonts w:ascii="Cambria" w:hAnsi="Cambria" w:cs="Calibri"/>
                <w:color w:val="000000"/>
                <w:sz w:val="20"/>
                <w:szCs w:val="20"/>
              </w:rPr>
            </w:pPr>
            <w:r w:rsidRPr="0017213B">
              <w:rPr>
                <w:rFonts w:ascii="Cambria" w:hAnsi="Cambria" w:cs="Calibri"/>
                <w:color w:val="000000"/>
                <w:sz w:val="20"/>
                <w:szCs w:val="20"/>
              </w:rPr>
              <w:t> </w:t>
            </w:r>
          </w:p>
        </w:tc>
        <w:tc>
          <w:tcPr>
            <w:tcW w:w="222" w:type="dxa"/>
            <w:vAlign w:val="center"/>
            <w:hideMark/>
          </w:tcPr>
          <w:p w14:paraId="19BCEBBE" w14:textId="77777777" w:rsidR="00D77FCF" w:rsidRPr="0017213B" w:rsidRDefault="00D77FCF">
            <w:pPr>
              <w:rPr>
                <w:rFonts w:ascii="Cambria" w:hAnsi="Cambria"/>
                <w:sz w:val="20"/>
                <w:szCs w:val="20"/>
              </w:rPr>
            </w:pPr>
          </w:p>
        </w:tc>
      </w:tr>
      <w:tr w:rsidR="00D77FCF" w:rsidRPr="00B45E1A" w14:paraId="7A47B7F8"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1C89DB7B"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w:t>
            </w:r>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6FB5BE58" w14:textId="77777777" w:rsidR="00D77FCF" w:rsidRPr="0017213B" w:rsidRDefault="00D77FCF">
            <w:pPr>
              <w:jc w:val="center"/>
              <w:rPr>
                <w:rFonts w:ascii="Cambria" w:hAnsi="Cambria" w:cs="Calibri"/>
                <w:color w:val="000000"/>
                <w:sz w:val="20"/>
                <w:szCs w:val="20"/>
              </w:rPr>
            </w:pPr>
            <w:r w:rsidRPr="0017213B">
              <w:rPr>
                <w:rFonts w:ascii="Cambria" w:hAnsi="Cambria" w:cs="Calibri"/>
                <w:color w:val="000000"/>
                <w:sz w:val="20"/>
                <w:szCs w:val="20"/>
              </w:rPr>
              <w:t> </w:t>
            </w:r>
          </w:p>
        </w:tc>
        <w:tc>
          <w:tcPr>
            <w:tcW w:w="222" w:type="dxa"/>
            <w:vAlign w:val="center"/>
            <w:hideMark/>
          </w:tcPr>
          <w:p w14:paraId="2A542CCF" w14:textId="77777777" w:rsidR="00D77FCF" w:rsidRPr="0017213B" w:rsidRDefault="00D77FCF">
            <w:pPr>
              <w:rPr>
                <w:rFonts w:ascii="Cambria" w:hAnsi="Cambria"/>
                <w:sz w:val="20"/>
                <w:szCs w:val="20"/>
              </w:rPr>
            </w:pPr>
          </w:p>
        </w:tc>
      </w:tr>
      <w:tr w:rsidR="00D77FCF" w:rsidRPr="00B45E1A" w14:paraId="72E242F3"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2C699CD5"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xml:space="preserve">Nama </w:t>
            </w:r>
            <w:proofErr w:type="spellStart"/>
            <w:r w:rsidRPr="0017213B">
              <w:rPr>
                <w:rFonts w:ascii="Cambria" w:hAnsi="Cambria" w:cs="Calibri Light"/>
                <w:b/>
                <w:bCs/>
                <w:color w:val="000000"/>
                <w:sz w:val="20"/>
                <w:szCs w:val="20"/>
              </w:rPr>
              <w:t>Direktur</w:t>
            </w:r>
            <w:proofErr w:type="spellEnd"/>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6AB2550B" w14:textId="51C50BA6"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92" w:author="FARIDA" w:date="2024-11-05T14:56:00Z">
              <w:r w:rsidR="00255D74">
                <w:rPr>
                  <w:rFonts w:ascii="Cambria" w:hAnsi="Cambria" w:cs="Calibri"/>
                  <w:color w:val="000000"/>
                  <w:sz w:val="20"/>
                  <w:szCs w:val="20"/>
                </w:rPr>
                <w:t xml:space="preserve"> dr. Nur </w:t>
              </w:r>
              <w:proofErr w:type="spellStart"/>
              <w:r w:rsidR="00255D74">
                <w:rPr>
                  <w:rFonts w:ascii="Cambria" w:hAnsi="Cambria" w:cs="Calibri"/>
                  <w:color w:val="000000"/>
                  <w:sz w:val="20"/>
                  <w:szCs w:val="20"/>
                </w:rPr>
                <w:t>Mazidah</w:t>
              </w:r>
            </w:ins>
            <w:proofErr w:type="spellEnd"/>
          </w:p>
        </w:tc>
        <w:tc>
          <w:tcPr>
            <w:tcW w:w="222" w:type="dxa"/>
            <w:vAlign w:val="center"/>
            <w:hideMark/>
          </w:tcPr>
          <w:p w14:paraId="567573A4" w14:textId="77777777" w:rsidR="00D77FCF" w:rsidRPr="0017213B" w:rsidRDefault="00D77FCF">
            <w:pPr>
              <w:rPr>
                <w:rFonts w:ascii="Cambria" w:hAnsi="Cambria"/>
                <w:sz w:val="20"/>
                <w:szCs w:val="20"/>
              </w:rPr>
            </w:pPr>
          </w:p>
        </w:tc>
      </w:tr>
      <w:tr w:rsidR="00D77FCF" w:rsidRPr="00B45E1A" w14:paraId="3EDE3C82"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D2F6574" w14:textId="77777777" w:rsidR="00D77FCF" w:rsidRPr="0017213B" w:rsidRDefault="00D77FCF">
            <w:pPr>
              <w:rPr>
                <w:rFonts w:ascii="Cambria" w:hAnsi="Cambria" w:cs="Calibri Light"/>
                <w:b/>
                <w:bCs/>
                <w:color w:val="000000"/>
                <w:sz w:val="20"/>
                <w:szCs w:val="20"/>
              </w:rPr>
            </w:pPr>
            <w:proofErr w:type="spellStart"/>
            <w:r w:rsidRPr="0017213B">
              <w:rPr>
                <w:rFonts w:ascii="Cambria" w:hAnsi="Cambria" w:cs="Calibri Light"/>
                <w:b/>
                <w:bCs/>
                <w:color w:val="000000"/>
                <w:sz w:val="20"/>
                <w:szCs w:val="20"/>
              </w:rPr>
              <w:t>Jabatan</w:t>
            </w:r>
            <w:proofErr w:type="spellEnd"/>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4E53F2AC" w14:textId="240E1CAA"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93" w:author="FARIDA" w:date="2024-11-05T14:56:00Z">
              <w:r w:rsidR="00255D74">
                <w:rPr>
                  <w:rFonts w:ascii="Cambria" w:hAnsi="Cambria" w:cs="Calibri"/>
                  <w:color w:val="000000"/>
                  <w:sz w:val="20"/>
                  <w:szCs w:val="20"/>
                </w:rPr>
                <w:t xml:space="preserve"> </w:t>
              </w:r>
              <w:proofErr w:type="spellStart"/>
              <w:r w:rsidR="00255D74">
                <w:rPr>
                  <w:rFonts w:ascii="Cambria" w:hAnsi="Cambria" w:cs="Calibri"/>
                  <w:color w:val="000000"/>
                  <w:sz w:val="20"/>
                  <w:szCs w:val="20"/>
                </w:rPr>
                <w:t>Direktur</w:t>
              </w:r>
            </w:ins>
            <w:proofErr w:type="spellEnd"/>
          </w:p>
        </w:tc>
        <w:tc>
          <w:tcPr>
            <w:tcW w:w="222" w:type="dxa"/>
            <w:vAlign w:val="center"/>
            <w:hideMark/>
          </w:tcPr>
          <w:p w14:paraId="0591A11B" w14:textId="77777777" w:rsidR="00D77FCF" w:rsidRPr="0017213B" w:rsidRDefault="00D77FCF">
            <w:pPr>
              <w:rPr>
                <w:rFonts w:ascii="Cambria" w:hAnsi="Cambria"/>
                <w:sz w:val="20"/>
                <w:szCs w:val="20"/>
              </w:rPr>
            </w:pPr>
          </w:p>
        </w:tc>
      </w:tr>
      <w:tr w:rsidR="00D77FCF" w:rsidRPr="00B45E1A" w14:paraId="77876B79"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EC42DCD"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No HP</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771E04DC" w14:textId="2C03CA88"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94" w:author="FARIDA" w:date="2024-11-05T14:56:00Z">
              <w:r w:rsidR="00255D74">
                <w:rPr>
                  <w:rFonts w:ascii="Cambria" w:hAnsi="Cambria" w:cs="Calibri"/>
                  <w:color w:val="000000"/>
                  <w:sz w:val="20"/>
                  <w:szCs w:val="20"/>
                </w:rPr>
                <w:t xml:space="preserve"> 0341 - 458679</w:t>
              </w:r>
            </w:ins>
          </w:p>
        </w:tc>
        <w:tc>
          <w:tcPr>
            <w:tcW w:w="222" w:type="dxa"/>
            <w:vAlign w:val="center"/>
            <w:hideMark/>
          </w:tcPr>
          <w:p w14:paraId="55AD61A2" w14:textId="77777777" w:rsidR="00D77FCF" w:rsidRPr="0017213B" w:rsidRDefault="00D77FCF">
            <w:pPr>
              <w:rPr>
                <w:rFonts w:ascii="Cambria" w:hAnsi="Cambria"/>
                <w:sz w:val="20"/>
                <w:szCs w:val="20"/>
              </w:rPr>
            </w:pPr>
          </w:p>
        </w:tc>
      </w:tr>
      <w:tr w:rsidR="00D77FCF" w:rsidRPr="00B45E1A" w14:paraId="7351A2E0"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2133092E"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Alamat Email</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3DF3E5E1" w14:textId="5FA6B341"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95" w:author="FARIDA" w:date="2024-11-05T14:57:00Z">
              <w:r w:rsidR="00255D74">
                <w:rPr>
                  <w:rFonts w:ascii="Cambria" w:hAnsi="Cambria" w:cs="Calibri"/>
                  <w:color w:val="000000"/>
                  <w:sz w:val="20"/>
                  <w:szCs w:val="20"/>
                </w:rPr>
                <w:t xml:space="preserve"> </w:t>
              </w:r>
              <w:r w:rsidR="00255D74" w:rsidRPr="00255D74">
                <w:rPr>
                  <w:rFonts w:ascii="Cambria" w:hAnsi="Cambria" w:cs="Calibri"/>
                  <w:color w:val="000000"/>
                  <w:sz w:val="20"/>
                  <w:szCs w:val="20"/>
                </w:rPr>
                <w:fldChar w:fldCharType="begin"/>
              </w:r>
              <w:r w:rsidR="00255D74" w:rsidRPr="00255D74">
                <w:rPr>
                  <w:rFonts w:ascii="Cambria" w:hAnsi="Cambria" w:cs="Calibri"/>
                  <w:color w:val="000000"/>
                  <w:sz w:val="20"/>
                  <w:szCs w:val="20"/>
                </w:rPr>
                <w:instrText>HYPERLINK "mailto:sekretariat@malang.rs-primahusada.com"</w:instrText>
              </w:r>
              <w:r w:rsidR="00255D74" w:rsidRPr="00255D74">
                <w:rPr>
                  <w:rFonts w:ascii="Cambria" w:hAnsi="Cambria" w:cs="Calibri"/>
                  <w:color w:val="000000"/>
                  <w:sz w:val="20"/>
                  <w:szCs w:val="20"/>
                </w:rPr>
              </w:r>
              <w:r w:rsidR="00255D74" w:rsidRPr="00255D74">
                <w:rPr>
                  <w:rFonts w:ascii="Cambria" w:hAnsi="Cambria" w:cs="Calibri"/>
                  <w:color w:val="000000"/>
                  <w:sz w:val="20"/>
                  <w:szCs w:val="20"/>
                </w:rPr>
                <w:fldChar w:fldCharType="separate"/>
              </w:r>
              <w:r w:rsidR="00255D74" w:rsidRPr="00255D74">
                <w:rPr>
                  <w:rStyle w:val="Hyperlink"/>
                  <w:rFonts w:ascii="Cambria" w:hAnsi="Cambria" w:cs="Calibri"/>
                  <w:sz w:val="20"/>
                  <w:szCs w:val="20"/>
                  <w:lang w:val="pt-BR"/>
                </w:rPr>
                <w:t>sekretariat@malang.rs-primahusada.com</w:t>
              </w:r>
              <w:r w:rsidR="00255D74" w:rsidRPr="00255D74">
                <w:rPr>
                  <w:rFonts w:ascii="Cambria" w:hAnsi="Cambria" w:cs="Calibri"/>
                  <w:color w:val="000000"/>
                  <w:sz w:val="20"/>
                  <w:szCs w:val="20"/>
                </w:rPr>
                <w:fldChar w:fldCharType="end"/>
              </w:r>
            </w:ins>
          </w:p>
        </w:tc>
        <w:tc>
          <w:tcPr>
            <w:tcW w:w="222" w:type="dxa"/>
            <w:vAlign w:val="center"/>
            <w:hideMark/>
          </w:tcPr>
          <w:p w14:paraId="50C6BD1B" w14:textId="77777777" w:rsidR="00D77FCF" w:rsidRPr="0017213B" w:rsidRDefault="00D77FCF">
            <w:pPr>
              <w:rPr>
                <w:rFonts w:ascii="Cambria" w:hAnsi="Cambria"/>
                <w:sz w:val="20"/>
                <w:szCs w:val="20"/>
              </w:rPr>
            </w:pPr>
          </w:p>
        </w:tc>
      </w:tr>
      <w:tr w:rsidR="00D77FCF" w:rsidRPr="00B45E1A" w14:paraId="4BB1B3DA"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1DE26510"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w:t>
            </w:r>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114BC9B1" w14:textId="77777777" w:rsidR="00D77FCF" w:rsidRPr="0017213B" w:rsidRDefault="00D77FCF">
            <w:pPr>
              <w:jc w:val="center"/>
              <w:rPr>
                <w:rFonts w:ascii="Cambria" w:hAnsi="Cambria" w:cs="Calibri"/>
                <w:color w:val="000000"/>
                <w:sz w:val="20"/>
                <w:szCs w:val="20"/>
              </w:rPr>
            </w:pPr>
            <w:r w:rsidRPr="0017213B">
              <w:rPr>
                <w:rFonts w:ascii="Cambria" w:hAnsi="Cambria" w:cs="Calibri"/>
                <w:color w:val="000000"/>
                <w:sz w:val="20"/>
                <w:szCs w:val="20"/>
              </w:rPr>
              <w:t> </w:t>
            </w:r>
          </w:p>
        </w:tc>
        <w:tc>
          <w:tcPr>
            <w:tcW w:w="222" w:type="dxa"/>
            <w:vAlign w:val="center"/>
            <w:hideMark/>
          </w:tcPr>
          <w:p w14:paraId="23854B97" w14:textId="77777777" w:rsidR="00D77FCF" w:rsidRPr="0017213B" w:rsidRDefault="00D77FCF">
            <w:pPr>
              <w:rPr>
                <w:rFonts w:ascii="Cambria" w:hAnsi="Cambria"/>
                <w:sz w:val="20"/>
                <w:szCs w:val="20"/>
              </w:rPr>
            </w:pPr>
          </w:p>
        </w:tc>
      </w:tr>
      <w:tr w:rsidR="00D77FCF" w:rsidRPr="00B45E1A" w14:paraId="2864C81C"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7B4D7D6C"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w:t>
            </w:r>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66D18028" w14:textId="77777777" w:rsidR="00D77FCF" w:rsidRPr="0017213B" w:rsidRDefault="00D77FCF">
            <w:pPr>
              <w:jc w:val="center"/>
              <w:rPr>
                <w:rFonts w:ascii="Cambria" w:hAnsi="Cambria" w:cs="Calibri"/>
                <w:color w:val="000000"/>
                <w:sz w:val="20"/>
                <w:szCs w:val="20"/>
              </w:rPr>
            </w:pPr>
            <w:r w:rsidRPr="0017213B">
              <w:rPr>
                <w:rFonts w:ascii="Cambria" w:hAnsi="Cambria" w:cs="Calibri"/>
                <w:color w:val="000000"/>
                <w:sz w:val="20"/>
                <w:szCs w:val="20"/>
              </w:rPr>
              <w:t> </w:t>
            </w:r>
          </w:p>
        </w:tc>
        <w:tc>
          <w:tcPr>
            <w:tcW w:w="222" w:type="dxa"/>
            <w:vAlign w:val="center"/>
            <w:hideMark/>
          </w:tcPr>
          <w:p w14:paraId="0E2E7C57" w14:textId="77777777" w:rsidR="00D77FCF" w:rsidRPr="0017213B" w:rsidRDefault="00D77FCF">
            <w:pPr>
              <w:rPr>
                <w:rFonts w:ascii="Cambria" w:hAnsi="Cambria"/>
                <w:sz w:val="20"/>
                <w:szCs w:val="20"/>
              </w:rPr>
            </w:pPr>
          </w:p>
        </w:tc>
      </w:tr>
      <w:tr w:rsidR="00D77FCF" w:rsidRPr="00B45E1A" w14:paraId="7678FC0B"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3D5D9DFC"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Nama PIC Marketing</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4B828EC8" w14:textId="361DD67D"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96" w:author="FARIDA" w:date="2024-11-05T14:57:00Z">
              <w:r w:rsidR="00255D74">
                <w:rPr>
                  <w:rFonts w:ascii="Cambria" w:hAnsi="Cambria" w:cs="Calibri"/>
                  <w:color w:val="000000"/>
                  <w:sz w:val="20"/>
                  <w:szCs w:val="20"/>
                </w:rPr>
                <w:t xml:space="preserve"> Nur </w:t>
              </w:r>
              <w:proofErr w:type="spellStart"/>
              <w:r w:rsidR="00255D74">
                <w:rPr>
                  <w:rFonts w:ascii="Cambria" w:hAnsi="Cambria" w:cs="Calibri"/>
                  <w:color w:val="000000"/>
                  <w:sz w:val="20"/>
                  <w:szCs w:val="20"/>
                </w:rPr>
                <w:t>Lailatul</w:t>
              </w:r>
              <w:proofErr w:type="spellEnd"/>
              <w:r w:rsidR="00255D74">
                <w:rPr>
                  <w:rFonts w:ascii="Cambria" w:hAnsi="Cambria" w:cs="Calibri"/>
                  <w:color w:val="000000"/>
                  <w:sz w:val="20"/>
                  <w:szCs w:val="20"/>
                </w:rPr>
                <w:t xml:space="preserve"> Farida, </w:t>
              </w:r>
              <w:proofErr w:type="spellStart"/>
              <w:r w:rsidR="00255D74">
                <w:rPr>
                  <w:rFonts w:ascii="Cambria" w:hAnsi="Cambria" w:cs="Calibri"/>
                  <w:color w:val="000000"/>
                  <w:sz w:val="20"/>
                  <w:szCs w:val="20"/>
                </w:rPr>
                <w:t>S.Kep.Ns</w:t>
              </w:r>
            </w:ins>
            <w:proofErr w:type="spellEnd"/>
          </w:p>
        </w:tc>
        <w:tc>
          <w:tcPr>
            <w:tcW w:w="222" w:type="dxa"/>
            <w:vAlign w:val="center"/>
            <w:hideMark/>
          </w:tcPr>
          <w:p w14:paraId="6AAC7E5F" w14:textId="77777777" w:rsidR="00D77FCF" w:rsidRPr="0017213B" w:rsidRDefault="00D77FCF">
            <w:pPr>
              <w:rPr>
                <w:rFonts w:ascii="Cambria" w:hAnsi="Cambria"/>
                <w:sz w:val="20"/>
                <w:szCs w:val="20"/>
              </w:rPr>
            </w:pPr>
          </w:p>
        </w:tc>
      </w:tr>
      <w:tr w:rsidR="00D77FCF" w:rsidRPr="00B45E1A" w14:paraId="03F2B127"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1A6A23AA" w14:textId="77777777" w:rsidR="00D77FCF" w:rsidRPr="0017213B" w:rsidRDefault="00D77FCF">
            <w:pPr>
              <w:rPr>
                <w:rFonts w:ascii="Cambria" w:hAnsi="Cambria" w:cs="Calibri Light"/>
                <w:b/>
                <w:bCs/>
                <w:color w:val="000000"/>
                <w:sz w:val="20"/>
                <w:szCs w:val="20"/>
              </w:rPr>
            </w:pPr>
            <w:proofErr w:type="spellStart"/>
            <w:r w:rsidRPr="0017213B">
              <w:rPr>
                <w:rFonts w:ascii="Cambria" w:hAnsi="Cambria" w:cs="Calibri Light"/>
                <w:b/>
                <w:bCs/>
                <w:color w:val="000000"/>
                <w:sz w:val="20"/>
                <w:szCs w:val="20"/>
              </w:rPr>
              <w:t>Jabatan</w:t>
            </w:r>
            <w:proofErr w:type="spellEnd"/>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74E6F95C" w14:textId="3A6F0BD9"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97" w:author="FARIDA" w:date="2024-11-05T14:57:00Z">
              <w:r w:rsidR="00255D74">
                <w:rPr>
                  <w:rFonts w:ascii="Cambria" w:hAnsi="Cambria" w:cs="Calibri"/>
                  <w:color w:val="000000"/>
                  <w:sz w:val="20"/>
                  <w:szCs w:val="20"/>
                </w:rPr>
                <w:t xml:space="preserve"> Humas &amp; Marketing</w:t>
              </w:r>
            </w:ins>
          </w:p>
        </w:tc>
        <w:tc>
          <w:tcPr>
            <w:tcW w:w="222" w:type="dxa"/>
            <w:vAlign w:val="center"/>
            <w:hideMark/>
          </w:tcPr>
          <w:p w14:paraId="5BF93EFF" w14:textId="77777777" w:rsidR="00D77FCF" w:rsidRPr="0017213B" w:rsidRDefault="00D77FCF">
            <w:pPr>
              <w:rPr>
                <w:rFonts w:ascii="Cambria" w:hAnsi="Cambria"/>
                <w:sz w:val="20"/>
                <w:szCs w:val="20"/>
              </w:rPr>
            </w:pPr>
          </w:p>
        </w:tc>
      </w:tr>
      <w:tr w:rsidR="00D77FCF" w:rsidRPr="00B45E1A" w14:paraId="27D7BDAA"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1082E9F5"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No HP</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095605BE" w14:textId="5B89210D"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98" w:author="FARIDA" w:date="2024-11-05T14:57:00Z">
              <w:r w:rsidR="00255D74">
                <w:rPr>
                  <w:rFonts w:ascii="Cambria" w:hAnsi="Cambria" w:cs="Calibri"/>
                  <w:color w:val="000000"/>
                  <w:sz w:val="20"/>
                  <w:szCs w:val="20"/>
                </w:rPr>
                <w:t xml:space="preserve"> 0811 3507 164</w:t>
              </w:r>
            </w:ins>
          </w:p>
        </w:tc>
        <w:tc>
          <w:tcPr>
            <w:tcW w:w="222" w:type="dxa"/>
            <w:vAlign w:val="center"/>
            <w:hideMark/>
          </w:tcPr>
          <w:p w14:paraId="4427042B" w14:textId="77777777" w:rsidR="00D77FCF" w:rsidRPr="0017213B" w:rsidRDefault="00D77FCF">
            <w:pPr>
              <w:rPr>
                <w:rFonts w:ascii="Cambria" w:hAnsi="Cambria"/>
                <w:sz w:val="20"/>
                <w:szCs w:val="20"/>
              </w:rPr>
            </w:pPr>
          </w:p>
        </w:tc>
      </w:tr>
      <w:tr w:rsidR="00D77FCF" w:rsidRPr="00B45E1A" w14:paraId="102BE72E"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1A93E6A5"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Alamat Email</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37041126" w14:textId="0872BB09"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699" w:author="FARIDA" w:date="2024-11-05T14:57:00Z">
              <w:r w:rsidR="00255D74">
                <w:rPr>
                  <w:rFonts w:ascii="Cambria" w:hAnsi="Cambria" w:cs="Calibri"/>
                  <w:color w:val="000000"/>
                  <w:sz w:val="20"/>
                  <w:szCs w:val="20"/>
                </w:rPr>
                <w:t xml:space="preserve"> </w:t>
              </w:r>
              <w:r w:rsidR="00255D74" w:rsidRPr="00255D74">
                <w:rPr>
                  <w:rFonts w:ascii="Cambria" w:hAnsi="Cambria" w:cs="Calibri"/>
                  <w:color w:val="000000"/>
                  <w:sz w:val="20"/>
                  <w:szCs w:val="20"/>
                </w:rPr>
                <w:fldChar w:fldCharType="begin"/>
              </w:r>
              <w:r w:rsidR="00255D74" w:rsidRPr="00255D74">
                <w:rPr>
                  <w:rFonts w:ascii="Cambria" w:hAnsi="Cambria" w:cs="Calibri"/>
                  <w:color w:val="000000"/>
                  <w:sz w:val="20"/>
                  <w:szCs w:val="20"/>
                </w:rPr>
                <w:instrText>HYPERLINK "mailto:marketingrsphm@gmail.com"</w:instrText>
              </w:r>
              <w:r w:rsidR="00255D74" w:rsidRPr="00255D74">
                <w:rPr>
                  <w:rFonts w:ascii="Cambria" w:hAnsi="Cambria" w:cs="Calibri"/>
                  <w:color w:val="000000"/>
                  <w:sz w:val="20"/>
                  <w:szCs w:val="20"/>
                </w:rPr>
              </w:r>
              <w:r w:rsidR="00255D74" w:rsidRPr="00255D74">
                <w:rPr>
                  <w:rFonts w:ascii="Cambria" w:hAnsi="Cambria" w:cs="Calibri"/>
                  <w:color w:val="000000"/>
                  <w:sz w:val="20"/>
                  <w:szCs w:val="20"/>
                </w:rPr>
                <w:fldChar w:fldCharType="separate"/>
              </w:r>
              <w:r w:rsidR="00255D74" w:rsidRPr="00255D74">
                <w:rPr>
                  <w:rStyle w:val="Hyperlink"/>
                  <w:rFonts w:ascii="Cambria" w:hAnsi="Cambria" w:cs="Calibri"/>
                  <w:sz w:val="20"/>
                  <w:szCs w:val="20"/>
                  <w:lang w:val="pt-BR"/>
                </w:rPr>
                <w:t>marketingrsphm@gmail.com</w:t>
              </w:r>
              <w:r w:rsidR="00255D74" w:rsidRPr="00255D74">
                <w:rPr>
                  <w:rFonts w:ascii="Cambria" w:hAnsi="Cambria" w:cs="Calibri"/>
                  <w:color w:val="000000"/>
                  <w:sz w:val="20"/>
                  <w:szCs w:val="20"/>
                </w:rPr>
                <w:fldChar w:fldCharType="end"/>
              </w:r>
            </w:ins>
          </w:p>
        </w:tc>
        <w:tc>
          <w:tcPr>
            <w:tcW w:w="222" w:type="dxa"/>
            <w:vAlign w:val="center"/>
            <w:hideMark/>
          </w:tcPr>
          <w:p w14:paraId="3212A40A" w14:textId="77777777" w:rsidR="00D77FCF" w:rsidRPr="0017213B" w:rsidRDefault="00D77FCF">
            <w:pPr>
              <w:rPr>
                <w:rFonts w:ascii="Cambria" w:hAnsi="Cambria"/>
                <w:sz w:val="20"/>
                <w:szCs w:val="20"/>
              </w:rPr>
            </w:pPr>
          </w:p>
        </w:tc>
      </w:tr>
      <w:tr w:rsidR="00D77FCF" w:rsidRPr="00B45E1A" w14:paraId="1799125C"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7F50977D"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w:t>
            </w:r>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51D09710" w14:textId="77777777" w:rsidR="00D77FCF" w:rsidRPr="0017213B" w:rsidRDefault="00D77FCF">
            <w:pPr>
              <w:jc w:val="center"/>
              <w:rPr>
                <w:rFonts w:ascii="Cambria" w:hAnsi="Cambria" w:cs="Calibri"/>
                <w:color w:val="000000"/>
                <w:sz w:val="20"/>
                <w:szCs w:val="20"/>
              </w:rPr>
            </w:pPr>
            <w:r w:rsidRPr="0017213B">
              <w:rPr>
                <w:rFonts w:ascii="Cambria" w:hAnsi="Cambria" w:cs="Calibri"/>
                <w:color w:val="000000"/>
                <w:sz w:val="20"/>
                <w:szCs w:val="20"/>
              </w:rPr>
              <w:t> </w:t>
            </w:r>
          </w:p>
        </w:tc>
        <w:tc>
          <w:tcPr>
            <w:tcW w:w="222" w:type="dxa"/>
            <w:vAlign w:val="center"/>
            <w:hideMark/>
          </w:tcPr>
          <w:p w14:paraId="4A401601" w14:textId="77777777" w:rsidR="00D77FCF" w:rsidRPr="0017213B" w:rsidRDefault="00D77FCF">
            <w:pPr>
              <w:rPr>
                <w:rFonts w:ascii="Cambria" w:hAnsi="Cambria"/>
                <w:sz w:val="20"/>
                <w:szCs w:val="20"/>
              </w:rPr>
            </w:pPr>
          </w:p>
        </w:tc>
      </w:tr>
      <w:tr w:rsidR="00D77FCF" w:rsidRPr="00B45E1A" w14:paraId="2A05116A"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6621FC6"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w:t>
            </w:r>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5D69CC4A" w14:textId="77777777" w:rsidR="00D77FCF" w:rsidRPr="0017213B" w:rsidRDefault="00D77FCF">
            <w:pPr>
              <w:jc w:val="center"/>
              <w:rPr>
                <w:rFonts w:ascii="Cambria" w:hAnsi="Cambria" w:cs="Calibri"/>
                <w:color w:val="000000"/>
                <w:sz w:val="20"/>
                <w:szCs w:val="20"/>
              </w:rPr>
            </w:pPr>
            <w:r w:rsidRPr="0017213B">
              <w:rPr>
                <w:rFonts w:ascii="Cambria" w:hAnsi="Cambria" w:cs="Calibri"/>
                <w:color w:val="000000"/>
                <w:sz w:val="20"/>
                <w:szCs w:val="20"/>
              </w:rPr>
              <w:t> </w:t>
            </w:r>
          </w:p>
        </w:tc>
        <w:tc>
          <w:tcPr>
            <w:tcW w:w="222" w:type="dxa"/>
            <w:vAlign w:val="center"/>
            <w:hideMark/>
          </w:tcPr>
          <w:p w14:paraId="3ECF1929" w14:textId="77777777" w:rsidR="00D77FCF" w:rsidRPr="0017213B" w:rsidRDefault="00D77FCF">
            <w:pPr>
              <w:rPr>
                <w:rFonts w:ascii="Cambria" w:hAnsi="Cambria"/>
                <w:sz w:val="20"/>
                <w:szCs w:val="20"/>
              </w:rPr>
            </w:pPr>
          </w:p>
        </w:tc>
      </w:tr>
      <w:tr w:rsidR="00D77FCF" w:rsidRPr="00B45E1A" w14:paraId="216FFABF"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1F79C8FB"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Nama PIC Finance</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1E2004E0" w14:textId="5037103F"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00" w:author="FARIDA" w:date="2024-11-05T14:57:00Z">
              <w:r w:rsidR="00255D74">
                <w:rPr>
                  <w:rFonts w:ascii="Cambria" w:hAnsi="Cambria" w:cs="Calibri"/>
                  <w:color w:val="000000"/>
                  <w:sz w:val="20"/>
                  <w:szCs w:val="20"/>
                </w:rPr>
                <w:t xml:space="preserve"> </w:t>
              </w:r>
            </w:ins>
            <w:ins w:id="701" w:author="FARIDA" w:date="2024-11-05T15:08:00Z">
              <w:r w:rsidR="004D6935">
                <w:rPr>
                  <w:rFonts w:ascii="Cambria" w:hAnsi="Cambria" w:cs="Calibri"/>
                  <w:color w:val="000000"/>
                  <w:sz w:val="20"/>
                  <w:szCs w:val="20"/>
                </w:rPr>
                <w:t xml:space="preserve">Novi </w:t>
              </w:r>
              <w:proofErr w:type="spellStart"/>
              <w:r w:rsidR="004D6935">
                <w:rPr>
                  <w:rFonts w:ascii="Cambria" w:hAnsi="Cambria" w:cs="Calibri"/>
                  <w:color w:val="000000"/>
                  <w:sz w:val="20"/>
                  <w:szCs w:val="20"/>
                </w:rPr>
                <w:t>Ratnasari</w:t>
              </w:r>
              <w:proofErr w:type="spellEnd"/>
              <w:r w:rsidR="004D6935">
                <w:rPr>
                  <w:rFonts w:ascii="Cambria" w:hAnsi="Cambria" w:cs="Calibri"/>
                  <w:color w:val="000000"/>
                  <w:sz w:val="20"/>
                  <w:szCs w:val="20"/>
                </w:rPr>
                <w:t>, S.E</w:t>
              </w:r>
            </w:ins>
          </w:p>
        </w:tc>
        <w:tc>
          <w:tcPr>
            <w:tcW w:w="222" w:type="dxa"/>
            <w:vAlign w:val="center"/>
            <w:hideMark/>
          </w:tcPr>
          <w:p w14:paraId="4D67C7FC" w14:textId="77777777" w:rsidR="00D77FCF" w:rsidRPr="0017213B" w:rsidRDefault="00D77FCF">
            <w:pPr>
              <w:rPr>
                <w:rFonts w:ascii="Cambria" w:hAnsi="Cambria"/>
                <w:sz w:val="20"/>
                <w:szCs w:val="20"/>
              </w:rPr>
            </w:pPr>
          </w:p>
        </w:tc>
      </w:tr>
      <w:tr w:rsidR="00D77FCF" w:rsidRPr="00B45E1A" w14:paraId="50FEF9ED"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5FF32FF3" w14:textId="77777777" w:rsidR="00D77FCF" w:rsidRPr="0017213B" w:rsidRDefault="00D77FCF">
            <w:pPr>
              <w:rPr>
                <w:rFonts w:ascii="Cambria" w:hAnsi="Cambria" w:cs="Calibri Light"/>
                <w:b/>
                <w:bCs/>
                <w:color w:val="000000"/>
                <w:sz w:val="20"/>
                <w:szCs w:val="20"/>
              </w:rPr>
            </w:pPr>
            <w:proofErr w:type="spellStart"/>
            <w:r w:rsidRPr="0017213B">
              <w:rPr>
                <w:rFonts w:ascii="Cambria" w:hAnsi="Cambria" w:cs="Calibri Light"/>
                <w:b/>
                <w:bCs/>
                <w:color w:val="000000"/>
                <w:sz w:val="20"/>
                <w:szCs w:val="20"/>
              </w:rPr>
              <w:t>Jabatan</w:t>
            </w:r>
            <w:proofErr w:type="spellEnd"/>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0F8370D2" w14:textId="2AB26393"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02" w:author="FARIDA" w:date="2024-11-05T15:08:00Z">
              <w:r w:rsidR="004D6935">
                <w:rPr>
                  <w:rFonts w:ascii="Cambria" w:hAnsi="Cambria" w:cs="Calibri"/>
                  <w:color w:val="000000"/>
                  <w:sz w:val="20"/>
                  <w:szCs w:val="20"/>
                </w:rPr>
                <w:t xml:space="preserve"> </w:t>
              </w:r>
              <w:proofErr w:type="spellStart"/>
              <w:r w:rsidR="004D6935">
                <w:rPr>
                  <w:rFonts w:ascii="Cambria" w:hAnsi="Cambria" w:cs="Calibri"/>
                  <w:color w:val="000000"/>
                  <w:sz w:val="20"/>
                  <w:szCs w:val="20"/>
                </w:rPr>
                <w:t>Kepala</w:t>
              </w:r>
              <w:proofErr w:type="spellEnd"/>
              <w:r w:rsidR="004D6935">
                <w:rPr>
                  <w:rFonts w:ascii="Cambria" w:hAnsi="Cambria" w:cs="Calibri"/>
                  <w:color w:val="000000"/>
                  <w:sz w:val="20"/>
                  <w:szCs w:val="20"/>
                </w:rPr>
                <w:t xml:space="preserve"> </w:t>
              </w:r>
              <w:proofErr w:type="spellStart"/>
              <w:r w:rsidR="004D6935">
                <w:rPr>
                  <w:rFonts w:ascii="Cambria" w:hAnsi="Cambria" w:cs="Calibri"/>
                  <w:color w:val="000000"/>
                  <w:sz w:val="20"/>
                  <w:szCs w:val="20"/>
                </w:rPr>
                <w:t>Keuangan</w:t>
              </w:r>
            </w:ins>
            <w:proofErr w:type="spellEnd"/>
          </w:p>
        </w:tc>
        <w:tc>
          <w:tcPr>
            <w:tcW w:w="222" w:type="dxa"/>
            <w:vAlign w:val="center"/>
            <w:hideMark/>
          </w:tcPr>
          <w:p w14:paraId="408BDF36" w14:textId="77777777" w:rsidR="00D77FCF" w:rsidRPr="0017213B" w:rsidRDefault="00D77FCF">
            <w:pPr>
              <w:rPr>
                <w:rFonts w:ascii="Cambria" w:hAnsi="Cambria"/>
                <w:sz w:val="20"/>
                <w:szCs w:val="20"/>
              </w:rPr>
            </w:pPr>
          </w:p>
        </w:tc>
      </w:tr>
      <w:tr w:rsidR="00D77FCF" w:rsidRPr="00B45E1A" w14:paraId="79D25F27"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0C6D4BC"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No HP</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46DC0FC1" w14:textId="41C87C34"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03" w:author="FARIDA" w:date="2024-11-05T15:08:00Z">
              <w:r w:rsidR="004D6935">
                <w:rPr>
                  <w:rFonts w:ascii="Cambria" w:hAnsi="Cambria" w:cs="Calibri"/>
                  <w:color w:val="000000"/>
                  <w:sz w:val="20"/>
                  <w:szCs w:val="20"/>
                </w:rPr>
                <w:t xml:space="preserve"> </w:t>
              </w:r>
            </w:ins>
            <w:ins w:id="704" w:author="FARIDA" w:date="2024-11-05T15:09:00Z">
              <w:r w:rsidR="004D6935">
                <w:rPr>
                  <w:rFonts w:ascii="Cambria" w:hAnsi="Cambria" w:cs="Calibri"/>
                  <w:color w:val="000000"/>
                  <w:sz w:val="20"/>
                  <w:szCs w:val="20"/>
                </w:rPr>
                <w:t>0823 3580 0485</w:t>
              </w:r>
            </w:ins>
          </w:p>
        </w:tc>
        <w:tc>
          <w:tcPr>
            <w:tcW w:w="222" w:type="dxa"/>
            <w:vAlign w:val="center"/>
            <w:hideMark/>
          </w:tcPr>
          <w:p w14:paraId="035548B1" w14:textId="77777777" w:rsidR="00D77FCF" w:rsidRPr="0017213B" w:rsidRDefault="00D77FCF">
            <w:pPr>
              <w:rPr>
                <w:rFonts w:ascii="Cambria" w:hAnsi="Cambria"/>
                <w:sz w:val="20"/>
                <w:szCs w:val="20"/>
              </w:rPr>
            </w:pPr>
          </w:p>
        </w:tc>
      </w:tr>
      <w:tr w:rsidR="00D77FCF" w:rsidRPr="00B45E1A" w14:paraId="5540BDAE"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1699457F"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Alamat Email</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110BD9F4" w14:textId="629C841F"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05" w:author="FARIDA" w:date="2024-11-05T15:01:00Z">
              <w:r w:rsidR="004D6935">
                <w:rPr>
                  <w:rFonts w:ascii="Cambria" w:hAnsi="Cambria" w:cs="Calibri"/>
                  <w:color w:val="000000"/>
                  <w:sz w:val="20"/>
                  <w:szCs w:val="20"/>
                </w:rPr>
                <w:t xml:space="preserve"> </w:t>
              </w:r>
            </w:ins>
            <w:ins w:id="706" w:author="FARIDA" w:date="2024-11-05T15:09:00Z">
              <w:r w:rsidR="004D6935" w:rsidRPr="004D6935">
                <w:rPr>
                  <w:rFonts w:ascii="Cambria" w:hAnsi="Cambria" w:cs="Calibri"/>
                  <w:color w:val="000000"/>
                  <w:sz w:val="20"/>
                  <w:szCs w:val="20"/>
                </w:rPr>
                <w:fldChar w:fldCharType="begin"/>
              </w:r>
              <w:r w:rsidR="004D6935" w:rsidRPr="004D6935">
                <w:rPr>
                  <w:rFonts w:ascii="Cambria" w:hAnsi="Cambria" w:cs="Calibri"/>
                  <w:color w:val="000000"/>
                  <w:sz w:val="20"/>
                  <w:szCs w:val="20"/>
                </w:rPr>
                <w:instrText>HYPERLINK "mailto:keuangan@malang.rs-primahusada.com"</w:instrText>
              </w:r>
              <w:r w:rsidR="004D6935" w:rsidRPr="004D6935">
                <w:rPr>
                  <w:rFonts w:ascii="Cambria" w:hAnsi="Cambria" w:cs="Calibri"/>
                  <w:color w:val="000000"/>
                  <w:sz w:val="20"/>
                  <w:szCs w:val="20"/>
                </w:rPr>
              </w:r>
              <w:r w:rsidR="004D6935" w:rsidRPr="004D6935">
                <w:rPr>
                  <w:rFonts w:ascii="Cambria" w:hAnsi="Cambria" w:cs="Calibri"/>
                  <w:color w:val="000000"/>
                  <w:sz w:val="20"/>
                  <w:szCs w:val="20"/>
                </w:rPr>
                <w:fldChar w:fldCharType="separate"/>
              </w:r>
              <w:r w:rsidR="004D6935" w:rsidRPr="004D6935">
                <w:rPr>
                  <w:rStyle w:val="Hyperlink"/>
                  <w:rFonts w:ascii="Cambria" w:hAnsi="Cambria" w:cs="Calibri"/>
                  <w:sz w:val="20"/>
                  <w:szCs w:val="20"/>
                  <w:lang w:val="pt-BR"/>
                </w:rPr>
                <w:t>keuangan@malang.rs-primahusada.com</w:t>
              </w:r>
              <w:r w:rsidR="004D6935" w:rsidRPr="004D6935">
                <w:rPr>
                  <w:rFonts w:ascii="Cambria" w:hAnsi="Cambria" w:cs="Calibri"/>
                  <w:color w:val="000000"/>
                  <w:sz w:val="20"/>
                  <w:szCs w:val="20"/>
                </w:rPr>
                <w:fldChar w:fldCharType="end"/>
              </w:r>
            </w:ins>
          </w:p>
        </w:tc>
        <w:tc>
          <w:tcPr>
            <w:tcW w:w="222" w:type="dxa"/>
            <w:vAlign w:val="center"/>
            <w:hideMark/>
          </w:tcPr>
          <w:p w14:paraId="0EB51DB1" w14:textId="77777777" w:rsidR="00D77FCF" w:rsidRPr="0017213B" w:rsidRDefault="00D77FCF">
            <w:pPr>
              <w:rPr>
                <w:rFonts w:ascii="Cambria" w:hAnsi="Cambria"/>
                <w:sz w:val="20"/>
                <w:szCs w:val="20"/>
              </w:rPr>
            </w:pPr>
          </w:p>
        </w:tc>
      </w:tr>
      <w:tr w:rsidR="00D77FCF" w:rsidRPr="00B45E1A" w14:paraId="6A382F12"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2FB9A6C3"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w:t>
            </w:r>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003F458F" w14:textId="77777777" w:rsidR="00D77FCF" w:rsidRPr="0017213B" w:rsidRDefault="00D77FCF">
            <w:pPr>
              <w:jc w:val="center"/>
              <w:rPr>
                <w:rFonts w:ascii="Cambria" w:hAnsi="Cambria" w:cs="Calibri"/>
                <w:color w:val="000000"/>
                <w:sz w:val="20"/>
                <w:szCs w:val="20"/>
              </w:rPr>
            </w:pPr>
            <w:r w:rsidRPr="0017213B">
              <w:rPr>
                <w:rFonts w:ascii="Cambria" w:hAnsi="Cambria" w:cs="Calibri"/>
                <w:color w:val="000000"/>
                <w:sz w:val="20"/>
                <w:szCs w:val="20"/>
              </w:rPr>
              <w:t> </w:t>
            </w:r>
          </w:p>
        </w:tc>
        <w:tc>
          <w:tcPr>
            <w:tcW w:w="222" w:type="dxa"/>
            <w:vAlign w:val="center"/>
            <w:hideMark/>
          </w:tcPr>
          <w:p w14:paraId="165C33B4" w14:textId="77777777" w:rsidR="00D77FCF" w:rsidRPr="0017213B" w:rsidRDefault="00D77FCF">
            <w:pPr>
              <w:rPr>
                <w:rFonts w:ascii="Cambria" w:hAnsi="Cambria"/>
                <w:sz w:val="20"/>
                <w:szCs w:val="20"/>
              </w:rPr>
            </w:pPr>
          </w:p>
        </w:tc>
      </w:tr>
      <w:tr w:rsidR="00D77FCF" w:rsidRPr="00B45E1A" w14:paraId="7B99CEAD"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0872B3F8"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w:t>
            </w:r>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336EE266" w14:textId="77777777" w:rsidR="00D77FCF" w:rsidRPr="0017213B" w:rsidRDefault="00D77FCF">
            <w:pPr>
              <w:jc w:val="center"/>
              <w:rPr>
                <w:rFonts w:ascii="Cambria" w:hAnsi="Cambria" w:cs="Calibri"/>
                <w:color w:val="000000"/>
                <w:sz w:val="20"/>
                <w:szCs w:val="20"/>
              </w:rPr>
            </w:pPr>
            <w:r w:rsidRPr="0017213B">
              <w:rPr>
                <w:rFonts w:ascii="Cambria" w:hAnsi="Cambria" w:cs="Calibri"/>
                <w:color w:val="000000"/>
                <w:sz w:val="20"/>
                <w:szCs w:val="20"/>
              </w:rPr>
              <w:t> </w:t>
            </w:r>
          </w:p>
        </w:tc>
        <w:tc>
          <w:tcPr>
            <w:tcW w:w="222" w:type="dxa"/>
            <w:vAlign w:val="center"/>
            <w:hideMark/>
          </w:tcPr>
          <w:p w14:paraId="3FF02A76" w14:textId="77777777" w:rsidR="00D77FCF" w:rsidRPr="0017213B" w:rsidRDefault="00D77FCF">
            <w:pPr>
              <w:rPr>
                <w:rFonts w:ascii="Cambria" w:hAnsi="Cambria"/>
                <w:sz w:val="20"/>
                <w:szCs w:val="20"/>
              </w:rPr>
            </w:pPr>
          </w:p>
        </w:tc>
      </w:tr>
      <w:tr w:rsidR="00D77FCF" w:rsidRPr="00B45E1A" w14:paraId="60249FEA"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569AAC92"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Nama PIC Kerjasama</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06DB4245" w14:textId="3DDA0BB8"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07" w:author="FARIDA" w:date="2024-11-05T15:01:00Z">
              <w:r w:rsidR="004D6935">
                <w:rPr>
                  <w:rFonts w:ascii="Cambria" w:hAnsi="Cambria" w:cs="Calibri"/>
                  <w:color w:val="000000"/>
                  <w:sz w:val="20"/>
                  <w:szCs w:val="20"/>
                </w:rPr>
                <w:t xml:space="preserve"> Nur </w:t>
              </w:r>
              <w:proofErr w:type="spellStart"/>
              <w:r w:rsidR="004D6935">
                <w:rPr>
                  <w:rFonts w:ascii="Cambria" w:hAnsi="Cambria" w:cs="Calibri"/>
                  <w:color w:val="000000"/>
                  <w:sz w:val="20"/>
                  <w:szCs w:val="20"/>
                </w:rPr>
                <w:t>Lailatul</w:t>
              </w:r>
              <w:proofErr w:type="spellEnd"/>
              <w:r w:rsidR="004D6935">
                <w:rPr>
                  <w:rFonts w:ascii="Cambria" w:hAnsi="Cambria" w:cs="Calibri"/>
                  <w:color w:val="000000"/>
                  <w:sz w:val="20"/>
                  <w:szCs w:val="20"/>
                </w:rPr>
                <w:t xml:space="preserve"> Farida, </w:t>
              </w:r>
              <w:proofErr w:type="spellStart"/>
              <w:r w:rsidR="004D6935">
                <w:rPr>
                  <w:rFonts w:ascii="Cambria" w:hAnsi="Cambria" w:cs="Calibri"/>
                  <w:color w:val="000000"/>
                  <w:sz w:val="20"/>
                  <w:szCs w:val="20"/>
                </w:rPr>
                <w:t>S.Kep.Ns</w:t>
              </w:r>
            </w:ins>
            <w:proofErr w:type="spellEnd"/>
          </w:p>
        </w:tc>
        <w:tc>
          <w:tcPr>
            <w:tcW w:w="222" w:type="dxa"/>
            <w:vAlign w:val="center"/>
            <w:hideMark/>
          </w:tcPr>
          <w:p w14:paraId="248A13C1" w14:textId="77777777" w:rsidR="00D77FCF" w:rsidRPr="0017213B" w:rsidRDefault="00D77FCF">
            <w:pPr>
              <w:rPr>
                <w:rFonts w:ascii="Cambria" w:hAnsi="Cambria"/>
                <w:sz w:val="20"/>
                <w:szCs w:val="20"/>
              </w:rPr>
            </w:pPr>
          </w:p>
        </w:tc>
      </w:tr>
      <w:tr w:rsidR="00D77FCF" w:rsidRPr="00B45E1A" w14:paraId="570C2B91"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7817B4D0" w14:textId="77777777" w:rsidR="00D77FCF" w:rsidRPr="0017213B" w:rsidRDefault="00D77FCF">
            <w:pPr>
              <w:rPr>
                <w:rFonts w:ascii="Cambria" w:hAnsi="Cambria" w:cs="Calibri Light"/>
                <w:b/>
                <w:bCs/>
                <w:color w:val="000000"/>
                <w:sz w:val="20"/>
                <w:szCs w:val="20"/>
              </w:rPr>
            </w:pPr>
            <w:proofErr w:type="spellStart"/>
            <w:r w:rsidRPr="0017213B">
              <w:rPr>
                <w:rFonts w:ascii="Cambria" w:hAnsi="Cambria" w:cs="Calibri Light"/>
                <w:b/>
                <w:bCs/>
                <w:color w:val="000000"/>
                <w:sz w:val="20"/>
                <w:szCs w:val="20"/>
              </w:rPr>
              <w:t>Jabatan</w:t>
            </w:r>
            <w:proofErr w:type="spellEnd"/>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4080837A" w14:textId="7F6B2B09"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08" w:author="FARIDA" w:date="2024-11-05T15:01:00Z">
              <w:r w:rsidR="004D6935">
                <w:rPr>
                  <w:rFonts w:ascii="Cambria" w:hAnsi="Cambria" w:cs="Calibri"/>
                  <w:color w:val="000000"/>
                  <w:sz w:val="20"/>
                  <w:szCs w:val="20"/>
                </w:rPr>
                <w:t xml:space="preserve"> Humas </w:t>
              </w:r>
            </w:ins>
            <w:ins w:id="709" w:author="FARIDA" w:date="2024-11-05T15:34:00Z">
              <w:r w:rsidR="00FE0723">
                <w:rPr>
                  <w:rFonts w:ascii="Cambria" w:hAnsi="Cambria" w:cs="Calibri"/>
                  <w:color w:val="000000"/>
                  <w:sz w:val="20"/>
                  <w:szCs w:val="20"/>
                </w:rPr>
                <w:t xml:space="preserve">&amp; </w:t>
              </w:r>
            </w:ins>
            <w:ins w:id="710" w:author="FARIDA" w:date="2024-11-05T15:01:00Z">
              <w:r w:rsidR="004D6935">
                <w:rPr>
                  <w:rFonts w:ascii="Cambria" w:hAnsi="Cambria" w:cs="Calibri"/>
                  <w:color w:val="000000"/>
                  <w:sz w:val="20"/>
                  <w:szCs w:val="20"/>
                </w:rPr>
                <w:t>Marketing</w:t>
              </w:r>
            </w:ins>
          </w:p>
        </w:tc>
        <w:tc>
          <w:tcPr>
            <w:tcW w:w="222" w:type="dxa"/>
            <w:vAlign w:val="center"/>
            <w:hideMark/>
          </w:tcPr>
          <w:p w14:paraId="1D40B929" w14:textId="77777777" w:rsidR="00D77FCF" w:rsidRPr="0017213B" w:rsidRDefault="00D77FCF">
            <w:pPr>
              <w:rPr>
                <w:rFonts w:ascii="Cambria" w:hAnsi="Cambria"/>
                <w:sz w:val="20"/>
                <w:szCs w:val="20"/>
              </w:rPr>
            </w:pPr>
          </w:p>
        </w:tc>
      </w:tr>
      <w:tr w:rsidR="00D77FCF" w:rsidRPr="00B45E1A" w14:paraId="3D1F7BF7"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08F03312"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No HP</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01E3E168" w14:textId="6D9A5AAF"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11" w:author="FARIDA" w:date="2024-11-05T15:02:00Z">
              <w:r w:rsidR="004D6935">
                <w:rPr>
                  <w:rFonts w:ascii="Cambria" w:hAnsi="Cambria" w:cs="Calibri"/>
                  <w:color w:val="000000"/>
                  <w:sz w:val="20"/>
                  <w:szCs w:val="20"/>
                </w:rPr>
                <w:t xml:space="preserve"> </w:t>
              </w:r>
            </w:ins>
            <w:ins w:id="712" w:author="FARIDA" w:date="2024-11-05T15:07:00Z">
              <w:r w:rsidR="004D6935">
                <w:rPr>
                  <w:rFonts w:ascii="Cambria" w:hAnsi="Cambria" w:cs="Calibri"/>
                  <w:color w:val="000000"/>
                  <w:sz w:val="20"/>
                  <w:szCs w:val="20"/>
                </w:rPr>
                <w:t>0811 3507 164</w:t>
              </w:r>
            </w:ins>
          </w:p>
        </w:tc>
        <w:tc>
          <w:tcPr>
            <w:tcW w:w="222" w:type="dxa"/>
            <w:vAlign w:val="center"/>
            <w:hideMark/>
          </w:tcPr>
          <w:p w14:paraId="1E4AF82C" w14:textId="77777777" w:rsidR="00D77FCF" w:rsidRPr="0017213B" w:rsidRDefault="00D77FCF">
            <w:pPr>
              <w:rPr>
                <w:rFonts w:ascii="Cambria" w:hAnsi="Cambria"/>
                <w:sz w:val="20"/>
                <w:szCs w:val="20"/>
              </w:rPr>
            </w:pPr>
          </w:p>
        </w:tc>
      </w:tr>
      <w:tr w:rsidR="00D77FCF" w:rsidRPr="00B45E1A" w14:paraId="4DB323D1"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7BE38440"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Alamat Email</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62557D10" w14:textId="04210A22"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13" w:author="FARIDA" w:date="2024-11-05T15:07:00Z">
              <w:r w:rsidR="004D6935">
                <w:rPr>
                  <w:rFonts w:ascii="Cambria" w:hAnsi="Cambria" w:cs="Calibri"/>
                  <w:color w:val="000000"/>
                  <w:sz w:val="20"/>
                  <w:szCs w:val="20"/>
                </w:rPr>
                <w:t xml:space="preserve"> </w:t>
              </w:r>
              <w:r w:rsidR="004D6935">
                <w:rPr>
                  <w:rFonts w:ascii="Cambria" w:hAnsi="Cambria" w:cs="Calibri"/>
                  <w:color w:val="000000"/>
                  <w:sz w:val="20"/>
                  <w:szCs w:val="20"/>
                </w:rPr>
                <w:fldChar w:fldCharType="begin"/>
              </w:r>
              <w:r w:rsidR="004D6935">
                <w:rPr>
                  <w:rFonts w:ascii="Cambria" w:hAnsi="Cambria" w:cs="Calibri"/>
                  <w:color w:val="000000"/>
                  <w:sz w:val="20"/>
                  <w:szCs w:val="20"/>
                </w:rPr>
                <w:instrText>HYPERLINK "mailto:marketingrsphm@gmail.com"</w:instrText>
              </w:r>
              <w:r w:rsidR="004D6935">
                <w:rPr>
                  <w:rFonts w:ascii="Cambria" w:hAnsi="Cambria" w:cs="Calibri"/>
                  <w:color w:val="000000"/>
                  <w:sz w:val="20"/>
                  <w:szCs w:val="20"/>
                </w:rPr>
              </w:r>
              <w:r w:rsidR="004D6935">
                <w:rPr>
                  <w:rFonts w:ascii="Cambria" w:hAnsi="Cambria" w:cs="Calibri"/>
                  <w:color w:val="000000"/>
                  <w:sz w:val="20"/>
                  <w:szCs w:val="20"/>
                </w:rPr>
                <w:fldChar w:fldCharType="separate"/>
              </w:r>
              <w:r w:rsidR="004D6935" w:rsidRPr="00BA3BD7">
                <w:rPr>
                  <w:rStyle w:val="Hyperlink"/>
                  <w:rFonts w:ascii="Cambria" w:hAnsi="Cambria" w:cs="Calibri"/>
                  <w:sz w:val="20"/>
                  <w:szCs w:val="20"/>
                </w:rPr>
                <w:t>marketingrsphm@gmail.com</w:t>
              </w:r>
              <w:r w:rsidR="004D6935">
                <w:rPr>
                  <w:rFonts w:ascii="Cambria" w:hAnsi="Cambria" w:cs="Calibri"/>
                  <w:color w:val="000000"/>
                  <w:sz w:val="20"/>
                  <w:szCs w:val="20"/>
                </w:rPr>
                <w:fldChar w:fldCharType="end"/>
              </w:r>
              <w:r w:rsidR="004D6935">
                <w:rPr>
                  <w:rFonts w:ascii="Cambria" w:hAnsi="Cambria" w:cs="Calibri"/>
                  <w:color w:val="000000"/>
                  <w:sz w:val="20"/>
                  <w:szCs w:val="20"/>
                </w:rPr>
                <w:t xml:space="preserve"> </w:t>
              </w:r>
            </w:ins>
          </w:p>
        </w:tc>
        <w:tc>
          <w:tcPr>
            <w:tcW w:w="222" w:type="dxa"/>
            <w:vAlign w:val="center"/>
            <w:hideMark/>
          </w:tcPr>
          <w:p w14:paraId="04ABCBB9" w14:textId="77777777" w:rsidR="00D77FCF" w:rsidRPr="0017213B" w:rsidRDefault="00D77FCF">
            <w:pPr>
              <w:rPr>
                <w:rFonts w:ascii="Cambria" w:hAnsi="Cambria"/>
                <w:sz w:val="20"/>
                <w:szCs w:val="20"/>
              </w:rPr>
            </w:pPr>
          </w:p>
        </w:tc>
      </w:tr>
      <w:tr w:rsidR="00D77FCF" w:rsidRPr="00B45E1A" w14:paraId="23960BD4"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C71D7D3"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w:t>
            </w:r>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66719DC1" w14:textId="77777777" w:rsidR="00D77FCF" w:rsidRPr="0017213B" w:rsidRDefault="00D77FCF">
            <w:pPr>
              <w:jc w:val="center"/>
              <w:rPr>
                <w:rFonts w:ascii="Cambria" w:hAnsi="Cambria" w:cs="Calibri"/>
                <w:color w:val="000000"/>
                <w:sz w:val="20"/>
                <w:szCs w:val="20"/>
              </w:rPr>
            </w:pPr>
            <w:r w:rsidRPr="0017213B">
              <w:rPr>
                <w:rFonts w:ascii="Cambria" w:hAnsi="Cambria" w:cs="Calibri"/>
                <w:color w:val="000000"/>
                <w:sz w:val="20"/>
                <w:szCs w:val="20"/>
              </w:rPr>
              <w:t> </w:t>
            </w:r>
          </w:p>
        </w:tc>
        <w:tc>
          <w:tcPr>
            <w:tcW w:w="222" w:type="dxa"/>
            <w:vAlign w:val="center"/>
            <w:hideMark/>
          </w:tcPr>
          <w:p w14:paraId="2FBDE8BB" w14:textId="77777777" w:rsidR="00D77FCF" w:rsidRPr="0017213B" w:rsidRDefault="00D77FCF">
            <w:pPr>
              <w:rPr>
                <w:rFonts w:ascii="Cambria" w:hAnsi="Cambria"/>
                <w:sz w:val="20"/>
                <w:szCs w:val="20"/>
              </w:rPr>
            </w:pPr>
          </w:p>
        </w:tc>
      </w:tr>
      <w:tr w:rsidR="00D77FCF" w:rsidRPr="00B45E1A" w14:paraId="5B51A4B6"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4E5078D7"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 </w:t>
            </w:r>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0038AC1F" w14:textId="77777777" w:rsidR="00D77FCF" w:rsidRPr="0017213B" w:rsidRDefault="00D77FCF">
            <w:pPr>
              <w:jc w:val="center"/>
              <w:rPr>
                <w:rFonts w:ascii="Cambria" w:hAnsi="Cambria" w:cs="Calibri"/>
                <w:color w:val="000000"/>
                <w:sz w:val="20"/>
                <w:szCs w:val="20"/>
              </w:rPr>
            </w:pPr>
            <w:r w:rsidRPr="0017213B">
              <w:rPr>
                <w:rFonts w:ascii="Cambria" w:hAnsi="Cambria" w:cs="Calibri"/>
                <w:color w:val="000000"/>
                <w:sz w:val="20"/>
                <w:szCs w:val="20"/>
              </w:rPr>
              <w:t> </w:t>
            </w:r>
          </w:p>
        </w:tc>
        <w:tc>
          <w:tcPr>
            <w:tcW w:w="222" w:type="dxa"/>
            <w:vAlign w:val="center"/>
            <w:hideMark/>
          </w:tcPr>
          <w:p w14:paraId="192FD6D7" w14:textId="77777777" w:rsidR="00D77FCF" w:rsidRPr="0017213B" w:rsidRDefault="00D77FCF">
            <w:pPr>
              <w:rPr>
                <w:rFonts w:ascii="Cambria" w:hAnsi="Cambria"/>
                <w:sz w:val="20"/>
                <w:szCs w:val="20"/>
              </w:rPr>
            </w:pPr>
          </w:p>
        </w:tc>
      </w:tr>
      <w:tr w:rsidR="00D77FCF" w:rsidRPr="00B45E1A" w14:paraId="437EB2B6"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628C193"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Nama PIC Penjaminan</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44970031" w14:textId="2BDBA0E5"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14" w:author="FARIDA" w:date="2024-11-05T15:09:00Z">
              <w:r w:rsidR="004D6935">
                <w:rPr>
                  <w:rFonts w:ascii="Cambria" w:hAnsi="Cambria" w:cs="Calibri"/>
                  <w:color w:val="000000"/>
                  <w:sz w:val="20"/>
                  <w:szCs w:val="20"/>
                </w:rPr>
                <w:t xml:space="preserve"> </w:t>
              </w:r>
              <w:proofErr w:type="spellStart"/>
              <w:r w:rsidR="004D6935">
                <w:rPr>
                  <w:rFonts w:ascii="Cambria" w:hAnsi="Cambria" w:cs="Calibri"/>
                  <w:color w:val="000000"/>
                  <w:sz w:val="20"/>
                  <w:szCs w:val="20"/>
                </w:rPr>
                <w:t>Lilik</w:t>
              </w:r>
              <w:proofErr w:type="spellEnd"/>
              <w:r w:rsidR="004D6935">
                <w:rPr>
                  <w:rFonts w:ascii="Cambria" w:hAnsi="Cambria" w:cs="Calibri"/>
                  <w:color w:val="000000"/>
                  <w:sz w:val="20"/>
                  <w:szCs w:val="20"/>
                </w:rPr>
                <w:t xml:space="preserve"> </w:t>
              </w:r>
              <w:proofErr w:type="spellStart"/>
              <w:r w:rsidR="004D6935">
                <w:rPr>
                  <w:rFonts w:ascii="Cambria" w:hAnsi="Cambria" w:cs="Calibri"/>
                  <w:color w:val="000000"/>
                  <w:sz w:val="20"/>
                  <w:szCs w:val="20"/>
                </w:rPr>
                <w:t>Kurniati</w:t>
              </w:r>
            </w:ins>
            <w:proofErr w:type="spellEnd"/>
          </w:p>
        </w:tc>
        <w:tc>
          <w:tcPr>
            <w:tcW w:w="222" w:type="dxa"/>
            <w:vAlign w:val="center"/>
            <w:hideMark/>
          </w:tcPr>
          <w:p w14:paraId="6FEF1ED5" w14:textId="77777777" w:rsidR="00D77FCF" w:rsidRPr="0017213B" w:rsidRDefault="00D77FCF">
            <w:pPr>
              <w:rPr>
                <w:rFonts w:ascii="Cambria" w:hAnsi="Cambria"/>
                <w:sz w:val="20"/>
                <w:szCs w:val="20"/>
              </w:rPr>
            </w:pPr>
          </w:p>
        </w:tc>
      </w:tr>
      <w:tr w:rsidR="00D77FCF" w:rsidRPr="00B45E1A" w14:paraId="0EC7D043"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E9AC828" w14:textId="77777777" w:rsidR="00D77FCF" w:rsidRPr="0017213B" w:rsidRDefault="00D77FCF">
            <w:pPr>
              <w:rPr>
                <w:rFonts w:ascii="Cambria" w:hAnsi="Cambria" w:cs="Calibri Light"/>
                <w:b/>
                <w:bCs/>
                <w:color w:val="000000"/>
                <w:sz w:val="20"/>
                <w:szCs w:val="20"/>
              </w:rPr>
            </w:pPr>
            <w:proofErr w:type="spellStart"/>
            <w:r w:rsidRPr="0017213B">
              <w:rPr>
                <w:rFonts w:ascii="Cambria" w:hAnsi="Cambria" w:cs="Calibri Light"/>
                <w:b/>
                <w:bCs/>
                <w:color w:val="000000"/>
                <w:sz w:val="20"/>
                <w:szCs w:val="20"/>
              </w:rPr>
              <w:t>Jabatan</w:t>
            </w:r>
            <w:proofErr w:type="spellEnd"/>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42FD90C8" w14:textId="07708D20"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15" w:author="FARIDA" w:date="2024-11-05T15:09:00Z">
              <w:r w:rsidR="004D6935">
                <w:rPr>
                  <w:rFonts w:ascii="Cambria" w:hAnsi="Cambria" w:cs="Calibri"/>
                  <w:color w:val="000000"/>
                  <w:sz w:val="20"/>
                  <w:szCs w:val="20"/>
                </w:rPr>
                <w:t xml:space="preserve"> </w:t>
              </w:r>
            </w:ins>
            <w:ins w:id="716" w:author="FARIDA" w:date="2024-11-05T15:13:00Z">
              <w:r w:rsidR="002C3D8D">
                <w:rPr>
                  <w:rFonts w:ascii="Cambria" w:hAnsi="Cambria" w:cs="Calibri"/>
                  <w:color w:val="000000"/>
                  <w:sz w:val="20"/>
                  <w:szCs w:val="20"/>
                </w:rPr>
                <w:t xml:space="preserve">Admin </w:t>
              </w:r>
              <w:proofErr w:type="spellStart"/>
              <w:r w:rsidR="002C3D8D">
                <w:rPr>
                  <w:rFonts w:ascii="Cambria" w:hAnsi="Cambria" w:cs="Calibri"/>
                  <w:color w:val="000000"/>
                  <w:sz w:val="20"/>
                  <w:szCs w:val="20"/>
                </w:rPr>
                <w:t>Jaminan</w:t>
              </w:r>
            </w:ins>
            <w:proofErr w:type="spellEnd"/>
          </w:p>
        </w:tc>
        <w:tc>
          <w:tcPr>
            <w:tcW w:w="222" w:type="dxa"/>
            <w:vAlign w:val="center"/>
            <w:hideMark/>
          </w:tcPr>
          <w:p w14:paraId="14A81204" w14:textId="77777777" w:rsidR="00D77FCF" w:rsidRPr="0017213B" w:rsidRDefault="00D77FCF">
            <w:pPr>
              <w:rPr>
                <w:rFonts w:ascii="Cambria" w:hAnsi="Cambria"/>
                <w:sz w:val="20"/>
                <w:szCs w:val="20"/>
              </w:rPr>
            </w:pPr>
          </w:p>
        </w:tc>
      </w:tr>
      <w:tr w:rsidR="00D77FCF" w:rsidRPr="00B45E1A" w14:paraId="6FC9A929"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228D65A5"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No HP</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25813379" w14:textId="0B0C8E64"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17" w:author="FARIDA" w:date="2024-11-05T15:11:00Z">
              <w:r w:rsidR="002C3D8D">
                <w:rPr>
                  <w:rFonts w:ascii="Cambria" w:hAnsi="Cambria" w:cs="Calibri"/>
                  <w:color w:val="000000"/>
                  <w:sz w:val="20"/>
                  <w:szCs w:val="20"/>
                </w:rPr>
                <w:t xml:space="preserve"> 0813 3142 9720</w:t>
              </w:r>
            </w:ins>
          </w:p>
        </w:tc>
        <w:tc>
          <w:tcPr>
            <w:tcW w:w="222" w:type="dxa"/>
            <w:vAlign w:val="center"/>
            <w:hideMark/>
          </w:tcPr>
          <w:p w14:paraId="68A07C33" w14:textId="77777777" w:rsidR="00D77FCF" w:rsidRPr="0017213B" w:rsidRDefault="00D77FCF">
            <w:pPr>
              <w:rPr>
                <w:rFonts w:ascii="Cambria" w:hAnsi="Cambria"/>
                <w:sz w:val="20"/>
                <w:szCs w:val="20"/>
              </w:rPr>
            </w:pPr>
          </w:p>
        </w:tc>
      </w:tr>
      <w:tr w:rsidR="00D77FCF" w:rsidRPr="00B45E1A" w14:paraId="57CA45FD" w14:textId="77777777" w:rsidTr="00D77FCF">
        <w:trPr>
          <w:trHeight w:val="290"/>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266B74AB" w14:textId="77777777" w:rsidR="00D77FCF" w:rsidRPr="0017213B" w:rsidRDefault="00D77FCF">
            <w:pPr>
              <w:rPr>
                <w:rFonts w:ascii="Cambria" w:hAnsi="Cambria" w:cs="Calibri Light"/>
                <w:b/>
                <w:bCs/>
                <w:color w:val="000000"/>
                <w:sz w:val="20"/>
                <w:szCs w:val="20"/>
              </w:rPr>
            </w:pPr>
            <w:r w:rsidRPr="0017213B">
              <w:rPr>
                <w:rFonts w:ascii="Cambria" w:hAnsi="Cambria" w:cs="Calibri Light"/>
                <w:b/>
                <w:bCs/>
                <w:color w:val="000000"/>
                <w:sz w:val="20"/>
                <w:szCs w:val="20"/>
              </w:rPr>
              <w:t>Alamat Email</w:t>
            </w:r>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036797D2" w14:textId="2BF8BC9F" w:rsidR="00D77FCF" w:rsidRPr="0017213B" w:rsidRDefault="00D77FCF">
            <w:pPr>
              <w:rPr>
                <w:rFonts w:ascii="Cambria" w:hAnsi="Cambria" w:cs="Calibri"/>
                <w:color w:val="000000"/>
                <w:sz w:val="20"/>
                <w:szCs w:val="20"/>
              </w:rPr>
            </w:pPr>
            <w:r w:rsidRPr="0017213B">
              <w:rPr>
                <w:rFonts w:ascii="Cambria" w:hAnsi="Cambria" w:cs="Calibri"/>
                <w:color w:val="000000"/>
                <w:sz w:val="20"/>
                <w:szCs w:val="20"/>
              </w:rPr>
              <w:t>:</w:t>
            </w:r>
            <w:ins w:id="718" w:author="FARIDA" w:date="2024-11-05T15:13:00Z">
              <w:r w:rsidR="002C3D8D">
                <w:rPr>
                  <w:rFonts w:ascii="Cambria" w:hAnsi="Cambria" w:cs="Calibri"/>
                  <w:color w:val="000000"/>
                  <w:sz w:val="20"/>
                  <w:szCs w:val="20"/>
                </w:rPr>
                <w:t xml:space="preserve"> </w:t>
              </w:r>
              <w:r w:rsidR="002C3D8D">
                <w:rPr>
                  <w:rFonts w:ascii="Cambria" w:hAnsi="Cambria" w:cs="Calibri"/>
                  <w:color w:val="000000"/>
                  <w:sz w:val="20"/>
                  <w:szCs w:val="20"/>
                </w:rPr>
                <w:fldChar w:fldCharType="begin"/>
              </w:r>
              <w:r w:rsidR="002C3D8D">
                <w:rPr>
                  <w:rFonts w:ascii="Cambria" w:hAnsi="Cambria" w:cs="Calibri"/>
                  <w:color w:val="000000"/>
                  <w:sz w:val="20"/>
                  <w:szCs w:val="20"/>
                </w:rPr>
                <w:instrText>HYPERLINK "mailto:admklaim.rsph@gmail.com"</w:instrText>
              </w:r>
              <w:r w:rsidR="002C3D8D">
                <w:rPr>
                  <w:rFonts w:ascii="Cambria" w:hAnsi="Cambria" w:cs="Calibri"/>
                  <w:color w:val="000000"/>
                  <w:sz w:val="20"/>
                  <w:szCs w:val="20"/>
                </w:rPr>
              </w:r>
              <w:r w:rsidR="002C3D8D">
                <w:rPr>
                  <w:rFonts w:ascii="Cambria" w:hAnsi="Cambria" w:cs="Calibri"/>
                  <w:color w:val="000000"/>
                  <w:sz w:val="20"/>
                  <w:szCs w:val="20"/>
                </w:rPr>
                <w:fldChar w:fldCharType="separate"/>
              </w:r>
              <w:r w:rsidR="002C3D8D" w:rsidRPr="00BA3BD7">
                <w:rPr>
                  <w:rStyle w:val="Hyperlink"/>
                  <w:rFonts w:ascii="Cambria" w:hAnsi="Cambria" w:cs="Calibri"/>
                  <w:sz w:val="20"/>
                  <w:szCs w:val="20"/>
                </w:rPr>
                <w:t>admklaim.rsph@gmail.com</w:t>
              </w:r>
              <w:r w:rsidR="002C3D8D">
                <w:rPr>
                  <w:rFonts w:ascii="Cambria" w:hAnsi="Cambria" w:cs="Calibri"/>
                  <w:color w:val="000000"/>
                  <w:sz w:val="20"/>
                  <w:szCs w:val="20"/>
                </w:rPr>
                <w:fldChar w:fldCharType="end"/>
              </w:r>
              <w:r w:rsidR="002C3D8D">
                <w:rPr>
                  <w:rFonts w:ascii="Cambria" w:hAnsi="Cambria" w:cs="Calibri"/>
                  <w:color w:val="000000"/>
                  <w:sz w:val="20"/>
                  <w:szCs w:val="20"/>
                </w:rPr>
                <w:t xml:space="preserve"> </w:t>
              </w:r>
            </w:ins>
          </w:p>
        </w:tc>
        <w:tc>
          <w:tcPr>
            <w:tcW w:w="222" w:type="dxa"/>
            <w:vAlign w:val="center"/>
            <w:hideMark/>
          </w:tcPr>
          <w:p w14:paraId="383802A5" w14:textId="77777777" w:rsidR="00D77FCF" w:rsidRPr="0017213B" w:rsidRDefault="00D77FCF">
            <w:pPr>
              <w:rPr>
                <w:rFonts w:ascii="Cambria" w:hAnsi="Cambria"/>
                <w:sz w:val="20"/>
                <w:szCs w:val="20"/>
              </w:rPr>
            </w:pPr>
          </w:p>
        </w:tc>
      </w:tr>
    </w:tbl>
    <w:p w14:paraId="4F0A0E80" w14:textId="77777777" w:rsidR="00D77FCF" w:rsidRDefault="00D77FCF" w:rsidP="00D77FCF">
      <w:pPr>
        <w:pStyle w:val="NormalWeb"/>
        <w:spacing w:before="0" w:beforeAutospacing="0" w:after="0" w:afterAutospacing="0"/>
        <w:ind w:left="2160" w:firstLine="720"/>
        <w:jc w:val="both"/>
        <w:rPr>
          <w:rFonts w:ascii="Cambria" w:hAnsi="Cambria"/>
          <w:noProof/>
          <w:sz w:val="20"/>
          <w:szCs w:val="20"/>
          <w:lang w:eastAsia="id-ID"/>
        </w:rPr>
      </w:pPr>
    </w:p>
    <w:p w14:paraId="271088D9" w14:textId="77777777" w:rsidR="00563517" w:rsidRDefault="00563517" w:rsidP="00D77FCF">
      <w:pPr>
        <w:pStyle w:val="NormalWeb"/>
        <w:spacing w:before="0" w:beforeAutospacing="0" w:after="0" w:afterAutospacing="0"/>
        <w:ind w:left="2160" w:firstLine="720"/>
        <w:jc w:val="both"/>
        <w:rPr>
          <w:ins w:id="719" w:author="FARIDA" w:date="2024-11-05T15:13:00Z"/>
          <w:rFonts w:ascii="Cambria" w:hAnsi="Cambria"/>
          <w:noProof/>
          <w:sz w:val="20"/>
          <w:szCs w:val="20"/>
          <w:lang w:eastAsia="id-ID"/>
        </w:rPr>
      </w:pPr>
    </w:p>
    <w:tbl>
      <w:tblPr>
        <w:tblW w:w="10097" w:type="dxa"/>
        <w:tblInd w:w="-275" w:type="dxa"/>
        <w:tblLook w:val="04A0" w:firstRow="1" w:lastRow="0" w:firstColumn="1" w:lastColumn="0" w:noHBand="0" w:noVBand="1"/>
      </w:tblPr>
      <w:tblGrid>
        <w:gridCol w:w="2610"/>
        <w:gridCol w:w="7265"/>
        <w:gridCol w:w="222"/>
      </w:tblGrid>
      <w:tr w:rsidR="002C3D8D" w:rsidRPr="00B45E1A" w14:paraId="714B27AD" w14:textId="77777777" w:rsidTr="00ED79C8">
        <w:trPr>
          <w:trHeight w:val="290"/>
          <w:ins w:id="720" w:author="FARIDA" w:date="2024-11-05T15:13:00Z"/>
        </w:trPr>
        <w:tc>
          <w:tcPr>
            <w:tcW w:w="26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E29CBA" w14:textId="77777777" w:rsidR="002C3D8D" w:rsidRPr="0017213B" w:rsidRDefault="002C3D8D" w:rsidP="00ED79C8">
            <w:pPr>
              <w:rPr>
                <w:ins w:id="721" w:author="FARIDA" w:date="2024-11-05T15:13:00Z"/>
                <w:rFonts w:ascii="Cambria" w:hAnsi="Cambria" w:cs="Calibri Light"/>
                <w:b/>
                <w:bCs/>
                <w:color w:val="000000"/>
                <w:sz w:val="20"/>
                <w:szCs w:val="20"/>
              </w:rPr>
            </w:pPr>
            <w:ins w:id="722" w:author="FARIDA" w:date="2024-11-05T15:13:00Z">
              <w:r w:rsidRPr="0017213B">
                <w:rPr>
                  <w:rFonts w:ascii="Cambria" w:hAnsi="Cambria" w:cs="Calibri Light"/>
                  <w:b/>
                  <w:bCs/>
                  <w:color w:val="000000"/>
                  <w:sz w:val="20"/>
                  <w:szCs w:val="20"/>
                </w:rPr>
                <w:t>Nama Rumah Sakit</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12A37AEB" w14:textId="7D299558" w:rsidR="002C3D8D" w:rsidRPr="0017213B" w:rsidRDefault="002C3D8D" w:rsidP="00ED79C8">
            <w:pPr>
              <w:rPr>
                <w:ins w:id="723" w:author="FARIDA" w:date="2024-11-05T15:13:00Z"/>
                <w:rFonts w:ascii="Cambria" w:hAnsi="Cambria" w:cs="Calibri"/>
                <w:color w:val="000000"/>
                <w:sz w:val="20"/>
                <w:szCs w:val="20"/>
              </w:rPr>
            </w:pPr>
            <w:ins w:id="724"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RS Prima </w:t>
              </w:r>
              <w:proofErr w:type="spellStart"/>
              <w:r>
                <w:rPr>
                  <w:rFonts w:ascii="Cambria" w:hAnsi="Cambria" w:cs="Calibri"/>
                  <w:color w:val="000000"/>
                  <w:sz w:val="20"/>
                  <w:szCs w:val="20"/>
                </w:rPr>
                <w:t>Husada</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Sukorejo</w:t>
              </w:r>
              <w:proofErr w:type="spellEnd"/>
            </w:ins>
          </w:p>
        </w:tc>
        <w:tc>
          <w:tcPr>
            <w:tcW w:w="222" w:type="dxa"/>
            <w:vAlign w:val="center"/>
            <w:hideMark/>
          </w:tcPr>
          <w:p w14:paraId="24AF39DA" w14:textId="77777777" w:rsidR="002C3D8D" w:rsidRPr="0017213B" w:rsidRDefault="002C3D8D" w:rsidP="00ED79C8">
            <w:pPr>
              <w:rPr>
                <w:ins w:id="725" w:author="FARIDA" w:date="2024-11-05T15:13:00Z"/>
                <w:rFonts w:ascii="Cambria" w:hAnsi="Cambria"/>
                <w:sz w:val="20"/>
                <w:szCs w:val="20"/>
              </w:rPr>
            </w:pPr>
          </w:p>
        </w:tc>
      </w:tr>
      <w:tr w:rsidR="002C3D8D" w:rsidRPr="00B45E1A" w14:paraId="17137B68" w14:textId="77777777" w:rsidTr="00ED79C8">
        <w:trPr>
          <w:trHeight w:val="290"/>
          <w:ins w:id="726"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B3DFCA0" w14:textId="77777777" w:rsidR="002C3D8D" w:rsidRPr="0017213B" w:rsidRDefault="002C3D8D" w:rsidP="00ED79C8">
            <w:pPr>
              <w:rPr>
                <w:ins w:id="727" w:author="FARIDA" w:date="2024-11-05T15:13:00Z"/>
                <w:rFonts w:ascii="Cambria" w:hAnsi="Cambria" w:cs="Calibri Light"/>
                <w:b/>
                <w:bCs/>
                <w:color w:val="000000"/>
                <w:sz w:val="20"/>
                <w:szCs w:val="20"/>
              </w:rPr>
            </w:pPr>
            <w:ins w:id="728" w:author="FARIDA" w:date="2024-11-05T15:13:00Z">
              <w:r w:rsidRPr="0017213B">
                <w:rPr>
                  <w:rFonts w:ascii="Cambria" w:hAnsi="Cambria" w:cs="Calibri Light"/>
                  <w:b/>
                  <w:bCs/>
                  <w:color w:val="000000"/>
                  <w:sz w:val="20"/>
                  <w:szCs w:val="20"/>
                </w:rPr>
                <w:t xml:space="preserve">No </w:t>
              </w:r>
              <w:proofErr w:type="spellStart"/>
              <w:r w:rsidRPr="0017213B">
                <w:rPr>
                  <w:rFonts w:ascii="Cambria" w:hAnsi="Cambria" w:cs="Calibri Light"/>
                  <w:b/>
                  <w:bCs/>
                  <w:color w:val="000000"/>
                  <w:sz w:val="20"/>
                  <w:szCs w:val="20"/>
                </w:rPr>
                <w:t>Telepon</w:t>
              </w:r>
              <w:proofErr w:type="spellEnd"/>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44116BCE" w14:textId="577A20A0" w:rsidR="002C3D8D" w:rsidRPr="0017213B" w:rsidRDefault="002C3D8D" w:rsidP="00ED79C8">
            <w:pPr>
              <w:rPr>
                <w:ins w:id="729" w:author="FARIDA" w:date="2024-11-05T15:13:00Z"/>
                <w:rFonts w:ascii="Cambria" w:hAnsi="Cambria" w:cs="Calibri"/>
                <w:color w:val="000000"/>
                <w:sz w:val="20"/>
                <w:szCs w:val="20"/>
              </w:rPr>
            </w:pPr>
            <w:ins w:id="730"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034</w:t>
              </w:r>
            </w:ins>
            <w:ins w:id="731" w:author="FARIDA" w:date="2024-11-05T15:14:00Z">
              <w:r>
                <w:rPr>
                  <w:rFonts w:ascii="Cambria" w:hAnsi="Cambria" w:cs="Calibri"/>
                  <w:color w:val="000000"/>
                  <w:sz w:val="20"/>
                  <w:szCs w:val="20"/>
                </w:rPr>
                <w:t>3 - 6745000</w:t>
              </w:r>
            </w:ins>
          </w:p>
        </w:tc>
        <w:tc>
          <w:tcPr>
            <w:tcW w:w="222" w:type="dxa"/>
            <w:vAlign w:val="center"/>
            <w:hideMark/>
          </w:tcPr>
          <w:p w14:paraId="6B61840B" w14:textId="77777777" w:rsidR="002C3D8D" w:rsidRPr="0017213B" w:rsidRDefault="002C3D8D" w:rsidP="00ED79C8">
            <w:pPr>
              <w:rPr>
                <w:ins w:id="732" w:author="FARIDA" w:date="2024-11-05T15:13:00Z"/>
                <w:rFonts w:ascii="Cambria" w:hAnsi="Cambria"/>
                <w:sz w:val="20"/>
                <w:szCs w:val="20"/>
              </w:rPr>
            </w:pPr>
          </w:p>
        </w:tc>
      </w:tr>
      <w:tr w:rsidR="002C3D8D" w:rsidRPr="00B45E1A" w14:paraId="5E05F2C0" w14:textId="77777777" w:rsidTr="00ED79C8">
        <w:trPr>
          <w:trHeight w:val="290"/>
          <w:ins w:id="733"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171FD5A" w14:textId="77777777" w:rsidR="002C3D8D" w:rsidRPr="0017213B" w:rsidRDefault="002C3D8D" w:rsidP="00ED79C8">
            <w:pPr>
              <w:rPr>
                <w:ins w:id="734" w:author="FARIDA" w:date="2024-11-05T15:13:00Z"/>
                <w:rFonts w:ascii="Cambria" w:hAnsi="Cambria" w:cs="Calibri Light"/>
                <w:b/>
                <w:bCs/>
                <w:color w:val="000000"/>
                <w:sz w:val="20"/>
                <w:szCs w:val="20"/>
              </w:rPr>
            </w:pPr>
            <w:ins w:id="735" w:author="FARIDA" w:date="2024-11-05T15:13:00Z">
              <w:r w:rsidRPr="0017213B">
                <w:rPr>
                  <w:rFonts w:ascii="Cambria" w:hAnsi="Cambria" w:cs="Calibri Light"/>
                  <w:b/>
                  <w:bCs/>
                  <w:color w:val="000000"/>
                  <w:sz w:val="20"/>
                  <w:szCs w:val="20"/>
                </w:rPr>
                <w:t>Alamat RS</w:t>
              </w:r>
            </w:ins>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6D1144DA" w14:textId="4348051D" w:rsidR="002C3D8D" w:rsidRPr="0017213B" w:rsidRDefault="002C3D8D" w:rsidP="00ED79C8">
            <w:pPr>
              <w:rPr>
                <w:ins w:id="736" w:author="FARIDA" w:date="2024-11-05T15:13:00Z"/>
                <w:rFonts w:ascii="Cambria" w:hAnsi="Cambria" w:cs="Calibri"/>
                <w:color w:val="000000"/>
                <w:sz w:val="20"/>
                <w:szCs w:val="20"/>
              </w:rPr>
            </w:pPr>
            <w:ins w:id="737"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ins>
            <w:ins w:id="738" w:author="FARIDA" w:date="2024-11-05T15:15:00Z">
              <w:r>
                <w:rPr>
                  <w:rFonts w:ascii="Cambria" w:hAnsi="Cambria" w:cs="Calibri"/>
                  <w:color w:val="000000"/>
                  <w:sz w:val="20"/>
                  <w:szCs w:val="20"/>
                </w:rPr>
                <w:t>Jl. Surabaya</w:t>
              </w:r>
            </w:ins>
            <w:ins w:id="739" w:author="FARIDA" w:date="2024-11-05T15:16:00Z">
              <w:r>
                <w:rPr>
                  <w:rFonts w:ascii="Cambria" w:hAnsi="Cambria" w:cs="Calibri"/>
                  <w:color w:val="000000"/>
                  <w:sz w:val="20"/>
                  <w:szCs w:val="20"/>
                </w:rPr>
                <w:t xml:space="preserve"> – Malang Km 54, </w:t>
              </w:r>
              <w:proofErr w:type="spellStart"/>
              <w:r>
                <w:rPr>
                  <w:rFonts w:ascii="Cambria" w:hAnsi="Cambria" w:cs="Calibri"/>
                  <w:color w:val="000000"/>
                  <w:sz w:val="20"/>
                  <w:szCs w:val="20"/>
                </w:rPr>
                <w:t>Lemahbang</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Kec</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Sukorejo</w:t>
              </w:r>
              <w:proofErr w:type="spellEnd"/>
              <w:r>
                <w:rPr>
                  <w:rFonts w:ascii="Cambria" w:hAnsi="Cambria" w:cs="Calibri"/>
                  <w:color w:val="000000"/>
                  <w:sz w:val="20"/>
                  <w:szCs w:val="20"/>
                </w:rPr>
                <w:t xml:space="preserve">, </w:t>
              </w:r>
            </w:ins>
            <w:proofErr w:type="spellStart"/>
            <w:ins w:id="740" w:author="FARIDA" w:date="2024-11-05T15:13:00Z">
              <w:r>
                <w:rPr>
                  <w:rFonts w:ascii="Cambria" w:hAnsi="Cambria" w:cs="Calibri"/>
                  <w:color w:val="000000"/>
                  <w:sz w:val="20"/>
                  <w:szCs w:val="20"/>
                </w:rPr>
                <w:t>Kab</w:t>
              </w:r>
              <w:proofErr w:type="spellEnd"/>
              <w:r>
                <w:rPr>
                  <w:rFonts w:ascii="Cambria" w:hAnsi="Cambria" w:cs="Calibri"/>
                  <w:color w:val="000000"/>
                  <w:sz w:val="20"/>
                  <w:szCs w:val="20"/>
                </w:rPr>
                <w:t xml:space="preserve">. </w:t>
              </w:r>
            </w:ins>
            <w:proofErr w:type="spellStart"/>
            <w:ins w:id="741" w:author="FARIDA" w:date="2024-11-05T15:14:00Z">
              <w:r>
                <w:rPr>
                  <w:rFonts w:ascii="Cambria" w:hAnsi="Cambria" w:cs="Calibri"/>
                  <w:color w:val="000000"/>
                  <w:sz w:val="20"/>
                  <w:szCs w:val="20"/>
                </w:rPr>
                <w:t>Pasuruan</w:t>
              </w:r>
            </w:ins>
            <w:proofErr w:type="spellEnd"/>
            <w:ins w:id="742" w:author="FARIDA" w:date="2024-11-05T15:13:00Z">
              <w:r>
                <w:rPr>
                  <w:rFonts w:ascii="Cambria" w:hAnsi="Cambria" w:cs="Calibri"/>
                  <w:color w:val="000000"/>
                  <w:sz w:val="20"/>
                  <w:szCs w:val="20"/>
                </w:rPr>
                <w:t xml:space="preserve">, </w:t>
              </w:r>
              <w:proofErr w:type="spellStart"/>
              <w:r>
                <w:rPr>
                  <w:rFonts w:ascii="Cambria" w:hAnsi="Cambria" w:cs="Calibri"/>
                  <w:color w:val="000000"/>
                  <w:sz w:val="20"/>
                  <w:szCs w:val="20"/>
                </w:rPr>
                <w:t>Jawa</w:t>
              </w:r>
              <w:proofErr w:type="spellEnd"/>
              <w:r>
                <w:rPr>
                  <w:rFonts w:ascii="Cambria" w:hAnsi="Cambria" w:cs="Calibri"/>
                  <w:color w:val="000000"/>
                  <w:sz w:val="20"/>
                  <w:szCs w:val="20"/>
                </w:rPr>
                <w:t xml:space="preserve"> Timur</w:t>
              </w:r>
            </w:ins>
          </w:p>
        </w:tc>
        <w:tc>
          <w:tcPr>
            <w:tcW w:w="222" w:type="dxa"/>
            <w:vAlign w:val="center"/>
            <w:hideMark/>
          </w:tcPr>
          <w:p w14:paraId="4A8B5342" w14:textId="77777777" w:rsidR="002C3D8D" w:rsidRPr="0017213B" w:rsidRDefault="002C3D8D" w:rsidP="00ED79C8">
            <w:pPr>
              <w:rPr>
                <w:ins w:id="743" w:author="FARIDA" w:date="2024-11-05T15:13:00Z"/>
                <w:rFonts w:ascii="Cambria" w:hAnsi="Cambria"/>
                <w:sz w:val="20"/>
                <w:szCs w:val="20"/>
              </w:rPr>
            </w:pPr>
          </w:p>
        </w:tc>
      </w:tr>
      <w:tr w:rsidR="002C3D8D" w:rsidRPr="00B45E1A" w14:paraId="2DB0AF1C" w14:textId="77777777" w:rsidTr="00ED79C8">
        <w:trPr>
          <w:trHeight w:val="290"/>
          <w:ins w:id="744"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253E9F8C" w14:textId="77777777" w:rsidR="002C3D8D" w:rsidRPr="0017213B" w:rsidRDefault="002C3D8D" w:rsidP="00ED79C8">
            <w:pPr>
              <w:rPr>
                <w:ins w:id="745" w:author="FARIDA" w:date="2024-11-05T15:13:00Z"/>
                <w:rFonts w:ascii="Cambria" w:hAnsi="Cambria" w:cs="Calibri Light"/>
                <w:b/>
                <w:bCs/>
                <w:color w:val="000000"/>
                <w:sz w:val="20"/>
                <w:szCs w:val="20"/>
              </w:rPr>
            </w:pPr>
            <w:ins w:id="746" w:author="FARIDA" w:date="2024-11-05T15:13:00Z">
              <w:r w:rsidRPr="0017213B">
                <w:rPr>
                  <w:rFonts w:ascii="Cambria" w:hAnsi="Cambria" w:cs="Calibri Light"/>
                  <w:b/>
                  <w:bCs/>
                  <w:color w:val="000000"/>
                  <w:sz w:val="20"/>
                  <w:szCs w:val="20"/>
                </w:rPr>
                <w:t>Alamat Email</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6E7B71A2" w14:textId="54AFC377" w:rsidR="002C3D8D" w:rsidRPr="0017213B" w:rsidRDefault="002C3D8D" w:rsidP="00ED79C8">
            <w:pPr>
              <w:rPr>
                <w:ins w:id="747" w:author="FARIDA" w:date="2024-11-05T15:13:00Z"/>
                <w:rFonts w:ascii="Cambria" w:hAnsi="Cambria" w:cs="Calibri"/>
                <w:color w:val="000000"/>
                <w:sz w:val="20"/>
                <w:szCs w:val="20"/>
              </w:rPr>
            </w:pPr>
            <w:ins w:id="748"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ins>
            <w:ins w:id="749" w:author="FARIDA" w:date="2024-11-05T15:16:00Z">
              <w:r>
                <w:rPr>
                  <w:rFonts w:ascii="Cambria" w:hAnsi="Cambria" w:cs="Calibri"/>
                  <w:color w:val="000000"/>
                  <w:sz w:val="20"/>
                  <w:szCs w:val="20"/>
                  <w:lang w:val="pt-BR"/>
                </w:rPr>
                <w:fldChar w:fldCharType="begin"/>
              </w:r>
              <w:r>
                <w:rPr>
                  <w:rFonts w:ascii="Cambria" w:hAnsi="Cambria" w:cs="Calibri"/>
                  <w:color w:val="000000"/>
                  <w:sz w:val="20"/>
                  <w:szCs w:val="20"/>
                  <w:lang w:val="pt-BR"/>
                </w:rPr>
                <w:instrText>HYPERLINK "mailto:</w:instrText>
              </w:r>
            </w:ins>
            <w:ins w:id="750" w:author="FARIDA" w:date="2024-11-05T15:13:00Z">
              <w:r w:rsidRPr="002C3D8D">
                <w:rPr>
                  <w:color w:val="000000"/>
                  <w:rPrChange w:id="751" w:author="FARIDA" w:date="2024-11-05T15:16:00Z">
                    <w:rPr>
                      <w:rStyle w:val="Hyperlink"/>
                      <w:rFonts w:ascii="Cambria" w:hAnsi="Cambria" w:cs="Calibri"/>
                      <w:sz w:val="20"/>
                      <w:szCs w:val="20"/>
                      <w:lang w:val="pt-BR"/>
                    </w:rPr>
                  </w:rPrChange>
                </w:rPr>
                <w:instrText>sekretariat@</w:instrText>
              </w:r>
            </w:ins>
            <w:ins w:id="752" w:author="FARIDA" w:date="2024-11-05T15:16:00Z">
              <w:r w:rsidRPr="002C3D8D">
                <w:rPr>
                  <w:color w:val="000000"/>
                  <w:rPrChange w:id="753" w:author="FARIDA" w:date="2024-11-05T15:16:00Z">
                    <w:rPr>
                      <w:rStyle w:val="Hyperlink"/>
                      <w:rFonts w:ascii="Cambria" w:hAnsi="Cambria" w:cs="Calibri"/>
                      <w:sz w:val="20"/>
                      <w:szCs w:val="20"/>
                      <w:lang w:val="pt-BR"/>
                    </w:rPr>
                  </w:rPrChange>
                </w:rPr>
                <w:instrText>sukorejo</w:instrText>
              </w:r>
            </w:ins>
            <w:ins w:id="754" w:author="FARIDA" w:date="2024-11-05T15:13:00Z">
              <w:r w:rsidRPr="002C3D8D">
                <w:rPr>
                  <w:color w:val="000000"/>
                  <w:rPrChange w:id="755" w:author="FARIDA" w:date="2024-11-05T15:16:00Z">
                    <w:rPr>
                      <w:rStyle w:val="Hyperlink"/>
                      <w:rFonts w:ascii="Cambria" w:hAnsi="Cambria" w:cs="Calibri"/>
                      <w:sz w:val="20"/>
                      <w:szCs w:val="20"/>
                      <w:lang w:val="pt-BR"/>
                    </w:rPr>
                  </w:rPrChange>
                </w:rPr>
                <w:instrText>.rs-primahusada.com</w:instrText>
              </w:r>
            </w:ins>
            <w:ins w:id="756" w:author="FARIDA" w:date="2024-11-05T15:16:00Z">
              <w:r>
                <w:rPr>
                  <w:rFonts w:ascii="Cambria" w:hAnsi="Cambria" w:cs="Calibri"/>
                  <w:color w:val="000000"/>
                  <w:sz w:val="20"/>
                  <w:szCs w:val="20"/>
                  <w:lang w:val="pt-BR"/>
                </w:rPr>
                <w:instrText>"</w:instrText>
              </w:r>
              <w:r>
                <w:rPr>
                  <w:rFonts w:ascii="Cambria" w:hAnsi="Cambria" w:cs="Calibri"/>
                  <w:color w:val="000000"/>
                  <w:sz w:val="20"/>
                  <w:szCs w:val="20"/>
                  <w:lang w:val="pt-BR"/>
                </w:rPr>
              </w:r>
              <w:r>
                <w:rPr>
                  <w:rFonts w:ascii="Cambria" w:hAnsi="Cambria" w:cs="Calibri"/>
                  <w:color w:val="000000"/>
                  <w:sz w:val="20"/>
                  <w:szCs w:val="20"/>
                  <w:lang w:val="pt-BR"/>
                </w:rPr>
                <w:fldChar w:fldCharType="separate"/>
              </w:r>
            </w:ins>
            <w:ins w:id="757" w:author="FARIDA" w:date="2024-11-05T15:13:00Z">
              <w:r w:rsidRPr="002C3D8D">
                <w:rPr>
                  <w:rStyle w:val="Hyperlink"/>
                  <w:rFonts w:ascii="Cambria" w:hAnsi="Cambria" w:cs="Calibri"/>
                  <w:sz w:val="20"/>
                  <w:szCs w:val="20"/>
                  <w:lang w:val="pt-BR"/>
                </w:rPr>
                <w:t>sekretariat@</w:t>
              </w:r>
            </w:ins>
            <w:ins w:id="758" w:author="FARIDA" w:date="2024-11-05T15:16:00Z">
              <w:r w:rsidRPr="002C3D8D">
                <w:rPr>
                  <w:rStyle w:val="Hyperlink"/>
                  <w:rFonts w:ascii="Cambria" w:hAnsi="Cambria" w:cs="Calibri"/>
                  <w:sz w:val="20"/>
                  <w:szCs w:val="20"/>
                  <w:lang w:val="pt-BR"/>
                </w:rPr>
                <w:t>sukorejo</w:t>
              </w:r>
            </w:ins>
            <w:ins w:id="759" w:author="FARIDA" w:date="2024-11-05T15:13:00Z">
              <w:r w:rsidRPr="002C3D8D">
                <w:rPr>
                  <w:rStyle w:val="Hyperlink"/>
                  <w:rFonts w:ascii="Cambria" w:hAnsi="Cambria" w:cs="Calibri"/>
                  <w:sz w:val="20"/>
                  <w:szCs w:val="20"/>
                  <w:lang w:val="pt-BR"/>
                </w:rPr>
                <w:t>.rs-primahusada.com</w:t>
              </w:r>
            </w:ins>
            <w:ins w:id="760" w:author="FARIDA" w:date="2024-11-05T15:16:00Z">
              <w:r>
                <w:rPr>
                  <w:rFonts w:ascii="Cambria" w:hAnsi="Cambria" w:cs="Calibri"/>
                  <w:color w:val="000000"/>
                  <w:sz w:val="20"/>
                  <w:szCs w:val="20"/>
                  <w:lang w:val="pt-BR"/>
                </w:rPr>
                <w:fldChar w:fldCharType="end"/>
              </w:r>
            </w:ins>
          </w:p>
        </w:tc>
        <w:tc>
          <w:tcPr>
            <w:tcW w:w="222" w:type="dxa"/>
            <w:vAlign w:val="center"/>
            <w:hideMark/>
          </w:tcPr>
          <w:p w14:paraId="10C34166" w14:textId="77777777" w:rsidR="002C3D8D" w:rsidRPr="0017213B" w:rsidRDefault="002C3D8D" w:rsidP="00ED79C8">
            <w:pPr>
              <w:rPr>
                <w:ins w:id="761" w:author="FARIDA" w:date="2024-11-05T15:13:00Z"/>
                <w:rFonts w:ascii="Cambria" w:hAnsi="Cambria"/>
                <w:sz w:val="20"/>
                <w:szCs w:val="20"/>
              </w:rPr>
            </w:pPr>
          </w:p>
        </w:tc>
      </w:tr>
      <w:tr w:rsidR="002C3D8D" w:rsidRPr="00B45E1A" w14:paraId="253C88DF" w14:textId="77777777" w:rsidTr="00ED79C8">
        <w:trPr>
          <w:trHeight w:val="290"/>
          <w:ins w:id="762"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E3AA2D4" w14:textId="77777777" w:rsidR="002C3D8D" w:rsidRPr="0017213B" w:rsidRDefault="002C3D8D" w:rsidP="00ED79C8">
            <w:pPr>
              <w:rPr>
                <w:ins w:id="763" w:author="FARIDA" w:date="2024-11-05T15:13:00Z"/>
                <w:rFonts w:ascii="Cambria" w:hAnsi="Cambria" w:cs="Calibri Light"/>
                <w:b/>
                <w:bCs/>
                <w:color w:val="000000"/>
                <w:sz w:val="20"/>
                <w:szCs w:val="20"/>
              </w:rPr>
            </w:pPr>
            <w:ins w:id="764" w:author="FARIDA" w:date="2024-11-05T15:13:00Z">
              <w:r w:rsidRPr="0017213B">
                <w:rPr>
                  <w:rFonts w:ascii="Cambria" w:hAnsi="Cambria" w:cs="Calibri Light"/>
                  <w:b/>
                  <w:bCs/>
                  <w:color w:val="000000"/>
                  <w:sz w:val="20"/>
                  <w:szCs w:val="20"/>
                </w:rPr>
                <w:lastRenderedPageBreak/>
                <w:t> </w:t>
              </w:r>
            </w:ins>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5A85A12A" w14:textId="77777777" w:rsidR="002C3D8D" w:rsidRPr="0017213B" w:rsidRDefault="002C3D8D" w:rsidP="00ED79C8">
            <w:pPr>
              <w:jc w:val="center"/>
              <w:rPr>
                <w:ins w:id="765" w:author="FARIDA" w:date="2024-11-05T15:13:00Z"/>
                <w:rFonts w:ascii="Cambria" w:hAnsi="Cambria" w:cs="Calibri"/>
                <w:color w:val="000000"/>
                <w:sz w:val="20"/>
                <w:szCs w:val="20"/>
              </w:rPr>
            </w:pPr>
            <w:ins w:id="766" w:author="FARIDA" w:date="2024-11-05T15:13:00Z">
              <w:r w:rsidRPr="0017213B">
                <w:rPr>
                  <w:rFonts w:ascii="Cambria" w:hAnsi="Cambria" w:cs="Calibri"/>
                  <w:color w:val="000000"/>
                  <w:sz w:val="20"/>
                  <w:szCs w:val="20"/>
                </w:rPr>
                <w:t> </w:t>
              </w:r>
            </w:ins>
          </w:p>
        </w:tc>
        <w:tc>
          <w:tcPr>
            <w:tcW w:w="222" w:type="dxa"/>
            <w:vAlign w:val="center"/>
            <w:hideMark/>
          </w:tcPr>
          <w:p w14:paraId="5384B5BA" w14:textId="77777777" w:rsidR="002C3D8D" w:rsidRPr="0017213B" w:rsidRDefault="002C3D8D" w:rsidP="00ED79C8">
            <w:pPr>
              <w:rPr>
                <w:ins w:id="767" w:author="FARIDA" w:date="2024-11-05T15:13:00Z"/>
                <w:rFonts w:ascii="Cambria" w:hAnsi="Cambria"/>
                <w:sz w:val="20"/>
                <w:szCs w:val="20"/>
              </w:rPr>
            </w:pPr>
          </w:p>
        </w:tc>
      </w:tr>
      <w:tr w:rsidR="002C3D8D" w:rsidRPr="00B45E1A" w14:paraId="34D6DBA3" w14:textId="77777777" w:rsidTr="00ED79C8">
        <w:trPr>
          <w:trHeight w:val="290"/>
          <w:ins w:id="768"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1E5BA6DC" w14:textId="77777777" w:rsidR="002C3D8D" w:rsidRPr="0017213B" w:rsidRDefault="002C3D8D" w:rsidP="00ED79C8">
            <w:pPr>
              <w:rPr>
                <w:ins w:id="769" w:author="FARIDA" w:date="2024-11-05T15:13:00Z"/>
                <w:rFonts w:ascii="Cambria" w:hAnsi="Cambria" w:cs="Calibri Light"/>
                <w:b/>
                <w:bCs/>
                <w:color w:val="000000"/>
                <w:sz w:val="20"/>
                <w:szCs w:val="20"/>
              </w:rPr>
            </w:pPr>
            <w:ins w:id="770" w:author="FARIDA" w:date="2024-11-05T15:13:00Z">
              <w:r w:rsidRPr="0017213B">
                <w:rPr>
                  <w:rFonts w:ascii="Cambria" w:hAnsi="Cambria" w:cs="Calibri Light"/>
                  <w:b/>
                  <w:bCs/>
                  <w:color w:val="000000"/>
                  <w:sz w:val="20"/>
                  <w:szCs w:val="20"/>
                </w:rPr>
                <w:t> </w:t>
              </w:r>
            </w:ins>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3D1D0337" w14:textId="77777777" w:rsidR="002C3D8D" w:rsidRPr="0017213B" w:rsidRDefault="002C3D8D" w:rsidP="00ED79C8">
            <w:pPr>
              <w:jc w:val="center"/>
              <w:rPr>
                <w:ins w:id="771" w:author="FARIDA" w:date="2024-11-05T15:13:00Z"/>
                <w:rFonts w:ascii="Cambria" w:hAnsi="Cambria" w:cs="Calibri"/>
                <w:color w:val="000000"/>
                <w:sz w:val="20"/>
                <w:szCs w:val="20"/>
              </w:rPr>
            </w:pPr>
            <w:ins w:id="772" w:author="FARIDA" w:date="2024-11-05T15:13:00Z">
              <w:r w:rsidRPr="0017213B">
                <w:rPr>
                  <w:rFonts w:ascii="Cambria" w:hAnsi="Cambria" w:cs="Calibri"/>
                  <w:color w:val="000000"/>
                  <w:sz w:val="20"/>
                  <w:szCs w:val="20"/>
                </w:rPr>
                <w:t> </w:t>
              </w:r>
            </w:ins>
          </w:p>
        </w:tc>
        <w:tc>
          <w:tcPr>
            <w:tcW w:w="222" w:type="dxa"/>
            <w:vAlign w:val="center"/>
            <w:hideMark/>
          </w:tcPr>
          <w:p w14:paraId="1D111ECA" w14:textId="77777777" w:rsidR="002C3D8D" w:rsidRPr="0017213B" w:rsidRDefault="002C3D8D" w:rsidP="00ED79C8">
            <w:pPr>
              <w:rPr>
                <w:ins w:id="773" w:author="FARIDA" w:date="2024-11-05T15:13:00Z"/>
                <w:rFonts w:ascii="Cambria" w:hAnsi="Cambria"/>
                <w:sz w:val="20"/>
                <w:szCs w:val="20"/>
              </w:rPr>
            </w:pPr>
          </w:p>
        </w:tc>
      </w:tr>
      <w:tr w:rsidR="002C3D8D" w:rsidRPr="00B45E1A" w14:paraId="03E69772" w14:textId="77777777" w:rsidTr="00ED79C8">
        <w:trPr>
          <w:trHeight w:val="290"/>
          <w:ins w:id="774"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31B4D528" w14:textId="77777777" w:rsidR="002C3D8D" w:rsidRPr="0017213B" w:rsidRDefault="002C3D8D" w:rsidP="00ED79C8">
            <w:pPr>
              <w:rPr>
                <w:ins w:id="775" w:author="FARIDA" w:date="2024-11-05T15:13:00Z"/>
                <w:rFonts w:ascii="Cambria" w:hAnsi="Cambria" w:cs="Calibri Light"/>
                <w:b/>
                <w:bCs/>
                <w:color w:val="000000"/>
                <w:sz w:val="20"/>
                <w:szCs w:val="20"/>
              </w:rPr>
            </w:pPr>
            <w:ins w:id="776" w:author="FARIDA" w:date="2024-11-05T15:13:00Z">
              <w:r w:rsidRPr="0017213B">
                <w:rPr>
                  <w:rFonts w:ascii="Cambria" w:hAnsi="Cambria" w:cs="Calibri Light"/>
                  <w:b/>
                  <w:bCs/>
                  <w:color w:val="000000"/>
                  <w:sz w:val="20"/>
                  <w:szCs w:val="20"/>
                </w:rPr>
                <w:t xml:space="preserve">Nama </w:t>
              </w:r>
              <w:proofErr w:type="spellStart"/>
              <w:r w:rsidRPr="0017213B">
                <w:rPr>
                  <w:rFonts w:ascii="Cambria" w:hAnsi="Cambria" w:cs="Calibri Light"/>
                  <w:b/>
                  <w:bCs/>
                  <w:color w:val="000000"/>
                  <w:sz w:val="20"/>
                  <w:szCs w:val="20"/>
                </w:rPr>
                <w:t>Direktur</w:t>
              </w:r>
              <w:proofErr w:type="spellEnd"/>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01622A50" w14:textId="0AF87CDE" w:rsidR="002C3D8D" w:rsidRPr="0017213B" w:rsidRDefault="002C3D8D" w:rsidP="00ED79C8">
            <w:pPr>
              <w:rPr>
                <w:ins w:id="777" w:author="FARIDA" w:date="2024-11-05T15:13:00Z"/>
                <w:rFonts w:ascii="Cambria" w:hAnsi="Cambria" w:cs="Calibri"/>
                <w:color w:val="000000"/>
                <w:sz w:val="20"/>
                <w:szCs w:val="20"/>
              </w:rPr>
            </w:pPr>
            <w:ins w:id="778"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proofErr w:type="spellStart"/>
              <w:r>
                <w:rPr>
                  <w:rFonts w:ascii="Cambria" w:hAnsi="Cambria" w:cs="Calibri"/>
                  <w:color w:val="000000"/>
                  <w:sz w:val="20"/>
                  <w:szCs w:val="20"/>
                </w:rPr>
                <w:t>dr.</w:t>
              </w:r>
            </w:ins>
            <w:ins w:id="779" w:author="FARIDA" w:date="2024-11-05T15:16:00Z">
              <w:r>
                <w:rPr>
                  <w:rFonts w:ascii="Cambria" w:hAnsi="Cambria" w:cs="Calibri"/>
                  <w:color w:val="000000"/>
                  <w:sz w:val="20"/>
                  <w:szCs w:val="20"/>
                </w:rPr>
                <w:t>Ifit</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Bagus</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Apriantono</w:t>
              </w:r>
            </w:ins>
            <w:proofErr w:type="spellEnd"/>
          </w:p>
        </w:tc>
        <w:tc>
          <w:tcPr>
            <w:tcW w:w="222" w:type="dxa"/>
            <w:vAlign w:val="center"/>
            <w:hideMark/>
          </w:tcPr>
          <w:p w14:paraId="2DFDFD2E" w14:textId="77777777" w:rsidR="002C3D8D" w:rsidRPr="0017213B" w:rsidRDefault="002C3D8D" w:rsidP="00ED79C8">
            <w:pPr>
              <w:rPr>
                <w:ins w:id="780" w:author="FARIDA" w:date="2024-11-05T15:13:00Z"/>
                <w:rFonts w:ascii="Cambria" w:hAnsi="Cambria"/>
                <w:sz w:val="20"/>
                <w:szCs w:val="20"/>
              </w:rPr>
            </w:pPr>
          </w:p>
        </w:tc>
      </w:tr>
      <w:tr w:rsidR="002C3D8D" w:rsidRPr="00B45E1A" w14:paraId="36589AAB" w14:textId="77777777" w:rsidTr="00ED79C8">
        <w:trPr>
          <w:trHeight w:val="290"/>
          <w:ins w:id="781"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404CA534" w14:textId="77777777" w:rsidR="002C3D8D" w:rsidRPr="0017213B" w:rsidRDefault="002C3D8D" w:rsidP="00ED79C8">
            <w:pPr>
              <w:rPr>
                <w:ins w:id="782" w:author="FARIDA" w:date="2024-11-05T15:13:00Z"/>
                <w:rFonts w:ascii="Cambria" w:hAnsi="Cambria" w:cs="Calibri Light"/>
                <w:b/>
                <w:bCs/>
                <w:color w:val="000000"/>
                <w:sz w:val="20"/>
                <w:szCs w:val="20"/>
              </w:rPr>
            </w:pPr>
            <w:proofErr w:type="spellStart"/>
            <w:ins w:id="783" w:author="FARIDA" w:date="2024-11-05T15:13:00Z">
              <w:r w:rsidRPr="0017213B">
                <w:rPr>
                  <w:rFonts w:ascii="Cambria" w:hAnsi="Cambria" w:cs="Calibri Light"/>
                  <w:b/>
                  <w:bCs/>
                  <w:color w:val="000000"/>
                  <w:sz w:val="20"/>
                  <w:szCs w:val="20"/>
                </w:rPr>
                <w:t>Jabatan</w:t>
              </w:r>
              <w:proofErr w:type="spellEnd"/>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576A813C" w14:textId="77777777" w:rsidR="002C3D8D" w:rsidRPr="0017213B" w:rsidRDefault="002C3D8D" w:rsidP="00ED79C8">
            <w:pPr>
              <w:rPr>
                <w:ins w:id="784" w:author="FARIDA" w:date="2024-11-05T15:13:00Z"/>
                <w:rFonts w:ascii="Cambria" w:hAnsi="Cambria" w:cs="Calibri"/>
                <w:color w:val="000000"/>
                <w:sz w:val="20"/>
                <w:szCs w:val="20"/>
              </w:rPr>
            </w:pPr>
            <w:ins w:id="785"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proofErr w:type="spellStart"/>
              <w:r>
                <w:rPr>
                  <w:rFonts w:ascii="Cambria" w:hAnsi="Cambria" w:cs="Calibri"/>
                  <w:color w:val="000000"/>
                  <w:sz w:val="20"/>
                  <w:szCs w:val="20"/>
                </w:rPr>
                <w:t>Direktur</w:t>
              </w:r>
              <w:proofErr w:type="spellEnd"/>
            </w:ins>
          </w:p>
        </w:tc>
        <w:tc>
          <w:tcPr>
            <w:tcW w:w="222" w:type="dxa"/>
            <w:vAlign w:val="center"/>
            <w:hideMark/>
          </w:tcPr>
          <w:p w14:paraId="2BECCBF1" w14:textId="77777777" w:rsidR="002C3D8D" w:rsidRPr="0017213B" w:rsidRDefault="002C3D8D" w:rsidP="00ED79C8">
            <w:pPr>
              <w:rPr>
                <w:ins w:id="786" w:author="FARIDA" w:date="2024-11-05T15:13:00Z"/>
                <w:rFonts w:ascii="Cambria" w:hAnsi="Cambria"/>
                <w:sz w:val="20"/>
                <w:szCs w:val="20"/>
              </w:rPr>
            </w:pPr>
          </w:p>
        </w:tc>
      </w:tr>
      <w:tr w:rsidR="002C3D8D" w:rsidRPr="00B45E1A" w14:paraId="7A2C3A31" w14:textId="77777777" w:rsidTr="00ED79C8">
        <w:trPr>
          <w:trHeight w:val="290"/>
          <w:ins w:id="787"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00325BDB" w14:textId="77777777" w:rsidR="002C3D8D" w:rsidRPr="0017213B" w:rsidRDefault="002C3D8D" w:rsidP="00ED79C8">
            <w:pPr>
              <w:rPr>
                <w:ins w:id="788" w:author="FARIDA" w:date="2024-11-05T15:13:00Z"/>
                <w:rFonts w:ascii="Cambria" w:hAnsi="Cambria" w:cs="Calibri Light"/>
                <w:b/>
                <w:bCs/>
                <w:color w:val="000000"/>
                <w:sz w:val="20"/>
                <w:szCs w:val="20"/>
              </w:rPr>
            </w:pPr>
            <w:ins w:id="789" w:author="FARIDA" w:date="2024-11-05T15:13:00Z">
              <w:r w:rsidRPr="0017213B">
                <w:rPr>
                  <w:rFonts w:ascii="Cambria" w:hAnsi="Cambria" w:cs="Calibri Light"/>
                  <w:b/>
                  <w:bCs/>
                  <w:color w:val="000000"/>
                  <w:sz w:val="20"/>
                  <w:szCs w:val="20"/>
                </w:rPr>
                <w:t>No HP</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26FA89D9" w14:textId="4DB79A44" w:rsidR="002C3D8D" w:rsidRPr="0017213B" w:rsidRDefault="002C3D8D" w:rsidP="00ED79C8">
            <w:pPr>
              <w:rPr>
                <w:ins w:id="790" w:author="FARIDA" w:date="2024-11-05T15:13:00Z"/>
                <w:rFonts w:ascii="Cambria" w:hAnsi="Cambria" w:cs="Calibri"/>
                <w:color w:val="000000"/>
                <w:sz w:val="20"/>
                <w:szCs w:val="20"/>
              </w:rPr>
            </w:pPr>
            <w:ins w:id="791"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03</w:t>
              </w:r>
            </w:ins>
            <w:ins w:id="792" w:author="FARIDA" w:date="2024-11-05T15:16:00Z">
              <w:r>
                <w:rPr>
                  <w:rFonts w:ascii="Cambria" w:hAnsi="Cambria" w:cs="Calibri"/>
                  <w:color w:val="000000"/>
                  <w:sz w:val="20"/>
                  <w:szCs w:val="20"/>
                </w:rPr>
                <w:t>43 - 6745000</w:t>
              </w:r>
            </w:ins>
          </w:p>
        </w:tc>
        <w:tc>
          <w:tcPr>
            <w:tcW w:w="222" w:type="dxa"/>
            <w:vAlign w:val="center"/>
            <w:hideMark/>
          </w:tcPr>
          <w:p w14:paraId="74870087" w14:textId="77777777" w:rsidR="002C3D8D" w:rsidRPr="0017213B" w:rsidRDefault="002C3D8D" w:rsidP="00ED79C8">
            <w:pPr>
              <w:rPr>
                <w:ins w:id="793" w:author="FARIDA" w:date="2024-11-05T15:13:00Z"/>
                <w:rFonts w:ascii="Cambria" w:hAnsi="Cambria"/>
                <w:sz w:val="20"/>
                <w:szCs w:val="20"/>
              </w:rPr>
            </w:pPr>
          </w:p>
        </w:tc>
      </w:tr>
      <w:tr w:rsidR="002C3D8D" w:rsidRPr="00B45E1A" w14:paraId="2E6DF90F" w14:textId="77777777" w:rsidTr="00ED79C8">
        <w:trPr>
          <w:trHeight w:val="290"/>
          <w:ins w:id="794"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0DC17373" w14:textId="77777777" w:rsidR="002C3D8D" w:rsidRPr="0017213B" w:rsidRDefault="002C3D8D" w:rsidP="00ED79C8">
            <w:pPr>
              <w:rPr>
                <w:ins w:id="795" w:author="FARIDA" w:date="2024-11-05T15:13:00Z"/>
                <w:rFonts w:ascii="Cambria" w:hAnsi="Cambria" w:cs="Calibri Light"/>
                <w:b/>
                <w:bCs/>
                <w:color w:val="000000"/>
                <w:sz w:val="20"/>
                <w:szCs w:val="20"/>
              </w:rPr>
            </w:pPr>
            <w:ins w:id="796" w:author="FARIDA" w:date="2024-11-05T15:13:00Z">
              <w:r w:rsidRPr="0017213B">
                <w:rPr>
                  <w:rFonts w:ascii="Cambria" w:hAnsi="Cambria" w:cs="Calibri Light"/>
                  <w:b/>
                  <w:bCs/>
                  <w:color w:val="000000"/>
                  <w:sz w:val="20"/>
                  <w:szCs w:val="20"/>
                </w:rPr>
                <w:t>Alamat Email</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5176A9D0" w14:textId="44763A72" w:rsidR="002C3D8D" w:rsidRPr="0017213B" w:rsidRDefault="002C3D8D" w:rsidP="00ED79C8">
            <w:pPr>
              <w:rPr>
                <w:ins w:id="797" w:author="FARIDA" w:date="2024-11-05T15:13:00Z"/>
                <w:rFonts w:ascii="Cambria" w:hAnsi="Cambria" w:cs="Calibri"/>
                <w:color w:val="000000"/>
                <w:sz w:val="20"/>
                <w:szCs w:val="20"/>
              </w:rPr>
            </w:pPr>
            <w:ins w:id="798"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ins>
            <w:ins w:id="799" w:author="FARIDA" w:date="2024-11-05T15:22:00Z">
              <w:r w:rsidR="00914C99">
                <w:rPr>
                  <w:rFonts w:ascii="Cambria" w:hAnsi="Cambria" w:cs="Calibri"/>
                  <w:color w:val="000000"/>
                  <w:sz w:val="20"/>
                  <w:szCs w:val="20"/>
                  <w:lang w:val="pt-BR"/>
                </w:rPr>
                <w:fldChar w:fldCharType="begin"/>
              </w:r>
              <w:r w:rsidR="00914C99">
                <w:rPr>
                  <w:rFonts w:ascii="Cambria" w:hAnsi="Cambria" w:cs="Calibri"/>
                  <w:color w:val="000000"/>
                  <w:sz w:val="20"/>
                  <w:szCs w:val="20"/>
                  <w:lang w:val="pt-BR"/>
                </w:rPr>
                <w:instrText>HYPERLINK "mailto:</w:instrText>
              </w:r>
            </w:ins>
            <w:ins w:id="800" w:author="FARIDA" w:date="2024-11-05T15:13:00Z">
              <w:r w:rsidR="00914C99" w:rsidRPr="00914C99">
                <w:rPr>
                  <w:color w:val="000000"/>
                  <w:rPrChange w:id="801" w:author="FARIDA" w:date="2024-11-05T15:22:00Z">
                    <w:rPr>
                      <w:rStyle w:val="Hyperlink"/>
                      <w:rFonts w:ascii="Cambria" w:hAnsi="Cambria" w:cs="Calibri"/>
                      <w:sz w:val="20"/>
                      <w:szCs w:val="20"/>
                      <w:lang w:val="pt-BR"/>
                    </w:rPr>
                  </w:rPrChange>
                </w:rPr>
                <w:instrText>sekretariat@</w:instrText>
              </w:r>
            </w:ins>
            <w:ins w:id="802" w:author="FARIDA" w:date="2024-11-05T15:17:00Z">
              <w:r w:rsidR="00914C99" w:rsidRPr="00914C99">
                <w:rPr>
                  <w:color w:val="000000"/>
                  <w:rPrChange w:id="803" w:author="FARIDA" w:date="2024-11-05T15:22:00Z">
                    <w:rPr>
                      <w:rStyle w:val="Hyperlink"/>
                      <w:rFonts w:ascii="Cambria" w:hAnsi="Cambria" w:cs="Calibri"/>
                      <w:sz w:val="20"/>
                      <w:szCs w:val="20"/>
                      <w:lang w:val="pt-BR"/>
                    </w:rPr>
                  </w:rPrChange>
                </w:rPr>
                <w:instrText>sukorejo</w:instrText>
              </w:r>
            </w:ins>
            <w:ins w:id="804" w:author="FARIDA" w:date="2024-11-05T15:13:00Z">
              <w:r w:rsidR="00914C99" w:rsidRPr="00914C99">
                <w:rPr>
                  <w:color w:val="000000"/>
                  <w:rPrChange w:id="805" w:author="FARIDA" w:date="2024-11-05T15:22:00Z">
                    <w:rPr>
                      <w:rStyle w:val="Hyperlink"/>
                      <w:rFonts w:ascii="Cambria" w:hAnsi="Cambria" w:cs="Calibri"/>
                      <w:sz w:val="20"/>
                      <w:szCs w:val="20"/>
                      <w:lang w:val="pt-BR"/>
                    </w:rPr>
                  </w:rPrChange>
                </w:rPr>
                <w:instrText>.rs-primahusada.com</w:instrText>
              </w:r>
            </w:ins>
            <w:ins w:id="806" w:author="FARIDA" w:date="2024-11-05T15:22:00Z">
              <w:r w:rsidR="00914C99">
                <w:rPr>
                  <w:rFonts w:ascii="Cambria" w:hAnsi="Cambria" w:cs="Calibri"/>
                  <w:color w:val="000000"/>
                  <w:sz w:val="20"/>
                  <w:szCs w:val="20"/>
                  <w:lang w:val="pt-BR"/>
                </w:rPr>
                <w:instrText>"</w:instrText>
              </w:r>
              <w:r w:rsidR="00914C99">
                <w:rPr>
                  <w:rFonts w:ascii="Cambria" w:hAnsi="Cambria" w:cs="Calibri"/>
                  <w:color w:val="000000"/>
                  <w:sz w:val="20"/>
                  <w:szCs w:val="20"/>
                  <w:lang w:val="pt-BR"/>
                </w:rPr>
              </w:r>
              <w:r w:rsidR="00914C99">
                <w:rPr>
                  <w:rFonts w:ascii="Cambria" w:hAnsi="Cambria" w:cs="Calibri"/>
                  <w:color w:val="000000"/>
                  <w:sz w:val="20"/>
                  <w:szCs w:val="20"/>
                  <w:lang w:val="pt-BR"/>
                </w:rPr>
                <w:fldChar w:fldCharType="separate"/>
              </w:r>
            </w:ins>
            <w:ins w:id="807" w:author="FARIDA" w:date="2024-11-05T15:13:00Z">
              <w:r w:rsidR="00914C99" w:rsidRPr="00914C99">
                <w:rPr>
                  <w:rStyle w:val="Hyperlink"/>
                  <w:rFonts w:ascii="Cambria" w:hAnsi="Cambria" w:cs="Calibri"/>
                  <w:sz w:val="20"/>
                  <w:szCs w:val="20"/>
                  <w:lang w:val="pt-BR"/>
                </w:rPr>
                <w:t>sekretariat@</w:t>
              </w:r>
            </w:ins>
            <w:ins w:id="808" w:author="FARIDA" w:date="2024-11-05T15:17:00Z">
              <w:r w:rsidR="00914C99" w:rsidRPr="00914C99">
                <w:rPr>
                  <w:rStyle w:val="Hyperlink"/>
                  <w:rFonts w:ascii="Cambria" w:hAnsi="Cambria" w:cs="Calibri"/>
                  <w:sz w:val="20"/>
                  <w:szCs w:val="20"/>
                  <w:lang w:val="pt-BR"/>
                </w:rPr>
                <w:t>sukorejo</w:t>
              </w:r>
            </w:ins>
            <w:ins w:id="809" w:author="FARIDA" w:date="2024-11-05T15:13:00Z">
              <w:r w:rsidR="00914C99" w:rsidRPr="00914C99">
                <w:rPr>
                  <w:rStyle w:val="Hyperlink"/>
                  <w:rFonts w:ascii="Cambria" w:hAnsi="Cambria" w:cs="Calibri"/>
                  <w:sz w:val="20"/>
                  <w:szCs w:val="20"/>
                  <w:lang w:val="pt-BR"/>
                </w:rPr>
                <w:t>.rs-primahusada.com</w:t>
              </w:r>
            </w:ins>
            <w:ins w:id="810" w:author="FARIDA" w:date="2024-11-05T15:22:00Z">
              <w:r w:rsidR="00914C99">
                <w:rPr>
                  <w:rFonts w:ascii="Cambria" w:hAnsi="Cambria" w:cs="Calibri"/>
                  <w:color w:val="000000"/>
                  <w:sz w:val="20"/>
                  <w:szCs w:val="20"/>
                  <w:lang w:val="pt-BR"/>
                </w:rPr>
                <w:fldChar w:fldCharType="end"/>
              </w:r>
            </w:ins>
          </w:p>
        </w:tc>
        <w:tc>
          <w:tcPr>
            <w:tcW w:w="222" w:type="dxa"/>
            <w:vAlign w:val="center"/>
            <w:hideMark/>
          </w:tcPr>
          <w:p w14:paraId="505D82C1" w14:textId="77777777" w:rsidR="002C3D8D" w:rsidRPr="0017213B" w:rsidRDefault="002C3D8D" w:rsidP="00ED79C8">
            <w:pPr>
              <w:rPr>
                <w:ins w:id="811" w:author="FARIDA" w:date="2024-11-05T15:13:00Z"/>
                <w:rFonts w:ascii="Cambria" w:hAnsi="Cambria"/>
                <w:sz w:val="20"/>
                <w:szCs w:val="20"/>
              </w:rPr>
            </w:pPr>
          </w:p>
        </w:tc>
      </w:tr>
      <w:tr w:rsidR="002C3D8D" w:rsidRPr="00B45E1A" w14:paraId="40D00AF4" w14:textId="77777777" w:rsidTr="00ED79C8">
        <w:trPr>
          <w:trHeight w:val="290"/>
          <w:ins w:id="812"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4BF89136" w14:textId="77777777" w:rsidR="002C3D8D" w:rsidRPr="0017213B" w:rsidRDefault="002C3D8D" w:rsidP="00ED79C8">
            <w:pPr>
              <w:rPr>
                <w:ins w:id="813" w:author="FARIDA" w:date="2024-11-05T15:13:00Z"/>
                <w:rFonts w:ascii="Cambria" w:hAnsi="Cambria" w:cs="Calibri Light"/>
                <w:b/>
                <w:bCs/>
                <w:color w:val="000000"/>
                <w:sz w:val="20"/>
                <w:szCs w:val="20"/>
              </w:rPr>
            </w:pPr>
            <w:ins w:id="814" w:author="FARIDA" w:date="2024-11-05T15:13:00Z">
              <w:r w:rsidRPr="0017213B">
                <w:rPr>
                  <w:rFonts w:ascii="Cambria" w:hAnsi="Cambria" w:cs="Calibri Light"/>
                  <w:b/>
                  <w:bCs/>
                  <w:color w:val="000000"/>
                  <w:sz w:val="20"/>
                  <w:szCs w:val="20"/>
                </w:rPr>
                <w:t> </w:t>
              </w:r>
            </w:ins>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19E79983" w14:textId="77777777" w:rsidR="002C3D8D" w:rsidRPr="0017213B" w:rsidRDefault="002C3D8D" w:rsidP="00ED79C8">
            <w:pPr>
              <w:jc w:val="center"/>
              <w:rPr>
                <w:ins w:id="815" w:author="FARIDA" w:date="2024-11-05T15:13:00Z"/>
                <w:rFonts w:ascii="Cambria" w:hAnsi="Cambria" w:cs="Calibri"/>
                <w:color w:val="000000"/>
                <w:sz w:val="20"/>
                <w:szCs w:val="20"/>
              </w:rPr>
            </w:pPr>
            <w:ins w:id="816" w:author="FARIDA" w:date="2024-11-05T15:13:00Z">
              <w:r w:rsidRPr="0017213B">
                <w:rPr>
                  <w:rFonts w:ascii="Cambria" w:hAnsi="Cambria" w:cs="Calibri"/>
                  <w:color w:val="000000"/>
                  <w:sz w:val="20"/>
                  <w:szCs w:val="20"/>
                </w:rPr>
                <w:t> </w:t>
              </w:r>
            </w:ins>
          </w:p>
        </w:tc>
        <w:tc>
          <w:tcPr>
            <w:tcW w:w="222" w:type="dxa"/>
            <w:vAlign w:val="center"/>
            <w:hideMark/>
          </w:tcPr>
          <w:p w14:paraId="64F908B6" w14:textId="77777777" w:rsidR="002C3D8D" w:rsidRPr="0017213B" w:rsidRDefault="002C3D8D" w:rsidP="00ED79C8">
            <w:pPr>
              <w:rPr>
                <w:ins w:id="817" w:author="FARIDA" w:date="2024-11-05T15:13:00Z"/>
                <w:rFonts w:ascii="Cambria" w:hAnsi="Cambria"/>
                <w:sz w:val="20"/>
                <w:szCs w:val="20"/>
              </w:rPr>
            </w:pPr>
          </w:p>
        </w:tc>
      </w:tr>
      <w:tr w:rsidR="002C3D8D" w:rsidRPr="00B45E1A" w14:paraId="37A0077A" w14:textId="77777777" w:rsidTr="00ED79C8">
        <w:trPr>
          <w:trHeight w:val="290"/>
          <w:ins w:id="818"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08410E82" w14:textId="77777777" w:rsidR="002C3D8D" w:rsidRPr="0017213B" w:rsidRDefault="002C3D8D" w:rsidP="00ED79C8">
            <w:pPr>
              <w:rPr>
                <w:ins w:id="819" w:author="FARIDA" w:date="2024-11-05T15:13:00Z"/>
                <w:rFonts w:ascii="Cambria" w:hAnsi="Cambria" w:cs="Calibri Light"/>
                <w:b/>
                <w:bCs/>
                <w:color w:val="000000"/>
                <w:sz w:val="20"/>
                <w:szCs w:val="20"/>
              </w:rPr>
            </w:pPr>
            <w:ins w:id="820" w:author="FARIDA" w:date="2024-11-05T15:13:00Z">
              <w:r w:rsidRPr="0017213B">
                <w:rPr>
                  <w:rFonts w:ascii="Cambria" w:hAnsi="Cambria" w:cs="Calibri Light"/>
                  <w:b/>
                  <w:bCs/>
                  <w:color w:val="000000"/>
                  <w:sz w:val="20"/>
                  <w:szCs w:val="20"/>
                </w:rPr>
                <w:t> </w:t>
              </w:r>
            </w:ins>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42D638DD" w14:textId="77777777" w:rsidR="002C3D8D" w:rsidRPr="0017213B" w:rsidRDefault="002C3D8D" w:rsidP="00ED79C8">
            <w:pPr>
              <w:jc w:val="center"/>
              <w:rPr>
                <w:ins w:id="821" w:author="FARIDA" w:date="2024-11-05T15:13:00Z"/>
                <w:rFonts w:ascii="Cambria" w:hAnsi="Cambria" w:cs="Calibri"/>
                <w:color w:val="000000"/>
                <w:sz w:val="20"/>
                <w:szCs w:val="20"/>
              </w:rPr>
            </w:pPr>
            <w:ins w:id="822" w:author="FARIDA" w:date="2024-11-05T15:13:00Z">
              <w:r w:rsidRPr="0017213B">
                <w:rPr>
                  <w:rFonts w:ascii="Cambria" w:hAnsi="Cambria" w:cs="Calibri"/>
                  <w:color w:val="000000"/>
                  <w:sz w:val="20"/>
                  <w:szCs w:val="20"/>
                </w:rPr>
                <w:t> </w:t>
              </w:r>
            </w:ins>
          </w:p>
        </w:tc>
        <w:tc>
          <w:tcPr>
            <w:tcW w:w="222" w:type="dxa"/>
            <w:vAlign w:val="center"/>
            <w:hideMark/>
          </w:tcPr>
          <w:p w14:paraId="2F50537F" w14:textId="77777777" w:rsidR="002C3D8D" w:rsidRPr="0017213B" w:rsidRDefault="002C3D8D" w:rsidP="00ED79C8">
            <w:pPr>
              <w:rPr>
                <w:ins w:id="823" w:author="FARIDA" w:date="2024-11-05T15:13:00Z"/>
                <w:rFonts w:ascii="Cambria" w:hAnsi="Cambria"/>
                <w:sz w:val="20"/>
                <w:szCs w:val="20"/>
              </w:rPr>
            </w:pPr>
          </w:p>
        </w:tc>
      </w:tr>
      <w:tr w:rsidR="002C3D8D" w:rsidRPr="00B45E1A" w14:paraId="7547656B" w14:textId="77777777" w:rsidTr="00ED79C8">
        <w:trPr>
          <w:trHeight w:val="290"/>
          <w:ins w:id="824"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114BB315" w14:textId="77777777" w:rsidR="002C3D8D" w:rsidRPr="0017213B" w:rsidRDefault="002C3D8D" w:rsidP="00ED79C8">
            <w:pPr>
              <w:rPr>
                <w:ins w:id="825" w:author="FARIDA" w:date="2024-11-05T15:13:00Z"/>
                <w:rFonts w:ascii="Cambria" w:hAnsi="Cambria" w:cs="Calibri Light"/>
                <w:b/>
                <w:bCs/>
                <w:color w:val="000000"/>
                <w:sz w:val="20"/>
                <w:szCs w:val="20"/>
              </w:rPr>
            </w:pPr>
            <w:ins w:id="826" w:author="FARIDA" w:date="2024-11-05T15:13:00Z">
              <w:r w:rsidRPr="0017213B">
                <w:rPr>
                  <w:rFonts w:ascii="Cambria" w:hAnsi="Cambria" w:cs="Calibri Light"/>
                  <w:b/>
                  <w:bCs/>
                  <w:color w:val="000000"/>
                  <w:sz w:val="20"/>
                  <w:szCs w:val="20"/>
                </w:rPr>
                <w:t>Nama PIC Marketing</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2021E55A" w14:textId="7E696402" w:rsidR="002C3D8D" w:rsidRPr="0017213B" w:rsidRDefault="002C3D8D" w:rsidP="00ED79C8">
            <w:pPr>
              <w:rPr>
                <w:ins w:id="827" w:author="FARIDA" w:date="2024-11-05T15:13:00Z"/>
                <w:rFonts w:ascii="Cambria" w:hAnsi="Cambria" w:cs="Calibri"/>
                <w:color w:val="000000"/>
                <w:sz w:val="20"/>
                <w:szCs w:val="20"/>
              </w:rPr>
            </w:pPr>
            <w:ins w:id="828" w:author="FARIDA" w:date="2024-11-05T15:13:00Z">
              <w:r w:rsidRPr="0017213B">
                <w:rPr>
                  <w:rFonts w:ascii="Cambria" w:hAnsi="Cambria" w:cs="Calibri"/>
                  <w:color w:val="000000"/>
                  <w:sz w:val="20"/>
                  <w:szCs w:val="20"/>
                </w:rPr>
                <w:t>:</w:t>
              </w:r>
            </w:ins>
            <w:ins w:id="829" w:author="FARIDA" w:date="2024-11-05T15:22:00Z">
              <w:r w:rsidR="00914C99">
                <w:rPr>
                  <w:rFonts w:ascii="Cambria" w:hAnsi="Cambria" w:cs="Calibri"/>
                  <w:color w:val="000000"/>
                  <w:sz w:val="20"/>
                  <w:szCs w:val="20"/>
                </w:rPr>
                <w:t xml:space="preserve"> </w:t>
              </w:r>
            </w:ins>
            <w:ins w:id="830" w:author="FARIDA" w:date="2024-11-05T15:25:00Z">
              <w:r w:rsidR="00914C99">
                <w:rPr>
                  <w:rFonts w:ascii="Cambria" w:hAnsi="Cambria" w:cs="Calibri"/>
                  <w:color w:val="000000"/>
                  <w:sz w:val="20"/>
                  <w:szCs w:val="20"/>
                </w:rPr>
                <w:t xml:space="preserve">Lidia </w:t>
              </w:r>
              <w:proofErr w:type="spellStart"/>
              <w:r w:rsidR="00914C99">
                <w:rPr>
                  <w:rFonts w:ascii="Cambria" w:hAnsi="Cambria" w:cs="Calibri"/>
                  <w:color w:val="000000"/>
                  <w:sz w:val="20"/>
                  <w:szCs w:val="20"/>
                </w:rPr>
                <w:t>Emilinda</w:t>
              </w:r>
              <w:proofErr w:type="spellEnd"/>
              <w:r w:rsidR="00914C99">
                <w:rPr>
                  <w:rFonts w:ascii="Cambria" w:hAnsi="Cambria" w:cs="Calibri"/>
                  <w:color w:val="000000"/>
                  <w:sz w:val="20"/>
                  <w:szCs w:val="20"/>
                </w:rPr>
                <w:t>, S.Tr.</w:t>
              </w:r>
              <w:proofErr w:type="spellStart"/>
              <w:r w:rsidR="00914C99">
                <w:rPr>
                  <w:rFonts w:ascii="Cambria" w:hAnsi="Cambria" w:cs="Calibri"/>
                  <w:color w:val="000000"/>
                  <w:sz w:val="20"/>
                  <w:szCs w:val="20"/>
                </w:rPr>
                <w:t>Keb</w:t>
              </w:r>
              <w:proofErr w:type="spellEnd"/>
              <w:r w:rsidR="00914C99">
                <w:rPr>
                  <w:rFonts w:ascii="Cambria" w:hAnsi="Cambria" w:cs="Calibri"/>
                  <w:color w:val="000000"/>
                  <w:sz w:val="20"/>
                  <w:szCs w:val="20"/>
                </w:rPr>
                <w:t>.,M.MRS</w:t>
              </w:r>
            </w:ins>
          </w:p>
        </w:tc>
        <w:tc>
          <w:tcPr>
            <w:tcW w:w="222" w:type="dxa"/>
            <w:vAlign w:val="center"/>
            <w:hideMark/>
          </w:tcPr>
          <w:p w14:paraId="4F68746D" w14:textId="77777777" w:rsidR="002C3D8D" w:rsidRPr="0017213B" w:rsidRDefault="002C3D8D" w:rsidP="00ED79C8">
            <w:pPr>
              <w:rPr>
                <w:ins w:id="831" w:author="FARIDA" w:date="2024-11-05T15:13:00Z"/>
                <w:rFonts w:ascii="Cambria" w:hAnsi="Cambria"/>
                <w:sz w:val="20"/>
                <w:szCs w:val="20"/>
              </w:rPr>
            </w:pPr>
          </w:p>
        </w:tc>
      </w:tr>
      <w:tr w:rsidR="002C3D8D" w:rsidRPr="00B45E1A" w14:paraId="4B78397A" w14:textId="77777777" w:rsidTr="00ED79C8">
        <w:trPr>
          <w:trHeight w:val="290"/>
          <w:ins w:id="832"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4F0AA252" w14:textId="77777777" w:rsidR="002C3D8D" w:rsidRPr="0017213B" w:rsidRDefault="002C3D8D" w:rsidP="00ED79C8">
            <w:pPr>
              <w:rPr>
                <w:ins w:id="833" w:author="FARIDA" w:date="2024-11-05T15:13:00Z"/>
                <w:rFonts w:ascii="Cambria" w:hAnsi="Cambria" w:cs="Calibri Light"/>
                <w:b/>
                <w:bCs/>
                <w:color w:val="000000"/>
                <w:sz w:val="20"/>
                <w:szCs w:val="20"/>
              </w:rPr>
            </w:pPr>
            <w:proofErr w:type="spellStart"/>
            <w:ins w:id="834" w:author="FARIDA" w:date="2024-11-05T15:13:00Z">
              <w:r w:rsidRPr="0017213B">
                <w:rPr>
                  <w:rFonts w:ascii="Cambria" w:hAnsi="Cambria" w:cs="Calibri Light"/>
                  <w:b/>
                  <w:bCs/>
                  <w:color w:val="000000"/>
                  <w:sz w:val="20"/>
                  <w:szCs w:val="20"/>
                </w:rPr>
                <w:t>Jabatan</w:t>
              </w:r>
              <w:proofErr w:type="spellEnd"/>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660205B8" w14:textId="77777777" w:rsidR="002C3D8D" w:rsidRPr="0017213B" w:rsidRDefault="002C3D8D" w:rsidP="00ED79C8">
            <w:pPr>
              <w:rPr>
                <w:ins w:id="835" w:author="FARIDA" w:date="2024-11-05T15:13:00Z"/>
                <w:rFonts w:ascii="Cambria" w:hAnsi="Cambria" w:cs="Calibri"/>
                <w:color w:val="000000"/>
                <w:sz w:val="20"/>
                <w:szCs w:val="20"/>
              </w:rPr>
            </w:pPr>
            <w:ins w:id="836"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Humas &amp; Marketing</w:t>
              </w:r>
            </w:ins>
          </w:p>
        </w:tc>
        <w:tc>
          <w:tcPr>
            <w:tcW w:w="222" w:type="dxa"/>
            <w:vAlign w:val="center"/>
            <w:hideMark/>
          </w:tcPr>
          <w:p w14:paraId="76A24D31" w14:textId="77777777" w:rsidR="002C3D8D" w:rsidRPr="0017213B" w:rsidRDefault="002C3D8D" w:rsidP="00ED79C8">
            <w:pPr>
              <w:rPr>
                <w:ins w:id="837" w:author="FARIDA" w:date="2024-11-05T15:13:00Z"/>
                <w:rFonts w:ascii="Cambria" w:hAnsi="Cambria"/>
                <w:sz w:val="20"/>
                <w:szCs w:val="20"/>
              </w:rPr>
            </w:pPr>
          </w:p>
        </w:tc>
      </w:tr>
      <w:tr w:rsidR="002C3D8D" w:rsidRPr="00B45E1A" w14:paraId="40C9FDDA" w14:textId="77777777" w:rsidTr="00ED79C8">
        <w:trPr>
          <w:trHeight w:val="290"/>
          <w:ins w:id="838"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5E41CDB8" w14:textId="77777777" w:rsidR="002C3D8D" w:rsidRPr="0017213B" w:rsidRDefault="002C3D8D" w:rsidP="00ED79C8">
            <w:pPr>
              <w:rPr>
                <w:ins w:id="839" w:author="FARIDA" w:date="2024-11-05T15:13:00Z"/>
                <w:rFonts w:ascii="Cambria" w:hAnsi="Cambria" w:cs="Calibri Light"/>
                <w:b/>
                <w:bCs/>
                <w:color w:val="000000"/>
                <w:sz w:val="20"/>
                <w:szCs w:val="20"/>
              </w:rPr>
            </w:pPr>
            <w:ins w:id="840" w:author="FARIDA" w:date="2024-11-05T15:13:00Z">
              <w:r w:rsidRPr="0017213B">
                <w:rPr>
                  <w:rFonts w:ascii="Cambria" w:hAnsi="Cambria" w:cs="Calibri Light"/>
                  <w:b/>
                  <w:bCs/>
                  <w:color w:val="000000"/>
                  <w:sz w:val="20"/>
                  <w:szCs w:val="20"/>
                </w:rPr>
                <w:t>No HP</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1D7DE1DD" w14:textId="6A058F78" w:rsidR="002C3D8D" w:rsidRPr="0017213B" w:rsidRDefault="002C3D8D" w:rsidP="00ED79C8">
            <w:pPr>
              <w:rPr>
                <w:ins w:id="841" w:author="FARIDA" w:date="2024-11-05T15:13:00Z"/>
                <w:rFonts w:ascii="Cambria" w:hAnsi="Cambria" w:cs="Calibri"/>
                <w:color w:val="000000"/>
                <w:sz w:val="20"/>
                <w:szCs w:val="20"/>
              </w:rPr>
            </w:pPr>
            <w:ins w:id="842"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08</w:t>
              </w:r>
            </w:ins>
            <w:ins w:id="843" w:author="FARIDA" w:date="2024-11-05T15:26:00Z">
              <w:r w:rsidR="00914C99">
                <w:rPr>
                  <w:rFonts w:ascii="Cambria" w:hAnsi="Cambria" w:cs="Calibri"/>
                  <w:color w:val="000000"/>
                  <w:sz w:val="20"/>
                  <w:szCs w:val="20"/>
                </w:rPr>
                <w:t>13 1557 4065</w:t>
              </w:r>
            </w:ins>
          </w:p>
        </w:tc>
        <w:tc>
          <w:tcPr>
            <w:tcW w:w="222" w:type="dxa"/>
            <w:vAlign w:val="center"/>
            <w:hideMark/>
          </w:tcPr>
          <w:p w14:paraId="014EA2D9" w14:textId="77777777" w:rsidR="002C3D8D" w:rsidRPr="0017213B" w:rsidRDefault="002C3D8D" w:rsidP="00ED79C8">
            <w:pPr>
              <w:rPr>
                <w:ins w:id="844" w:author="FARIDA" w:date="2024-11-05T15:13:00Z"/>
                <w:rFonts w:ascii="Cambria" w:hAnsi="Cambria"/>
                <w:sz w:val="20"/>
                <w:szCs w:val="20"/>
              </w:rPr>
            </w:pPr>
          </w:p>
        </w:tc>
      </w:tr>
      <w:tr w:rsidR="002C3D8D" w:rsidRPr="00B45E1A" w14:paraId="029AA7BC" w14:textId="77777777" w:rsidTr="00ED79C8">
        <w:trPr>
          <w:trHeight w:val="290"/>
          <w:ins w:id="845"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201C75AE" w14:textId="77777777" w:rsidR="002C3D8D" w:rsidRPr="0017213B" w:rsidRDefault="002C3D8D" w:rsidP="00ED79C8">
            <w:pPr>
              <w:rPr>
                <w:ins w:id="846" w:author="FARIDA" w:date="2024-11-05T15:13:00Z"/>
                <w:rFonts w:ascii="Cambria" w:hAnsi="Cambria" w:cs="Calibri Light"/>
                <w:b/>
                <w:bCs/>
                <w:color w:val="000000"/>
                <w:sz w:val="20"/>
                <w:szCs w:val="20"/>
              </w:rPr>
            </w:pPr>
            <w:ins w:id="847" w:author="FARIDA" w:date="2024-11-05T15:13:00Z">
              <w:r w:rsidRPr="0017213B">
                <w:rPr>
                  <w:rFonts w:ascii="Cambria" w:hAnsi="Cambria" w:cs="Calibri Light"/>
                  <w:b/>
                  <w:bCs/>
                  <w:color w:val="000000"/>
                  <w:sz w:val="20"/>
                  <w:szCs w:val="20"/>
                </w:rPr>
                <w:t>Alamat Email</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7EDB5F36" w14:textId="3718A0A6" w:rsidR="002C3D8D" w:rsidRPr="0017213B" w:rsidRDefault="002C3D8D" w:rsidP="00ED79C8">
            <w:pPr>
              <w:rPr>
                <w:ins w:id="848" w:author="FARIDA" w:date="2024-11-05T15:13:00Z"/>
                <w:rFonts w:ascii="Cambria" w:hAnsi="Cambria" w:cs="Calibri"/>
                <w:color w:val="000000"/>
                <w:sz w:val="20"/>
                <w:szCs w:val="20"/>
              </w:rPr>
            </w:pPr>
            <w:ins w:id="849"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ins>
            <w:ins w:id="850" w:author="FARIDA" w:date="2024-11-05T15:26:00Z">
              <w:r w:rsidR="00914C99" w:rsidRPr="00914C99">
                <w:rPr>
                  <w:rFonts w:ascii="Cambria" w:hAnsi="Cambria" w:cs="Calibri"/>
                  <w:color w:val="000000"/>
                  <w:sz w:val="20"/>
                  <w:szCs w:val="20"/>
                </w:rPr>
                <w:fldChar w:fldCharType="begin"/>
              </w:r>
              <w:r w:rsidR="00914C99" w:rsidRPr="00914C99">
                <w:rPr>
                  <w:rFonts w:ascii="Cambria" w:hAnsi="Cambria" w:cs="Calibri"/>
                  <w:color w:val="000000"/>
                  <w:sz w:val="20"/>
                  <w:szCs w:val="20"/>
                </w:rPr>
                <w:instrText>HYPERLINK "mailto:backupdatamarketingphs@gmail.com"</w:instrText>
              </w:r>
              <w:r w:rsidR="00914C99" w:rsidRPr="00914C99">
                <w:rPr>
                  <w:rFonts w:ascii="Cambria" w:hAnsi="Cambria" w:cs="Calibri"/>
                  <w:color w:val="000000"/>
                  <w:sz w:val="20"/>
                  <w:szCs w:val="20"/>
                </w:rPr>
              </w:r>
              <w:r w:rsidR="00914C99" w:rsidRPr="00914C99">
                <w:rPr>
                  <w:rFonts w:ascii="Cambria" w:hAnsi="Cambria" w:cs="Calibri"/>
                  <w:color w:val="000000"/>
                  <w:sz w:val="20"/>
                  <w:szCs w:val="20"/>
                </w:rPr>
                <w:fldChar w:fldCharType="separate"/>
              </w:r>
              <w:r w:rsidR="00914C99" w:rsidRPr="00914C99">
                <w:rPr>
                  <w:rStyle w:val="Hyperlink"/>
                  <w:rFonts w:ascii="Cambria" w:hAnsi="Cambria" w:cs="Calibri"/>
                  <w:sz w:val="20"/>
                  <w:szCs w:val="20"/>
                  <w:lang w:val="pt-BR"/>
                </w:rPr>
                <w:t>backupdatamarketingphs@gmail.com</w:t>
              </w:r>
              <w:r w:rsidR="00914C99" w:rsidRPr="00914C99">
                <w:rPr>
                  <w:rFonts w:ascii="Cambria" w:hAnsi="Cambria" w:cs="Calibri"/>
                  <w:color w:val="000000"/>
                  <w:sz w:val="20"/>
                  <w:szCs w:val="20"/>
                </w:rPr>
                <w:fldChar w:fldCharType="end"/>
              </w:r>
            </w:ins>
          </w:p>
        </w:tc>
        <w:tc>
          <w:tcPr>
            <w:tcW w:w="222" w:type="dxa"/>
            <w:vAlign w:val="center"/>
            <w:hideMark/>
          </w:tcPr>
          <w:p w14:paraId="40E09400" w14:textId="77777777" w:rsidR="002C3D8D" w:rsidRPr="0017213B" w:rsidRDefault="002C3D8D" w:rsidP="00ED79C8">
            <w:pPr>
              <w:rPr>
                <w:ins w:id="851" w:author="FARIDA" w:date="2024-11-05T15:13:00Z"/>
                <w:rFonts w:ascii="Cambria" w:hAnsi="Cambria"/>
                <w:sz w:val="20"/>
                <w:szCs w:val="20"/>
              </w:rPr>
            </w:pPr>
          </w:p>
        </w:tc>
      </w:tr>
      <w:tr w:rsidR="002C3D8D" w:rsidRPr="00B45E1A" w14:paraId="32D2033A" w14:textId="77777777" w:rsidTr="00ED79C8">
        <w:trPr>
          <w:trHeight w:val="290"/>
          <w:ins w:id="852"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022181B6" w14:textId="77777777" w:rsidR="002C3D8D" w:rsidRPr="0017213B" w:rsidRDefault="002C3D8D" w:rsidP="00ED79C8">
            <w:pPr>
              <w:rPr>
                <w:ins w:id="853" w:author="FARIDA" w:date="2024-11-05T15:13:00Z"/>
                <w:rFonts w:ascii="Cambria" w:hAnsi="Cambria" w:cs="Calibri Light"/>
                <w:b/>
                <w:bCs/>
                <w:color w:val="000000"/>
                <w:sz w:val="20"/>
                <w:szCs w:val="20"/>
              </w:rPr>
            </w:pPr>
            <w:ins w:id="854" w:author="FARIDA" w:date="2024-11-05T15:13:00Z">
              <w:r w:rsidRPr="0017213B">
                <w:rPr>
                  <w:rFonts w:ascii="Cambria" w:hAnsi="Cambria" w:cs="Calibri Light"/>
                  <w:b/>
                  <w:bCs/>
                  <w:color w:val="000000"/>
                  <w:sz w:val="20"/>
                  <w:szCs w:val="20"/>
                </w:rPr>
                <w:t> </w:t>
              </w:r>
            </w:ins>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5A79CF40" w14:textId="77777777" w:rsidR="002C3D8D" w:rsidRPr="0017213B" w:rsidRDefault="002C3D8D" w:rsidP="00ED79C8">
            <w:pPr>
              <w:jc w:val="center"/>
              <w:rPr>
                <w:ins w:id="855" w:author="FARIDA" w:date="2024-11-05T15:13:00Z"/>
                <w:rFonts w:ascii="Cambria" w:hAnsi="Cambria" w:cs="Calibri"/>
                <w:color w:val="000000"/>
                <w:sz w:val="20"/>
                <w:szCs w:val="20"/>
              </w:rPr>
            </w:pPr>
            <w:ins w:id="856" w:author="FARIDA" w:date="2024-11-05T15:13:00Z">
              <w:r w:rsidRPr="0017213B">
                <w:rPr>
                  <w:rFonts w:ascii="Cambria" w:hAnsi="Cambria" w:cs="Calibri"/>
                  <w:color w:val="000000"/>
                  <w:sz w:val="20"/>
                  <w:szCs w:val="20"/>
                </w:rPr>
                <w:t> </w:t>
              </w:r>
            </w:ins>
          </w:p>
        </w:tc>
        <w:tc>
          <w:tcPr>
            <w:tcW w:w="222" w:type="dxa"/>
            <w:vAlign w:val="center"/>
            <w:hideMark/>
          </w:tcPr>
          <w:p w14:paraId="0E10BA91" w14:textId="77777777" w:rsidR="002C3D8D" w:rsidRPr="0017213B" w:rsidRDefault="002C3D8D" w:rsidP="00ED79C8">
            <w:pPr>
              <w:rPr>
                <w:ins w:id="857" w:author="FARIDA" w:date="2024-11-05T15:13:00Z"/>
                <w:rFonts w:ascii="Cambria" w:hAnsi="Cambria"/>
                <w:sz w:val="20"/>
                <w:szCs w:val="20"/>
              </w:rPr>
            </w:pPr>
          </w:p>
        </w:tc>
      </w:tr>
      <w:tr w:rsidR="002C3D8D" w:rsidRPr="00B45E1A" w14:paraId="6BF89DAA" w14:textId="77777777" w:rsidTr="00ED79C8">
        <w:trPr>
          <w:trHeight w:val="290"/>
          <w:ins w:id="858"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3DD2848A" w14:textId="77777777" w:rsidR="002C3D8D" w:rsidRPr="0017213B" w:rsidRDefault="002C3D8D" w:rsidP="00ED79C8">
            <w:pPr>
              <w:rPr>
                <w:ins w:id="859" w:author="FARIDA" w:date="2024-11-05T15:13:00Z"/>
                <w:rFonts w:ascii="Cambria" w:hAnsi="Cambria" w:cs="Calibri Light"/>
                <w:b/>
                <w:bCs/>
                <w:color w:val="000000"/>
                <w:sz w:val="20"/>
                <w:szCs w:val="20"/>
              </w:rPr>
            </w:pPr>
            <w:ins w:id="860" w:author="FARIDA" w:date="2024-11-05T15:13:00Z">
              <w:r w:rsidRPr="0017213B">
                <w:rPr>
                  <w:rFonts w:ascii="Cambria" w:hAnsi="Cambria" w:cs="Calibri Light"/>
                  <w:b/>
                  <w:bCs/>
                  <w:color w:val="000000"/>
                  <w:sz w:val="20"/>
                  <w:szCs w:val="20"/>
                </w:rPr>
                <w:t> </w:t>
              </w:r>
            </w:ins>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50336C03" w14:textId="77777777" w:rsidR="002C3D8D" w:rsidRPr="0017213B" w:rsidRDefault="002C3D8D" w:rsidP="00ED79C8">
            <w:pPr>
              <w:jc w:val="center"/>
              <w:rPr>
                <w:ins w:id="861" w:author="FARIDA" w:date="2024-11-05T15:13:00Z"/>
                <w:rFonts w:ascii="Cambria" w:hAnsi="Cambria" w:cs="Calibri"/>
                <w:color w:val="000000"/>
                <w:sz w:val="20"/>
                <w:szCs w:val="20"/>
              </w:rPr>
            </w:pPr>
            <w:ins w:id="862" w:author="FARIDA" w:date="2024-11-05T15:13:00Z">
              <w:r w:rsidRPr="0017213B">
                <w:rPr>
                  <w:rFonts w:ascii="Cambria" w:hAnsi="Cambria" w:cs="Calibri"/>
                  <w:color w:val="000000"/>
                  <w:sz w:val="20"/>
                  <w:szCs w:val="20"/>
                </w:rPr>
                <w:t> </w:t>
              </w:r>
            </w:ins>
          </w:p>
        </w:tc>
        <w:tc>
          <w:tcPr>
            <w:tcW w:w="222" w:type="dxa"/>
            <w:vAlign w:val="center"/>
            <w:hideMark/>
          </w:tcPr>
          <w:p w14:paraId="5FC38CAC" w14:textId="77777777" w:rsidR="002C3D8D" w:rsidRPr="0017213B" w:rsidRDefault="002C3D8D" w:rsidP="00ED79C8">
            <w:pPr>
              <w:rPr>
                <w:ins w:id="863" w:author="FARIDA" w:date="2024-11-05T15:13:00Z"/>
                <w:rFonts w:ascii="Cambria" w:hAnsi="Cambria"/>
                <w:sz w:val="20"/>
                <w:szCs w:val="20"/>
              </w:rPr>
            </w:pPr>
          </w:p>
        </w:tc>
      </w:tr>
      <w:tr w:rsidR="002C3D8D" w:rsidRPr="00B45E1A" w14:paraId="2FF3FC8E" w14:textId="77777777" w:rsidTr="00ED79C8">
        <w:trPr>
          <w:trHeight w:val="290"/>
          <w:ins w:id="864"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3BC57446" w14:textId="77777777" w:rsidR="002C3D8D" w:rsidRPr="0017213B" w:rsidRDefault="002C3D8D" w:rsidP="00ED79C8">
            <w:pPr>
              <w:rPr>
                <w:ins w:id="865" w:author="FARIDA" w:date="2024-11-05T15:13:00Z"/>
                <w:rFonts w:ascii="Cambria" w:hAnsi="Cambria" w:cs="Calibri Light"/>
                <w:b/>
                <w:bCs/>
                <w:color w:val="000000"/>
                <w:sz w:val="20"/>
                <w:szCs w:val="20"/>
              </w:rPr>
            </w:pPr>
            <w:ins w:id="866" w:author="FARIDA" w:date="2024-11-05T15:13:00Z">
              <w:r w:rsidRPr="0017213B">
                <w:rPr>
                  <w:rFonts w:ascii="Cambria" w:hAnsi="Cambria" w:cs="Calibri Light"/>
                  <w:b/>
                  <w:bCs/>
                  <w:color w:val="000000"/>
                  <w:sz w:val="20"/>
                  <w:szCs w:val="20"/>
                </w:rPr>
                <w:t>Nama PIC Finance</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210A8277" w14:textId="70BC6F76" w:rsidR="002C3D8D" w:rsidRPr="0017213B" w:rsidRDefault="002C3D8D" w:rsidP="00ED79C8">
            <w:pPr>
              <w:rPr>
                <w:ins w:id="867" w:author="FARIDA" w:date="2024-11-05T15:13:00Z"/>
                <w:rFonts w:ascii="Cambria" w:hAnsi="Cambria" w:cs="Calibri"/>
                <w:color w:val="000000"/>
                <w:sz w:val="20"/>
                <w:szCs w:val="20"/>
              </w:rPr>
            </w:pPr>
            <w:ins w:id="868"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ins>
            <w:ins w:id="869" w:author="FARIDA" w:date="2024-11-05T15:26:00Z">
              <w:r w:rsidR="00914C99">
                <w:rPr>
                  <w:rFonts w:ascii="Cambria" w:hAnsi="Cambria" w:cs="Calibri"/>
                  <w:color w:val="000000"/>
                  <w:sz w:val="20"/>
                  <w:szCs w:val="20"/>
                </w:rPr>
                <w:t>Anita Sari</w:t>
              </w:r>
            </w:ins>
            <w:ins w:id="870" w:author="FARIDA" w:date="2024-11-05T15:13:00Z">
              <w:r>
                <w:rPr>
                  <w:rFonts w:ascii="Cambria" w:hAnsi="Cambria" w:cs="Calibri"/>
                  <w:color w:val="000000"/>
                  <w:sz w:val="20"/>
                  <w:szCs w:val="20"/>
                </w:rPr>
                <w:t>, S.E</w:t>
              </w:r>
            </w:ins>
          </w:p>
        </w:tc>
        <w:tc>
          <w:tcPr>
            <w:tcW w:w="222" w:type="dxa"/>
            <w:vAlign w:val="center"/>
            <w:hideMark/>
          </w:tcPr>
          <w:p w14:paraId="2B3BCB53" w14:textId="77777777" w:rsidR="002C3D8D" w:rsidRPr="0017213B" w:rsidRDefault="002C3D8D" w:rsidP="00ED79C8">
            <w:pPr>
              <w:rPr>
                <w:ins w:id="871" w:author="FARIDA" w:date="2024-11-05T15:13:00Z"/>
                <w:rFonts w:ascii="Cambria" w:hAnsi="Cambria"/>
                <w:sz w:val="20"/>
                <w:szCs w:val="20"/>
              </w:rPr>
            </w:pPr>
          </w:p>
        </w:tc>
      </w:tr>
      <w:tr w:rsidR="002C3D8D" w:rsidRPr="00B45E1A" w14:paraId="18A230D0" w14:textId="77777777" w:rsidTr="00ED79C8">
        <w:trPr>
          <w:trHeight w:val="290"/>
          <w:ins w:id="872"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3E2C9F6A" w14:textId="77777777" w:rsidR="002C3D8D" w:rsidRPr="0017213B" w:rsidRDefault="002C3D8D" w:rsidP="00ED79C8">
            <w:pPr>
              <w:rPr>
                <w:ins w:id="873" w:author="FARIDA" w:date="2024-11-05T15:13:00Z"/>
                <w:rFonts w:ascii="Cambria" w:hAnsi="Cambria" w:cs="Calibri Light"/>
                <w:b/>
                <w:bCs/>
                <w:color w:val="000000"/>
                <w:sz w:val="20"/>
                <w:szCs w:val="20"/>
              </w:rPr>
            </w:pPr>
            <w:proofErr w:type="spellStart"/>
            <w:ins w:id="874" w:author="FARIDA" w:date="2024-11-05T15:13:00Z">
              <w:r w:rsidRPr="0017213B">
                <w:rPr>
                  <w:rFonts w:ascii="Cambria" w:hAnsi="Cambria" w:cs="Calibri Light"/>
                  <w:b/>
                  <w:bCs/>
                  <w:color w:val="000000"/>
                  <w:sz w:val="20"/>
                  <w:szCs w:val="20"/>
                </w:rPr>
                <w:t>Jabatan</w:t>
              </w:r>
              <w:proofErr w:type="spellEnd"/>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50EC7874" w14:textId="77777777" w:rsidR="002C3D8D" w:rsidRPr="0017213B" w:rsidRDefault="002C3D8D" w:rsidP="00ED79C8">
            <w:pPr>
              <w:rPr>
                <w:ins w:id="875" w:author="FARIDA" w:date="2024-11-05T15:13:00Z"/>
                <w:rFonts w:ascii="Cambria" w:hAnsi="Cambria" w:cs="Calibri"/>
                <w:color w:val="000000"/>
                <w:sz w:val="20"/>
                <w:szCs w:val="20"/>
              </w:rPr>
            </w:pPr>
            <w:ins w:id="876"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proofErr w:type="spellStart"/>
              <w:r>
                <w:rPr>
                  <w:rFonts w:ascii="Cambria" w:hAnsi="Cambria" w:cs="Calibri"/>
                  <w:color w:val="000000"/>
                  <w:sz w:val="20"/>
                  <w:szCs w:val="20"/>
                </w:rPr>
                <w:t>Kepala</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Keuangan</w:t>
              </w:r>
              <w:proofErr w:type="spellEnd"/>
            </w:ins>
          </w:p>
        </w:tc>
        <w:tc>
          <w:tcPr>
            <w:tcW w:w="222" w:type="dxa"/>
            <w:vAlign w:val="center"/>
            <w:hideMark/>
          </w:tcPr>
          <w:p w14:paraId="1AD5D6E8" w14:textId="77777777" w:rsidR="002C3D8D" w:rsidRPr="0017213B" w:rsidRDefault="002C3D8D" w:rsidP="00ED79C8">
            <w:pPr>
              <w:rPr>
                <w:ins w:id="877" w:author="FARIDA" w:date="2024-11-05T15:13:00Z"/>
                <w:rFonts w:ascii="Cambria" w:hAnsi="Cambria"/>
                <w:sz w:val="20"/>
                <w:szCs w:val="20"/>
              </w:rPr>
            </w:pPr>
          </w:p>
        </w:tc>
      </w:tr>
      <w:tr w:rsidR="002C3D8D" w:rsidRPr="00B45E1A" w14:paraId="142BB9BB" w14:textId="77777777" w:rsidTr="00ED79C8">
        <w:trPr>
          <w:trHeight w:val="290"/>
          <w:ins w:id="878"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21376DB0" w14:textId="77777777" w:rsidR="002C3D8D" w:rsidRPr="0017213B" w:rsidRDefault="002C3D8D" w:rsidP="00ED79C8">
            <w:pPr>
              <w:rPr>
                <w:ins w:id="879" w:author="FARIDA" w:date="2024-11-05T15:13:00Z"/>
                <w:rFonts w:ascii="Cambria" w:hAnsi="Cambria" w:cs="Calibri Light"/>
                <w:b/>
                <w:bCs/>
                <w:color w:val="000000"/>
                <w:sz w:val="20"/>
                <w:szCs w:val="20"/>
              </w:rPr>
            </w:pPr>
            <w:ins w:id="880" w:author="FARIDA" w:date="2024-11-05T15:13:00Z">
              <w:r w:rsidRPr="0017213B">
                <w:rPr>
                  <w:rFonts w:ascii="Cambria" w:hAnsi="Cambria" w:cs="Calibri Light"/>
                  <w:b/>
                  <w:bCs/>
                  <w:color w:val="000000"/>
                  <w:sz w:val="20"/>
                  <w:szCs w:val="20"/>
                </w:rPr>
                <w:t>No HP</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6677AF69" w14:textId="4D331D88" w:rsidR="002C3D8D" w:rsidRPr="0017213B" w:rsidRDefault="002C3D8D" w:rsidP="00ED79C8">
            <w:pPr>
              <w:rPr>
                <w:ins w:id="881" w:author="FARIDA" w:date="2024-11-05T15:13:00Z"/>
                <w:rFonts w:ascii="Cambria" w:hAnsi="Cambria" w:cs="Calibri"/>
                <w:color w:val="000000"/>
                <w:sz w:val="20"/>
                <w:szCs w:val="20"/>
              </w:rPr>
            </w:pPr>
            <w:ins w:id="882"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ins>
            <w:ins w:id="883" w:author="FARIDA" w:date="2024-11-05T15:27:00Z">
              <w:r w:rsidR="00914C99">
                <w:rPr>
                  <w:rFonts w:ascii="Cambria" w:hAnsi="Cambria" w:cs="Calibri"/>
                  <w:color w:val="000000"/>
                  <w:sz w:val="20"/>
                  <w:szCs w:val="20"/>
                </w:rPr>
                <w:t>0343 - 6745000</w:t>
              </w:r>
            </w:ins>
          </w:p>
        </w:tc>
        <w:tc>
          <w:tcPr>
            <w:tcW w:w="222" w:type="dxa"/>
            <w:vAlign w:val="center"/>
            <w:hideMark/>
          </w:tcPr>
          <w:p w14:paraId="18912B02" w14:textId="77777777" w:rsidR="002C3D8D" w:rsidRPr="0017213B" w:rsidRDefault="002C3D8D" w:rsidP="00ED79C8">
            <w:pPr>
              <w:rPr>
                <w:ins w:id="884" w:author="FARIDA" w:date="2024-11-05T15:13:00Z"/>
                <w:rFonts w:ascii="Cambria" w:hAnsi="Cambria"/>
                <w:sz w:val="20"/>
                <w:szCs w:val="20"/>
              </w:rPr>
            </w:pPr>
          </w:p>
        </w:tc>
      </w:tr>
      <w:tr w:rsidR="002C3D8D" w:rsidRPr="00B45E1A" w14:paraId="2FEBE4A6" w14:textId="77777777" w:rsidTr="00ED79C8">
        <w:trPr>
          <w:trHeight w:val="290"/>
          <w:ins w:id="885"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C80F1C7" w14:textId="77777777" w:rsidR="002C3D8D" w:rsidRPr="0017213B" w:rsidRDefault="002C3D8D" w:rsidP="00ED79C8">
            <w:pPr>
              <w:rPr>
                <w:ins w:id="886" w:author="FARIDA" w:date="2024-11-05T15:13:00Z"/>
                <w:rFonts w:ascii="Cambria" w:hAnsi="Cambria" w:cs="Calibri Light"/>
                <w:b/>
                <w:bCs/>
                <w:color w:val="000000"/>
                <w:sz w:val="20"/>
                <w:szCs w:val="20"/>
              </w:rPr>
            </w:pPr>
            <w:ins w:id="887" w:author="FARIDA" w:date="2024-11-05T15:13:00Z">
              <w:r w:rsidRPr="0017213B">
                <w:rPr>
                  <w:rFonts w:ascii="Cambria" w:hAnsi="Cambria" w:cs="Calibri Light"/>
                  <w:b/>
                  <w:bCs/>
                  <w:color w:val="000000"/>
                  <w:sz w:val="20"/>
                  <w:szCs w:val="20"/>
                </w:rPr>
                <w:t>Alamat Email</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29C85E00" w14:textId="5DF03C1E" w:rsidR="002C3D8D" w:rsidRPr="0017213B" w:rsidRDefault="002C3D8D" w:rsidP="00ED79C8">
            <w:pPr>
              <w:rPr>
                <w:ins w:id="888" w:author="FARIDA" w:date="2024-11-05T15:13:00Z"/>
                <w:rFonts w:ascii="Cambria" w:hAnsi="Cambria" w:cs="Calibri"/>
                <w:color w:val="000000"/>
                <w:sz w:val="20"/>
                <w:szCs w:val="20"/>
              </w:rPr>
            </w:pPr>
            <w:ins w:id="889"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ins>
            <w:ins w:id="890" w:author="FARIDA" w:date="2024-11-05T15:31:00Z">
              <w:r w:rsidR="00914C99">
                <w:rPr>
                  <w:rFonts w:ascii="Cambria" w:hAnsi="Cambria" w:cs="Calibri"/>
                  <w:color w:val="000000"/>
                  <w:sz w:val="20"/>
                  <w:szCs w:val="20"/>
                  <w:lang w:val="pt-BR"/>
                </w:rPr>
                <w:fldChar w:fldCharType="begin"/>
              </w:r>
              <w:r w:rsidR="00914C99">
                <w:rPr>
                  <w:rFonts w:ascii="Cambria" w:hAnsi="Cambria" w:cs="Calibri"/>
                  <w:color w:val="000000"/>
                  <w:sz w:val="20"/>
                  <w:szCs w:val="20"/>
                  <w:lang w:val="pt-BR"/>
                </w:rPr>
                <w:instrText>HYPERLINK "mailto:</w:instrText>
              </w:r>
            </w:ins>
            <w:ins w:id="891" w:author="FARIDA" w:date="2024-11-05T15:13:00Z">
              <w:r w:rsidR="00914C99" w:rsidRPr="00914C99">
                <w:rPr>
                  <w:color w:val="000000"/>
                  <w:rPrChange w:id="892" w:author="FARIDA" w:date="2024-11-05T15:31:00Z">
                    <w:rPr>
                      <w:rStyle w:val="Hyperlink"/>
                      <w:rFonts w:ascii="Cambria" w:hAnsi="Cambria" w:cs="Calibri"/>
                      <w:sz w:val="20"/>
                      <w:szCs w:val="20"/>
                      <w:lang w:val="pt-BR"/>
                    </w:rPr>
                  </w:rPrChange>
                </w:rPr>
                <w:instrText>keuangan</w:instrText>
              </w:r>
            </w:ins>
            <w:ins w:id="893" w:author="FARIDA" w:date="2024-11-05T15:28:00Z">
              <w:r w:rsidR="00914C99" w:rsidRPr="00914C99">
                <w:rPr>
                  <w:color w:val="000000"/>
                  <w:rPrChange w:id="894" w:author="FARIDA" w:date="2024-11-05T15:31:00Z">
                    <w:rPr>
                      <w:rStyle w:val="Hyperlink"/>
                      <w:rFonts w:ascii="Cambria" w:hAnsi="Cambria" w:cs="Calibri"/>
                      <w:sz w:val="20"/>
                      <w:szCs w:val="20"/>
                      <w:lang w:val="pt-BR"/>
                    </w:rPr>
                  </w:rPrChange>
                </w:rPr>
                <w:instrText>@sukorejo</w:instrText>
              </w:r>
            </w:ins>
            <w:ins w:id="895" w:author="FARIDA" w:date="2024-11-05T15:13:00Z">
              <w:r w:rsidR="00914C99" w:rsidRPr="00914C99">
                <w:rPr>
                  <w:color w:val="000000"/>
                  <w:rPrChange w:id="896" w:author="FARIDA" w:date="2024-11-05T15:31:00Z">
                    <w:rPr>
                      <w:rStyle w:val="Hyperlink"/>
                      <w:rFonts w:ascii="Cambria" w:hAnsi="Cambria" w:cs="Calibri"/>
                      <w:sz w:val="20"/>
                      <w:szCs w:val="20"/>
                      <w:lang w:val="pt-BR"/>
                    </w:rPr>
                  </w:rPrChange>
                </w:rPr>
                <w:instrText>.rs-primahusada.com</w:instrText>
              </w:r>
            </w:ins>
            <w:ins w:id="897" w:author="FARIDA" w:date="2024-11-05T15:31:00Z">
              <w:r w:rsidR="00914C99">
                <w:rPr>
                  <w:rFonts w:ascii="Cambria" w:hAnsi="Cambria" w:cs="Calibri"/>
                  <w:color w:val="000000"/>
                  <w:sz w:val="20"/>
                  <w:szCs w:val="20"/>
                  <w:lang w:val="pt-BR"/>
                </w:rPr>
                <w:instrText>"</w:instrText>
              </w:r>
              <w:r w:rsidR="00914C99">
                <w:rPr>
                  <w:rFonts w:ascii="Cambria" w:hAnsi="Cambria" w:cs="Calibri"/>
                  <w:color w:val="000000"/>
                  <w:sz w:val="20"/>
                  <w:szCs w:val="20"/>
                  <w:lang w:val="pt-BR"/>
                </w:rPr>
              </w:r>
              <w:r w:rsidR="00914C99">
                <w:rPr>
                  <w:rFonts w:ascii="Cambria" w:hAnsi="Cambria" w:cs="Calibri"/>
                  <w:color w:val="000000"/>
                  <w:sz w:val="20"/>
                  <w:szCs w:val="20"/>
                  <w:lang w:val="pt-BR"/>
                </w:rPr>
                <w:fldChar w:fldCharType="separate"/>
              </w:r>
            </w:ins>
            <w:ins w:id="898" w:author="FARIDA" w:date="2024-11-05T15:13:00Z">
              <w:r w:rsidR="00914C99" w:rsidRPr="00914C99">
                <w:rPr>
                  <w:rStyle w:val="Hyperlink"/>
                  <w:rFonts w:ascii="Cambria" w:hAnsi="Cambria" w:cs="Calibri"/>
                  <w:sz w:val="20"/>
                  <w:szCs w:val="20"/>
                  <w:lang w:val="pt-BR"/>
                </w:rPr>
                <w:t>keuangan</w:t>
              </w:r>
            </w:ins>
            <w:ins w:id="899" w:author="FARIDA" w:date="2024-11-05T15:28:00Z">
              <w:r w:rsidR="00914C99" w:rsidRPr="00914C99">
                <w:rPr>
                  <w:rStyle w:val="Hyperlink"/>
                  <w:rFonts w:ascii="Cambria" w:hAnsi="Cambria" w:cs="Calibri"/>
                  <w:sz w:val="20"/>
                  <w:szCs w:val="20"/>
                  <w:lang w:val="pt-BR"/>
                </w:rPr>
                <w:t>@sukorejo</w:t>
              </w:r>
            </w:ins>
            <w:ins w:id="900" w:author="FARIDA" w:date="2024-11-05T15:13:00Z">
              <w:r w:rsidR="00914C99" w:rsidRPr="00914C99">
                <w:rPr>
                  <w:rStyle w:val="Hyperlink"/>
                  <w:rFonts w:ascii="Cambria" w:hAnsi="Cambria" w:cs="Calibri"/>
                  <w:sz w:val="20"/>
                  <w:szCs w:val="20"/>
                  <w:lang w:val="pt-BR"/>
                </w:rPr>
                <w:t>.rs-primahusada.com</w:t>
              </w:r>
            </w:ins>
            <w:ins w:id="901" w:author="FARIDA" w:date="2024-11-05T15:31:00Z">
              <w:r w:rsidR="00914C99">
                <w:rPr>
                  <w:rFonts w:ascii="Cambria" w:hAnsi="Cambria" w:cs="Calibri"/>
                  <w:color w:val="000000"/>
                  <w:sz w:val="20"/>
                  <w:szCs w:val="20"/>
                  <w:lang w:val="pt-BR"/>
                </w:rPr>
                <w:fldChar w:fldCharType="end"/>
              </w:r>
            </w:ins>
          </w:p>
        </w:tc>
        <w:tc>
          <w:tcPr>
            <w:tcW w:w="222" w:type="dxa"/>
            <w:vAlign w:val="center"/>
            <w:hideMark/>
          </w:tcPr>
          <w:p w14:paraId="06CADF79" w14:textId="77777777" w:rsidR="002C3D8D" w:rsidRPr="0017213B" w:rsidRDefault="002C3D8D" w:rsidP="00ED79C8">
            <w:pPr>
              <w:rPr>
                <w:ins w:id="902" w:author="FARIDA" w:date="2024-11-05T15:13:00Z"/>
                <w:rFonts w:ascii="Cambria" w:hAnsi="Cambria"/>
                <w:sz w:val="20"/>
                <w:szCs w:val="20"/>
              </w:rPr>
            </w:pPr>
          </w:p>
        </w:tc>
      </w:tr>
      <w:tr w:rsidR="002C3D8D" w:rsidRPr="00B45E1A" w14:paraId="09BDCB8B" w14:textId="77777777" w:rsidTr="00ED79C8">
        <w:trPr>
          <w:trHeight w:val="290"/>
          <w:ins w:id="903"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07AF76EB" w14:textId="77777777" w:rsidR="002C3D8D" w:rsidRPr="0017213B" w:rsidRDefault="002C3D8D" w:rsidP="00ED79C8">
            <w:pPr>
              <w:rPr>
                <w:ins w:id="904" w:author="FARIDA" w:date="2024-11-05T15:13:00Z"/>
                <w:rFonts w:ascii="Cambria" w:hAnsi="Cambria" w:cs="Calibri Light"/>
                <w:b/>
                <w:bCs/>
                <w:color w:val="000000"/>
                <w:sz w:val="20"/>
                <w:szCs w:val="20"/>
              </w:rPr>
            </w:pPr>
            <w:ins w:id="905" w:author="FARIDA" w:date="2024-11-05T15:13:00Z">
              <w:r w:rsidRPr="0017213B">
                <w:rPr>
                  <w:rFonts w:ascii="Cambria" w:hAnsi="Cambria" w:cs="Calibri Light"/>
                  <w:b/>
                  <w:bCs/>
                  <w:color w:val="000000"/>
                  <w:sz w:val="20"/>
                  <w:szCs w:val="20"/>
                </w:rPr>
                <w:t> </w:t>
              </w:r>
            </w:ins>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7171DB34" w14:textId="77777777" w:rsidR="002C3D8D" w:rsidRPr="0017213B" w:rsidRDefault="002C3D8D" w:rsidP="00ED79C8">
            <w:pPr>
              <w:jc w:val="center"/>
              <w:rPr>
                <w:ins w:id="906" w:author="FARIDA" w:date="2024-11-05T15:13:00Z"/>
                <w:rFonts w:ascii="Cambria" w:hAnsi="Cambria" w:cs="Calibri"/>
                <w:color w:val="000000"/>
                <w:sz w:val="20"/>
                <w:szCs w:val="20"/>
              </w:rPr>
            </w:pPr>
            <w:ins w:id="907" w:author="FARIDA" w:date="2024-11-05T15:13:00Z">
              <w:r w:rsidRPr="0017213B">
                <w:rPr>
                  <w:rFonts w:ascii="Cambria" w:hAnsi="Cambria" w:cs="Calibri"/>
                  <w:color w:val="000000"/>
                  <w:sz w:val="20"/>
                  <w:szCs w:val="20"/>
                </w:rPr>
                <w:t> </w:t>
              </w:r>
            </w:ins>
          </w:p>
        </w:tc>
        <w:tc>
          <w:tcPr>
            <w:tcW w:w="222" w:type="dxa"/>
            <w:vAlign w:val="center"/>
            <w:hideMark/>
          </w:tcPr>
          <w:p w14:paraId="37F33ED2" w14:textId="77777777" w:rsidR="002C3D8D" w:rsidRPr="0017213B" w:rsidRDefault="002C3D8D" w:rsidP="00ED79C8">
            <w:pPr>
              <w:rPr>
                <w:ins w:id="908" w:author="FARIDA" w:date="2024-11-05T15:13:00Z"/>
                <w:rFonts w:ascii="Cambria" w:hAnsi="Cambria"/>
                <w:sz w:val="20"/>
                <w:szCs w:val="20"/>
              </w:rPr>
            </w:pPr>
          </w:p>
        </w:tc>
      </w:tr>
      <w:tr w:rsidR="002C3D8D" w:rsidRPr="00B45E1A" w14:paraId="4959B2A6" w14:textId="77777777" w:rsidTr="00ED79C8">
        <w:trPr>
          <w:trHeight w:val="290"/>
          <w:ins w:id="909"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51365163" w14:textId="77777777" w:rsidR="002C3D8D" w:rsidRPr="0017213B" w:rsidRDefault="002C3D8D" w:rsidP="00ED79C8">
            <w:pPr>
              <w:rPr>
                <w:ins w:id="910" w:author="FARIDA" w:date="2024-11-05T15:13:00Z"/>
                <w:rFonts w:ascii="Cambria" w:hAnsi="Cambria" w:cs="Calibri Light"/>
                <w:b/>
                <w:bCs/>
                <w:color w:val="000000"/>
                <w:sz w:val="20"/>
                <w:szCs w:val="20"/>
              </w:rPr>
            </w:pPr>
            <w:ins w:id="911" w:author="FARIDA" w:date="2024-11-05T15:13:00Z">
              <w:r w:rsidRPr="0017213B">
                <w:rPr>
                  <w:rFonts w:ascii="Cambria" w:hAnsi="Cambria" w:cs="Calibri Light"/>
                  <w:b/>
                  <w:bCs/>
                  <w:color w:val="000000"/>
                  <w:sz w:val="20"/>
                  <w:szCs w:val="20"/>
                </w:rPr>
                <w:t> </w:t>
              </w:r>
            </w:ins>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2BDD1E27" w14:textId="77777777" w:rsidR="002C3D8D" w:rsidRPr="0017213B" w:rsidRDefault="002C3D8D" w:rsidP="00ED79C8">
            <w:pPr>
              <w:jc w:val="center"/>
              <w:rPr>
                <w:ins w:id="912" w:author="FARIDA" w:date="2024-11-05T15:13:00Z"/>
                <w:rFonts w:ascii="Cambria" w:hAnsi="Cambria" w:cs="Calibri"/>
                <w:color w:val="000000"/>
                <w:sz w:val="20"/>
                <w:szCs w:val="20"/>
              </w:rPr>
            </w:pPr>
            <w:ins w:id="913" w:author="FARIDA" w:date="2024-11-05T15:13:00Z">
              <w:r w:rsidRPr="0017213B">
                <w:rPr>
                  <w:rFonts w:ascii="Cambria" w:hAnsi="Cambria" w:cs="Calibri"/>
                  <w:color w:val="000000"/>
                  <w:sz w:val="20"/>
                  <w:szCs w:val="20"/>
                </w:rPr>
                <w:t> </w:t>
              </w:r>
            </w:ins>
          </w:p>
        </w:tc>
        <w:tc>
          <w:tcPr>
            <w:tcW w:w="222" w:type="dxa"/>
            <w:vAlign w:val="center"/>
            <w:hideMark/>
          </w:tcPr>
          <w:p w14:paraId="5CDA9A2E" w14:textId="77777777" w:rsidR="002C3D8D" w:rsidRPr="0017213B" w:rsidRDefault="002C3D8D" w:rsidP="00ED79C8">
            <w:pPr>
              <w:rPr>
                <w:ins w:id="914" w:author="FARIDA" w:date="2024-11-05T15:13:00Z"/>
                <w:rFonts w:ascii="Cambria" w:hAnsi="Cambria"/>
                <w:sz w:val="20"/>
                <w:szCs w:val="20"/>
              </w:rPr>
            </w:pPr>
          </w:p>
        </w:tc>
      </w:tr>
      <w:tr w:rsidR="002C3D8D" w:rsidRPr="00B45E1A" w14:paraId="624DBB24" w14:textId="77777777" w:rsidTr="00ED79C8">
        <w:trPr>
          <w:trHeight w:val="290"/>
          <w:ins w:id="915"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11275F47" w14:textId="77777777" w:rsidR="002C3D8D" w:rsidRPr="0017213B" w:rsidRDefault="002C3D8D" w:rsidP="00ED79C8">
            <w:pPr>
              <w:rPr>
                <w:ins w:id="916" w:author="FARIDA" w:date="2024-11-05T15:13:00Z"/>
                <w:rFonts w:ascii="Cambria" w:hAnsi="Cambria" w:cs="Calibri Light"/>
                <w:b/>
                <w:bCs/>
                <w:color w:val="000000"/>
                <w:sz w:val="20"/>
                <w:szCs w:val="20"/>
              </w:rPr>
            </w:pPr>
            <w:ins w:id="917" w:author="FARIDA" w:date="2024-11-05T15:13:00Z">
              <w:r w:rsidRPr="0017213B">
                <w:rPr>
                  <w:rFonts w:ascii="Cambria" w:hAnsi="Cambria" w:cs="Calibri Light"/>
                  <w:b/>
                  <w:bCs/>
                  <w:color w:val="000000"/>
                  <w:sz w:val="20"/>
                  <w:szCs w:val="20"/>
                </w:rPr>
                <w:t>Nama PIC Kerjasama</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2E7ED985" w14:textId="3127CBAB" w:rsidR="002C3D8D" w:rsidRPr="0017213B" w:rsidRDefault="002C3D8D" w:rsidP="00ED79C8">
            <w:pPr>
              <w:rPr>
                <w:ins w:id="918" w:author="FARIDA" w:date="2024-11-05T15:13:00Z"/>
                <w:rFonts w:ascii="Cambria" w:hAnsi="Cambria" w:cs="Calibri"/>
                <w:color w:val="000000"/>
                <w:sz w:val="20"/>
                <w:szCs w:val="20"/>
              </w:rPr>
            </w:pPr>
            <w:ins w:id="919"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ins>
            <w:ins w:id="920" w:author="FARIDA" w:date="2024-11-05T15:34:00Z">
              <w:r w:rsidR="00FE0723">
                <w:rPr>
                  <w:rFonts w:ascii="Cambria" w:hAnsi="Cambria" w:cs="Calibri"/>
                  <w:color w:val="000000"/>
                  <w:sz w:val="20"/>
                  <w:szCs w:val="20"/>
                </w:rPr>
                <w:t xml:space="preserve">Lidia </w:t>
              </w:r>
              <w:proofErr w:type="spellStart"/>
              <w:r w:rsidR="00FE0723">
                <w:rPr>
                  <w:rFonts w:ascii="Cambria" w:hAnsi="Cambria" w:cs="Calibri"/>
                  <w:color w:val="000000"/>
                  <w:sz w:val="20"/>
                  <w:szCs w:val="20"/>
                </w:rPr>
                <w:t>Emilinda</w:t>
              </w:r>
              <w:proofErr w:type="spellEnd"/>
              <w:r w:rsidR="00FE0723">
                <w:rPr>
                  <w:rFonts w:ascii="Cambria" w:hAnsi="Cambria" w:cs="Calibri"/>
                  <w:color w:val="000000"/>
                  <w:sz w:val="20"/>
                  <w:szCs w:val="20"/>
                </w:rPr>
                <w:t>, S.Tr.</w:t>
              </w:r>
              <w:proofErr w:type="spellStart"/>
              <w:r w:rsidR="00FE0723">
                <w:rPr>
                  <w:rFonts w:ascii="Cambria" w:hAnsi="Cambria" w:cs="Calibri"/>
                  <w:color w:val="000000"/>
                  <w:sz w:val="20"/>
                  <w:szCs w:val="20"/>
                </w:rPr>
                <w:t>Keb</w:t>
              </w:r>
              <w:proofErr w:type="spellEnd"/>
              <w:r w:rsidR="00FE0723">
                <w:rPr>
                  <w:rFonts w:ascii="Cambria" w:hAnsi="Cambria" w:cs="Calibri"/>
                  <w:color w:val="000000"/>
                  <w:sz w:val="20"/>
                  <w:szCs w:val="20"/>
                </w:rPr>
                <w:t>.,M.MRS</w:t>
              </w:r>
            </w:ins>
          </w:p>
        </w:tc>
        <w:tc>
          <w:tcPr>
            <w:tcW w:w="222" w:type="dxa"/>
            <w:vAlign w:val="center"/>
            <w:hideMark/>
          </w:tcPr>
          <w:p w14:paraId="536B9C08" w14:textId="77777777" w:rsidR="002C3D8D" w:rsidRPr="0017213B" w:rsidRDefault="002C3D8D" w:rsidP="00ED79C8">
            <w:pPr>
              <w:rPr>
                <w:ins w:id="921" w:author="FARIDA" w:date="2024-11-05T15:13:00Z"/>
                <w:rFonts w:ascii="Cambria" w:hAnsi="Cambria"/>
                <w:sz w:val="20"/>
                <w:szCs w:val="20"/>
              </w:rPr>
            </w:pPr>
          </w:p>
        </w:tc>
      </w:tr>
      <w:tr w:rsidR="002C3D8D" w:rsidRPr="00B45E1A" w14:paraId="5A97E770" w14:textId="77777777" w:rsidTr="00ED79C8">
        <w:trPr>
          <w:trHeight w:val="290"/>
          <w:ins w:id="922"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5B1144EB" w14:textId="77777777" w:rsidR="002C3D8D" w:rsidRPr="0017213B" w:rsidRDefault="002C3D8D" w:rsidP="00ED79C8">
            <w:pPr>
              <w:rPr>
                <w:ins w:id="923" w:author="FARIDA" w:date="2024-11-05T15:13:00Z"/>
                <w:rFonts w:ascii="Cambria" w:hAnsi="Cambria" w:cs="Calibri Light"/>
                <w:b/>
                <w:bCs/>
                <w:color w:val="000000"/>
                <w:sz w:val="20"/>
                <w:szCs w:val="20"/>
              </w:rPr>
            </w:pPr>
            <w:proofErr w:type="spellStart"/>
            <w:ins w:id="924" w:author="FARIDA" w:date="2024-11-05T15:13:00Z">
              <w:r w:rsidRPr="0017213B">
                <w:rPr>
                  <w:rFonts w:ascii="Cambria" w:hAnsi="Cambria" w:cs="Calibri Light"/>
                  <w:b/>
                  <w:bCs/>
                  <w:color w:val="000000"/>
                  <w:sz w:val="20"/>
                  <w:szCs w:val="20"/>
                </w:rPr>
                <w:t>Jabatan</w:t>
              </w:r>
              <w:proofErr w:type="spellEnd"/>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408DDA57" w14:textId="1891EDBA" w:rsidR="002C3D8D" w:rsidRPr="0017213B" w:rsidRDefault="002C3D8D" w:rsidP="00ED79C8">
            <w:pPr>
              <w:rPr>
                <w:ins w:id="925" w:author="FARIDA" w:date="2024-11-05T15:13:00Z"/>
                <w:rFonts w:ascii="Cambria" w:hAnsi="Cambria" w:cs="Calibri"/>
                <w:color w:val="000000"/>
                <w:sz w:val="20"/>
                <w:szCs w:val="20"/>
              </w:rPr>
            </w:pPr>
            <w:ins w:id="926"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Humas</w:t>
              </w:r>
            </w:ins>
            <w:ins w:id="927" w:author="FARIDA" w:date="2024-11-05T15:34:00Z">
              <w:r w:rsidR="00FE0723">
                <w:rPr>
                  <w:rFonts w:ascii="Cambria" w:hAnsi="Cambria" w:cs="Calibri"/>
                  <w:color w:val="000000"/>
                  <w:sz w:val="20"/>
                  <w:szCs w:val="20"/>
                </w:rPr>
                <w:t xml:space="preserve"> &amp;</w:t>
              </w:r>
            </w:ins>
            <w:ins w:id="928" w:author="FARIDA" w:date="2024-11-05T15:13:00Z">
              <w:r>
                <w:rPr>
                  <w:rFonts w:ascii="Cambria" w:hAnsi="Cambria" w:cs="Calibri"/>
                  <w:color w:val="000000"/>
                  <w:sz w:val="20"/>
                  <w:szCs w:val="20"/>
                </w:rPr>
                <w:t xml:space="preserve"> Marketing</w:t>
              </w:r>
            </w:ins>
          </w:p>
        </w:tc>
        <w:tc>
          <w:tcPr>
            <w:tcW w:w="222" w:type="dxa"/>
            <w:vAlign w:val="center"/>
            <w:hideMark/>
          </w:tcPr>
          <w:p w14:paraId="1CFE15D2" w14:textId="77777777" w:rsidR="002C3D8D" w:rsidRPr="0017213B" w:rsidRDefault="002C3D8D" w:rsidP="00ED79C8">
            <w:pPr>
              <w:rPr>
                <w:ins w:id="929" w:author="FARIDA" w:date="2024-11-05T15:13:00Z"/>
                <w:rFonts w:ascii="Cambria" w:hAnsi="Cambria"/>
                <w:sz w:val="20"/>
                <w:szCs w:val="20"/>
              </w:rPr>
            </w:pPr>
          </w:p>
        </w:tc>
      </w:tr>
      <w:tr w:rsidR="002C3D8D" w:rsidRPr="00B45E1A" w14:paraId="3BD0D614" w14:textId="77777777" w:rsidTr="00ED79C8">
        <w:trPr>
          <w:trHeight w:val="290"/>
          <w:ins w:id="930"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10969ED7" w14:textId="77777777" w:rsidR="002C3D8D" w:rsidRPr="0017213B" w:rsidRDefault="002C3D8D" w:rsidP="00ED79C8">
            <w:pPr>
              <w:rPr>
                <w:ins w:id="931" w:author="FARIDA" w:date="2024-11-05T15:13:00Z"/>
                <w:rFonts w:ascii="Cambria" w:hAnsi="Cambria" w:cs="Calibri Light"/>
                <w:b/>
                <w:bCs/>
                <w:color w:val="000000"/>
                <w:sz w:val="20"/>
                <w:szCs w:val="20"/>
              </w:rPr>
            </w:pPr>
            <w:ins w:id="932" w:author="FARIDA" w:date="2024-11-05T15:13:00Z">
              <w:r w:rsidRPr="0017213B">
                <w:rPr>
                  <w:rFonts w:ascii="Cambria" w:hAnsi="Cambria" w:cs="Calibri Light"/>
                  <w:b/>
                  <w:bCs/>
                  <w:color w:val="000000"/>
                  <w:sz w:val="20"/>
                  <w:szCs w:val="20"/>
                </w:rPr>
                <w:t>No HP</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7D5847D6" w14:textId="41C379B0" w:rsidR="002C3D8D" w:rsidRPr="0017213B" w:rsidRDefault="002C3D8D" w:rsidP="00ED79C8">
            <w:pPr>
              <w:rPr>
                <w:ins w:id="933" w:author="FARIDA" w:date="2024-11-05T15:13:00Z"/>
                <w:rFonts w:ascii="Cambria" w:hAnsi="Cambria" w:cs="Calibri"/>
                <w:color w:val="000000"/>
                <w:sz w:val="20"/>
                <w:szCs w:val="20"/>
              </w:rPr>
            </w:pPr>
            <w:ins w:id="934"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081</w:t>
              </w:r>
            </w:ins>
            <w:ins w:id="935" w:author="FARIDA" w:date="2024-11-05T15:35:00Z">
              <w:r w:rsidR="00FE0723">
                <w:rPr>
                  <w:rFonts w:ascii="Cambria" w:hAnsi="Cambria" w:cs="Calibri"/>
                  <w:color w:val="000000"/>
                  <w:sz w:val="20"/>
                  <w:szCs w:val="20"/>
                </w:rPr>
                <w:t>3 1557 4065</w:t>
              </w:r>
            </w:ins>
          </w:p>
        </w:tc>
        <w:tc>
          <w:tcPr>
            <w:tcW w:w="222" w:type="dxa"/>
            <w:vAlign w:val="center"/>
            <w:hideMark/>
          </w:tcPr>
          <w:p w14:paraId="3EC8E39D" w14:textId="77777777" w:rsidR="002C3D8D" w:rsidRPr="0017213B" w:rsidRDefault="002C3D8D" w:rsidP="00ED79C8">
            <w:pPr>
              <w:rPr>
                <w:ins w:id="936" w:author="FARIDA" w:date="2024-11-05T15:13:00Z"/>
                <w:rFonts w:ascii="Cambria" w:hAnsi="Cambria"/>
                <w:sz w:val="20"/>
                <w:szCs w:val="20"/>
              </w:rPr>
            </w:pPr>
          </w:p>
        </w:tc>
      </w:tr>
      <w:tr w:rsidR="002C3D8D" w:rsidRPr="00B45E1A" w14:paraId="499B7BB7" w14:textId="77777777" w:rsidTr="00ED79C8">
        <w:trPr>
          <w:trHeight w:val="290"/>
          <w:ins w:id="937"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55B18126" w14:textId="77777777" w:rsidR="002C3D8D" w:rsidRPr="0017213B" w:rsidRDefault="002C3D8D" w:rsidP="00ED79C8">
            <w:pPr>
              <w:rPr>
                <w:ins w:id="938" w:author="FARIDA" w:date="2024-11-05T15:13:00Z"/>
                <w:rFonts w:ascii="Cambria" w:hAnsi="Cambria" w:cs="Calibri Light"/>
                <w:b/>
                <w:bCs/>
                <w:color w:val="000000"/>
                <w:sz w:val="20"/>
                <w:szCs w:val="20"/>
              </w:rPr>
            </w:pPr>
            <w:ins w:id="939" w:author="FARIDA" w:date="2024-11-05T15:13:00Z">
              <w:r w:rsidRPr="0017213B">
                <w:rPr>
                  <w:rFonts w:ascii="Cambria" w:hAnsi="Cambria" w:cs="Calibri Light"/>
                  <w:b/>
                  <w:bCs/>
                  <w:color w:val="000000"/>
                  <w:sz w:val="20"/>
                  <w:szCs w:val="20"/>
                </w:rPr>
                <w:t>Alamat Email</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15B47E60" w14:textId="67935FC2" w:rsidR="002C3D8D" w:rsidRPr="0017213B" w:rsidRDefault="002C3D8D" w:rsidP="00ED79C8">
            <w:pPr>
              <w:rPr>
                <w:ins w:id="940" w:author="FARIDA" w:date="2024-11-05T15:13:00Z"/>
                <w:rFonts w:ascii="Cambria" w:hAnsi="Cambria" w:cs="Calibri"/>
                <w:color w:val="000000"/>
                <w:sz w:val="20"/>
                <w:szCs w:val="20"/>
              </w:rPr>
            </w:pPr>
            <w:ins w:id="941"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ins>
            <w:ins w:id="942" w:author="FARIDA" w:date="2024-11-05T15:35:00Z">
              <w:r w:rsidR="00FE0723" w:rsidRPr="00FE0723">
                <w:rPr>
                  <w:rFonts w:ascii="Cambria" w:hAnsi="Cambria" w:cs="Calibri"/>
                  <w:color w:val="000000"/>
                  <w:sz w:val="20"/>
                  <w:szCs w:val="20"/>
                </w:rPr>
                <w:fldChar w:fldCharType="begin"/>
              </w:r>
              <w:r w:rsidR="00FE0723" w:rsidRPr="00FE0723">
                <w:rPr>
                  <w:rFonts w:ascii="Cambria" w:hAnsi="Cambria" w:cs="Calibri"/>
                  <w:color w:val="000000"/>
                  <w:sz w:val="20"/>
                  <w:szCs w:val="20"/>
                </w:rPr>
                <w:instrText>HYPERLINK "mailto:backupdatamarketingphs@gmail.com"</w:instrText>
              </w:r>
              <w:r w:rsidR="00FE0723" w:rsidRPr="00FE0723">
                <w:rPr>
                  <w:rFonts w:ascii="Cambria" w:hAnsi="Cambria" w:cs="Calibri"/>
                  <w:color w:val="000000"/>
                  <w:sz w:val="20"/>
                  <w:szCs w:val="20"/>
                </w:rPr>
              </w:r>
              <w:r w:rsidR="00FE0723" w:rsidRPr="00FE0723">
                <w:rPr>
                  <w:rFonts w:ascii="Cambria" w:hAnsi="Cambria" w:cs="Calibri"/>
                  <w:color w:val="000000"/>
                  <w:sz w:val="20"/>
                  <w:szCs w:val="20"/>
                </w:rPr>
                <w:fldChar w:fldCharType="separate"/>
              </w:r>
              <w:r w:rsidR="00FE0723" w:rsidRPr="00FE0723">
                <w:rPr>
                  <w:rStyle w:val="Hyperlink"/>
                  <w:rFonts w:ascii="Cambria" w:hAnsi="Cambria" w:cs="Calibri"/>
                  <w:sz w:val="20"/>
                  <w:szCs w:val="20"/>
                  <w:lang w:val="pt-BR"/>
                </w:rPr>
                <w:t>backupdatamarketingphs@gmail.com</w:t>
              </w:r>
              <w:r w:rsidR="00FE0723" w:rsidRPr="00FE0723">
                <w:rPr>
                  <w:rFonts w:ascii="Cambria" w:hAnsi="Cambria" w:cs="Calibri"/>
                  <w:color w:val="000000"/>
                  <w:sz w:val="20"/>
                  <w:szCs w:val="20"/>
                </w:rPr>
                <w:fldChar w:fldCharType="end"/>
              </w:r>
            </w:ins>
          </w:p>
        </w:tc>
        <w:tc>
          <w:tcPr>
            <w:tcW w:w="222" w:type="dxa"/>
            <w:vAlign w:val="center"/>
            <w:hideMark/>
          </w:tcPr>
          <w:p w14:paraId="4860EE1C" w14:textId="77777777" w:rsidR="002C3D8D" w:rsidRPr="0017213B" w:rsidRDefault="002C3D8D" w:rsidP="00ED79C8">
            <w:pPr>
              <w:rPr>
                <w:ins w:id="943" w:author="FARIDA" w:date="2024-11-05T15:13:00Z"/>
                <w:rFonts w:ascii="Cambria" w:hAnsi="Cambria"/>
                <w:sz w:val="20"/>
                <w:szCs w:val="20"/>
              </w:rPr>
            </w:pPr>
          </w:p>
        </w:tc>
      </w:tr>
      <w:tr w:rsidR="002C3D8D" w:rsidRPr="00B45E1A" w14:paraId="26B4DD06" w14:textId="77777777" w:rsidTr="00ED79C8">
        <w:trPr>
          <w:trHeight w:val="290"/>
          <w:ins w:id="944"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CE6099F" w14:textId="77777777" w:rsidR="002C3D8D" w:rsidRPr="0017213B" w:rsidRDefault="002C3D8D" w:rsidP="00ED79C8">
            <w:pPr>
              <w:rPr>
                <w:ins w:id="945" w:author="FARIDA" w:date="2024-11-05T15:13:00Z"/>
                <w:rFonts w:ascii="Cambria" w:hAnsi="Cambria" w:cs="Calibri Light"/>
                <w:b/>
                <w:bCs/>
                <w:color w:val="000000"/>
                <w:sz w:val="20"/>
                <w:szCs w:val="20"/>
              </w:rPr>
            </w:pPr>
            <w:ins w:id="946" w:author="FARIDA" w:date="2024-11-05T15:13:00Z">
              <w:r w:rsidRPr="0017213B">
                <w:rPr>
                  <w:rFonts w:ascii="Cambria" w:hAnsi="Cambria" w:cs="Calibri Light"/>
                  <w:b/>
                  <w:bCs/>
                  <w:color w:val="000000"/>
                  <w:sz w:val="20"/>
                  <w:szCs w:val="20"/>
                </w:rPr>
                <w:t> </w:t>
              </w:r>
            </w:ins>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500C196A" w14:textId="77777777" w:rsidR="002C3D8D" w:rsidRPr="0017213B" w:rsidRDefault="002C3D8D" w:rsidP="00ED79C8">
            <w:pPr>
              <w:jc w:val="center"/>
              <w:rPr>
                <w:ins w:id="947" w:author="FARIDA" w:date="2024-11-05T15:13:00Z"/>
                <w:rFonts w:ascii="Cambria" w:hAnsi="Cambria" w:cs="Calibri"/>
                <w:color w:val="000000"/>
                <w:sz w:val="20"/>
                <w:szCs w:val="20"/>
              </w:rPr>
            </w:pPr>
            <w:ins w:id="948" w:author="FARIDA" w:date="2024-11-05T15:13:00Z">
              <w:r w:rsidRPr="0017213B">
                <w:rPr>
                  <w:rFonts w:ascii="Cambria" w:hAnsi="Cambria" w:cs="Calibri"/>
                  <w:color w:val="000000"/>
                  <w:sz w:val="20"/>
                  <w:szCs w:val="20"/>
                </w:rPr>
                <w:t> </w:t>
              </w:r>
            </w:ins>
          </w:p>
        </w:tc>
        <w:tc>
          <w:tcPr>
            <w:tcW w:w="222" w:type="dxa"/>
            <w:vAlign w:val="center"/>
            <w:hideMark/>
          </w:tcPr>
          <w:p w14:paraId="7B37CCB3" w14:textId="77777777" w:rsidR="002C3D8D" w:rsidRPr="0017213B" w:rsidRDefault="002C3D8D" w:rsidP="00ED79C8">
            <w:pPr>
              <w:rPr>
                <w:ins w:id="949" w:author="FARIDA" w:date="2024-11-05T15:13:00Z"/>
                <w:rFonts w:ascii="Cambria" w:hAnsi="Cambria"/>
                <w:sz w:val="20"/>
                <w:szCs w:val="20"/>
              </w:rPr>
            </w:pPr>
          </w:p>
        </w:tc>
      </w:tr>
      <w:tr w:rsidR="002C3D8D" w:rsidRPr="00B45E1A" w14:paraId="487FEC33" w14:textId="77777777" w:rsidTr="00ED79C8">
        <w:trPr>
          <w:trHeight w:val="290"/>
          <w:ins w:id="950"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038FFB89" w14:textId="77777777" w:rsidR="002C3D8D" w:rsidRPr="0017213B" w:rsidRDefault="002C3D8D" w:rsidP="00ED79C8">
            <w:pPr>
              <w:rPr>
                <w:ins w:id="951" w:author="FARIDA" w:date="2024-11-05T15:13:00Z"/>
                <w:rFonts w:ascii="Cambria" w:hAnsi="Cambria" w:cs="Calibri Light"/>
                <w:b/>
                <w:bCs/>
                <w:color w:val="000000"/>
                <w:sz w:val="20"/>
                <w:szCs w:val="20"/>
              </w:rPr>
            </w:pPr>
            <w:ins w:id="952" w:author="FARIDA" w:date="2024-11-05T15:13:00Z">
              <w:r w:rsidRPr="0017213B">
                <w:rPr>
                  <w:rFonts w:ascii="Cambria" w:hAnsi="Cambria" w:cs="Calibri Light"/>
                  <w:b/>
                  <w:bCs/>
                  <w:color w:val="000000"/>
                  <w:sz w:val="20"/>
                  <w:szCs w:val="20"/>
                </w:rPr>
                <w:t> </w:t>
              </w:r>
            </w:ins>
          </w:p>
        </w:tc>
        <w:tc>
          <w:tcPr>
            <w:tcW w:w="7265" w:type="dxa"/>
            <w:tcBorders>
              <w:top w:val="single" w:sz="4" w:space="0" w:color="auto"/>
              <w:left w:val="nil"/>
              <w:bottom w:val="single" w:sz="4" w:space="0" w:color="auto"/>
              <w:right w:val="single" w:sz="4" w:space="0" w:color="000000"/>
            </w:tcBorders>
            <w:shd w:val="clear" w:color="auto" w:fill="auto"/>
            <w:noWrap/>
            <w:vAlign w:val="bottom"/>
            <w:hideMark/>
          </w:tcPr>
          <w:p w14:paraId="45B16DC4" w14:textId="77777777" w:rsidR="002C3D8D" w:rsidRPr="0017213B" w:rsidRDefault="002C3D8D" w:rsidP="00ED79C8">
            <w:pPr>
              <w:jc w:val="center"/>
              <w:rPr>
                <w:ins w:id="953" w:author="FARIDA" w:date="2024-11-05T15:13:00Z"/>
                <w:rFonts w:ascii="Cambria" w:hAnsi="Cambria" w:cs="Calibri"/>
                <w:color w:val="000000"/>
                <w:sz w:val="20"/>
                <w:szCs w:val="20"/>
              </w:rPr>
            </w:pPr>
            <w:ins w:id="954" w:author="FARIDA" w:date="2024-11-05T15:13:00Z">
              <w:r w:rsidRPr="0017213B">
                <w:rPr>
                  <w:rFonts w:ascii="Cambria" w:hAnsi="Cambria" w:cs="Calibri"/>
                  <w:color w:val="000000"/>
                  <w:sz w:val="20"/>
                  <w:szCs w:val="20"/>
                </w:rPr>
                <w:t> </w:t>
              </w:r>
            </w:ins>
          </w:p>
        </w:tc>
        <w:tc>
          <w:tcPr>
            <w:tcW w:w="222" w:type="dxa"/>
            <w:vAlign w:val="center"/>
            <w:hideMark/>
          </w:tcPr>
          <w:p w14:paraId="42CCDE7B" w14:textId="77777777" w:rsidR="002C3D8D" w:rsidRPr="0017213B" w:rsidRDefault="002C3D8D" w:rsidP="00ED79C8">
            <w:pPr>
              <w:rPr>
                <w:ins w:id="955" w:author="FARIDA" w:date="2024-11-05T15:13:00Z"/>
                <w:rFonts w:ascii="Cambria" w:hAnsi="Cambria"/>
                <w:sz w:val="20"/>
                <w:szCs w:val="20"/>
              </w:rPr>
            </w:pPr>
          </w:p>
        </w:tc>
      </w:tr>
      <w:tr w:rsidR="002C3D8D" w:rsidRPr="00B45E1A" w14:paraId="20099F7A" w14:textId="77777777" w:rsidTr="00ED79C8">
        <w:trPr>
          <w:trHeight w:val="290"/>
          <w:ins w:id="956"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E95405C" w14:textId="77777777" w:rsidR="002C3D8D" w:rsidRPr="0017213B" w:rsidRDefault="002C3D8D" w:rsidP="00ED79C8">
            <w:pPr>
              <w:rPr>
                <w:ins w:id="957" w:author="FARIDA" w:date="2024-11-05T15:13:00Z"/>
                <w:rFonts w:ascii="Cambria" w:hAnsi="Cambria" w:cs="Calibri Light"/>
                <w:b/>
                <w:bCs/>
                <w:color w:val="000000"/>
                <w:sz w:val="20"/>
                <w:szCs w:val="20"/>
              </w:rPr>
            </w:pPr>
            <w:ins w:id="958" w:author="FARIDA" w:date="2024-11-05T15:13:00Z">
              <w:r w:rsidRPr="0017213B">
                <w:rPr>
                  <w:rFonts w:ascii="Cambria" w:hAnsi="Cambria" w:cs="Calibri Light"/>
                  <w:b/>
                  <w:bCs/>
                  <w:color w:val="000000"/>
                  <w:sz w:val="20"/>
                  <w:szCs w:val="20"/>
                </w:rPr>
                <w:t>Nama PIC Penjaminan</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6ED2EF79" w14:textId="3ABA71AC" w:rsidR="002C3D8D" w:rsidRPr="0017213B" w:rsidRDefault="002C3D8D" w:rsidP="00ED79C8">
            <w:pPr>
              <w:rPr>
                <w:ins w:id="959" w:author="FARIDA" w:date="2024-11-05T15:13:00Z"/>
                <w:rFonts w:ascii="Cambria" w:hAnsi="Cambria" w:cs="Calibri"/>
                <w:color w:val="000000"/>
                <w:sz w:val="20"/>
                <w:szCs w:val="20"/>
              </w:rPr>
            </w:pPr>
            <w:ins w:id="960"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ins>
            <w:ins w:id="961" w:author="FARIDA" w:date="2024-11-05T15:48:00Z">
              <w:r w:rsidR="00055A5D">
                <w:rPr>
                  <w:rFonts w:ascii="Cambria" w:hAnsi="Cambria" w:cs="Calibri"/>
                  <w:color w:val="000000"/>
                  <w:sz w:val="20"/>
                  <w:szCs w:val="20"/>
                </w:rPr>
                <w:t>Hanik Amalia, S.E</w:t>
              </w:r>
            </w:ins>
          </w:p>
        </w:tc>
        <w:tc>
          <w:tcPr>
            <w:tcW w:w="222" w:type="dxa"/>
            <w:vAlign w:val="center"/>
            <w:hideMark/>
          </w:tcPr>
          <w:p w14:paraId="2D39DE15" w14:textId="77777777" w:rsidR="002C3D8D" w:rsidRPr="0017213B" w:rsidRDefault="002C3D8D" w:rsidP="00ED79C8">
            <w:pPr>
              <w:rPr>
                <w:ins w:id="962" w:author="FARIDA" w:date="2024-11-05T15:13:00Z"/>
                <w:rFonts w:ascii="Cambria" w:hAnsi="Cambria"/>
                <w:sz w:val="20"/>
                <w:szCs w:val="20"/>
              </w:rPr>
            </w:pPr>
          </w:p>
        </w:tc>
      </w:tr>
      <w:tr w:rsidR="002C3D8D" w:rsidRPr="00B45E1A" w14:paraId="42846026" w14:textId="77777777" w:rsidTr="00ED79C8">
        <w:trPr>
          <w:trHeight w:val="290"/>
          <w:ins w:id="963"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2C37C89D" w14:textId="77777777" w:rsidR="002C3D8D" w:rsidRPr="0017213B" w:rsidRDefault="002C3D8D" w:rsidP="00ED79C8">
            <w:pPr>
              <w:rPr>
                <w:ins w:id="964" w:author="FARIDA" w:date="2024-11-05T15:13:00Z"/>
                <w:rFonts w:ascii="Cambria" w:hAnsi="Cambria" w:cs="Calibri Light"/>
                <w:b/>
                <w:bCs/>
                <w:color w:val="000000"/>
                <w:sz w:val="20"/>
                <w:szCs w:val="20"/>
              </w:rPr>
            </w:pPr>
            <w:proofErr w:type="spellStart"/>
            <w:ins w:id="965" w:author="FARIDA" w:date="2024-11-05T15:13:00Z">
              <w:r w:rsidRPr="0017213B">
                <w:rPr>
                  <w:rFonts w:ascii="Cambria" w:hAnsi="Cambria" w:cs="Calibri Light"/>
                  <w:b/>
                  <w:bCs/>
                  <w:color w:val="000000"/>
                  <w:sz w:val="20"/>
                  <w:szCs w:val="20"/>
                </w:rPr>
                <w:t>Jabatan</w:t>
              </w:r>
              <w:proofErr w:type="spellEnd"/>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7317F8D6" w14:textId="77777777" w:rsidR="002C3D8D" w:rsidRPr="0017213B" w:rsidRDefault="002C3D8D" w:rsidP="00ED79C8">
            <w:pPr>
              <w:rPr>
                <w:ins w:id="966" w:author="FARIDA" w:date="2024-11-05T15:13:00Z"/>
                <w:rFonts w:ascii="Cambria" w:hAnsi="Cambria" w:cs="Calibri"/>
                <w:color w:val="000000"/>
                <w:sz w:val="20"/>
                <w:szCs w:val="20"/>
              </w:rPr>
            </w:pPr>
            <w:ins w:id="967"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Admin </w:t>
              </w:r>
              <w:proofErr w:type="spellStart"/>
              <w:r>
                <w:rPr>
                  <w:rFonts w:ascii="Cambria" w:hAnsi="Cambria" w:cs="Calibri"/>
                  <w:color w:val="000000"/>
                  <w:sz w:val="20"/>
                  <w:szCs w:val="20"/>
                </w:rPr>
                <w:t>Jaminan</w:t>
              </w:r>
              <w:proofErr w:type="spellEnd"/>
            </w:ins>
          </w:p>
        </w:tc>
        <w:tc>
          <w:tcPr>
            <w:tcW w:w="222" w:type="dxa"/>
            <w:vAlign w:val="center"/>
            <w:hideMark/>
          </w:tcPr>
          <w:p w14:paraId="79B226B8" w14:textId="77777777" w:rsidR="002C3D8D" w:rsidRPr="0017213B" w:rsidRDefault="002C3D8D" w:rsidP="00ED79C8">
            <w:pPr>
              <w:rPr>
                <w:ins w:id="968" w:author="FARIDA" w:date="2024-11-05T15:13:00Z"/>
                <w:rFonts w:ascii="Cambria" w:hAnsi="Cambria"/>
                <w:sz w:val="20"/>
                <w:szCs w:val="20"/>
              </w:rPr>
            </w:pPr>
          </w:p>
        </w:tc>
      </w:tr>
      <w:tr w:rsidR="002C3D8D" w:rsidRPr="00B45E1A" w14:paraId="2CBB5503" w14:textId="77777777" w:rsidTr="00ED79C8">
        <w:trPr>
          <w:trHeight w:val="290"/>
          <w:ins w:id="969"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B695CA8" w14:textId="77777777" w:rsidR="002C3D8D" w:rsidRPr="0017213B" w:rsidRDefault="002C3D8D" w:rsidP="00ED79C8">
            <w:pPr>
              <w:rPr>
                <w:ins w:id="970" w:author="FARIDA" w:date="2024-11-05T15:13:00Z"/>
                <w:rFonts w:ascii="Cambria" w:hAnsi="Cambria" w:cs="Calibri Light"/>
                <w:b/>
                <w:bCs/>
                <w:color w:val="000000"/>
                <w:sz w:val="20"/>
                <w:szCs w:val="20"/>
              </w:rPr>
            </w:pPr>
            <w:ins w:id="971" w:author="FARIDA" w:date="2024-11-05T15:13:00Z">
              <w:r w:rsidRPr="0017213B">
                <w:rPr>
                  <w:rFonts w:ascii="Cambria" w:hAnsi="Cambria" w:cs="Calibri Light"/>
                  <w:b/>
                  <w:bCs/>
                  <w:color w:val="000000"/>
                  <w:sz w:val="20"/>
                  <w:szCs w:val="20"/>
                </w:rPr>
                <w:t>No HP</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4414847A" w14:textId="75EA8C18" w:rsidR="002C3D8D" w:rsidRPr="0017213B" w:rsidRDefault="002C3D8D" w:rsidP="00ED79C8">
            <w:pPr>
              <w:rPr>
                <w:ins w:id="972" w:author="FARIDA" w:date="2024-11-05T15:13:00Z"/>
                <w:rFonts w:ascii="Cambria" w:hAnsi="Cambria" w:cs="Calibri"/>
                <w:color w:val="000000"/>
                <w:sz w:val="20"/>
                <w:szCs w:val="20"/>
              </w:rPr>
            </w:pPr>
            <w:ins w:id="973" w:author="FARIDA" w:date="2024-11-05T15:13:00Z">
              <w:r w:rsidRPr="0017213B">
                <w:rPr>
                  <w:rFonts w:ascii="Cambria" w:hAnsi="Cambria" w:cs="Calibri"/>
                  <w:color w:val="000000"/>
                  <w:sz w:val="20"/>
                  <w:szCs w:val="20"/>
                </w:rPr>
                <w:t>:</w:t>
              </w:r>
              <w:r>
                <w:rPr>
                  <w:rFonts w:ascii="Cambria" w:hAnsi="Cambria" w:cs="Calibri"/>
                  <w:color w:val="000000"/>
                  <w:sz w:val="20"/>
                  <w:szCs w:val="20"/>
                </w:rPr>
                <w:t xml:space="preserve"> </w:t>
              </w:r>
            </w:ins>
            <w:ins w:id="974" w:author="FARIDA" w:date="2024-11-05T15:48:00Z">
              <w:r w:rsidR="00055A5D">
                <w:rPr>
                  <w:rFonts w:ascii="Cambria" w:hAnsi="Cambria" w:cs="Calibri"/>
                  <w:color w:val="000000"/>
                  <w:sz w:val="20"/>
                  <w:szCs w:val="20"/>
                </w:rPr>
                <w:t xml:space="preserve">0821 </w:t>
              </w:r>
            </w:ins>
            <w:ins w:id="975" w:author="FARIDA" w:date="2024-11-05T15:49:00Z">
              <w:r w:rsidR="00055A5D">
                <w:rPr>
                  <w:rFonts w:ascii="Cambria" w:hAnsi="Cambria" w:cs="Calibri"/>
                  <w:color w:val="000000"/>
                  <w:sz w:val="20"/>
                  <w:szCs w:val="20"/>
                </w:rPr>
                <w:t>4203 6398</w:t>
              </w:r>
            </w:ins>
          </w:p>
        </w:tc>
        <w:tc>
          <w:tcPr>
            <w:tcW w:w="222" w:type="dxa"/>
            <w:vAlign w:val="center"/>
            <w:hideMark/>
          </w:tcPr>
          <w:p w14:paraId="622B2871" w14:textId="77777777" w:rsidR="002C3D8D" w:rsidRPr="0017213B" w:rsidRDefault="002C3D8D" w:rsidP="00ED79C8">
            <w:pPr>
              <w:rPr>
                <w:ins w:id="976" w:author="FARIDA" w:date="2024-11-05T15:13:00Z"/>
                <w:rFonts w:ascii="Cambria" w:hAnsi="Cambria"/>
                <w:sz w:val="20"/>
                <w:szCs w:val="20"/>
              </w:rPr>
            </w:pPr>
          </w:p>
        </w:tc>
      </w:tr>
      <w:tr w:rsidR="002C3D8D" w:rsidRPr="00B45E1A" w14:paraId="5DDB5A22" w14:textId="77777777" w:rsidTr="00ED79C8">
        <w:trPr>
          <w:trHeight w:val="290"/>
          <w:ins w:id="977" w:author="FARIDA" w:date="2024-11-05T15:13:00Z"/>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29B92564" w14:textId="77777777" w:rsidR="002C3D8D" w:rsidRPr="0017213B" w:rsidRDefault="002C3D8D" w:rsidP="00ED79C8">
            <w:pPr>
              <w:rPr>
                <w:ins w:id="978" w:author="FARIDA" w:date="2024-11-05T15:13:00Z"/>
                <w:rFonts w:ascii="Cambria" w:hAnsi="Cambria" w:cs="Calibri Light"/>
                <w:b/>
                <w:bCs/>
                <w:color w:val="000000"/>
                <w:sz w:val="20"/>
                <w:szCs w:val="20"/>
              </w:rPr>
            </w:pPr>
            <w:ins w:id="979" w:author="FARIDA" w:date="2024-11-05T15:13:00Z">
              <w:r w:rsidRPr="0017213B">
                <w:rPr>
                  <w:rFonts w:ascii="Cambria" w:hAnsi="Cambria" w:cs="Calibri Light"/>
                  <w:b/>
                  <w:bCs/>
                  <w:color w:val="000000"/>
                  <w:sz w:val="20"/>
                  <w:szCs w:val="20"/>
                </w:rPr>
                <w:t>Alamat Email</w:t>
              </w:r>
            </w:ins>
          </w:p>
        </w:tc>
        <w:tc>
          <w:tcPr>
            <w:tcW w:w="7265" w:type="dxa"/>
            <w:tcBorders>
              <w:top w:val="single" w:sz="4" w:space="0" w:color="auto"/>
              <w:left w:val="nil"/>
              <w:bottom w:val="single" w:sz="4" w:space="0" w:color="auto"/>
              <w:right w:val="single" w:sz="4" w:space="0" w:color="auto"/>
            </w:tcBorders>
            <w:shd w:val="clear" w:color="auto" w:fill="auto"/>
            <w:noWrap/>
            <w:vAlign w:val="bottom"/>
            <w:hideMark/>
          </w:tcPr>
          <w:p w14:paraId="3EDC23E0" w14:textId="368721D1" w:rsidR="002C3D8D" w:rsidRPr="0017213B" w:rsidRDefault="00FE0723" w:rsidP="00ED79C8">
            <w:pPr>
              <w:rPr>
                <w:ins w:id="980" w:author="FARIDA" w:date="2024-11-05T15:13:00Z"/>
                <w:rFonts w:ascii="Cambria" w:hAnsi="Cambria" w:cs="Calibri"/>
                <w:color w:val="000000"/>
                <w:sz w:val="20"/>
                <w:szCs w:val="20"/>
              </w:rPr>
            </w:pPr>
            <w:ins w:id="981" w:author="FARIDA" w:date="2024-11-05T15:34:00Z">
              <w:r>
                <w:rPr>
                  <w:rFonts w:ascii="Cambria" w:hAnsi="Cambria" w:cs="Calibri"/>
                  <w:color w:val="000000"/>
                  <w:sz w:val="20"/>
                  <w:szCs w:val="20"/>
                </w:rPr>
                <w:t xml:space="preserve">: </w:t>
              </w:r>
            </w:ins>
            <w:ins w:id="982" w:author="FARIDA" w:date="2024-11-05T15:49:00Z">
              <w:r w:rsidR="00055A5D">
                <w:rPr>
                  <w:rFonts w:ascii="Cambria" w:hAnsi="Cambria" w:cs="Calibri"/>
                  <w:color w:val="000000"/>
                  <w:sz w:val="20"/>
                  <w:szCs w:val="20"/>
                </w:rPr>
                <w:fldChar w:fldCharType="begin"/>
              </w:r>
              <w:r w:rsidR="00055A5D">
                <w:rPr>
                  <w:rFonts w:ascii="Cambria" w:hAnsi="Cambria" w:cs="Calibri"/>
                  <w:color w:val="000000"/>
                  <w:sz w:val="20"/>
                  <w:szCs w:val="20"/>
                </w:rPr>
                <w:instrText>HYPERLINK "mailto:keuanganrsphs@gmail.com"</w:instrText>
              </w:r>
              <w:r w:rsidR="00055A5D">
                <w:rPr>
                  <w:rFonts w:ascii="Cambria" w:hAnsi="Cambria" w:cs="Calibri"/>
                  <w:color w:val="000000"/>
                  <w:sz w:val="20"/>
                  <w:szCs w:val="20"/>
                </w:rPr>
              </w:r>
              <w:r w:rsidR="00055A5D">
                <w:rPr>
                  <w:rFonts w:ascii="Cambria" w:hAnsi="Cambria" w:cs="Calibri"/>
                  <w:color w:val="000000"/>
                  <w:sz w:val="20"/>
                  <w:szCs w:val="20"/>
                </w:rPr>
                <w:fldChar w:fldCharType="separate"/>
              </w:r>
              <w:r w:rsidR="00055A5D" w:rsidRPr="00BA3BD7">
                <w:rPr>
                  <w:rStyle w:val="Hyperlink"/>
                  <w:rFonts w:ascii="Cambria" w:hAnsi="Cambria" w:cs="Calibri"/>
                  <w:sz w:val="20"/>
                  <w:szCs w:val="20"/>
                </w:rPr>
                <w:t>keuanganrsphs@gmail.com</w:t>
              </w:r>
              <w:r w:rsidR="00055A5D">
                <w:rPr>
                  <w:rFonts w:ascii="Cambria" w:hAnsi="Cambria" w:cs="Calibri"/>
                  <w:color w:val="000000"/>
                  <w:sz w:val="20"/>
                  <w:szCs w:val="20"/>
                </w:rPr>
                <w:fldChar w:fldCharType="end"/>
              </w:r>
              <w:r w:rsidR="00055A5D">
                <w:rPr>
                  <w:rFonts w:ascii="Cambria" w:hAnsi="Cambria" w:cs="Calibri"/>
                  <w:color w:val="000000"/>
                  <w:sz w:val="20"/>
                  <w:szCs w:val="20"/>
                </w:rPr>
                <w:t xml:space="preserve"> </w:t>
              </w:r>
            </w:ins>
          </w:p>
        </w:tc>
        <w:tc>
          <w:tcPr>
            <w:tcW w:w="222" w:type="dxa"/>
            <w:vAlign w:val="center"/>
            <w:hideMark/>
          </w:tcPr>
          <w:p w14:paraId="1E592B35" w14:textId="77777777" w:rsidR="002C3D8D" w:rsidRPr="0017213B" w:rsidRDefault="002C3D8D" w:rsidP="00ED79C8">
            <w:pPr>
              <w:rPr>
                <w:ins w:id="983" w:author="FARIDA" w:date="2024-11-05T15:13:00Z"/>
                <w:rFonts w:ascii="Cambria" w:hAnsi="Cambria"/>
                <w:sz w:val="20"/>
                <w:szCs w:val="20"/>
              </w:rPr>
            </w:pPr>
          </w:p>
        </w:tc>
      </w:tr>
    </w:tbl>
    <w:p w14:paraId="5D3D436E" w14:textId="77777777" w:rsidR="002C3D8D" w:rsidRDefault="002C3D8D" w:rsidP="00D77FCF">
      <w:pPr>
        <w:pStyle w:val="NormalWeb"/>
        <w:spacing w:before="0" w:beforeAutospacing="0" w:after="0" w:afterAutospacing="0"/>
        <w:ind w:left="2160" w:firstLine="720"/>
        <w:jc w:val="both"/>
        <w:rPr>
          <w:rFonts w:ascii="Cambria" w:hAnsi="Cambria"/>
          <w:noProof/>
          <w:sz w:val="20"/>
          <w:szCs w:val="20"/>
          <w:lang w:eastAsia="id-ID"/>
        </w:rPr>
      </w:pPr>
    </w:p>
    <w:p w14:paraId="17D44586" w14:textId="77777777" w:rsidR="00563517" w:rsidRDefault="00563517" w:rsidP="00D77FCF">
      <w:pPr>
        <w:pStyle w:val="NormalWeb"/>
        <w:spacing w:before="0" w:beforeAutospacing="0" w:after="0" w:afterAutospacing="0"/>
        <w:ind w:left="2160" w:firstLine="720"/>
        <w:jc w:val="both"/>
        <w:rPr>
          <w:rFonts w:ascii="Cambria" w:hAnsi="Cambria"/>
          <w:noProof/>
          <w:sz w:val="20"/>
          <w:szCs w:val="20"/>
          <w:lang w:eastAsia="id-ID"/>
        </w:rPr>
      </w:pPr>
    </w:p>
    <w:p w14:paraId="47745150" w14:textId="77777777" w:rsidR="00563517" w:rsidRDefault="00563517" w:rsidP="00D77FCF">
      <w:pPr>
        <w:pStyle w:val="NormalWeb"/>
        <w:spacing w:before="0" w:beforeAutospacing="0" w:after="0" w:afterAutospacing="0"/>
        <w:ind w:left="2160" w:firstLine="720"/>
        <w:jc w:val="both"/>
        <w:rPr>
          <w:rFonts w:ascii="Cambria" w:hAnsi="Cambria"/>
          <w:noProof/>
          <w:sz w:val="20"/>
          <w:szCs w:val="20"/>
          <w:lang w:eastAsia="id-ID"/>
        </w:rPr>
      </w:pPr>
    </w:p>
    <w:p w14:paraId="41B157A0" w14:textId="77777777" w:rsidR="00563517" w:rsidRDefault="00563517" w:rsidP="00D77FCF">
      <w:pPr>
        <w:pStyle w:val="NormalWeb"/>
        <w:spacing w:before="0" w:beforeAutospacing="0" w:after="0" w:afterAutospacing="0"/>
        <w:ind w:left="2160" w:firstLine="720"/>
        <w:jc w:val="both"/>
        <w:rPr>
          <w:rFonts w:ascii="Cambria" w:hAnsi="Cambria"/>
          <w:noProof/>
          <w:sz w:val="20"/>
          <w:szCs w:val="20"/>
          <w:lang w:eastAsia="id-ID"/>
        </w:rPr>
      </w:pPr>
    </w:p>
    <w:p w14:paraId="3F887A0F" w14:textId="77777777" w:rsidR="00563517" w:rsidRDefault="00563517" w:rsidP="00D77FCF">
      <w:pPr>
        <w:pStyle w:val="NormalWeb"/>
        <w:spacing w:before="0" w:beforeAutospacing="0" w:after="0" w:afterAutospacing="0"/>
        <w:ind w:left="2160" w:firstLine="720"/>
        <w:jc w:val="both"/>
        <w:rPr>
          <w:rFonts w:ascii="Cambria" w:hAnsi="Cambria"/>
          <w:noProof/>
          <w:sz w:val="20"/>
          <w:szCs w:val="20"/>
          <w:lang w:eastAsia="id-ID"/>
        </w:rPr>
      </w:pPr>
    </w:p>
    <w:p w14:paraId="178734E8" w14:textId="77777777" w:rsidR="00563517" w:rsidRDefault="00563517" w:rsidP="00D77FCF">
      <w:pPr>
        <w:pStyle w:val="NormalWeb"/>
        <w:spacing w:before="0" w:beforeAutospacing="0" w:after="0" w:afterAutospacing="0"/>
        <w:ind w:left="2160" w:firstLine="720"/>
        <w:jc w:val="both"/>
        <w:rPr>
          <w:rFonts w:ascii="Cambria" w:hAnsi="Cambria"/>
          <w:noProof/>
          <w:sz w:val="20"/>
          <w:szCs w:val="20"/>
          <w:lang w:eastAsia="id-ID"/>
        </w:rPr>
      </w:pPr>
    </w:p>
    <w:p w14:paraId="0D0CE1F0" w14:textId="77777777" w:rsidR="00563517" w:rsidRDefault="00563517" w:rsidP="00D77FCF">
      <w:pPr>
        <w:pStyle w:val="NormalWeb"/>
        <w:spacing w:before="0" w:beforeAutospacing="0" w:after="0" w:afterAutospacing="0"/>
        <w:ind w:left="2160" w:firstLine="720"/>
        <w:jc w:val="both"/>
        <w:rPr>
          <w:ins w:id="984" w:author="FARIDA" w:date="2024-11-05T15:35:00Z"/>
          <w:rFonts w:ascii="Cambria" w:hAnsi="Cambria"/>
          <w:noProof/>
          <w:sz w:val="20"/>
          <w:szCs w:val="20"/>
          <w:lang w:eastAsia="id-ID"/>
        </w:rPr>
      </w:pPr>
    </w:p>
    <w:p w14:paraId="7006FC1A" w14:textId="77777777" w:rsidR="00FE0723" w:rsidRDefault="00FE0723" w:rsidP="00D77FCF">
      <w:pPr>
        <w:pStyle w:val="NormalWeb"/>
        <w:spacing w:before="0" w:beforeAutospacing="0" w:after="0" w:afterAutospacing="0"/>
        <w:ind w:left="2160" w:firstLine="720"/>
        <w:jc w:val="both"/>
        <w:rPr>
          <w:ins w:id="985" w:author="FARIDA" w:date="2024-11-05T15:35:00Z"/>
          <w:rFonts w:ascii="Cambria" w:hAnsi="Cambria"/>
          <w:noProof/>
          <w:sz w:val="20"/>
          <w:szCs w:val="20"/>
          <w:lang w:eastAsia="id-ID"/>
        </w:rPr>
      </w:pPr>
    </w:p>
    <w:p w14:paraId="128C4FAD" w14:textId="77777777" w:rsidR="00FE0723" w:rsidRDefault="00FE0723" w:rsidP="00D77FCF">
      <w:pPr>
        <w:pStyle w:val="NormalWeb"/>
        <w:spacing w:before="0" w:beforeAutospacing="0" w:after="0" w:afterAutospacing="0"/>
        <w:ind w:left="2160" w:firstLine="720"/>
        <w:jc w:val="both"/>
        <w:rPr>
          <w:ins w:id="986" w:author="FARIDA" w:date="2024-11-05T15:35:00Z"/>
          <w:rFonts w:ascii="Cambria" w:hAnsi="Cambria"/>
          <w:noProof/>
          <w:sz w:val="20"/>
          <w:szCs w:val="20"/>
          <w:lang w:eastAsia="id-ID"/>
        </w:rPr>
      </w:pPr>
    </w:p>
    <w:p w14:paraId="2EEE3626" w14:textId="77777777" w:rsidR="00FE0723" w:rsidRDefault="00FE0723" w:rsidP="00D77FCF">
      <w:pPr>
        <w:pStyle w:val="NormalWeb"/>
        <w:spacing w:before="0" w:beforeAutospacing="0" w:after="0" w:afterAutospacing="0"/>
        <w:ind w:left="2160" w:firstLine="720"/>
        <w:jc w:val="both"/>
        <w:rPr>
          <w:ins w:id="987" w:author="FARIDA" w:date="2024-11-05T15:35:00Z"/>
          <w:rFonts w:ascii="Cambria" w:hAnsi="Cambria"/>
          <w:noProof/>
          <w:sz w:val="20"/>
          <w:szCs w:val="20"/>
          <w:lang w:eastAsia="id-ID"/>
        </w:rPr>
      </w:pPr>
    </w:p>
    <w:p w14:paraId="049F27EA" w14:textId="77777777" w:rsidR="00FE0723" w:rsidRDefault="00FE0723" w:rsidP="00D77FCF">
      <w:pPr>
        <w:pStyle w:val="NormalWeb"/>
        <w:spacing w:before="0" w:beforeAutospacing="0" w:after="0" w:afterAutospacing="0"/>
        <w:ind w:left="2160" w:firstLine="720"/>
        <w:jc w:val="both"/>
        <w:rPr>
          <w:ins w:id="988" w:author="FARIDA" w:date="2024-11-05T15:35:00Z"/>
          <w:rFonts w:ascii="Cambria" w:hAnsi="Cambria"/>
          <w:noProof/>
          <w:sz w:val="20"/>
          <w:szCs w:val="20"/>
          <w:lang w:eastAsia="id-ID"/>
        </w:rPr>
      </w:pPr>
    </w:p>
    <w:p w14:paraId="538F737C" w14:textId="77777777" w:rsidR="00FE0723" w:rsidRDefault="00FE0723" w:rsidP="00D77FCF">
      <w:pPr>
        <w:pStyle w:val="NormalWeb"/>
        <w:spacing w:before="0" w:beforeAutospacing="0" w:after="0" w:afterAutospacing="0"/>
        <w:ind w:left="2160" w:firstLine="720"/>
        <w:jc w:val="both"/>
        <w:rPr>
          <w:ins w:id="989" w:author="FARIDA" w:date="2024-11-05T15:35:00Z"/>
          <w:rFonts w:ascii="Cambria" w:hAnsi="Cambria"/>
          <w:noProof/>
          <w:sz w:val="20"/>
          <w:szCs w:val="20"/>
          <w:lang w:eastAsia="id-ID"/>
        </w:rPr>
      </w:pPr>
    </w:p>
    <w:p w14:paraId="0E4BF534" w14:textId="77777777" w:rsidR="00FE0723" w:rsidRDefault="00FE0723" w:rsidP="00D77FCF">
      <w:pPr>
        <w:pStyle w:val="NormalWeb"/>
        <w:spacing w:before="0" w:beforeAutospacing="0" w:after="0" w:afterAutospacing="0"/>
        <w:ind w:left="2160" w:firstLine="720"/>
        <w:jc w:val="both"/>
        <w:rPr>
          <w:ins w:id="990" w:author="FARIDA" w:date="2024-11-05T15:35:00Z"/>
          <w:rFonts w:ascii="Cambria" w:hAnsi="Cambria"/>
          <w:noProof/>
          <w:sz w:val="20"/>
          <w:szCs w:val="20"/>
          <w:lang w:eastAsia="id-ID"/>
        </w:rPr>
      </w:pPr>
    </w:p>
    <w:p w14:paraId="17DE996E" w14:textId="77777777" w:rsidR="00FE0723" w:rsidRDefault="00FE0723" w:rsidP="00D77FCF">
      <w:pPr>
        <w:pStyle w:val="NormalWeb"/>
        <w:spacing w:before="0" w:beforeAutospacing="0" w:after="0" w:afterAutospacing="0"/>
        <w:ind w:left="2160" w:firstLine="720"/>
        <w:jc w:val="both"/>
        <w:rPr>
          <w:ins w:id="991" w:author="FARIDA" w:date="2024-11-05T15:35:00Z"/>
          <w:rFonts w:ascii="Cambria" w:hAnsi="Cambria"/>
          <w:noProof/>
          <w:sz w:val="20"/>
          <w:szCs w:val="20"/>
          <w:lang w:eastAsia="id-ID"/>
        </w:rPr>
      </w:pPr>
    </w:p>
    <w:p w14:paraId="28570AD3" w14:textId="77777777" w:rsidR="00FE0723" w:rsidRDefault="00FE0723" w:rsidP="00D77FCF">
      <w:pPr>
        <w:pStyle w:val="NormalWeb"/>
        <w:spacing w:before="0" w:beforeAutospacing="0" w:after="0" w:afterAutospacing="0"/>
        <w:ind w:left="2160" w:firstLine="720"/>
        <w:jc w:val="both"/>
        <w:rPr>
          <w:ins w:id="992" w:author="FARIDA" w:date="2024-11-05T15:35:00Z"/>
          <w:rFonts w:ascii="Cambria" w:hAnsi="Cambria"/>
          <w:noProof/>
          <w:sz w:val="20"/>
          <w:szCs w:val="20"/>
          <w:lang w:eastAsia="id-ID"/>
        </w:rPr>
      </w:pPr>
    </w:p>
    <w:p w14:paraId="6332C470" w14:textId="77777777" w:rsidR="00FE0723" w:rsidRDefault="00FE0723" w:rsidP="00D77FCF">
      <w:pPr>
        <w:pStyle w:val="NormalWeb"/>
        <w:spacing w:before="0" w:beforeAutospacing="0" w:after="0" w:afterAutospacing="0"/>
        <w:ind w:left="2160" w:firstLine="720"/>
        <w:jc w:val="both"/>
        <w:rPr>
          <w:ins w:id="993" w:author="FARIDA" w:date="2024-11-05T15:35:00Z"/>
          <w:rFonts w:ascii="Cambria" w:hAnsi="Cambria"/>
          <w:noProof/>
          <w:sz w:val="20"/>
          <w:szCs w:val="20"/>
          <w:lang w:eastAsia="id-ID"/>
        </w:rPr>
      </w:pPr>
    </w:p>
    <w:p w14:paraId="123710F1" w14:textId="77777777" w:rsidR="00FE0723" w:rsidRDefault="00FE0723" w:rsidP="00D77FCF">
      <w:pPr>
        <w:pStyle w:val="NormalWeb"/>
        <w:spacing w:before="0" w:beforeAutospacing="0" w:after="0" w:afterAutospacing="0"/>
        <w:ind w:left="2160" w:firstLine="720"/>
        <w:jc w:val="both"/>
        <w:rPr>
          <w:ins w:id="994" w:author="FARIDA" w:date="2024-11-05T15:35:00Z"/>
          <w:rFonts w:ascii="Cambria" w:hAnsi="Cambria"/>
          <w:noProof/>
          <w:sz w:val="20"/>
          <w:szCs w:val="20"/>
          <w:lang w:eastAsia="id-ID"/>
        </w:rPr>
      </w:pPr>
    </w:p>
    <w:p w14:paraId="232C5632" w14:textId="77777777" w:rsidR="00FE0723" w:rsidRDefault="00FE0723" w:rsidP="00D77FCF">
      <w:pPr>
        <w:pStyle w:val="NormalWeb"/>
        <w:spacing w:before="0" w:beforeAutospacing="0" w:after="0" w:afterAutospacing="0"/>
        <w:ind w:left="2160" w:firstLine="720"/>
        <w:jc w:val="both"/>
        <w:rPr>
          <w:ins w:id="995" w:author="FARIDA" w:date="2024-11-05T15:36:00Z"/>
          <w:rFonts w:ascii="Cambria" w:hAnsi="Cambria"/>
          <w:noProof/>
          <w:sz w:val="20"/>
          <w:szCs w:val="20"/>
          <w:lang w:eastAsia="id-ID"/>
        </w:rPr>
      </w:pPr>
    </w:p>
    <w:p w14:paraId="2E5E1AAE" w14:textId="77777777" w:rsidR="00FE0723" w:rsidRDefault="00FE0723" w:rsidP="00D77FCF">
      <w:pPr>
        <w:pStyle w:val="NormalWeb"/>
        <w:spacing w:before="0" w:beforeAutospacing="0" w:after="0" w:afterAutospacing="0"/>
        <w:ind w:left="2160" w:firstLine="720"/>
        <w:jc w:val="both"/>
        <w:rPr>
          <w:rFonts w:ascii="Cambria" w:hAnsi="Cambria"/>
          <w:noProof/>
          <w:sz w:val="20"/>
          <w:szCs w:val="20"/>
          <w:lang w:eastAsia="id-ID"/>
        </w:rPr>
      </w:pPr>
    </w:p>
    <w:p w14:paraId="38B35338" w14:textId="77777777" w:rsidR="00563517" w:rsidRDefault="00563517" w:rsidP="00D77FCF">
      <w:pPr>
        <w:pStyle w:val="NormalWeb"/>
        <w:spacing w:before="0" w:beforeAutospacing="0" w:after="0" w:afterAutospacing="0"/>
        <w:ind w:left="2160" w:firstLine="720"/>
        <w:jc w:val="both"/>
        <w:rPr>
          <w:rFonts w:ascii="Cambria" w:hAnsi="Cambria"/>
          <w:noProof/>
          <w:sz w:val="20"/>
          <w:szCs w:val="20"/>
          <w:lang w:eastAsia="id-ID"/>
        </w:rPr>
      </w:pPr>
    </w:p>
    <w:p w14:paraId="3956045B" w14:textId="1023E348" w:rsidR="00563517" w:rsidRPr="00A66AC2" w:rsidRDefault="00563517" w:rsidP="00563517">
      <w:pPr>
        <w:spacing w:after="120"/>
        <w:jc w:val="center"/>
        <w:rPr>
          <w:rFonts w:ascii="Cambria" w:hAnsi="Cambria"/>
          <w:b/>
          <w:strike/>
          <w:sz w:val="20"/>
          <w:szCs w:val="20"/>
          <w:rPrChange w:id="996" w:author="APRILYA Anggie" w:date="2024-12-27T15:48:00Z">
            <w:rPr>
              <w:rFonts w:ascii="Cambria" w:hAnsi="Cambria"/>
              <w:b/>
              <w:sz w:val="20"/>
              <w:szCs w:val="20"/>
            </w:rPr>
          </w:rPrChange>
        </w:rPr>
      </w:pPr>
      <w:r w:rsidRPr="00A66AC2">
        <w:rPr>
          <w:rFonts w:ascii="Cambria" w:hAnsi="Cambria"/>
          <w:b/>
          <w:strike/>
          <w:sz w:val="20"/>
          <w:szCs w:val="20"/>
          <w:rPrChange w:id="997" w:author="APRILYA Anggie" w:date="2024-12-27T15:48:00Z">
            <w:rPr>
              <w:rFonts w:ascii="Cambria" w:hAnsi="Cambria"/>
              <w:b/>
              <w:sz w:val="20"/>
              <w:szCs w:val="20"/>
            </w:rPr>
          </w:rPrChange>
        </w:rPr>
        <w:t>LAMPIRAN 6</w:t>
      </w:r>
    </w:p>
    <w:p w14:paraId="1DBD168F" w14:textId="77777777" w:rsidR="00A207E8" w:rsidRPr="00A66AC2" w:rsidRDefault="00A207E8" w:rsidP="00A207E8">
      <w:pPr>
        <w:pBdr>
          <w:bottom w:val="single" w:sz="4" w:space="1" w:color="auto"/>
        </w:pBdr>
        <w:jc w:val="center"/>
        <w:rPr>
          <w:rFonts w:ascii="Cambria" w:hAnsi="Cambria" w:cstheme="minorHAnsi"/>
          <w:b/>
          <w:i/>
          <w:iCs/>
          <w:strike/>
          <w:sz w:val="20"/>
          <w:szCs w:val="20"/>
          <w:lang w:val="pt-BR"/>
          <w:rPrChange w:id="998" w:author="APRILYA Anggie" w:date="2024-12-27T15:48:00Z">
            <w:rPr>
              <w:rFonts w:ascii="Cambria" w:hAnsi="Cambria" w:cstheme="minorHAnsi"/>
              <w:b/>
              <w:i/>
              <w:iCs/>
              <w:sz w:val="20"/>
              <w:szCs w:val="20"/>
              <w:lang w:val="pt-BR"/>
            </w:rPr>
          </w:rPrChange>
        </w:rPr>
      </w:pPr>
      <w:r w:rsidRPr="00A66AC2">
        <w:rPr>
          <w:rFonts w:ascii="Cambria" w:hAnsi="Cambria" w:cstheme="minorHAnsi"/>
          <w:b/>
          <w:strike/>
          <w:sz w:val="20"/>
          <w:szCs w:val="20"/>
          <w:lang w:val="pt-BR"/>
          <w:rPrChange w:id="999" w:author="APRILYA Anggie" w:date="2024-12-27T15:48:00Z">
            <w:rPr>
              <w:rFonts w:ascii="Cambria" w:hAnsi="Cambria" w:cstheme="minorHAnsi"/>
              <w:b/>
              <w:sz w:val="20"/>
              <w:szCs w:val="20"/>
              <w:lang w:val="pt-BR"/>
            </w:rPr>
          </w:rPrChange>
        </w:rPr>
        <w:t xml:space="preserve">PELAYANAN </w:t>
      </w:r>
      <w:r w:rsidRPr="00A66AC2">
        <w:rPr>
          <w:rFonts w:ascii="Cambria" w:hAnsi="Cambria" w:cstheme="minorHAnsi"/>
          <w:b/>
          <w:i/>
          <w:iCs/>
          <w:strike/>
          <w:sz w:val="20"/>
          <w:szCs w:val="20"/>
          <w:lang w:val="pt-BR"/>
          <w:rPrChange w:id="1000" w:author="APRILYA Anggie" w:date="2024-12-27T15:48:00Z">
            <w:rPr>
              <w:rFonts w:ascii="Cambria" w:hAnsi="Cambria" w:cstheme="minorHAnsi"/>
              <w:b/>
              <w:i/>
              <w:iCs/>
              <w:sz w:val="20"/>
              <w:szCs w:val="20"/>
              <w:lang w:val="pt-BR"/>
            </w:rPr>
          </w:rPrChange>
        </w:rPr>
        <w:t>MEDICAL CHECK UP</w:t>
      </w:r>
    </w:p>
    <w:p w14:paraId="7A172C29" w14:textId="77777777" w:rsidR="00A207E8" w:rsidRPr="00A66AC2" w:rsidRDefault="00A207E8" w:rsidP="00A207E8">
      <w:pPr>
        <w:spacing w:line="276" w:lineRule="auto"/>
        <w:jc w:val="center"/>
        <w:rPr>
          <w:rFonts w:ascii="Cambria" w:hAnsi="Cambria" w:cs="Calibri"/>
          <w:b/>
          <w:strike/>
          <w:sz w:val="20"/>
          <w:szCs w:val="20"/>
          <w:rPrChange w:id="1001" w:author="APRILYA Anggie" w:date="2024-12-27T15:48:00Z">
            <w:rPr>
              <w:rFonts w:ascii="Cambria" w:hAnsi="Cambria" w:cs="Calibri"/>
              <w:b/>
              <w:sz w:val="20"/>
              <w:szCs w:val="20"/>
            </w:rPr>
          </w:rPrChange>
        </w:rPr>
      </w:pPr>
    </w:p>
    <w:p w14:paraId="66061448" w14:textId="77777777" w:rsidR="00A207E8" w:rsidRPr="00A66AC2" w:rsidRDefault="00A207E8" w:rsidP="00A207E8">
      <w:pPr>
        <w:spacing w:line="276" w:lineRule="auto"/>
        <w:rPr>
          <w:rFonts w:ascii="Cambria" w:hAnsi="Cambria" w:cstheme="minorHAnsi"/>
          <w:b/>
          <w:strike/>
          <w:sz w:val="20"/>
          <w:szCs w:val="20"/>
          <w:rPrChange w:id="1002" w:author="APRILYA Anggie" w:date="2024-12-27T15:48:00Z">
            <w:rPr>
              <w:rFonts w:ascii="Cambria" w:hAnsi="Cambria" w:cstheme="minorHAnsi"/>
              <w:b/>
              <w:sz w:val="20"/>
              <w:szCs w:val="20"/>
            </w:rPr>
          </w:rPrChange>
        </w:rPr>
      </w:pPr>
      <w:r w:rsidRPr="00A66AC2">
        <w:rPr>
          <w:rFonts w:ascii="Cambria" w:hAnsi="Cambria" w:cstheme="minorHAnsi"/>
          <w:b/>
          <w:strike/>
          <w:sz w:val="20"/>
          <w:szCs w:val="20"/>
          <w:rPrChange w:id="1003" w:author="APRILYA Anggie" w:date="2024-12-27T15:48:00Z">
            <w:rPr>
              <w:rFonts w:ascii="Cambria" w:hAnsi="Cambria" w:cstheme="minorHAnsi"/>
              <w:b/>
              <w:sz w:val="20"/>
              <w:szCs w:val="20"/>
            </w:rPr>
          </w:rPrChange>
        </w:rPr>
        <w:t>PASAL 1</w:t>
      </w:r>
    </w:p>
    <w:p w14:paraId="124503DF" w14:textId="77777777" w:rsidR="00A207E8" w:rsidRPr="00A66AC2" w:rsidRDefault="00A207E8" w:rsidP="00A207E8">
      <w:pPr>
        <w:spacing w:line="276" w:lineRule="auto"/>
        <w:rPr>
          <w:rFonts w:ascii="Cambria" w:hAnsi="Cambria" w:cstheme="minorHAnsi"/>
          <w:b/>
          <w:strike/>
          <w:sz w:val="20"/>
          <w:szCs w:val="20"/>
          <w:rPrChange w:id="1004" w:author="APRILYA Anggie" w:date="2024-12-27T15:48:00Z">
            <w:rPr>
              <w:rFonts w:ascii="Cambria" w:hAnsi="Cambria" w:cstheme="minorHAnsi"/>
              <w:b/>
              <w:sz w:val="20"/>
              <w:szCs w:val="20"/>
            </w:rPr>
          </w:rPrChange>
        </w:rPr>
      </w:pPr>
      <w:r w:rsidRPr="00A66AC2">
        <w:rPr>
          <w:rFonts w:ascii="Cambria" w:hAnsi="Cambria" w:cstheme="minorHAnsi"/>
          <w:b/>
          <w:strike/>
          <w:sz w:val="20"/>
          <w:szCs w:val="20"/>
          <w:rPrChange w:id="1005" w:author="APRILYA Anggie" w:date="2024-12-27T15:48:00Z">
            <w:rPr>
              <w:rFonts w:ascii="Cambria" w:hAnsi="Cambria" w:cstheme="minorHAnsi"/>
              <w:b/>
              <w:sz w:val="20"/>
              <w:szCs w:val="20"/>
            </w:rPr>
          </w:rPrChange>
        </w:rPr>
        <w:t xml:space="preserve">DEFINISI </w:t>
      </w:r>
    </w:p>
    <w:p w14:paraId="7CB24332" w14:textId="77777777" w:rsidR="00A207E8" w:rsidRPr="00A66AC2" w:rsidRDefault="00A207E8" w:rsidP="00A207E8">
      <w:pPr>
        <w:numPr>
          <w:ilvl w:val="0"/>
          <w:numId w:val="72"/>
        </w:numPr>
        <w:spacing w:line="276" w:lineRule="auto"/>
        <w:jc w:val="both"/>
        <w:rPr>
          <w:rFonts w:ascii="Cambria" w:hAnsi="Cambria" w:cstheme="minorHAnsi"/>
          <w:strike/>
          <w:sz w:val="20"/>
          <w:szCs w:val="20"/>
          <w:rPrChange w:id="1006" w:author="APRILYA Anggie" w:date="2024-12-27T15:48:00Z">
            <w:rPr>
              <w:rFonts w:ascii="Cambria" w:hAnsi="Cambria" w:cstheme="minorHAnsi"/>
              <w:sz w:val="20"/>
              <w:szCs w:val="20"/>
            </w:rPr>
          </w:rPrChange>
        </w:rPr>
      </w:pPr>
      <w:r w:rsidRPr="00A66AC2">
        <w:rPr>
          <w:rFonts w:ascii="Cambria" w:hAnsi="Cambria" w:cstheme="minorHAnsi"/>
          <w:b/>
          <w:strike/>
          <w:sz w:val="20"/>
          <w:szCs w:val="20"/>
          <w:rPrChange w:id="1007" w:author="APRILYA Anggie" w:date="2024-12-27T15:48:00Z">
            <w:rPr>
              <w:rFonts w:ascii="Cambria" w:hAnsi="Cambria" w:cstheme="minorHAnsi"/>
              <w:b/>
              <w:sz w:val="20"/>
              <w:szCs w:val="20"/>
            </w:rPr>
          </w:rPrChange>
        </w:rPr>
        <w:t>“</w:t>
      </w:r>
      <w:proofErr w:type="spellStart"/>
      <w:r w:rsidRPr="00A66AC2">
        <w:rPr>
          <w:rFonts w:ascii="Cambria" w:hAnsi="Cambria" w:cstheme="minorHAnsi"/>
          <w:b/>
          <w:strike/>
          <w:sz w:val="20"/>
          <w:szCs w:val="20"/>
          <w:rPrChange w:id="1008" w:author="APRILYA Anggie" w:date="2024-12-27T15:48:00Z">
            <w:rPr>
              <w:rFonts w:ascii="Cambria" w:hAnsi="Cambria" w:cstheme="minorHAnsi"/>
              <w:b/>
              <w:sz w:val="20"/>
              <w:szCs w:val="20"/>
            </w:rPr>
          </w:rPrChange>
        </w:rPr>
        <w:t>Layanan</w:t>
      </w:r>
      <w:proofErr w:type="spellEnd"/>
      <w:r w:rsidRPr="00A66AC2">
        <w:rPr>
          <w:rFonts w:ascii="Cambria" w:hAnsi="Cambria" w:cstheme="minorHAnsi"/>
          <w:b/>
          <w:strike/>
          <w:sz w:val="20"/>
          <w:szCs w:val="20"/>
          <w:rPrChange w:id="1009" w:author="APRILYA Anggie" w:date="2024-12-27T15:48:00Z">
            <w:rPr>
              <w:rFonts w:ascii="Cambria" w:hAnsi="Cambria" w:cstheme="minorHAnsi"/>
              <w:b/>
              <w:sz w:val="20"/>
              <w:szCs w:val="20"/>
            </w:rPr>
          </w:rPrChange>
        </w:rPr>
        <w:t xml:space="preserve"> </w:t>
      </w:r>
      <w:proofErr w:type="spellStart"/>
      <w:r w:rsidRPr="00A66AC2">
        <w:rPr>
          <w:rFonts w:ascii="Cambria" w:hAnsi="Cambria" w:cstheme="minorHAnsi"/>
          <w:b/>
          <w:strike/>
          <w:sz w:val="20"/>
          <w:szCs w:val="20"/>
          <w:rPrChange w:id="1010" w:author="APRILYA Anggie" w:date="2024-12-27T15:48:00Z">
            <w:rPr>
              <w:rFonts w:ascii="Cambria" w:hAnsi="Cambria" w:cstheme="minorHAnsi"/>
              <w:b/>
              <w:sz w:val="20"/>
              <w:szCs w:val="20"/>
            </w:rPr>
          </w:rPrChange>
        </w:rPr>
        <w:t>Pemeriksaaan</w:t>
      </w:r>
      <w:proofErr w:type="spellEnd"/>
      <w:r w:rsidRPr="00A66AC2">
        <w:rPr>
          <w:rFonts w:ascii="Cambria" w:hAnsi="Cambria" w:cstheme="minorHAnsi"/>
          <w:b/>
          <w:strike/>
          <w:sz w:val="20"/>
          <w:szCs w:val="20"/>
          <w:rPrChange w:id="1011" w:author="APRILYA Anggie" w:date="2024-12-27T15:48:00Z">
            <w:rPr>
              <w:rFonts w:ascii="Cambria" w:hAnsi="Cambria" w:cstheme="minorHAnsi"/>
              <w:b/>
              <w:sz w:val="20"/>
              <w:szCs w:val="20"/>
            </w:rPr>
          </w:rPrChange>
        </w:rPr>
        <w:t xml:space="preserve"> Kesehatan </w:t>
      </w:r>
      <w:r w:rsidRPr="00A66AC2">
        <w:rPr>
          <w:rFonts w:ascii="Cambria" w:hAnsi="Cambria" w:cstheme="minorHAnsi"/>
          <w:b/>
          <w:i/>
          <w:strike/>
          <w:sz w:val="20"/>
          <w:szCs w:val="20"/>
          <w:rPrChange w:id="1012" w:author="APRILYA Anggie" w:date="2024-12-27T15:48:00Z">
            <w:rPr>
              <w:rFonts w:ascii="Cambria" w:hAnsi="Cambria" w:cstheme="minorHAnsi"/>
              <w:b/>
              <w:i/>
              <w:sz w:val="20"/>
              <w:szCs w:val="20"/>
            </w:rPr>
          </w:rPrChange>
        </w:rPr>
        <w:t>Medical Check Up</w:t>
      </w:r>
      <w:r w:rsidRPr="00A66AC2">
        <w:rPr>
          <w:rFonts w:ascii="Cambria" w:hAnsi="Cambria" w:cstheme="minorHAnsi"/>
          <w:b/>
          <w:strike/>
          <w:sz w:val="20"/>
          <w:szCs w:val="20"/>
          <w:rPrChange w:id="1013" w:author="APRILYA Anggie" w:date="2024-12-27T15:48:00Z">
            <w:rPr>
              <w:rFonts w:ascii="Cambria" w:hAnsi="Cambria" w:cstheme="minorHAnsi"/>
              <w:b/>
              <w:sz w:val="20"/>
              <w:szCs w:val="20"/>
            </w:rPr>
          </w:rPrChange>
        </w:rPr>
        <w:t xml:space="preserve">” </w:t>
      </w:r>
      <w:proofErr w:type="spellStart"/>
      <w:r w:rsidRPr="00A66AC2">
        <w:rPr>
          <w:rFonts w:ascii="Cambria" w:hAnsi="Cambria" w:cstheme="minorHAnsi"/>
          <w:strike/>
          <w:sz w:val="20"/>
          <w:szCs w:val="20"/>
          <w:rPrChange w:id="1014" w:author="APRILYA Anggie" w:date="2024-12-27T15:48:00Z">
            <w:rPr>
              <w:rFonts w:ascii="Cambria" w:hAnsi="Cambria" w:cstheme="minorHAnsi"/>
              <w:sz w:val="20"/>
              <w:szCs w:val="20"/>
            </w:rPr>
          </w:rPrChange>
        </w:rPr>
        <w:t>adalah</w:t>
      </w:r>
      <w:proofErr w:type="spellEnd"/>
      <w:r w:rsidRPr="00A66AC2">
        <w:rPr>
          <w:rFonts w:ascii="Cambria" w:hAnsi="Cambria" w:cstheme="minorHAnsi"/>
          <w:strike/>
          <w:sz w:val="20"/>
          <w:szCs w:val="20"/>
          <w:rPrChange w:id="101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16"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01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18" w:author="APRILYA Anggie" w:date="2024-12-27T15:48:00Z">
            <w:rPr>
              <w:rFonts w:ascii="Cambria" w:hAnsi="Cambria" w:cstheme="minorHAnsi"/>
              <w:sz w:val="20"/>
              <w:szCs w:val="20"/>
            </w:rPr>
          </w:rPrChange>
        </w:rPr>
        <w:t>laboratorium</w:t>
      </w:r>
      <w:proofErr w:type="spellEnd"/>
      <w:r w:rsidRPr="00A66AC2">
        <w:rPr>
          <w:rFonts w:ascii="Cambria" w:hAnsi="Cambria" w:cstheme="minorHAnsi"/>
          <w:strike/>
          <w:sz w:val="20"/>
          <w:szCs w:val="20"/>
          <w:rPrChange w:id="1019" w:author="APRILYA Anggie" w:date="2024-12-27T15:48:00Z">
            <w:rPr>
              <w:rFonts w:ascii="Cambria" w:hAnsi="Cambria" w:cstheme="minorHAnsi"/>
              <w:sz w:val="20"/>
              <w:szCs w:val="20"/>
            </w:rPr>
          </w:rPrChange>
        </w:rPr>
        <w:t xml:space="preserve"> dan/</w:t>
      </w:r>
      <w:proofErr w:type="spellStart"/>
      <w:r w:rsidRPr="00A66AC2">
        <w:rPr>
          <w:rFonts w:ascii="Cambria" w:hAnsi="Cambria" w:cstheme="minorHAnsi"/>
          <w:strike/>
          <w:sz w:val="20"/>
          <w:szCs w:val="20"/>
          <w:rPrChange w:id="1020" w:author="APRILYA Anggie" w:date="2024-12-27T15:48:00Z">
            <w:rPr>
              <w:rFonts w:ascii="Cambria" w:hAnsi="Cambria" w:cstheme="minorHAnsi"/>
              <w:sz w:val="20"/>
              <w:szCs w:val="20"/>
            </w:rPr>
          </w:rPrChange>
        </w:rPr>
        <w:t>atau</w:t>
      </w:r>
      <w:proofErr w:type="spellEnd"/>
      <w:r w:rsidRPr="00A66AC2">
        <w:rPr>
          <w:rFonts w:ascii="Cambria" w:hAnsi="Cambria" w:cstheme="minorHAnsi"/>
          <w:strike/>
          <w:sz w:val="20"/>
          <w:szCs w:val="20"/>
          <w:rPrChange w:id="102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22"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02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24" w:author="APRILYA Anggie" w:date="2024-12-27T15:48:00Z">
            <w:rPr>
              <w:rFonts w:ascii="Cambria" w:hAnsi="Cambria" w:cstheme="minorHAnsi"/>
              <w:sz w:val="20"/>
              <w:szCs w:val="20"/>
            </w:rPr>
          </w:rPrChange>
        </w:rPr>
        <w:t>penunjang</w:t>
      </w:r>
      <w:proofErr w:type="spellEnd"/>
      <w:r w:rsidRPr="00A66AC2">
        <w:rPr>
          <w:rFonts w:ascii="Cambria" w:hAnsi="Cambria" w:cstheme="minorHAnsi"/>
          <w:strike/>
          <w:sz w:val="20"/>
          <w:szCs w:val="20"/>
          <w:rPrChange w:id="102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26" w:author="APRILYA Anggie" w:date="2024-12-27T15:48:00Z">
            <w:rPr>
              <w:rFonts w:ascii="Cambria" w:hAnsi="Cambria" w:cstheme="minorHAnsi"/>
              <w:sz w:val="20"/>
              <w:szCs w:val="20"/>
            </w:rPr>
          </w:rPrChange>
        </w:rPr>
        <w:t>lainnya</w:t>
      </w:r>
      <w:proofErr w:type="spellEnd"/>
      <w:r w:rsidRPr="00A66AC2">
        <w:rPr>
          <w:rFonts w:ascii="Cambria" w:hAnsi="Cambria" w:cstheme="minorHAnsi"/>
          <w:strike/>
          <w:sz w:val="20"/>
          <w:szCs w:val="20"/>
          <w:rPrChange w:id="1027"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028" w:author="APRILYA Anggie" w:date="2024-12-27T15:48:00Z">
            <w:rPr>
              <w:rFonts w:ascii="Cambria" w:hAnsi="Cambria" w:cstheme="minorHAnsi"/>
              <w:sz w:val="20"/>
              <w:szCs w:val="20"/>
            </w:rPr>
          </w:rPrChange>
        </w:rPr>
        <w:t>dilakukan</w:t>
      </w:r>
      <w:proofErr w:type="spellEnd"/>
      <w:r w:rsidRPr="00A66AC2">
        <w:rPr>
          <w:rFonts w:ascii="Cambria" w:hAnsi="Cambria" w:cstheme="minorHAnsi"/>
          <w:strike/>
          <w:sz w:val="20"/>
          <w:szCs w:val="20"/>
          <w:rPrChange w:id="1029" w:author="APRILYA Anggie" w:date="2024-12-27T15:48:00Z">
            <w:rPr>
              <w:rFonts w:ascii="Cambria" w:hAnsi="Cambria" w:cstheme="minorHAnsi"/>
              <w:sz w:val="20"/>
              <w:szCs w:val="20"/>
            </w:rPr>
          </w:rPrChange>
        </w:rPr>
        <w:t xml:space="preserve"> oleh </w:t>
      </w:r>
      <w:proofErr w:type="spellStart"/>
      <w:r w:rsidRPr="00A66AC2">
        <w:rPr>
          <w:rFonts w:ascii="Cambria" w:hAnsi="Cambria" w:cstheme="minorHAnsi"/>
          <w:strike/>
          <w:sz w:val="20"/>
          <w:szCs w:val="20"/>
          <w:rPrChange w:id="1030"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03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32"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03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34" w:author="APRILYA Anggie" w:date="2024-12-27T15:48:00Z">
            <w:rPr>
              <w:rFonts w:ascii="Cambria" w:hAnsi="Cambria" w:cstheme="minorHAnsi"/>
              <w:sz w:val="20"/>
              <w:szCs w:val="20"/>
            </w:rPr>
          </w:rPrChange>
        </w:rPr>
        <w:t>berdasarkan</w:t>
      </w:r>
      <w:proofErr w:type="spellEnd"/>
      <w:r w:rsidRPr="00A66AC2">
        <w:rPr>
          <w:rFonts w:ascii="Cambria" w:hAnsi="Cambria" w:cstheme="minorHAnsi"/>
          <w:strike/>
          <w:sz w:val="20"/>
          <w:szCs w:val="20"/>
          <w:rPrChange w:id="103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36" w:author="APRILYA Anggie" w:date="2024-12-27T15:48:00Z">
            <w:rPr>
              <w:rFonts w:ascii="Cambria" w:hAnsi="Cambria" w:cstheme="minorHAnsi"/>
              <w:sz w:val="20"/>
              <w:szCs w:val="20"/>
            </w:rPr>
          </w:rPrChange>
        </w:rPr>
        <w:t>permintaan</w:t>
      </w:r>
      <w:proofErr w:type="spellEnd"/>
      <w:r w:rsidRPr="00A66AC2">
        <w:rPr>
          <w:rFonts w:ascii="Cambria" w:hAnsi="Cambria" w:cstheme="minorHAnsi"/>
          <w:strike/>
          <w:sz w:val="20"/>
          <w:szCs w:val="20"/>
          <w:rPrChange w:id="103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38" w:author="APRILYA Anggie" w:date="2024-12-27T15:48:00Z">
            <w:rPr>
              <w:rFonts w:ascii="Cambria" w:hAnsi="Cambria" w:cstheme="minorHAnsi"/>
              <w:sz w:val="20"/>
              <w:szCs w:val="20"/>
            </w:rPr>
          </w:rPrChange>
        </w:rPr>
        <w:t>dari</w:t>
      </w:r>
      <w:proofErr w:type="spellEnd"/>
      <w:r w:rsidRPr="00A66AC2">
        <w:rPr>
          <w:rFonts w:ascii="Cambria" w:hAnsi="Cambria" w:cstheme="minorHAnsi"/>
          <w:strike/>
          <w:sz w:val="20"/>
          <w:szCs w:val="20"/>
          <w:rPrChange w:id="103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40"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04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42"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04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44"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104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46" w:author="APRILYA Anggie" w:date="2024-12-27T15:48:00Z">
            <w:rPr>
              <w:rFonts w:ascii="Cambria" w:hAnsi="Cambria" w:cstheme="minorHAnsi"/>
              <w:sz w:val="20"/>
              <w:szCs w:val="20"/>
            </w:rPr>
          </w:rPrChange>
        </w:rPr>
        <w:t>melalui</w:t>
      </w:r>
      <w:proofErr w:type="spellEnd"/>
      <w:r w:rsidRPr="00A66AC2">
        <w:rPr>
          <w:rFonts w:ascii="Cambria" w:hAnsi="Cambria" w:cstheme="minorHAnsi"/>
          <w:strike/>
          <w:sz w:val="20"/>
          <w:szCs w:val="20"/>
          <w:rPrChange w:id="1047" w:author="APRILYA Anggie" w:date="2024-12-27T15:48:00Z">
            <w:rPr>
              <w:rFonts w:ascii="Cambria" w:hAnsi="Cambria" w:cstheme="minorHAnsi"/>
              <w:sz w:val="20"/>
              <w:szCs w:val="20"/>
            </w:rPr>
          </w:rPrChange>
        </w:rPr>
        <w:t xml:space="preserve"> Surat </w:t>
      </w:r>
      <w:proofErr w:type="spellStart"/>
      <w:r w:rsidRPr="00A66AC2">
        <w:rPr>
          <w:rFonts w:ascii="Cambria" w:hAnsi="Cambria" w:cstheme="minorHAnsi"/>
          <w:strike/>
          <w:sz w:val="20"/>
          <w:szCs w:val="20"/>
          <w:rPrChange w:id="1048" w:author="APRILYA Anggie" w:date="2024-12-27T15:48:00Z">
            <w:rPr>
              <w:rFonts w:ascii="Cambria" w:hAnsi="Cambria" w:cstheme="minorHAnsi"/>
              <w:sz w:val="20"/>
              <w:szCs w:val="20"/>
            </w:rPr>
          </w:rPrChange>
        </w:rPr>
        <w:t>Pengantar</w:t>
      </w:r>
      <w:proofErr w:type="spellEnd"/>
      <w:r w:rsidRPr="00A66AC2">
        <w:rPr>
          <w:rFonts w:ascii="Cambria" w:hAnsi="Cambria" w:cstheme="minorHAnsi"/>
          <w:strike/>
          <w:sz w:val="20"/>
          <w:szCs w:val="20"/>
          <w:rPrChange w:id="104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50" w:author="APRILYA Anggie" w:date="2024-12-27T15:48:00Z">
            <w:rPr>
              <w:rFonts w:ascii="Cambria" w:hAnsi="Cambria" w:cstheme="minorHAnsi"/>
              <w:sz w:val="20"/>
              <w:szCs w:val="20"/>
            </w:rPr>
          </w:rPrChange>
        </w:rPr>
        <w:t>Medis</w:t>
      </w:r>
      <w:proofErr w:type="spellEnd"/>
      <w:r w:rsidRPr="00A66AC2">
        <w:rPr>
          <w:rFonts w:ascii="Cambria" w:hAnsi="Cambria" w:cstheme="minorHAnsi"/>
          <w:b/>
          <w:strike/>
          <w:sz w:val="20"/>
          <w:szCs w:val="20"/>
          <w:rPrChange w:id="1051" w:author="APRILYA Anggie" w:date="2024-12-27T15:48:00Z">
            <w:rPr>
              <w:rFonts w:ascii="Cambria" w:hAnsi="Cambria" w:cstheme="minorHAnsi"/>
              <w:b/>
              <w:sz w:val="20"/>
              <w:szCs w:val="20"/>
            </w:rPr>
          </w:rPrChange>
        </w:rPr>
        <w:t>.</w:t>
      </w:r>
    </w:p>
    <w:p w14:paraId="5DC8D66A" w14:textId="77777777" w:rsidR="00A207E8" w:rsidRPr="00A66AC2" w:rsidRDefault="00A207E8" w:rsidP="00A207E8">
      <w:pPr>
        <w:numPr>
          <w:ilvl w:val="0"/>
          <w:numId w:val="72"/>
        </w:numPr>
        <w:spacing w:line="276" w:lineRule="auto"/>
        <w:jc w:val="both"/>
        <w:rPr>
          <w:rFonts w:ascii="Cambria" w:hAnsi="Cambria" w:cstheme="minorHAnsi"/>
          <w:strike/>
          <w:sz w:val="20"/>
          <w:szCs w:val="20"/>
          <w:rPrChange w:id="1052" w:author="APRILYA Anggie" w:date="2024-12-27T15:48:00Z">
            <w:rPr>
              <w:rFonts w:ascii="Cambria" w:hAnsi="Cambria" w:cstheme="minorHAnsi"/>
              <w:sz w:val="20"/>
              <w:szCs w:val="20"/>
            </w:rPr>
          </w:rPrChange>
        </w:rPr>
      </w:pPr>
      <w:r w:rsidRPr="00A66AC2">
        <w:rPr>
          <w:rFonts w:ascii="Cambria" w:hAnsi="Cambria" w:cstheme="minorHAnsi"/>
          <w:b/>
          <w:strike/>
          <w:sz w:val="20"/>
          <w:szCs w:val="20"/>
          <w:rPrChange w:id="1053" w:author="APRILYA Anggie" w:date="2024-12-27T15:48:00Z">
            <w:rPr>
              <w:rFonts w:ascii="Cambria" w:hAnsi="Cambria" w:cstheme="minorHAnsi"/>
              <w:b/>
              <w:sz w:val="20"/>
              <w:szCs w:val="20"/>
            </w:rPr>
          </w:rPrChange>
        </w:rPr>
        <w:t>“</w:t>
      </w:r>
      <w:proofErr w:type="spellStart"/>
      <w:r w:rsidRPr="00A66AC2">
        <w:rPr>
          <w:rFonts w:ascii="Cambria" w:hAnsi="Cambria" w:cstheme="minorHAnsi"/>
          <w:b/>
          <w:strike/>
          <w:sz w:val="20"/>
          <w:szCs w:val="20"/>
          <w:rPrChange w:id="1054" w:author="APRILYA Anggie" w:date="2024-12-27T15:48:00Z">
            <w:rPr>
              <w:rFonts w:ascii="Cambria" w:hAnsi="Cambria" w:cstheme="minorHAnsi"/>
              <w:b/>
              <w:sz w:val="20"/>
              <w:szCs w:val="20"/>
            </w:rPr>
          </w:rPrChange>
        </w:rPr>
        <w:t>Peserta</w:t>
      </w:r>
      <w:proofErr w:type="spellEnd"/>
      <w:r w:rsidRPr="00A66AC2">
        <w:rPr>
          <w:rFonts w:ascii="Cambria" w:hAnsi="Cambria" w:cstheme="minorHAnsi"/>
          <w:b/>
          <w:strike/>
          <w:sz w:val="20"/>
          <w:szCs w:val="20"/>
          <w:rPrChange w:id="1055" w:author="APRILYA Anggie" w:date="2024-12-27T15:48:00Z">
            <w:rPr>
              <w:rFonts w:ascii="Cambria" w:hAnsi="Cambria" w:cstheme="minorHAnsi"/>
              <w:b/>
              <w:sz w:val="20"/>
              <w:szCs w:val="20"/>
            </w:rPr>
          </w:rPrChange>
        </w:rPr>
        <w:t xml:space="preserve">” </w:t>
      </w:r>
      <w:proofErr w:type="spellStart"/>
      <w:r w:rsidRPr="00A66AC2">
        <w:rPr>
          <w:rFonts w:ascii="Cambria" w:hAnsi="Cambria" w:cstheme="minorHAnsi"/>
          <w:strike/>
          <w:sz w:val="20"/>
          <w:szCs w:val="20"/>
          <w:rPrChange w:id="1056" w:author="APRILYA Anggie" w:date="2024-12-27T15:48:00Z">
            <w:rPr>
              <w:rFonts w:ascii="Cambria" w:hAnsi="Cambria" w:cstheme="minorHAnsi"/>
              <w:sz w:val="20"/>
              <w:szCs w:val="20"/>
            </w:rPr>
          </w:rPrChange>
        </w:rPr>
        <w:t>adalah</w:t>
      </w:r>
      <w:proofErr w:type="spellEnd"/>
      <w:r w:rsidRPr="00A66AC2">
        <w:rPr>
          <w:rFonts w:ascii="Cambria" w:hAnsi="Cambria" w:cstheme="minorHAnsi"/>
          <w:strike/>
          <w:sz w:val="20"/>
          <w:szCs w:val="20"/>
          <w:rPrChange w:id="105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58" w:author="APRILYA Anggie" w:date="2024-12-27T15:48:00Z">
            <w:rPr>
              <w:rFonts w:ascii="Cambria" w:hAnsi="Cambria" w:cstheme="minorHAnsi"/>
              <w:sz w:val="20"/>
              <w:szCs w:val="20"/>
            </w:rPr>
          </w:rPrChange>
        </w:rPr>
        <w:t>calon</w:t>
      </w:r>
      <w:proofErr w:type="spellEnd"/>
      <w:r w:rsidRPr="00A66AC2">
        <w:rPr>
          <w:rFonts w:ascii="Cambria" w:hAnsi="Cambria" w:cstheme="minorHAnsi"/>
          <w:strike/>
          <w:sz w:val="20"/>
          <w:szCs w:val="20"/>
          <w:rPrChange w:id="105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60" w:author="APRILYA Anggie" w:date="2024-12-27T15:48:00Z">
            <w:rPr>
              <w:rFonts w:ascii="Cambria" w:hAnsi="Cambria" w:cstheme="minorHAnsi"/>
              <w:sz w:val="20"/>
              <w:szCs w:val="20"/>
            </w:rPr>
          </w:rPrChange>
        </w:rPr>
        <w:t>tertanggung</w:t>
      </w:r>
      <w:proofErr w:type="spellEnd"/>
      <w:r w:rsidRPr="00A66AC2">
        <w:rPr>
          <w:rFonts w:ascii="Cambria" w:hAnsi="Cambria" w:cstheme="minorHAnsi"/>
          <w:strike/>
          <w:sz w:val="20"/>
          <w:szCs w:val="20"/>
          <w:rPrChange w:id="1061" w:author="APRILYA Anggie" w:date="2024-12-27T15:48:00Z">
            <w:rPr>
              <w:rFonts w:ascii="Cambria" w:hAnsi="Cambria" w:cstheme="minorHAnsi"/>
              <w:sz w:val="20"/>
              <w:szCs w:val="20"/>
            </w:rPr>
          </w:rPrChange>
        </w:rPr>
        <w:t xml:space="preserve"> dan/</w:t>
      </w:r>
      <w:proofErr w:type="spellStart"/>
      <w:r w:rsidRPr="00A66AC2">
        <w:rPr>
          <w:rFonts w:ascii="Cambria" w:hAnsi="Cambria" w:cstheme="minorHAnsi"/>
          <w:strike/>
          <w:sz w:val="20"/>
          <w:szCs w:val="20"/>
          <w:rPrChange w:id="1062" w:author="APRILYA Anggie" w:date="2024-12-27T15:48:00Z">
            <w:rPr>
              <w:rFonts w:ascii="Cambria" w:hAnsi="Cambria" w:cstheme="minorHAnsi"/>
              <w:sz w:val="20"/>
              <w:szCs w:val="20"/>
            </w:rPr>
          </w:rPrChange>
        </w:rPr>
        <w:t>atau</w:t>
      </w:r>
      <w:proofErr w:type="spellEnd"/>
      <w:r w:rsidRPr="00A66AC2">
        <w:rPr>
          <w:rFonts w:ascii="Cambria" w:hAnsi="Cambria" w:cstheme="minorHAnsi"/>
          <w:strike/>
          <w:sz w:val="20"/>
          <w:szCs w:val="20"/>
          <w:rPrChange w:id="106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64" w:author="APRILYA Anggie" w:date="2024-12-27T15:48:00Z">
            <w:rPr>
              <w:rFonts w:ascii="Cambria" w:hAnsi="Cambria" w:cstheme="minorHAnsi"/>
              <w:sz w:val="20"/>
              <w:szCs w:val="20"/>
            </w:rPr>
          </w:rPrChange>
        </w:rPr>
        <w:t>tertanggung</w:t>
      </w:r>
      <w:proofErr w:type="spellEnd"/>
      <w:r w:rsidRPr="00A66AC2">
        <w:rPr>
          <w:rFonts w:ascii="Cambria" w:hAnsi="Cambria" w:cstheme="minorHAnsi"/>
          <w:strike/>
          <w:sz w:val="20"/>
          <w:szCs w:val="20"/>
          <w:rPrChange w:id="106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66" w:author="APRILYA Anggie" w:date="2024-12-27T15:48:00Z">
            <w:rPr>
              <w:rFonts w:ascii="Cambria" w:hAnsi="Cambria" w:cstheme="minorHAnsi"/>
              <w:sz w:val="20"/>
              <w:szCs w:val="20"/>
            </w:rPr>
          </w:rPrChange>
        </w:rPr>
        <w:t>dari</w:t>
      </w:r>
      <w:proofErr w:type="spellEnd"/>
      <w:r w:rsidRPr="00A66AC2">
        <w:rPr>
          <w:rFonts w:ascii="Cambria" w:hAnsi="Cambria" w:cstheme="minorHAnsi"/>
          <w:strike/>
          <w:sz w:val="20"/>
          <w:szCs w:val="20"/>
          <w:rPrChange w:id="106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68"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06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70"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07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72"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1073"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074" w:author="APRILYA Anggie" w:date="2024-12-27T15:48:00Z">
            <w:rPr>
              <w:rFonts w:ascii="Cambria" w:hAnsi="Cambria" w:cstheme="minorHAnsi"/>
              <w:sz w:val="20"/>
              <w:szCs w:val="20"/>
            </w:rPr>
          </w:rPrChange>
        </w:rPr>
        <w:t>dirujuk</w:t>
      </w:r>
      <w:proofErr w:type="spellEnd"/>
      <w:r w:rsidRPr="00A66AC2">
        <w:rPr>
          <w:rFonts w:ascii="Cambria" w:hAnsi="Cambria" w:cstheme="minorHAnsi"/>
          <w:strike/>
          <w:sz w:val="20"/>
          <w:szCs w:val="20"/>
          <w:rPrChange w:id="1075" w:author="APRILYA Anggie" w:date="2024-12-27T15:48:00Z">
            <w:rPr>
              <w:rFonts w:ascii="Cambria" w:hAnsi="Cambria" w:cstheme="minorHAnsi"/>
              <w:sz w:val="20"/>
              <w:szCs w:val="20"/>
            </w:rPr>
          </w:rPrChange>
        </w:rPr>
        <w:t xml:space="preserve"> oleh </w:t>
      </w:r>
      <w:proofErr w:type="spellStart"/>
      <w:r w:rsidRPr="00A66AC2">
        <w:rPr>
          <w:rFonts w:ascii="Cambria" w:hAnsi="Cambria" w:cstheme="minorHAnsi"/>
          <w:strike/>
          <w:sz w:val="20"/>
          <w:szCs w:val="20"/>
          <w:rPrChange w:id="1076"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07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78"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107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80" w:author="APRILYA Anggie" w:date="2024-12-27T15:48:00Z">
            <w:rPr>
              <w:rFonts w:ascii="Cambria" w:hAnsi="Cambria" w:cstheme="minorHAnsi"/>
              <w:sz w:val="20"/>
              <w:szCs w:val="20"/>
            </w:rPr>
          </w:rPrChange>
        </w:rPr>
        <w:t>kepada</w:t>
      </w:r>
      <w:proofErr w:type="spellEnd"/>
      <w:r w:rsidRPr="00A66AC2">
        <w:rPr>
          <w:rFonts w:ascii="Cambria" w:hAnsi="Cambria" w:cstheme="minorHAnsi"/>
          <w:strike/>
          <w:sz w:val="20"/>
          <w:szCs w:val="20"/>
          <w:rPrChange w:id="108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82"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08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84"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08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86" w:author="APRILYA Anggie" w:date="2024-12-27T15:48:00Z">
            <w:rPr>
              <w:rFonts w:ascii="Cambria" w:hAnsi="Cambria" w:cstheme="minorHAnsi"/>
              <w:sz w:val="20"/>
              <w:szCs w:val="20"/>
            </w:rPr>
          </w:rPrChange>
        </w:rPr>
        <w:t>guna</w:t>
      </w:r>
      <w:proofErr w:type="spellEnd"/>
      <w:r w:rsidRPr="00A66AC2">
        <w:rPr>
          <w:rFonts w:ascii="Cambria" w:hAnsi="Cambria" w:cstheme="minorHAnsi"/>
          <w:strike/>
          <w:sz w:val="20"/>
          <w:szCs w:val="20"/>
          <w:rPrChange w:id="108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88" w:author="APRILYA Anggie" w:date="2024-12-27T15:48:00Z">
            <w:rPr>
              <w:rFonts w:ascii="Cambria" w:hAnsi="Cambria" w:cstheme="minorHAnsi"/>
              <w:sz w:val="20"/>
              <w:szCs w:val="20"/>
            </w:rPr>
          </w:rPrChange>
        </w:rPr>
        <w:t>memperoleh</w:t>
      </w:r>
      <w:proofErr w:type="spellEnd"/>
      <w:r w:rsidRPr="00A66AC2">
        <w:rPr>
          <w:rFonts w:ascii="Cambria" w:hAnsi="Cambria" w:cstheme="minorHAnsi"/>
          <w:strike/>
          <w:sz w:val="20"/>
          <w:szCs w:val="20"/>
          <w:rPrChange w:id="108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90"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09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92"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093" w:author="APRILYA Anggie" w:date="2024-12-27T15:48:00Z">
            <w:rPr>
              <w:rFonts w:ascii="Cambria" w:hAnsi="Cambria" w:cstheme="minorHAnsi"/>
              <w:sz w:val="20"/>
              <w:szCs w:val="20"/>
            </w:rPr>
          </w:rPrChange>
        </w:rPr>
        <w:t xml:space="preserve"> Kesehatan </w:t>
      </w:r>
      <w:r w:rsidRPr="00A66AC2">
        <w:rPr>
          <w:rFonts w:ascii="Cambria" w:hAnsi="Cambria" w:cstheme="minorHAnsi"/>
          <w:i/>
          <w:iCs/>
          <w:strike/>
          <w:sz w:val="20"/>
          <w:szCs w:val="20"/>
          <w:rPrChange w:id="1094" w:author="APRILYA Anggie" w:date="2024-12-27T15:48:00Z">
            <w:rPr>
              <w:rFonts w:ascii="Cambria" w:hAnsi="Cambria" w:cstheme="minorHAnsi"/>
              <w:i/>
              <w:iCs/>
              <w:sz w:val="20"/>
              <w:szCs w:val="20"/>
            </w:rPr>
          </w:rPrChange>
        </w:rPr>
        <w:t>Medical Check Up</w:t>
      </w:r>
      <w:r w:rsidRPr="00A66AC2">
        <w:rPr>
          <w:rFonts w:ascii="Cambria" w:hAnsi="Cambria" w:cstheme="minorHAnsi"/>
          <w:strike/>
          <w:sz w:val="20"/>
          <w:szCs w:val="20"/>
          <w:rPrChange w:id="109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96" w:author="APRILYA Anggie" w:date="2024-12-27T15:48:00Z">
            <w:rPr>
              <w:rFonts w:ascii="Cambria" w:hAnsi="Cambria" w:cstheme="minorHAnsi"/>
              <w:sz w:val="20"/>
              <w:szCs w:val="20"/>
            </w:rPr>
          </w:rPrChange>
        </w:rPr>
        <w:t>dari</w:t>
      </w:r>
      <w:proofErr w:type="spellEnd"/>
      <w:r w:rsidRPr="00A66AC2">
        <w:rPr>
          <w:rFonts w:ascii="Cambria" w:hAnsi="Cambria" w:cstheme="minorHAnsi"/>
          <w:strike/>
          <w:sz w:val="20"/>
          <w:szCs w:val="20"/>
          <w:rPrChange w:id="109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098"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09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00"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10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02" w:author="APRILYA Anggie" w:date="2024-12-27T15:48:00Z">
            <w:rPr>
              <w:rFonts w:ascii="Cambria" w:hAnsi="Cambria" w:cstheme="minorHAnsi"/>
              <w:sz w:val="20"/>
              <w:szCs w:val="20"/>
            </w:rPr>
          </w:rPrChange>
        </w:rPr>
        <w:t>berdasarkan</w:t>
      </w:r>
      <w:proofErr w:type="spellEnd"/>
      <w:r w:rsidRPr="00A66AC2">
        <w:rPr>
          <w:rFonts w:ascii="Cambria" w:hAnsi="Cambria" w:cstheme="minorHAnsi"/>
          <w:strike/>
          <w:sz w:val="20"/>
          <w:szCs w:val="20"/>
          <w:rPrChange w:id="110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04" w:author="APRILYA Anggie" w:date="2024-12-27T15:48:00Z">
            <w:rPr>
              <w:rFonts w:ascii="Cambria" w:hAnsi="Cambria" w:cstheme="minorHAnsi"/>
              <w:sz w:val="20"/>
              <w:szCs w:val="20"/>
            </w:rPr>
          </w:rPrChange>
        </w:rPr>
        <w:t>jenis-jenis</w:t>
      </w:r>
      <w:proofErr w:type="spellEnd"/>
      <w:r w:rsidRPr="00A66AC2">
        <w:rPr>
          <w:rFonts w:ascii="Cambria" w:hAnsi="Cambria" w:cstheme="minorHAnsi"/>
          <w:strike/>
          <w:sz w:val="20"/>
          <w:szCs w:val="20"/>
          <w:rPrChange w:id="110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06"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107"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108" w:author="APRILYA Anggie" w:date="2024-12-27T15:48:00Z">
            <w:rPr>
              <w:rFonts w:ascii="Cambria" w:hAnsi="Cambria" w:cstheme="minorHAnsi"/>
              <w:sz w:val="20"/>
              <w:szCs w:val="20"/>
            </w:rPr>
          </w:rPrChange>
        </w:rPr>
        <w:t>telah</w:t>
      </w:r>
      <w:proofErr w:type="spellEnd"/>
      <w:r w:rsidRPr="00A66AC2">
        <w:rPr>
          <w:rFonts w:ascii="Cambria" w:hAnsi="Cambria" w:cstheme="minorHAnsi"/>
          <w:strike/>
          <w:sz w:val="20"/>
          <w:szCs w:val="20"/>
          <w:rPrChange w:id="110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10" w:author="APRILYA Anggie" w:date="2024-12-27T15:48:00Z">
            <w:rPr>
              <w:rFonts w:ascii="Cambria" w:hAnsi="Cambria" w:cstheme="minorHAnsi"/>
              <w:sz w:val="20"/>
              <w:szCs w:val="20"/>
            </w:rPr>
          </w:rPrChange>
        </w:rPr>
        <w:t>ditentukan</w:t>
      </w:r>
      <w:proofErr w:type="spellEnd"/>
      <w:r w:rsidRPr="00A66AC2">
        <w:rPr>
          <w:rFonts w:ascii="Cambria" w:hAnsi="Cambria" w:cstheme="minorHAnsi"/>
          <w:strike/>
          <w:sz w:val="20"/>
          <w:szCs w:val="20"/>
          <w:rPrChange w:id="111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12" w:author="APRILYA Anggie" w:date="2024-12-27T15:48:00Z">
            <w:rPr>
              <w:rFonts w:ascii="Cambria" w:hAnsi="Cambria" w:cstheme="minorHAnsi"/>
              <w:sz w:val="20"/>
              <w:szCs w:val="20"/>
            </w:rPr>
          </w:rPrChange>
        </w:rPr>
        <w:t>didalam</w:t>
      </w:r>
      <w:proofErr w:type="spellEnd"/>
      <w:r w:rsidRPr="00A66AC2">
        <w:rPr>
          <w:rFonts w:ascii="Cambria" w:hAnsi="Cambria" w:cstheme="minorHAnsi"/>
          <w:strike/>
          <w:sz w:val="20"/>
          <w:szCs w:val="20"/>
          <w:rPrChange w:id="1113" w:author="APRILYA Anggie" w:date="2024-12-27T15:48:00Z">
            <w:rPr>
              <w:rFonts w:ascii="Cambria" w:hAnsi="Cambria" w:cstheme="minorHAnsi"/>
              <w:sz w:val="20"/>
              <w:szCs w:val="20"/>
            </w:rPr>
          </w:rPrChange>
        </w:rPr>
        <w:t xml:space="preserve"> Surat </w:t>
      </w:r>
      <w:proofErr w:type="spellStart"/>
      <w:r w:rsidRPr="00A66AC2">
        <w:rPr>
          <w:rFonts w:ascii="Cambria" w:hAnsi="Cambria" w:cstheme="minorHAnsi"/>
          <w:strike/>
          <w:sz w:val="20"/>
          <w:szCs w:val="20"/>
          <w:rPrChange w:id="1114" w:author="APRILYA Anggie" w:date="2024-12-27T15:48:00Z">
            <w:rPr>
              <w:rFonts w:ascii="Cambria" w:hAnsi="Cambria" w:cstheme="minorHAnsi"/>
              <w:sz w:val="20"/>
              <w:szCs w:val="20"/>
            </w:rPr>
          </w:rPrChange>
        </w:rPr>
        <w:t>Pengantar</w:t>
      </w:r>
      <w:proofErr w:type="spellEnd"/>
      <w:r w:rsidRPr="00A66AC2">
        <w:rPr>
          <w:rFonts w:ascii="Cambria" w:hAnsi="Cambria" w:cstheme="minorHAnsi"/>
          <w:strike/>
          <w:sz w:val="20"/>
          <w:szCs w:val="20"/>
          <w:rPrChange w:id="111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16" w:author="APRILYA Anggie" w:date="2024-12-27T15:48:00Z">
            <w:rPr>
              <w:rFonts w:ascii="Cambria" w:hAnsi="Cambria" w:cstheme="minorHAnsi"/>
              <w:sz w:val="20"/>
              <w:szCs w:val="20"/>
            </w:rPr>
          </w:rPrChange>
        </w:rPr>
        <w:t>Medis</w:t>
      </w:r>
      <w:proofErr w:type="spellEnd"/>
      <w:r w:rsidRPr="00A66AC2">
        <w:rPr>
          <w:rFonts w:ascii="Cambria" w:hAnsi="Cambria" w:cstheme="minorHAnsi"/>
          <w:strike/>
          <w:sz w:val="20"/>
          <w:szCs w:val="20"/>
          <w:rPrChange w:id="1117" w:author="APRILYA Anggie" w:date="2024-12-27T15:48:00Z">
            <w:rPr>
              <w:rFonts w:ascii="Cambria" w:hAnsi="Cambria" w:cstheme="minorHAnsi"/>
              <w:sz w:val="20"/>
              <w:szCs w:val="20"/>
            </w:rPr>
          </w:rPrChange>
        </w:rPr>
        <w:t>.</w:t>
      </w:r>
    </w:p>
    <w:p w14:paraId="7CD68715" w14:textId="77777777" w:rsidR="00A207E8" w:rsidRPr="00A66AC2" w:rsidRDefault="00A207E8" w:rsidP="00A207E8">
      <w:pPr>
        <w:numPr>
          <w:ilvl w:val="0"/>
          <w:numId w:val="72"/>
        </w:numPr>
        <w:spacing w:line="276" w:lineRule="auto"/>
        <w:jc w:val="both"/>
        <w:rPr>
          <w:rFonts w:ascii="Cambria" w:hAnsi="Cambria" w:cstheme="minorHAnsi"/>
          <w:strike/>
          <w:sz w:val="20"/>
          <w:szCs w:val="20"/>
          <w:rPrChange w:id="1118" w:author="APRILYA Anggie" w:date="2024-12-27T15:48:00Z">
            <w:rPr>
              <w:rFonts w:ascii="Cambria" w:hAnsi="Cambria" w:cstheme="minorHAnsi"/>
              <w:sz w:val="20"/>
              <w:szCs w:val="20"/>
            </w:rPr>
          </w:rPrChange>
        </w:rPr>
      </w:pPr>
      <w:r w:rsidRPr="00A66AC2">
        <w:rPr>
          <w:rFonts w:ascii="Cambria" w:hAnsi="Cambria" w:cstheme="minorHAnsi"/>
          <w:b/>
          <w:strike/>
          <w:sz w:val="20"/>
          <w:szCs w:val="20"/>
          <w:rPrChange w:id="1119" w:author="APRILYA Anggie" w:date="2024-12-27T15:48:00Z">
            <w:rPr>
              <w:rFonts w:ascii="Cambria" w:hAnsi="Cambria" w:cstheme="minorHAnsi"/>
              <w:b/>
              <w:sz w:val="20"/>
              <w:szCs w:val="20"/>
            </w:rPr>
          </w:rPrChange>
        </w:rPr>
        <w:t xml:space="preserve">“Surat </w:t>
      </w:r>
      <w:proofErr w:type="spellStart"/>
      <w:r w:rsidRPr="00A66AC2">
        <w:rPr>
          <w:rFonts w:ascii="Cambria" w:hAnsi="Cambria" w:cstheme="minorHAnsi"/>
          <w:b/>
          <w:strike/>
          <w:sz w:val="20"/>
          <w:szCs w:val="20"/>
          <w:rPrChange w:id="1120" w:author="APRILYA Anggie" w:date="2024-12-27T15:48:00Z">
            <w:rPr>
              <w:rFonts w:ascii="Cambria" w:hAnsi="Cambria" w:cstheme="minorHAnsi"/>
              <w:b/>
              <w:sz w:val="20"/>
              <w:szCs w:val="20"/>
            </w:rPr>
          </w:rPrChange>
        </w:rPr>
        <w:t>Pengantar</w:t>
      </w:r>
      <w:proofErr w:type="spellEnd"/>
      <w:r w:rsidRPr="00A66AC2">
        <w:rPr>
          <w:rFonts w:ascii="Cambria" w:hAnsi="Cambria" w:cstheme="minorHAnsi"/>
          <w:b/>
          <w:strike/>
          <w:sz w:val="20"/>
          <w:szCs w:val="20"/>
          <w:rPrChange w:id="1121" w:author="APRILYA Anggie" w:date="2024-12-27T15:48:00Z">
            <w:rPr>
              <w:rFonts w:ascii="Cambria" w:hAnsi="Cambria" w:cstheme="minorHAnsi"/>
              <w:b/>
              <w:sz w:val="20"/>
              <w:szCs w:val="20"/>
            </w:rPr>
          </w:rPrChange>
        </w:rPr>
        <w:t xml:space="preserve"> </w:t>
      </w:r>
      <w:proofErr w:type="spellStart"/>
      <w:r w:rsidRPr="00A66AC2">
        <w:rPr>
          <w:rFonts w:ascii="Cambria" w:hAnsi="Cambria" w:cstheme="minorHAnsi"/>
          <w:b/>
          <w:strike/>
          <w:sz w:val="20"/>
          <w:szCs w:val="20"/>
          <w:rPrChange w:id="1122" w:author="APRILYA Anggie" w:date="2024-12-27T15:48:00Z">
            <w:rPr>
              <w:rFonts w:ascii="Cambria" w:hAnsi="Cambria" w:cstheme="minorHAnsi"/>
              <w:b/>
              <w:sz w:val="20"/>
              <w:szCs w:val="20"/>
            </w:rPr>
          </w:rPrChange>
        </w:rPr>
        <w:t>Medis</w:t>
      </w:r>
      <w:proofErr w:type="spellEnd"/>
      <w:r w:rsidRPr="00A66AC2">
        <w:rPr>
          <w:rFonts w:ascii="Cambria" w:hAnsi="Cambria" w:cstheme="minorHAnsi"/>
          <w:b/>
          <w:strike/>
          <w:sz w:val="20"/>
          <w:szCs w:val="20"/>
          <w:rPrChange w:id="1123" w:author="APRILYA Anggie" w:date="2024-12-27T15:48:00Z">
            <w:rPr>
              <w:rFonts w:ascii="Cambria" w:hAnsi="Cambria" w:cstheme="minorHAnsi"/>
              <w:b/>
              <w:sz w:val="20"/>
              <w:szCs w:val="20"/>
            </w:rPr>
          </w:rPrChange>
        </w:rPr>
        <w:t xml:space="preserve">” </w:t>
      </w:r>
      <w:proofErr w:type="spellStart"/>
      <w:r w:rsidRPr="00A66AC2">
        <w:rPr>
          <w:rFonts w:ascii="Cambria" w:hAnsi="Cambria" w:cstheme="minorHAnsi"/>
          <w:strike/>
          <w:sz w:val="20"/>
          <w:szCs w:val="20"/>
          <w:rPrChange w:id="1124" w:author="APRILYA Anggie" w:date="2024-12-27T15:48:00Z">
            <w:rPr>
              <w:rFonts w:ascii="Cambria" w:hAnsi="Cambria" w:cstheme="minorHAnsi"/>
              <w:sz w:val="20"/>
              <w:szCs w:val="20"/>
            </w:rPr>
          </w:rPrChange>
        </w:rPr>
        <w:t>adalah</w:t>
      </w:r>
      <w:proofErr w:type="spellEnd"/>
      <w:r w:rsidRPr="00A66AC2">
        <w:rPr>
          <w:rFonts w:ascii="Cambria" w:hAnsi="Cambria" w:cstheme="minorHAnsi"/>
          <w:strike/>
          <w:sz w:val="20"/>
          <w:szCs w:val="20"/>
          <w:rPrChange w:id="112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26" w:author="APRILYA Anggie" w:date="2024-12-27T15:48:00Z">
            <w:rPr>
              <w:rFonts w:ascii="Cambria" w:hAnsi="Cambria" w:cstheme="minorHAnsi"/>
              <w:sz w:val="20"/>
              <w:szCs w:val="20"/>
            </w:rPr>
          </w:rPrChange>
        </w:rPr>
        <w:t>surat</w:t>
      </w:r>
      <w:proofErr w:type="spellEnd"/>
      <w:r w:rsidRPr="00A66AC2">
        <w:rPr>
          <w:rFonts w:ascii="Cambria" w:hAnsi="Cambria" w:cstheme="minorHAnsi"/>
          <w:strike/>
          <w:sz w:val="20"/>
          <w:szCs w:val="20"/>
          <w:rPrChange w:id="112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28" w:author="APRILYA Anggie" w:date="2024-12-27T15:48:00Z">
            <w:rPr>
              <w:rFonts w:ascii="Cambria" w:hAnsi="Cambria" w:cstheme="minorHAnsi"/>
              <w:sz w:val="20"/>
              <w:szCs w:val="20"/>
            </w:rPr>
          </w:rPrChange>
        </w:rPr>
        <w:t>pengantar</w:t>
      </w:r>
      <w:proofErr w:type="spellEnd"/>
      <w:r w:rsidRPr="00A66AC2">
        <w:rPr>
          <w:rFonts w:ascii="Cambria" w:hAnsi="Cambria" w:cstheme="minorHAnsi"/>
          <w:strike/>
          <w:sz w:val="20"/>
          <w:szCs w:val="20"/>
          <w:rPrChange w:id="1129"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130" w:author="APRILYA Anggie" w:date="2024-12-27T15:48:00Z">
            <w:rPr>
              <w:rFonts w:ascii="Cambria" w:hAnsi="Cambria" w:cstheme="minorHAnsi"/>
              <w:sz w:val="20"/>
              <w:szCs w:val="20"/>
            </w:rPr>
          </w:rPrChange>
        </w:rPr>
        <w:t>dikeluarkan</w:t>
      </w:r>
      <w:proofErr w:type="spellEnd"/>
      <w:r w:rsidRPr="00A66AC2">
        <w:rPr>
          <w:rFonts w:ascii="Cambria" w:hAnsi="Cambria" w:cstheme="minorHAnsi"/>
          <w:strike/>
          <w:sz w:val="20"/>
          <w:szCs w:val="20"/>
          <w:rPrChange w:id="113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32"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13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34"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113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36" w:author="APRILYA Anggie" w:date="2024-12-27T15:48:00Z">
            <w:rPr>
              <w:rFonts w:ascii="Cambria" w:hAnsi="Cambria" w:cstheme="minorHAnsi"/>
              <w:sz w:val="20"/>
              <w:szCs w:val="20"/>
            </w:rPr>
          </w:rPrChange>
        </w:rPr>
        <w:t>bagi</w:t>
      </w:r>
      <w:proofErr w:type="spellEnd"/>
      <w:r w:rsidRPr="00A66AC2">
        <w:rPr>
          <w:rFonts w:ascii="Cambria" w:hAnsi="Cambria" w:cstheme="minorHAnsi"/>
          <w:strike/>
          <w:sz w:val="20"/>
          <w:szCs w:val="20"/>
          <w:rPrChange w:id="113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38"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13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40" w:author="APRILYA Anggie" w:date="2024-12-27T15:48:00Z">
            <w:rPr>
              <w:rFonts w:ascii="Cambria" w:hAnsi="Cambria" w:cstheme="minorHAnsi"/>
              <w:sz w:val="20"/>
              <w:szCs w:val="20"/>
            </w:rPr>
          </w:rPrChange>
        </w:rPr>
        <w:t>untuk</w:t>
      </w:r>
      <w:proofErr w:type="spellEnd"/>
      <w:r w:rsidRPr="00A66AC2">
        <w:rPr>
          <w:rFonts w:ascii="Cambria" w:hAnsi="Cambria" w:cstheme="minorHAnsi"/>
          <w:strike/>
          <w:sz w:val="20"/>
          <w:szCs w:val="20"/>
          <w:rPrChange w:id="114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42" w:author="APRILYA Anggie" w:date="2024-12-27T15:48:00Z">
            <w:rPr>
              <w:rFonts w:ascii="Cambria" w:hAnsi="Cambria" w:cstheme="minorHAnsi"/>
              <w:sz w:val="20"/>
              <w:szCs w:val="20"/>
            </w:rPr>
          </w:rPrChange>
        </w:rPr>
        <w:t>mendapatkan</w:t>
      </w:r>
      <w:proofErr w:type="spellEnd"/>
      <w:r w:rsidRPr="00A66AC2">
        <w:rPr>
          <w:rFonts w:ascii="Cambria" w:hAnsi="Cambria" w:cstheme="minorHAnsi"/>
          <w:strike/>
          <w:sz w:val="20"/>
          <w:szCs w:val="20"/>
          <w:rPrChange w:id="114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44"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14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46"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147" w:author="APRILYA Anggie" w:date="2024-12-27T15:48:00Z">
            <w:rPr>
              <w:rFonts w:ascii="Cambria" w:hAnsi="Cambria" w:cstheme="minorHAnsi"/>
              <w:sz w:val="20"/>
              <w:szCs w:val="20"/>
            </w:rPr>
          </w:rPrChange>
        </w:rPr>
        <w:t xml:space="preserve"> Kesehatan </w:t>
      </w:r>
      <w:r w:rsidRPr="00A66AC2">
        <w:rPr>
          <w:rFonts w:ascii="Cambria" w:hAnsi="Cambria" w:cstheme="minorHAnsi"/>
          <w:i/>
          <w:iCs/>
          <w:strike/>
          <w:sz w:val="20"/>
          <w:szCs w:val="20"/>
          <w:rPrChange w:id="1148" w:author="APRILYA Anggie" w:date="2024-12-27T15:48:00Z">
            <w:rPr>
              <w:rFonts w:ascii="Cambria" w:hAnsi="Cambria" w:cstheme="minorHAnsi"/>
              <w:i/>
              <w:iCs/>
              <w:sz w:val="20"/>
              <w:szCs w:val="20"/>
            </w:rPr>
          </w:rPrChange>
        </w:rPr>
        <w:t>Medical Check Up</w:t>
      </w:r>
      <w:r w:rsidRPr="00A66AC2">
        <w:rPr>
          <w:rFonts w:ascii="Cambria" w:hAnsi="Cambria" w:cstheme="minorHAnsi"/>
          <w:strike/>
          <w:sz w:val="20"/>
          <w:szCs w:val="20"/>
          <w:rPrChange w:id="114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50" w:author="APRILYA Anggie" w:date="2024-12-27T15:48:00Z">
            <w:rPr>
              <w:rFonts w:ascii="Cambria" w:hAnsi="Cambria" w:cstheme="minorHAnsi"/>
              <w:sz w:val="20"/>
              <w:szCs w:val="20"/>
            </w:rPr>
          </w:rPrChange>
        </w:rPr>
        <w:t>dari</w:t>
      </w:r>
      <w:proofErr w:type="spellEnd"/>
      <w:r w:rsidRPr="00A66AC2">
        <w:rPr>
          <w:rFonts w:ascii="Cambria" w:hAnsi="Cambria" w:cstheme="minorHAnsi"/>
          <w:strike/>
          <w:sz w:val="20"/>
          <w:szCs w:val="20"/>
          <w:rPrChange w:id="115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52"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15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54"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155"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156" w:author="APRILYA Anggie" w:date="2024-12-27T15:48:00Z">
            <w:rPr>
              <w:rFonts w:ascii="Cambria" w:hAnsi="Cambria" w:cstheme="minorHAnsi"/>
              <w:sz w:val="20"/>
              <w:szCs w:val="20"/>
            </w:rPr>
          </w:rPrChange>
        </w:rPr>
        <w:t>harus</w:t>
      </w:r>
      <w:proofErr w:type="spellEnd"/>
      <w:r w:rsidRPr="00A66AC2">
        <w:rPr>
          <w:rFonts w:ascii="Cambria" w:hAnsi="Cambria" w:cstheme="minorHAnsi"/>
          <w:strike/>
          <w:sz w:val="20"/>
          <w:szCs w:val="20"/>
          <w:rPrChange w:id="115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58" w:author="APRILYA Anggie" w:date="2024-12-27T15:48:00Z">
            <w:rPr>
              <w:rFonts w:ascii="Cambria" w:hAnsi="Cambria" w:cstheme="minorHAnsi"/>
              <w:sz w:val="20"/>
              <w:szCs w:val="20"/>
            </w:rPr>
          </w:rPrChange>
        </w:rPr>
        <w:t>dilengkapi</w:t>
      </w:r>
      <w:proofErr w:type="spellEnd"/>
      <w:r w:rsidRPr="00A66AC2">
        <w:rPr>
          <w:rFonts w:ascii="Cambria" w:hAnsi="Cambria" w:cstheme="minorHAnsi"/>
          <w:strike/>
          <w:sz w:val="20"/>
          <w:szCs w:val="20"/>
          <w:rPrChange w:id="115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60" w:author="APRILYA Anggie" w:date="2024-12-27T15:48:00Z">
            <w:rPr>
              <w:rFonts w:ascii="Cambria" w:hAnsi="Cambria" w:cstheme="minorHAnsi"/>
              <w:sz w:val="20"/>
              <w:szCs w:val="20"/>
            </w:rPr>
          </w:rPrChange>
        </w:rPr>
        <w:t>identitas</w:t>
      </w:r>
      <w:proofErr w:type="spellEnd"/>
      <w:r w:rsidRPr="00A66AC2">
        <w:rPr>
          <w:rFonts w:ascii="Cambria" w:hAnsi="Cambria" w:cstheme="minorHAnsi"/>
          <w:strike/>
          <w:sz w:val="20"/>
          <w:szCs w:val="20"/>
          <w:rPrChange w:id="116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62"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163" w:author="APRILYA Anggie" w:date="2024-12-27T15:48:00Z">
            <w:rPr>
              <w:rFonts w:ascii="Cambria" w:hAnsi="Cambria" w:cstheme="minorHAnsi"/>
              <w:sz w:val="20"/>
              <w:szCs w:val="20"/>
            </w:rPr>
          </w:rPrChange>
        </w:rPr>
        <w:t>.</w:t>
      </w:r>
    </w:p>
    <w:p w14:paraId="4D092405" w14:textId="409CB25B" w:rsidR="00A207E8" w:rsidRPr="00A66AC2" w:rsidRDefault="00A207E8" w:rsidP="00A207E8">
      <w:pPr>
        <w:numPr>
          <w:ilvl w:val="0"/>
          <w:numId w:val="72"/>
        </w:numPr>
        <w:spacing w:line="276" w:lineRule="auto"/>
        <w:jc w:val="both"/>
        <w:rPr>
          <w:rFonts w:ascii="Cambria" w:hAnsi="Cambria" w:cstheme="minorHAnsi"/>
          <w:strike/>
          <w:sz w:val="20"/>
          <w:szCs w:val="20"/>
          <w:rPrChange w:id="1164" w:author="APRILYA Anggie" w:date="2024-12-27T15:48:00Z">
            <w:rPr>
              <w:rFonts w:ascii="Cambria" w:hAnsi="Cambria" w:cstheme="minorHAnsi"/>
              <w:sz w:val="20"/>
              <w:szCs w:val="20"/>
            </w:rPr>
          </w:rPrChange>
        </w:rPr>
      </w:pPr>
      <w:r w:rsidRPr="00A66AC2">
        <w:rPr>
          <w:rFonts w:ascii="Cambria" w:hAnsi="Cambria" w:cstheme="minorHAnsi"/>
          <w:b/>
          <w:strike/>
          <w:sz w:val="20"/>
          <w:szCs w:val="20"/>
          <w:rPrChange w:id="1165" w:author="APRILYA Anggie" w:date="2024-12-27T15:48:00Z">
            <w:rPr>
              <w:rFonts w:ascii="Cambria" w:hAnsi="Cambria" w:cstheme="minorHAnsi"/>
              <w:b/>
              <w:sz w:val="20"/>
              <w:szCs w:val="20"/>
            </w:rPr>
          </w:rPrChange>
        </w:rPr>
        <w:t>“</w:t>
      </w:r>
      <w:proofErr w:type="spellStart"/>
      <w:r w:rsidRPr="00A66AC2">
        <w:rPr>
          <w:rFonts w:ascii="Cambria" w:hAnsi="Cambria" w:cstheme="minorHAnsi"/>
          <w:b/>
          <w:strike/>
          <w:sz w:val="20"/>
          <w:szCs w:val="20"/>
          <w:rPrChange w:id="1166" w:author="APRILYA Anggie" w:date="2024-12-27T15:48:00Z">
            <w:rPr>
              <w:rFonts w:ascii="Cambria" w:hAnsi="Cambria" w:cstheme="minorHAnsi"/>
              <w:b/>
              <w:sz w:val="20"/>
              <w:szCs w:val="20"/>
            </w:rPr>
          </w:rPrChange>
        </w:rPr>
        <w:t>Formulir</w:t>
      </w:r>
      <w:proofErr w:type="spellEnd"/>
      <w:r w:rsidRPr="00A66AC2">
        <w:rPr>
          <w:rFonts w:ascii="Cambria" w:hAnsi="Cambria" w:cstheme="minorHAnsi"/>
          <w:b/>
          <w:strike/>
          <w:sz w:val="20"/>
          <w:szCs w:val="20"/>
          <w:rPrChange w:id="1167" w:author="APRILYA Anggie" w:date="2024-12-27T15:48:00Z">
            <w:rPr>
              <w:rFonts w:ascii="Cambria" w:hAnsi="Cambria" w:cstheme="minorHAnsi"/>
              <w:b/>
              <w:sz w:val="20"/>
              <w:szCs w:val="20"/>
            </w:rPr>
          </w:rPrChange>
        </w:rPr>
        <w:t xml:space="preserve"> </w:t>
      </w:r>
      <w:proofErr w:type="spellStart"/>
      <w:r w:rsidRPr="00A66AC2">
        <w:rPr>
          <w:rFonts w:ascii="Cambria" w:hAnsi="Cambria" w:cstheme="minorHAnsi"/>
          <w:b/>
          <w:strike/>
          <w:sz w:val="20"/>
          <w:szCs w:val="20"/>
          <w:rPrChange w:id="1168" w:author="APRILYA Anggie" w:date="2024-12-27T15:48:00Z">
            <w:rPr>
              <w:rFonts w:ascii="Cambria" w:hAnsi="Cambria" w:cstheme="minorHAnsi"/>
              <w:b/>
              <w:sz w:val="20"/>
              <w:szCs w:val="20"/>
            </w:rPr>
          </w:rPrChange>
        </w:rPr>
        <w:t>Laporan</w:t>
      </w:r>
      <w:proofErr w:type="spellEnd"/>
      <w:r w:rsidRPr="00A66AC2">
        <w:rPr>
          <w:rFonts w:ascii="Cambria" w:hAnsi="Cambria" w:cstheme="minorHAnsi"/>
          <w:b/>
          <w:strike/>
          <w:sz w:val="20"/>
          <w:szCs w:val="20"/>
          <w:rPrChange w:id="1169" w:author="APRILYA Anggie" w:date="2024-12-27T15:48:00Z">
            <w:rPr>
              <w:rFonts w:ascii="Cambria" w:hAnsi="Cambria" w:cstheme="minorHAnsi"/>
              <w:b/>
              <w:sz w:val="20"/>
              <w:szCs w:val="20"/>
            </w:rPr>
          </w:rPrChange>
        </w:rPr>
        <w:t xml:space="preserve"> </w:t>
      </w:r>
      <w:proofErr w:type="spellStart"/>
      <w:r w:rsidRPr="00A66AC2">
        <w:rPr>
          <w:rFonts w:ascii="Cambria" w:hAnsi="Cambria" w:cstheme="minorHAnsi"/>
          <w:b/>
          <w:strike/>
          <w:sz w:val="20"/>
          <w:szCs w:val="20"/>
          <w:rPrChange w:id="1170" w:author="APRILYA Anggie" w:date="2024-12-27T15:48:00Z">
            <w:rPr>
              <w:rFonts w:ascii="Cambria" w:hAnsi="Cambria" w:cstheme="minorHAnsi"/>
              <w:b/>
              <w:sz w:val="20"/>
              <w:szCs w:val="20"/>
            </w:rPr>
          </w:rPrChange>
        </w:rPr>
        <w:t>Pemeriksaan</w:t>
      </w:r>
      <w:proofErr w:type="spellEnd"/>
      <w:r w:rsidRPr="00A66AC2">
        <w:rPr>
          <w:rFonts w:ascii="Cambria" w:hAnsi="Cambria" w:cstheme="minorHAnsi"/>
          <w:b/>
          <w:strike/>
          <w:sz w:val="20"/>
          <w:szCs w:val="20"/>
          <w:rPrChange w:id="1171" w:author="APRILYA Anggie" w:date="2024-12-27T15:48:00Z">
            <w:rPr>
              <w:rFonts w:ascii="Cambria" w:hAnsi="Cambria" w:cstheme="minorHAnsi"/>
              <w:b/>
              <w:sz w:val="20"/>
              <w:szCs w:val="20"/>
            </w:rPr>
          </w:rPrChange>
        </w:rPr>
        <w:t xml:space="preserve"> Kesehatan (LPK)”</w:t>
      </w:r>
      <w:r w:rsidRPr="00A66AC2">
        <w:rPr>
          <w:rFonts w:ascii="Cambria" w:hAnsi="Cambria" w:cstheme="minorHAnsi"/>
          <w:strike/>
          <w:sz w:val="20"/>
          <w:szCs w:val="20"/>
          <w:rPrChange w:id="117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73" w:author="APRILYA Anggie" w:date="2024-12-27T15:48:00Z">
            <w:rPr>
              <w:rFonts w:ascii="Cambria" w:hAnsi="Cambria" w:cstheme="minorHAnsi"/>
              <w:sz w:val="20"/>
              <w:szCs w:val="20"/>
            </w:rPr>
          </w:rPrChange>
        </w:rPr>
        <w:t>adalah</w:t>
      </w:r>
      <w:proofErr w:type="spellEnd"/>
      <w:r w:rsidRPr="00A66AC2">
        <w:rPr>
          <w:rFonts w:ascii="Cambria" w:hAnsi="Cambria" w:cstheme="minorHAnsi"/>
          <w:strike/>
          <w:sz w:val="20"/>
          <w:szCs w:val="20"/>
          <w:rPrChange w:id="117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75" w:author="APRILYA Anggie" w:date="2024-12-27T15:48:00Z">
            <w:rPr>
              <w:rFonts w:ascii="Cambria" w:hAnsi="Cambria" w:cstheme="minorHAnsi"/>
              <w:sz w:val="20"/>
              <w:szCs w:val="20"/>
            </w:rPr>
          </w:rPrChange>
        </w:rPr>
        <w:t>formulir</w:t>
      </w:r>
      <w:proofErr w:type="spellEnd"/>
      <w:r w:rsidRPr="00A66AC2">
        <w:rPr>
          <w:rFonts w:ascii="Cambria" w:hAnsi="Cambria" w:cstheme="minorHAnsi"/>
          <w:strike/>
          <w:sz w:val="20"/>
          <w:szCs w:val="20"/>
          <w:rPrChange w:id="117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77" w:author="APRILYA Anggie" w:date="2024-12-27T15:48:00Z">
            <w:rPr>
              <w:rFonts w:ascii="Cambria" w:hAnsi="Cambria" w:cstheme="minorHAnsi"/>
              <w:sz w:val="20"/>
              <w:szCs w:val="20"/>
            </w:rPr>
          </w:rPrChange>
        </w:rPr>
        <w:t>untuk</w:t>
      </w:r>
      <w:proofErr w:type="spellEnd"/>
      <w:r w:rsidRPr="00A66AC2">
        <w:rPr>
          <w:rFonts w:ascii="Cambria" w:hAnsi="Cambria" w:cstheme="minorHAnsi"/>
          <w:strike/>
          <w:sz w:val="20"/>
          <w:szCs w:val="20"/>
          <w:rPrChange w:id="117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79" w:author="APRILYA Anggie" w:date="2024-12-27T15:48:00Z">
            <w:rPr>
              <w:rFonts w:ascii="Cambria" w:hAnsi="Cambria" w:cstheme="minorHAnsi"/>
              <w:sz w:val="20"/>
              <w:szCs w:val="20"/>
            </w:rPr>
          </w:rPrChange>
        </w:rPr>
        <w:t>pengisian</w:t>
      </w:r>
      <w:proofErr w:type="spellEnd"/>
      <w:r w:rsidRPr="00A66AC2">
        <w:rPr>
          <w:rFonts w:ascii="Cambria" w:hAnsi="Cambria" w:cstheme="minorHAnsi"/>
          <w:strike/>
          <w:sz w:val="20"/>
          <w:szCs w:val="20"/>
          <w:rPrChange w:id="118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81" w:author="APRILYA Anggie" w:date="2024-12-27T15:48:00Z">
            <w:rPr>
              <w:rFonts w:ascii="Cambria" w:hAnsi="Cambria" w:cstheme="minorHAnsi"/>
              <w:sz w:val="20"/>
              <w:szCs w:val="20"/>
            </w:rPr>
          </w:rPrChange>
        </w:rPr>
        <w:t>hasil</w:t>
      </w:r>
      <w:proofErr w:type="spellEnd"/>
      <w:r w:rsidRPr="00A66AC2">
        <w:rPr>
          <w:rFonts w:ascii="Cambria" w:hAnsi="Cambria" w:cstheme="minorHAnsi"/>
          <w:strike/>
          <w:sz w:val="20"/>
          <w:szCs w:val="20"/>
          <w:rPrChange w:id="118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83" w:author="APRILYA Anggie" w:date="2024-12-27T15:48:00Z">
            <w:rPr>
              <w:rFonts w:ascii="Cambria" w:hAnsi="Cambria" w:cstheme="minorHAnsi"/>
              <w:sz w:val="20"/>
              <w:szCs w:val="20"/>
            </w:rPr>
          </w:rPrChange>
        </w:rPr>
        <w:t>medis</w:t>
      </w:r>
      <w:proofErr w:type="spellEnd"/>
      <w:r w:rsidRPr="00A66AC2">
        <w:rPr>
          <w:rFonts w:ascii="Cambria" w:hAnsi="Cambria" w:cstheme="minorHAnsi"/>
          <w:strike/>
          <w:sz w:val="20"/>
          <w:szCs w:val="20"/>
          <w:rPrChange w:id="118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85"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186"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187" w:author="APRILYA Anggie" w:date="2024-12-27T15:48:00Z">
            <w:rPr>
              <w:rFonts w:ascii="Cambria" w:hAnsi="Cambria" w:cstheme="minorHAnsi"/>
              <w:sz w:val="20"/>
              <w:szCs w:val="20"/>
            </w:rPr>
          </w:rPrChange>
        </w:rPr>
        <w:t>melakukan</w:t>
      </w:r>
      <w:proofErr w:type="spellEnd"/>
      <w:r w:rsidRPr="00A66AC2">
        <w:rPr>
          <w:rFonts w:ascii="Cambria" w:hAnsi="Cambria" w:cstheme="minorHAnsi"/>
          <w:strike/>
          <w:sz w:val="20"/>
          <w:szCs w:val="20"/>
          <w:rPrChange w:id="118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89"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19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91"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192" w:author="APRILYA Anggie" w:date="2024-12-27T15:48:00Z">
            <w:rPr>
              <w:rFonts w:ascii="Cambria" w:hAnsi="Cambria" w:cstheme="minorHAnsi"/>
              <w:sz w:val="20"/>
              <w:szCs w:val="20"/>
            </w:rPr>
          </w:rPrChange>
        </w:rPr>
        <w:t xml:space="preserve"> Kesehatan </w:t>
      </w:r>
      <w:r w:rsidRPr="00A66AC2">
        <w:rPr>
          <w:rFonts w:ascii="Cambria" w:hAnsi="Cambria" w:cstheme="minorHAnsi"/>
          <w:i/>
          <w:iCs/>
          <w:strike/>
          <w:sz w:val="20"/>
          <w:szCs w:val="20"/>
          <w:rPrChange w:id="1193" w:author="APRILYA Anggie" w:date="2024-12-27T15:48:00Z">
            <w:rPr>
              <w:rFonts w:ascii="Cambria" w:hAnsi="Cambria" w:cstheme="minorHAnsi"/>
              <w:i/>
              <w:iCs/>
              <w:sz w:val="20"/>
              <w:szCs w:val="20"/>
            </w:rPr>
          </w:rPrChange>
        </w:rPr>
        <w:t>Medical Check Up</w:t>
      </w:r>
      <w:r w:rsidRPr="00A66AC2">
        <w:rPr>
          <w:rFonts w:ascii="Cambria" w:hAnsi="Cambria" w:cstheme="minorHAnsi"/>
          <w:strike/>
          <w:sz w:val="20"/>
          <w:szCs w:val="20"/>
          <w:rPrChange w:id="1194"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195" w:author="APRILYA Anggie" w:date="2024-12-27T15:48:00Z">
            <w:rPr>
              <w:rFonts w:ascii="Cambria" w:hAnsi="Cambria" w:cstheme="minorHAnsi"/>
              <w:sz w:val="20"/>
              <w:szCs w:val="20"/>
            </w:rPr>
          </w:rPrChange>
        </w:rPr>
        <w:t>wajib</w:t>
      </w:r>
      <w:proofErr w:type="spellEnd"/>
      <w:r w:rsidRPr="00A66AC2">
        <w:rPr>
          <w:rFonts w:ascii="Cambria" w:hAnsi="Cambria" w:cstheme="minorHAnsi"/>
          <w:strike/>
          <w:sz w:val="20"/>
          <w:szCs w:val="20"/>
          <w:rPrChange w:id="119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197" w:author="APRILYA Anggie" w:date="2024-12-27T15:48:00Z">
            <w:rPr>
              <w:rFonts w:ascii="Cambria" w:hAnsi="Cambria" w:cstheme="minorHAnsi"/>
              <w:sz w:val="20"/>
              <w:szCs w:val="20"/>
            </w:rPr>
          </w:rPrChange>
        </w:rPr>
        <w:t>dilengkapi</w:t>
      </w:r>
      <w:proofErr w:type="spellEnd"/>
      <w:r w:rsidRPr="00A66AC2">
        <w:rPr>
          <w:rFonts w:ascii="Cambria" w:hAnsi="Cambria" w:cstheme="minorHAnsi"/>
          <w:strike/>
          <w:sz w:val="20"/>
          <w:szCs w:val="20"/>
          <w:rPrChange w:id="1198" w:author="APRILYA Anggie" w:date="2024-12-27T15:48:00Z">
            <w:rPr>
              <w:rFonts w:ascii="Cambria" w:hAnsi="Cambria" w:cstheme="minorHAnsi"/>
              <w:sz w:val="20"/>
              <w:szCs w:val="20"/>
            </w:rPr>
          </w:rPrChange>
        </w:rPr>
        <w:t xml:space="preserve"> oleh </w:t>
      </w:r>
      <w:proofErr w:type="spellStart"/>
      <w:r w:rsidRPr="00A66AC2">
        <w:rPr>
          <w:rFonts w:ascii="Cambria" w:hAnsi="Cambria" w:cstheme="minorHAnsi"/>
          <w:strike/>
          <w:sz w:val="20"/>
          <w:szCs w:val="20"/>
          <w:rPrChange w:id="1199" w:author="APRILYA Anggie" w:date="2024-12-27T15:48:00Z">
            <w:rPr>
              <w:rFonts w:ascii="Cambria" w:hAnsi="Cambria" w:cstheme="minorHAnsi"/>
              <w:sz w:val="20"/>
              <w:szCs w:val="20"/>
            </w:rPr>
          </w:rPrChange>
        </w:rPr>
        <w:t>dokter</w:t>
      </w:r>
      <w:proofErr w:type="spellEnd"/>
      <w:r w:rsidRPr="00A66AC2">
        <w:rPr>
          <w:rFonts w:ascii="Cambria" w:hAnsi="Cambria" w:cstheme="minorHAnsi"/>
          <w:strike/>
          <w:sz w:val="20"/>
          <w:szCs w:val="20"/>
          <w:rPrChange w:id="1200" w:author="APRILYA Anggie" w:date="2024-12-27T15:48:00Z">
            <w:rPr>
              <w:rFonts w:ascii="Cambria" w:hAnsi="Cambria" w:cstheme="minorHAnsi"/>
              <w:sz w:val="20"/>
              <w:szCs w:val="20"/>
            </w:rPr>
          </w:rPrChange>
        </w:rPr>
        <w:t xml:space="preserve"> di Rumah Sakit/Lab </w:t>
      </w:r>
      <w:proofErr w:type="spellStart"/>
      <w:r w:rsidRPr="00A66AC2">
        <w:rPr>
          <w:rFonts w:ascii="Cambria" w:hAnsi="Cambria" w:cstheme="minorHAnsi"/>
          <w:strike/>
          <w:sz w:val="20"/>
          <w:szCs w:val="20"/>
          <w:rPrChange w:id="1201" w:author="APRILYA Anggie" w:date="2024-12-27T15:48:00Z">
            <w:rPr>
              <w:rFonts w:ascii="Cambria" w:hAnsi="Cambria" w:cstheme="minorHAnsi"/>
              <w:sz w:val="20"/>
              <w:szCs w:val="20"/>
            </w:rPr>
          </w:rPrChange>
        </w:rPr>
        <w:t>Klinik</w:t>
      </w:r>
      <w:proofErr w:type="spellEnd"/>
      <w:r w:rsidRPr="00A66AC2">
        <w:rPr>
          <w:rFonts w:ascii="Cambria" w:hAnsi="Cambria" w:cstheme="minorHAnsi"/>
          <w:strike/>
          <w:sz w:val="20"/>
          <w:szCs w:val="20"/>
          <w:rPrChange w:id="1202" w:author="APRILYA Anggie" w:date="2024-12-27T15:48:00Z">
            <w:rPr>
              <w:rFonts w:ascii="Cambria" w:hAnsi="Cambria" w:cstheme="minorHAnsi"/>
              <w:sz w:val="20"/>
              <w:szCs w:val="20"/>
            </w:rPr>
          </w:rPrChange>
        </w:rPr>
        <w:t xml:space="preserve">/Lab </w:t>
      </w:r>
      <w:proofErr w:type="spellStart"/>
      <w:r w:rsidRPr="00A66AC2">
        <w:rPr>
          <w:rFonts w:ascii="Cambria" w:hAnsi="Cambria" w:cstheme="minorHAnsi"/>
          <w:strike/>
          <w:sz w:val="20"/>
          <w:szCs w:val="20"/>
          <w:rPrChange w:id="1203" w:author="APRILYA Anggie" w:date="2024-12-27T15:48:00Z">
            <w:rPr>
              <w:rFonts w:ascii="Cambria" w:hAnsi="Cambria" w:cstheme="minorHAnsi"/>
              <w:sz w:val="20"/>
              <w:szCs w:val="20"/>
            </w:rPr>
          </w:rPrChange>
        </w:rPr>
        <w:t>sebagaimana</w:t>
      </w:r>
      <w:proofErr w:type="spellEnd"/>
      <w:r w:rsidRPr="00A66AC2">
        <w:rPr>
          <w:rFonts w:ascii="Cambria" w:hAnsi="Cambria" w:cstheme="minorHAnsi"/>
          <w:strike/>
          <w:sz w:val="20"/>
          <w:szCs w:val="20"/>
          <w:rPrChange w:id="1204" w:author="APRILYA Anggie" w:date="2024-12-27T15:48:00Z">
            <w:rPr>
              <w:rFonts w:ascii="Cambria" w:hAnsi="Cambria" w:cstheme="minorHAnsi"/>
              <w:sz w:val="20"/>
              <w:szCs w:val="20"/>
            </w:rPr>
          </w:rPrChange>
        </w:rPr>
        <w:t xml:space="preserve"> format LPK </w:t>
      </w:r>
      <w:proofErr w:type="spellStart"/>
      <w:r w:rsidRPr="00A66AC2">
        <w:rPr>
          <w:rFonts w:ascii="Cambria" w:hAnsi="Cambria" w:cstheme="minorHAnsi"/>
          <w:strike/>
          <w:sz w:val="20"/>
          <w:szCs w:val="20"/>
          <w:rPrChange w:id="1205" w:author="APRILYA Anggie" w:date="2024-12-27T15:48:00Z">
            <w:rPr>
              <w:rFonts w:ascii="Cambria" w:hAnsi="Cambria" w:cstheme="minorHAnsi"/>
              <w:sz w:val="20"/>
              <w:szCs w:val="20"/>
            </w:rPr>
          </w:rPrChange>
        </w:rPr>
        <w:t>terdapat</w:t>
      </w:r>
      <w:proofErr w:type="spellEnd"/>
      <w:r w:rsidRPr="00A66AC2">
        <w:rPr>
          <w:rFonts w:ascii="Cambria" w:hAnsi="Cambria" w:cstheme="minorHAnsi"/>
          <w:strike/>
          <w:sz w:val="20"/>
          <w:szCs w:val="20"/>
          <w:rPrChange w:id="1206" w:author="APRILYA Anggie" w:date="2024-12-27T15:48:00Z">
            <w:rPr>
              <w:rFonts w:ascii="Cambria" w:hAnsi="Cambria" w:cstheme="minorHAnsi"/>
              <w:sz w:val="20"/>
              <w:szCs w:val="20"/>
            </w:rPr>
          </w:rPrChange>
        </w:rPr>
        <w:t xml:space="preserve"> di </w:t>
      </w:r>
      <w:proofErr w:type="spellStart"/>
      <w:r w:rsidRPr="00A66AC2">
        <w:rPr>
          <w:rFonts w:ascii="Cambria" w:hAnsi="Cambria" w:cstheme="minorHAnsi"/>
          <w:strike/>
          <w:sz w:val="20"/>
          <w:szCs w:val="20"/>
          <w:rPrChange w:id="1207" w:author="APRILYA Anggie" w:date="2024-12-27T15:48:00Z">
            <w:rPr>
              <w:rFonts w:ascii="Cambria" w:hAnsi="Cambria" w:cstheme="minorHAnsi"/>
              <w:sz w:val="20"/>
              <w:szCs w:val="20"/>
            </w:rPr>
          </w:rPrChange>
        </w:rPr>
        <w:t>dalam</w:t>
      </w:r>
      <w:proofErr w:type="spellEnd"/>
      <w:r w:rsidRPr="00A66AC2">
        <w:rPr>
          <w:rFonts w:ascii="Cambria" w:hAnsi="Cambria" w:cstheme="minorHAnsi"/>
          <w:strike/>
          <w:sz w:val="20"/>
          <w:szCs w:val="20"/>
          <w:rPrChange w:id="1208" w:author="APRILYA Anggie" w:date="2024-12-27T15:48:00Z">
            <w:rPr>
              <w:rFonts w:ascii="Cambria" w:hAnsi="Cambria" w:cstheme="minorHAnsi"/>
              <w:sz w:val="20"/>
              <w:szCs w:val="20"/>
            </w:rPr>
          </w:rPrChange>
        </w:rPr>
        <w:t xml:space="preserve"> </w:t>
      </w:r>
      <w:r w:rsidR="0005428A" w:rsidRPr="00A66AC2">
        <w:rPr>
          <w:rFonts w:ascii="Cambria" w:hAnsi="Cambria" w:cstheme="minorHAnsi"/>
          <w:strike/>
          <w:sz w:val="20"/>
          <w:szCs w:val="20"/>
          <w:rPrChange w:id="1209" w:author="APRILYA Anggie" w:date="2024-12-27T15:48:00Z">
            <w:rPr>
              <w:rFonts w:ascii="Cambria" w:hAnsi="Cambria" w:cstheme="minorHAnsi"/>
              <w:sz w:val="20"/>
              <w:szCs w:val="20"/>
            </w:rPr>
          </w:rPrChange>
        </w:rPr>
        <w:t>Lampiran</w:t>
      </w:r>
      <w:r w:rsidR="0009316D" w:rsidRPr="00A66AC2">
        <w:rPr>
          <w:rFonts w:ascii="Cambria" w:hAnsi="Cambria" w:cstheme="minorHAnsi"/>
          <w:strike/>
          <w:sz w:val="20"/>
          <w:szCs w:val="20"/>
          <w:rPrChange w:id="1210" w:author="APRILYA Anggie" w:date="2024-12-27T15:48:00Z">
            <w:rPr>
              <w:rFonts w:ascii="Cambria" w:hAnsi="Cambria" w:cstheme="minorHAnsi"/>
              <w:sz w:val="20"/>
              <w:szCs w:val="20"/>
            </w:rPr>
          </w:rPrChange>
        </w:rPr>
        <w:t xml:space="preserve"> 6.D</w:t>
      </w:r>
      <w:r w:rsidRPr="00A66AC2">
        <w:rPr>
          <w:rFonts w:ascii="Cambria" w:hAnsi="Cambria" w:cstheme="minorHAnsi"/>
          <w:strike/>
          <w:sz w:val="20"/>
          <w:szCs w:val="20"/>
          <w:rPrChange w:id="121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12" w:author="APRILYA Anggie" w:date="2024-12-27T15:48:00Z">
            <w:rPr>
              <w:rFonts w:ascii="Cambria" w:hAnsi="Cambria" w:cstheme="minorHAnsi"/>
              <w:sz w:val="20"/>
              <w:szCs w:val="20"/>
            </w:rPr>
          </w:rPrChange>
        </w:rPr>
        <w:t>Perjanjian</w:t>
      </w:r>
      <w:proofErr w:type="spellEnd"/>
      <w:r w:rsidRPr="00A66AC2">
        <w:rPr>
          <w:rFonts w:ascii="Cambria" w:hAnsi="Cambria" w:cstheme="minorHAnsi"/>
          <w:strike/>
          <w:sz w:val="20"/>
          <w:szCs w:val="20"/>
          <w:rPrChange w:id="1213" w:author="APRILYA Anggie" w:date="2024-12-27T15:48:00Z">
            <w:rPr>
              <w:rFonts w:ascii="Cambria" w:hAnsi="Cambria" w:cstheme="minorHAnsi"/>
              <w:sz w:val="20"/>
              <w:szCs w:val="20"/>
            </w:rPr>
          </w:rPrChange>
        </w:rPr>
        <w:t>.</w:t>
      </w:r>
    </w:p>
    <w:p w14:paraId="72B7A32A" w14:textId="77777777" w:rsidR="00A207E8" w:rsidRPr="00A66AC2" w:rsidRDefault="00A207E8" w:rsidP="00A207E8">
      <w:pPr>
        <w:numPr>
          <w:ilvl w:val="0"/>
          <w:numId w:val="72"/>
        </w:numPr>
        <w:spacing w:line="276" w:lineRule="auto"/>
        <w:jc w:val="both"/>
        <w:rPr>
          <w:rFonts w:ascii="Cambria" w:hAnsi="Cambria" w:cstheme="minorHAnsi"/>
          <w:strike/>
          <w:sz w:val="20"/>
          <w:szCs w:val="20"/>
          <w:rPrChange w:id="1214" w:author="APRILYA Anggie" w:date="2024-12-27T15:48:00Z">
            <w:rPr>
              <w:rFonts w:ascii="Cambria" w:hAnsi="Cambria" w:cstheme="minorHAnsi"/>
              <w:sz w:val="20"/>
              <w:szCs w:val="20"/>
            </w:rPr>
          </w:rPrChange>
        </w:rPr>
      </w:pPr>
      <w:r w:rsidRPr="00A66AC2">
        <w:rPr>
          <w:rFonts w:ascii="Cambria" w:hAnsi="Cambria" w:cstheme="minorHAnsi"/>
          <w:b/>
          <w:strike/>
          <w:sz w:val="20"/>
          <w:szCs w:val="20"/>
          <w:rPrChange w:id="1215" w:author="APRILYA Anggie" w:date="2024-12-27T15:48:00Z">
            <w:rPr>
              <w:rFonts w:ascii="Cambria" w:hAnsi="Cambria" w:cstheme="minorHAnsi"/>
              <w:b/>
              <w:sz w:val="20"/>
              <w:szCs w:val="20"/>
            </w:rPr>
          </w:rPrChange>
        </w:rPr>
        <w:t>“</w:t>
      </w:r>
      <w:proofErr w:type="spellStart"/>
      <w:r w:rsidRPr="00A66AC2">
        <w:rPr>
          <w:rFonts w:ascii="Cambria" w:hAnsi="Cambria" w:cstheme="minorHAnsi"/>
          <w:b/>
          <w:strike/>
          <w:sz w:val="20"/>
          <w:szCs w:val="20"/>
          <w:rPrChange w:id="1216" w:author="APRILYA Anggie" w:date="2024-12-27T15:48:00Z">
            <w:rPr>
              <w:rFonts w:ascii="Cambria" w:hAnsi="Cambria" w:cstheme="minorHAnsi"/>
              <w:b/>
              <w:sz w:val="20"/>
              <w:szCs w:val="20"/>
            </w:rPr>
          </w:rPrChange>
        </w:rPr>
        <w:t>Penanggungjawab</w:t>
      </w:r>
      <w:proofErr w:type="spellEnd"/>
      <w:r w:rsidRPr="00A66AC2">
        <w:rPr>
          <w:rFonts w:ascii="Cambria" w:hAnsi="Cambria" w:cstheme="minorHAnsi"/>
          <w:b/>
          <w:strike/>
          <w:sz w:val="20"/>
          <w:szCs w:val="20"/>
          <w:rPrChange w:id="1217" w:author="APRILYA Anggie" w:date="2024-12-27T15:48:00Z">
            <w:rPr>
              <w:rFonts w:ascii="Cambria" w:hAnsi="Cambria" w:cstheme="minorHAnsi"/>
              <w:b/>
              <w:sz w:val="20"/>
              <w:szCs w:val="20"/>
            </w:rPr>
          </w:rPrChange>
        </w:rPr>
        <w:t xml:space="preserve">” </w:t>
      </w:r>
      <w:proofErr w:type="spellStart"/>
      <w:r w:rsidRPr="00A66AC2">
        <w:rPr>
          <w:rFonts w:ascii="Cambria" w:hAnsi="Cambria" w:cstheme="minorHAnsi"/>
          <w:strike/>
          <w:sz w:val="20"/>
          <w:szCs w:val="20"/>
          <w:rPrChange w:id="1218" w:author="APRILYA Anggie" w:date="2024-12-27T15:48:00Z">
            <w:rPr>
              <w:rFonts w:ascii="Cambria" w:hAnsi="Cambria" w:cstheme="minorHAnsi"/>
              <w:sz w:val="20"/>
              <w:szCs w:val="20"/>
            </w:rPr>
          </w:rPrChange>
        </w:rPr>
        <w:t>adalah</w:t>
      </w:r>
      <w:proofErr w:type="spellEnd"/>
      <w:r w:rsidRPr="00A66AC2">
        <w:rPr>
          <w:rFonts w:ascii="Cambria" w:hAnsi="Cambria" w:cstheme="minorHAnsi"/>
          <w:strike/>
          <w:sz w:val="20"/>
          <w:szCs w:val="20"/>
          <w:rPrChange w:id="121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20" w:author="APRILYA Anggie" w:date="2024-12-27T15:48:00Z">
            <w:rPr>
              <w:rFonts w:ascii="Cambria" w:hAnsi="Cambria" w:cstheme="minorHAnsi"/>
              <w:sz w:val="20"/>
              <w:szCs w:val="20"/>
            </w:rPr>
          </w:rPrChange>
        </w:rPr>
        <w:t>karyawan</w:t>
      </w:r>
      <w:proofErr w:type="spellEnd"/>
      <w:r w:rsidRPr="00A66AC2">
        <w:rPr>
          <w:rFonts w:ascii="Cambria" w:hAnsi="Cambria" w:cstheme="minorHAnsi"/>
          <w:strike/>
          <w:sz w:val="20"/>
          <w:szCs w:val="20"/>
          <w:rPrChange w:id="122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22" w:author="APRILYA Anggie" w:date="2024-12-27T15:48:00Z">
            <w:rPr>
              <w:rFonts w:ascii="Cambria" w:hAnsi="Cambria" w:cstheme="minorHAnsi"/>
              <w:sz w:val="20"/>
              <w:szCs w:val="20"/>
            </w:rPr>
          </w:rPrChange>
        </w:rPr>
        <w:t>atau</w:t>
      </w:r>
      <w:proofErr w:type="spellEnd"/>
      <w:r w:rsidRPr="00A66AC2">
        <w:rPr>
          <w:rFonts w:ascii="Cambria" w:hAnsi="Cambria" w:cstheme="minorHAnsi"/>
          <w:strike/>
          <w:sz w:val="20"/>
          <w:szCs w:val="20"/>
          <w:rPrChange w:id="122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24" w:author="APRILYA Anggie" w:date="2024-12-27T15:48:00Z">
            <w:rPr>
              <w:rFonts w:ascii="Cambria" w:hAnsi="Cambria" w:cstheme="minorHAnsi"/>
              <w:sz w:val="20"/>
              <w:szCs w:val="20"/>
            </w:rPr>
          </w:rPrChange>
        </w:rPr>
        <w:t>pejabat</w:t>
      </w:r>
      <w:proofErr w:type="spellEnd"/>
      <w:r w:rsidRPr="00A66AC2">
        <w:rPr>
          <w:rFonts w:ascii="Cambria" w:hAnsi="Cambria" w:cstheme="minorHAnsi"/>
          <w:strike/>
          <w:sz w:val="20"/>
          <w:szCs w:val="20"/>
          <w:rPrChange w:id="122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26" w:author="APRILYA Anggie" w:date="2024-12-27T15:48:00Z">
            <w:rPr>
              <w:rFonts w:ascii="Cambria" w:hAnsi="Cambria" w:cstheme="minorHAnsi"/>
              <w:sz w:val="20"/>
              <w:szCs w:val="20"/>
            </w:rPr>
          </w:rPrChange>
        </w:rPr>
        <w:t>berwenang</w:t>
      </w:r>
      <w:proofErr w:type="spellEnd"/>
      <w:r w:rsidRPr="00A66AC2">
        <w:rPr>
          <w:rFonts w:ascii="Cambria" w:hAnsi="Cambria" w:cstheme="minorHAnsi"/>
          <w:strike/>
          <w:sz w:val="20"/>
          <w:szCs w:val="20"/>
          <w:rPrChange w:id="122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28" w:author="APRILYA Anggie" w:date="2024-12-27T15:48:00Z">
            <w:rPr>
              <w:rFonts w:ascii="Cambria" w:hAnsi="Cambria" w:cstheme="minorHAnsi"/>
              <w:sz w:val="20"/>
              <w:szCs w:val="20"/>
            </w:rPr>
          </w:rPrChange>
        </w:rPr>
        <w:t>dari</w:t>
      </w:r>
      <w:proofErr w:type="spellEnd"/>
      <w:r w:rsidRPr="00A66AC2">
        <w:rPr>
          <w:rFonts w:ascii="Cambria" w:hAnsi="Cambria" w:cstheme="minorHAnsi"/>
          <w:strike/>
          <w:sz w:val="20"/>
          <w:szCs w:val="20"/>
          <w:rPrChange w:id="122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30"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23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32"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1233" w:author="APRILYA Anggie" w:date="2024-12-27T15:48:00Z">
            <w:rPr>
              <w:rFonts w:ascii="Cambria" w:hAnsi="Cambria" w:cstheme="minorHAnsi"/>
              <w:sz w:val="20"/>
              <w:szCs w:val="20"/>
            </w:rPr>
          </w:rPrChange>
        </w:rPr>
        <w:t xml:space="preserve"> dan </w:t>
      </w:r>
      <w:proofErr w:type="spellStart"/>
      <w:r w:rsidRPr="00A66AC2">
        <w:rPr>
          <w:rFonts w:ascii="Cambria" w:hAnsi="Cambria" w:cstheme="minorHAnsi"/>
          <w:strike/>
          <w:sz w:val="20"/>
          <w:szCs w:val="20"/>
          <w:rPrChange w:id="1234"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23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36"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237"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238" w:author="APRILYA Anggie" w:date="2024-12-27T15:48:00Z">
            <w:rPr>
              <w:rFonts w:ascii="Cambria" w:hAnsi="Cambria" w:cstheme="minorHAnsi"/>
              <w:sz w:val="20"/>
              <w:szCs w:val="20"/>
            </w:rPr>
          </w:rPrChange>
        </w:rPr>
        <w:t>ditunjuk</w:t>
      </w:r>
      <w:proofErr w:type="spellEnd"/>
      <w:r w:rsidRPr="00A66AC2">
        <w:rPr>
          <w:rFonts w:ascii="Cambria" w:hAnsi="Cambria" w:cstheme="minorHAnsi"/>
          <w:strike/>
          <w:sz w:val="20"/>
          <w:szCs w:val="20"/>
          <w:rPrChange w:id="1239" w:author="APRILYA Anggie" w:date="2024-12-27T15:48:00Z">
            <w:rPr>
              <w:rFonts w:ascii="Cambria" w:hAnsi="Cambria" w:cstheme="minorHAnsi"/>
              <w:sz w:val="20"/>
              <w:szCs w:val="20"/>
            </w:rPr>
          </w:rPrChange>
        </w:rPr>
        <w:t xml:space="preserve"> oleh masing-masing </w:t>
      </w:r>
      <w:proofErr w:type="spellStart"/>
      <w:r w:rsidRPr="00A66AC2">
        <w:rPr>
          <w:rFonts w:ascii="Cambria" w:hAnsi="Cambria" w:cstheme="minorHAnsi"/>
          <w:strike/>
          <w:sz w:val="20"/>
          <w:szCs w:val="20"/>
          <w:rPrChange w:id="1240"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24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42" w:author="APRILYA Anggie" w:date="2024-12-27T15:48:00Z">
            <w:rPr>
              <w:rFonts w:ascii="Cambria" w:hAnsi="Cambria" w:cstheme="minorHAnsi"/>
              <w:sz w:val="20"/>
              <w:szCs w:val="20"/>
            </w:rPr>
          </w:rPrChange>
        </w:rPr>
        <w:t>untuk</w:t>
      </w:r>
      <w:proofErr w:type="spellEnd"/>
      <w:r w:rsidRPr="00A66AC2">
        <w:rPr>
          <w:rFonts w:ascii="Cambria" w:hAnsi="Cambria" w:cstheme="minorHAnsi"/>
          <w:strike/>
          <w:sz w:val="20"/>
          <w:szCs w:val="20"/>
          <w:rPrChange w:id="124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44" w:author="APRILYA Anggie" w:date="2024-12-27T15:48:00Z">
            <w:rPr>
              <w:rFonts w:ascii="Cambria" w:hAnsi="Cambria" w:cstheme="minorHAnsi"/>
              <w:sz w:val="20"/>
              <w:szCs w:val="20"/>
            </w:rPr>
          </w:rPrChange>
        </w:rPr>
        <w:t>bertugas</w:t>
      </w:r>
      <w:proofErr w:type="spellEnd"/>
      <w:r w:rsidRPr="00A66AC2">
        <w:rPr>
          <w:rFonts w:ascii="Cambria" w:hAnsi="Cambria" w:cstheme="minorHAnsi"/>
          <w:strike/>
          <w:sz w:val="20"/>
          <w:szCs w:val="20"/>
          <w:rPrChange w:id="124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46" w:author="APRILYA Anggie" w:date="2024-12-27T15:48:00Z">
            <w:rPr>
              <w:rFonts w:ascii="Cambria" w:hAnsi="Cambria" w:cstheme="minorHAnsi"/>
              <w:sz w:val="20"/>
              <w:szCs w:val="20"/>
            </w:rPr>
          </w:rPrChange>
        </w:rPr>
        <w:t>sebagai</w:t>
      </w:r>
      <w:proofErr w:type="spellEnd"/>
      <w:r w:rsidRPr="00A66AC2">
        <w:rPr>
          <w:rFonts w:ascii="Cambria" w:hAnsi="Cambria" w:cstheme="minorHAnsi"/>
          <w:strike/>
          <w:sz w:val="20"/>
          <w:szCs w:val="20"/>
          <w:rPrChange w:id="124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48" w:author="APRILYA Anggie" w:date="2024-12-27T15:48:00Z">
            <w:rPr>
              <w:rFonts w:ascii="Cambria" w:hAnsi="Cambria" w:cstheme="minorHAnsi"/>
              <w:sz w:val="20"/>
              <w:szCs w:val="20"/>
            </w:rPr>
          </w:rPrChange>
        </w:rPr>
        <w:t>penanggungjawab</w:t>
      </w:r>
      <w:proofErr w:type="spellEnd"/>
      <w:r w:rsidRPr="00A66AC2">
        <w:rPr>
          <w:rFonts w:ascii="Cambria" w:hAnsi="Cambria" w:cstheme="minorHAnsi"/>
          <w:strike/>
          <w:sz w:val="20"/>
          <w:szCs w:val="20"/>
          <w:rPrChange w:id="124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50" w:author="APRILYA Anggie" w:date="2024-12-27T15:48:00Z">
            <w:rPr>
              <w:rFonts w:ascii="Cambria" w:hAnsi="Cambria" w:cstheme="minorHAnsi"/>
              <w:sz w:val="20"/>
              <w:szCs w:val="20"/>
            </w:rPr>
          </w:rPrChange>
        </w:rPr>
        <w:t>dalam</w:t>
      </w:r>
      <w:proofErr w:type="spellEnd"/>
      <w:r w:rsidRPr="00A66AC2">
        <w:rPr>
          <w:rFonts w:ascii="Cambria" w:hAnsi="Cambria" w:cstheme="minorHAnsi"/>
          <w:strike/>
          <w:sz w:val="20"/>
          <w:szCs w:val="20"/>
          <w:rPrChange w:id="125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52" w:author="APRILYA Anggie" w:date="2024-12-27T15:48:00Z">
            <w:rPr>
              <w:rFonts w:ascii="Cambria" w:hAnsi="Cambria" w:cstheme="minorHAnsi"/>
              <w:sz w:val="20"/>
              <w:szCs w:val="20"/>
            </w:rPr>
          </w:rPrChange>
        </w:rPr>
        <w:t>pelaksanaan</w:t>
      </w:r>
      <w:proofErr w:type="spellEnd"/>
      <w:r w:rsidRPr="00A66AC2">
        <w:rPr>
          <w:rFonts w:ascii="Cambria" w:hAnsi="Cambria" w:cstheme="minorHAnsi"/>
          <w:strike/>
          <w:sz w:val="20"/>
          <w:szCs w:val="20"/>
          <w:rPrChange w:id="125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54"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25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56"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257" w:author="APRILYA Anggie" w:date="2024-12-27T15:48:00Z">
            <w:rPr>
              <w:rFonts w:ascii="Cambria" w:hAnsi="Cambria" w:cstheme="minorHAnsi"/>
              <w:sz w:val="20"/>
              <w:szCs w:val="20"/>
            </w:rPr>
          </w:rPrChange>
        </w:rPr>
        <w:t xml:space="preserve"> Kesehatan </w:t>
      </w:r>
      <w:r w:rsidRPr="00A66AC2">
        <w:rPr>
          <w:rFonts w:ascii="Cambria" w:hAnsi="Cambria" w:cstheme="minorHAnsi"/>
          <w:i/>
          <w:iCs/>
          <w:strike/>
          <w:sz w:val="20"/>
          <w:szCs w:val="20"/>
          <w:rPrChange w:id="1258" w:author="APRILYA Anggie" w:date="2024-12-27T15:48:00Z">
            <w:rPr>
              <w:rFonts w:ascii="Cambria" w:hAnsi="Cambria" w:cstheme="minorHAnsi"/>
              <w:i/>
              <w:iCs/>
              <w:sz w:val="20"/>
              <w:szCs w:val="20"/>
            </w:rPr>
          </w:rPrChange>
        </w:rPr>
        <w:t>Medical Check Up</w:t>
      </w:r>
      <w:r w:rsidRPr="00A66AC2">
        <w:rPr>
          <w:rFonts w:ascii="Cambria" w:hAnsi="Cambria" w:cstheme="minorHAnsi"/>
          <w:strike/>
          <w:sz w:val="20"/>
          <w:szCs w:val="20"/>
          <w:rPrChange w:id="125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60" w:author="APRILYA Anggie" w:date="2024-12-27T15:48:00Z">
            <w:rPr>
              <w:rFonts w:ascii="Cambria" w:hAnsi="Cambria" w:cstheme="minorHAnsi"/>
              <w:sz w:val="20"/>
              <w:szCs w:val="20"/>
            </w:rPr>
          </w:rPrChange>
        </w:rPr>
        <w:t>berdasarkan</w:t>
      </w:r>
      <w:proofErr w:type="spellEnd"/>
      <w:r w:rsidRPr="00A66AC2">
        <w:rPr>
          <w:rFonts w:ascii="Cambria" w:hAnsi="Cambria" w:cstheme="minorHAnsi"/>
          <w:strike/>
          <w:sz w:val="20"/>
          <w:szCs w:val="20"/>
          <w:rPrChange w:id="126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62" w:author="APRILYA Anggie" w:date="2024-12-27T15:48:00Z">
            <w:rPr>
              <w:rFonts w:ascii="Cambria" w:hAnsi="Cambria" w:cstheme="minorHAnsi"/>
              <w:sz w:val="20"/>
              <w:szCs w:val="20"/>
            </w:rPr>
          </w:rPrChange>
        </w:rPr>
        <w:t>Perjanjian</w:t>
      </w:r>
      <w:proofErr w:type="spellEnd"/>
      <w:r w:rsidRPr="00A66AC2">
        <w:rPr>
          <w:rFonts w:ascii="Cambria" w:hAnsi="Cambria" w:cstheme="minorHAnsi"/>
          <w:strike/>
          <w:sz w:val="20"/>
          <w:szCs w:val="20"/>
          <w:rPrChange w:id="126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64" w:author="APRILYA Anggie" w:date="2024-12-27T15:48:00Z">
            <w:rPr>
              <w:rFonts w:ascii="Cambria" w:hAnsi="Cambria" w:cstheme="minorHAnsi"/>
              <w:sz w:val="20"/>
              <w:szCs w:val="20"/>
            </w:rPr>
          </w:rPrChange>
        </w:rPr>
        <w:t>ini</w:t>
      </w:r>
      <w:proofErr w:type="spellEnd"/>
      <w:r w:rsidRPr="00A66AC2">
        <w:rPr>
          <w:rFonts w:ascii="Cambria" w:hAnsi="Cambria" w:cstheme="minorHAnsi"/>
          <w:strike/>
          <w:sz w:val="20"/>
          <w:szCs w:val="20"/>
          <w:rPrChange w:id="1265" w:author="APRILYA Anggie" w:date="2024-12-27T15:48:00Z">
            <w:rPr>
              <w:rFonts w:ascii="Cambria" w:hAnsi="Cambria" w:cstheme="minorHAnsi"/>
              <w:sz w:val="20"/>
              <w:szCs w:val="20"/>
            </w:rPr>
          </w:rPrChange>
        </w:rPr>
        <w:t>.</w:t>
      </w:r>
    </w:p>
    <w:p w14:paraId="09FB69D0" w14:textId="77777777" w:rsidR="00A207E8" w:rsidRPr="00A66AC2" w:rsidRDefault="00A207E8" w:rsidP="00A207E8">
      <w:pPr>
        <w:spacing w:line="276" w:lineRule="auto"/>
        <w:jc w:val="both"/>
        <w:rPr>
          <w:rFonts w:ascii="Cambria" w:hAnsi="Cambria" w:cstheme="minorHAnsi"/>
          <w:strike/>
          <w:sz w:val="20"/>
          <w:szCs w:val="20"/>
          <w:rPrChange w:id="1266" w:author="APRILYA Anggie" w:date="2024-12-27T15:48:00Z">
            <w:rPr>
              <w:rFonts w:ascii="Cambria" w:hAnsi="Cambria" w:cstheme="minorHAnsi"/>
              <w:sz w:val="20"/>
              <w:szCs w:val="20"/>
            </w:rPr>
          </w:rPrChange>
        </w:rPr>
      </w:pPr>
    </w:p>
    <w:p w14:paraId="0D17053E" w14:textId="77777777" w:rsidR="00A207E8" w:rsidRPr="00A66AC2" w:rsidRDefault="00A207E8" w:rsidP="00A207E8">
      <w:pPr>
        <w:spacing w:line="276" w:lineRule="auto"/>
        <w:rPr>
          <w:rFonts w:ascii="Cambria" w:hAnsi="Cambria" w:cstheme="minorHAnsi"/>
          <w:b/>
          <w:strike/>
          <w:sz w:val="20"/>
          <w:szCs w:val="20"/>
          <w:rPrChange w:id="1267" w:author="APRILYA Anggie" w:date="2024-12-27T15:48:00Z">
            <w:rPr>
              <w:rFonts w:ascii="Cambria" w:hAnsi="Cambria" w:cstheme="minorHAnsi"/>
              <w:b/>
              <w:sz w:val="20"/>
              <w:szCs w:val="20"/>
            </w:rPr>
          </w:rPrChange>
        </w:rPr>
      </w:pPr>
      <w:r w:rsidRPr="00A66AC2">
        <w:rPr>
          <w:rFonts w:ascii="Cambria" w:hAnsi="Cambria" w:cstheme="minorHAnsi"/>
          <w:b/>
          <w:strike/>
          <w:sz w:val="20"/>
          <w:szCs w:val="20"/>
          <w:rPrChange w:id="1268" w:author="APRILYA Anggie" w:date="2024-12-27T15:48:00Z">
            <w:rPr>
              <w:rFonts w:ascii="Cambria" w:hAnsi="Cambria" w:cstheme="minorHAnsi"/>
              <w:b/>
              <w:sz w:val="20"/>
              <w:szCs w:val="20"/>
            </w:rPr>
          </w:rPrChange>
        </w:rPr>
        <w:t>PASAL 2</w:t>
      </w:r>
    </w:p>
    <w:p w14:paraId="4730C33C" w14:textId="77777777" w:rsidR="00A207E8" w:rsidRPr="00A66AC2" w:rsidRDefault="00A207E8" w:rsidP="00A207E8">
      <w:pPr>
        <w:spacing w:line="276" w:lineRule="auto"/>
        <w:rPr>
          <w:rFonts w:ascii="Cambria" w:hAnsi="Cambria" w:cstheme="minorHAnsi"/>
          <w:b/>
          <w:i/>
          <w:strike/>
          <w:sz w:val="20"/>
          <w:szCs w:val="20"/>
          <w:rPrChange w:id="1269" w:author="APRILYA Anggie" w:date="2024-12-27T15:48:00Z">
            <w:rPr>
              <w:rFonts w:ascii="Cambria" w:hAnsi="Cambria" w:cstheme="minorHAnsi"/>
              <w:b/>
              <w:i/>
              <w:sz w:val="20"/>
              <w:szCs w:val="20"/>
            </w:rPr>
          </w:rPrChange>
        </w:rPr>
      </w:pPr>
      <w:r w:rsidRPr="00A66AC2">
        <w:rPr>
          <w:rFonts w:ascii="Cambria" w:hAnsi="Cambria" w:cstheme="minorHAnsi"/>
          <w:b/>
          <w:strike/>
          <w:sz w:val="20"/>
          <w:szCs w:val="20"/>
          <w:rPrChange w:id="1270" w:author="APRILYA Anggie" w:date="2024-12-27T15:48:00Z">
            <w:rPr>
              <w:rFonts w:ascii="Cambria" w:hAnsi="Cambria" w:cstheme="minorHAnsi"/>
              <w:b/>
              <w:sz w:val="20"/>
              <w:szCs w:val="20"/>
            </w:rPr>
          </w:rPrChange>
        </w:rPr>
        <w:t xml:space="preserve">PEMBERIAN LAYANAN PEMERIKSAAN KESEHATAN </w:t>
      </w:r>
      <w:r w:rsidRPr="00A66AC2">
        <w:rPr>
          <w:rFonts w:ascii="Cambria" w:hAnsi="Cambria" w:cstheme="minorHAnsi"/>
          <w:b/>
          <w:i/>
          <w:strike/>
          <w:sz w:val="20"/>
          <w:szCs w:val="20"/>
          <w:rPrChange w:id="1271" w:author="APRILYA Anggie" w:date="2024-12-27T15:48:00Z">
            <w:rPr>
              <w:rFonts w:ascii="Cambria" w:hAnsi="Cambria" w:cstheme="minorHAnsi"/>
              <w:b/>
              <w:i/>
              <w:sz w:val="20"/>
              <w:szCs w:val="20"/>
            </w:rPr>
          </w:rPrChange>
        </w:rPr>
        <w:t>MEDICAL CHECK UP</w:t>
      </w:r>
    </w:p>
    <w:p w14:paraId="34BEB8FA" w14:textId="77777777" w:rsidR="00A207E8" w:rsidRPr="00A66AC2" w:rsidRDefault="00A207E8" w:rsidP="00A207E8">
      <w:pPr>
        <w:pStyle w:val="ListParagraph"/>
        <w:numPr>
          <w:ilvl w:val="3"/>
          <w:numId w:val="73"/>
        </w:numPr>
        <w:spacing w:line="276" w:lineRule="auto"/>
        <w:ind w:left="360"/>
        <w:contextualSpacing/>
        <w:jc w:val="both"/>
        <w:rPr>
          <w:rFonts w:ascii="Cambria" w:hAnsi="Cambria" w:cstheme="minorHAnsi"/>
          <w:strike/>
          <w:sz w:val="20"/>
          <w:szCs w:val="20"/>
          <w:rPrChange w:id="1272"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1273"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27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75"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127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77" w:author="APRILYA Anggie" w:date="2024-12-27T15:48:00Z">
            <w:rPr>
              <w:rFonts w:ascii="Cambria" w:hAnsi="Cambria" w:cstheme="minorHAnsi"/>
              <w:sz w:val="20"/>
              <w:szCs w:val="20"/>
            </w:rPr>
          </w:rPrChange>
        </w:rPr>
        <w:t>berkewajiban</w:t>
      </w:r>
      <w:proofErr w:type="spellEnd"/>
      <w:r w:rsidRPr="00A66AC2">
        <w:rPr>
          <w:rFonts w:ascii="Cambria" w:hAnsi="Cambria" w:cstheme="minorHAnsi"/>
          <w:strike/>
          <w:sz w:val="20"/>
          <w:szCs w:val="20"/>
          <w:rPrChange w:id="127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79" w:author="APRILYA Anggie" w:date="2024-12-27T15:48:00Z">
            <w:rPr>
              <w:rFonts w:ascii="Cambria" w:hAnsi="Cambria" w:cstheme="minorHAnsi"/>
              <w:sz w:val="20"/>
              <w:szCs w:val="20"/>
            </w:rPr>
          </w:rPrChange>
        </w:rPr>
        <w:t>menerbitkan</w:t>
      </w:r>
      <w:proofErr w:type="spellEnd"/>
      <w:r w:rsidRPr="00A66AC2">
        <w:rPr>
          <w:rFonts w:ascii="Cambria" w:hAnsi="Cambria" w:cstheme="minorHAnsi"/>
          <w:strike/>
          <w:sz w:val="20"/>
          <w:szCs w:val="20"/>
          <w:rPrChange w:id="1280" w:author="APRILYA Anggie" w:date="2024-12-27T15:48:00Z">
            <w:rPr>
              <w:rFonts w:ascii="Cambria" w:hAnsi="Cambria" w:cstheme="minorHAnsi"/>
              <w:sz w:val="20"/>
              <w:szCs w:val="20"/>
            </w:rPr>
          </w:rPrChange>
        </w:rPr>
        <w:t xml:space="preserve"> dan/</w:t>
      </w:r>
      <w:proofErr w:type="spellStart"/>
      <w:r w:rsidRPr="00A66AC2">
        <w:rPr>
          <w:rFonts w:ascii="Cambria" w:hAnsi="Cambria" w:cstheme="minorHAnsi"/>
          <w:strike/>
          <w:sz w:val="20"/>
          <w:szCs w:val="20"/>
          <w:rPrChange w:id="1281" w:author="APRILYA Anggie" w:date="2024-12-27T15:48:00Z">
            <w:rPr>
              <w:rFonts w:ascii="Cambria" w:hAnsi="Cambria" w:cstheme="minorHAnsi"/>
              <w:sz w:val="20"/>
              <w:szCs w:val="20"/>
            </w:rPr>
          </w:rPrChange>
        </w:rPr>
        <w:t>atau</w:t>
      </w:r>
      <w:proofErr w:type="spellEnd"/>
      <w:r w:rsidRPr="00A66AC2">
        <w:rPr>
          <w:rFonts w:ascii="Cambria" w:hAnsi="Cambria" w:cstheme="minorHAnsi"/>
          <w:strike/>
          <w:sz w:val="20"/>
          <w:szCs w:val="20"/>
          <w:rPrChange w:id="128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83" w:author="APRILYA Anggie" w:date="2024-12-27T15:48:00Z">
            <w:rPr>
              <w:rFonts w:ascii="Cambria" w:hAnsi="Cambria" w:cstheme="minorHAnsi"/>
              <w:sz w:val="20"/>
              <w:szCs w:val="20"/>
            </w:rPr>
          </w:rPrChange>
        </w:rPr>
        <w:t>memberikan</w:t>
      </w:r>
      <w:proofErr w:type="spellEnd"/>
      <w:r w:rsidRPr="00A66AC2">
        <w:rPr>
          <w:rFonts w:ascii="Cambria" w:hAnsi="Cambria" w:cstheme="minorHAnsi"/>
          <w:strike/>
          <w:sz w:val="20"/>
          <w:szCs w:val="20"/>
          <w:rPrChange w:id="1284" w:author="APRILYA Anggie" w:date="2024-12-27T15:48:00Z">
            <w:rPr>
              <w:rFonts w:ascii="Cambria" w:hAnsi="Cambria" w:cstheme="minorHAnsi"/>
              <w:sz w:val="20"/>
              <w:szCs w:val="20"/>
            </w:rPr>
          </w:rPrChange>
        </w:rPr>
        <w:t xml:space="preserve"> Surat </w:t>
      </w:r>
      <w:proofErr w:type="spellStart"/>
      <w:r w:rsidRPr="00A66AC2">
        <w:rPr>
          <w:rFonts w:ascii="Cambria" w:hAnsi="Cambria" w:cstheme="minorHAnsi"/>
          <w:strike/>
          <w:sz w:val="20"/>
          <w:szCs w:val="20"/>
          <w:rPrChange w:id="1285" w:author="APRILYA Anggie" w:date="2024-12-27T15:48:00Z">
            <w:rPr>
              <w:rFonts w:ascii="Cambria" w:hAnsi="Cambria" w:cstheme="minorHAnsi"/>
              <w:sz w:val="20"/>
              <w:szCs w:val="20"/>
            </w:rPr>
          </w:rPrChange>
        </w:rPr>
        <w:t>Pengantar</w:t>
      </w:r>
      <w:proofErr w:type="spellEnd"/>
      <w:r w:rsidRPr="00A66AC2">
        <w:rPr>
          <w:rFonts w:ascii="Cambria" w:hAnsi="Cambria" w:cstheme="minorHAnsi"/>
          <w:strike/>
          <w:sz w:val="20"/>
          <w:szCs w:val="20"/>
          <w:rPrChange w:id="128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87" w:author="APRILYA Anggie" w:date="2024-12-27T15:48:00Z">
            <w:rPr>
              <w:rFonts w:ascii="Cambria" w:hAnsi="Cambria" w:cstheme="minorHAnsi"/>
              <w:sz w:val="20"/>
              <w:szCs w:val="20"/>
            </w:rPr>
          </w:rPrChange>
        </w:rPr>
        <w:t>Medis</w:t>
      </w:r>
      <w:proofErr w:type="spellEnd"/>
      <w:r w:rsidRPr="00A66AC2">
        <w:rPr>
          <w:rFonts w:ascii="Cambria" w:hAnsi="Cambria" w:cstheme="minorHAnsi"/>
          <w:strike/>
          <w:sz w:val="20"/>
          <w:szCs w:val="20"/>
          <w:rPrChange w:id="128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89" w:author="APRILYA Anggie" w:date="2024-12-27T15:48:00Z">
            <w:rPr>
              <w:rFonts w:ascii="Cambria" w:hAnsi="Cambria" w:cstheme="minorHAnsi"/>
              <w:sz w:val="20"/>
              <w:szCs w:val="20"/>
            </w:rPr>
          </w:rPrChange>
        </w:rPr>
        <w:t>kepada</w:t>
      </w:r>
      <w:proofErr w:type="spellEnd"/>
      <w:r w:rsidRPr="00A66AC2">
        <w:rPr>
          <w:rFonts w:ascii="Cambria" w:hAnsi="Cambria" w:cstheme="minorHAnsi"/>
          <w:strike/>
          <w:sz w:val="20"/>
          <w:szCs w:val="20"/>
          <w:rPrChange w:id="129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91"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29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93" w:author="APRILYA Anggie" w:date="2024-12-27T15:48:00Z">
            <w:rPr>
              <w:rFonts w:ascii="Cambria" w:hAnsi="Cambria" w:cstheme="minorHAnsi"/>
              <w:sz w:val="20"/>
              <w:szCs w:val="20"/>
            </w:rPr>
          </w:rPrChange>
        </w:rPr>
        <w:t>sebagai</w:t>
      </w:r>
      <w:proofErr w:type="spellEnd"/>
      <w:r w:rsidRPr="00A66AC2">
        <w:rPr>
          <w:rFonts w:ascii="Cambria" w:hAnsi="Cambria" w:cstheme="minorHAnsi"/>
          <w:strike/>
          <w:sz w:val="20"/>
          <w:szCs w:val="20"/>
          <w:rPrChange w:id="129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95" w:author="APRILYA Anggie" w:date="2024-12-27T15:48:00Z">
            <w:rPr>
              <w:rFonts w:ascii="Cambria" w:hAnsi="Cambria" w:cstheme="minorHAnsi"/>
              <w:sz w:val="20"/>
              <w:szCs w:val="20"/>
            </w:rPr>
          </w:rPrChange>
        </w:rPr>
        <w:t>dasar</w:t>
      </w:r>
      <w:proofErr w:type="spellEnd"/>
      <w:r w:rsidRPr="00A66AC2">
        <w:rPr>
          <w:rFonts w:ascii="Cambria" w:hAnsi="Cambria" w:cstheme="minorHAnsi"/>
          <w:strike/>
          <w:sz w:val="20"/>
          <w:szCs w:val="20"/>
          <w:rPrChange w:id="129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97" w:author="APRILYA Anggie" w:date="2024-12-27T15:48:00Z">
            <w:rPr>
              <w:rFonts w:ascii="Cambria" w:hAnsi="Cambria" w:cstheme="minorHAnsi"/>
              <w:sz w:val="20"/>
              <w:szCs w:val="20"/>
            </w:rPr>
          </w:rPrChange>
        </w:rPr>
        <w:t>untuk</w:t>
      </w:r>
      <w:proofErr w:type="spellEnd"/>
      <w:r w:rsidRPr="00A66AC2">
        <w:rPr>
          <w:rFonts w:ascii="Cambria" w:hAnsi="Cambria" w:cstheme="minorHAnsi"/>
          <w:strike/>
          <w:sz w:val="20"/>
          <w:szCs w:val="20"/>
          <w:rPrChange w:id="129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299" w:author="APRILYA Anggie" w:date="2024-12-27T15:48:00Z">
            <w:rPr>
              <w:rFonts w:ascii="Cambria" w:hAnsi="Cambria" w:cstheme="minorHAnsi"/>
              <w:sz w:val="20"/>
              <w:szCs w:val="20"/>
            </w:rPr>
          </w:rPrChange>
        </w:rPr>
        <w:t>menggunakan</w:t>
      </w:r>
      <w:proofErr w:type="spellEnd"/>
      <w:r w:rsidRPr="00A66AC2">
        <w:rPr>
          <w:rFonts w:ascii="Cambria" w:hAnsi="Cambria" w:cstheme="minorHAnsi"/>
          <w:strike/>
          <w:sz w:val="20"/>
          <w:szCs w:val="20"/>
          <w:rPrChange w:id="130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01"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30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03"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304"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1305"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130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07" w:author="APRILYA Anggie" w:date="2024-12-27T15:48:00Z">
            <w:rPr>
              <w:rFonts w:ascii="Cambria" w:hAnsi="Cambria" w:cstheme="minorHAnsi"/>
              <w:sz w:val="20"/>
              <w:szCs w:val="20"/>
            </w:rPr>
          </w:rPrChange>
        </w:rPr>
        <w:t>dari</w:t>
      </w:r>
      <w:proofErr w:type="spellEnd"/>
      <w:r w:rsidRPr="00A66AC2">
        <w:rPr>
          <w:rFonts w:ascii="Cambria" w:hAnsi="Cambria" w:cstheme="minorHAnsi"/>
          <w:strike/>
          <w:sz w:val="20"/>
          <w:szCs w:val="20"/>
          <w:rPrChange w:id="130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09"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31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11"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312" w:author="APRILYA Anggie" w:date="2024-12-27T15:48:00Z">
            <w:rPr>
              <w:rFonts w:ascii="Cambria" w:hAnsi="Cambria" w:cstheme="minorHAnsi"/>
              <w:sz w:val="20"/>
              <w:szCs w:val="20"/>
            </w:rPr>
          </w:rPrChange>
        </w:rPr>
        <w:t>.</w:t>
      </w:r>
    </w:p>
    <w:p w14:paraId="13CB230B" w14:textId="77777777" w:rsidR="00A207E8" w:rsidRPr="00A66AC2" w:rsidRDefault="00A207E8" w:rsidP="00A207E8">
      <w:pPr>
        <w:pStyle w:val="ListParagraph"/>
        <w:numPr>
          <w:ilvl w:val="3"/>
          <w:numId w:val="73"/>
        </w:numPr>
        <w:spacing w:line="276" w:lineRule="auto"/>
        <w:ind w:left="360"/>
        <w:contextualSpacing/>
        <w:jc w:val="both"/>
        <w:rPr>
          <w:rFonts w:ascii="Cambria" w:hAnsi="Cambria" w:cstheme="minorHAnsi"/>
          <w:strike/>
          <w:sz w:val="20"/>
          <w:szCs w:val="20"/>
          <w:rPrChange w:id="1313"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1314"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31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16"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31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18" w:author="APRILYA Anggie" w:date="2024-12-27T15:48:00Z">
            <w:rPr>
              <w:rFonts w:ascii="Cambria" w:hAnsi="Cambria" w:cstheme="minorHAnsi"/>
              <w:sz w:val="20"/>
              <w:szCs w:val="20"/>
            </w:rPr>
          </w:rPrChange>
        </w:rPr>
        <w:t>hanya</w:t>
      </w:r>
      <w:proofErr w:type="spellEnd"/>
      <w:r w:rsidRPr="00A66AC2">
        <w:rPr>
          <w:rFonts w:ascii="Cambria" w:hAnsi="Cambria" w:cstheme="minorHAnsi"/>
          <w:strike/>
          <w:sz w:val="20"/>
          <w:szCs w:val="20"/>
          <w:rPrChange w:id="131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20" w:author="APRILYA Anggie" w:date="2024-12-27T15:48:00Z">
            <w:rPr>
              <w:rFonts w:ascii="Cambria" w:hAnsi="Cambria" w:cstheme="minorHAnsi"/>
              <w:sz w:val="20"/>
              <w:szCs w:val="20"/>
            </w:rPr>
          </w:rPrChange>
        </w:rPr>
        <w:t>akan</w:t>
      </w:r>
      <w:proofErr w:type="spellEnd"/>
      <w:r w:rsidRPr="00A66AC2">
        <w:rPr>
          <w:rFonts w:ascii="Cambria" w:hAnsi="Cambria" w:cstheme="minorHAnsi"/>
          <w:strike/>
          <w:sz w:val="20"/>
          <w:szCs w:val="20"/>
          <w:rPrChange w:id="132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22" w:author="APRILYA Anggie" w:date="2024-12-27T15:48:00Z">
            <w:rPr>
              <w:rFonts w:ascii="Cambria" w:hAnsi="Cambria" w:cstheme="minorHAnsi"/>
              <w:sz w:val="20"/>
              <w:szCs w:val="20"/>
            </w:rPr>
          </w:rPrChange>
        </w:rPr>
        <w:t>menyediakan</w:t>
      </w:r>
      <w:proofErr w:type="spellEnd"/>
      <w:r w:rsidRPr="00A66AC2">
        <w:rPr>
          <w:rFonts w:ascii="Cambria" w:hAnsi="Cambria" w:cstheme="minorHAnsi"/>
          <w:strike/>
          <w:sz w:val="20"/>
          <w:szCs w:val="20"/>
          <w:rPrChange w:id="1323" w:author="APRILYA Anggie" w:date="2024-12-27T15:48:00Z">
            <w:rPr>
              <w:rFonts w:ascii="Cambria" w:hAnsi="Cambria" w:cstheme="minorHAnsi"/>
              <w:sz w:val="20"/>
              <w:szCs w:val="20"/>
            </w:rPr>
          </w:rPrChange>
        </w:rPr>
        <w:t xml:space="preserve"> dan </w:t>
      </w:r>
      <w:proofErr w:type="spellStart"/>
      <w:r w:rsidRPr="00A66AC2">
        <w:rPr>
          <w:rFonts w:ascii="Cambria" w:hAnsi="Cambria" w:cstheme="minorHAnsi"/>
          <w:strike/>
          <w:sz w:val="20"/>
          <w:szCs w:val="20"/>
          <w:rPrChange w:id="1324" w:author="APRILYA Anggie" w:date="2024-12-27T15:48:00Z">
            <w:rPr>
              <w:rFonts w:ascii="Cambria" w:hAnsi="Cambria" w:cstheme="minorHAnsi"/>
              <w:sz w:val="20"/>
              <w:szCs w:val="20"/>
            </w:rPr>
          </w:rPrChange>
        </w:rPr>
        <w:t>memberikan</w:t>
      </w:r>
      <w:proofErr w:type="spellEnd"/>
      <w:r w:rsidRPr="00A66AC2">
        <w:rPr>
          <w:rFonts w:ascii="Cambria" w:hAnsi="Cambria" w:cstheme="minorHAnsi"/>
          <w:strike/>
          <w:sz w:val="20"/>
          <w:szCs w:val="20"/>
          <w:rPrChange w:id="132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26"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32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28"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329"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1330"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133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32" w:author="APRILYA Anggie" w:date="2024-12-27T15:48:00Z">
            <w:rPr>
              <w:rFonts w:ascii="Cambria" w:hAnsi="Cambria" w:cstheme="minorHAnsi"/>
              <w:sz w:val="20"/>
              <w:szCs w:val="20"/>
            </w:rPr>
          </w:rPrChange>
        </w:rPr>
        <w:t>kepada</w:t>
      </w:r>
      <w:proofErr w:type="spellEnd"/>
      <w:r w:rsidRPr="00A66AC2">
        <w:rPr>
          <w:rFonts w:ascii="Cambria" w:hAnsi="Cambria" w:cstheme="minorHAnsi"/>
          <w:strike/>
          <w:sz w:val="20"/>
          <w:szCs w:val="20"/>
          <w:rPrChange w:id="133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34"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335"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336" w:author="APRILYA Anggie" w:date="2024-12-27T15:48:00Z">
            <w:rPr>
              <w:rFonts w:ascii="Cambria" w:hAnsi="Cambria" w:cstheme="minorHAnsi"/>
              <w:sz w:val="20"/>
              <w:szCs w:val="20"/>
            </w:rPr>
          </w:rPrChange>
        </w:rPr>
        <w:t>membawa</w:t>
      </w:r>
      <w:proofErr w:type="spellEnd"/>
      <w:r w:rsidRPr="00A66AC2">
        <w:rPr>
          <w:rFonts w:ascii="Cambria" w:hAnsi="Cambria" w:cstheme="minorHAnsi"/>
          <w:strike/>
          <w:sz w:val="20"/>
          <w:szCs w:val="20"/>
          <w:rPrChange w:id="1337" w:author="APRILYA Anggie" w:date="2024-12-27T15:48:00Z">
            <w:rPr>
              <w:rFonts w:ascii="Cambria" w:hAnsi="Cambria" w:cstheme="minorHAnsi"/>
              <w:sz w:val="20"/>
              <w:szCs w:val="20"/>
            </w:rPr>
          </w:rPrChange>
        </w:rPr>
        <w:t xml:space="preserve"> Surat </w:t>
      </w:r>
      <w:proofErr w:type="spellStart"/>
      <w:r w:rsidRPr="00A66AC2">
        <w:rPr>
          <w:rFonts w:ascii="Cambria" w:hAnsi="Cambria" w:cstheme="minorHAnsi"/>
          <w:strike/>
          <w:sz w:val="20"/>
          <w:szCs w:val="20"/>
          <w:rPrChange w:id="1338" w:author="APRILYA Anggie" w:date="2024-12-27T15:48:00Z">
            <w:rPr>
              <w:rFonts w:ascii="Cambria" w:hAnsi="Cambria" w:cstheme="minorHAnsi"/>
              <w:sz w:val="20"/>
              <w:szCs w:val="20"/>
            </w:rPr>
          </w:rPrChange>
        </w:rPr>
        <w:t>Pengantar</w:t>
      </w:r>
      <w:proofErr w:type="spellEnd"/>
      <w:r w:rsidRPr="00A66AC2">
        <w:rPr>
          <w:rFonts w:ascii="Cambria" w:hAnsi="Cambria" w:cstheme="minorHAnsi"/>
          <w:strike/>
          <w:sz w:val="20"/>
          <w:szCs w:val="20"/>
          <w:rPrChange w:id="133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40" w:author="APRILYA Anggie" w:date="2024-12-27T15:48:00Z">
            <w:rPr>
              <w:rFonts w:ascii="Cambria" w:hAnsi="Cambria" w:cstheme="minorHAnsi"/>
              <w:sz w:val="20"/>
              <w:szCs w:val="20"/>
            </w:rPr>
          </w:rPrChange>
        </w:rPr>
        <w:t>Medis</w:t>
      </w:r>
      <w:proofErr w:type="spellEnd"/>
      <w:r w:rsidRPr="00A66AC2">
        <w:rPr>
          <w:rFonts w:ascii="Cambria" w:hAnsi="Cambria" w:cstheme="minorHAnsi"/>
          <w:strike/>
          <w:sz w:val="20"/>
          <w:szCs w:val="20"/>
          <w:rPrChange w:id="1341"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342" w:author="APRILYA Anggie" w:date="2024-12-27T15:48:00Z">
            <w:rPr>
              <w:rFonts w:ascii="Cambria" w:hAnsi="Cambria" w:cstheme="minorHAnsi"/>
              <w:sz w:val="20"/>
              <w:szCs w:val="20"/>
            </w:rPr>
          </w:rPrChange>
        </w:rPr>
        <w:t>diisi</w:t>
      </w:r>
      <w:proofErr w:type="spellEnd"/>
      <w:r w:rsidRPr="00A66AC2">
        <w:rPr>
          <w:rFonts w:ascii="Cambria" w:hAnsi="Cambria" w:cstheme="minorHAnsi"/>
          <w:strike/>
          <w:sz w:val="20"/>
          <w:szCs w:val="20"/>
          <w:rPrChange w:id="134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44" w:author="APRILYA Anggie" w:date="2024-12-27T15:48:00Z">
            <w:rPr>
              <w:rFonts w:ascii="Cambria" w:hAnsi="Cambria" w:cstheme="minorHAnsi"/>
              <w:sz w:val="20"/>
              <w:szCs w:val="20"/>
            </w:rPr>
          </w:rPrChange>
        </w:rPr>
        <w:t>lengkap</w:t>
      </w:r>
      <w:proofErr w:type="spellEnd"/>
      <w:r w:rsidRPr="00A66AC2">
        <w:rPr>
          <w:rFonts w:ascii="Cambria" w:hAnsi="Cambria" w:cstheme="minorHAnsi"/>
          <w:strike/>
          <w:sz w:val="20"/>
          <w:szCs w:val="20"/>
          <w:rPrChange w:id="1345" w:author="APRILYA Anggie" w:date="2024-12-27T15:48:00Z">
            <w:rPr>
              <w:rFonts w:ascii="Cambria" w:hAnsi="Cambria" w:cstheme="minorHAnsi"/>
              <w:sz w:val="20"/>
              <w:szCs w:val="20"/>
            </w:rPr>
          </w:rPrChange>
        </w:rPr>
        <w:t xml:space="preserve"> pada </w:t>
      </w:r>
      <w:proofErr w:type="spellStart"/>
      <w:r w:rsidRPr="00A66AC2">
        <w:rPr>
          <w:rFonts w:ascii="Cambria" w:hAnsi="Cambria" w:cstheme="minorHAnsi"/>
          <w:strike/>
          <w:sz w:val="20"/>
          <w:szCs w:val="20"/>
          <w:rPrChange w:id="1346" w:author="APRILYA Anggie" w:date="2024-12-27T15:48:00Z">
            <w:rPr>
              <w:rFonts w:ascii="Cambria" w:hAnsi="Cambria" w:cstheme="minorHAnsi"/>
              <w:sz w:val="20"/>
              <w:szCs w:val="20"/>
            </w:rPr>
          </w:rPrChange>
        </w:rPr>
        <w:t>saat</w:t>
      </w:r>
      <w:proofErr w:type="spellEnd"/>
      <w:r w:rsidRPr="00A66AC2">
        <w:rPr>
          <w:rFonts w:ascii="Cambria" w:hAnsi="Cambria" w:cstheme="minorHAnsi"/>
          <w:strike/>
          <w:sz w:val="20"/>
          <w:szCs w:val="20"/>
          <w:rPrChange w:id="134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48"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34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50" w:author="APRILYA Anggie" w:date="2024-12-27T15:48:00Z">
            <w:rPr>
              <w:rFonts w:ascii="Cambria" w:hAnsi="Cambria" w:cstheme="minorHAnsi"/>
              <w:sz w:val="20"/>
              <w:szCs w:val="20"/>
            </w:rPr>
          </w:rPrChange>
        </w:rPr>
        <w:t>mendaftarkan</w:t>
      </w:r>
      <w:proofErr w:type="spellEnd"/>
      <w:r w:rsidRPr="00A66AC2">
        <w:rPr>
          <w:rFonts w:ascii="Cambria" w:hAnsi="Cambria" w:cstheme="minorHAnsi"/>
          <w:strike/>
          <w:sz w:val="20"/>
          <w:szCs w:val="20"/>
          <w:rPrChange w:id="135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52" w:author="APRILYA Anggie" w:date="2024-12-27T15:48:00Z">
            <w:rPr>
              <w:rFonts w:ascii="Cambria" w:hAnsi="Cambria" w:cstheme="minorHAnsi"/>
              <w:sz w:val="20"/>
              <w:szCs w:val="20"/>
            </w:rPr>
          </w:rPrChange>
        </w:rPr>
        <w:t>diri</w:t>
      </w:r>
      <w:proofErr w:type="spellEnd"/>
      <w:r w:rsidRPr="00A66AC2">
        <w:rPr>
          <w:rFonts w:ascii="Cambria" w:hAnsi="Cambria" w:cstheme="minorHAnsi"/>
          <w:strike/>
          <w:sz w:val="20"/>
          <w:szCs w:val="20"/>
          <w:rPrChange w:id="135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54" w:author="APRILYA Anggie" w:date="2024-12-27T15:48:00Z">
            <w:rPr>
              <w:rFonts w:ascii="Cambria" w:hAnsi="Cambria" w:cstheme="minorHAnsi"/>
              <w:sz w:val="20"/>
              <w:szCs w:val="20"/>
            </w:rPr>
          </w:rPrChange>
        </w:rPr>
        <w:t>untuk</w:t>
      </w:r>
      <w:proofErr w:type="spellEnd"/>
      <w:r w:rsidRPr="00A66AC2">
        <w:rPr>
          <w:rFonts w:ascii="Cambria" w:hAnsi="Cambria" w:cstheme="minorHAnsi"/>
          <w:strike/>
          <w:sz w:val="20"/>
          <w:szCs w:val="20"/>
          <w:rPrChange w:id="135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56" w:author="APRILYA Anggie" w:date="2024-12-27T15:48:00Z">
            <w:rPr>
              <w:rFonts w:ascii="Cambria" w:hAnsi="Cambria" w:cstheme="minorHAnsi"/>
              <w:sz w:val="20"/>
              <w:szCs w:val="20"/>
            </w:rPr>
          </w:rPrChange>
        </w:rPr>
        <w:t>mendapatkan</w:t>
      </w:r>
      <w:proofErr w:type="spellEnd"/>
      <w:r w:rsidRPr="00A66AC2">
        <w:rPr>
          <w:rFonts w:ascii="Cambria" w:hAnsi="Cambria" w:cstheme="minorHAnsi"/>
          <w:strike/>
          <w:sz w:val="20"/>
          <w:szCs w:val="20"/>
          <w:rPrChange w:id="135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58"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35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60"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361"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1362"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1363"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364" w:author="APRILYA Anggie" w:date="2024-12-27T15:48:00Z">
            <w:rPr>
              <w:rFonts w:ascii="Cambria" w:hAnsi="Cambria" w:cstheme="minorHAnsi"/>
              <w:sz w:val="20"/>
              <w:szCs w:val="20"/>
            </w:rPr>
          </w:rPrChange>
        </w:rPr>
        <w:t>diperlukan</w:t>
      </w:r>
      <w:proofErr w:type="spellEnd"/>
      <w:r w:rsidRPr="00A66AC2">
        <w:rPr>
          <w:rFonts w:ascii="Cambria" w:hAnsi="Cambria" w:cstheme="minorHAnsi"/>
          <w:strike/>
          <w:sz w:val="20"/>
          <w:szCs w:val="20"/>
          <w:rPrChange w:id="136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66" w:author="APRILYA Anggie" w:date="2024-12-27T15:48:00Z">
            <w:rPr>
              <w:rFonts w:ascii="Cambria" w:hAnsi="Cambria" w:cstheme="minorHAnsi"/>
              <w:sz w:val="20"/>
              <w:szCs w:val="20"/>
            </w:rPr>
          </w:rPrChange>
        </w:rPr>
        <w:t>serta</w:t>
      </w:r>
      <w:proofErr w:type="spellEnd"/>
      <w:r w:rsidRPr="00A66AC2">
        <w:rPr>
          <w:rFonts w:ascii="Cambria" w:hAnsi="Cambria" w:cstheme="minorHAnsi"/>
          <w:strike/>
          <w:sz w:val="20"/>
          <w:szCs w:val="20"/>
          <w:rPrChange w:id="136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68" w:author="APRILYA Anggie" w:date="2024-12-27T15:48:00Z">
            <w:rPr>
              <w:rFonts w:ascii="Cambria" w:hAnsi="Cambria" w:cstheme="minorHAnsi"/>
              <w:sz w:val="20"/>
              <w:szCs w:val="20"/>
            </w:rPr>
          </w:rPrChange>
        </w:rPr>
        <w:t>dapat</w:t>
      </w:r>
      <w:proofErr w:type="spellEnd"/>
      <w:r w:rsidRPr="00A66AC2">
        <w:rPr>
          <w:rFonts w:ascii="Cambria" w:hAnsi="Cambria" w:cstheme="minorHAnsi"/>
          <w:strike/>
          <w:sz w:val="20"/>
          <w:szCs w:val="20"/>
          <w:rPrChange w:id="136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70" w:author="APRILYA Anggie" w:date="2024-12-27T15:48:00Z">
            <w:rPr>
              <w:rFonts w:ascii="Cambria" w:hAnsi="Cambria" w:cstheme="minorHAnsi"/>
              <w:sz w:val="20"/>
              <w:szCs w:val="20"/>
            </w:rPr>
          </w:rPrChange>
        </w:rPr>
        <w:t>menunjukkan</w:t>
      </w:r>
      <w:proofErr w:type="spellEnd"/>
      <w:r w:rsidRPr="00A66AC2">
        <w:rPr>
          <w:rFonts w:ascii="Cambria" w:hAnsi="Cambria" w:cstheme="minorHAnsi"/>
          <w:strike/>
          <w:sz w:val="20"/>
          <w:szCs w:val="20"/>
          <w:rPrChange w:id="137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72" w:author="APRILYA Anggie" w:date="2024-12-27T15:48:00Z">
            <w:rPr>
              <w:rFonts w:ascii="Cambria" w:hAnsi="Cambria" w:cstheme="minorHAnsi"/>
              <w:sz w:val="20"/>
              <w:szCs w:val="20"/>
            </w:rPr>
          </w:rPrChange>
        </w:rPr>
        <w:t>bahwa</w:t>
      </w:r>
      <w:proofErr w:type="spellEnd"/>
      <w:r w:rsidRPr="00A66AC2">
        <w:rPr>
          <w:rFonts w:ascii="Cambria" w:hAnsi="Cambria" w:cstheme="minorHAnsi"/>
          <w:strike/>
          <w:sz w:val="20"/>
          <w:szCs w:val="20"/>
          <w:rPrChange w:id="1373" w:author="APRILYA Anggie" w:date="2024-12-27T15:48:00Z">
            <w:rPr>
              <w:rFonts w:ascii="Cambria" w:hAnsi="Cambria" w:cstheme="minorHAnsi"/>
              <w:sz w:val="20"/>
              <w:szCs w:val="20"/>
            </w:rPr>
          </w:rPrChange>
        </w:rPr>
        <w:t xml:space="preserve"> data </w:t>
      </w:r>
      <w:proofErr w:type="spellStart"/>
      <w:r w:rsidRPr="00A66AC2">
        <w:rPr>
          <w:rFonts w:ascii="Cambria" w:hAnsi="Cambria" w:cstheme="minorHAnsi"/>
          <w:strike/>
          <w:sz w:val="20"/>
          <w:szCs w:val="20"/>
          <w:rPrChange w:id="1374" w:author="APRILYA Anggie" w:date="2024-12-27T15:48:00Z">
            <w:rPr>
              <w:rFonts w:ascii="Cambria" w:hAnsi="Cambria" w:cstheme="minorHAnsi"/>
              <w:sz w:val="20"/>
              <w:szCs w:val="20"/>
            </w:rPr>
          </w:rPrChange>
        </w:rPr>
        <w:t>identitas</w:t>
      </w:r>
      <w:proofErr w:type="spellEnd"/>
      <w:r w:rsidRPr="00A66AC2">
        <w:rPr>
          <w:rFonts w:ascii="Cambria" w:hAnsi="Cambria" w:cstheme="minorHAnsi"/>
          <w:strike/>
          <w:sz w:val="20"/>
          <w:szCs w:val="20"/>
          <w:rPrChange w:id="137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76" w:author="APRILYA Anggie" w:date="2024-12-27T15:48:00Z">
            <w:rPr>
              <w:rFonts w:ascii="Cambria" w:hAnsi="Cambria" w:cstheme="minorHAnsi"/>
              <w:sz w:val="20"/>
              <w:szCs w:val="20"/>
            </w:rPr>
          </w:rPrChange>
        </w:rPr>
        <w:t>diri</w:t>
      </w:r>
      <w:proofErr w:type="spellEnd"/>
      <w:r w:rsidRPr="00A66AC2">
        <w:rPr>
          <w:rFonts w:ascii="Cambria" w:hAnsi="Cambria" w:cstheme="minorHAnsi"/>
          <w:strike/>
          <w:sz w:val="20"/>
          <w:szCs w:val="20"/>
          <w:rPrChange w:id="1377"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378" w:author="APRILYA Anggie" w:date="2024-12-27T15:48:00Z">
            <w:rPr>
              <w:rFonts w:ascii="Cambria" w:hAnsi="Cambria" w:cstheme="minorHAnsi"/>
              <w:sz w:val="20"/>
              <w:szCs w:val="20"/>
            </w:rPr>
          </w:rPrChange>
        </w:rPr>
        <w:t>tertera</w:t>
      </w:r>
      <w:proofErr w:type="spellEnd"/>
      <w:r w:rsidRPr="00A66AC2">
        <w:rPr>
          <w:rFonts w:ascii="Cambria" w:hAnsi="Cambria" w:cstheme="minorHAnsi"/>
          <w:strike/>
          <w:sz w:val="20"/>
          <w:szCs w:val="20"/>
          <w:rPrChange w:id="1379" w:author="APRILYA Anggie" w:date="2024-12-27T15:48:00Z">
            <w:rPr>
              <w:rFonts w:ascii="Cambria" w:hAnsi="Cambria" w:cstheme="minorHAnsi"/>
              <w:sz w:val="20"/>
              <w:szCs w:val="20"/>
            </w:rPr>
          </w:rPrChange>
        </w:rPr>
        <w:t xml:space="preserve"> pada </w:t>
      </w:r>
      <w:proofErr w:type="spellStart"/>
      <w:r w:rsidRPr="00A66AC2">
        <w:rPr>
          <w:rFonts w:ascii="Cambria" w:hAnsi="Cambria" w:cstheme="minorHAnsi"/>
          <w:strike/>
          <w:sz w:val="20"/>
          <w:szCs w:val="20"/>
          <w:rPrChange w:id="1380" w:author="APRILYA Anggie" w:date="2024-12-27T15:48:00Z">
            <w:rPr>
              <w:rFonts w:ascii="Cambria" w:hAnsi="Cambria" w:cstheme="minorHAnsi"/>
              <w:sz w:val="20"/>
              <w:szCs w:val="20"/>
            </w:rPr>
          </w:rPrChange>
        </w:rPr>
        <w:t>Kartu</w:t>
      </w:r>
      <w:proofErr w:type="spellEnd"/>
      <w:r w:rsidRPr="00A66AC2">
        <w:rPr>
          <w:rFonts w:ascii="Cambria" w:hAnsi="Cambria" w:cstheme="minorHAnsi"/>
          <w:strike/>
          <w:sz w:val="20"/>
          <w:szCs w:val="20"/>
          <w:rPrChange w:id="138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82" w:author="APRILYA Anggie" w:date="2024-12-27T15:48:00Z">
            <w:rPr>
              <w:rFonts w:ascii="Cambria" w:hAnsi="Cambria" w:cstheme="minorHAnsi"/>
              <w:sz w:val="20"/>
              <w:szCs w:val="20"/>
            </w:rPr>
          </w:rPrChange>
        </w:rPr>
        <w:t>tanda</w:t>
      </w:r>
      <w:proofErr w:type="spellEnd"/>
      <w:r w:rsidRPr="00A66AC2">
        <w:rPr>
          <w:rFonts w:ascii="Cambria" w:hAnsi="Cambria" w:cstheme="minorHAnsi"/>
          <w:strike/>
          <w:sz w:val="20"/>
          <w:szCs w:val="20"/>
          <w:rPrChange w:id="138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84" w:author="APRILYA Anggie" w:date="2024-12-27T15:48:00Z">
            <w:rPr>
              <w:rFonts w:ascii="Cambria" w:hAnsi="Cambria" w:cstheme="minorHAnsi"/>
              <w:sz w:val="20"/>
              <w:szCs w:val="20"/>
            </w:rPr>
          </w:rPrChange>
        </w:rPr>
        <w:t>penduduk</w:t>
      </w:r>
      <w:proofErr w:type="spellEnd"/>
      <w:r w:rsidRPr="00A66AC2">
        <w:rPr>
          <w:rFonts w:ascii="Cambria" w:hAnsi="Cambria" w:cstheme="minorHAnsi"/>
          <w:strike/>
          <w:sz w:val="20"/>
          <w:szCs w:val="20"/>
          <w:rPrChange w:id="138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86" w:author="APRILYA Anggie" w:date="2024-12-27T15:48:00Z">
            <w:rPr>
              <w:rFonts w:ascii="Cambria" w:hAnsi="Cambria" w:cstheme="minorHAnsi"/>
              <w:sz w:val="20"/>
              <w:szCs w:val="20"/>
            </w:rPr>
          </w:rPrChange>
        </w:rPr>
        <w:t>surat</w:t>
      </w:r>
      <w:proofErr w:type="spellEnd"/>
      <w:r w:rsidRPr="00A66AC2">
        <w:rPr>
          <w:rFonts w:ascii="Cambria" w:hAnsi="Cambria" w:cstheme="minorHAnsi"/>
          <w:strike/>
          <w:sz w:val="20"/>
          <w:szCs w:val="20"/>
          <w:rPrChange w:id="138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88" w:author="APRILYA Anggie" w:date="2024-12-27T15:48:00Z">
            <w:rPr>
              <w:rFonts w:ascii="Cambria" w:hAnsi="Cambria" w:cstheme="minorHAnsi"/>
              <w:sz w:val="20"/>
              <w:szCs w:val="20"/>
            </w:rPr>
          </w:rPrChange>
        </w:rPr>
        <w:t>izin</w:t>
      </w:r>
      <w:proofErr w:type="spellEnd"/>
      <w:r w:rsidRPr="00A66AC2">
        <w:rPr>
          <w:rFonts w:ascii="Cambria" w:hAnsi="Cambria" w:cstheme="minorHAnsi"/>
          <w:strike/>
          <w:sz w:val="20"/>
          <w:szCs w:val="20"/>
          <w:rPrChange w:id="138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90" w:author="APRILYA Anggie" w:date="2024-12-27T15:48:00Z">
            <w:rPr>
              <w:rFonts w:ascii="Cambria" w:hAnsi="Cambria" w:cstheme="minorHAnsi"/>
              <w:sz w:val="20"/>
              <w:szCs w:val="20"/>
            </w:rPr>
          </w:rPrChange>
        </w:rPr>
        <w:t>mengemudi</w:t>
      </w:r>
      <w:proofErr w:type="spellEnd"/>
      <w:r w:rsidRPr="00A66AC2">
        <w:rPr>
          <w:rFonts w:ascii="Cambria" w:hAnsi="Cambria" w:cstheme="minorHAnsi"/>
          <w:strike/>
          <w:sz w:val="20"/>
          <w:szCs w:val="20"/>
          <w:rPrChange w:id="139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92" w:author="APRILYA Anggie" w:date="2024-12-27T15:48:00Z">
            <w:rPr>
              <w:rFonts w:ascii="Cambria" w:hAnsi="Cambria" w:cstheme="minorHAnsi"/>
              <w:sz w:val="20"/>
              <w:szCs w:val="20"/>
            </w:rPr>
          </w:rPrChange>
        </w:rPr>
        <w:t>paspor</w:t>
      </w:r>
      <w:proofErr w:type="spellEnd"/>
      <w:r w:rsidRPr="00A66AC2">
        <w:rPr>
          <w:rFonts w:ascii="Cambria" w:hAnsi="Cambria" w:cstheme="minorHAnsi"/>
          <w:strike/>
          <w:sz w:val="20"/>
          <w:szCs w:val="20"/>
          <w:rPrChange w:id="139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94" w:author="APRILYA Anggie" w:date="2024-12-27T15:48:00Z">
            <w:rPr>
              <w:rFonts w:ascii="Cambria" w:hAnsi="Cambria" w:cstheme="minorHAnsi"/>
              <w:sz w:val="20"/>
              <w:szCs w:val="20"/>
            </w:rPr>
          </w:rPrChange>
        </w:rPr>
        <w:t>atau</w:t>
      </w:r>
      <w:proofErr w:type="spellEnd"/>
      <w:r w:rsidRPr="00A66AC2">
        <w:rPr>
          <w:rFonts w:ascii="Cambria" w:hAnsi="Cambria" w:cstheme="minorHAnsi"/>
          <w:strike/>
          <w:sz w:val="20"/>
          <w:szCs w:val="20"/>
          <w:rPrChange w:id="139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96" w:author="APRILYA Anggie" w:date="2024-12-27T15:48:00Z">
            <w:rPr>
              <w:rFonts w:ascii="Cambria" w:hAnsi="Cambria" w:cstheme="minorHAnsi"/>
              <w:sz w:val="20"/>
              <w:szCs w:val="20"/>
            </w:rPr>
          </w:rPrChange>
        </w:rPr>
        <w:t>kartu</w:t>
      </w:r>
      <w:proofErr w:type="spellEnd"/>
      <w:r w:rsidRPr="00A66AC2">
        <w:rPr>
          <w:rFonts w:ascii="Cambria" w:hAnsi="Cambria" w:cstheme="minorHAnsi"/>
          <w:strike/>
          <w:sz w:val="20"/>
          <w:szCs w:val="20"/>
          <w:rPrChange w:id="139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398" w:author="APRILYA Anggie" w:date="2024-12-27T15:48:00Z">
            <w:rPr>
              <w:rFonts w:ascii="Cambria" w:hAnsi="Cambria" w:cstheme="minorHAnsi"/>
              <w:sz w:val="20"/>
              <w:szCs w:val="20"/>
            </w:rPr>
          </w:rPrChange>
        </w:rPr>
        <w:t>izin</w:t>
      </w:r>
      <w:proofErr w:type="spellEnd"/>
      <w:r w:rsidRPr="00A66AC2">
        <w:rPr>
          <w:rFonts w:ascii="Cambria" w:hAnsi="Cambria" w:cstheme="minorHAnsi"/>
          <w:strike/>
          <w:sz w:val="20"/>
          <w:szCs w:val="20"/>
          <w:rPrChange w:id="139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00" w:author="APRILYA Anggie" w:date="2024-12-27T15:48:00Z">
            <w:rPr>
              <w:rFonts w:ascii="Cambria" w:hAnsi="Cambria" w:cstheme="minorHAnsi"/>
              <w:sz w:val="20"/>
              <w:szCs w:val="20"/>
            </w:rPr>
          </w:rPrChange>
        </w:rPr>
        <w:t>tinggal</w:t>
      </w:r>
      <w:proofErr w:type="spellEnd"/>
      <w:r w:rsidRPr="00A66AC2">
        <w:rPr>
          <w:rFonts w:ascii="Cambria" w:hAnsi="Cambria" w:cstheme="minorHAnsi"/>
          <w:strike/>
          <w:sz w:val="20"/>
          <w:szCs w:val="20"/>
          <w:rPrChange w:id="140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02" w:author="APRILYA Anggie" w:date="2024-12-27T15:48:00Z">
            <w:rPr>
              <w:rFonts w:ascii="Cambria" w:hAnsi="Cambria" w:cstheme="minorHAnsi"/>
              <w:sz w:val="20"/>
              <w:szCs w:val="20"/>
            </w:rPr>
          </w:rPrChange>
        </w:rPr>
        <w:t>terbatas</w:t>
      </w:r>
      <w:proofErr w:type="spellEnd"/>
      <w:r w:rsidRPr="00A66AC2">
        <w:rPr>
          <w:rFonts w:ascii="Cambria" w:hAnsi="Cambria" w:cstheme="minorHAnsi"/>
          <w:strike/>
          <w:sz w:val="20"/>
          <w:szCs w:val="20"/>
          <w:rPrChange w:id="1403"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404" w:author="APRILYA Anggie" w:date="2024-12-27T15:48:00Z">
            <w:rPr>
              <w:rFonts w:ascii="Cambria" w:hAnsi="Cambria" w:cstheme="minorHAnsi"/>
              <w:sz w:val="20"/>
              <w:szCs w:val="20"/>
            </w:rPr>
          </w:rPrChange>
        </w:rPr>
        <w:t>masih</w:t>
      </w:r>
      <w:proofErr w:type="spellEnd"/>
      <w:r w:rsidRPr="00A66AC2">
        <w:rPr>
          <w:rFonts w:ascii="Cambria" w:hAnsi="Cambria" w:cstheme="minorHAnsi"/>
          <w:strike/>
          <w:sz w:val="20"/>
          <w:szCs w:val="20"/>
          <w:rPrChange w:id="140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06" w:author="APRILYA Anggie" w:date="2024-12-27T15:48:00Z">
            <w:rPr>
              <w:rFonts w:ascii="Cambria" w:hAnsi="Cambria" w:cstheme="minorHAnsi"/>
              <w:sz w:val="20"/>
              <w:szCs w:val="20"/>
            </w:rPr>
          </w:rPrChange>
        </w:rPr>
        <w:t>berlaku</w:t>
      </w:r>
      <w:proofErr w:type="spellEnd"/>
      <w:r w:rsidRPr="00A66AC2">
        <w:rPr>
          <w:rFonts w:ascii="Cambria" w:hAnsi="Cambria" w:cstheme="minorHAnsi"/>
          <w:strike/>
          <w:sz w:val="20"/>
          <w:szCs w:val="20"/>
          <w:rPrChange w:id="140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08" w:author="APRILYA Anggie" w:date="2024-12-27T15:48:00Z">
            <w:rPr>
              <w:rFonts w:ascii="Cambria" w:hAnsi="Cambria" w:cstheme="minorHAnsi"/>
              <w:sz w:val="20"/>
              <w:szCs w:val="20"/>
            </w:rPr>
          </w:rPrChange>
        </w:rPr>
        <w:t>adalah</w:t>
      </w:r>
      <w:proofErr w:type="spellEnd"/>
      <w:r w:rsidRPr="00A66AC2">
        <w:rPr>
          <w:rFonts w:ascii="Cambria" w:hAnsi="Cambria" w:cstheme="minorHAnsi"/>
          <w:strike/>
          <w:sz w:val="20"/>
          <w:szCs w:val="20"/>
          <w:rPrChange w:id="140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10" w:author="APRILYA Anggie" w:date="2024-12-27T15:48:00Z">
            <w:rPr>
              <w:rFonts w:ascii="Cambria" w:hAnsi="Cambria" w:cstheme="minorHAnsi"/>
              <w:sz w:val="20"/>
              <w:szCs w:val="20"/>
            </w:rPr>
          </w:rPrChange>
        </w:rPr>
        <w:t>sama</w:t>
      </w:r>
      <w:proofErr w:type="spellEnd"/>
      <w:r w:rsidRPr="00A66AC2">
        <w:rPr>
          <w:rFonts w:ascii="Cambria" w:hAnsi="Cambria" w:cstheme="minorHAnsi"/>
          <w:strike/>
          <w:sz w:val="20"/>
          <w:szCs w:val="20"/>
          <w:rPrChange w:id="1411" w:author="APRILYA Anggie" w:date="2024-12-27T15:48:00Z">
            <w:rPr>
              <w:rFonts w:ascii="Cambria" w:hAnsi="Cambria" w:cstheme="minorHAnsi"/>
              <w:sz w:val="20"/>
              <w:szCs w:val="20"/>
            </w:rPr>
          </w:rPrChange>
        </w:rPr>
        <w:t xml:space="preserve"> dan </w:t>
      </w:r>
      <w:proofErr w:type="spellStart"/>
      <w:r w:rsidRPr="00A66AC2">
        <w:rPr>
          <w:rFonts w:ascii="Cambria" w:hAnsi="Cambria" w:cstheme="minorHAnsi"/>
          <w:strike/>
          <w:sz w:val="20"/>
          <w:szCs w:val="20"/>
          <w:rPrChange w:id="1412" w:author="APRILYA Anggie" w:date="2024-12-27T15:48:00Z">
            <w:rPr>
              <w:rFonts w:ascii="Cambria" w:hAnsi="Cambria" w:cstheme="minorHAnsi"/>
              <w:sz w:val="20"/>
              <w:szCs w:val="20"/>
            </w:rPr>
          </w:rPrChange>
        </w:rPr>
        <w:t>cocok</w:t>
      </w:r>
      <w:proofErr w:type="spellEnd"/>
      <w:r w:rsidRPr="00A66AC2">
        <w:rPr>
          <w:rFonts w:ascii="Cambria" w:hAnsi="Cambria" w:cstheme="minorHAnsi"/>
          <w:strike/>
          <w:sz w:val="20"/>
          <w:szCs w:val="20"/>
          <w:rPrChange w:id="141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14"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1415" w:author="APRILYA Anggie" w:date="2024-12-27T15:48:00Z">
            <w:rPr>
              <w:rFonts w:ascii="Cambria" w:hAnsi="Cambria" w:cstheme="minorHAnsi"/>
              <w:sz w:val="20"/>
              <w:szCs w:val="20"/>
            </w:rPr>
          </w:rPrChange>
        </w:rPr>
        <w:t xml:space="preserve"> data </w:t>
      </w:r>
      <w:proofErr w:type="spellStart"/>
      <w:r w:rsidRPr="00A66AC2">
        <w:rPr>
          <w:rFonts w:ascii="Cambria" w:hAnsi="Cambria" w:cstheme="minorHAnsi"/>
          <w:strike/>
          <w:sz w:val="20"/>
          <w:szCs w:val="20"/>
          <w:rPrChange w:id="1416" w:author="APRILYA Anggie" w:date="2024-12-27T15:48:00Z">
            <w:rPr>
              <w:rFonts w:ascii="Cambria" w:hAnsi="Cambria" w:cstheme="minorHAnsi"/>
              <w:sz w:val="20"/>
              <w:szCs w:val="20"/>
            </w:rPr>
          </w:rPrChange>
        </w:rPr>
        <w:t>identitas</w:t>
      </w:r>
      <w:proofErr w:type="spellEnd"/>
      <w:r w:rsidRPr="00A66AC2">
        <w:rPr>
          <w:rFonts w:ascii="Cambria" w:hAnsi="Cambria" w:cstheme="minorHAnsi"/>
          <w:strike/>
          <w:sz w:val="20"/>
          <w:szCs w:val="20"/>
          <w:rPrChange w:id="141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18" w:author="APRILYA Anggie" w:date="2024-12-27T15:48:00Z">
            <w:rPr>
              <w:rFonts w:ascii="Cambria" w:hAnsi="Cambria" w:cstheme="minorHAnsi"/>
              <w:sz w:val="20"/>
              <w:szCs w:val="20"/>
            </w:rPr>
          </w:rPrChange>
        </w:rPr>
        <w:t>diri</w:t>
      </w:r>
      <w:proofErr w:type="spellEnd"/>
      <w:r w:rsidRPr="00A66AC2">
        <w:rPr>
          <w:rFonts w:ascii="Cambria" w:hAnsi="Cambria" w:cstheme="minorHAnsi"/>
          <w:strike/>
          <w:sz w:val="20"/>
          <w:szCs w:val="20"/>
          <w:rPrChange w:id="1419"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420" w:author="APRILYA Anggie" w:date="2024-12-27T15:48:00Z">
            <w:rPr>
              <w:rFonts w:ascii="Cambria" w:hAnsi="Cambria" w:cstheme="minorHAnsi"/>
              <w:sz w:val="20"/>
              <w:szCs w:val="20"/>
            </w:rPr>
          </w:rPrChange>
        </w:rPr>
        <w:t>tertera</w:t>
      </w:r>
      <w:proofErr w:type="spellEnd"/>
      <w:r w:rsidRPr="00A66AC2">
        <w:rPr>
          <w:rFonts w:ascii="Cambria" w:hAnsi="Cambria" w:cstheme="minorHAnsi"/>
          <w:strike/>
          <w:sz w:val="20"/>
          <w:szCs w:val="20"/>
          <w:rPrChange w:id="1421" w:author="APRILYA Anggie" w:date="2024-12-27T15:48:00Z">
            <w:rPr>
              <w:rFonts w:ascii="Cambria" w:hAnsi="Cambria" w:cstheme="minorHAnsi"/>
              <w:sz w:val="20"/>
              <w:szCs w:val="20"/>
            </w:rPr>
          </w:rPrChange>
        </w:rPr>
        <w:t xml:space="preserve"> pada Surat </w:t>
      </w:r>
      <w:proofErr w:type="spellStart"/>
      <w:r w:rsidRPr="00A66AC2">
        <w:rPr>
          <w:rFonts w:ascii="Cambria" w:hAnsi="Cambria" w:cstheme="minorHAnsi"/>
          <w:strike/>
          <w:sz w:val="20"/>
          <w:szCs w:val="20"/>
          <w:rPrChange w:id="1422" w:author="APRILYA Anggie" w:date="2024-12-27T15:48:00Z">
            <w:rPr>
              <w:rFonts w:ascii="Cambria" w:hAnsi="Cambria" w:cstheme="minorHAnsi"/>
              <w:sz w:val="20"/>
              <w:szCs w:val="20"/>
            </w:rPr>
          </w:rPrChange>
        </w:rPr>
        <w:t>Pengantar</w:t>
      </w:r>
      <w:proofErr w:type="spellEnd"/>
      <w:r w:rsidRPr="00A66AC2">
        <w:rPr>
          <w:rFonts w:ascii="Cambria" w:hAnsi="Cambria" w:cstheme="minorHAnsi"/>
          <w:strike/>
          <w:sz w:val="20"/>
          <w:szCs w:val="20"/>
          <w:rPrChange w:id="142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24" w:author="APRILYA Anggie" w:date="2024-12-27T15:48:00Z">
            <w:rPr>
              <w:rFonts w:ascii="Cambria" w:hAnsi="Cambria" w:cstheme="minorHAnsi"/>
              <w:sz w:val="20"/>
              <w:szCs w:val="20"/>
            </w:rPr>
          </w:rPrChange>
        </w:rPr>
        <w:t>Medis</w:t>
      </w:r>
      <w:proofErr w:type="spellEnd"/>
      <w:r w:rsidRPr="00A66AC2">
        <w:rPr>
          <w:rFonts w:ascii="Cambria" w:hAnsi="Cambria" w:cstheme="minorHAnsi"/>
          <w:strike/>
          <w:sz w:val="20"/>
          <w:szCs w:val="20"/>
          <w:rPrChange w:id="142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26" w:author="APRILYA Anggie" w:date="2024-12-27T15:48:00Z">
            <w:rPr>
              <w:rFonts w:ascii="Cambria" w:hAnsi="Cambria" w:cstheme="minorHAnsi"/>
              <w:sz w:val="20"/>
              <w:szCs w:val="20"/>
            </w:rPr>
          </w:rPrChange>
        </w:rPr>
        <w:t>Khusus</w:t>
      </w:r>
      <w:proofErr w:type="spellEnd"/>
      <w:r w:rsidRPr="00A66AC2">
        <w:rPr>
          <w:rFonts w:ascii="Cambria" w:hAnsi="Cambria" w:cstheme="minorHAnsi"/>
          <w:strike/>
          <w:sz w:val="20"/>
          <w:szCs w:val="20"/>
          <w:rPrChange w:id="142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28"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42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30"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431"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1432"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1433" w:author="APRILYA Anggie" w:date="2024-12-27T15:48:00Z">
            <w:rPr>
              <w:rFonts w:ascii="Cambria" w:hAnsi="Cambria" w:cstheme="minorHAnsi"/>
              <w:sz w:val="20"/>
              <w:szCs w:val="20"/>
            </w:rPr>
          </w:rPrChange>
        </w:rPr>
        <w:t xml:space="preserve"> pada </w:t>
      </w:r>
      <w:proofErr w:type="spellStart"/>
      <w:r w:rsidRPr="00A66AC2">
        <w:rPr>
          <w:rFonts w:ascii="Cambria" w:hAnsi="Cambria" w:cstheme="minorHAnsi"/>
          <w:strike/>
          <w:sz w:val="20"/>
          <w:szCs w:val="20"/>
          <w:rPrChange w:id="1434" w:author="APRILYA Anggie" w:date="2024-12-27T15:48:00Z">
            <w:rPr>
              <w:rFonts w:ascii="Cambria" w:hAnsi="Cambria" w:cstheme="minorHAnsi"/>
              <w:sz w:val="20"/>
              <w:szCs w:val="20"/>
            </w:rPr>
          </w:rPrChange>
        </w:rPr>
        <w:t>anak-anak</w:t>
      </w:r>
      <w:proofErr w:type="spellEnd"/>
      <w:r w:rsidRPr="00A66AC2">
        <w:rPr>
          <w:rFonts w:ascii="Cambria" w:hAnsi="Cambria" w:cstheme="minorHAnsi"/>
          <w:strike/>
          <w:sz w:val="20"/>
          <w:szCs w:val="20"/>
          <w:rPrChange w:id="143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36" w:author="APRILYA Anggie" w:date="2024-12-27T15:48:00Z">
            <w:rPr>
              <w:rFonts w:ascii="Cambria" w:hAnsi="Cambria" w:cstheme="minorHAnsi"/>
              <w:sz w:val="20"/>
              <w:szCs w:val="20"/>
            </w:rPr>
          </w:rPrChange>
        </w:rPr>
        <w:t>wajib</w:t>
      </w:r>
      <w:proofErr w:type="spellEnd"/>
      <w:r w:rsidRPr="00A66AC2">
        <w:rPr>
          <w:rFonts w:ascii="Cambria" w:hAnsi="Cambria" w:cstheme="minorHAnsi"/>
          <w:strike/>
          <w:sz w:val="20"/>
          <w:szCs w:val="20"/>
          <w:rPrChange w:id="143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38" w:author="APRILYA Anggie" w:date="2024-12-27T15:48:00Z">
            <w:rPr>
              <w:rFonts w:ascii="Cambria" w:hAnsi="Cambria" w:cstheme="minorHAnsi"/>
              <w:sz w:val="20"/>
              <w:szCs w:val="20"/>
            </w:rPr>
          </w:rPrChange>
        </w:rPr>
        <w:t>menunjukkan</w:t>
      </w:r>
      <w:proofErr w:type="spellEnd"/>
      <w:r w:rsidRPr="00A66AC2">
        <w:rPr>
          <w:rFonts w:ascii="Cambria" w:hAnsi="Cambria" w:cstheme="minorHAnsi"/>
          <w:strike/>
          <w:sz w:val="20"/>
          <w:szCs w:val="20"/>
          <w:rPrChange w:id="143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40" w:author="APRILYA Anggie" w:date="2024-12-27T15:48:00Z">
            <w:rPr>
              <w:rFonts w:ascii="Cambria" w:hAnsi="Cambria" w:cstheme="minorHAnsi"/>
              <w:sz w:val="20"/>
              <w:szCs w:val="20"/>
            </w:rPr>
          </w:rPrChange>
        </w:rPr>
        <w:t>akta</w:t>
      </w:r>
      <w:proofErr w:type="spellEnd"/>
      <w:r w:rsidRPr="00A66AC2">
        <w:rPr>
          <w:rFonts w:ascii="Cambria" w:hAnsi="Cambria" w:cstheme="minorHAnsi"/>
          <w:strike/>
          <w:sz w:val="20"/>
          <w:szCs w:val="20"/>
          <w:rPrChange w:id="144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42" w:author="APRILYA Anggie" w:date="2024-12-27T15:48:00Z">
            <w:rPr>
              <w:rFonts w:ascii="Cambria" w:hAnsi="Cambria" w:cstheme="minorHAnsi"/>
              <w:sz w:val="20"/>
              <w:szCs w:val="20"/>
            </w:rPr>
          </w:rPrChange>
        </w:rPr>
        <w:t>kelahiran</w:t>
      </w:r>
      <w:proofErr w:type="spellEnd"/>
      <w:r w:rsidRPr="00A66AC2">
        <w:rPr>
          <w:rFonts w:ascii="Cambria" w:hAnsi="Cambria" w:cstheme="minorHAnsi"/>
          <w:strike/>
          <w:sz w:val="20"/>
          <w:szCs w:val="20"/>
          <w:rPrChange w:id="1443" w:author="APRILYA Anggie" w:date="2024-12-27T15:48:00Z">
            <w:rPr>
              <w:rFonts w:ascii="Cambria" w:hAnsi="Cambria" w:cstheme="minorHAnsi"/>
              <w:sz w:val="20"/>
              <w:szCs w:val="20"/>
            </w:rPr>
          </w:rPrChange>
        </w:rPr>
        <w:t xml:space="preserve"> dan </w:t>
      </w:r>
      <w:proofErr w:type="spellStart"/>
      <w:r w:rsidRPr="00A66AC2">
        <w:rPr>
          <w:rFonts w:ascii="Cambria" w:hAnsi="Cambria" w:cstheme="minorHAnsi"/>
          <w:strike/>
          <w:sz w:val="20"/>
          <w:szCs w:val="20"/>
          <w:rPrChange w:id="1444" w:author="APRILYA Anggie" w:date="2024-12-27T15:48:00Z">
            <w:rPr>
              <w:rFonts w:ascii="Cambria" w:hAnsi="Cambria" w:cstheme="minorHAnsi"/>
              <w:sz w:val="20"/>
              <w:szCs w:val="20"/>
            </w:rPr>
          </w:rPrChange>
        </w:rPr>
        <w:t>dicocokan</w:t>
      </w:r>
      <w:proofErr w:type="spellEnd"/>
      <w:r w:rsidRPr="00A66AC2">
        <w:rPr>
          <w:rFonts w:ascii="Cambria" w:hAnsi="Cambria" w:cstheme="minorHAnsi"/>
          <w:strike/>
          <w:sz w:val="20"/>
          <w:szCs w:val="20"/>
          <w:rPrChange w:id="144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46"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1447" w:author="APRILYA Anggie" w:date="2024-12-27T15:48:00Z">
            <w:rPr>
              <w:rFonts w:ascii="Cambria" w:hAnsi="Cambria" w:cstheme="minorHAnsi"/>
              <w:sz w:val="20"/>
              <w:szCs w:val="20"/>
            </w:rPr>
          </w:rPrChange>
        </w:rPr>
        <w:t xml:space="preserve"> data </w:t>
      </w:r>
      <w:proofErr w:type="spellStart"/>
      <w:r w:rsidRPr="00A66AC2">
        <w:rPr>
          <w:rFonts w:ascii="Cambria" w:hAnsi="Cambria" w:cstheme="minorHAnsi"/>
          <w:strike/>
          <w:sz w:val="20"/>
          <w:szCs w:val="20"/>
          <w:rPrChange w:id="1448" w:author="APRILYA Anggie" w:date="2024-12-27T15:48:00Z">
            <w:rPr>
              <w:rFonts w:ascii="Cambria" w:hAnsi="Cambria" w:cstheme="minorHAnsi"/>
              <w:sz w:val="20"/>
              <w:szCs w:val="20"/>
            </w:rPr>
          </w:rPrChange>
        </w:rPr>
        <w:t>identitas</w:t>
      </w:r>
      <w:proofErr w:type="spellEnd"/>
      <w:r w:rsidRPr="00A66AC2">
        <w:rPr>
          <w:rFonts w:ascii="Cambria" w:hAnsi="Cambria" w:cstheme="minorHAnsi"/>
          <w:strike/>
          <w:sz w:val="20"/>
          <w:szCs w:val="20"/>
          <w:rPrChange w:id="1449" w:author="APRILYA Anggie" w:date="2024-12-27T15:48:00Z">
            <w:rPr>
              <w:rFonts w:ascii="Cambria" w:hAnsi="Cambria" w:cstheme="minorHAnsi"/>
              <w:sz w:val="20"/>
              <w:szCs w:val="20"/>
            </w:rPr>
          </w:rPrChange>
        </w:rPr>
        <w:t xml:space="preserve"> orang </w:t>
      </w:r>
      <w:proofErr w:type="spellStart"/>
      <w:r w:rsidRPr="00A66AC2">
        <w:rPr>
          <w:rFonts w:ascii="Cambria" w:hAnsi="Cambria" w:cstheme="minorHAnsi"/>
          <w:strike/>
          <w:sz w:val="20"/>
          <w:szCs w:val="20"/>
          <w:rPrChange w:id="1450" w:author="APRILYA Anggie" w:date="2024-12-27T15:48:00Z">
            <w:rPr>
              <w:rFonts w:ascii="Cambria" w:hAnsi="Cambria" w:cstheme="minorHAnsi"/>
              <w:sz w:val="20"/>
              <w:szCs w:val="20"/>
            </w:rPr>
          </w:rPrChange>
        </w:rPr>
        <w:t>tua</w:t>
      </w:r>
      <w:proofErr w:type="spellEnd"/>
      <w:r w:rsidRPr="00A66AC2">
        <w:rPr>
          <w:rFonts w:ascii="Cambria" w:hAnsi="Cambria" w:cstheme="minorHAnsi"/>
          <w:strike/>
          <w:sz w:val="20"/>
          <w:szCs w:val="20"/>
          <w:rPrChange w:id="145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52" w:author="APRILYA Anggie" w:date="2024-12-27T15:48:00Z">
            <w:rPr>
              <w:rFonts w:ascii="Cambria" w:hAnsi="Cambria" w:cstheme="minorHAnsi"/>
              <w:sz w:val="20"/>
              <w:szCs w:val="20"/>
            </w:rPr>
          </w:rPrChange>
        </w:rPr>
        <w:t>anak</w:t>
      </w:r>
      <w:proofErr w:type="spellEnd"/>
      <w:r w:rsidRPr="00A66AC2">
        <w:rPr>
          <w:rFonts w:ascii="Cambria" w:hAnsi="Cambria" w:cstheme="minorHAnsi"/>
          <w:strike/>
          <w:sz w:val="20"/>
          <w:szCs w:val="20"/>
          <w:rPrChange w:id="1453" w:author="APRILYA Anggie" w:date="2024-12-27T15:48:00Z">
            <w:rPr>
              <w:rFonts w:ascii="Cambria" w:hAnsi="Cambria" w:cstheme="minorHAnsi"/>
              <w:sz w:val="20"/>
              <w:szCs w:val="20"/>
            </w:rPr>
          </w:rPrChange>
        </w:rPr>
        <w:t>.</w:t>
      </w:r>
    </w:p>
    <w:p w14:paraId="730C16C3" w14:textId="77777777" w:rsidR="00A207E8" w:rsidRPr="00A66AC2" w:rsidRDefault="00A207E8" w:rsidP="00A207E8">
      <w:pPr>
        <w:pStyle w:val="ListParagraph"/>
        <w:numPr>
          <w:ilvl w:val="3"/>
          <w:numId w:val="73"/>
        </w:numPr>
        <w:spacing w:line="276" w:lineRule="auto"/>
        <w:ind w:left="360"/>
        <w:contextualSpacing/>
        <w:jc w:val="both"/>
        <w:rPr>
          <w:rFonts w:ascii="Cambria" w:hAnsi="Cambria" w:cstheme="minorHAnsi"/>
          <w:strike/>
          <w:sz w:val="20"/>
          <w:szCs w:val="20"/>
          <w:rPrChange w:id="1454"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1455" w:author="APRILYA Anggie" w:date="2024-12-27T15:48:00Z">
            <w:rPr>
              <w:rFonts w:ascii="Cambria" w:hAnsi="Cambria" w:cstheme="minorHAnsi"/>
              <w:sz w:val="20"/>
              <w:szCs w:val="20"/>
            </w:rPr>
          </w:rPrChange>
        </w:rPr>
        <w:t>Setelah</w:t>
      </w:r>
      <w:proofErr w:type="spellEnd"/>
      <w:r w:rsidRPr="00A66AC2">
        <w:rPr>
          <w:rFonts w:ascii="Cambria" w:hAnsi="Cambria" w:cstheme="minorHAnsi"/>
          <w:strike/>
          <w:sz w:val="20"/>
          <w:szCs w:val="20"/>
          <w:rPrChange w:id="145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57" w:author="APRILYA Anggie" w:date="2024-12-27T15:48:00Z">
            <w:rPr>
              <w:rFonts w:ascii="Cambria" w:hAnsi="Cambria" w:cstheme="minorHAnsi"/>
              <w:sz w:val="20"/>
              <w:szCs w:val="20"/>
            </w:rPr>
          </w:rPrChange>
        </w:rPr>
        <w:t>melakukan</w:t>
      </w:r>
      <w:proofErr w:type="spellEnd"/>
      <w:r w:rsidRPr="00A66AC2">
        <w:rPr>
          <w:rFonts w:ascii="Cambria" w:hAnsi="Cambria" w:cstheme="minorHAnsi"/>
          <w:strike/>
          <w:sz w:val="20"/>
          <w:szCs w:val="20"/>
          <w:rPrChange w:id="1458" w:author="APRILYA Anggie" w:date="2024-12-27T15:48:00Z">
            <w:rPr>
              <w:rFonts w:ascii="Cambria" w:hAnsi="Cambria" w:cstheme="minorHAnsi"/>
              <w:sz w:val="20"/>
              <w:szCs w:val="20"/>
            </w:rPr>
          </w:rPrChange>
        </w:rPr>
        <w:t xml:space="preserve"> proses </w:t>
      </w:r>
      <w:proofErr w:type="spellStart"/>
      <w:r w:rsidRPr="00A66AC2">
        <w:rPr>
          <w:rFonts w:ascii="Cambria" w:hAnsi="Cambria" w:cstheme="minorHAnsi"/>
          <w:strike/>
          <w:sz w:val="20"/>
          <w:szCs w:val="20"/>
          <w:rPrChange w:id="1459" w:author="APRILYA Anggie" w:date="2024-12-27T15:48:00Z">
            <w:rPr>
              <w:rFonts w:ascii="Cambria" w:hAnsi="Cambria" w:cstheme="minorHAnsi"/>
              <w:sz w:val="20"/>
              <w:szCs w:val="20"/>
            </w:rPr>
          </w:rPrChange>
        </w:rPr>
        <w:t>verifikasi</w:t>
      </w:r>
      <w:proofErr w:type="spellEnd"/>
      <w:r w:rsidRPr="00A66AC2">
        <w:rPr>
          <w:rFonts w:ascii="Cambria" w:hAnsi="Cambria" w:cstheme="minorHAnsi"/>
          <w:strike/>
          <w:sz w:val="20"/>
          <w:szCs w:val="20"/>
          <w:rPrChange w:id="1460" w:author="APRILYA Anggie" w:date="2024-12-27T15:48:00Z">
            <w:rPr>
              <w:rFonts w:ascii="Cambria" w:hAnsi="Cambria" w:cstheme="minorHAnsi"/>
              <w:sz w:val="20"/>
              <w:szCs w:val="20"/>
            </w:rPr>
          </w:rPrChange>
        </w:rPr>
        <w:t xml:space="preserve"> data </w:t>
      </w:r>
      <w:proofErr w:type="spellStart"/>
      <w:r w:rsidRPr="00A66AC2">
        <w:rPr>
          <w:rFonts w:ascii="Cambria" w:hAnsi="Cambria" w:cstheme="minorHAnsi"/>
          <w:strike/>
          <w:sz w:val="20"/>
          <w:szCs w:val="20"/>
          <w:rPrChange w:id="1461" w:author="APRILYA Anggie" w:date="2024-12-27T15:48:00Z">
            <w:rPr>
              <w:rFonts w:ascii="Cambria" w:hAnsi="Cambria" w:cstheme="minorHAnsi"/>
              <w:sz w:val="20"/>
              <w:szCs w:val="20"/>
            </w:rPr>
          </w:rPrChange>
        </w:rPr>
        <w:t>sebagaimana</w:t>
      </w:r>
      <w:proofErr w:type="spellEnd"/>
      <w:r w:rsidRPr="00A66AC2">
        <w:rPr>
          <w:rFonts w:ascii="Cambria" w:hAnsi="Cambria" w:cstheme="minorHAnsi"/>
          <w:strike/>
          <w:sz w:val="20"/>
          <w:szCs w:val="20"/>
          <w:rPrChange w:id="146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63" w:author="APRILYA Anggie" w:date="2024-12-27T15:48:00Z">
            <w:rPr>
              <w:rFonts w:ascii="Cambria" w:hAnsi="Cambria" w:cstheme="minorHAnsi"/>
              <w:sz w:val="20"/>
              <w:szCs w:val="20"/>
            </w:rPr>
          </w:rPrChange>
        </w:rPr>
        <w:t>dimaksud</w:t>
      </w:r>
      <w:proofErr w:type="spellEnd"/>
      <w:r w:rsidRPr="00A66AC2">
        <w:rPr>
          <w:rFonts w:ascii="Cambria" w:hAnsi="Cambria" w:cstheme="minorHAnsi"/>
          <w:strike/>
          <w:sz w:val="20"/>
          <w:szCs w:val="20"/>
          <w:rPrChange w:id="1464" w:author="APRILYA Anggie" w:date="2024-12-27T15:48:00Z">
            <w:rPr>
              <w:rFonts w:ascii="Cambria" w:hAnsi="Cambria" w:cstheme="minorHAnsi"/>
              <w:sz w:val="20"/>
              <w:szCs w:val="20"/>
            </w:rPr>
          </w:rPrChange>
        </w:rPr>
        <w:t xml:space="preserve"> pada </w:t>
      </w:r>
      <w:proofErr w:type="spellStart"/>
      <w:r w:rsidRPr="00A66AC2">
        <w:rPr>
          <w:rFonts w:ascii="Cambria" w:hAnsi="Cambria" w:cstheme="minorHAnsi"/>
          <w:strike/>
          <w:sz w:val="20"/>
          <w:szCs w:val="20"/>
          <w:rPrChange w:id="1465" w:author="APRILYA Anggie" w:date="2024-12-27T15:48:00Z">
            <w:rPr>
              <w:rFonts w:ascii="Cambria" w:hAnsi="Cambria" w:cstheme="minorHAnsi"/>
              <w:sz w:val="20"/>
              <w:szCs w:val="20"/>
            </w:rPr>
          </w:rPrChange>
        </w:rPr>
        <w:t>ayat</w:t>
      </w:r>
      <w:proofErr w:type="spellEnd"/>
      <w:r w:rsidRPr="00A66AC2">
        <w:rPr>
          <w:rFonts w:ascii="Cambria" w:hAnsi="Cambria" w:cstheme="minorHAnsi"/>
          <w:strike/>
          <w:sz w:val="20"/>
          <w:szCs w:val="20"/>
          <w:rPrChange w:id="1466" w:author="APRILYA Anggie" w:date="2024-12-27T15:48:00Z">
            <w:rPr>
              <w:rFonts w:ascii="Cambria" w:hAnsi="Cambria" w:cstheme="minorHAnsi"/>
              <w:sz w:val="20"/>
              <w:szCs w:val="20"/>
            </w:rPr>
          </w:rPrChange>
        </w:rPr>
        <w:t xml:space="preserve"> (2) di </w:t>
      </w:r>
      <w:proofErr w:type="spellStart"/>
      <w:r w:rsidRPr="00A66AC2">
        <w:rPr>
          <w:rFonts w:ascii="Cambria" w:hAnsi="Cambria" w:cstheme="minorHAnsi"/>
          <w:strike/>
          <w:sz w:val="20"/>
          <w:szCs w:val="20"/>
          <w:rPrChange w:id="1467" w:author="APRILYA Anggie" w:date="2024-12-27T15:48:00Z">
            <w:rPr>
              <w:rFonts w:ascii="Cambria" w:hAnsi="Cambria" w:cstheme="minorHAnsi"/>
              <w:sz w:val="20"/>
              <w:szCs w:val="20"/>
            </w:rPr>
          </w:rPrChange>
        </w:rPr>
        <w:t>atas</w:t>
      </w:r>
      <w:proofErr w:type="spellEnd"/>
      <w:r w:rsidRPr="00A66AC2">
        <w:rPr>
          <w:rFonts w:ascii="Cambria" w:hAnsi="Cambria" w:cstheme="minorHAnsi"/>
          <w:strike/>
          <w:sz w:val="20"/>
          <w:szCs w:val="20"/>
          <w:rPrChange w:id="146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69" w:author="APRILYA Anggie" w:date="2024-12-27T15:48:00Z">
            <w:rPr>
              <w:rFonts w:ascii="Cambria" w:hAnsi="Cambria" w:cstheme="minorHAnsi"/>
              <w:sz w:val="20"/>
              <w:szCs w:val="20"/>
            </w:rPr>
          </w:rPrChange>
        </w:rPr>
        <w:t>selanjutnya</w:t>
      </w:r>
      <w:proofErr w:type="spellEnd"/>
      <w:r w:rsidRPr="00A66AC2">
        <w:rPr>
          <w:rFonts w:ascii="Cambria" w:hAnsi="Cambria" w:cstheme="minorHAnsi"/>
          <w:strike/>
          <w:sz w:val="20"/>
          <w:szCs w:val="20"/>
          <w:rPrChange w:id="147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71"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47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73"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47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75" w:author="APRILYA Anggie" w:date="2024-12-27T15:48:00Z">
            <w:rPr>
              <w:rFonts w:ascii="Cambria" w:hAnsi="Cambria" w:cstheme="minorHAnsi"/>
              <w:sz w:val="20"/>
              <w:szCs w:val="20"/>
            </w:rPr>
          </w:rPrChange>
        </w:rPr>
        <w:t>wajib</w:t>
      </w:r>
      <w:proofErr w:type="spellEnd"/>
      <w:r w:rsidRPr="00A66AC2">
        <w:rPr>
          <w:rFonts w:ascii="Cambria" w:hAnsi="Cambria" w:cstheme="minorHAnsi"/>
          <w:strike/>
          <w:sz w:val="20"/>
          <w:szCs w:val="20"/>
          <w:rPrChange w:id="147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77" w:author="APRILYA Anggie" w:date="2024-12-27T15:48:00Z">
            <w:rPr>
              <w:rFonts w:ascii="Cambria" w:hAnsi="Cambria" w:cstheme="minorHAnsi"/>
              <w:sz w:val="20"/>
              <w:szCs w:val="20"/>
            </w:rPr>
          </w:rPrChange>
        </w:rPr>
        <w:t>untuk</w:t>
      </w:r>
      <w:proofErr w:type="spellEnd"/>
      <w:r w:rsidRPr="00A66AC2">
        <w:rPr>
          <w:rFonts w:ascii="Cambria" w:hAnsi="Cambria" w:cstheme="minorHAnsi"/>
          <w:strike/>
          <w:sz w:val="20"/>
          <w:szCs w:val="20"/>
          <w:rPrChange w:id="1478" w:author="APRILYA Anggie" w:date="2024-12-27T15:48:00Z">
            <w:rPr>
              <w:rFonts w:ascii="Cambria" w:hAnsi="Cambria" w:cstheme="minorHAnsi"/>
              <w:sz w:val="20"/>
              <w:szCs w:val="20"/>
            </w:rPr>
          </w:rPrChange>
        </w:rPr>
        <w:t>:</w:t>
      </w:r>
    </w:p>
    <w:p w14:paraId="31D238C4" w14:textId="77777777" w:rsidR="00A207E8" w:rsidRPr="00A66AC2" w:rsidRDefault="00A207E8" w:rsidP="00A207E8">
      <w:pPr>
        <w:pStyle w:val="ListParagraph"/>
        <w:numPr>
          <w:ilvl w:val="1"/>
          <w:numId w:val="74"/>
        </w:numPr>
        <w:spacing w:line="276" w:lineRule="auto"/>
        <w:ind w:left="720"/>
        <w:contextualSpacing/>
        <w:jc w:val="both"/>
        <w:rPr>
          <w:rFonts w:ascii="Cambria" w:hAnsi="Cambria" w:cstheme="minorHAnsi"/>
          <w:strike/>
          <w:sz w:val="20"/>
          <w:szCs w:val="20"/>
          <w:rPrChange w:id="1479"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1480" w:author="APRILYA Anggie" w:date="2024-12-27T15:48:00Z">
            <w:rPr>
              <w:rFonts w:ascii="Cambria" w:hAnsi="Cambria" w:cstheme="minorHAnsi"/>
              <w:sz w:val="20"/>
              <w:szCs w:val="20"/>
            </w:rPr>
          </w:rPrChange>
        </w:rPr>
        <w:t>Melaksanakan</w:t>
      </w:r>
      <w:proofErr w:type="spellEnd"/>
      <w:r w:rsidRPr="00A66AC2">
        <w:rPr>
          <w:rFonts w:ascii="Cambria" w:hAnsi="Cambria" w:cstheme="minorHAnsi"/>
          <w:strike/>
          <w:sz w:val="20"/>
          <w:szCs w:val="20"/>
          <w:rPrChange w:id="148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82"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48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84"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485"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1486"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148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88" w:author="APRILYA Anggie" w:date="2024-12-27T15:48:00Z">
            <w:rPr>
              <w:rFonts w:ascii="Cambria" w:hAnsi="Cambria" w:cstheme="minorHAnsi"/>
              <w:sz w:val="20"/>
              <w:szCs w:val="20"/>
            </w:rPr>
          </w:rPrChange>
        </w:rPr>
        <w:t>berdasarkan</w:t>
      </w:r>
      <w:proofErr w:type="spellEnd"/>
      <w:r w:rsidRPr="00A66AC2">
        <w:rPr>
          <w:rFonts w:ascii="Cambria" w:hAnsi="Cambria" w:cstheme="minorHAnsi"/>
          <w:strike/>
          <w:sz w:val="20"/>
          <w:szCs w:val="20"/>
          <w:rPrChange w:id="148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90" w:author="APRILYA Anggie" w:date="2024-12-27T15:48:00Z">
            <w:rPr>
              <w:rFonts w:ascii="Cambria" w:hAnsi="Cambria" w:cstheme="minorHAnsi"/>
              <w:sz w:val="20"/>
              <w:szCs w:val="20"/>
            </w:rPr>
          </w:rPrChange>
        </w:rPr>
        <w:t>jenis-jenis</w:t>
      </w:r>
      <w:proofErr w:type="spellEnd"/>
      <w:r w:rsidRPr="00A66AC2">
        <w:rPr>
          <w:rFonts w:ascii="Cambria" w:hAnsi="Cambria" w:cstheme="minorHAnsi"/>
          <w:strike/>
          <w:sz w:val="20"/>
          <w:szCs w:val="20"/>
          <w:rPrChange w:id="149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92"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493"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494" w:author="APRILYA Anggie" w:date="2024-12-27T15:48:00Z">
            <w:rPr>
              <w:rFonts w:ascii="Cambria" w:hAnsi="Cambria" w:cstheme="minorHAnsi"/>
              <w:sz w:val="20"/>
              <w:szCs w:val="20"/>
            </w:rPr>
          </w:rPrChange>
        </w:rPr>
        <w:t>telah</w:t>
      </w:r>
      <w:proofErr w:type="spellEnd"/>
      <w:r w:rsidRPr="00A66AC2">
        <w:rPr>
          <w:rFonts w:ascii="Cambria" w:hAnsi="Cambria" w:cstheme="minorHAnsi"/>
          <w:strike/>
          <w:sz w:val="20"/>
          <w:szCs w:val="20"/>
          <w:rPrChange w:id="149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496" w:author="APRILYA Anggie" w:date="2024-12-27T15:48:00Z">
            <w:rPr>
              <w:rFonts w:ascii="Cambria" w:hAnsi="Cambria" w:cstheme="minorHAnsi"/>
              <w:sz w:val="20"/>
              <w:szCs w:val="20"/>
            </w:rPr>
          </w:rPrChange>
        </w:rPr>
        <w:t>ditentukan</w:t>
      </w:r>
      <w:proofErr w:type="spellEnd"/>
      <w:r w:rsidRPr="00A66AC2">
        <w:rPr>
          <w:rFonts w:ascii="Cambria" w:hAnsi="Cambria" w:cstheme="minorHAnsi"/>
          <w:strike/>
          <w:sz w:val="20"/>
          <w:szCs w:val="20"/>
          <w:rPrChange w:id="1497" w:author="APRILYA Anggie" w:date="2024-12-27T15:48:00Z">
            <w:rPr>
              <w:rFonts w:ascii="Cambria" w:hAnsi="Cambria" w:cstheme="minorHAnsi"/>
              <w:sz w:val="20"/>
              <w:szCs w:val="20"/>
            </w:rPr>
          </w:rPrChange>
        </w:rPr>
        <w:t xml:space="preserve"> oleh </w:t>
      </w:r>
      <w:proofErr w:type="spellStart"/>
      <w:r w:rsidRPr="00A66AC2">
        <w:rPr>
          <w:rFonts w:ascii="Cambria" w:hAnsi="Cambria" w:cstheme="minorHAnsi"/>
          <w:strike/>
          <w:sz w:val="20"/>
          <w:szCs w:val="20"/>
          <w:rPrChange w:id="1498"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49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00"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150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02" w:author="APRILYA Anggie" w:date="2024-12-27T15:48:00Z">
            <w:rPr>
              <w:rFonts w:ascii="Cambria" w:hAnsi="Cambria" w:cstheme="minorHAnsi"/>
              <w:sz w:val="20"/>
              <w:szCs w:val="20"/>
            </w:rPr>
          </w:rPrChange>
        </w:rPr>
        <w:t>dalam</w:t>
      </w:r>
      <w:proofErr w:type="spellEnd"/>
      <w:r w:rsidRPr="00A66AC2">
        <w:rPr>
          <w:rFonts w:ascii="Cambria" w:hAnsi="Cambria" w:cstheme="minorHAnsi"/>
          <w:strike/>
          <w:sz w:val="20"/>
          <w:szCs w:val="20"/>
          <w:rPrChange w:id="1503" w:author="APRILYA Anggie" w:date="2024-12-27T15:48:00Z">
            <w:rPr>
              <w:rFonts w:ascii="Cambria" w:hAnsi="Cambria" w:cstheme="minorHAnsi"/>
              <w:sz w:val="20"/>
              <w:szCs w:val="20"/>
            </w:rPr>
          </w:rPrChange>
        </w:rPr>
        <w:t xml:space="preserve"> Surat </w:t>
      </w:r>
      <w:proofErr w:type="spellStart"/>
      <w:r w:rsidRPr="00A66AC2">
        <w:rPr>
          <w:rFonts w:ascii="Cambria" w:hAnsi="Cambria" w:cstheme="minorHAnsi"/>
          <w:strike/>
          <w:sz w:val="20"/>
          <w:szCs w:val="20"/>
          <w:rPrChange w:id="1504" w:author="APRILYA Anggie" w:date="2024-12-27T15:48:00Z">
            <w:rPr>
              <w:rFonts w:ascii="Cambria" w:hAnsi="Cambria" w:cstheme="minorHAnsi"/>
              <w:sz w:val="20"/>
              <w:szCs w:val="20"/>
            </w:rPr>
          </w:rPrChange>
        </w:rPr>
        <w:t>Pengantar</w:t>
      </w:r>
      <w:proofErr w:type="spellEnd"/>
      <w:r w:rsidRPr="00A66AC2">
        <w:rPr>
          <w:rFonts w:ascii="Cambria" w:hAnsi="Cambria" w:cstheme="minorHAnsi"/>
          <w:strike/>
          <w:sz w:val="20"/>
          <w:szCs w:val="20"/>
          <w:rPrChange w:id="150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06" w:author="APRILYA Anggie" w:date="2024-12-27T15:48:00Z">
            <w:rPr>
              <w:rFonts w:ascii="Cambria" w:hAnsi="Cambria" w:cstheme="minorHAnsi"/>
              <w:sz w:val="20"/>
              <w:szCs w:val="20"/>
            </w:rPr>
          </w:rPrChange>
        </w:rPr>
        <w:t>Medis</w:t>
      </w:r>
      <w:proofErr w:type="spellEnd"/>
      <w:r w:rsidRPr="00A66AC2">
        <w:rPr>
          <w:rFonts w:ascii="Cambria" w:hAnsi="Cambria" w:cstheme="minorHAnsi"/>
          <w:strike/>
          <w:sz w:val="20"/>
          <w:szCs w:val="20"/>
          <w:rPrChange w:id="1507" w:author="APRILYA Anggie" w:date="2024-12-27T15:48:00Z">
            <w:rPr>
              <w:rFonts w:ascii="Cambria" w:hAnsi="Cambria" w:cstheme="minorHAnsi"/>
              <w:sz w:val="20"/>
              <w:szCs w:val="20"/>
            </w:rPr>
          </w:rPrChange>
        </w:rPr>
        <w:t>.</w:t>
      </w:r>
    </w:p>
    <w:p w14:paraId="68D88FD7" w14:textId="77777777" w:rsidR="00A207E8" w:rsidRPr="00A66AC2" w:rsidRDefault="00A207E8" w:rsidP="00A207E8">
      <w:pPr>
        <w:pStyle w:val="ListParagraph"/>
        <w:numPr>
          <w:ilvl w:val="1"/>
          <w:numId w:val="74"/>
        </w:numPr>
        <w:spacing w:line="276" w:lineRule="auto"/>
        <w:ind w:left="720"/>
        <w:contextualSpacing/>
        <w:jc w:val="both"/>
        <w:rPr>
          <w:rFonts w:ascii="Cambria" w:hAnsi="Cambria" w:cstheme="minorHAnsi"/>
          <w:strike/>
          <w:sz w:val="20"/>
          <w:szCs w:val="20"/>
          <w:rPrChange w:id="1508"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1509" w:author="APRILYA Anggie" w:date="2024-12-27T15:48:00Z">
            <w:rPr>
              <w:rFonts w:ascii="Cambria" w:hAnsi="Cambria" w:cstheme="minorHAnsi"/>
              <w:sz w:val="20"/>
              <w:szCs w:val="20"/>
            </w:rPr>
          </w:rPrChange>
        </w:rPr>
        <w:t>Melakukan</w:t>
      </w:r>
      <w:proofErr w:type="spellEnd"/>
      <w:r w:rsidRPr="00A66AC2">
        <w:rPr>
          <w:rFonts w:ascii="Cambria" w:hAnsi="Cambria" w:cstheme="minorHAnsi"/>
          <w:strike/>
          <w:sz w:val="20"/>
          <w:szCs w:val="20"/>
          <w:rPrChange w:id="151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11"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51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13" w:author="APRILYA Anggie" w:date="2024-12-27T15:48:00Z">
            <w:rPr>
              <w:rFonts w:ascii="Cambria" w:hAnsi="Cambria" w:cstheme="minorHAnsi"/>
              <w:sz w:val="20"/>
              <w:szCs w:val="20"/>
            </w:rPr>
          </w:rPrChange>
        </w:rPr>
        <w:t>lanjutan</w:t>
      </w:r>
      <w:proofErr w:type="spellEnd"/>
      <w:r w:rsidRPr="00A66AC2">
        <w:rPr>
          <w:rFonts w:ascii="Cambria" w:hAnsi="Cambria" w:cstheme="minorHAnsi"/>
          <w:strike/>
          <w:sz w:val="20"/>
          <w:szCs w:val="20"/>
          <w:rPrChange w:id="151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15" w:author="APRILYA Anggie" w:date="2024-12-27T15:48:00Z">
            <w:rPr>
              <w:rFonts w:ascii="Cambria" w:hAnsi="Cambria" w:cstheme="minorHAnsi"/>
              <w:sz w:val="20"/>
              <w:szCs w:val="20"/>
            </w:rPr>
          </w:rPrChange>
        </w:rPr>
        <w:t>berdasarkan</w:t>
      </w:r>
      <w:proofErr w:type="spellEnd"/>
      <w:r w:rsidRPr="00A66AC2">
        <w:rPr>
          <w:rFonts w:ascii="Cambria" w:hAnsi="Cambria" w:cstheme="minorHAnsi"/>
          <w:strike/>
          <w:sz w:val="20"/>
          <w:szCs w:val="20"/>
          <w:rPrChange w:id="151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17" w:author="APRILYA Anggie" w:date="2024-12-27T15:48:00Z">
            <w:rPr>
              <w:rFonts w:ascii="Cambria" w:hAnsi="Cambria" w:cstheme="minorHAnsi"/>
              <w:sz w:val="20"/>
              <w:szCs w:val="20"/>
            </w:rPr>
          </w:rPrChange>
        </w:rPr>
        <w:t>ketentuan</w:t>
      </w:r>
      <w:proofErr w:type="spellEnd"/>
      <w:r w:rsidRPr="00A66AC2">
        <w:rPr>
          <w:rFonts w:ascii="Cambria" w:hAnsi="Cambria" w:cstheme="minorHAnsi"/>
          <w:strike/>
          <w:sz w:val="20"/>
          <w:szCs w:val="20"/>
          <w:rPrChange w:id="1518"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519" w:author="APRILYA Anggie" w:date="2024-12-27T15:48:00Z">
            <w:rPr>
              <w:rFonts w:ascii="Cambria" w:hAnsi="Cambria" w:cstheme="minorHAnsi"/>
              <w:sz w:val="20"/>
              <w:szCs w:val="20"/>
            </w:rPr>
          </w:rPrChange>
        </w:rPr>
        <w:t>tercantum</w:t>
      </w:r>
      <w:proofErr w:type="spellEnd"/>
      <w:r w:rsidRPr="00A66AC2">
        <w:rPr>
          <w:rFonts w:ascii="Cambria" w:hAnsi="Cambria" w:cstheme="minorHAnsi"/>
          <w:strike/>
          <w:sz w:val="20"/>
          <w:szCs w:val="20"/>
          <w:rPrChange w:id="1520" w:author="APRILYA Anggie" w:date="2024-12-27T15:48:00Z">
            <w:rPr>
              <w:rFonts w:ascii="Cambria" w:hAnsi="Cambria" w:cstheme="minorHAnsi"/>
              <w:sz w:val="20"/>
              <w:szCs w:val="20"/>
            </w:rPr>
          </w:rPrChange>
        </w:rPr>
        <w:t xml:space="preserve"> di Surat </w:t>
      </w:r>
      <w:proofErr w:type="spellStart"/>
      <w:r w:rsidRPr="00A66AC2">
        <w:rPr>
          <w:rFonts w:ascii="Cambria" w:hAnsi="Cambria" w:cstheme="minorHAnsi"/>
          <w:strike/>
          <w:sz w:val="20"/>
          <w:szCs w:val="20"/>
          <w:rPrChange w:id="1521" w:author="APRILYA Anggie" w:date="2024-12-27T15:48:00Z">
            <w:rPr>
              <w:rFonts w:ascii="Cambria" w:hAnsi="Cambria" w:cstheme="minorHAnsi"/>
              <w:sz w:val="20"/>
              <w:szCs w:val="20"/>
            </w:rPr>
          </w:rPrChange>
        </w:rPr>
        <w:t>Pengantar</w:t>
      </w:r>
      <w:proofErr w:type="spellEnd"/>
      <w:r w:rsidRPr="00A66AC2">
        <w:rPr>
          <w:rFonts w:ascii="Cambria" w:hAnsi="Cambria" w:cstheme="minorHAnsi"/>
          <w:strike/>
          <w:sz w:val="20"/>
          <w:szCs w:val="20"/>
          <w:rPrChange w:id="152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23" w:author="APRILYA Anggie" w:date="2024-12-27T15:48:00Z">
            <w:rPr>
              <w:rFonts w:ascii="Cambria" w:hAnsi="Cambria" w:cstheme="minorHAnsi"/>
              <w:sz w:val="20"/>
              <w:szCs w:val="20"/>
            </w:rPr>
          </w:rPrChange>
        </w:rPr>
        <w:t>Medis</w:t>
      </w:r>
      <w:proofErr w:type="spellEnd"/>
      <w:r w:rsidRPr="00A66AC2">
        <w:rPr>
          <w:rFonts w:ascii="Cambria" w:hAnsi="Cambria" w:cstheme="minorHAnsi"/>
          <w:strike/>
          <w:sz w:val="20"/>
          <w:szCs w:val="20"/>
          <w:rPrChange w:id="152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25" w:author="APRILYA Anggie" w:date="2024-12-27T15:48:00Z">
            <w:rPr>
              <w:rFonts w:ascii="Cambria" w:hAnsi="Cambria" w:cstheme="minorHAnsi"/>
              <w:sz w:val="20"/>
              <w:szCs w:val="20"/>
            </w:rPr>
          </w:rPrChange>
        </w:rPr>
        <w:t>sehubungan</w:t>
      </w:r>
      <w:proofErr w:type="spellEnd"/>
      <w:r w:rsidRPr="00A66AC2">
        <w:rPr>
          <w:rFonts w:ascii="Cambria" w:hAnsi="Cambria" w:cstheme="minorHAnsi"/>
          <w:strike/>
          <w:sz w:val="20"/>
          <w:szCs w:val="20"/>
          <w:rPrChange w:id="152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27"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152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29" w:author="APRILYA Anggie" w:date="2024-12-27T15:48:00Z">
            <w:rPr>
              <w:rFonts w:ascii="Cambria" w:hAnsi="Cambria" w:cstheme="minorHAnsi"/>
              <w:sz w:val="20"/>
              <w:szCs w:val="20"/>
            </w:rPr>
          </w:rPrChange>
        </w:rPr>
        <w:t>hasil</w:t>
      </w:r>
      <w:proofErr w:type="spellEnd"/>
      <w:r w:rsidRPr="00A66AC2">
        <w:rPr>
          <w:rFonts w:ascii="Cambria" w:hAnsi="Cambria" w:cstheme="minorHAnsi"/>
          <w:strike/>
          <w:sz w:val="20"/>
          <w:szCs w:val="20"/>
          <w:rPrChange w:id="153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31"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53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33"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534"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1535"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153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37"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538" w:author="APRILYA Anggie" w:date="2024-12-27T15:48:00Z">
            <w:rPr>
              <w:rFonts w:ascii="Cambria" w:hAnsi="Cambria" w:cstheme="minorHAnsi"/>
              <w:sz w:val="20"/>
              <w:szCs w:val="20"/>
            </w:rPr>
          </w:rPrChange>
        </w:rPr>
        <w:t>.</w:t>
      </w:r>
    </w:p>
    <w:p w14:paraId="571326BC" w14:textId="77777777" w:rsidR="00A207E8" w:rsidRPr="00A66AC2" w:rsidRDefault="00A207E8" w:rsidP="00A207E8">
      <w:pPr>
        <w:pStyle w:val="ListParagraph"/>
        <w:numPr>
          <w:ilvl w:val="1"/>
          <w:numId w:val="74"/>
        </w:numPr>
        <w:spacing w:line="276" w:lineRule="auto"/>
        <w:ind w:left="720"/>
        <w:contextualSpacing/>
        <w:jc w:val="both"/>
        <w:rPr>
          <w:rFonts w:ascii="Cambria" w:hAnsi="Cambria" w:cstheme="minorHAnsi"/>
          <w:strike/>
          <w:sz w:val="20"/>
          <w:szCs w:val="20"/>
          <w:rPrChange w:id="1539"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1540" w:author="APRILYA Anggie" w:date="2024-12-27T15:48:00Z">
            <w:rPr>
              <w:rFonts w:ascii="Cambria" w:hAnsi="Cambria" w:cstheme="minorHAnsi"/>
              <w:sz w:val="20"/>
              <w:szCs w:val="20"/>
            </w:rPr>
          </w:rPrChange>
        </w:rPr>
        <w:t>Melakukan</w:t>
      </w:r>
      <w:proofErr w:type="spellEnd"/>
      <w:r w:rsidRPr="00A66AC2">
        <w:rPr>
          <w:rFonts w:ascii="Cambria" w:hAnsi="Cambria" w:cstheme="minorHAnsi"/>
          <w:strike/>
          <w:sz w:val="20"/>
          <w:szCs w:val="20"/>
          <w:rPrChange w:id="154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42"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54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44" w:author="APRILYA Anggie" w:date="2024-12-27T15:48:00Z">
            <w:rPr>
              <w:rFonts w:ascii="Cambria" w:hAnsi="Cambria" w:cstheme="minorHAnsi"/>
              <w:sz w:val="20"/>
              <w:szCs w:val="20"/>
            </w:rPr>
          </w:rPrChange>
        </w:rPr>
        <w:t>tambahan</w:t>
      </w:r>
      <w:proofErr w:type="spellEnd"/>
      <w:r w:rsidRPr="00A66AC2">
        <w:rPr>
          <w:rFonts w:ascii="Cambria" w:hAnsi="Cambria" w:cstheme="minorHAnsi"/>
          <w:strike/>
          <w:sz w:val="20"/>
          <w:szCs w:val="20"/>
          <w:rPrChange w:id="154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46" w:author="APRILYA Anggie" w:date="2024-12-27T15:48:00Z">
            <w:rPr>
              <w:rFonts w:ascii="Cambria" w:hAnsi="Cambria" w:cstheme="minorHAnsi"/>
              <w:sz w:val="20"/>
              <w:szCs w:val="20"/>
            </w:rPr>
          </w:rPrChange>
        </w:rPr>
        <w:t>berdasarkan</w:t>
      </w:r>
      <w:proofErr w:type="spellEnd"/>
      <w:r w:rsidRPr="00A66AC2">
        <w:rPr>
          <w:rFonts w:ascii="Cambria" w:hAnsi="Cambria" w:cstheme="minorHAnsi"/>
          <w:strike/>
          <w:sz w:val="20"/>
          <w:szCs w:val="20"/>
          <w:rPrChange w:id="154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48" w:author="APRILYA Anggie" w:date="2024-12-27T15:48:00Z">
            <w:rPr>
              <w:rFonts w:ascii="Cambria" w:hAnsi="Cambria" w:cstheme="minorHAnsi"/>
              <w:sz w:val="20"/>
              <w:szCs w:val="20"/>
            </w:rPr>
          </w:rPrChange>
        </w:rPr>
        <w:t>permintaan</w:t>
      </w:r>
      <w:proofErr w:type="spellEnd"/>
      <w:r w:rsidRPr="00A66AC2">
        <w:rPr>
          <w:rFonts w:ascii="Cambria" w:hAnsi="Cambria" w:cstheme="minorHAnsi"/>
          <w:strike/>
          <w:sz w:val="20"/>
          <w:szCs w:val="20"/>
          <w:rPrChange w:id="154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50" w:author="APRILYA Anggie" w:date="2024-12-27T15:48:00Z">
            <w:rPr>
              <w:rFonts w:ascii="Cambria" w:hAnsi="Cambria" w:cstheme="minorHAnsi"/>
              <w:sz w:val="20"/>
              <w:szCs w:val="20"/>
            </w:rPr>
          </w:rPrChange>
        </w:rPr>
        <w:t>dari</w:t>
      </w:r>
      <w:proofErr w:type="spellEnd"/>
      <w:r w:rsidRPr="00A66AC2">
        <w:rPr>
          <w:rFonts w:ascii="Cambria" w:hAnsi="Cambria" w:cstheme="minorHAnsi"/>
          <w:strike/>
          <w:sz w:val="20"/>
          <w:szCs w:val="20"/>
          <w:rPrChange w:id="155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52"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55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54"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155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56" w:author="APRILYA Anggie" w:date="2024-12-27T15:48:00Z">
            <w:rPr>
              <w:rFonts w:ascii="Cambria" w:hAnsi="Cambria" w:cstheme="minorHAnsi"/>
              <w:sz w:val="20"/>
              <w:szCs w:val="20"/>
            </w:rPr>
          </w:rPrChange>
        </w:rPr>
        <w:t>setelah</w:t>
      </w:r>
      <w:proofErr w:type="spellEnd"/>
      <w:r w:rsidRPr="00A66AC2">
        <w:rPr>
          <w:rFonts w:ascii="Cambria" w:hAnsi="Cambria" w:cstheme="minorHAnsi"/>
          <w:strike/>
          <w:sz w:val="20"/>
          <w:szCs w:val="20"/>
          <w:rPrChange w:id="155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58"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55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60"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56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62" w:author="APRILYA Anggie" w:date="2024-12-27T15:48:00Z">
            <w:rPr>
              <w:rFonts w:ascii="Cambria" w:hAnsi="Cambria" w:cstheme="minorHAnsi"/>
              <w:sz w:val="20"/>
              <w:szCs w:val="20"/>
            </w:rPr>
          </w:rPrChange>
        </w:rPr>
        <w:t>melakukan</w:t>
      </w:r>
      <w:proofErr w:type="spellEnd"/>
      <w:r w:rsidRPr="00A66AC2">
        <w:rPr>
          <w:rFonts w:ascii="Cambria" w:hAnsi="Cambria" w:cstheme="minorHAnsi"/>
          <w:strike/>
          <w:sz w:val="20"/>
          <w:szCs w:val="20"/>
          <w:rPrChange w:id="156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64" w:author="APRILYA Anggie" w:date="2024-12-27T15:48:00Z">
            <w:rPr>
              <w:rFonts w:ascii="Cambria" w:hAnsi="Cambria" w:cstheme="minorHAnsi"/>
              <w:sz w:val="20"/>
              <w:szCs w:val="20"/>
            </w:rPr>
          </w:rPrChange>
        </w:rPr>
        <w:t>konfirmasi</w:t>
      </w:r>
      <w:proofErr w:type="spellEnd"/>
      <w:r w:rsidRPr="00A66AC2">
        <w:rPr>
          <w:rFonts w:ascii="Cambria" w:hAnsi="Cambria" w:cstheme="minorHAnsi"/>
          <w:strike/>
          <w:sz w:val="20"/>
          <w:szCs w:val="20"/>
          <w:rPrChange w:id="156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66" w:author="APRILYA Anggie" w:date="2024-12-27T15:48:00Z">
            <w:rPr>
              <w:rFonts w:ascii="Cambria" w:hAnsi="Cambria" w:cstheme="minorHAnsi"/>
              <w:sz w:val="20"/>
              <w:szCs w:val="20"/>
            </w:rPr>
          </w:rPrChange>
        </w:rPr>
        <w:t>kepada</w:t>
      </w:r>
      <w:proofErr w:type="spellEnd"/>
      <w:r w:rsidRPr="00A66AC2">
        <w:rPr>
          <w:rFonts w:ascii="Cambria" w:hAnsi="Cambria" w:cstheme="minorHAnsi"/>
          <w:strike/>
          <w:sz w:val="20"/>
          <w:szCs w:val="20"/>
          <w:rPrChange w:id="156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68"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56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70"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157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72" w:author="APRILYA Anggie" w:date="2024-12-27T15:48:00Z">
            <w:rPr>
              <w:rFonts w:ascii="Cambria" w:hAnsi="Cambria" w:cstheme="minorHAnsi"/>
              <w:sz w:val="20"/>
              <w:szCs w:val="20"/>
            </w:rPr>
          </w:rPrChange>
        </w:rPr>
        <w:t>sehubungan</w:t>
      </w:r>
      <w:proofErr w:type="spellEnd"/>
      <w:r w:rsidRPr="00A66AC2">
        <w:rPr>
          <w:rFonts w:ascii="Cambria" w:hAnsi="Cambria" w:cstheme="minorHAnsi"/>
          <w:strike/>
          <w:sz w:val="20"/>
          <w:szCs w:val="20"/>
          <w:rPrChange w:id="157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74"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157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76" w:author="APRILYA Anggie" w:date="2024-12-27T15:48:00Z">
            <w:rPr>
              <w:rFonts w:ascii="Cambria" w:hAnsi="Cambria" w:cstheme="minorHAnsi"/>
              <w:sz w:val="20"/>
              <w:szCs w:val="20"/>
            </w:rPr>
          </w:rPrChange>
        </w:rPr>
        <w:t>hasil</w:t>
      </w:r>
      <w:proofErr w:type="spellEnd"/>
      <w:r w:rsidRPr="00A66AC2">
        <w:rPr>
          <w:rFonts w:ascii="Cambria" w:hAnsi="Cambria" w:cstheme="minorHAnsi"/>
          <w:strike/>
          <w:sz w:val="20"/>
          <w:szCs w:val="20"/>
          <w:rPrChange w:id="157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78"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57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80"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581"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1582"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158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84"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585" w:author="APRILYA Anggie" w:date="2024-12-27T15:48:00Z">
            <w:rPr>
              <w:rFonts w:ascii="Cambria" w:hAnsi="Cambria" w:cstheme="minorHAnsi"/>
              <w:sz w:val="20"/>
              <w:szCs w:val="20"/>
            </w:rPr>
          </w:rPrChange>
        </w:rPr>
        <w:t>.</w:t>
      </w:r>
    </w:p>
    <w:p w14:paraId="14C1EF43" w14:textId="77777777" w:rsidR="00A207E8" w:rsidRPr="00A66AC2" w:rsidRDefault="00A207E8" w:rsidP="00A207E8">
      <w:pPr>
        <w:pStyle w:val="ListParagraph"/>
        <w:numPr>
          <w:ilvl w:val="1"/>
          <w:numId w:val="74"/>
        </w:numPr>
        <w:spacing w:line="276" w:lineRule="auto"/>
        <w:ind w:left="720"/>
        <w:contextualSpacing/>
        <w:jc w:val="both"/>
        <w:rPr>
          <w:rFonts w:ascii="Cambria" w:hAnsi="Cambria" w:cstheme="minorHAnsi"/>
          <w:strike/>
          <w:sz w:val="20"/>
          <w:szCs w:val="20"/>
          <w:rPrChange w:id="1586"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1587" w:author="APRILYA Anggie" w:date="2024-12-27T15:48:00Z">
            <w:rPr>
              <w:rFonts w:ascii="Cambria" w:hAnsi="Cambria" w:cstheme="minorHAnsi"/>
              <w:sz w:val="20"/>
              <w:szCs w:val="20"/>
            </w:rPr>
          </w:rPrChange>
        </w:rPr>
        <w:t>Melengkapi</w:t>
      </w:r>
      <w:proofErr w:type="spellEnd"/>
      <w:r w:rsidRPr="00A66AC2">
        <w:rPr>
          <w:rFonts w:ascii="Cambria" w:hAnsi="Cambria" w:cstheme="minorHAnsi"/>
          <w:strike/>
          <w:sz w:val="20"/>
          <w:szCs w:val="20"/>
          <w:rPrChange w:id="158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89" w:author="APRILYA Anggie" w:date="2024-12-27T15:48:00Z">
            <w:rPr>
              <w:rFonts w:ascii="Cambria" w:hAnsi="Cambria" w:cstheme="minorHAnsi"/>
              <w:sz w:val="20"/>
              <w:szCs w:val="20"/>
            </w:rPr>
          </w:rPrChange>
        </w:rPr>
        <w:t>Formulir</w:t>
      </w:r>
      <w:proofErr w:type="spellEnd"/>
      <w:r w:rsidRPr="00A66AC2">
        <w:rPr>
          <w:rFonts w:ascii="Cambria" w:hAnsi="Cambria" w:cstheme="minorHAnsi"/>
          <w:strike/>
          <w:sz w:val="20"/>
          <w:szCs w:val="20"/>
          <w:rPrChange w:id="159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91" w:author="APRILYA Anggie" w:date="2024-12-27T15:48:00Z">
            <w:rPr>
              <w:rFonts w:ascii="Cambria" w:hAnsi="Cambria" w:cstheme="minorHAnsi"/>
              <w:sz w:val="20"/>
              <w:szCs w:val="20"/>
            </w:rPr>
          </w:rPrChange>
        </w:rPr>
        <w:t>Laporan</w:t>
      </w:r>
      <w:proofErr w:type="spellEnd"/>
      <w:r w:rsidRPr="00A66AC2">
        <w:rPr>
          <w:rFonts w:ascii="Cambria" w:hAnsi="Cambria" w:cstheme="minorHAnsi"/>
          <w:strike/>
          <w:sz w:val="20"/>
          <w:szCs w:val="20"/>
          <w:rPrChange w:id="159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93"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594" w:author="APRILYA Anggie" w:date="2024-12-27T15:48:00Z">
            <w:rPr>
              <w:rFonts w:ascii="Cambria" w:hAnsi="Cambria" w:cstheme="minorHAnsi"/>
              <w:sz w:val="20"/>
              <w:szCs w:val="20"/>
            </w:rPr>
          </w:rPrChange>
        </w:rPr>
        <w:t xml:space="preserve"> Kesehatan </w:t>
      </w:r>
      <w:proofErr w:type="spellStart"/>
      <w:r w:rsidRPr="00A66AC2">
        <w:rPr>
          <w:rFonts w:ascii="Cambria" w:hAnsi="Cambria" w:cstheme="minorHAnsi"/>
          <w:strike/>
          <w:sz w:val="20"/>
          <w:szCs w:val="20"/>
          <w:rPrChange w:id="1595" w:author="APRILYA Anggie" w:date="2024-12-27T15:48:00Z">
            <w:rPr>
              <w:rFonts w:ascii="Cambria" w:hAnsi="Cambria" w:cstheme="minorHAnsi"/>
              <w:sz w:val="20"/>
              <w:szCs w:val="20"/>
            </w:rPr>
          </w:rPrChange>
        </w:rPr>
        <w:t>sesuai</w:t>
      </w:r>
      <w:proofErr w:type="spellEnd"/>
      <w:r w:rsidRPr="00A66AC2">
        <w:rPr>
          <w:rFonts w:ascii="Cambria" w:hAnsi="Cambria" w:cstheme="minorHAnsi"/>
          <w:strike/>
          <w:sz w:val="20"/>
          <w:szCs w:val="20"/>
          <w:rPrChange w:id="159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97"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159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599" w:author="APRILYA Anggie" w:date="2024-12-27T15:48:00Z">
            <w:rPr>
              <w:rFonts w:ascii="Cambria" w:hAnsi="Cambria" w:cstheme="minorHAnsi"/>
              <w:sz w:val="20"/>
              <w:szCs w:val="20"/>
            </w:rPr>
          </w:rPrChange>
        </w:rPr>
        <w:t>syarat</w:t>
      </w:r>
      <w:proofErr w:type="spellEnd"/>
      <w:r w:rsidRPr="00A66AC2">
        <w:rPr>
          <w:rFonts w:ascii="Cambria" w:hAnsi="Cambria" w:cstheme="minorHAnsi"/>
          <w:strike/>
          <w:sz w:val="20"/>
          <w:szCs w:val="20"/>
          <w:rPrChange w:id="1600" w:author="APRILYA Anggie" w:date="2024-12-27T15:48:00Z">
            <w:rPr>
              <w:rFonts w:ascii="Cambria" w:hAnsi="Cambria" w:cstheme="minorHAnsi"/>
              <w:sz w:val="20"/>
              <w:szCs w:val="20"/>
            </w:rPr>
          </w:rPrChange>
        </w:rPr>
        <w:t xml:space="preserve"> dan </w:t>
      </w:r>
      <w:proofErr w:type="spellStart"/>
      <w:r w:rsidRPr="00A66AC2">
        <w:rPr>
          <w:rFonts w:ascii="Cambria" w:hAnsi="Cambria" w:cstheme="minorHAnsi"/>
          <w:strike/>
          <w:sz w:val="20"/>
          <w:szCs w:val="20"/>
          <w:rPrChange w:id="1601" w:author="APRILYA Anggie" w:date="2024-12-27T15:48:00Z">
            <w:rPr>
              <w:rFonts w:ascii="Cambria" w:hAnsi="Cambria" w:cstheme="minorHAnsi"/>
              <w:sz w:val="20"/>
              <w:szCs w:val="20"/>
            </w:rPr>
          </w:rPrChange>
        </w:rPr>
        <w:t>ketentuan</w:t>
      </w:r>
      <w:proofErr w:type="spellEnd"/>
      <w:r w:rsidRPr="00A66AC2">
        <w:rPr>
          <w:rFonts w:ascii="Cambria" w:hAnsi="Cambria" w:cstheme="minorHAnsi"/>
          <w:strike/>
          <w:sz w:val="20"/>
          <w:szCs w:val="20"/>
          <w:rPrChange w:id="1602"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603" w:author="APRILYA Anggie" w:date="2024-12-27T15:48:00Z">
            <w:rPr>
              <w:rFonts w:ascii="Cambria" w:hAnsi="Cambria" w:cstheme="minorHAnsi"/>
              <w:sz w:val="20"/>
              <w:szCs w:val="20"/>
            </w:rPr>
          </w:rPrChange>
        </w:rPr>
        <w:t>telah</w:t>
      </w:r>
      <w:proofErr w:type="spellEnd"/>
      <w:r w:rsidRPr="00A66AC2">
        <w:rPr>
          <w:rFonts w:ascii="Cambria" w:hAnsi="Cambria" w:cstheme="minorHAnsi"/>
          <w:strike/>
          <w:sz w:val="20"/>
          <w:szCs w:val="20"/>
          <w:rPrChange w:id="160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05" w:author="APRILYA Anggie" w:date="2024-12-27T15:48:00Z">
            <w:rPr>
              <w:rFonts w:ascii="Cambria" w:hAnsi="Cambria" w:cstheme="minorHAnsi"/>
              <w:sz w:val="20"/>
              <w:szCs w:val="20"/>
            </w:rPr>
          </w:rPrChange>
        </w:rPr>
        <w:t>diatur</w:t>
      </w:r>
      <w:proofErr w:type="spellEnd"/>
      <w:r w:rsidRPr="00A66AC2">
        <w:rPr>
          <w:rFonts w:ascii="Cambria" w:hAnsi="Cambria" w:cstheme="minorHAnsi"/>
          <w:strike/>
          <w:sz w:val="20"/>
          <w:szCs w:val="20"/>
          <w:rPrChange w:id="160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07" w:author="APRILYA Anggie" w:date="2024-12-27T15:48:00Z">
            <w:rPr>
              <w:rFonts w:ascii="Cambria" w:hAnsi="Cambria" w:cstheme="minorHAnsi"/>
              <w:sz w:val="20"/>
              <w:szCs w:val="20"/>
            </w:rPr>
          </w:rPrChange>
        </w:rPr>
        <w:t>dalam</w:t>
      </w:r>
      <w:proofErr w:type="spellEnd"/>
      <w:r w:rsidRPr="00A66AC2">
        <w:rPr>
          <w:rFonts w:ascii="Cambria" w:hAnsi="Cambria" w:cstheme="minorHAnsi"/>
          <w:strike/>
          <w:sz w:val="20"/>
          <w:szCs w:val="20"/>
          <w:rPrChange w:id="160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09" w:author="APRILYA Anggie" w:date="2024-12-27T15:48:00Z">
            <w:rPr>
              <w:rFonts w:ascii="Cambria" w:hAnsi="Cambria" w:cstheme="minorHAnsi"/>
              <w:sz w:val="20"/>
              <w:szCs w:val="20"/>
            </w:rPr>
          </w:rPrChange>
        </w:rPr>
        <w:t>Perjanjian</w:t>
      </w:r>
      <w:proofErr w:type="spellEnd"/>
      <w:r w:rsidRPr="00A66AC2">
        <w:rPr>
          <w:rFonts w:ascii="Cambria" w:hAnsi="Cambria" w:cstheme="minorHAnsi"/>
          <w:strike/>
          <w:sz w:val="20"/>
          <w:szCs w:val="20"/>
          <w:rPrChange w:id="161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11" w:author="APRILYA Anggie" w:date="2024-12-27T15:48:00Z">
            <w:rPr>
              <w:rFonts w:ascii="Cambria" w:hAnsi="Cambria" w:cstheme="minorHAnsi"/>
              <w:sz w:val="20"/>
              <w:szCs w:val="20"/>
            </w:rPr>
          </w:rPrChange>
        </w:rPr>
        <w:t>ini</w:t>
      </w:r>
      <w:proofErr w:type="spellEnd"/>
      <w:r w:rsidRPr="00A66AC2">
        <w:rPr>
          <w:rFonts w:ascii="Cambria" w:hAnsi="Cambria" w:cstheme="minorHAnsi"/>
          <w:strike/>
          <w:sz w:val="20"/>
          <w:szCs w:val="20"/>
          <w:rPrChange w:id="161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13"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161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15" w:author="APRILYA Anggie" w:date="2024-12-27T15:48:00Z">
            <w:rPr>
              <w:rFonts w:ascii="Cambria" w:hAnsi="Cambria" w:cstheme="minorHAnsi"/>
              <w:sz w:val="20"/>
              <w:szCs w:val="20"/>
            </w:rPr>
          </w:rPrChange>
        </w:rPr>
        <w:t>membubuhi</w:t>
      </w:r>
      <w:proofErr w:type="spellEnd"/>
      <w:r w:rsidRPr="00A66AC2">
        <w:rPr>
          <w:rFonts w:ascii="Cambria" w:hAnsi="Cambria" w:cstheme="minorHAnsi"/>
          <w:strike/>
          <w:sz w:val="20"/>
          <w:szCs w:val="20"/>
          <w:rPrChange w:id="1616" w:author="APRILYA Anggie" w:date="2024-12-27T15:48:00Z">
            <w:rPr>
              <w:rFonts w:ascii="Cambria" w:hAnsi="Cambria" w:cstheme="minorHAnsi"/>
              <w:sz w:val="20"/>
              <w:szCs w:val="20"/>
            </w:rPr>
          </w:rPrChange>
        </w:rPr>
        <w:t xml:space="preserve"> cap </w:t>
      </w:r>
      <w:proofErr w:type="spellStart"/>
      <w:r w:rsidRPr="00A66AC2">
        <w:rPr>
          <w:rFonts w:ascii="Cambria" w:hAnsi="Cambria" w:cstheme="minorHAnsi"/>
          <w:strike/>
          <w:sz w:val="20"/>
          <w:szCs w:val="20"/>
          <w:rPrChange w:id="1617"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61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19"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62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21" w:author="APRILYA Anggie" w:date="2024-12-27T15:48:00Z">
            <w:rPr>
              <w:rFonts w:ascii="Cambria" w:hAnsi="Cambria" w:cstheme="minorHAnsi"/>
              <w:sz w:val="20"/>
              <w:szCs w:val="20"/>
            </w:rPr>
          </w:rPrChange>
        </w:rPr>
        <w:t>Apabila</w:t>
      </w:r>
      <w:proofErr w:type="spellEnd"/>
      <w:r w:rsidRPr="00A66AC2">
        <w:rPr>
          <w:rFonts w:ascii="Cambria" w:hAnsi="Cambria" w:cstheme="minorHAnsi"/>
          <w:strike/>
          <w:sz w:val="20"/>
          <w:szCs w:val="20"/>
          <w:rPrChange w:id="162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23" w:author="APRILYA Anggie" w:date="2024-12-27T15:48:00Z">
            <w:rPr>
              <w:rFonts w:ascii="Cambria" w:hAnsi="Cambria" w:cstheme="minorHAnsi"/>
              <w:sz w:val="20"/>
              <w:szCs w:val="20"/>
            </w:rPr>
          </w:rPrChange>
        </w:rPr>
        <w:t>Formulir</w:t>
      </w:r>
      <w:proofErr w:type="spellEnd"/>
      <w:r w:rsidRPr="00A66AC2">
        <w:rPr>
          <w:rFonts w:ascii="Cambria" w:hAnsi="Cambria" w:cstheme="minorHAnsi"/>
          <w:strike/>
          <w:sz w:val="20"/>
          <w:szCs w:val="20"/>
          <w:rPrChange w:id="162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25" w:author="APRILYA Anggie" w:date="2024-12-27T15:48:00Z">
            <w:rPr>
              <w:rFonts w:ascii="Cambria" w:hAnsi="Cambria" w:cstheme="minorHAnsi"/>
              <w:sz w:val="20"/>
              <w:szCs w:val="20"/>
            </w:rPr>
          </w:rPrChange>
        </w:rPr>
        <w:t>Laporan</w:t>
      </w:r>
      <w:proofErr w:type="spellEnd"/>
      <w:r w:rsidRPr="00A66AC2">
        <w:rPr>
          <w:rFonts w:ascii="Cambria" w:hAnsi="Cambria" w:cstheme="minorHAnsi"/>
          <w:strike/>
          <w:sz w:val="20"/>
          <w:szCs w:val="20"/>
          <w:rPrChange w:id="162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27" w:author="APRILYA Anggie" w:date="2024-12-27T15:48:00Z">
            <w:rPr>
              <w:rFonts w:ascii="Cambria" w:hAnsi="Cambria" w:cstheme="minorHAnsi"/>
              <w:sz w:val="20"/>
              <w:szCs w:val="20"/>
            </w:rPr>
          </w:rPrChange>
        </w:rPr>
        <w:lastRenderedPageBreak/>
        <w:t>Pemeriksaan</w:t>
      </w:r>
      <w:proofErr w:type="spellEnd"/>
      <w:r w:rsidRPr="00A66AC2">
        <w:rPr>
          <w:rFonts w:ascii="Cambria" w:hAnsi="Cambria" w:cstheme="minorHAnsi"/>
          <w:strike/>
          <w:sz w:val="20"/>
          <w:szCs w:val="20"/>
          <w:rPrChange w:id="1628" w:author="APRILYA Anggie" w:date="2024-12-27T15:48:00Z">
            <w:rPr>
              <w:rFonts w:ascii="Cambria" w:hAnsi="Cambria" w:cstheme="minorHAnsi"/>
              <w:sz w:val="20"/>
              <w:szCs w:val="20"/>
            </w:rPr>
          </w:rPrChange>
        </w:rPr>
        <w:t xml:space="preserve"> Kesehatan yang </w:t>
      </w:r>
      <w:proofErr w:type="spellStart"/>
      <w:r w:rsidRPr="00A66AC2">
        <w:rPr>
          <w:rFonts w:ascii="Cambria" w:hAnsi="Cambria" w:cstheme="minorHAnsi"/>
          <w:strike/>
          <w:sz w:val="20"/>
          <w:szCs w:val="20"/>
          <w:rPrChange w:id="1629" w:author="APRILYA Anggie" w:date="2024-12-27T15:48:00Z">
            <w:rPr>
              <w:rFonts w:ascii="Cambria" w:hAnsi="Cambria" w:cstheme="minorHAnsi"/>
              <w:sz w:val="20"/>
              <w:szCs w:val="20"/>
            </w:rPr>
          </w:rPrChange>
        </w:rPr>
        <w:t>dipakai</w:t>
      </w:r>
      <w:proofErr w:type="spellEnd"/>
      <w:r w:rsidRPr="00A66AC2">
        <w:rPr>
          <w:rFonts w:ascii="Cambria" w:hAnsi="Cambria" w:cstheme="minorHAnsi"/>
          <w:strike/>
          <w:sz w:val="20"/>
          <w:szCs w:val="20"/>
          <w:rPrChange w:id="163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31" w:author="APRILYA Anggie" w:date="2024-12-27T15:48:00Z">
            <w:rPr>
              <w:rFonts w:ascii="Cambria" w:hAnsi="Cambria" w:cstheme="minorHAnsi"/>
              <w:sz w:val="20"/>
              <w:szCs w:val="20"/>
            </w:rPr>
          </w:rPrChange>
        </w:rPr>
        <w:t>tidak</w:t>
      </w:r>
      <w:proofErr w:type="spellEnd"/>
      <w:r w:rsidRPr="00A66AC2">
        <w:rPr>
          <w:rFonts w:ascii="Cambria" w:hAnsi="Cambria" w:cstheme="minorHAnsi"/>
          <w:strike/>
          <w:sz w:val="20"/>
          <w:szCs w:val="20"/>
          <w:rPrChange w:id="163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33" w:author="APRILYA Anggie" w:date="2024-12-27T15:48:00Z">
            <w:rPr>
              <w:rFonts w:ascii="Cambria" w:hAnsi="Cambria" w:cstheme="minorHAnsi"/>
              <w:sz w:val="20"/>
              <w:szCs w:val="20"/>
            </w:rPr>
          </w:rPrChange>
        </w:rPr>
        <w:t>sesuai</w:t>
      </w:r>
      <w:proofErr w:type="spellEnd"/>
      <w:r w:rsidRPr="00A66AC2">
        <w:rPr>
          <w:rFonts w:ascii="Cambria" w:hAnsi="Cambria" w:cstheme="minorHAnsi"/>
          <w:strike/>
          <w:sz w:val="20"/>
          <w:szCs w:val="20"/>
          <w:rPrChange w:id="163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35" w:author="APRILYA Anggie" w:date="2024-12-27T15:48:00Z">
            <w:rPr>
              <w:rFonts w:ascii="Cambria" w:hAnsi="Cambria" w:cstheme="minorHAnsi"/>
              <w:sz w:val="20"/>
              <w:szCs w:val="20"/>
            </w:rPr>
          </w:rPrChange>
        </w:rPr>
        <w:t>maka</w:t>
      </w:r>
      <w:proofErr w:type="spellEnd"/>
      <w:r w:rsidRPr="00A66AC2">
        <w:rPr>
          <w:rFonts w:ascii="Cambria" w:hAnsi="Cambria" w:cstheme="minorHAnsi"/>
          <w:strike/>
          <w:sz w:val="20"/>
          <w:szCs w:val="20"/>
          <w:rPrChange w:id="163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37"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63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39"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64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41" w:author="APRILYA Anggie" w:date="2024-12-27T15:48:00Z">
            <w:rPr>
              <w:rFonts w:ascii="Cambria" w:hAnsi="Cambria" w:cstheme="minorHAnsi"/>
              <w:sz w:val="20"/>
              <w:szCs w:val="20"/>
            </w:rPr>
          </w:rPrChange>
        </w:rPr>
        <w:t>wajib</w:t>
      </w:r>
      <w:proofErr w:type="spellEnd"/>
      <w:r w:rsidRPr="00A66AC2">
        <w:rPr>
          <w:rFonts w:ascii="Cambria" w:hAnsi="Cambria" w:cstheme="minorHAnsi"/>
          <w:strike/>
          <w:sz w:val="20"/>
          <w:szCs w:val="20"/>
          <w:rPrChange w:id="164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43" w:author="APRILYA Anggie" w:date="2024-12-27T15:48:00Z">
            <w:rPr>
              <w:rFonts w:ascii="Cambria" w:hAnsi="Cambria" w:cstheme="minorHAnsi"/>
              <w:sz w:val="20"/>
              <w:szCs w:val="20"/>
            </w:rPr>
          </w:rPrChange>
        </w:rPr>
        <w:t>untuk</w:t>
      </w:r>
      <w:proofErr w:type="spellEnd"/>
      <w:r w:rsidRPr="00A66AC2">
        <w:rPr>
          <w:rFonts w:ascii="Cambria" w:hAnsi="Cambria" w:cstheme="minorHAnsi"/>
          <w:strike/>
          <w:sz w:val="20"/>
          <w:szCs w:val="20"/>
          <w:rPrChange w:id="164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45" w:author="APRILYA Anggie" w:date="2024-12-27T15:48:00Z">
            <w:rPr>
              <w:rFonts w:ascii="Cambria" w:hAnsi="Cambria" w:cstheme="minorHAnsi"/>
              <w:sz w:val="20"/>
              <w:szCs w:val="20"/>
            </w:rPr>
          </w:rPrChange>
        </w:rPr>
        <w:t>mengganti</w:t>
      </w:r>
      <w:proofErr w:type="spellEnd"/>
      <w:r w:rsidRPr="00A66AC2">
        <w:rPr>
          <w:rFonts w:ascii="Cambria" w:hAnsi="Cambria" w:cstheme="minorHAnsi"/>
          <w:strike/>
          <w:sz w:val="20"/>
          <w:szCs w:val="20"/>
          <w:rPrChange w:id="164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47"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1648"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649" w:author="APRILYA Anggie" w:date="2024-12-27T15:48:00Z">
            <w:rPr>
              <w:rFonts w:ascii="Cambria" w:hAnsi="Cambria" w:cstheme="minorHAnsi"/>
              <w:sz w:val="20"/>
              <w:szCs w:val="20"/>
            </w:rPr>
          </w:rPrChange>
        </w:rPr>
        <w:t>sesuai</w:t>
      </w:r>
      <w:proofErr w:type="spellEnd"/>
      <w:r w:rsidRPr="00A66AC2">
        <w:rPr>
          <w:rFonts w:ascii="Cambria" w:hAnsi="Cambria" w:cstheme="minorHAnsi"/>
          <w:strike/>
          <w:sz w:val="20"/>
          <w:szCs w:val="20"/>
          <w:rPrChange w:id="1650" w:author="APRILYA Anggie" w:date="2024-12-27T15:48:00Z">
            <w:rPr>
              <w:rFonts w:ascii="Cambria" w:hAnsi="Cambria" w:cstheme="minorHAnsi"/>
              <w:sz w:val="20"/>
              <w:szCs w:val="20"/>
            </w:rPr>
          </w:rPrChange>
        </w:rPr>
        <w:t>.</w:t>
      </w:r>
    </w:p>
    <w:p w14:paraId="6F04A591" w14:textId="72C43F49" w:rsidR="00A207E8" w:rsidRPr="00A66AC2" w:rsidRDefault="00A207E8" w:rsidP="00A207E8">
      <w:pPr>
        <w:pStyle w:val="ListParagraph"/>
        <w:numPr>
          <w:ilvl w:val="1"/>
          <w:numId w:val="74"/>
        </w:numPr>
        <w:spacing w:line="276" w:lineRule="auto"/>
        <w:ind w:left="720"/>
        <w:contextualSpacing/>
        <w:jc w:val="both"/>
        <w:rPr>
          <w:rFonts w:ascii="Cambria" w:hAnsi="Cambria" w:cstheme="minorHAnsi"/>
          <w:strike/>
          <w:sz w:val="20"/>
          <w:szCs w:val="20"/>
          <w:rPrChange w:id="1651"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1652"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65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54"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65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56" w:author="APRILYA Anggie" w:date="2024-12-27T15:48:00Z">
            <w:rPr>
              <w:rFonts w:ascii="Cambria" w:hAnsi="Cambria" w:cstheme="minorHAnsi"/>
              <w:sz w:val="20"/>
              <w:szCs w:val="20"/>
            </w:rPr>
          </w:rPrChange>
        </w:rPr>
        <w:t>wajib</w:t>
      </w:r>
      <w:proofErr w:type="spellEnd"/>
      <w:r w:rsidRPr="00A66AC2">
        <w:rPr>
          <w:rFonts w:ascii="Cambria" w:hAnsi="Cambria" w:cstheme="minorHAnsi"/>
          <w:strike/>
          <w:sz w:val="20"/>
          <w:szCs w:val="20"/>
          <w:rPrChange w:id="165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58" w:author="APRILYA Anggie" w:date="2024-12-27T15:48:00Z">
            <w:rPr>
              <w:rFonts w:ascii="Cambria" w:hAnsi="Cambria" w:cstheme="minorHAnsi"/>
              <w:sz w:val="20"/>
              <w:szCs w:val="20"/>
            </w:rPr>
          </w:rPrChange>
        </w:rPr>
        <w:t>membubuhi</w:t>
      </w:r>
      <w:proofErr w:type="spellEnd"/>
      <w:r w:rsidRPr="00A66AC2">
        <w:rPr>
          <w:rFonts w:ascii="Cambria" w:hAnsi="Cambria" w:cstheme="minorHAnsi"/>
          <w:strike/>
          <w:sz w:val="20"/>
          <w:szCs w:val="20"/>
          <w:rPrChange w:id="1659" w:author="APRILYA Anggie" w:date="2024-12-27T15:48:00Z">
            <w:rPr>
              <w:rFonts w:ascii="Cambria" w:hAnsi="Cambria" w:cstheme="minorHAnsi"/>
              <w:sz w:val="20"/>
              <w:szCs w:val="20"/>
            </w:rPr>
          </w:rPrChange>
        </w:rPr>
        <w:t xml:space="preserve"> cap </w:t>
      </w:r>
      <w:proofErr w:type="spellStart"/>
      <w:r w:rsidRPr="00A66AC2">
        <w:rPr>
          <w:rFonts w:ascii="Cambria" w:hAnsi="Cambria" w:cstheme="minorHAnsi"/>
          <w:strike/>
          <w:sz w:val="20"/>
          <w:szCs w:val="20"/>
          <w:rPrChange w:id="1660"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66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62"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663" w:author="APRILYA Anggie" w:date="2024-12-27T15:48:00Z">
            <w:rPr>
              <w:rFonts w:ascii="Cambria" w:hAnsi="Cambria" w:cstheme="minorHAnsi"/>
              <w:sz w:val="20"/>
              <w:szCs w:val="20"/>
            </w:rPr>
          </w:rPrChange>
        </w:rPr>
        <w:t xml:space="preserve"> pada </w:t>
      </w:r>
      <w:proofErr w:type="spellStart"/>
      <w:r w:rsidRPr="00A66AC2">
        <w:rPr>
          <w:rFonts w:ascii="Cambria" w:hAnsi="Cambria" w:cstheme="minorHAnsi"/>
          <w:strike/>
          <w:sz w:val="20"/>
          <w:szCs w:val="20"/>
          <w:rPrChange w:id="1664" w:author="APRILYA Anggie" w:date="2024-12-27T15:48:00Z">
            <w:rPr>
              <w:rFonts w:ascii="Cambria" w:hAnsi="Cambria" w:cstheme="minorHAnsi"/>
              <w:sz w:val="20"/>
              <w:szCs w:val="20"/>
            </w:rPr>
          </w:rPrChange>
        </w:rPr>
        <w:t>setiap</w:t>
      </w:r>
      <w:proofErr w:type="spellEnd"/>
      <w:r w:rsidRPr="00A66AC2">
        <w:rPr>
          <w:rFonts w:ascii="Cambria" w:hAnsi="Cambria" w:cstheme="minorHAnsi"/>
          <w:strike/>
          <w:sz w:val="20"/>
          <w:szCs w:val="20"/>
          <w:rPrChange w:id="1665" w:author="APRILYA Anggie" w:date="2024-12-27T15:48:00Z">
            <w:rPr>
              <w:rFonts w:ascii="Cambria" w:hAnsi="Cambria" w:cstheme="minorHAnsi"/>
              <w:sz w:val="20"/>
              <w:szCs w:val="20"/>
            </w:rPr>
          </w:rPrChange>
        </w:rPr>
        <w:t xml:space="preserve"> Surat </w:t>
      </w:r>
      <w:proofErr w:type="spellStart"/>
      <w:r w:rsidRPr="00A66AC2">
        <w:rPr>
          <w:rFonts w:ascii="Cambria" w:hAnsi="Cambria" w:cstheme="minorHAnsi"/>
          <w:strike/>
          <w:sz w:val="20"/>
          <w:szCs w:val="20"/>
          <w:rPrChange w:id="1666" w:author="APRILYA Anggie" w:date="2024-12-27T15:48:00Z">
            <w:rPr>
              <w:rFonts w:ascii="Cambria" w:hAnsi="Cambria" w:cstheme="minorHAnsi"/>
              <w:sz w:val="20"/>
              <w:szCs w:val="20"/>
            </w:rPr>
          </w:rPrChange>
        </w:rPr>
        <w:t>Pengantar</w:t>
      </w:r>
      <w:proofErr w:type="spellEnd"/>
      <w:r w:rsidRPr="00A66AC2">
        <w:rPr>
          <w:rFonts w:ascii="Cambria" w:hAnsi="Cambria" w:cstheme="minorHAnsi"/>
          <w:strike/>
          <w:sz w:val="20"/>
          <w:szCs w:val="20"/>
          <w:rPrChange w:id="166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68" w:author="APRILYA Anggie" w:date="2024-12-27T15:48:00Z">
            <w:rPr>
              <w:rFonts w:ascii="Cambria" w:hAnsi="Cambria" w:cstheme="minorHAnsi"/>
              <w:sz w:val="20"/>
              <w:szCs w:val="20"/>
            </w:rPr>
          </w:rPrChange>
        </w:rPr>
        <w:t>Medis</w:t>
      </w:r>
      <w:proofErr w:type="spellEnd"/>
      <w:r w:rsidRPr="00A66AC2">
        <w:rPr>
          <w:rFonts w:ascii="Cambria" w:hAnsi="Cambria" w:cstheme="minorHAnsi"/>
          <w:strike/>
          <w:sz w:val="20"/>
          <w:szCs w:val="20"/>
          <w:rPrChange w:id="1669" w:author="APRILYA Anggie" w:date="2024-12-27T15:48:00Z">
            <w:rPr>
              <w:rFonts w:ascii="Cambria" w:hAnsi="Cambria" w:cstheme="minorHAnsi"/>
              <w:sz w:val="20"/>
              <w:szCs w:val="20"/>
            </w:rPr>
          </w:rPrChange>
        </w:rPr>
        <w:t xml:space="preserve"> dan </w:t>
      </w:r>
      <w:proofErr w:type="spellStart"/>
      <w:r w:rsidRPr="00A66AC2">
        <w:rPr>
          <w:rFonts w:ascii="Cambria" w:hAnsi="Cambria" w:cstheme="minorHAnsi"/>
          <w:strike/>
          <w:sz w:val="20"/>
          <w:szCs w:val="20"/>
          <w:rPrChange w:id="1670" w:author="APRILYA Anggie" w:date="2024-12-27T15:48:00Z">
            <w:rPr>
              <w:rFonts w:ascii="Cambria" w:hAnsi="Cambria" w:cstheme="minorHAnsi"/>
              <w:sz w:val="20"/>
              <w:szCs w:val="20"/>
            </w:rPr>
          </w:rPrChange>
        </w:rPr>
        <w:t>mengirimkannya</w:t>
      </w:r>
      <w:proofErr w:type="spellEnd"/>
      <w:r w:rsidRPr="00A66AC2">
        <w:rPr>
          <w:rFonts w:ascii="Cambria" w:hAnsi="Cambria" w:cstheme="minorHAnsi"/>
          <w:strike/>
          <w:sz w:val="20"/>
          <w:szCs w:val="20"/>
          <w:rPrChange w:id="167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72" w:author="APRILYA Anggie" w:date="2024-12-27T15:48:00Z">
            <w:rPr>
              <w:rFonts w:ascii="Cambria" w:hAnsi="Cambria" w:cstheme="minorHAnsi"/>
              <w:sz w:val="20"/>
              <w:szCs w:val="20"/>
            </w:rPr>
          </w:rPrChange>
        </w:rPr>
        <w:t>dalam</w:t>
      </w:r>
      <w:proofErr w:type="spellEnd"/>
      <w:r w:rsidRPr="00A66AC2">
        <w:rPr>
          <w:rFonts w:ascii="Cambria" w:hAnsi="Cambria" w:cstheme="minorHAnsi"/>
          <w:strike/>
          <w:sz w:val="20"/>
          <w:szCs w:val="20"/>
          <w:rPrChange w:id="167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74" w:author="APRILYA Anggie" w:date="2024-12-27T15:48:00Z">
            <w:rPr>
              <w:rFonts w:ascii="Cambria" w:hAnsi="Cambria" w:cstheme="minorHAnsi"/>
              <w:sz w:val="20"/>
              <w:szCs w:val="20"/>
            </w:rPr>
          </w:rPrChange>
        </w:rPr>
        <w:t>bentuk</w:t>
      </w:r>
      <w:proofErr w:type="spellEnd"/>
      <w:r w:rsidRPr="00A66AC2">
        <w:rPr>
          <w:rFonts w:ascii="Cambria" w:hAnsi="Cambria" w:cstheme="minorHAnsi"/>
          <w:strike/>
          <w:sz w:val="20"/>
          <w:szCs w:val="20"/>
          <w:rPrChange w:id="1675" w:author="APRILYA Anggie" w:date="2024-12-27T15:48:00Z">
            <w:rPr>
              <w:rFonts w:ascii="Cambria" w:hAnsi="Cambria" w:cstheme="minorHAnsi"/>
              <w:sz w:val="20"/>
              <w:szCs w:val="20"/>
            </w:rPr>
          </w:rPrChange>
        </w:rPr>
        <w:t xml:space="preserve"> </w:t>
      </w:r>
      <w:r w:rsidRPr="00A66AC2">
        <w:rPr>
          <w:rFonts w:ascii="Cambria" w:hAnsi="Cambria" w:cstheme="minorHAnsi"/>
          <w:i/>
          <w:iCs/>
          <w:strike/>
          <w:sz w:val="20"/>
          <w:szCs w:val="20"/>
          <w:rPrChange w:id="1676" w:author="APRILYA Anggie" w:date="2024-12-27T15:48:00Z">
            <w:rPr>
              <w:rFonts w:ascii="Cambria" w:hAnsi="Cambria" w:cstheme="minorHAnsi"/>
              <w:i/>
              <w:iCs/>
              <w:sz w:val="20"/>
              <w:szCs w:val="20"/>
            </w:rPr>
          </w:rPrChange>
        </w:rPr>
        <w:t>softcopy</w:t>
      </w:r>
      <w:r w:rsidRPr="00A66AC2">
        <w:rPr>
          <w:rFonts w:ascii="Cambria" w:hAnsi="Cambria" w:cstheme="minorHAnsi"/>
          <w:strike/>
          <w:sz w:val="20"/>
          <w:szCs w:val="20"/>
          <w:rPrChange w:id="167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78" w:author="APRILYA Anggie" w:date="2024-12-27T15:48:00Z">
            <w:rPr>
              <w:rFonts w:ascii="Cambria" w:hAnsi="Cambria" w:cstheme="minorHAnsi"/>
              <w:sz w:val="20"/>
              <w:szCs w:val="20"/>
            </w:rPr>
          </w:rPrChange>
        </w:rPr>
        <w:t>melalui</w:t>
      </w:r>
      <w:proofErr w:type="spellEnd"/>
      <w:r w:rsidRPr="00A66AC2">
        <w:rPr>
          <w:rFonts w:ascii="Cambria" w:hAnsi="Cambria" w:cstheme="minorHAnsi"/>
          <w:strike/>
          <w:sz w:val="20"/>
          <w:szCs w:val="20"/>
          <w:rPrChange w:id="167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680" w:author="APRILYA Anggie" w:date="2024-12-27T15:48:00Z">
            <w:rPr>
              <w:rFonts w:ascii="Cambria" w:hAnsi="Cambria" w:cstheme="minorHAnsi"/>
              <w:sz w:val="20"/>
              <w:szCs w:val="20"/>
            </w:rPr>
          </w:rPrChange>
        </w:rPr>
        <w:t>alamat</w:t>
      </w:r>
      <w:proofErr w:type="spellEnd"/>
      <w:r w:rsidRPr="00A66AC2">
        <w:rPr>
          <w:rFonts w:ascii="Cambria" w:hAnsi="Cambria" w:cstheme="minorHAnsi"/>
          <w:strike/>
          <w:sz w:val="20"/>
          <w:szCs w:val="20"/>
          <w:rPrChange w:id="1681" w:author="APRILYA Anggie" w:date="2024-12-27T15:48:00Z">
            <w:rPr>
              <w:rFonts w:ascii="Cambria" w:hAnsi="Cambria" w:cstheme="minorHAnsi"/>
              <w:sz w:val="20"/>
              <w:szCs w:val="20"/>
            </w:rPr>
          </w:rPrChange>
        </w:rPr>
        <w:t xml:space="preserve"> e-mail (</w:t>
      </w:r>
      <w:r w:rsidRPr="00A66AC2">
        <w:rPr>
          <w:rFonts w:ascii="Cambria" w:hAnsi="Cambria" w:cstheme="minorHAnsi"/>
          <w:i/>
          <w:iCs/>
          <w:strike/>
          <w:sz w:val="20"/>
          <w:szCs w:val="20"/>
          <w:rPrChange w:id="1682" w:author="APRILYA Anggie" w:date="2024-12-27T15:48:00Z">
            <w:rPr>
              <w:rFonts w:ascii="Cambria" w:hAnsi="Cambria" w:cstheme="minorHAnsi"/>
              <w:i/>
              <w:iCs/>
              <w:sz w:val="20"/>
              <w:szCs w:val="20"/>
            </w:rPr>
          </w:rPrChange>
        </w:rPr>
        <w:t>electronic mail</w:t>
      </w:r>
      <w:r w:rsidRPr="00A66AC2">
        <w:rPr>
          <w:rFonts w:ascii="Cambria" w:hAnsi="Cambria" w:cstheme="minorHAnsi"/>
          <w:strike/>
          <w:sz w:val="20"/>
          <w:szCs w:val="20"/>
          <w:rPrChange w:id="1683" w:author="APRILYA Anggie" w:date="2024-12-27T15:48:00Z">
            <w:rPr>
              <w:rFonts w:ascii="Cambria" w:hAnsi="Cambria" w:cstheme="minorHAnsi"/>
              <w:sz w:val="20"/>
              <w:szCs w:val="20"/>
            </w:rPr>
          </w:rPrChange>
        </w:rPr>
        <w:t xml:space="preserve">): </w:t>
      </w:r>
      <w:ins w:id="1684" w:author="FARIDA" w:date="2024-11-05T14:09:00Z">
        <w:r w:rsidR="00D862D9" w:rsidRPr="00A66AC2">
          <w:rPr>
            <w:rFonts w:ascii="Cambria" w:hAnsi="Cambria" w:cstheme="minorHAnsi"/>
            <w:strike/>
            <w:sz w:val="20"/>
            <w:szCs w:val="20"/>
            <w:rPrChange w:id="1685" w:author="APRILYA Anggie" w:date="2024-12-27T15:48:00Z">
              <w:rPr>
                <w:rFonts w:ascii="Cambria" w:hAnsi="Cambria" w:cstheme="minorHAnsi"/>
                <w:sz w:val="20"/>
                <w:szCs w:val="20"/>
              </w:rPr>
            </w:rPrChange>
          </w:rPr>
          <w:fldChar w:fldCharType="begin"/>
        </w:r>
        <w:r w:rsidR="00D862D9" w:rsidRPr="00A66AC2">
          <w:rPr>
            <w:rFonts w:ascii="Cambria" w:hAnsi="Cambria" w:cstheme="minorHAnsi"/>
            <w:strike/>
            <w:sz w:val="20"/>
            <w:szCs w:val="20"/>
            <w:rPrChange w:id="1686" w:author="APRILYA Anggie" w:date="2024-12-27T15:48:00Z">
              <w:rPr>
                <w:rFonts w:ascii="Cambria" w:hAnsi="Cambria" w:cstheme="minorHAnsi"/>
                <w:sz w:val="20"/>
                <w:szCs w:val="20"/>
              </w:rPr>
            </w:rPrChange>
          </w:rPr>
          <w:instrText>HYPERLINK "mailto:</w:instrText>
        </w:r>
      </w:ins>
      <w:r w:rsidR="00D862D9" w:rsidRPr="00A66AC2">
        <w:rPr>
          <w:strike/>
          <w:rPrChange w:id="1687" w:author="APRILYA Anggie" w:date="2024-12-27T15:48:00Z">
            <w:rPr>
              <w:rStyle w:val="Hyperlink"/>
              <w:rFonts w:ascii="Cambria" w:hAnsi="Cambria" w:cstheme="minorHAnsi"/>
              <w:sz w:val="20"/>
              <w:szCs w:val="20"/>
            </w:rPr>
          </w:rPrChange>
        </w:rPr>
        <w:instrText>putri.lestari@axa-financial.co.id</w:instrText>
      </w:r>
      <w:ins w:id="1688" w:author="FARIDA" w:date="2024-11-05T14:09:00Z">
        <w:r w:rsidR="00D862D9" w:rsidRPr="00A66AC2">
          <w:rPr>
            <w:rFonts w:ascii="Cambria" w:hAnsi="Cambria" w:cstheme="minorHAnsi"/>
            <w:strike/>
            <w:sz w:val="20"/>
            <w:szCs w:val="20"/>
            <w:rPrChange w:id="1689" w:author="APRILYA Anggie" w:date="2024-12-27T15:48:00Z">
              <w:rPr>
                <w:rFonts w:ascii="Cambria" w:hAnsi="Cambria" w:cstheme="minorHAnsi"/>
                <w:sz w:val="20"/>
                <w:szCs w:val="20"/>
              </w:rPr>
            </w:rPrChange>
          </w:rPr>
          <w:instrText>"</w:instrText>
        </w:r>
        <w:r w:rsidR="00D862D9" w:rsidRPr="00A66AC2">
          <w:rPr>
            <w:rFonts w:ascii="Cambria" w:hAnsi="Cambria" w:cstheme="minorHAnsi"/>
            <w:strike/>
            <w:sz w:val="20"/>
            <w:szCs w:val="20"/>
            <w:rPrChange w:id="1690" w:author="APRILYA Anggie" w:date="2024-12-27T15:48:00Z">
              <w:rPr>
                <w:rFonts w:ascii="Cambria" w:hAnsi="Cambria" w:cstheme="minorHAnsi"/>
                <w:sz w:val="20"/>
                <w:szCs w:val="20"/>
              </w:rPr>
            </w:rPrChange>
          </w:rPr>
        </w:r>
        <w:r w:rsidR="00D862D9" w:rsidRPr="00A66AC2">
          <w:rPr>
            <w:rFonts w:ascii="Cambria" w:hAnsi="Cambria" w:cstheme="minorHAnsi"/>
            <w:strike/>
            <w:sz w:val="20"/>
            <w:szCs w:val="20"/>
            <w:rPrChange w:id="1691" w:author="APRILYA Anggie" w:date="2024-12-27T15:48:00Z">
              <w:rPr>
                <w:rFonts w:ascii="Cambria" w:hAnsi="Cambria" w:cstheme="minorHAnsi"/>
                <w:sz w:val="20"/>
                <w:szCs w:val="20"/>
              </w:rPr>
            </w:rPrChange>
          </w:rPr>
          <w:fldChar w:fldCharType="separate"/>
        </w:r>
      </w:ins>
      <w:r w:rsidR="00D862D9" w:rsidRPr="00A66AC2">
        <w:rPr>
          <w:rStyle w:val="Hyperlink"/>
          <w:rFonts w:ascii="Cambria" w:hAnsi="Cambria" w:cstheme="minorHAnsi"/>
          <w:strike/>
          <w:sz w:val="20"/>
          <w:szCs w:val="20"/>
          <w:rPrChange w:id="1692" w:author="APRILYA Anggie" w:date="2024-12-27T15:48:00Z">
            <w:rPr>
              <w:rStyle w:val="Hyperlink"/>
              <w:rFonts w:ascii="Cambria" w:hAnsi="Cambria" w:cstheme="minorHAnsi"/>
              <w:sz w:val="20"/>
              <w:szCs w:val="20"/>
            </w:rPr>
          </w:rPrChange>
        </w:rPr>
        <w:t>putri.lestari@axa-financial.co.id</w:t>
      </w:r>
      <w:ins w:id="1693" w:author="FARIDA" w:date="2024-11-05T14:09:00Z">
        <w:r w:rsidR="00D862D9" w:rsidRPr="00A66AC2">
          <w:rPr>
            <w:rFonts w:ascii="Cambria" w:hAnsi="Cambria" w:cstheme="minorHAnsi"/>
            <w:strike/>
            <w:sz w:val="20"/>
            <w:szCs w:val="20"/>
            <w:rPrChange w:id="1694" w:author="APRILYA Anggie" w:date="2024-12-27T15:48:00Z">
              <w:rPr>
                <w:rFonts w:ascii="Cambria" w:hAnsi="Cambria" w:cstheme="minorHAnsi"/>
                <w:sz w:val="20"/>
                <w:szCs w:val="20"/>
              </w:rPr>
            </w:rPrChange>
          </w:rPr>
          <w:fldChar w:fldCharType="end"/>
        </w:r>
      </w:ins>
      <w:r w:rsidRPr="00A66AC2">
        <w:rPr>
          <w:rFonts w:ascii="Cambria" w:hAnsi="Cambria" w:cstheme="minorHAnsi"/>
          <w:strike/>
          <w:sz w:val="20"/>
          <w:szCs w:val="20"/>
          <w:rPrChange w:id="1695" w:author="APRILYA Anggie" w:date="2024-12-27T15:48:00Z">
            <w:rPr>
              <w:rFonts w:ascii="Cambria" w:hAnsi="Cambria" w:cstheme="minorHAnsi"/>
              <w:sz w:val="20"/>
              <w:szCs w:val="20"/>
            </w:rPr>
          </w:rPrChange>
        </w:rPr>
        <w:t xml:space="preserve">; </w:t>
      </w:r>
      <w:r w:rsidRPr="00A66AC2">
        <w:rPr>
          <w:strike/>
          <w:rPrChange w:id="1696" w:author="APRILYA Anggie" w:date="2024-12-27T15:48:00Z">
            <w:rPr/>
          </w:rPrChange>
        </w:rPr>
        <w:fldChar w:fldCharType="begin"/>
      </w:r>
      <w:r w:rsidRPr="00A66AC2">
        <w:rPr>
          <w:strike/>
          <w:rPrChange w:id="1697" w:author="APRILYA Anggie" w:date="2024-12-27T15:48:00Z">
            <w:rPr/>
          </w:rPrChange>
        </w:rPr>
        <w:instrText>HYPERLINK "mailto:fitta.destryana@axa-financial.co.id"</w:instrText>
      </w:r>
      <w:r w:rsidRPr="00A66AC2">
        <w:rPr>
          <w:strike/>
          <w:rPrChange w:id="1698" w:author="APRILYA Anggie" w:date="2024-12-27T15:48:00Z">
            <w:rPr/>
          </w:rPrChange>
        </w:rPr>
      </w:r>
      <w:r w:rsidRPr="00A66AC2">
        <w:rPr>
          <w:strike/>
          <w:rPrChange w:id="1699" w:author="APRILYA Anggie" w:date="2024-12-27T15:48:00Z">
            <w:rPr/>
          </w:rPrChange>
        </w:rPr>
        <w:fldChar w:fldCharType="separate"/>
      </w:r>
      <w:r w:rsidRPr="00A66AC2">
        <w:rPr>
          <w:rStyle w:val="Hyperlink"/>
          <w:rFonts w:ascii="Cambria" w:hAnsi="Cambria" w:cstheme="minorHAnsi"/>
          <w:strike/>
          <w:sz w:val="20"/>
          <w:szCs w:val="20"/>
          <w:rPrChange w:id="1700" w:author="APRILYA Anggie" w:date="2024-12-27T15:48:00Z">
            <w:rPr>
              <w:rStyle w:val="Hyperlink"/>
              <w:rFonts w:ascii="Cambria" w:hAnsi="Cambria" w:cstheme="minorHAnsi"/>
              <w:sz w:val="20"/>
              <w:szCs w:val="20"/>
            </w:rPr>
          </w:rPrChange>
        </w:rPr>
        <w:t>fitta.destryana@axa-financial.co.id</w:t>
      </w:r>
      <w:r w:rsidRPr="00A66AC2">
        <w:rPr>
          <w:rStyle w:val="Hyperlink"/>
          <w:rFonts w:ascii="Cambria" w:hAnsi="Cambria" w:cstheme="minorHAnsi"/>
          <w:strike/>
          <w:sz w:val="20"/>
          <w:szCs w:val="20"/>
          <w:rPrChange w:id="1701" w:author="APRILYA Anggie" w:date="2024-12-27T15:48:00Z">
            <w:rPr>
              <w:rStyle w:val="Hyperlink"/>
              <w:rFonts w:ascii="Cambria" w:hAnsi="Cambria" w:cstheme="minorHAnsi"/>
              <w:sz w:val="20"/>
              <w:szCs w:val="20"/>
            </w:rPr>
          </w:rPrChange>
        </w:rPr>
        <w:fldChar w:fldCharType="end"/>
      </w:r>
      <w:r w:rsidRPr="00A66AC2">
        <w:rPr>
          <w:rFonts w:ascii="Cambria" w:hAnsi="Cambria" w:cstheme="minorHAnsi"/>
          <w:strike/>
          <w:sz w:val="20"/>
          <w:szCs w:val="20"/>
          <w:rPrChange w:id="1702" w:author="APRILYA Anggie" w:date="2024-12-27T15:48:00Z">
            <w:rPr>
              <w:rFonts w:ascii="Cambria" w:hAnsi="Cambria" w:cstheme="minorHAnsi"/>
              <w:sz w:val="20"/>
              <w:szCs w:val="20"/>
            </w:rPr>
          </w:rPrChange>
        </w:rPr>
        <w:t xml:space="preserve"> dan </w:t>
      </w:r>
      <w:r w:rsidRPr="00A66AC2">
        <w:rPr>
          <w:strike/>
          <w:rPrChange w:id="1703" w:author="APRILYA Anggie" w:date="2024-12-27T15:48:00Z">
            <w:rPr/>
          </w:rPrChange>
        </w:rPr>
        <w:fldChar w:fldCharType="begin"/>
      </w:r>
      <w:r w:rsidRPr="00A66AC2">
        <w:rPr>
          <w:strike/>
          <w:rPrChange w:id="1704" w:author="APRILYA Anggie" w:date="2024-12-27T15:48:00Z">
            <w:rPr/>
          </w:rPrChange>
        </w:rPr>
        <w:instrText>HYPERLINK "mailto:UWHelpdesk@axa-financial.co.id"</w:instrText>
      </w:r>
      <w:r w:rsidRPr="00A66AC2">
        <w:rPr>
          <w:strike/>
          <w:rPrChange w:id="1705" w:author="APRILYA Anggie" w:date="2024-12-27T15:48:00Z">
            <w:rPr/>
          </w:rPrChange>
        </w:rPr>
      </w:r>
      <w:r w:rsidRPr="00A66AC2">
        <w:rPr>
          <w:strike/>
          <w:rPrChange w:id="1706" w:author="APRILYA Anggie" w:date="2024-12-27T15:48:00Z">
            <w:rPr/>
          </w:rPrChange>
        </w:rPr>
        <w:fldChar w:fldCharType="separate"/>
      </w:r>
      <w:r w:rsidRPr="00A66AC2">
        <w:rPr>
          <w:rStyle w:val="Hyperlink"/>
          <w:rFonts w:ascii="Cambria" w:hAnsi="Cambria" w:cstheme="minorHAnsi"/>
          <w:strike/>
          <w:sz w:val="20"/>
          <w:szCs w:val="20"/>
          <w:rPrChange w:id="1707" w:author="APRILYA Anggie" w:date="2024-12-27T15:48:00Z">
            <w:rPr>
              <w:rStyle w:val="Hyperlink"/>
              <w:rFonts w:ascii="Cambria" w:hAnsi="Cambria" w:cstheme="minorHAnsi"/>
              <w:sz w:val="20"/>
              <w:szCs w:val="20"/>
            </w:rPr>
          </w:rPrChange>
        </w:rPr>
        <w:t>UWHelpdesk@axa-financial.co.id</w:t>
      </w:r>
      <w:r w:rsidRPr="00A66AC2">
        <w:rPr>
          <w:rStyle w:val="Hyperlink"/>
          <w:rFonts w:ascii="Cambria" w:hAnsi="Cambria" w:cstheme="minorHAnsi"/>
          <w:strike/>
          <w:sz w:val="20"/>
          <w:szCs w:val="20"/>
          <w:rPrChange w:id="1708" w:author="APRILYA Anggie" w:date="2024-12-27T15:48:00Z">
            <w:rPr>
              <w:rStyle w:val="Hyperlink"/>
              <w:rFonts w:ascii="Cambria" w:hAnsi="Cambria" w:cstheme="minorHAnsi"/>
              <w:sz w:val="20"/>
              <w:szCs w:val="20"/>
            </w:rPr>
          </w:rPrChange>
        </w:rPr>
        <w:fldChar w:fldCharType="end"/>
      </w:r>
      <w:r w:rsidRPr="00A66AC2">
        <w:rPr>
          <w:rFonts w:ascii="Cambria" w:hAnsi="Cambria" w:cstheme="minorHAnsi"/>
          <w:strike/>
          <w:sz w:val="20"/>
          <w:szCs w:val="20"/>
        </w:rPr>
        <w:t xml:space="preserve"> </w:t>
      </w:r>
      <w:proofErr w:type="spellStart"/>
      <w:r w:rsidRPr="00A66AC2">
        <w:rPr>
          <w:rFonts w:ascii="Cambria" w:hAnsi="Cambria" w:cstheme="minorHAnsi"/>
          <w:strike/>
          <w:sz w:val="20"/>
          <w:szCs w:val="20"/>
          <w:rPrChange w:id="1709" w:author="APRILYA Anggie" w:date="2024-12-27T15:48:00Z">
            <w:rPr>
              <w:rFonts w:ascii="Cambria" w:hAnsi="Cambria" w:cstheme="minorHAnsi"/>
              <w:sz w:val="20"/>
              <w:szCs w:val="20"/>
            </w:rPr>
          </w:rPrChange>
        </w:rPr>
        <w:t>untuk</w:t>
      </w:r>
      <w:proofErr w:type="spellEnd"/>
      <w:r w:rsidRPr="00A66AC2">
        <w:rPr>
          <w:rFonts w:ascii="Cambria" w:hAnsi="Cambria" w:cstheme="minorHAnsi"/>
          <w:strike/>
          <w:sz w:val="20"/>
          <w:szCs w:val="20"/>
          <w:rPrChange w:id="171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11" w:author="APRILYA Anggie" w:date="2024-12-27T15:48:00Z">
            <w:rPr>
              <w:rFonts w:ascii="Cambria" w:hAnsi="Cambria" w:cstheme="minorHAnsi"/>
              <w:sz w:val="20"/>
              <w:szCs w:val="20"/>
            </w:rPr>
          </w:rPrChange>
        </w:rPr>
        <w:t>setiap</w:t>
      </w:r>
      <w:proofErr w:type="spellEnd"/>
      <w:r w:rsidRPr="00A66AC2">
        <w:rPr>
          <w:rFonts w:ascii="Cambria" w:hAnsi="Cambria" w:cstheme="minorHAnsi"/>
          <w:strike/>
          <w:sz w:val="20"/>
          <w:szCs w:val="20"/>
          <w:rPrChange w:id="171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13"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714"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715" w:author="APRILYA Anggie" w:date="2024-12-27T15:48:00Z">
            <w:rPr>
              <w:rFonts w:ascii="Cambria" w:hAnsi="Cambria" w:cstheme="minorHAnsi"/>
              <w:sz w:val="20"/>
              <w:szCs w:val="20"/>
            </w:rPr>
          </w:rPrChange>
        </w:rPr>
        <w:t>telah</w:t>
      </w:r>
      <w:proofErr w:type="spellEnd"/>
      <w:r w:rsidRPr="00A66AC2">
        <w:rPr>
          <w:rFonts w:ascii="Cambria" w:hAnsi="Cambria" w:cstheme="minorHAnsi"/>
          <w:strike/>
          <w:sz w:val="20"/>
          <w:szCs w:val="20"/>
          <w:rPrChange w:id="171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17" w:author="APRILYA Anggie" w:date="2024-12-27T15:48:00Z">
            <w:rPr>
              <w:rFonts w:ascii="Cambria" w:hAnsi="Cambria" w:cstheme="minorHAnsi"/>
              <w:sz w:val="20"/>
              <w:szCs w:val="20"/>
            </w:rPr>
          </w:rPrChange>
        </w:rPr>
        <w:t>selesai</w:t>
      </w:r>
      <w:proofErr w:type="spellEnd"/>
      <w:r w:rsidRPr="00A66AC2">
        <w:rPr>
          <w:rFonts w:ascii="Cambria" w:hAnsi="Cambria" w:cstheme="minorHAnsi"/>
          <w:strike/>
          <w:sz w:val="20"/>
          <w:szCs w:val="20"/>
          <w:rPrChange w:id="171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19" w:author="APRILYA Anggie" w:date="2024-12-27T15:48:00Z">
            <w:rPr>
              <w:rFonts w:ascii="Cambria" w:hAnsi="Cambria" w:cstheme="minorHAnsi"/>
              <w:sz w:val="20"/>
              <w:szCs w:val="20"/>
            </w:rPr>
          </w:rPrChange>
        </w:rPr>
        <w:t>menjalani</w:t>
      </w:r>
      <w:proofErr w:type="spellEnd"/>
      <w:r w:rsidRPr="00A66AC2">
        <w:rPr>
          <w:rFonts w:ascii="Cambria" w:hAnsi="Cambria" w:cstheme="minorHAnsi"/>
          <w:strike/>
          <w:sz w:val="20"/>
          <w:szCs w:val="20"/>
          <w:rPrChange w:id="172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21"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72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23"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724"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1725" w:author="APRILYA Anggie" w:date="2024-12-27T15:48:00Z">
            <w:rPr>
              <w:rFonts w:ascii="Cambria" w:hAnsi="Cambria" w:cstheme="minorHAnsi"/>
              <w:i/>
              <w:sz w:val="20"/>
              <w:szCs w:val="20"/>
            </w:rPr>
          </w:rPrChange>
        </w:rPr>
        <w:t>Medical Check Up.</w:t>
      </w:r>
    </w:p>
    <w:p w14:paraId="2050AFC7" w14:textId="382BE0AB" w:rsidR="00A207E8" w:rsidRPr="00A66AC2" w:rsidRDefault="00A207E8" w:rsidP="00A207E8">
      <w:pPr>
        <w:pStyle w:val="ListParagraph"/>
        <w:numPr>
          <w:ilvl w:val="1"/>
          <w:numId w:val="74"/>
        </w:numPr>
        <w:spacing w:line="276" w:lineRule="auto"/>
        <w:ind w:left="720"/>
        <w:contextualSpacing/>
        <w:jc w:val="both"/>
        <w:rPr>
          <w:rFonts w:ascii="Cambria" w:hAnsi="Cambria" w:cstheme="minorHAnsi"/>
          <w:strike/>
          <w:sz w:val="20"/>
          <w:szCs w:val="20"/>
          <w:rPrChange w:id="1726"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1727" w:author="APRILYA Anggie" w:date="2024-12-27T15:48:00Z">
            <w:rPr>
              <w:rFonts w:ascii="Cambria" w:hAnsi="Cambria" w:cstheme="minorHAnsi"/>
              <w:sz w:val="20"/>
              <w:szCs w:val="20"/>
            </w:rPr>
          </w:rPrChange>
        </w:rPr>
        <w:t>Apabila</w:t>
      </w:r>
      <w:proofErr w:type="spellEnd"/>
      <w:r w:rsidRPr="00A66AC2">
        <w:rPr>
          <w:rFonts w:ascii="Cambria" w:hAnsi="Cambria" w:cstheme="minorHAnsi"/>
          <w:strike/>
          <w:sz w:val="20"/>
          <w:szCs w:val="20"/>
          <w:rPrChange w:id="172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29" w:author="APRILYA Anggie" w:date="2024-12-27T15:48:00Z">
            <w:rPr>
              <w:rFonts w:ascii="Cambria" w:hAnsi="Cambria" w:cstheme="minorHAnsi"/>
              <w:sz w:val="20"/>
              <w:szCs w:val="20"/>
            </w:rPr>
          </w:rPrChange>
        </w:rPr>
        <w:t>dipandang</w:t>
      </w:r>
      <w:proofErr w:type="spellEnd"/>
      <w:r w:rsidRPr="00A66AC2">
        <w:rPr>
          <w:rFonts w:ascii="Cambria" w:hAnsi="Cambria" w:cstheme="minorHAnsi"/>
          <w:strike/>
          <w:sz w:val="20"/>
          <w:szCs w:val="20"/>
          <w:rPrChange w:id="173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31" w:author="APRILYA Anggie" w:date="2024-12-27T15:48:00Z">
            <w:rPr>
              <w:rFonts w:ascii="Cambria" w:hAnsi="Cambria" w:cstheme="minorHAnsi"/>
              <w:sz w:val="20"/>
              <w:szCs w:val="20"/>
            </w:rPr>
          </w:rPrChange>
        </w:rPr>
        <w:t>perlu</w:t>
      </w:r>
      <w:proofErr w:type="spellEnd"/>
      <w:r w:rsidRPr="00A66AC2">
        <w:rPr>
          <w:rFonts w:ascii="Cambria" w:hAnsi="Cambria" w:cstheme="minorHAnsi"/>
          <w:strike/>
          <w:sz w:val="20"/>
          <w:szCs w:val="20"/>
          <w:rPrChange w:id="1732" w:author="APRILYA Anggie" w:date="2024-12-27T15:48:00Z">
            <w:rPr>
              <w:rFonts w:ascii="Cambria" w:hAnsi="Cambria" w:cstheme="minorHAnsi"/>
              <w:sz w:val="20"/>
              <w:szCs w:val="20"/>
            </w:rPr>
          </w:rPrChange>
        </w:rPr>
        <w:t xml:space="preserve"> dan </w:t>
      </w:r>
      <w:proofErr w:type="spellStart"/>
      <w:r w:rsidRPr="00A66AC2">
        <w:rPr>
          <w:rFonts w:ascii="Cambria" w:hAnsi="Cambria" w:cstheme="minorHAnsi"/>
          <w:strike/>
          <w:sz w:val="20"/>
          <w:szCs w:val="20"/>
          <w:rPrChange w:id="1733" w:author="APRILYA Anggie" w:date="2024-12-27T15:48:00Z">
            <w:rPr>
              <w:rFonts w:ascii="Cambria" w:hAnsi="Cambria" w:cstheme="minorHAnsi"/>
              <w:sz w:val="20"/>
              <w:szCs w:val="20"/>
            </w:rPr>
          </w:rPrChange>
        </w:rPr>
        <w:t>sesuai</w:t>
      </w:r>
      <w:proofErr w:type="spellEnd"/>
      <w:r w:rsidRPr="00A66AC2">
        <w:rPr>
          <w:rFonts w:ascii="Cambria" w:hAnsi="Cambria" w:cstheme="minorHAnsi"/>
          <w:strike/>
          <w:sz w:val="20"/>
          <w:szCs w:val="20"/>
          <w:rPrChange w:id="173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35"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173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37" w:author="APRILYA Anggie" w:date="2024-12-27T15:48:00Z">
            <w:rPr>
              <w:rFonts w:ascii="Cambria" w:hAnsi="Cambria" w:cstheme="minorHAnsi"/>
              <w:sz w:val="20"/>
              <w:szCs w:val="20"/>
            </w:rPr>
          </w:rPrChange>
        </w:rPr>
        <w:t>norma</w:t>
      </w:r>
      <w:proofErr w:type="spellEnd"/>
      <w:r w:rsidRPr="00A66AC2">
        <w:rPr>
          <w:rFonts w:ascii="Cambria" w:hAnsi="Cambria" w:cstheme="minorHAnsi"/>
          <w:strike/>
          <w:sz w:val="20"/>
          <w:szCs w:val="20"/>
          <w:rPrChange w:id="173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39" w:author="APRILYA Anggie" w:date="2024-12-27T15:48:00Z">
            <w:rPr>
              <w:rFonts w:ascii="Cambria" w:hAnsi="Cambria" w:cstheme="minorHAnsi"/>
              <w:sz w:val="20"/>
              <w:szCs w:val="20"/>
            </w:rPr>
          </w:rPrChange>
        </w:rPr>
        <w:t>kedokteran</w:t>
      </w:r>
      <w:proofErr w:type="spellEnd"/>
      <w:r w:rsidRPr="00A66AC2">
        <w:rPr>
          <w:rFonts w:ascii="Cambria" w:hAnsi="Cambria" w:cstheme="minorHAnsi"/>
          <w:strike/>
          <w:sz w:val="20"/>
          <w:szCs w:val="20"/>
          <w:rPrChange w:id="1740"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741" w:author="APRILYA Anggie" w:date="2024-12-27T15:48:00Z">
            <w:rPr>
              <w:rFonts w:ascii="Cambria" w:hAnsi="Cambria" w:cstheme="minorHAnsi"/>
              <w:sz w:val="20"/>
              <w:szCs w:val="20"/>
            </w:rPr>
          </w:rPrChange>
        </w:rPr>
        <w:t>berlaku</w:t>
      </w:r>
      <w:proofErr w:type="spellEnd"/>
      <w:r w:rsidRPr="00A66AC2">
        <w:rPr>
          <w:rFonts w:ascii="Cambria" w:hAnsi="Cambria" w:cstheme="minorHAnsi"/>
          <w:strike/>
          <w:sz w:val="20"/>
          <w:szCs w:val="20"/>
          <w:rPrChange w:id="1742" w:author="APRILYA Anggie" w:date="2024-12-27T15:48:00Z">
            <w:rPr>
              <w:rFonts w:ascii="Cambria" w:hAnsi="Cambria" w:cstheme="minorHAnsi"/>
              <w:sz w:val="20"/>
              <w:szCs w:val="20"/>
            </w:rPr>
          </w:rPrChange>
        </w:rPr>
        <w:t xml:space="preserve"> dan/</w:t>
      </w:r>
      <w:proofErr w:type="spellStart"/>
      <w:r w:rsidRPr="00A66AC2">
        <w:rPr>
          <w:rFonts w:ascii="Cambria" w:hAnsi="Cambria" w:cstheme="minorHAnsi"/>
          <w:strike/>
          <w:sz w:val="20"/>
          <w:szCs w:val="20"/>
          <w:rPrChange w:id="1743" w:author="APRILYA Anggie" w:date="2024-12-27T15:48:00Z">
            <w:rPr>
              <w:rFonts w:ascii="Cambria" w:hAnsi="Cambria" w:cstheme="minorHAnsi"/>
              <w:sz w:val="20"/>
              <w:szCs w:val="20"/>
            </w:rPr>
          </w:rPrChange>
        </w:rPr>
        <w:t>atau</w:t>
      </w:r>
      <w:proofErr w:type="spellEnd"/>
      <w:r w:rsidRPr="00A66AC2">
        <w:rPr>
          <w:rFonts w:ascii="Cambria" w:hAnsi="Cambria" w:cstheme="minorHAnsi"/>
          <w:strike/>
          <w:sz w:val="20"/>
          <w:szCs w:val="20"/>
          <w:rPrChange w:id="1744"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745" w:author="APRILYA Anggie" w:date="2024-12-27T15:48:00Z">
            <w:rPr>
              <w:rFonts w:ascii="Cambria" w:hAnsi="Cambria" w:cstheme="minorHAnsi"/>
              <w:sz w:val="20"/>
              <w:szCs w:val="20"/>
            </w:rPr>
          </w:rPrChange>
        </w:rPr>
        <w:t>disebabkan</w:t>
      </w:r>
      <w:proofErr w:type="spellEnd"/>
      <w:r w:rsidRPr="00A66AC2">
        <w:rPr>
          <w:rFonts w:ascii="Cambria" w:hAnsi="Cambria" w:cstheme="minorHAnsi"/>
          <w:strike/>
          <w:sz w:val="20"/>
          <w:szCs w:val="20"/>
          <w:rPrChange w:id="1746" w:author="APRILYA Anggie" w:date="2024-12-27T15:48:00Z">
            <w:rPr>
              <w:rFonts w:ascii="Cambria" w:hAnsi="Cambria" w:cstheme="minorHAnsi"/>
              <w:sz w:val="20"/>
              <w:szCs w:val="20"/>
            </w:rPr>
          </w:rPrChange>
        </w:rPr>
        <w:t xml:space="preserve"> oleh </w:t>
      </w:r>
      <w:proofErr w:type="spellStart"/>
      <w:r w:rsidRPr="00A66AC2">
        <w:rPr>
          <w:rFonts w:ascii="Cambria" w:hAnsi="Cambria" w:cstheme="minorHAnsi"/>
          <w:strike/>
          <w:sz w:val="20"/>
          <w:szCs w:val="20"/>
          <w:rPrChange w:id="1747" w:author="APRILYA Anggie" w:date="2024-12-27T15:48:00Z">
            <w:rPr>
              <w:rFonts w:ascii="Cambria" w:hAnsi="Cambria" w:cstheme="minorHAnsi"/>
              <w:sz w:val="20"/>
              <w:szCs w:val="20"/>
            </w:rPr>
          </w:rPrChange>
        </w:rPr>
        <w:t>keterbatasan</w:t>
      </w:r>
      <w:proofErr w:type="spellEnd"/>
      <w:r w:rsidRPr="00A66AC2">
        <w:rPr>
          <w:rFonts w:ascii="Cambria" w:hAnsi="Cambria" w:cstheme="minorHAnsi"/>
          <w:strike/>
          <w:sz w:val="20"/>
          <w:szCs w:val="20"/>
          <w:rPrChange w:id="174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49" w:author="APRILYA Anggie" w:date="2024-12-27T15:48:00Z">
            <w:rPr>
              <w:rFonts w:ascii="Cambria" w:hAnsi="Cambria" w:cstheme="minorHAnsi"/>
              <w:sz w:val="20"/>
              <w:szCs w:val="20"/>
            </w:rPr>
          </w:rPrChange>
        </w:rPr>
        <w:t>fasilitas</w:t>
      </w:r>
      <w:proofErr w:type="spellEnd"/>
      <w:r w:rsidRPr="00A66AC2">
        <w:rPr>
          <w:rFonts w:ascii="Cambria" w:hAnsi="Cambria" w:cstheme="minorHAnsi"/>
          <w:strike/>
          <w:sz w:val="20"/>
          <w:szCs w:val="20"/>
          <w:rPrChange w:id="1750"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751" w:author="APRILYA Anggie" w:date="2024-12-27T15:48:00Z">
            <w:rPr>
              <w:rFonts w:ascii="Cambria" w:hAnsi="Cambria" w:cstheme="minorHAnsi"/>
              <w:sz w:val="20"/>
              <w:szCs w:val="20"/>
            </w:rPr>
          </w:rPrChange>
        </w:rPr>
        <w:t>dimiliki</w:t>
      </w:r>
      <w:proofErr w:type="spellEnd"/>
      <w:r w:rsidRPr="00A66AC2">
        <w:rPr>
          <w:rFonts w:ascii="Cambria" w:hAnsi="Cambria" w:cstheme="minorHAnsi"/>
          <w:strike/>
          <w:sz w:val="20"/>
          <w:szCs w:val="20"/>
          <w:rPrChange w:id="1752" w:author="APRILYA Anggie" w:date="2024-12-27T15:48:00Z">
            <w:rPr>
              <w:rFonts w:ascii="Cambria" w:hAnsi="Cambria" w:cstheme="minorHAnsi"/>
              <w:sz w:val="20"/>
              <w:szCs w:val="20"/>
            </w:rPr>
          </w:rPrChange>
        </w:rPr>
        <w:t xml:space="preserve"> oleh </w:t>
      </w:r>
      <w:proofErr w:type="spellStart"/>
      <w:r w:rsidRPr="00A66AC2">
        <w:rPr>
          <w:rFonts w:ascii="Cambria" w:hAnsi="Cambria" w:cstheme="minorHAnsi"/>
          <w:strike/>
          <w:sz w:val="20"/>
          <w:szCs w:val="20"/>
          <w:rPrChange w:id="1753"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75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55"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75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57" w:author="APRILYA Anggie" w:date="2024-12-27T15:48:00Z">
            <w:rPr>
              <w:rFonts w:ascii="Cambria" w:hAnsi="Cambria" w:cstheme="minorHAnsi"/>
              <w:sz w:val="20"/>
              <w:szCs w:val="20"/>
            </w:rPr>
          </w:rPrChange>
        </w:rPr>
        <w:t>maka</w:t>
      </w:r>
      <w:proofErr w:type="spellEnd"/>
      <w:r w:rsidRPr="00A66AC2">
        <w:rPr>
          <w:rFonts w:ascii="Cambria" w:hAnsi="Cambria" w:cstheme="minorHAnsi"/>
          <w:strike/>
          <w:sz w:val="20"/>
          <w:szCs w:val="20"/>
          <w:rPrChange w:id="175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59"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76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61"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76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63" w:author="APRILYA Anggie" w:date="2024-12-27T15:48:00Z">
            <w:rPr>
              <w:rFonts w:ascii="Cambria" w:hAnsi="Cambria" w:cstheme="minorHAnsi"/>
              <w:sz w:val="20"/>
              <w:szCs w:val="20"/>
            </w:rPr>
          </w:rPrChange>
        </w:rPr>
        <w:t>hanya</w:t>
      </w:r>
      <w:proofErr w:type="spellEnd"/>
      <w:r w:rsidRPr="00A66AC2">
        <w:rPr>
          <w:rFonts w:ascii="Cambria" w:hAnsi="Cambria" w:cstheme="minorHAnsi"/>
          <w:strike/>
          <w:sz w:val="20"/>
          <w:szCs w:val="20"/>
          <w:rPrChange w:id="176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65" w:author="APRILYA Anggie" w:date="2024-12-27T15:48:00Z">
            <w:rPr>
              <w:rFonts w:ascii="Cambria" w:hAnsi="Cambria" w:cstheme="minorHAnsi"/>
              <w:sz w:val="20"/>
              <w:szCs w:val="20"/>
            </w:rPr>
          </w:rPrChange>
        </w:rPr>
        <w:t>dapat</w:t>
      </w:r>
      <w:proofErr w:type="spellEnd"/>
      <w:r w:rsidRPr="00A66AC2">
        <w:rPr>
          <w:rFonts w:ascii="Cambria" w:hAnsi="Cambria" w:cstheme="minorHAnsi"/>
          <w:strike/>
          <w:sz w:val="20"/>
          <w:szCs w:val="20"/>
          <w:rPrChange w:id="176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67" w:author="APRILYA Anggie" w:date="2024-12-27T15:48:00Z">
            <w:rPr>
              <w:rFonts w:ascii="Cambria" w:hAnsi="Cambria" w:cstheme="minorHAnsi"/>
              <w:sz w:val="20"/>
              <w:szCs w:val="20"/>
            </w:rPr>
          </w:rPrChange>
        </w:rPr>
        <w:t>merujuk</w:t>
      </w:r>
      <w:proofErr w:type="spellEnd"/>
      <w:r w:rsidRPr="00A66AC2">
        <w:rPr>
          <w:rFonts w:ascii="Cambria" w:hAnsi="Cambria" w:cstheme="minorHAnsi"/>
          <w:strike/>
          <w:sz w:val="20"/>
          <w:szCs w:val="20"/>
          <w:rPrChange w:id="176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69"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177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71" w:author="APRILYA Anggie" w:date="2024-12-27T15:48:00Z">
            <w:rPr>
              <w:rFonts w:ascii="Cambria" w:hAnsi="Cambria" w:cstheme="minorHAnsi"/>
              <w:sz w:val="20"/>
              <w:szCs w:val="20"/>
            </w:rPr>
          </w:rPrChange>
        </w:rPr>
        <w:t>ke</w:t>
      </w:r>
      <w:proofErr w:type="spellEnd"/>
      <w:r w:rsidRPr="00A66AC2">
        <w:rPr>
          <w:rFonts w:ascii="Cambria" w:hAnsi="Cambria" w:cstheme="minorHAnsi"/>
          <w:strike/>
          <w:sz w:val="20"/>
          <w:szCs w:val="20"/>
          <w:rPrChange w:id="1772" w:author="APRILYA Anggie" w:date="2024-12-27T15:48:00Z">
            <w:rPr>
              <w:rFonts w:ascii="Cambria" w:hAnsi="Cambria" w:cstheme="minorHAnsi"/>
              <w:sz w:val="20"/>
              <w:szCs w:val="20"/>
            </w:rPr>
          </w:rPrChange>
        </w:rPr>
        <w:t xml:space="preserve"> Rumah Sakit/Lab </w:t>
      </w:r>
      <w:proofErr w:type="spellStart"/>
      <w:r w:rsidRPr="00A66AC2">
        <w:rPr>
          <w:rFonts w:ascii="Cambria" w:hAnsi="Cambria" w:cstheme="minorHAnsi"/>
          <w:strike/>
          <w:sz w:val="20"/>
          <w:szCs w:val="20"/>
          <w:rPrChange w:id="1773" w:author="APRILYA Anggie" w:date="2024-12-27T15:48:00Z">
            <w:rPr>
              <w:rFonts w:ascii="Cambria" w:hAnsi="Cambria" w:cstheme="minorHAnsi"/>
              <w:sz w:val="20"/>
              <w:szCs w:val="20"/>
            </w:rPr>
          </w:rPrChange>
        </w:rPr>
        <w:t>Klinik</w:t>
      </w:r>
      <w:proofErr w:type="spellEnd"/>
      <w:r w:rsidRPr="00A66AC2">
        <w:rPr>
          <w:rFonts w:ascii="Cambria" w:hAnsi="Cambria" w:cstheme="minorHAnsi"/>
          <w:strike/>
          <w:sz w:val="20"/>
          <w:szCs w:val="20"/>
          <w:rPrChange w:id="1774" w:author="APRILYA Anggie" w:date="2024-12-27T15:48:00Z">
            <w:rPr>
              <w:rFonts w:ascii="Cambria" w:hAnsi="Cambria" w:cstheme="minorHAnsi"/>
              <w:sz w:val="20"/>
              <w:szCs w:val="20"/>
            </w:rPr>
          </w:rPrChange>
        </w:rPr>
        <w:t xml:space="preserve">/Lab </w:t>
      </w:r>
      <w:proofErr w:type="spellStart"/>
      <w:r w:rsidRPr="00A66AC2">
        <w:rPr>
          <w:rFonts w:ascii="Cambria" w:hAnsi="Cambria" w:cstheme="minorHAnsi"/>
          <w:strike/>
          <w:sz w:val="20"/>
          <w:szCs w:val="20"/>
          <w:rPrChange w:id="1775" w:author="APRILYA Anggie" w:date="2024-12-27T15:48:00Z">
            <w:rPr>
              <w:rFonts w:ascii="Cambria" w:hAnsi="Cambria" w:cstheme="minorHAnsi"/>
              <w:sz w:val="20"/>
              <w:szCs w:val="20"/>
            </w:rPr>
          </w:rPrChange>
        </w:rPr>
        <w:t>terdekat</w:t>
      </w:r>
      <w:proofErr w:type="spellEnd"/>
      <w:r w:rsidRPr="00A66AC2">
        <w:rPr>
          <w:rFonts w:ascii="Cambria" w:hAnsi="Cambria" w:cstheme="minorHAnsi"/>
          <w:strike/>
          <w:sz w:val="20"/>
          <w:szCs w:val="20"/>
          <w:rPrChange w:id="1776"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777" w:author="APRILYA Anggie" w:date="2024-12-27T15:48:00Z">
            <w:rPr>
              <w:rFonts w:ascii="Cambria" w:hAnsi="Cambria" w:cstheme="minorHAnsi"/>
              <w:sz w:val="20"/>
              <w:szCs w:val="20"/>
            </w:rPr>
          </w:rPrChange>
        </w:rPr>
        <w:t>dapat</w:t>
      </w:r>
      <w:proofErr w:type="spellEnd"/>
      <w:r w:rsidRPr="00A66AC2">
        <w:rPr>
          <w:rFonts w:ascii="Cambria" w:hAnsi="Cambria" w:cstheme="minorHAnsi"/>
          <w:strike/>
          <w:sz w:val="20"/>
          <w:szCs w:val="20"/>
          <w:rPrChange w:id="177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79" w:author="APRILYA Anggie" w:date="2024-12-27T15:48:00Z">
            <w:rPr>
              <w:rFonts w:ascii="Cambria" w:hAnsi="Cambria" w:cstheme="minorHAnsi"/>
              <w:sz w:val="20"/>
              <w:szCs w:val="20"/>
            </w:rPr>
          </w:rPrChange>
        </w:rPr>
        <w:t>memberikan</w:t>
      </w:r>
      <w:proofErr w:type="spellEnd"/>
      <w:r w:rsidRPr="00A66AC2">
        <w:rPr>
          <w:rFonts w:ascii="Cambria" w:hAnsi="Cambria" w:cstheme="minorHAnsi"/>
          <w:strike/>
          <w:sz w:val="20"/>
          <w:szCs w:val="20"/>
          <w:rPrChange w:id="178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81"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78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83"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784"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1785"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1786"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787" w:author="APRILYA Anggie" w:date="2024-12-27T15:48:00Z">
            <w:rPr>
              <w:rFonts w:ascii="Cambria" w:hAnsi="Cambria" w:cstheme="minorHAnsi"/>
              <w:sz w:val="20"/>
              <w:szCs w:val="20"/>
            </w:rPr>
          </w:rPrChange>
        </w:rPr>
        <w:t>tidak</w:t>
      </w:r>
      <w:proofErr w:type="spellEnd"/>
      <w:r w:rsidRPr="00A66AC2">
        <w:rPr>
          <w:rFonts w:ascii="Cambria" w:hAnsi="Cambria" w:cstheme="minorHAnsi"/>
          <w:strike/>
          <w:sz w:val="20"/>
          <w:szCs w:val="20"/>
          <w:rPrChange w:id="178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89" w:author="APRILYA Anggie" w:date="2024-12-27T15:48:00Z">
            <w:rPr>
              <w:rFonts w:ascii="Cambria" w:hAnsi="Cambria" w:cstheme="minorHAnsi"/>
              <w:sz w:val="20"/>
              <w:szCs w:val="20"/>
            </w:rPr>
          </w:rPrChange>
        </w:rPr>
        <w:t>dapat</w:t>
      </w:r>
      <w:proofErr w:type="spellEnd"/>
      <w:r w:rsidRPr="00A66AC2">
        <w:rPr>
          <w:rFonts w:ascii="Cambria" w:hAnsi="Cambria" w:cstheme="minorHAnsi"/>
          <w:strike/>
          <w:sz w:val="20"/>
          <w:szCs w:val="20"/>
          <w:rPrChange w:id="179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91" w:author="APRILYA Anggie" w:date="2024-12-27T15:48:00Z">
            <w:rPr>
              <w:rFonts w:ascii="Cambria" w:hAnsi="Cambria" w:cstheme="minorHAnsi"/>
              <w:sz w:val="20"/>
              <w:szCs w:val="20"/>
            </w:rPr>
          </w:rPrChange>
        </w:rPr>
        <w:t>diakomodir</w:t>
      </w:r>
      <w:proofErr w:type="spellEnd"/>
      <w:r w:rsidRPr="00A66AC2">
        <w:rPr>
          <w:rFonts w:ascii="Cambria" w:hAnsi="Cambria" w:cstheme="minorHAnsi"/>
          <w:strike/>
          <w:sz w:val="20"/>
          <w:szCs w:val="20"/>
          <w:rPrChange w:id="1792" w:author="APRILYA Anggie" w:date="2024-12-27T15:48:00Z">
            <w:rPr>
              <w:rFonts w:ascii="Cambria" w:hAnsi="Cambria" w:cstheme="minorHAnsi"/>
              <w:sz w:val="20"/>
              <w:szCs w:val="20"/>
            </w:rPr>
          </w:rPrChange>
        </w:rPr>
        <w:t xml:space="preserve"> oleh </w:t>
      </w:r>
      <w:proofErr w:type="spellStart"/>
      <w:r w:rsidRPr="00A66AC2">
        <w:rPr>
          <w:rFonts w:ascii="Cambria" w:hAnsi="Cambria" w:cstheme="minorHAnsi"/>
          <w:strike/>
          <w:sz w:val="20"/>
          <w:szCs w:val="20"/>
          <w:rPrChange w:id="1793"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79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95"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79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97" w:author="APRILYA Anggie" w:date="2024-12-27T15:48:00Z">
            <w:rPr>
              <w:rFonts w:ascii="Cambria" w:hAnsi="Cambria" w:cstheme="minorHAnsi"/>
              <w:sz w:val="20"/>
              <w:szCs w:val="20"/>
            </w:rPr>
          </w:rPrChange>
        </w:rPr>
        <w:t>setelah</w:t>
      </w:r>
      <w:proofErr w:type="spellEnd"/>
      <w:r w:rsidRPr="00A66AC2">
        <w:rPr>
          <w:rFonts w:ascii="Cambria" w:hAnsi="Cambria" w:cstheme="minorHAnsi"/>
          <w:strike/>
          <w:sz w:val="20"/>
          <w:szCs w:val="20"/>
          <w:rPrChange w:id="179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799" w:author="APRILYA Anggie" w:date="2024-12-27T15:48:00Z">
            <w:rPr>
              <w:rFonts w:ascii="Cambria" w:hAnsi="Cambria" w:cstheme="minorHAnsi"/>
              <w:sz w:val="20"/>
              <w:szCs w:val="20"/>
            </w:rPr>
          </w:rPrChange>
        </w:rPr>
        <w:t>sebelumnya</w:t>
      </w:r>
      <w:proofErr w:type="spellEnd"/>
      <w:r w:rsidRPr="00A66AC2">
        <w:rPr>
          <w:rFonts w:ascii="Cambria" w:hAnsi="Cambria" w:cstheme="minorHAnsi"/>
          <w:strike/>
          <w:sz w:val="20"/>
          <w:szCs w:val="20"/>
          <w:rPrChange w:id="180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01" w:author="APRILYA Anggie" w:date="2024-12-27T15:48:00Z">
            <w:rPr>
              <w:rFonts w:ascii="Cambria" w:hAnsi="Cambria" w:cstheme="minorHAnsi"/>
              <w:sz w:val="20"/>
              <w:szCs w:val="20"/>
            </w:rPr>
          </w:rPrChange>
        </w:rPr>
        <w:t>telah</w:t>
      </w:r>
      <w:proofErr w:type="spellEnd"/>
      <w:r w:rsidRPr="00A66AC2">
        <w:rPr>
          <w:rFonts w:ascii="Cambria" w:hAnsi="Cambria" w:cstheme="minorHAnsi"/>
          <w:strike/>
          <w:sz w:val="20"/>
          <w:szCs w:val="20"/>
          <w:rPrChange w:id="180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03" w:author="APRILYA Anggie" w:date="2024-12-27T15:48:00Z">
            <w:rPr>
              <w:rFonts w:ascii="Cambria" w:hAnsi="Cambria" w:cstheme="minorHAnsi"/>
              <w:sz w:val="20"/>
              <w:szCs w:val="20"/>
            </w:rPr>
          </w:rPrChange>
        </w:rPr>
        <w:t>melakukan</w:t>
      </w:r>
      <w:proofErr w:type="spellEnd"/>
      <w:r w:rsidRPr="00A66AC2">
        <w:rPr>
          <w:rFonts w:ascii="Cambria" w:hAnsi="Cambria" w:cstheme="minorHAnsi"/>
          <w:strike/>
          <w:sz w:val="20"/>
          <w:szCs w:val="20"/>
          <w:rPrChange w:id="180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05" w:author="APRILYA Anggie" w:date="2024-12-27T15:48:00Z">
            <w:rPr>
              <w:rFonts w:ascii="Cambria" w:hAnsi="Cambria" w:cstheme="minorHAnsi"/>
              <w:sz w:val="20"/>
              <w:szCs w:val="20"/>
            </w:rPr>
          </w:rPrChange>
        </w:rPr>
        <w:t>konfirmasi</w:t>
      </w:r>
      <w:proofErr w:type="spellEnd"/>
      <w:r w:rsidRPr="00A66AC2">
        <w:rPr>
          <w:rFonts w:ascii="Cambria" w:hAnsi="Cambria" w:cstheme="minorHAnsi"/>
          <w:strike/>
          <w:sz w:val="20"/>
          <w:szCs w:val="20"/>
          <w:rPrChange w:id="180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07" w:author="APRILYA Anggie" w:date="2024-12-27T15:48:00Z">
            <w:rPr>
              <w:rFonts w:ascii="Cambria" w:hAnsi="Cambria" w:cstheme="minorHAnsi"/>
              <w:sz w:val="20"/>
              <w:szCs w:val="20"/>
            </w:rPr>
          </w:rPrChange>
        </w:rPr>
        <w:t>secara</w:t>
      </w:r>
      <w:proofErr w:type="spellEnd"/>
      <w:r w:rsidRPr="00A66AC2">
        <w:rPr>
          <w:rFonts w:ascii="Cambria" w:hAnsi="Cambria" w:cstheme="minorHAnsi"/>
          <w:strike/>
          <w:sz w:val="20"/>
          <w:szCs w:val="20"/>
          <w:rPrChange w:id="180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09" w:author="APRILYA Anggie" w:date="2024-12-27T15:48:00Z">
            <w:rPr>
              <w:rFonts w:ascii="Cambria" w:hAnsi="Cambria" w:cstheme="minorHAnsi"/>
              <w:sz w:val="20"/>
              <w:szCs w:val="20"/>
            </w:rPr>
          </w:rPrChange>
        </w:rPr>
        <w:t>tertulis</w:t>
      </w:r>
      <w:proofErr w:type="spellEnd"/>
      <w:r w:rsidRPr="00A66AC2">
        <w:rPr>
          <w:rFonts w:ascii="Cambria" w:hAnsi="Cambria" w:cstheme="minorHAnsi"/>
          <w:strike/>
          <w:sz w:val="20"/>
          <w:szCs w:val="20"/>
          <w:rPrChange w:id="181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11" w:author="APRILYA Anggie" w:date="2024-12-27T15:48:00Z">
            <w:rPr>
              <w:rFonts w:ascii="Cambria" w:hAnsi="Cambria" w:cstheme="minorHAnsi"/>
              <w:sz w:val="20"/>
              <w:szCs w:val="20"/>
            </w:rPr>
          </w:rPrChange>
        </w:rPr>
        <w:t>kepada</w:t>
      </w:r>
      <w:proofErr w:type="spellEnd"/>
      <w:r w:rsidRPr="00A66AC2">
        <w:rPr>
          <w:rFonts w:ascii="Cambria" w:hAnsi="Cambria" w:cstheme="minorHAnsi"/>
          <w:strike/>
          <w:sz w:val="20"/>
          <w:szCs w:val="20"/>
          <w:rPrChange w:id="181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13"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81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15"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181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17" w:author="APRILYA Anggie" w:date="2024-12-27T15:48:00Z">
            <w:rPr>
              <w:rFonts w:ascii="Cambria" w:hAnsi="Cambria" w:cstheme="minorHAnsi"/>
              <w:sz w:val="20"/>
              <w:szCs w:val="20"/>
            </w:rPr>
          </w:rPrChange>
        </w:rPr>
        <w:t>Segala</w:t>
      </w:r>
      <w:proofErr w:type="spellEnd"/>
      <w:r w:rsidRPr="00A66AC2">
        <w:rPr>
          <w:rFonts w:ascii="Cambria" w:hAnsi="Cambria" w:cstheme="minorHAnsi"/>
          <w:strike/>
          <w:sz w:val="20"/>
          <w:szCs w:val="20"/>
          <w:rPrChange w:id="181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19" w:author="APRILYA Anggie" w:date="2024-12-27T15:48:00Z">
            <w:rPr>
              <w:rFonts w:ascii="Cambria" w:hAnsi="Cambria" w:cstheme="minorHAnsi"/>
              <w:sz w:val="20"/>
              <w:szCs w:val="20"/>
            </w:rPr>
          </w:rPrChange>
        </w:rPr>
        <w:t>biaya</w:t>
      </w:r>
      <w:proofErr w:type="spellEnd"/>
      <w:r w:rsidRPr="00A66AC2">
        <w:rPr>
          <w:rFonts w:ascii="Cambria" w:hAnsi="Cambria" w:cstheme="minorHAnsi"/>
          <w:strike/>
          <w:sz w:val="20"/>
          <w:szCs w:val="20"/>
          <w:rPrChange w:id="1820"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821" w:author="APRILYA Anggie" w:date="2024-12-27T15:48:00Z">
            <w:rPr>
              <w:rFonts w:ascii="Cambria" w:hAnsi="Cambria" w:cstheme="minorHAnsi"/>
              <w:sz w:val="20"/>
              <w:szCs w:val="20"/>
            </w:rPr>
          </w:rPrChange>
        </w:rPr>
        <w:t>timbul</w:t>
      </w:r>
      <w:proofErr w:type="spellEnd"/>
      <w:r w:rsidRPr="00A66AC2">
        <w:rPr>
          <w:rFonts w:ascii="Cambria" w:hAnsi="Cambria" w:cstheme="minorHAnsi"/>
          <w:strike/>
          <w:sz w:val="20"/>
          <w:szCs w:val="20"/>
          <w:rPrChange w:id="182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23" w:author="APRILYA Anggie" w:date="2024-12-27T15:48:00Z">
            <w:rPr>
              <w:rFonts w:ascii="Cambria" w:hAnsi="Cambria" w:cstheme="minorHAnsi"/>
              <w:sz w:val="20"/>
              <w:szCs w:val="20"/>
            </w:rPr>
          </w:rPrChange>
        </w:rPr>
        <w:t>karena</w:t>
      </w:r>
      <w:proofErr w:type="spellEnd"/>
      <w:r w:rsidRPr="00A66AC2">
        <w:rPr>
          <w:rFonts w:ascii="Cambria" w:hAnsi="Cambria" w:cstheme="minorHAnsi"/>
          <w:strike/>
          <w:sz w:val="20"/>
          <w:szCs w:val="20"/>
          <w:rPrChange w:id="182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25" w:author="APRILYA Anggie" w:date="2024-12-27T15:48:00Z">
            <w:rPr>
              <w:rFonts w:ascii="Cambria" w:hAnsi="Cambria" w:cstheme="minorHAnsi"/>
              <w:sz w:val="20"/>
              <w:szCs w:val="20"/>
            </w:rPr>
          </w:rPrChange>
        </w:rPr>
        <w:t>rujukan</w:t>
      </w:r>
      <w:proofErr w:type="spellEnd"/>
      <w:r w:rsidRPr="00A66AC2">
        <w:rPr>
          <w:rFonts w:ascii="Cambria" w:hAnsi="Cambria" w:cstheme="minorHAnsi"/>
          <w:strike/>
          <w:sz w:val="20"/>
          <w:szCs w:val="20"/>
          <w:rPrChange w:id="1826"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827" w:author="APRILYA Anggie" w:date="2024-12-27T15:48:00Z">
            <w:rPr>
              <w:rFonts w:ascii="Cambria" w:hAnsi="Cambria" w:cstheme="minorHAnsi"/>
              <w:sz w:val="20"/>
              <w:szCs w:val="20"/>
            </w:rPr>
          </w:rPrChange>
        </w:rPr>
        <w:t>dilakukan</w:t>
      </w:r>
      <w:proofErr w:type="spellEnd"/>
      <w:r w:rsidRPr="00A66AC2">
        <w:rPr>
          <w:rFonts w:ascii="Cambria" w:hAnsi="Cambria" w:cstheme="minorHAnsi"/>
          <w:strike/>
          <w:sz w:val="20"/>
          <w:szCs w:val="20"/>
          <w:rPrChange w:id="1828" w:author="APRILYA Anggie" w:date="2024-12-27T15:48:00Z">
            <w:rPr>
              <w:rFonts w:ascii="Cambria" w:hAnsi="Cambria" w:cstheme="minorHAnsi"/>
              <w:sz w:val="20"/>
              <w:szCs w:val="20"/>
            </w:rPr>
          </w:rPrChange>
        </w:rPr>
        <w:t xml:space="preserve"> oleh </w:t>
      </w:r>
      <w:proofErr w:type="spellStart"/>
      <w:r w:rsidRPr="00A66AC2">
        <w:rPr>
          <w:rFonts w:ascii="Cambria" w:hAnsi="Cambria" w:cstheme="minorHAnsi"/>
          <w:strike/>
          <w:sz w:val="20"/>
          <w:szCs w:val="20"/>
          <w:rPrChange w:id="1829"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83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31"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83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33" w:author="APRILYA Anggie" w:date="2024-12-27T15:48:00Z">
            <w:rPr>
              <w:rFonts w:ascii="Cambria" w:hAnsi="Cambria" w:cstheme="minorHAnsi"/>
              <w:sz w:val="20"/>
              <w:szCs w:val="20"/>
            </w:rPr>
          </w:rPrChange>
        </w:rPr>
        <w:t>akan</w:t>
      </w:r>
      <w:proofErr w:type="spellEnd"/>
      <w:r w:rsidRPr="00A66AC2">
        <w:rPr>
          <w:rFonts w:ascii="Cambria" w:hAnsi="Cambria" w:cstheme="minorHAnsi"/>
          <w:strike/>
          <w:sz w:val="20"/>
          <w:szCs w:val="20"/>
          <w:rPrChange w:id="183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35" w:author="APRILYA Anggie" w:date="2024-12-27T15:48:00Z">
            <w:rPr>
              <w:rFonts w:ascii="Cambria" w:hAnsi="Cambria" w:cstheme="minorHAnsi"/>
              <w:sz w:val="20"/>
              <w:szCs w:val="20"/>
            </w:rPr>
          </w:rPrChange>
        </w:rPr>
        <w:t>menjadi</w:t>
      </w:r>
      <w:proofErr w:type="spellEnd"/>
      <w:r w:rsidRPr="00A66AC2">
        <w:rPr>
          <w:rFonts w:ascii="Cambria" w:hAnsi="Cambria" w:cstheme="minorHAnsi"/>
          <w:strike/>
          <w:sz w:val="20"/>
          <w:szCs w:val="20"/>
          <w:rPrChange w:id="183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37" w:author="APRILYA Anggie" w:date="2024-12-27T15:48:00Z">
            <w:rPr>
              <w:rFonts w:ascii="Cambria" w:hAnsi="Cambria" w:cstheme="minorHAnsi"/>
              <w:sz w:val="20"/>
              <w:szCs w:val="20"/>
            </w:rPr>
          </w:rPrChange>
        </w:rPr>
        <w:t>satu</w:t>
      </w:r>
      <w:proofErr w:type="spellEnd"/>
      <w:r w:rsidRPr="00A66AC2">
        <w:rPr>
          <w:rFonts w:ascii="Cambria" w:hAnsi="Cambria" w:cstheme="minorHAnsi"/>
          <w:strike/>
          <w:sz w:val="20"/>
          <w:szCs w:val="20"/>
          <w:rPrChange w:id="183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39" w:author="APRILYA Anggie" w:date="2024-12-27T15:48:00Z">
            <w:rPr>
              <w:rFonts w:ascii="Cambria" w:hAnsi="Cambria" w:cstheme="minorHAnsi"/>
              <w:sz w:val="20"/>
              <w:szCs w:val="20"/>
            </w:rPr>
          </w:rPrChange>
        </w:rPr>
        <w:t>kesatuan</w:t>
      </w:r>
      <w:proofErr w:type="spellEnd"/>
      <w:r w:rsidRPr="00A66AC2">
        <w:rPr>
          <w:rFonts w:ascii="Cambria" w:hAnsi="Cambria" w:cstheme="minorHAnsi"/>
          <w:strike/>
          <w:sz w:val="20"/>
          <w:szCs w:val="20"/>
          <w:rPrChange w:id="184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41" w:author="APRILYA Anggie" w:date="2024-12-27T15:48:00Z">
            <w:rPr>
              <w:rFonts w:ascii="Cambria" w:hAnsi="Cambria" w:cstheme="minorHAnsi"/>
              <w:sz w:val="20"/>
              <w:szCs w:val="20"/>
            </w:rPr>
          </w:rPrChange>
        </w:rPr>
        <w:t>tagihan</w:t>
      </w:r>
      <w:proofErr w:type="spellEnd"/>
      <w:r w:rsidRPr="00A66AC2">
        <w:rPr>
          <w:rFonts w:ascii="Cambria" w:hAnsi="Cambria" w:cstheme="minorHAnsi"/>
          <w:strike/>
          <w:sz w:val="20"/>
          <w:szCs w:val="20"/>
          <w:rPrChange w:id="1842" w:author="APRILYA Anggie" w:date="2024-12-27T15:48:00Z">
            <w:rPr>
              <w:rFonts w:ascii="Cambria" w:hAnsi="Cambria" w:cstheme="minorHAnsi"/>
              <w:sz w:val="20"/>
              <w:szCs w:val="20"/>
            </w:rPr>
          </w:rPrChange>
        </w:rPr>
        <w:t xml:space="preserve"> dan </w:t>
      </w:r>
      <w:proofErr w:type="spellStart"/>
      <w:r w:rsidRPr="00A66AC2">
        <w:rPr>
          <w:rFonts w:ascii="Cambria" w:hAnsi="Cambria" w:cstheme="minorHAnsi"/>
          <w:strike/>
          <w:sz w:val="20"/>
          <w:szCs w:val="20"/>
          <w:rPrChange w:id="1843" w:author="APRILYA Anggie" w:date="2024-12-27T15:48:00Z">
            <w:rPr>
              <w:rFonts w:ascii="Cambria" w:hAnsi="Cambria" w:cstheme="minorHAnsi"/>
              <w:sz w:val="20"/>
              <w:szCs w:val="20"/>
            </w:rPr>
          </w:rPrChange>
        </w:rPr>
        <w:t>tidak</w:t>
      </w:r>
      <w:proofErr w:type="spellEnd"/>
      <w:r w:rsidRPr="00A66AC2">
        <w:rPr>
          <w:rFonts w:ascii="Cambria" w:hAnsi="Cambria" w:cstheme="minorHAnsi"/>
          <w:strike/>
          <w:sz w:val="20"/>
          <w:szCs w:val="20"/>
          <w:rPrChange w:id="184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45" w:author="APRILYA Anggie" w:date="2024-12-27T15:48:00Z">
            <w:rPr>
              <w:rFonts w:ascii="Cambria" w:hAnsi="Cambria" w:cstheme="minorHAnsi"/>
              <w:sz w:val="20"/>
              <w:szCs w:val="20"/>
            </w:rPr>
          </w:rPrChange>
        </w:rPr>
        <w:t>dapat</w:t>
      </w:r>
      <w:proofErr w:type="spellEnd"/>
      <w:r w:rsidRPr="00A66AC2">
        <w:rPr>
          <w:rFonts w:ascii="Cambria" w:hAnsi="Cambria" w:cstheme="minorHAnsi"/>
          <w:strike/>
          <w:sz w:val="20"/>
          <w:szCs w:val="20"/>
          <w:rPrChange w:id="184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47" w:author="APRILYA Anggie" w:date="2024-12-27T15:48:00Z">
            <w:rPr>
              <w:rFonts w:ascii="Cambria" w:hAnsi="Cambria" w:cstheme="minorHAnsi"/>
              <w:sz w:val="20"/>
              <w:szCs w:val="20"/>
            </w:rPr>
          </w:rPrChange>
        </w:rPr>
        <w:t>dipisahkan</w:t>
      </w:r>
      <w:proofErr w:type="spellEnd"/>
      <w:r w:rsidRPr="00A66AC2">
        <w:rPr>
          <w:rFonts w:ascii="Cambria" w:hAnsi="Cambria" w:cstheme="minorHAnsi"/>
          <w:strike/>
          <w:sz w:val="20"/>
          <w:szCs w:val="20"/>
          <w:rPrChange w:id="184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49" w:author="APRILYA Anggie" w:date="2024-12-27T15:48:00Z">
            <w:rPr>
              <w:rFonts w:ascii="Cambria" w:hAnsi="Cambria" w:cstheme="minorHAnsi"/>
              <w:sz w:val="20"/>
              <w:szCs w:val="20"/>
            </w:rPr>
          </w:rPrChange>
        </w:rPr>
        <w:t>sesuai</w:t>
      </w:r>
      <w:proofErr w:type="spellEnd"/>
      <w:r w:rsidRPr="00A66AC2">
        <w:rPr>
          <w:rFonts w:ascii="Cambria" w:hAnsi="Cambria" w:cstheme="minorHAnsi"/>
          <w:strike/>
          <w:sz w:val="20"/>
          <w:szCs w:val="20"/>
          <w:rPrChange w:id="185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51"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185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53" w:author="APRILYA Anggie" w:date="2024-12-27T15:48:00Z">
            <w:rPr>
              <w:rFonts w:ascii="Cambria" w:hAnsi="Cambria" w:cstheme="minorHAnsi"/>
              <w:sz w:val="20"/>
              <w:szCs w:val="20"/>
            </w:rPr>
          </w:rPrChange>
        </w:rPr>
        <w:t>tarif</w:t>
      </w:r>
      <w:proofErr w:type="spellEnd"/>
      <w:r w:rsidRPr="00A66AC2">
        <w:rPr>
          <w:rFonts w:ascii="Cambria" w:hAnsi="Cambria" w:cstheme="minorHAnsi"/>
          <w:strike/>
          <w:sz w:val="20"/>
          <w:szCs w:val="20"/>
          <w:rPrChange w:id="1854"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855" w:author="APRILYA Anggie" w:date="2024-12-27T15:48:00Z">
            <w:rPr>
              <w:rFonts w:ascii="Cambria" w:hAnsi="Cambria" w:cstheme="minorHAnsi"/>
              <w:sz w:val="20"/>
              <w:szCs w:val="20"/>
            </w:rPr>
          </w:rPrChange>
        </w:rPr>
        <w:t>telah</w:t>
      </w:r>
      <w:proofErr w:type="spellEnd"/>
      <w:r w:rsidRPr="00A66AC2">
        <w:rPr>
          <w:rFonts w:ascii="Cambria" w:hAnsi="Cambria" w:cstheme="minorHAnsi"/>
          <w:strike/>
          <w:sz w:val="20"/>
          <w:szCs w:val="20"/>
          <w:rPrChange w:id="1856" w:author="APRILYA Anggie" w:date="2024-12-27T15:48:00Z">
            <w:rPr>
              <w:rFonts w:ascii="Cambria" w:hAnsi="Cambria" w:cstheme="minorHAnsi"/>
              <w:sz w:val="20"/>
              <w:szCs w:val="20"/>
            </w:rPr>
          </w:rPrChange>
        </w:rPr>
        <w:t xml:space="preserve"> di </w:t>
      </w:r>
      <w:proofErr w:type="spellStart"/>
      <w:r w:rsidRPr="00A66AC2">
        <w:rPr>
          <w:rFonts w:ascii="Cambria" w:hAnsi="Cambria" w:cstheme="minorHAnsi"/>
          <w:strike/>
          <w:sz w:val="20"/>
          <w:szCs w:val="20"/>
          <w:rPrChange w:id="1857" w:author="APRILYA Anggie" w:date="2024-12-27T15:48:00Z">
            <w:rPr>
              <w:rFonts w:ascii="Cambria" w:hAnsi="Cambria" w:cstheme="minorHAnsi"/>
              <w:sz w:val="20"/>
              <w:szCs w:val="20"/>
            </w:rPr>
          </w:rPrChange>
        </w:rPr>
        <w:t>sepakati</w:t>
      </w:r>
      <w:proofErr w:type="spellEnd"/>
      <w:r w:rsidRPr="00A66AC2">
        <w:rPr>
          <w:rFonts w:ascii="Cambria" w:hAnsi="Cambria" w:cstheme="minorHAnsi"/>
          <w:strike/>
          <w:sz w:val="20"/>
          <w:szCs w:val="20"/>
          <w:rPrChange w:id="185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59" w:author="APRILYA Anggie" w:date="2024-12-27T15:48:00Z">
            <w:rPr>
              <w:rFonts w:ascii="Cambria" w:hAnsi="Cambria" w:cstheme="minorHAnsi"/>
              <w:sz w:val="20"/>
              <w:szCs w:val="20"/>
            </w:rPr>
          </w:rPrChange>
        </w:rPr>
        <w:t>bersama</w:t>
      </w:r>
      <w:proofErr w:type="spellEnd"/>
      <w:r w:rsidRPr="00A66AC2">
        <w:rPr>
          <w:rFonts w:ascii="Cambria" w:hAnsi="Cambria" w:cstheme="minorHAnsi"/>
          <w:strike/>
          <w:sz w:val="20"/>
          <w:szCs w:val="20"/>
          <w:rPrChange w:id="186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61" w:author="APRILYA Anggie" w:date="2024-12-27T15:48:00Z">
            <w:rPr>
              <w:rFonts w:ascii="Cambria" w:hAnsi="Cambria" w:cstheme="minorHAnsi"/>
              <w:sz w:val="20"/>
              <w:szCs w:val="20"/>
            </w:rPr>
          </w:rPrChange>
        </w:rPr>
        <w:t>sebagaimana</w:t>
      </w:r>
      <w:proofErr w:type="spellEnd"/>
      <w:r w:rsidRPr="00A66AC2">
        <w:rPr>
          <w:rFonts w:ascii="Cambria" w:hAnsi="Cambria" w:cstheme="minorHAnsi"/>
          <w:strike/>
          <w:sz w:val="20"/>
          <w:szCs w:val="20"/>
          <w:rPrChange w:id="186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63" w:author="APRILYA Anggie" w:date="2024-12-27T15:48:00Z">
            <w:rPr>
              <w:rFonts w:ascii="Cambria" w:hAnsi="Cambria" w:cstheme="minorHAnsi"/>
              <w:sz w:val="20"/>
              <w:szCs w:val="20"/>
            </w:rPr>
          </w:rPrChange>
        </w:rPr>
        <w:t>diatur</w:t>
      </w:r>
      <w:proofErr w:type="spellEnd"/>
      <w:r w:rsidRPr="00A66AC2">
        <w:rPr>
          <w:rFonts w:ascii="Cambria" w:hAnsi="Cambria" w:cstheme="minorHAnsi"/>
          <w:strike/>
          <w:sz w:val="20"/>
          <w:szCs w:val="20"/>
          <w:rPrChange w:id="186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65" w:author="APRILYA Anggie" w:date="2024-12-27T15:48:00Z">
            <w:rPr>
              <w:rFonts w:ascii="Cambria" w:hAnsi="Cambria" w:cstheme="minorHAnsi"/>
              <w:sz w:val="20"/>
              <w:szCs w:val="20"/>
            </w:rPr>
          </w:rPrChange>
        </w:rPr>
        <w:t>dalam</w:t>
      </w:r>
      <w:proofErr w:type="spellEnd"/>
      <w:r w:rsidRPr="00A66AC2">
        <w:rPr>
          <w:rFonts w:ascii="Cambria" w:hAnsi="Cambria" w:cstheme="minorHAnsi"/>
          <w:strike/>
          <w:sz w:val="20"/>
          <w:szCs w:val="20"/>
          <w:rPrChange w:id="1866" w:author="APRILYA Anggie" w:date="2024-12-27T15:48:00Z">
            <w:rPr>
              <w:rFonts w:ascii="Cambria" w:hAnsi="Cambria" w:cstheme="minorHAnsi"/>
              <w:sz w:val="20"/>
              <w:szCs w:val="20"/>
            </w:rPr>
          </w:rPrChange>
        </w:rPr>
        <w:t xml:space="preserve"> </w:t>
      </w:r>
      <w:r w:rsidR="0009316D" w:rsidRPr="00A66AC2">
        <w:rPr>
          <w:rFonts w:ascii="Cambria" w:hAnsi="Cambria" w:cstheme="minorHAnsi"/>
          <w:strike/>
          <w:sz w:val="20"/>
          <w:szCs w:val="20"/>
          <w:rPrChange w:id="1867" w:author="APRILYA Anggie" w:date="2024-12-27T15:48:00Z">
            <w:rPr>
              <w:rFonts w:ascii="Cambria" w:hAnsi="Cambria" w:cstheme="minorHAnsi"/>
              <w:sz w:val="20"/>
              <w:szCs w:val="20"/>
            </w:rPr>
          </w:rPrChange>
        </w:rPr>
        <w:t>Lampiran 6.A</w:t>
      </w:r>
      <w:r w:rsidRPr="00A66AC2">
        <w:rPr>
          <w:rFonts w:ascii="Cambria" w:hAnsi="Cambria" w:cstheme="minorHAnsi"/>
          <w:strike/>
          <w:sz w:val="20"/>
          <w:szCs w:val="20"/>
          <w:rPrChange w:id="186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69" w:author="APRILYA Anggie" w:date="2024-12-27T15:48:00Z">
            <w:rPr>
              <w:rFonts w:ascii="Cambria" w:hAnsi="Cambria" w:cstheme="minorHAnsi"/>
              <w:sz w:val="20"/>
              <w:szCs w:val="20"/>
            </w:rPr>
          </w:rPrChange>
        </w:rPr>
        <w:t>Perjanjian</w:t>
      </w:r>
      <w:proofErr w:type="spellEnd"/>
      <w:r w:rsidRPr="00A66AC2">
        <w:rPr>
          <w:rFonts w:ascii="Cambria" w:hAnsi="Cambria" w:cstheme="minorHAnsi"/>
          <w:strike/>
          <w:sz w:val="20"/>
          <w:szCs w:val="20"/>
          <w:rPrChange w:id="1870" w:author="APRILYA Anggie" w:date="2024-12-27T15:48:00Z">
            <w:rPr>
              <w:rFonts w:ascii="Cambria" w:hAnsi="Cambria" w:cstheme="minorHAnsi"/>
              <w:sz w:val="20"/>
              <w:szCs w:val="20"/>
            </w:rPr>
          </w:rPrChange>
        </w:rPr>
        <w:t>.</w:t>
      </w:r>
    </w:p>
    <w:p w14:paraId="527421C2" w14:textId="77777777" w:rsidR="00A207E8" w:rsidRPr="00A66AC2" w:rsidRDefault="00A207E8" w:rsidP="00A207E8">
      <w:pPr>
        <w:pStyle w:val="ListParagraph"/>
        <w:numPr>
          <w:ilvl w:val="3"/>
          <w:numId w:val="73"/>
        </w:numPr>
        <w:spacing w:line="276" w:lineRule="auto"/>
        <w:ind w:left="360"/>
        <w:contextualSpacing/>
        <w:jc w:val="both"/>
        <w:rPr>
          <w:rFonts w:ascii="Cambria" w:hAnsi="Cambria" w:cstheme="minorHAnsi"/>
          <w:strike/>
          <w:sz w:val="20"/>
          <w:szCs w:val="20"/>
          <w:rPrChange w:id="1871"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1872"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187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74"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187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76" w:author="APRILYA Anggie" w:date="2024-12-27T15:48:00Z">
            <w:rPr>
              <w:rFonts w:ascii="Cambria" w:hAnsi="Cambria" w:cstheme="minorHAnsi"/>
              <w:sz w:val="20"/>
              <w:szCs w:val="20"/>
            </w:rPr>
          </w:rPrChange>
        </w:rPr>
        <w:t>tidak</w:t>
      </w:r>
      <w:proofErr w:type="spellEnd"/>
      <w:r w:rsidRPr="00A66AC2">
        <w:rPr>
          <w:rFonts w:ascii="Cambria" w:hAnsi="Cambria" w:cstheme="minorHAnsi"/>
          <w:strike/>
          <w:sz w:val="20"/>
          <w:szCs w:val="20"/>
          <w:rPrChange w:id="187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78" w:author="APRILYA Anggie" w:date="2024-12-27T15:48:00Z">
            <w:rPr>
              <w:rFonts w:ascii="Cambria" w:hAnsi="Cambria" w:cstheme="minorHAnsi"/>
              <w:sz w:val="20"/>
              <w:szCs w:val="20"/>
            </w:rPr>
          </w:rPrChange>
        </w:rPr>
        <w:t>dapat</w:t>
      </w:r>
      <w:proofErr w:type="spellEnd"/>
      <w:r w:rsidRPr="00A66AC2">
        <w:rPr>
          <w:rFonts w:ascii="Cambria" w:hAnsi="Cambria" w:cstheme="minorHAnsi"/>
          <w:strike/>
          <w:sz w:val="20"/>
          <w:szCs w:val="20"/>
          <w:rPrChange w:id="187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80" w:author="APRILYA Anggie" w:date="2024-12-27T15:48:00Z">
            <w:rPr>
              <w:rFonts w:ascii="Cambria" w:hAnsi="Cambria" w:cstheme="minorHAnsi"/>
              <w:sz w:val="20"/>
              <w:szCs w:val="20"/>
            </w:rPr>
          </w:rPrChange>
        </w:rPr>
        <w:t>memberikan</w:t>
      </w:r>
      <w:proofErr w:type="spellEnd"/>
      <w:r w:rsidRPr="00A66AC2">
        <w:rPr>
          <w:rFonts w:ascii="Cambria" w:hAnsi="Cambria" w:cstheme="minorHAnsi"/>
          <w:strike/>
          <w:sz w:val="20"/>
          <w:szCs w:val="20"/>
          <w:rPrChange w:id="188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82"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88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84"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885" w:author="APRILYA Anggie" w:date="2024-12-27T15:48:00Z">
            <w:rPr>
              <w:rFonts w:ascii="Cambria" w:hAnsi="Cambria" w:cstheme="minorHAnsi"/>
              <w:sz w:val="20"/>
              <w:szCs w:val="20"/>
            </w:rPr>
          </w:rPrChange>
        </w:rPr>
        <w:t xml:space="preserve"> Kesehatan </w:t>
      </w:r>
      <w:r w:rsidRPr="00A66AC2">
        <w:rPr>
          <w:rFonts w:ascii="Cambria" w:hAnsi="Cambria" w:cstheme="minorHAnsi"/>
          <w:i/>
          <w:iCs/>
          <w:strike/>
          <w:sz w:val="20"/>
          <w:szCs w:val="20"/>
          <w:rPrChange w:id="1886" w:author="APRILYA Anggie" w:date="2024-12-27T15:48:00Z">
            <w:rPr>
              <w:rFonts w:ascii="Cambria" w:hAnsi="Cambria" w:cstheme="minorHAnsi"/>
              <w:i/>
              <w:iCs/>
              <w:sz w:val="20"/>
              <w:szCs w:val="20"/>
            </w:rPr>
          </w:rPrChange>
        </w:rPr>
        <w:t>Medical Check Up</w:t>
      </w:r>
      <w:r w:rsidRPr="00A66AC2">
        <w:rPr>
          <w:rFonts w:ascii="Cambria" w:hAnsi="Cambria" w:cstheme="minorHAnsi"/>
          <w:strike/>
          <w:sz w:val="20"/>
          <w:szCs w:val="20"/>
          <w:rPrChange w:id="188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88" w:author="APRILYA Anggie" w:date="2024-12-27T15:48:00Z">
            <w:rPr>
              <w:rFonts w:ascii="Cambria" w:hAnsi="Cambria" w:cstheme="minorHAnsi"/>
              <w:sz w:val="20"/>
              <w:szCs w:val="20"/>
            </w:rPr>
          </w:rPrChange>
        </w:rPr>
        <w:t>sebagaimana</w:t>
      </w:r>
      <w:proofErr w:type="spellEnd"/>
      <w:r w:rsidRPr="00A66AC2">
        <w:rPr>
          <w:rFonts w:ascii="Cambria" w:hAnsi="Cambria" w:cstheme="minorHAnsi"/>
          <w:strike/>
          <w:sz w:val="20"/>
          <w:szCs w:val="20"/>
          <w:rPrChange w:id="188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90" w:author="APRILYA Anggie" w:date="2024-12-27T15:48:00Z">
            <w:rPr>
              <w:rFonts w:ascii="Cambria" w:hAnsi="Cambria" w:cstheme="minorHAnsi"/>
              <w:sz w:val="20"/>
              <w:szCs w:val="20"/>
            </w:rPr>
          </w:rPrChange>
        </w:rPr>
        <w:t>dimaksud</w:t>
      </w:r>
      <w:proofErr w:type="spellEnd"/>
      <w:r w:rsidRPr="00A66AC2">
        <w:rPr>
          <w:rFonts w:ascii="Cambria" w:hAnsi="Cambria" w:cstheme="minorHAnsi"/>
          <w:strike/>
          <w:sz w:val="20"/>
          <w:szCs w:val="20"/>
          <w:rPrChange w:id="189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92" w:author="APRILYA Anggie" w:date="2024-12-27T15:48:00Z">
            <w:rPr>
              <w:rFonts w:ascii="Cambria" w:hAnsi="Cambria" w:cstheme="minorHAnsi"/>
              <w:sz w:val="20"/>
              <w:szCs w:val="20"/>
            </w:rPr>
          </w:rPrChange>
        </w:rPr>
        <w:t>dalam</w:t>
      </w:r>
      <w:proofErr w:type="spellEnd"/>
      <w:r w:rsidRPr="00A66AC2">
        <w:rPr>
          <w:rFonts w:ascii="Cambria" w:hAnsi="Cambria" w:cstheme="minorHAnsi"/>
          <w:strike/>
          <w:sz w:val="20"/>
          <w:szCs w:val="20"/>
          <w:rPrChange w:id="189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94" w:author="APRILYA Anggie" w:date="2024-12-27T15:48:00Z">
            <w:rPr>
              <w:rFonts w:ascii="Cambria" w:hAnsi="Cambria" w:cstheme="minorHAnsi"/>
              <w:sz w:val="20"/>
              <w:szCs w:val="20"/>
            </w:rPr>
          </w:rPrChange>
        </w:rPr>
        <w:t>Perjanjian</w:t>
      </w:r>
      <w:proofErr w:type="spellEnd"/>
      <w:r w:rsidRPr="00A66AC2">
        <w:rPr>
          <w:rFonts w:ascii="Cambria" w:hAnsi="Cambria" w:cstheme="minorHAnsi"/>
          <w:strike/>
          <w:sz w:val="20"/>
          <w:szCs w:val="20"/>
          <w:rPrChange w:id="189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96" w:author="APRILYA Anggie" w:date="2024-12-27T15:48:00Z">
            <w:rPr>
              <w:rFonts w:ascii="Cambria" w:hAnsi="Cambria" w:cstheme="minorHAnsi"/>
              <w:sz w:val="20"/>
              <w:szCs w:val="20"/>
            </w:rPr>
          </w:rPrChange>
        </w:rPr>
        <w:t>ini</w:t>
      </w:r>
      <w:proofErr w:type="spellEnd"/>
      <w:r w:rsidRPr="00A66AC2">
        <w:rPr>
          <w:rFonts w:ascii="Cambria" w:hAnsi="Cambria" w:cstheme="minorHAnsi"/>
          <w:strike/>
          <w:sz w:val="20"/>
          <w:szCs w:val="20"/>
          <w:rPrChange w:id="189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898" w:author="APRILYA Anggie" w:date="2024-12-27T15:48:00Z">
            <w:rPr>
              <w:rFonts w:ascii="Cambria" w:hAnsi="Cambria" w:cstheme="minorHAnsi"/>
              <w:sz w:val="20"/>
              <w:szCs w:val="20"/>
            </w:rPr>
          </w:rPrChange>
        </w:rPr>
        <w:t>apabila</w:t>
      </w:r>
      <w:proofErr w:type="spellEnd"/>
      <w:r w:rsidRPr="00A66AC2">
        <w:rPr>
          <w:rFonts w:ascii="Cambria" w:hAnsi="Cambria" w:cstheme="minorHAnsi"/>
          <w:strike/>
          <w:sz w:val="20"/>
          <w:szCs w:val="20"/>
          <w:rPrChange w:id="1899" w:author="APRILYA Anggie" w:date="2024-12-27T15:48:00Z">
            <w:rPr>
              <w:rFonts w:ascii="Cambria" w:hAnsi="Cambria" w:cstheme="minorHAnsi"/>
              <w:sz w:val="20"/>
              <w:szCs w:val="20"/>
            </w:rPr>
          </w:rPrChange>
        </w:rPr>
        <w:t>:</w:t>
      </w:r>
    </w:p>
    <w:p w14:paraId="4C3FFFB8" w14:textId="77777777" w:rsidR="00A207E8" w:rsidRPr="00A66AC2" w:rsidRDefault="00A207E8" w:rsidP="00A207E8">
      <w:pPr>
        <w:pStyle w:val="ListParagraph"/>
        <w:numPr>
          <w:ilvl w:val="0"/>
          <w:numId w:val="75"/>
        </w:numPr>
        <w:spacing w:after="160" w:line="276" w:lineRule="auto"/>
        <w:ind w:left="720"/>
        <w:contextualSpacing/>
        <w:jc w:val="both"/>
        <w:rPr>
          <w:rFonts w:ascii="Cambria" w:hAnsi="Cambria" w:cstheme="minorHAnsi"/>
          <w:strike/>
          <w:sz w:val="20"/>
          <w:szCs w:val="20"/>
          <w:lang w:val="id-ID"/>
          <w:rPrChange w:id="1900" w:author="APRILYA Anggie" w:date="2024-12-27T15:48:00Z">
            <w:rPr>
              <w:rFonts w:ascii="Cambria" w:hAnsi="Cambria" w:cstheme="minorHAnsi"/>
              <w:sz w:val="20"/>
              <w:szCs w:val="20"/>
              <w:lang w:val="id-ID"/>
            </w:rPr>
          </w:rPrChange>
        </w:rPr>
      </w:pPr>
      <w:r w:rsidRPr="00A66AC2">
        <w:rPr>
          <w:rFonts w:ascii="Cambria" w:hAnsi="Cambria" w:cstheme="minorHAnsi"/>
          <w:strike/>
          <w:sz w:val="20"/>
          <w:szCs w:val="20"/>
          <w:lang w:val="sv-SE"/>
          <w:rPrChange w:id="1901" w:author="APRILYA Anggie" w:date="2024-12-27T15:48:00Z">
            <w:rPr>
              <w:rFonts w:ascii="Cambria" w:hAnsi="Cambria" w:cstheme="minorHAnsi"/>
              <w:sz w:val="20"/>
              <w:szCs w:val="20"/>
              <w:lang w:val="sv-SE"/>
            </w:rPr>
          </w:rPrChange>
        </w:rPr>
        <w:t>Peserta tidak membawa Surat Pengantar Medis dan Identitas diri resmi yang berlaku.</w:t>
      </w:r>
    </w:p>
    <w:p w14:paraId="4E42136E" w14:textId="77777777" w:rsidR="00A207E8" w:rsidRPr="00A66AC2" w:rsidRDefault="00A207E8" w:rsidP="00A207E8">
      <w:pPr>
        <w:pStyle w:val="ListParagraph"/>
        <w:numPr>
          <w:ilvl w:val="0"/>
          <w:numId w:val="75"/>
        </w:numPr>
        <w:spacing w:after="160" w:line="276" w:lineRule="auto"/>
        <w:ind w:left="720"/>
        <w:contextualSpacing/>
        <w:jc w:val="both"/>
        <w:rPr>
          <w:rFonts w:ascii="Cambria" w:hAnsi="Cambria" w:cstheme="minorHAnsi"/>
          <w:strike/>
          <w:sz w:val="20"/>
          <w:szCs w:val="20"/>
          <w:lang w:val="id-ID"/>
          <w:rPrChange w:id="1902" w:author="APRILYA Anggie" w:date="2024-12-27T15:48:00Z">
            <w:rPr>
              <w:rFonts w:ascii="Cambria" w:hAnsi="Cambria" w:cstheme="minorHAnsi"/>
              <w:sz w:val="20"/>
              <w:szCs w:val="20"/>
              <w:lang w:val="id-ID"/>
            </w:rPr>
          </w:rPrChange>
        </w:rPr>
      </w:pPr>
      <w:r w:rsidRPr="00A66AC2">
        <w:rPr>
          <w:rFonts w:ascii="Cambria" w:hAnsi="Cambria" w:cstheme="minorHAnsi"/>
          <w:strike/>
          <w:sz w:val="20"/>
          <w:szCs w:val="20"/>
          <w:lang w:val="id-ID"/>
          <w:rPrChange w:id="1903" w:author="APRILYA Anggie" w:date="2024-12-27T15:48:00Z">
            <w:rPr>
              <w:rFonts w:ascii="Cambria" w:hAnsi="Cambria" w:cstheme="minorHAnsi"/>
              <w:sz w:val="20"/>
              <w:szCs w:val="20"/>
              <w:lang w:val="id-ID"/>
            </w:rPr>
          </w:rPrChange>
        </w:rPr>
        <w:t>Identitas resmi Peserta pada Surat Pengantar Medis berbeda atau tidak sesuai dengan bukti identitas diri yang lain dari Peserta, sebagaimana diatur dalam Perjanjian ini.</w:t>
      </w:r>
    </w:p>
    <w:p w14:paraId="57F037C7" w14:textId="7B159AF4" w:rsidR="00A207E8" w:rsidRPr="00A66AC2" w:rsidRDefault="00A207E8" w:rsidP="00DD7E40">
      <w:pPr>
        <w:pStyle w:val="ListParagraph"/>
        <w:numPr>
          <w:ilvl w:val="0"/>
          <w:numId w:val="75"/>
        </w:numPr>
        <w:spacing w:after="160" w:line="276" w:lineRule="auto"/>
        <w:ind w:left="720"/>
        <w:contextualSpacing/>
        <w:jc w:val="both"/>
        <w:rPr>
          <w:rFonts w:ascii="Cambria" w:hAnsi="Cambria" w:cstheme="minorHAnsi"/>
          <w:strike/>
          <w:sz w:val="20"/>
          <w:szCs w:val="20"/>
          <w:lang w:val="sv-SE"/>
          <w:rPrChange w:id="1904"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1905" w:author="APRILYA Anggie" w:date="2024-12-27T15:48:00Z">
            <w:rPr>
              <w:rFonts w:ascii="Cambria" w:hAnsi="Cambria" w:cstheme="minorHAnsi"/>
              <w:sz w:val="20"/>
              <w:szCs w:val="20"/>
              <w:lang w:val="sv-SE"/>
            </w:rPr>
          </w:rPrChange>
        </w:rPr>
        <w:t xml:space="preserve">Surat Pengantar Medis tidak sesuai dengan format yang terdapat pada </w:t>
      </w:r>
      <w:r w:rsidR="0009316D" w:rsidRPr="00A66AC2">
        <w:rPr>
          <w:rFonts w:ascii="Cambria" w:hAnsi="Cambria" w:cstheme="minorHAnsi"/>
          <w:strike/>
          <w:sz w:val="20"/>
          <w:szCs w:val="20"/>
          <w:rPrChange w:id="1906" w:author="APRILYA Anggie" w:date="2024-12-27T15:48:00Z">
            <w:rPr>
              <w:rFonts w:ascii="Cambria" w:hAnsi="Cambria" w:cstheme="minorHAnsi"/>
              <w:sz w:val="20"/>
              <w:szCs w:val="20"/>
            </w:rPr>
          </w:rPrChange>
        </w:rPr>
        <w:t>Lampiran 6.B</w:t>
      </w:r>
      <w:r w:rsidRPr="00A66AC2">
        <w:rPr>
          <w:rFonts w:ascii="Cambria" w:hAnsi="Cambria" w:cstheme="minorHAnsi"/>
          <w:strike/>
          <w:sz w:val="20"/>
          <w:szCs w:val="20"/>
          <w:lang w:val="sv-SE"/>
          <w:rPrChange w:id="1907" w:author="APRILYA Anggie" w:date="2024-12-27T15:48:00Z">
            <w:rPr>
              <w:rFonts w:ascii="Cambria" w:hAnsi="Cambria" w:cstheme="minorHAnsi"/>
              <w:sz w:val="20"/>
              <w:szCs w:val="20"/>
              <w:lang w:val="sv-SE"/>
            </w:rPr>
          </w:rPrChange>
        </w:rPr>
        <w:t xml:space="preserve"> Perjanjian ini.</w:t>
      </w:r>
    </w:p>
    <w:p w14:paraId="3FDCEC28" w14:textId="67705A25" w:rsidR="00A207E8" w:rsidRPr="00A66AC2" w:rsidRDefault="00A207E8" w:rsidP="00DD7E40">
      <w:pPr>
        <w:pStyle w:val="ListParagraph"/>
        <w:numPr>
          <w:ilvl w:val="0"/>
          <w:numId w:val="75"/>
        </w:numPr>
        <w:spacing w:after="160" w:line="276" w:lineRule="auto"/>
        <w:ind w:left="720"/>
        <w:contextualSpacing/>
        <w:jc w:val="both"/>
        <w:rPr>
          <w:rFonts w:ascii="Cambria" w:hAnsi="Cambria" w:cstheme="minorHAnsi"/>
          <w:strike/>
          <w:sz w:val="20"/>
          <w:szCs w:val="20"/>
          <w:lang w:val="sv-SE"/>
          <w:rPrChange w:id="1908"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1909" w:author="APRILYA Anggie" w:date="2024-12-27T15:48:00Z">
            <w:rPr>
              <w:rFonts w:ascii="Cambria" w:hAnsi="Cambria" w:cstheme="minorHAnsi"/>
              <w:sz w:val="20"/>
              <w:szCs w:val="20"/>
              <w:lang w:val="sv-SE"/>
            </w:rPr>
          </w:rPrChange>
        </w:rPr>
        <w:t>Orang tua anak tidak bisa menunjukkan akta kelahiran anak atau akta kelahiran berbeda/ tidak sesuai dengan indentitas diri resmi orang tua anak.</w:t>
      </w:r>
    </w:p>
    <w:p w14:paraId="195C9605" w14:textId="77777777" w:rsidR="00A207E8" w:rsidRPr="00A66AC2" w:rsidRDefault="00A207E8" w:rsidP="00A207E8">
      <w:pPr>
        <w:pStyle w:val="ListParagraph"/>
        <w:numPr>
          <w:ilvl w:val="3"/>
          <w:numId w:val="73"/>
        </w:numPr>
        <w:spacing w:line="276" w:lineRule="auto"/>
        <w:ind w:left="360"/>
        <w:contextualSpacing/>
        <w:jc w:val="both"/>
        <w:rPr>
          <w:rFonts w:ascii="Cambria" w:hAnsi="Cambria" w:cstheme="minorHAnsi"/>
          <w:strike/>
          <w:sz w:val="20"/>
          <w:szCs w:val="20"/>
          <w:lang w:val="sv-SE"/>
          <w:rPrChange w:id="1910"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1911" w:author="APRILYA Anggie" w:date="2024-12-27T15:48:00Z">
            <w:rPr>
              <w:rFonts w:ascii="Cambria" w:hAnsi="Cambria" w:cstheme="minorHAnsi"/>
              <w:sz w:val="20"/>
              <w:szCs w:val="20"/>
              <w:lang w:val="sv-SE"/>
            </w:rPr>
          </w:rPrChange>
        </w:rPr>
        <w:t xml:space="preserve">Dalam hal terdapat pemberian Layanan Pemeriksaan Kesehatan </w:t>
      </w:r>
      <w:r w:rsidRPr="00A66AC2">
        <w:rPr>
          <w:rFonts w:ascii="Cambria" w:hAnsi="Cambria" w:cstheme="minorHAnsi"/>
          <w:i/>
          <w:iCs/>
          <w:strike/>
          <w:sz w:val="20"/>
          <w:szCs w:val="20"/>
          <w:lang w:val="sv-SE"/>
          <w:rPrChange w:id="1912" w:author="APRILYA Anggie" w:date="2024-12-27T15:48:00Z">
            <w:rPr>
              <w:rFonts w:ascii="Cambria" w:hAnsi="Cambria" w:cstheme="minorHAnsi"/>
              <w:i/>
              <w:iCs/>
              <w:sz w:val="20"/>
              <w:szCs w:val="20"/>
              <w:lang w:val="sv-SE"/>
            </w:rPr>
          </w:rPrChange>
        </w:rPr>
        <w:t>Medical Check Up</w:t>
      </w:r>
      <w:r w:rsidRPr="00A66AC2">
        <w:rPr>
          <w:rFonts w:ascii="Cambria" w:hAnsi="Cambria" w:cstheme="minorHAnsi"/>
          <w:strike/>
          <w:sz w:val="20"/>
          <w:szCs w:val="20"/>
          <w:lang w:val="sv-SE"/>
          <w:rPrChange w:id="1913" w:author="APRILYA Anggie" w:date="2024-12-27T15:48:00Z">
            <w:rPr>
              <w:rFonts w:ascii="Cambria" w:hAnsi="Cambria" w:cstheme="minorHAnsi"/>
              <w:sz w:val="20"/>
              <w:szCs w:val="20"/>
              <w:lang w:val="sv-SE"/>
            </w:rPr>
          </w:rPrChange>
        </w:rPr>
        <w:t xml:space="preserve"> kepada Peserta oleh Pihak Kedua dengan ketentuan sebagaimana pada ayat (4) di atas, maka Pihak Pertama tidak bertanggung jawab membayarkan atas seluruh biaya yang timbul.</w:t>
      </w:r>
    </w:p>
    <w:p w14:paraId="0FF40F57" w14:textId="00019845" w:rsidR="00A207E8" w:rsidRPr="00A66AC2" w:rsidRDefault="00A207E8" w:rsidP="00A207E8">
      <w:pPr>
        <w:pStyle w:val="ListParagraph"/>
        <w:numPr>
          <w:ilvl w:val="3"/>
          <w:numId w:val="73"/>
        </w:numPr>
        <w:spacing w:line="276" w:lineRule="auto"/>
        <w:ind w:left="360"/>
        <w:contextualSpacing/>
        <w:jc w:val="both"/>
        <w:rPr>
          <w:rFonts w:ascii="Cambria" w:hAnsi="Cambria" w:cstheme="minorHAnsi"/>
          <w:strike/>
          <w:sz w:val="20"/>
          <w:szCs w:val="20"/>
          <w:lang w:val="sv-SE"/>
          <w:rPrChange w:id="1914"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1915" w:author="APRILYA Anggie" w:date="2024-12-27T15:48:00Z">
            <w:rPr>
              <w:rFonts w:ascii="Cambria" w:hAnsi="Cambria" w:cstheme="minorHAnsi"/>
              <w:sz w:val="20"/>
              <w:szCs w:val="20"/>
              <w:lang w:val="sv-SE"/>
            </w:rPr>
          </w:rPrChange>
        </w:rPr>
        <w:t xml:space="preserve">Dalam hal Pihak Kedua memiliki layanan </w:t>
      </w:r>
      <w:r w:rsidRPr="00A66AC2">
        <w:rPr>
          <w:rFonts w:ascii="Cambria" w:hAnsi="Cambria" w:cstheme="minorHAnsi"/>
          <w:i/>
          <w:iCs/>
          <w:strike/>
          <w:sz w:val="20"/>
          <w:szCs w:val="20"/>
          <w:lang w:val="sv-SE"/>
          <w:rPrChange w:id="1916" w:author="APRILYA Anggie" w:date="2024-12-27T15:48:00Z">
            <w:rPr>
              <w:rFonts w:ascii="Cambria" w:hAnsi="Cambria" w:cstheme="minorHAnsi"/>
              <w:i/>
              <w:iCs/>
              <w:sz w:val="20"/>
              <w:szCs w:val="20"/>
              <w:lang w:val="sv-SE"/>
            </w:rPr>
          </w:rPrChange>
        </w:rPr>
        <w:t>home service</w:t>
      </w:r>
      <w:r w:rsidRPr="00A66AC2">
        <w:rPr>
          <w:rFonts w:ascii="Cambria" w:hAnsi="Cambria" w:cstheme="minorHAnsi"/>
          <w:strike/>
          <w:sz w:val="20"/>
          <w:szCs w:val="20"/>
          <w:lang w:val="sv-SE"/>
          <w:rPrChange w:id="1917" w:author="APRILYA Anggie" w:date="2024-12-27T15:48:00Z">
            <w:rPr>
              <w:rFonts w:ascii="Cambria" w:hAnsi="Cambria" w:cstheme="minorHAnsi"/>
              <w:sz w:val="20"/>
              <w:szCs w:val="20"/>
              <w:lang w:val="sv-SE"/>
            </w:rPr>
          </w:rPrChange>
        </w:rPr>
        <w:t>/</w:t>
      </w:r>
      <w:r w:rsidRPr="00A66AC2">
        <w:rPr>
          <w:rFonts w:ascii="Cambria" w:hAnsi="Cambria" w:cstheme="minorHAnsi"/>
          <w:i/>
          <w:iCs/>
          <w:strike/>
          <w:sz w:val="20"/>
          <w:szCs w:val="20"/>
          <w:lang w:val="sv-SE"/>
          <w:rPrChange w:id="1918" w:author="APRILYA Anggie" w:date="2024-12-27T15:48:00Z">
            <w:rPr>
              <w:rFonts w:ascii="Cambria" w:hAnsi="Cambria" w:cstheme="minorHAnsi"/>
              <w:i/>
              <w:iCs/>
              <w:sz w:val="20"/>
              <w:szCs w:val="20"/>
              <w:lang w:val="sv-SE"/>
            </w:rPr>
          </w:rPrChange>
        </w:rPr>
        <w:t>mobile doctor</w:t>
      </w:r>
      <w:r w:rsidRPr="00A66AC2">
        <w:rPr>
          <w:rFonts w:ascii="Cambria" w:hAnsi="Cambria" w:cstheme="minorHAnsi"/>
          <w:strike/>
          <w:sz w:val="20"/>
          <w:szCs w:val="20"/>
          <w:lang w:val="sv-SE"/>
          <w:rPrChange w:id="1919" w:author="APRILYA Anggie" w:date="2024-12-27T15:48:00Z">
            <w:rPr>
              <w:rFonts w:ascii="Cambria" w:hAnsi="Cambria" w:cstheme="minorHAnsi"/>
              <w:sz w:val="20"/>
              <w:szCs w:val="20"/>
              <w:lang w:val="sv-SE"/>
            </w:rPr>
          </w:rPrChange>
        </w:rPr>
        <w:t xml:space="preserve"> maka Pihak Kedua dapat memberikan Layanan Pemeriksaan Kesehatan </w:t>
      </w:r>
      <w:r w:rsidRPr="00A66AC2">
        <w:rPr>
          <w:rFonts w:ascii="Cambria" w:hAnsi="Cambria" w:cstheme="minorHAnsi"/>
          <w:i/>
          <w:iCs/>
          <w:strike/>
          <w:sz w:val="20"/>
          <w:szCs w:val="20"/>
          <w:lang w:val="sv-SE"/>
          <w:rPrChange w:id="1920" w:author="APRILYA Anggie" w:date="2024-12-27T15:48:00Z">
            <w:rPr>
              <w:rFonts w:ascii="Cambria" w:hAnsi="Cambria" w:cstheme="minorHAnsi"/>
              <w:i/>
              <w:iCs/>
              <w:sz w:val="20"/>
              <w:szCs w:val="20"/>
              <w:lang w:val="sv-SE"/>
            </w:rPr>
          </w:rPrChange>
        </w:rPr>
        <w:t xml:space="preserve">Medical Check Up </w:t>
      </w:r>
      <w:r w:rsidRPr="00A66AC2">
        <w:rPr>
          <w:rFonts w:ascii="Cambria" w:hAnsi="Cambria" w:cstheme="minorHAnsi"/>
          <w:strike/>
          <w:sz w:val="20"/>
          <w:szCs w:val="20"/>
          <w:lang w:val="sv-SE"/>
          <w:rPrChange w:id="1921" w:author="APRILYA Anggie" w:date="2024-12-27T15:48:00Z">
            <w:rPr>
              <w:rFonts w:ascii="Cambria" w:hAnsi="Cambria" w:cstheme="minorHAnsi"/>
              <w:sz w:val="20"/>
              <w:szCs w:val="20"/>
              <w:lang w:val="sv-SE"/>
            </w:rPr>
          </w:rPrChange>
        </w:rPr>
        <w:t xml:space="preserve">kepada Peserta di tempat Peserta (rumah/kantor/tempat lain yang ditujukan) berdasarkan keterangan di dalam Surat Pengantar Medis dengan biaya tambahan sebagaimana yang tercantum di dalam </w:t>
      </w:r>
      <w:r w:rsidR="009B7760" w:rsidRPr="00A66AC2">
        <w:rPr>
          <w:rFonts w:ascii="Cambria" w:hAnsi="Cambria" w:cstheme="minorHAnsi"/>
          <w:strike/>
          <w:sz w:val="20"/>
          <w:szCs w:val="20"/>
          <w:rPrChange w:id="1922" w:author="APRILYA Anggie" w:date="2024-12-27T15:48:00Z">
            <w:rPr>
              <w:rFonts w:ascii="Cambria" w:hAnsi="Cambria" w:cstheme="minorHAnsi"/>
              <w:sz w:val="20"/>
              <w:szCs w:val="20"/>
            </w:rPr>
          </w:rPrChange>
        </w:rPr>
        <w:t>Lampiran 6.A</w:t>
      </w:r>
      <w:r w:rsidRPr="00A66AC2">
        <w:rPr>
          <w:rFonts w:ascii="Cambria" w:hAnsi="Cambria" w:cstheme="minorHAnsi"/>
          <w:strike/>
          <w:sz w:val="20"/>
          <w:szCs w:val="20"/>
          <w:lang w:val="sv-SE"/>
          <w:rPrChange w:id="1923" w:author="APRILYA Anggie" w:date="2024-12-27T15:48:00Z">
            <w:rPr>
              <w:rFonts w:ascii="Cambria" w:hAnsi="Cambria" w:cstheme="minorHAnsi"/>
              <w:sz w:val="20"/>
              <w:szCs w:val="20"/>
              <w:lang w:val="sv-SE"/>
            </w:rPr>
          </w:rPrChange>
        </w:rPr>
        <w:t xml:space="preserve"> Perjanjian.</w:t>
      </w:r>
    </w:p>
    <w:p w14:paraId="20FD480F" w14:textId="77777777" w:rsidR="00A207E8" w:rsidRPr="00A66AC2" w:rsidRDefault="00A207E8" w:rsidP="00A207E8">
      <w:pPr>
        <w:spacing w:line="276" w:lineRule="auto"/>
        <w:jc w:val="both"/>
        <w:rPr>
          <w:rFonts w:ascii="Cambria" w:hAnsi="Cambria" w:cstheme="minorHAnsi"/>
          <w:strike/>
          <w:sz w:val="20"/>
          <w:szCs w:val="20"/>
          <w:rPrChange w:id="1924" w:author="APRILYA Anggie" w:date="2024-12-27T15:48:00Z">
            <w:rPr>
              <w:rFonts w:ascii="Cambria" w:hAnsi="Cambria" w:cstheme="minorHAnsi"/>
              <w:sz w:val="20"/>
              <w:szCs w:val="20"/>
            </w:rPr>
          </w:rPrChange>
        </w:rPr>
      </w:pPr>
    </w:p>
    <w:p w14:paraId="2FC23DEB" w14:textId="77777777" w:rsidR="00A207E8" w:rsidRPr="00A66AC2" w:rsidRDefault="00A207E8" w:rsidP="00A207E8">
      <w:pPr>
        <w:spacing w:line="276" w:lineRule="auto"/>
        <w:rPr>
          <w:rFonts w:ascii="Cambria" w:hAnsi="Cambria" w:cstheme="minorHAnsi"/>
          <w:b/>
          <w:strike/>
          <w:sz w:val="20"/>
          <w:szCs w:val="20"/>
          <w:lang w:val="it-IT"/>
          <w:rPrChange w:id="1925" w:author="APRILYA Anggie" w:date="2024-12-27T15:48:00Z">
            <w:rPr>
              <w:rFonts w:ascii="Cambria" w:hAnsi="Cambria" w:cstheme="minorHAnsi"/>
              <w:b/>
              <w:sz w:val="20"/>
              <w:szCs w:val="20"/>
              <w:lang w:val="it-IT"/>
            </w:rPr>
          </w:rPrChange>
        </w:rPr>
      </w:pPr>
      <w:r w:rsidRPr="00A66AC2">
        <w:rPr>
          <w:rFonts w:ascii="Cambria" w:hAnsi="Cambria" w:cstheme="minorHAnsi"/>
          <w:b/>
          <w:strike/>
          <w:sz w:val="20"/>
          <w:szCs w:val="20"/>
          <w:lang w:val="it-IT"/>
          <w:rPrChange w:id="1926" w:author="APRILYA Anggie" w:date="2024-12-27T15:48:00Z">
            <w:rPr>
              <w:rFonts w:ascii="Cambria" w:hAnsi="Cambria" w:cstheme="minorHAnsi"/>
              <w:b/>
              <w:sz w:val="20"/>
              <w:szCs w:val="20"/>
              <w:lang w:val="it-IT"/>
            </w:rPr>
          </w:rPrChange>
        </w:rPr>
        <w:t>PASAL 3</w:t>
      </w:r>
    </w:p>
    <w:p w14:paraId="49CE2B60" w14:textId="77777777" w:rsidR="00A207E8" w:rsidRPr="00A66AC2" w:rsidRDefault="00A207E8" w:rsidP="00A207E8">
      <w:pPr>
        <w:spacing w:line="276" w:lineRule="auto"/>
        <w:rPr>
          <w:rFonts w:ascii="Cambria" w:hAnsi="Cambria" w:cstheme="minorHAnsi"/>
          <w:b/>
          <w:strike/>
          <w:sz w:val="20"/>
          <w:szCs w:val="20"/>
          <w:lang w:val="it-IT"/>
          <w:rPrChange w:id="1927" w:author="APRILYA Anggie" w:date="2024-12-27T15:48:00Z">
            <w:rPr>
              <w:rFonts w:ascii="Cambria" w:hAnsi="Cambria" w:cstheme="minorHAnsi"/>
              <w:b/>
              <w:sz w:val="20"/>
              <w:szCs w:val="20"/>
              <w:lang w:val="it-IT"/>
            </w:rPr>
          </w:rPrChange>
        </w:rPr>
      </w:pPr>
      <w:r w:rsidRPr="00A66AC2">
        <w:rPr>
          <w:rFonts w:ascii="Cambria" w:hAnsi="Cambria" w:cstheme="minorHAnsi"/>
          <w:b/>
          <w:strike/>
          <w:sz w:val="20"/>
          <w:szCs w:val="20"/>
          <w:lang w:val="it-IT"/>
          <w:rPrChange w:id="1928" w:author="APRILYA Anggie" w:date="2024-12-27T15:48:00Z">
            <w:rPr>
              <w:rFonts w:ascii="Cambria" w:hAnsi="Cambria" w:cstheme="minorHAnsi"/>
              <w:b/>
              <w:sz w:val="20"/>
              <w:szCs w:val="20"/>
              <w:lang w:val="it-IT"/>
            </w:rPr>
          </w:rPrChange>
        </w:rPr>
        <w:t>PENYAMPAIAN INFORMASI DAN DATA MEDIS PESERTA</w:t>
      </w:r>
    </w:p>
    <w:p w14:paraId="0562D4E6" w14:textId="7FE53405" w:rsidR="00A207E8" w:rsidRPr="00A66AC2" w:rsidRDefault="00A207E8" w:rsidP="00A207E8">
      <w:pPr>
        <w:pStyle w:val="ListParagraph"/>
        <w:numPr>
          <w:ilvl w:val="3"/>
          <w:numId w:val="74"/>
        </w:numPr>
        <w:spacing w:line="276" w:lineRule="auto"/>
        <w:ind w:left="360"/>
        <w:contextualSpacing/>
        <w:jc w:val="both"/>
        <w:rPr>
          <w:rFonts w:ascii="Cambria" w:hAnsi="Cambria" w:cstheme="minorHAnsi"/>
          <w:strike/>
          <w:sz w:val="20"/>
          <w:szCs w:val="20"/>
          <w:lang w:val="it-IT"/>
          <w:rPrChange w:id="1929" w:author="APRILYA Anggie" w:date="2024-12-27T15:48:00Z">
            <w:rPr>
              <w:rFonts w:ascii="Cambria" w:hAnsi="Cambria" w:cstheme="minorHAnsi"/>
              <w:sz w:val="20"/>
              <w:szCs w:val="20"/>
              <w:lang w:val="it-IT"/>
            </w:rPr>
          </w:rPrChange>
        </w:rPr>
      </w:pPr>
      <w:r w:rsidRPr="00A66AC2">
        <w:rPr>
          <w:rFonts w:ascii="Cambria" w:hAnsi="Cambria" w:cstheme="minorHAnsi"/>
          <w:strike/>
          <w:sz w:val="20"/>
          <w:szCs w:val="20"/>
          <w:lang w:val="it-IT"/>
          <w:rPrChange w:id="1930" w:author="APRILYA Anggie" w:date="2024-12-27T15:48:00Z">
            <w:rPr>
              <w:rFonts w:ascii="Cambria" w:hAnsi="Cambria" w:cstheme="minorHAnsi"/>
              <w:sz w:val="20"/>
              <w:szCs w:val="20"/>
              <w:lang w:val="it-IT"/>
            </w:rPr>
          </w:rPrChange>
        </w:rPr>
        <w:t xml:space="preserve">Setelah melakukan Layanan Pemeriksaan Kesehatan </w:t>
      </w:r>
      <w:r w:rsidRPr="00A66AC2">
        <w:rPr>
          <w:rFonts w:ascii="Cambria" w:hAnsi="Cambria" w:cstheme="minorHAnsi"/>
          <w:i/>
          <w:iCs/>
          <w:strike/>
          <w:sz w:val="20"/>
          <w:szCs w:val="20"/>
          <w:lang w:val="it-IT"/>
          <w:rPrChange w:id="1931" w:author="APRILYA Anggie" w:date="2024-12-27T15:48:00Z">
            <w:rPr>
              <w:rFonts w:ascii="Cambria" w:hAnsi="Cambria" w:cstheme="minorHAnsi"/>
              <w:i/>
              <w:iCs/>
              <w:sz w:val="20"/>
              <w:szCs w:val="20"/>
              <w:lang w:val="it-IT"/>
            </w:rPr>
          </w:rPrChange>
        </w:rPr>
        <w:t>Medical Check Up</w:t>
      </w:r>
      <w:r w:rsidRPr="00A66AC2">
        <w:rPr>
          <w:rFonts w:ascii="Cambria" w:hAnsi="Cambria" w:cstheme="minorHAnsi"/>
          <w:strike/>
          <w:sz w:val="20"/>
          <w:szCs w:val="20"/>
          <w:lang w:val="it-IT"/>
          <w:rPrChange w:id="1932" w:author="APRILYA Anggie" w:date="2024-12-27T15:48:00Z">
            <w:rPr>
              <w:rFonts w:ascii="Cambria" w:hAnsi="Cambria" w:cstheme="minorHAnsi"/>
              <w:sz w:val="20"/>
              <w:szCs w:val="20"/>
              <w:lang w:val="it-IT"/>
            </w:rPr>
          </w:rPrChange>
        </w:rPr>
        <w:t xml:space="preserve">, Pihak Kedua wajib mengirimkan hasil lengkap Layanan Pemeriksaan Kesehatan </w:t>
      </w:r>
      <w:r w:rsidRPr="00A66AC2">
        <w:rPr>
          <w:rFonts w:ascii="Cambria" w:hAnsi="Cambria" w:cstheme="minorHAnsi"/>
          <w:i/>
          <w:iCs/>
          <w:strike/>
          <w:sz w:val="20"/>
          <w:szCs w:val="20"/>
          <w:lang w:val="it-IT"/>
          <w:rPrChange w:id="1933" w:author="APRILYA Anggie" w:date="2024-12-27T15:48:00Z">
            <w:rPr>
              <w:rFonts w:ascii="Cambria" w:hAnsi="Cambria" w:cstheme="minorHAnsi"/>
              <w:i/>
              <w:iCs/>
              <w:sz w:val="20"/>
              <w:szCs w:val="20"/>
              <w:lang w:val="it-IT"/>
            </w:rPr>
          </w:rPrChange>
        </w:rPr>
        <w:t>Medical Check Up</w:t>
      </w:r>
      <w:r w:rsidRPr="00A66AC2">
        <w:rPr>
          <w:rFonts w:ascii="Cambria" w:hAnsi="Cambria" w:cstheme="minorHAnsi"/>
          <w:strike/>
          <w:sz w:val="20"/>
          <w:szCs w:val="20"/>
          <w:lang w:val="it-IT"/>
          <w:rPrChange w:id="1934" w:author="APRILYA Anggie" w:date="2024-12-27T15:48:00Z">
            <w:rPr>
              <w:rFonts w:ascii="Cambria" w:hAnsi="Cambria" w:cstheme="minorHAnsi"/>
              <w:sz w:val="20"/>
              <w:szCs w:val="20"/>
              <w:lang w:val="it-IT"/>
            </w:rPr>
          </w:rPrChange>
        </w:rPr>
        <w:t xml:space="preserve"> Peserta kepada Pihak Pertama dalam bentuk </w:t>
      </w:r>
      <w:r w:rsidRPr="00A66AC2">
        <w:rPr>
          <w:rFonts w:ascii="Cambria" w:hAnsi="Cambria" w:cstheme="minorHAnsi"/>
          <w:i/>
          <w:iCs/>
          <w:strike/>
          <w:sz w:val="20"/>
          <w:szCs w:val="20"/>
          <w:lang w:val="it-IT"/>
          <w:rPrChange w:id="1935" w:author="APRILYA Anggie" w:date="2024-12-27T15:48:00Z">
            <w:rPr>
              <w:rFonts w:ascii="Cambria" w:hAnsi="Cambria" w:cstheme="minorHAnsi"/>
              <w:i/>
              <w:iCs/>
              <w:sz w:val="20"/>
              <w:szCs w:val="20"/>
              <w:lang w:val="it-IT"/>
            </w:rPr>
          </w:rPrChange>
        </w:rPr>
        <w:t>softcopy</w:t>
      </w:r>
      <w:r w:rsidRPr="00A66AC2">
        <w:rPr>
          <w:rFonts w:ascii="Cambria" w:hAnsi="Cambria" w:cstheme="minorHAnsi"/>
          <w:strike/>
          <w:sz w:val="20"/>
          <w:szCs w:val="20"/>
          <w:lang w:val="it-IT"/>
          <w:rPrChange w:id="1936" w:author="APRILYA Anggie" w:date="2024-12-27T15:48:00Z">
            <w:rPr>
              <w:rFonts w:ascii="Cambria" w:hAnsi="Cambria" w:cstheme="minorHAnsi"/>
              <w:sz w:val="20"/>
              <w:szCs w:val="20"/>
              <w:lang w:val="it-IT"/>
            </w:rPr>
          </w:rPrChange>
        </w:rPr>
        <w:t xml:space="preserve"> terlebih dahulu melalui e-mail (electronic mail): </w:t>
      </w:r>
      <w:r w:rsidRPr="00A66AC2">
        <w:rPr>
          <w:strike/>
          <w:rPrChange w:id="1937" w:author="APRILYA Anggie" w:date="2024-12-27T15:48:00Z">
            <w:rPr/>
          </w:rPrChange>
        </w:rPr>
        <w:fldChar w:fldCharType="begin"/>
      </w:r>
      <w:r w:rsidRPr="00A66AC2">
        <w:rPr>
          <w:strike/>
          <w:rPrChange w:id="1938" w:author="APRILYA Anggie" w:date="2024-12-27T15:48:00Z">
            <w:rPr/>
          </w:rPrChange>
        </w:rPr>
        <w:instrText>HYPERLINK "mailto:UWHelpdesk@axa-financial.co.id"</w:instrText>
      </w:r>
      <w:r w:rsidRPr="00A66AC2">
        <w:rPr>
          <w:strike/>
          <w:rPrChange w:id="1939" w:author="APRILYA Anggie" w:date="2024-12-27T15:48:00Z">
            <w:rPr/>
          </w:rPrChange>
        </w:rPr>
      </w:r>
      <w:r w:rsidRPr="00A66AC2">
        <w:rPr>
          <w:strike/>
          <w:rPrChange w:id="1940" w:author="APRILYA Anggie" w:date="2024-12-27T15:48:00Z">
            <w:rPr/>
          </w:rPrChange>
        </w:rPr>
        <w:fldChar w:fldCharType="separate"/>
      </w:r>
      <w:r w:rsidRPr="00A66AC2">
        <w:rPr>
          <w:rStyle w:val="Hyperlink"/>
          <w:rFonts w:ascii="Cambria" w:hAnsi="Cambria" w:cstheme="minorHAnsi"/>
          <w:strike/>
          <w:sz w:val="20"/>
          <w:szCs w:val="20"/>
          <w:lang w:val="it-IT"/>
          <w:rPrChange w:id="1941" w:author="APRILYA Anggie" w:date="2024-12-27T15:48:00Z">
            <w:rPr>
              <w:rStyle w:val="Hyperlink"/>
              <w:rFonts w:ascii="Cambria" w:hAnsi="Cambria" w:cstheme="minorHAnsi"/>
              <w:sz w:val="20"/>
              <w:szCs w:val="20"/>
              <w:lang w:val="it-IT"/>
            </w:rPr>
          </w:rPrChange>
        </w:rPr>
        <w:t>UWHelpdesk@axa-financial.co.id</w:t>
      </w:r>
      <w:r w:rsidRPr="00A66AC2">
        <w:rPr>
          <w:rStyle w:val="Hyperlink"/>
          <w:rFonts w:ascii="Cambria" w:hAnsi="Cambria" w:cstheme="minorHAnsi"/>
          <w:strike/>
          <w:sz w:val="20"/>
          <w:szCs w:val="20"/>
          <w:lang w:val="it-IT"/>
          <w:rPrChange w:id="1942" w:author="APRILYA Anggie" w:date="2024-12-27T15:48:00Z">
            <w:rPr>
              <w:rStyle w:val="Hyperlink"/>
              <w:rFonts w:ascii="Cambria" w:hAnsi="Cambria" w:cstheme="minorHAnsi"/>
              <w:sz w:val="20"/>
              <w:szCs w:val="20"/>
              <w:lang w:val="it-IT"/>
            </w:rPr>
          </w:rPrChange>
        </w:rPr>
        <w:fldChar w:fldCharType="end"/>
      </w:r>
      <w:r w:rsidRPr="00A66AC2">
        <w:rPr>
          <w:rFonts w:ascii="Cambria" w:hAnsi="Cambria" w:cstheme="minorHAnsi"/>
          <w:strike/>
          <w:sz w:val="20"/>
          <w:szCs w:val="20"/>
          <w:lang w:val="it-IT"/>
          <w:rPrChange w:id="1943" w:author="APRILYA Anggie" w:date="2024-12-27T15:48:00Z">
            <w:rPr>
              <w:rFonts w:ascii="Cambria" w:hAnsi="Cambria" w:cstheme="minorHAnsi"/>
              <w:sz w:val="20"/>
              <w:szCs w:val="20"/>
              <w:lang w:val="it-IT"/>
            </w:rPr>
          </w:rPrChange>
        </w:rPr>
        <w:t xml:space="preserve"> dan </w:t>
      </w:r>
      <w:r w:rsidRPr="00A66AC2">
        <w:rPr>
          <w:rFonts w:ascii="Cambria" w:hAnsi="Cambria" w:cstheme="minorHAnsi"/>
          <w:i/>
          <w:iCs/>
          <w:strike/>
          <w:sz w:val="20"/>
          <w:szCs w:val="20"/>
          <w:lang w:val="it-IT"/>
          <w:rPrChange w:id="1944" w:author="APRILYA Anggie" w:date="2024-12-27T15:48:00Z">
            <w:rPr>
              <w:rFonts w:ascii="Cambria" w:hAnsi="Cambria" w:cstheme="minorHAnsi"/>
              <w:i/>
              <w:iCs/>
              <w:sz w:val="20"/>
              <w:szCs w:val="20"/>
              <w:lang w:val="it-IT"/>
            </w:rPr>
          </w:rPrChange>
        </w:rPr>
        <w:t>hardcopy</w:t>
      </w:r>
      <w:r w:rsidRPr="00A66AC2">
        <w:rPr>
          <w:rFonts w:ascii="Cambria" w:hAnsi="Cambria" w:cstheme="minorHAnsi"/>
          <w:strike/>
          <w:sz w:val="20"/>
          <w:szCs w:val="20"/>
          <w:lang w:val="it-IT"/>
          <w:rPrChange w:id="1945" w:author="APRILYA Anggie" w:date="2024-12-27T15:48:00Z">
            <w:rPr>
              <w:rFonts w:ascii="Cambria" w:hAnsi="Cambria" w:cstheme="minorHAnsi"/>
              <w:sz w:val="20"/>
              <w:szCs w:val="20"/>
              <w:lang w:val="it-IT"/>
            </w:rPr>
          </w:rPrChange>
        </w:rPr>
        <w:t xml:space="preserve"> ke alamat pengiriman sebagaimana yang tercantum dalam Pasal </w:t>
      </w:r>
      <w:r w:rsidRPr="00A66AC2">
        <w:rPr>
          <w:rFonts w:ascii="Cambria" w:hAnsi="Cambria" w:cstheme="minorHAnsi"/>
          <w:strike/>
          <w:sz w:val="20"/>
          <w:szCs w:val="20"/>
          <w:highlight w:val="yellow"/>
          <w:lang w:val="it-IT"/>
          <w:rPrChange w:id="1946" w:author="APRILYA Anggie" w:date="2024-12-27T15:48:00Z">
            <w:rPr>
              <w:rFonts w:ascii="Cambria" w:hAnsi="Cambria" w:cstheme="minorHAnsi"/>
              <w:sz w:val="20"/>
              <w:szCs w:val="20"/>
              <w:highlight w:val="yellow"/>
              <w:lang w:val="it-IT"/>
            </w:rPr>
          </w:rPrChange>
        </w:rPr>
        <w:t>[**]</w:t>
      </w:r>
      <w:r w:rsidRPr="00A66AC2">
        <w:rPr>
          <w:rFonts w:ascii="Cambria" w:hAnsi="Cambria" w:cstheme="minorHAnsi"/>
          <w:strike/>
          <w:sz w:val="20"/>
          <w:szCs w:val="20"/>
          <w:lang w:val="it-IT"/>
          <w:rPrChange w:id="1947" w:author="APRILYA Anggie" w:date="2024-12-27T15:48:00Z">
            <w:rPr>
              <w:rFonts w:ascii="Cambria" w:hAnsi="Cambria" w:cstheme="minorHAnsi"/>
              <w:sz w:val="20"/>
              <w:szCs w:val="20"/>
              <w:lang w:val="it-IT"/>
            </w:rPr>
          </w:rPrChange>
        </w:rPr>
        <w:t xml:space="preserve"> Perjanjian ini, dengan ketentuan sebagai berikut:</w:t>
      </w:r>
    </w:p>
    <w:p w14:paraId="3B8E38EC" w14:textId="77777777" w:rsidR="00A207E8" w:rsidRPr="00A66AC2" w:rsidRDefault="00A207E8" w:rsidP="00A207E8">
      <w:pPr>
        <w:pStyle w:val="ListParagraph"/>
        <w:numPr>
          <w:ilvl w:val="0"/>
          <w:numId w:val="76"/>
        </w:numPr>
        <w:spacing w:line="276" w:lineRule="auto"/>
        <w:ind w:left="720"/>
        <w:contextualSpacing/>
        <w:jc w:val="both"/>
        <w:rPr>
          <w:rFonts w:ascii="Cambria" w:hAnsi="Cambria" w:cstheme="minorHAnsi"/>
          <w:strike/>
          <w:sz w:val="20"/>
          <w:szCs w:val="20"/>
          <w:lang w:val="it-IT"/>
          <w:rPrChange w:id="1948" w:author="APRILYA Anggie" w:date="2024-12-27T15:48:00Z">
            <w:rPr>
              <w:rFonts w:ascii="Cambria" w:hAnsi="Cambria" w:cstheme="minorHAnsi"/>
              <w:sz w:val="20"/>
              <w:szCs w:val="20"/>
              <w:lang w:val="it-IT"/>
            </w:rPr>
          </w:rPrChange>
        </w:rPr>
      </w:pPr>
      <w:r w:rsidRPr="00A66AC2">
        <w:rPr>
          <w:rFonts w:ascii="Cambria" w:hAnsi="Cambria" w:cstheme="minorHAnsi"/>
          <w:strike/>
          <w:sz w:val="20"/>
          <w:szCs w:val="20"/>
          <w:lang w:val="it-IT"/>
          <w:rPrChange w:id="1949" w:author="APRILYA Anggie" w:date="2024-12-27T15:48:00Z">
            <w:rPr>
              <w:rFonts w:ascii="Cambria" w:hAnsi="Cambria" w:cstheme="minorHAnsi"/>
              <w:sz w:val="20"/>
              <w:szCs w:val="20"/>
              <w:lang w:val="it-IT"/>
            </w:rPr>
          </w:rPrChange>
        </w:rPr>
        <w:t xml:space="preserve">Untuk hasil Layanan Pemeriksaan Kesehatan </w:t>
      </w:r>
      <w:r w:rsidRPr="00A66AC2">
        <w:rPr>
          <w:rFonts w:ascii="Cambria" w:hAnsi="Cambria" w:cstheme="minorHAnsi"/>
          <w:i/>
          <w:iCs/>
          <w:strike/>
          <w:sz w:val="20"/>
          <w:szCs w:val="20"/>
          <w:lang w:val="it-IT"/>
          <w:rPrChange w:id="1950" w:author="APRILYA Anggie" w:date="2024-12-27T15:48:00Z">
            <w:rPr>
              <w:rFonts w:ascii="Cambria" w:hAnsi="Cambria" w:cstheme="minorHAnsi"/>
              <w:i/>
              <w:iCs/>
              <w:sz w:val="20"/>
              <w:szCs w:val="20"/>
              <w:lang w:val="it-IT"/>
            </w:rPr>
          </w:rPrChange>
        </w:rPr>
        <w:t>Medical Check Up</w:t>
      </w:r>
      <w:r w:rsidRPr="00A66AC2">
        <w:rPr>
          <w:rFonts w:ascii="Cambria" w:hAnsi="Cambria" w:cstheme="minorHAnsi"/>
          <w:strike/>
          <w:sz w:val="20"/>
          <w:szCs w:val="20"/>
          <w:lang w:val="it-IT"/>
          <w:rPrChange w:id="1951" w:author="APRILYA Anggie" w:date="2024-12-27T15:48:00Z">
            <w:rPr>
              <w:rFonts w:ascii="Cambria" w:hAnsi="Cambria" w:cstheme="minorHAnsi"/>
              <w:sz w:val="20"/>
              <w:szCs w:val="20"/>
              <w:lang w:val="it-IT"/>
            </w:rPr>
          </w:rPrChange>
        </w:rPr>
        <w:t xml:space="preserve"> dengan tipe medis A hingga tipe medis H, maka </w:t>
      </w:r>
      <w:r w:rsidRPr="00A66AC2">
        <w:rPr>
          <w:rFonts w:ascii="Cambria" w:hAnsi="Cambria" w:cstheme="minorHAnsi"/>
          <w:i/>
          <w:iCs/>
          <w:strike/>
          <w:sz w:val="20"/>
          <w:szCs w:val="20"/>
          <w:lang w:val="it-IT"/>
          <w:rPrChange w:id="1952" w:author="APRILYA Anggie" w:date="2024-12-27T15:48:00Z">
            <w:rPr>
              <w:rFonts w:ascii="Cambria" w:hAnsi="Cambria" w:cstheme="minorHAnsi"/>
              <w:i/>
              <w:iCs/>
              <w:sz w:val="20"/>
              <w:szCs w:val="20"/>
              <w:lang w:val="it-IT"/>
            </w:rPr>
          </w:rPrChange>
        </w:rPr>
        <w:t>softcopy</w:t>
      </w:r>
      <w:r w:rsidRPr="00A66AC2">
        <w:rPr>
          <w:rFonts w:ascii="Cambria" w:hAnsi="Cambria" w:cstheme="minorHAnsi"/>
          <w:strike/>
          <w:sz w:val="20"/>
          <w:szCs w:val="20"/>
          <w:lang w:val="it-IT"/>
          <w:rPrChange w:id="1953" w:author="APRILYA Anggie" w:date="2024-12-27T15:48:00Z">
            <w:rPr>
              <w:rFonts w:ascii="Cambria" w:hAnsi="Cambria" w:cstheme="minorHAnsi"/>
              <w:sz w:val="20"/>
              <w:szCs w:val="20"/>
              <w:lang w:val="it-IT"/>
            </w:rPr>
          </w:rPrChange>
        </w:rPr>
        <w:t xml:space="preserve"> hasil Layanan Pemeriksaan Kesehatan </w:t>
      </w:r>
      <w:r w:rsidRPr="00A66AC2">
        <w:rPr>
          <w:rFonts w:ascii="Cambria" w:hAnsi="Cambria" w:cstheme="minorHAnsi"/>
          <w:i/>
          <w:iCs/>
          <w:strike/>
          <w:sz w:val="20"/>
          <w:szCs w:val="20"/>
          <w:lang w:val="it-IT"/>
          <w:rPrChange w:id="1954" w:author="APRILYA Anggie" w:date="2024-12-27T15:48:00Z">
            <w:rPr>
              <w:rFonts w:ascii="Cambria" w:hAnsi="Cambria" w:cstheme="minorHAnsi"/>
              <w:i/>
              <w:iCs/>
              <w:sz w:val="20"/>
              <w:szCs w:val="20"/>
              <w:lang w:val="it-IT"/>
            </w:rPr>
          </w:rPrChange>
        </w:rPr>
        <w:t>Medical Check Up</w:t>
      </w:r>
      <w:r w:rsidRPr="00A66AC2">
        <w:rPr>
          <w:rFonts w:ascii="Cambria" w:hAnsi="Cambria" w:cstheme="minorHAnsi"/>
          <w:strike/>
          <w:sz w:val="20"/>
          <w:szCs w:val="20"/>
          <w:lang w:val="it-IT"/>
          <w:rPrChange w:id="1955" w:author="APRILYA Anggie" w:date="2024-12-27T15:48:00Z">
            <w:rPr>
              <w:rFonts w:ascii="Cambria" w:hAnsi="Cambria" w:cstheme="minorHAnsi"/>
              <w:sz w:val="20"/>
              <w:szCs w:val="20"/>
              <w:lang w:val="it-IT"/>
            </w:rPr>
          </w:rPrChange>
        </w:rPr>
        <w:t xml:space="preserve"> wajib dikirimkan dalam waktu 1 (satu) Hari Kerja setelah </w:t>
      </w:r>
      <w:r w:rsidRPr="00A66AC2">
        <w:rPr>
          <w:rFonts w:ascii="Cambria" w:hAnsi="Cambria" w:cstheme="minorHAnsi"/>
          <w:i/>
          <w:strike/>
          <w:sz w:val="20"/>
          <w:szCs w:val="20"/>
          <w:lang w:val="it-IT"/>
          <w:rPrChange w:id="1956" w:author="APRILYA Anggie" w:date="2024-12-27T15:48:00Z">
            <w:rPr>
              <w:rFonts w:ascii="Cambria" w:hAnsi="Cambria" w:cstheme="minorHAnsi"/>
              <w:i/>
              <w:sz w:val="20"/>
              <w:szCs w:val="20"/>
              <w:lang w:val="it-IT"/>
            </w:rPr>
          </w:rPrChange>
        </w:rPr>
        <w:t>Medical Check Up</w:t>
      </w:r>
      <w:r w:rsidRPr="00A66AC2">
        <w:rPr>
          <w:rFonts w:ascii="Cambria" w:hAnsi="Cambria" w:cstheme="minorHAnsi"/>
          <w:strike/>
          <w:sz w:val="20"/>
          <w:szCs w:val="20"/>
          <w:lang w:val="it-IT"/>
          <w:rPrChange w:id="1957" w:author="APRILYA Anggie" w:date="2024-12-27T15:48:00Z">
            <w:rPr>
              <w:rFonts w:ascii="Cambria" w:hAnsi="Cambria" w:cstheme="minorHAnsi"/>
              <w:sz w:val="20"/>
              <w:szCs w:val="20"/>
              <w:lang w:val="it-IT"/>
            </w:rPr>
          </w:rPrChange>
        </w:rPr>
        <w:t xml:space="preserve"> selesai dilakukan.</w:t>
      </w:r>
    </w:p>
    <w:p w14:paraId="5A2A8681" w14:textId="77777777" w:rsidR="00A207E8" w:rsidRPr="00A66AC2" w:rsidRDefault="00A207E8" w:rsidP="00A207E8">
      <w:pPr>
        <w:pStyle w:val="ListParagraph"/>
        <w:numPr>
          <w:ilvl w:val="0"/>
          <w:numId w:val="76"/>
        </w:numPr>
        <w:spacing w:line="276" w:lineRule="auto"/>
        <w:ind w:left="720"/>
        <w:contextualSpacing/>
        <w:jc w:val="both"/>
        <w:rPr>
          <w:rFonts w:ascii="Cambria" w:hAnsi="Cambria" w:cstheme="minorHAnsi"/>
          <w:strike/>
          <w:sz w:val="20"/>
          <w:szCs w:val="20"/>
          <w:lang w:val="it-IT"/>
          <w:rPrChange w:id="1958" w:author="APRILYA Anggie" w:date="2024-12-27T15:48:00Z">
            <w:rPr>
              <w:rFonts w:ascii="Cambria" w:hAnsi="Cambria" w:cstheme="minorHAnsi"/>
              <w:sz w:val="20"/>
              <w:szCs w:val="20"/>
              <w:lang w:val="it-IT"/>
            </w:rPr>
          </w:rPrChange>
        </w:rPr>
      </w:pPr>
      <w:r w:rsidRPr="00A66AC2">
        <w:rPr>
          <w:rFonts w:ascii="Cambria" w:hAnsi="Cambria" w:cstheme="minorHAnsi"/>
          <w:strike/>
          <w:sz w:val="20"/>
          <w:szCs w:val="20"/>
          <w:lang w:val="it-IT"/>
          <w:rPrChange w:id="1959" w:author="APRILYA Anggie" w:date="2024-12-27T15:48:00Z">
            <w:rPr>
              <w:rFonts w:ascii="Cambria" w:hAnsi="Cambria" w:cstheme="minorHAnsi"/>
              <w:sz w:val="20"/>
              <w:szCs w:val="20"/>
              <w:lang w:val="it-IT"/>
            </w:rPr>
          </w:rPrChange>
        </w:rPr>
        <w:t xml:space="preserve">Apabila ada hasil Layanan Pemeriksaan Kesehatan </w:t>
      </w:r>
      <w:r w:rsidRPr="00A66AC2">
        <w:rPr>
          <w:rFonts w:ascii="Cambria" w:hAnsi="Cambria" w:cstheme="minorHAnsi"/>
          <w:i/>
          <w:iCs/>
          <w:strike/>
          <w:sz w:val="20"/>
          <w:szCs w:val="20"/>
          <w:lang w:val="it-IT"/>
          <w:rPrChange w:id="1960" w:author="APRILYA Anggie" w:date="2024-12-27T15:48:00Z">
            <w:rPr>
              <w:rFonts w:ascii="Cambria" w:hAnsi="Cambria" w:cstheme="minorHAnsi"/>
              <w:i/>
              <w:iCs/>
              <w:sz w:val="20"/>
              <w:szCs w:val="20"/>
              <w:lang w:val="it-IT"/>
            </w:rPr>
          </w:rPrChange>
        </w:rPr>
        <w:t>Medical Check Up</w:t>
      </w:r>
      <w:r w:rsidRPr="00A66AC2">
        <w:rPr>
          <w:rFonts w:ascii="Cambria" w:hAnsi="Cambria" w:cstheme="minorHAnsi"/>
          <w:strike/>
          <w:sz w:val="20"/>
          <w:szCs w:val="20"/>
          <w:lang w:val="it-IT"/>
          <w:rPrChange w:id="1961" w:author="APRILYA Anggie" w:date="2024-12-27T15:48:00Z">
            <w:rPr>
              <w:rFonts w:ascii="Cambria" w:hAnsi="Cambria" w:cstheme="minorHAnsi"/>
              <w:sz w:val="20"/>
              <w:szCs w:val="20"/>
              <w:lang w:val="it-IT"/>
            </w:rPr>
          </w:rPrChange>
        </w:rPr>
        <w:t xml:space="preserve"> yang belum selesai, maka Pihak Kedua wajib mengirimkan terlebih dahulu hasil yang sudah selesai.</w:t>
      </w:r>
    </w:p>
    <w:p w14:paraId="2C76FBB9" w14:textId="77777777" w:rsidR="00A207E8" w:rsidRPr="00A66AC2" w:rsidRDefault="00A207E8" w:rsidP="00A207E8">
      <w:pPr>
        <w:pStyle w:val="ListParagraph"/>
        <w:numPr>
          <w:ilvl w:val="0"/>
          <w:numId w:val="76"/>
        </w:numPr>
        <w:spacing w:line="276" w:lineRule="auto"/>
        <w:ind w:left="720"/>
        <w:contextualSpacing/>
        <w:jc w:val="both"/>
        <w:rPr>
          <w:rFonts w:ascii="Cambria" w:hAnsi="Cambria" w:cstheme="minorHAnsi"/>
          <w:strike/>
          <w:sz w:val="20"/>
          <w:szCs w:val="20"/>
          <w:lang w:val="sv-SE"/>
          <w:rPrChange w:id="1962"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1963" w:author="APRILYA Anggie" w:date="2024-12-27T15:48:00Z">
            <w:rPr>
              <w:rFonts w:ascii="Cambria" w:hAnsi="Cambria" w:cstheme="minorHAnsi"/>
              <w:sz w:val="20"/>
              <w:szCs w:val="20"/>
              <w:lang w:val="sv-SE"/>
            </w:rPr>
          </w:rPrChange>
        </w:rPr>
        <w:t xml:space="preserve">Hasil pemeriksaan fisik tidak perlu diberi </w:t>
      </w:r>
      <w:r w:rsidRPr="00A66AC2">
        <w:rPr>
          <w:rFonts w:ascii="Cambria" w:hAnsi="Cambria" w:cstheme="minorHAnsi"/>
          <w:i/>
          <w:iCs/>
          <w:strike/>
          <w:sz w:val="20"/>
          <w:szCs w:val="20"/>
          <w:lang w:val="sv-SE"/>
          <w:rPrChange w:id="1964" w:author="APRILYA Anggie" w:date="2024-12-27T15:48:00Z">
            <w:rPr>
              <w:rFonts w:ascii="Cambria" w:hAnsi="Cambria" w:cstheme="minorHAnsi"/>
              <w:i/>
              <w:iCs/>
              <w:sz w:val="20"/>
              <w:szCs w:val="20"/>
              <w:lang w:val="sv-SE"/>
            </w:rPr>
          </w:rPrChange>
        </w:rPr>
        <w:t>resume</w:t>
      </w:r>
      <w:r w:rsidRPr="00A66AC2">
        <w:rPr>
          <w:rFonts w:ascii="Cambria" w:hAnsi="Cambria" w:cstheme="minorHAnsi"/>
          <w:strike/>
          <w:sz w:val="20"/>
          <w:szCs w:val="20"/>
          <w:lang w:val="sv-SE"/>
          <w:rPrChange w:id="1965" w:author="APRILYA Anggie" w:date="2024-12-27T15:48:00Z">
            <w:rPr>
              <w:rFonts w:ascii="Cambria" w:hAnsi="Cambria" w:cstheme="minorHAnsi"/>
              <w:sz w:val="20"/>
              <w:szCs w:val="20"/>
              <w:lang w:val="sv-SE"/>
            </w:rPr>
          </w:rPrChange>
        </w:rPr>
        <w:t xml:space="preserve"> oleh dokter pemeriksa.</w:t>
      </w:r>
    </w:p>
    <w:p w14:paraId="6BA3C185" w14:textId="77777777" w:rsidR="00A207E8" w:rsidRPr="00A66AC2" w:rsidRDefault="00A207E8" w:rsidP="00A207E8">
      <w:pPr>
        <w:pStyle w:val="ListParagraph"/>
        <w:numPr>
          <w:ilvl w:val="0"/>
          <w:numId w:val="76"/>
        </w:numPr>
        <w:spacing w:line="276" w:lineRule="auto"/>
        <w:ind w:left="720"/>
        <w:contextualSpacing/>
        <w:jc w:val="both"/>
        <w:rPr>
          <w:rFonts w:ascii="Cambria" w:hAnsi="Cambria" w:cstheme="minorHAnsi"/>
          <w:strike/>
          <w:sz w:val="20"/>
          <w:szCs w:val="20"/>
          <w:lang w:val="sv-SE"/>
          <w:rPrChange w:id="1966"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1967" w:author="APRILYA Anggie" w:date="2024-12-27T15:48:00Z">
            <w:rPr>
              <w:rFonts w:ascii="Cambria" w:hAnsi="Cambria" w:cstheme="minorHAnsi"/>
              <w:sz w:val="20"/>
              <w:szCs w:val="20"/>
              <w:lang w:val="sv-SE"/>
            </w:rPr>
          </w:rPrChange>
        </w:rPr>
        <w:t>Untuk hasil pemeriksaan elektrokardiografi (EKG) &amp; Treadmill Test (TMT) wajib dikirimkan dengan hasil bacaan dokter spesialis jantung, apabila belum dibaca oleh dokter jantung, maka Pihak Kedua wajib mengirimkan terlebih dahulu kepada Pihak Pertama tanpa interpretasi.</w:t>
      </w:r>
    </w:p>
    <w:p w14:paraId="0443F8F1" w14:textId="77777777" w:rsidR="00A207E8" w:rsidRPr="00A66AC2" w:rsidRDefault="00A207E8" w:rsidP="00A207E8">
      <w:pPr>
        <w:pStyle w:val="ListParagraph"/>
        <w:numPr>
          <w:ilvl w:val="3"/>
          <w:numId w:val="74"/>
        </w:numPr>
        <w:spacing w:line="276" w:lineRule="auto"/>
        <w:ind w:left="360"/>
        <w:contextualSpacing/>
        <w:jc w:val="both"/>
        <w:rPr>
          <w:rFonts w:ascii="Cambria" w:hAnsi="Cambria" w:cstheme="minorHAnsi"/>
          <w:strike/>
          <w:sz w:val="20"/>
          <w:szCs w:val="20"/>
          <w:lang w:val="sv-SE"/>
          <w:rPrChange w:id="1968"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1969" w:author="APRILYA Anggie" w:date="2024-12-27T15:48:00Z">
            <w:rPr>
              <w:rFonts w:ascii="Cambria" w:hAnsi="Cambria" w:cstheme="minorHAnsi"/>
              <w:sz w:val="20"/>
              <w:szCs w:val="20"/>
              <w:lang w:val="sv-SE"/>
            </w:rPr>
          </w:rPrChange>
        </w:rPr>
        <w:t xml:space="preserve">Dalam kondisi tertentu Pihak Pertama berhak untuk meminta langsung hasil Layanan Pemeriksaan Kesehatan </w:t>
      </w:r>
      <w:r w:rsidRPr="00A66AC2">
        <w:rPr>
          <w:rFonts w:ascii="Cambria" w:hAnsi="Cambria" w:cstheme="minorHAnsi"/>
          <w:i/>
          <w:iCs/>
          <w:strike/>
          <w:sz w:val="20"/>
          <w:szCs w:val="20"/>
          <w:lang w:val="sv-SE"/>
          <w:rPrChange w:id="1970" w:author="APRILYA Anggie" w:date="2024-12-27T15:48:00Z">
            <w:rPr>
              <w:rFonts w:ascii="Cambria" w:hAnsi="Cambria" w:cstheme="minorHAnsi"/>
              <w:i/>
              <w:iCs/>
              <w:sz w:val="20"/>
              <w:szCs w:val="20"/>
              <w:lang w:val="sv-SE"/>
            </w:rPr>
          </w:rPrChange>
        </w:rPr>
        <w:t xml:space="preserve">Medical Check Up </w:t>
      </w:r>
      <w:r w:rsidRPr="00A66AC2">
        <w:rPr>
          <w:rFonts w:ascii="Cambria" w:hAnsi="Cambria" w:cstheme="minorHAnsi"/>
          <w:strike/>
          <w:sz w:val="20"/>
          <w:szCs w:val="20"/>
          <w:lang w:val="sv-SE"/>
          <w:rPrChange w:id="1971" w:author="APRILYA Anggie" w:date="2024-12-27T15:48:00Z">
            <w:rPr>
              <w:rFonts w:ascii="Cambria" w:hAnsi="Cambria" w:cstheme="minorHAnsi"/>
              <w:sz w:val="20"/>
              <w:szCs w:val="20"/>
              <w:lang w:val="sv-SE"/>
            </w:rPr>
          </w:rPrChange>
        </w:rPr>
        <w:t>Peserta kepada Pihak Kedua dengan melampirkan surat permintaan salinan hasil atas pemeriksaan tersebut yang telah ditandatangani oleh Pihak Pertama.</w:t>
      </w:r>
    </w:p>
    <w:p w14:paraId="3EB1DF23" w14:textId="77777777" w:rsidR="00A207E8" w:rsidRPr="00A66AC2" w:rsidRDefault="00A207E8" w:rsidP="00A207E8">
      <w:pPr>
        <w:pStyle w:val="ListParagraph"/>
        <w:numPr>
          <w:ilvl w:val="3"/>
          <w:numId w:val="74"/>
        </w:numPr>
        <w:spacing w:line="276" w:lineRule="auto"/>
        <w:ind w:left="360"/>
        <w:contextualSpacing/>
        <w:jc w:val="both"/>
        <w:rPr>
          <w:rFonts w:ascii="Cambria" w:hAnsi="Cambria" w:cstheme="minorHAnsi"/>
          <w:strike/>
          <w:sz w:val="20"/>
          <w:szCs w:val="20"/>
          <w:lang w:val="sv-SE"/>
          <w:rPrChange w:id="1972"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1973" w:author="APRILYA Anggie" w:date="2024-12-27T15:48:00Z">
            <w:rPr>
              <w:rFonts w:ascii="Cambria" w:hAnsi="Cambria" w:cstheme="minorHAnsi"/>
              <w:sz w:val="20"/>
              <w:szCs w:val="20"/>
              <w:lang w:val="sv-SE"/>
            </w:rPr>
          </w:rPrChange>
        </w:rPr>
        <w:lastRenderedPageBreak/>
        <w:t xml:space="preserve">Pihak Pertama mengetahui bahwa berdasarkan Undang-Undang Kesehatan serta peraturan pelaksanaannya, Peserta berhak untuk menerima salinan dan/atau mengetahui hasil </w:t>
      </w:r>
      <w:r w:rsidRPr="00A66AC2">
        <w:rPr>
          <w:rFonts w:ascii="Cambria" w:hAnsi="Cambria" w:cstheme="minorHAnsi"/>
          <w:i/>
          <w:strike/>
          <w:sz w:val="20"/>
          <w:szCs w:val="20"/>
          <w:lang w:val="sv-SE"/>
          <w:rPrChange w:id="1974" w:author="APRILYA Anggie" w:date="2024-12-27T15:48:00Z">
            <w:rPr>
              <w:rFonts w:ascii="Cambria" w:hAnsi="Cambria" w:cstheme="minorHAnsi"/>
              <w:i/>
              <w:sz w:val="20"/>
              <w:szCs w:val="20"/>
              <w:lang w:val="sv-SE"/>
            </w:rPr>
          </w:rPrChange>
        </w:rPr>
        <w:t>Medical Check Up</w:t>
      </w:r>
      <w:r w:rsidRPr="00A66AC2">
        <w:rPr>
          <w:rFonts w:ascii="Cambria" w:hAnsi="Cambria" w:cstheme="minorHAnsi"/>
          <w:strike/>
          <w:sz w:val="20"/>
          <w:szCs w:val="20"/>
          <w:lang w:val="sv-SE"/>
          <w:rPrChange w:id="1975" w:author="APRILYA Anggie" w:date="2024-12-27T15:48:00Z">
            <w:rPr>
              <w:rFonts w:ascii="Cambria" w:hAnsi="Cambria" w:cstheme="minorHAnsi"/>
              <w:sz w:val="20"/>
              <w:szCs w:val="20"/>
              <w:lang w:val="sv-SE"/>
            </w:rPr>
          </w:rPrChange>
        </w:rPr>
        <w:t xml:space="preserve"> dirinya sendiri, namun dalam kondisi tertentu Pihak Pertama dapat meminta Pihak Kedua untuk tidak mengungkapkan terlebih dahulu hasil </w:t>
      </w:r>
      <w:r w:rsidRPr="00A66AC2">
        <w:rPr>
          <w:rFonts w:ascii="Cambria" w:hAnsi="Cambria" w:cstheme="minorHAnsi"/>
          <w:i/>
          <w:strike/>
          <w:sz w:val="20"/>
          <w:szCs w:val="20"/>
          <w:lang w:val="sv-SE"/>
          <w:rPrChange w:id="1976" w:author="APRILYA Anggie" w:date="2024-12-27T15:48:00Z">
            <w:rPr>
              <w:rFonts w:ascii="Cambria" w:hAnsi="Cambria" w:cstheme="minorHAnsi"/>
              <w:i/>
              <w:sz w:val="20"/>
              <w:szCs w:val="20"/>
              <w:lang w:val="sv-SE"/>
            </w:rPr>
          </w:rPrChange>
        </w:rPr>
        <w:t>Medical Check Up</w:t>
      </w:r>
      <w:r w:rsidRPr="00A66AC2">
        <w:rPr>
          <w:rFonts w:ascii="Cambria" w:hAnsi="Cambria" w:cstheme="minorHAnsi"/>
          <w:strike/>
          <w:sz w:val="20"/>
          <w:szCs w:val="20"/>
          <w:lang w:val="sv-SE"/>
          <w:rPrChange w:id="1977" w:author="APRILYA Anggie" w:date="2024-12-27T15:48:00Z">
            <w:rPr>
              <w:rFonts w:ascii="Cambria" w:hAnsi="Cambria" w:cstheme="minorHAnsi"/>
              <w:sz w:val="20"/>
              <w:szCs w:val="20"/>
              <w:lang w:val="sv-SE"/>
            </w:rPr>
          </w:rPrChange>
        </w:rPr>
        <w:t xml:space="preserve"> kepada Peserta. Oleh karena itu, Pihak Pertama menjamin untuk melepaskan Pihak Kedua dari segala tanggung jawab atas tuntutan dan/atau kerugian yang mungkin timbul.</w:t>
      </w:r>
    </w:p>
    <w:p w14:paraId="3F1FE5F9" w14:textId="77777777" w:rsidR="00A207E8" w:rsidRPr="00A66AC2" w:rsidRDefault="00A207E8" w:rsidP="00A207E8">
      <w:pPr>
        <w:spacing w:line="276" w:lineRule="auto"/>
        <w:jc w:val="both"/>
        <w:rPr>
          <w:rFonts w:ascii="Cambria" w:hAnsi="Cambria" w:cstheme="minorHAnsi"/>
          <w:strike/>
          <w:sz w:val="20"/>
          <w:szCs w:val="20"/>
          <w:rPrChange w:id="1978" w:author="APRILYA Anggie" w:date="2024-12-27T15:48:00Z">
            <w:rPr>
              <w:rFonts w:ascii="Cambria" w:hAnsi="Cambria" w:cstheme="minorHAnsi"/>
              <w:sz w:val="20"/>
              <w:szCs w:val="20"/>
            </w:rPr>
          </w:rPrChange>
        </w:rPr>
      </w:pPr>
    </w:p>
    <w:p w14:paraId="45C651B5" w14:textId="77777777" w:rsidR="00A207E8" w:rsidRPr="00A66AC2" w:rsidRDefault="00A207E8" w:rsidP="00A207E8">
      <w:pPr>
        <w:spacing w:line="276" w:lineRule="auto"/>
        <w:rPr>
          <w:rFonts w:ascii="Cambria" w:hAnsi="Cambria" w:cstheme="minorHAnsi"/>
          <w:b/>
          <w:strike/>
          <w:sz w:val="20"/>
          <w:szCs w:val="20"/>
          <w:rPrChange w:id="1979" w:author="APRILYA Anggie" w:date="2024-12-27T15:48:00Z">
            <w:rPr>
              <w:rFonts w:ascii="Cambria" w:hAnsi="Cambria" w:cstheme="minorHAnsi"/>
              <w:b/>
              <w:sz w:val="20"/>
              <w:szCs w:val="20"/>
            </w:rPr>
          </w:rPrChange>
        </w:rPr>
      </w:pPr>
      <w:r w:rsidRPr="00A66AC2">
        <w:rPr>
          <w:rFonts w:ascii="Cambria" w:hAnsi="Cambria" w:cstheme="minorHAnsi"/>
          <w:b/>
          <w:strike/>
          <w:sz w:val="20"/>
          <w:szCs w:val="20"/>
          <w:rPrChange w:id="1980" w:author="APRILYA Anggie" w:date="2024-12-27T15:48:00Z">
            <w:rPr>
              <w:rFonts w:ascii="Cambria" w:hAnsi="Cambria" w:cstheme="minorHAnsi"/>
              <w:b/>
              <w:sz w:val="20"/>
              <w:szCs w:val="20"/>
            </w:rPr>
          </w:rPrChange>
        </w:rPr>
        <w:t>PASAL 4</w:t>
      </w:r>
    </w:p>
    <w:p w14:paraId="643954D5" w14:textId="77777777" w:rsidR="00A207E8" w:rsidRPr="00A66AC2" w:rsidRDefault="00A207E8" w:rsidP="00A207E8">
      <w:pPr>
        <w:spacing w:line="276" w:lineRule="auto"/>
        <w:rPr>
          <w:rFonts w:ascii="Cambria" w:hAnsi="Cambria" w:cstheme="minorHAnsi"/>
          <w:b/>
          <w:strike/>
          <w:sz w:val="20"/>
          <w:szCs w:val="20"/>
          <w:rPrChange w:id="1981" w:author="APRILYA Anggie" w:date="2024-12-27T15:48:00Z">
            <w:rPr>
              <w:rFonts w:ascii="Cambria" w:hAnsi="Cambria" w:cstheme="minorHAnsi"/>
              <w:b/>
              <w:sz w:val="20"/>
              <w:szCs w:val="20"/>
            </w:rPr>
          </w:rPrChange>
        </w:rPr>
      </w:pPr>
      <w:r w:rsidRPr="00A66AC2">
        <w:rPr>
          <w:rFonts w:ascii="Cambria" w:hAnsi="Cambria" w:cstheme="minorHAnsi"/>
          <w:b/>
          <w:strike/>
          <w:sz w:val="20"/>
          <w:szCs w:val="20"/>
          <w:rPrChange w:id="1982" w:author="APRILYA Anggie" w:date="2024-12-27T15:48:00Z">
            <w:rPr>
              <w:rFonts w:ascii="Cambria" w:hAnsi="Cambria" w:cstheme="minorHAnsi"/>
              <w:b/>
              <w:sz w:val="20"/>
              <w:szCs w:val="20"/>
            </w:rPr>
          </w:rPrChange>
        </w:rPr>
        <w:t>TARIF LAYANAN KESEHATAN</w:t>
      </w:r>
    </w:p>
    <w:p w14:paraId="0678658B" w14:textId="4027F776" w:rsidR="00A207E8" w:rsidRPr="00A66AC2" w:rsidRDefault="00A207E8" w:rsidP="00A207E8">
      <w:pPr>
        <w:pStyle w:val="ListParagraph"/>
        <w:numPr>
          <w:ilvl w:val="3"/>
          <w:numId w:val="76"/>
        </w:numPr>
        <w:spacing w:line="276" w:lineRule="auto"/>
        <w:ind w:left="360"/>
        <w:contextualSpacing/>
        <w:jc w:val="both"/>
        <w:rPr>
          <w:rFonts w:ascii="Cambria" w:hAnsi="Cambria" w:cstheme="minorHAnsi"/>
          <w:strike/>
          <w:sz w:val="20"/>
          <w:szCs w:val="20"/>
          <w:rPrChange w:id="1983" w:author="APRILYA Anggie" w:date="2024-12-27T15:48:00Z">
            <w:rPr>
              <w:rFonts w:ascii="Cambria" w:hAnsi="Cambria" w:cstheme="minorHAnsi"/>
              <w:sz w:val="20"/>
              <w:szCs w:val="20"/>
            </w:rPr>
          </w:rPrChange>
        </w:rPr>
      </w:pPr>
      <w:r w:rsidRPr="00A66AC2">
        <w:rPr>
          <w:rFonts w:ascii="Cambria" w:hAnsi="Cambria" w:cstheme="minorHAnsi"/>
          <w:strike/>
          <w:sz w:val="20"/>
          <w:szCs w:val="20"/>
          <w:rPrChange w:id="1984" w:author="APRILYA Anggie" w:date="2024-12-27T15:48:00Z">
            <w:rPr>
              <w:rFonts w:ascii="Cambria" w:hAnsi="Cambria" w:cstheme="minorHAnsi"/>
              <w:sz w:val="20"/>
              <w:szCs w:val="20"/>
            </w:rPr>
          </w:rPrChange>
        </w:rPr>
        <w:t xml:space="preserve">Tarif </w:t>
      </w:r>
      <w:proofErr w:type="spellStart"/>
      <w:r w:rsidRPr="00A66AC2">
        <w:rPr>
          <w:rFonts w:ascii="Cambria" w:hAnsi="Cambria" w:cstheme="minorHAnsi"/>
          <w:strike/>
          <w:sz w:val="20"/>
          <w:szCs w:val="20"/>
          <w:rPrChange w:id="1985"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198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987"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1988" w:author="APRILYA Anggie" w:date="2024-12-27T15:48:00Z">
            <w:rPr>
              <w:rFonts w:ascii="Cambria" w:hAnsi="Cambria" w:cstheme="minorHAnsi"/>
              <w:sz w:val="20"/>
              <w:szCs w:val="20"/>
            </w:rPr>
          </w:rPrChange>
        </w:rPr>
        <w:t xml:space="preserve"> Kesehatan </w:t>
      </w:r>
      <w:r w:rsidRPr="00A66AC2">
        <w:rPr>
          <w:rFonts w:ascii="Cambria" w:hAnsi="Cambria" w:cstheme="minorHAnsi"/>
          <w:i/>
          <w:iCs/>
          <w:strike/>
          <w:sz w:val="20"/>
          <w:szCs w:val="20"/>
          <w:rPrChange w:id="1989" w:author="APRILYA Anggie" w:date="2024-12-27T15:48:00Z">
            <w:rPr>
              <w:rFonts w:ascii="Cambria" w:hAnsi="Cambria" w:cstheme="minorHAnsi"/>
              <w:i/>
              <w:iCs/>
              <w:sz w:val="20"/>
              <w:szCs w:val="20"/>
            </w:rPr>
          </w:rPrChange>
        </w:rPr>
        <w:t>Medical Check Up</w:t>
      </w:r>
      <w:r w:rsidRPr="00A66AC2">
        <w:rPr>
          <w:rFonts w:ascii="Cambria" w:hAnsi="Cambria" w:cstheme="minorHAnsi"/>
          <w:strike/>
          <w:sz w:val="20"/>
          <w:szCs w:val="20"/>
          <w:rPrChange w:id="1990"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991" w:author="APRILYA Anggie" w:date="2024-12-27T15:48:00Z">
            <w:rPr>
              <w:rFonts w:ascii="Cambria" w:hAnsi="Cambria" w:cstheme="minorHAnsi"/>
              <w:sz w:val="20"/>
              <w:szCs w:val="20"/>
            </w:rPr>
          </w:rPrChange>
        </w:rPr>
        <w:t>berlaku</w:t>
      </w:r>
      <w:proofErr w:type="spellEnd"/>
      <w:r w:rsidRPr="00A66AC2">
        <w:rPr>
          <w:rFonts w:ascii="Cambria" w:hAnsi="Cambria" w:cstheme="minorHAnsi"/>
          <w:strike/>
          <w:sz w:val="20"/>
          <w:szCs w:val="20"/>
          <w:rPrChange w:id="199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993" w:author="APRILYA Anggie" w:date="2024-12-27T15:48:00Z">
            <w:rPr>
              <w:rFonts w:ascii="Cambria" w:hAnsi="Cambria" w:cstheme="minorHAnsi"/>
              <w:sz w:val="20"/>
              <w:szCs w:val="20"/>
            </w:rPr>
          </w:rPrChange>
        </w:rPr>
        <w:t>adalah</w:t>
      </w:r>
      <w:proofErr w:type="spellEnd"/>
      <w:r w:rsidRPr="00A66AC2">
        <w:rPr>
          <w:rFonts w:ascii="Cambria" w:hAnsi="Cambria" w:cstheme="minorHAnsi"/>
          <w:strike/>
          <w:sz w:val="20"/>
          <w:szCs w:val="20"/>
          <w:rPrChange w:id="199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995" w:author="APRILYA Anggie" w:date="2024-12-27T15:48:00Z">
            <w:rPr>
              <w:rFonts w:ascii="Cambria" w:hAnsi="Cambria" w:cstheme="minorHAnsi"/>
              <w:sz w:val="20"/>
              <w:szCs w:val="20"/>
            </w:rPr>
          </w:rPrChange>
        </w:rPr>
        <w:t>tarif</w:t>
      </w:r>
      <w:proofErr w:type="spellEnd"/>
      <w:r w:rsidRPr="00A66AC2">
        <w:rPr>
          <w:rFonts w:ascii="Cambria" w:hAnsi="Cambria" w:cstheme="minorHAnsi"/>
          <w:strike/>
          <w:sz w:val="20"/>
          <w:szCs w:val="20"/>
          <w:rPrChange w:id="1996"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1997" w:author="APRILYA Anggie" w:date="2024-12-27T15:48:00Z">
            <w:rPr>
              <w:rFonts w:ascii="Cambria" w:hAnsi="Cambria" w:cstheme="minorHAnsi"/>
              <w:sz w:val="20"/>
              <w:szCs w:val="20"/>
            </w:rPr>
          </w:rPrChange>
        </w:rPr>
        <w:t>telah</w:t>
      </w:r>
      <w:proofErr w:type="spellEnd"/>
      <w:r w:rsidRPr="00A66AC2">
        <w:rPr>
          <w:rFonts w:ascii="Cambria" w:hAnsi="Cambria" w:cstheme="minorHAnsi"/>
          <w:strike/>
          <w:sz w:val="20"/>
          <w:szCs w:val="20"/>
          <w:rPrChange w:id="199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1999" w:author="APRILYA Anggie" w:date="2024-12-27T15:48:00Z">
            <w:rPr>
              <w:rFonts w:ascii="Cambria" w:hAnsi="Cambria" w:cstheme="minorHAnsi"/>
              <w:sz w:val="20"/>
              <w:szCs w:val="20"/>
            </w:rPr>
          </w:rPrChange>
        </w:rPr>
        <w:t>disepakati</w:t>
      </w:r>
      <w:proofErr w:type="spellEnd"/>
      <w:r w:rsidRPr="00A66AC2">
        <w:rPr>
          <w:rFonts w:ascii="Cambria" w:hAnsi="Cambria" w:cstheme="minorHAnsi"/>
          <w:strike/>
          <w:sz w:val="20"/>
          <w:szCs w:val="20"/>
          <w:rPrChange w:id="2000" w:author="APRILYA Anggie" w:date="2024-12-27T15:48:00Z">
            <w:rPr>
              <w:rFonts w:ascii="Cambria" w:hAnsi="Cambria" w:cstheme="minorHAnsi"/>
              <w:sz w:val="20"/>
              <w:szCs w:val="20"/>
            </w:rPr>
          </w:rPrChange>
        </w:rPr>
        <w:t xml:space="preserve"> oleh Para </w:t>
      </w:r>
      <w:proofErr w:type="spellStart"/>
      <w:r w:rsidRPr="00A66AC2">
        <w:rPr>
          <w:rFonts w:ascii="Cambria" w:hAnsi="Cambria" w:cstheme="minorHAnsi"/>
          <w:strike/>
          <w:sz w:val="20"/>
          <w:szCs w:val="20"/>
          <w:rPrChange w:id="2001"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200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03" w:author="APRILYA Anggie" w:date="2024-12-27T15:48:00Z">
            <w:rPr>
              <w:rFonts w:ascii="Cambria" w:hAnsi="Cambria" w:cstheme="minorHAnsi"/>
              <w:sz w:val="20"/>
              <w:szCs w:val="20"/>
            </w:rPr>
          </w:rPrChange>
        </w:rPr>
        <w:t>sebagaimana</w:t>
      </w:r>
      <w:proofErr w:type="spellEnd"/>
      <w:r w:rsidRPr="00A66AC2">
        <w:rPr>
          <w:rFonts w:ascii="Cambria" w:hAnsi="Cambria" w:cstheme="minorHAnsi"/>
          <w:strike/>
          <w:sz w:val="20"/>
          <w:szCs w:val="20"/>
          <w:rPrChange w:id="200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05" w:author="APRILYA Anggie" w:date="2024-12-27T15:48:00Z">
            <w:rPr>
              <w:rFonts w:ascii="Cambria" w:hAnsi="Cambria" w:cstheme="minorHAnsi"/>
              <w:sz w:val="20"/>
              <w:szCs w:val="20"/>
            </w:rPr>
          </w:rPrChange>
        </w:rPr>
        <w:t>tercantum</w:t>
      </w:r>
      <w:proofErr w:type="spellEnd"/>
      <w:r w:rsidRPr="00A66AC2">
        <w:rPr>
          <w:rFonts w:ascii="Cambria" w:hAnsi="Cambria" w:cstheme="minorHAnsi"/>
          <w:strike/>
          <w:sz w:val="20"/>
          <w:szCs w:val="20"/>
          <w:rPrChange w:id="2006" w:author="APRILYA Anggie" w:date="2024-12-27T15:48:00Z">
            <w:rPr>
              <w:rFonts w:ascii="Cambria" w:hAnsi="Cambria" w:cstheme="minorHAnsi"/>
              <w:sz w:val="20"/>
              <w:szCs w:val="20"/>
            </w:rPr>
          </w:rPrChange>
        </w:rPr>
        <w:t xml:space="preserve"> di </w:t>
      </w:r>
      <w:proofErr w:type="spellStart"/>
      <w:r w:rsidRPr="00A66AC2">
        <w:rPr>
          <w:rFonts w:ascii="Cambria" w:hAnsi="Cambria" w:cstheme="minorHAnsi"/>
          <w:strike/>
          <w:sz w:val="20"/>
          <w:szCs w:val="20"/>
          <w:rPrChange w:id="2007" w:author="APRILYA Anggie" w:date="2024-12-27T15:48:00Z">
            <w:rPr>
              <w:rFonts w:ascii="Cambria" w:hAnsi="Cambria" w:cstheme="minorHAnsi"/>
              <w:sz w:val="20"/>
              <w:szCs w:val="20"/>
            </w:rPr>
          </w:rPrChange>
        </w:rPr>
        <w:t>dalam</w:t>
      </w:r>
      <w:proofErr w:type="spellEnd"/>
      <w:r w:rsidRPr="00A66AC2">
        <w:rPr>
          <w:rFonts w:ascii="Cambria" w:hAnsi="Cambria" w:cstheme="minorHAnsi"/>
          <w:strike/>
          <w:sz w:val="20"/>
          <w:szCs w:val="20"/>
          <w:rPrChange w:id="2008" w:author="APRILYA Anggie" w:date="2024-12-27T15:48:00Z">
            <w:rPr>
              <w:rFonts w:ascii="Cambria" w:hAnsi="Cambria" w:cstheme="minorHAnsi"/>
              <w:sz w:val="20"/>
              <w:szCs w:val="20"/>
            </w:rPr>
          </w:rPrChange>
        </w:rPr>
        <w:t xml:space="preserve"> </w:t>
      </w:r>
      <w:r w:rsidR="00A74321" w:rsidRPr="00A66AC2">
        <w:rPr>
          <w:rFonts w:ascii="Cambria" w:hAnsi="Cambria" w:cstheme="minorHAnsi"/>
          <w:strike/>
          <w:sz w:val="20"/>
          <w:szCs w:val="20"/>
          <w:rPrChange w:id="2009" w:author="APRILYA Anggie" w:date="2024-12-27T15:48:00Z">
            <w:rPr>
              <w:rFonts w:ascii="Cambria" w:hAnsi="Cambria" w:cstheme="minorHAnsi"/>
              <w:sz w:val="20"/>
              <w:szCs w:val="20"/>
            </w:rPr>
          </w:rPrChange>
        </w:rPr>
        <w:t>Lampiran</w:t>
      </w:r>
      <w:r w:rsidRPr="00A66AC2">
        <w:rPr>
          <w:rFonts w:ascii="Cambria" w:hAnsi="Cambria" w:cstheme="minorHAnsi"/>
          <w:strike/>
          <w:sz w:val="20"/>
          <w:szCs w:val="20"/>
          <w:rPrChange w:id="2010" w:author="APRILYA Anggie" w:date="2024-12-27T15:48:00Z">
            <w:rPr>
              <w:rFonts w:ascii="Cambria" w:hAnsi="Cambria" w:cstheme="minorHAnsi"/>
              <w:sz w:val="20"/>
              <w:szCs w:val="20"/>
            </w:rPr>
          </w:rPrChange>
        </w:rPr>
        <w:t xml:space="preserve"> </w:t>
      </w:r>
      <w:r w:rsidR="00A74321" w:rsidRPr="00A66AC2">
        <w:rPr>
          <w:rFonts w:ascii="Cambria" w:hAnsi="Cambria" w:cstheme="minorHAnsi"/>
          <w:strike/>
          <w:sz w:val="20"/>
          <w:szCs w:val="20"/>
          <w:rPrChange w:id="2011" w:author="APRILYA Anggie" w:date="2024-12-27T15:48:00Z">
            <w:rPr>
              <w:rFonts w:ascii="Cambria" w:hAnsi="Cambria" w:cstheme="minorHAnsi"/>
              <w:sz w:val="20"/>
              <w:szCs w:val="20"/>
            </w:rPr>
          </w:rPrChange>
        </w:rPr>
        <w:t>6.A</w:t>
      </w:r>
      <w:r w:rsidRPr="00A66AC2">
        <w:rPr>
          <w:rFonts w:ascii="Cambria" w:hAnsi="Cambria" w:cstheme="minorHAnsi"/>
          <w:strike/>
          <w:sz w:val="20"/>
          <w:szCs w:val="20"/>
          <w:rPrChange w:id="201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13" w:author="APRILYA Anggie" w:date="2024-12-27T15:48:00Z">
            <w:rPr>
              <w:rFonts w:ascii="Cambria" w:hAnsi="Cambria" w:cstheme="minorHAnsi"/>
              <w:sz w:val="20"/>
              <w:szCs w:val="20"/>
            </w:rPr>
          </w:rPrChange>
        </w:rPr>
        <w:t>Perjanjian</w:t>
      </w:r>
      <w:proofErr w:type="spellEnd"/>
      <w:r w:rsidRPr="00A66AC2">
        <w:rPr>
          <w:rFonts w:ascii="Cambria" w:hAnsi="Cambria" w:cstheme="minorHAnsi"/>
          <w:strike/>
          <w:sz w:val="20"/>
          <w:szCs w:val="20"/>
          <w:rPrChange w:id="2014" w:author="APRILYA Anggie" w:date="2024-12-27T15:48:00Z">
            <w:rPr>
              <w:rFonts w:ascii="Cambria" w:hAnsi="Cambria" w:cstheme="minorHAnsi"/>
              <w:sz w:val="20"/>
              <w:szCs w:val="20"/>
            </w:rPr>
          </w:rPrChange>
        </w:rPr>
        <w:t>.</w:t>
      </w:r>
    </w:p>
    <w:p w14:paraId="53DC4A21" w14:textId="77777777" w:rsidR="00A207E8" w:rsidRPr="00A66AC2" w:rsidRDefault="00A207E8" w:rsidP="00A207E8">
      <w:pPr>
        <w:pStyle w:val="ListParagraph"/>
        <w:numPr>
          <w:ilvl w:val="3"/>
          <w:numId w:val="76"/>
        </w:numPr>
        <w:spacing w:line="276" w:lineRule="auto"/>
        <w:ind w:left="360"/>
        <w:contextualSpacing/>
        <w:jc w:val="both"/>
        <w:rPr>
          <w:rFonts w:ascii="Cambria" w:hAnsi="Cambria" w:cstheme="minorHAnsi"/>
          <w:strike/>
          <w:sz w:val="20"/>
          <w:szCs w:val="20"/>
          <w:rPrChange w:id="2015"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2016" w:author="APRILYA Anggie" w:date="2024-12-27T15:48:00Z">
            <w:rPr>
              <w:rFonts w:ascii="Cambria" w:hAnsi="Cambria" w:cstheme="minorHAnsi"/>
              <w:sz w:val="20"/>
              <w:szCs w:val="20"/>
            </w:rPr>
          </w:rPrChange>
        </w:rPr>
        <w:t>Setiap</w:t>
      </w:r>
      <w:proofErr w:type="spellEnd"/>
      <w:r w:rsidRPr="00A66AC2">
        <w:rPr>
          <w:rFonts w:ascii="Cambria" w:hAnsi="Cambria" w:cstheme="minorHAnsi"/>
          <w:strike/>
          <w:sz w:val="20"/>
          <w:szCs w:val="20"/>
          <w:rPrChange w:id="201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18" w:author="APRILYA Anggie" w:date="2024-12-27T15:48:00Z">
            <w:rPr>
              <w:rFonts w:ascii="Cambria" w:hAnsi="Cambria" w:cstheme="minorHAnsi"/>
              <w:sz w:val="20"/>
              <w:szCs w:val="20"/>
            </w:rPr>
          </w:rPrChange>
        </w:rPr>
        <w:t>Perubahan</w:t>
      </w:r>
      <w:proofErr w:type="spellEnd"/>
      <w:r w:rsidRPr="00A66AC2">
        <w:rPr>
          <w:rFonts w:ascii="Cambria" w:hAnsi="Cambria" w:cstheme="minorHAnsi"/>
          <w:strike/>
          <w:sz w:val="20"/>
          <w:szCs w:val="20"/>
          <w:rPrChange w:id="201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20" w:author="APRILYA Anggie" w:date="2024-12-27T15:48:00Z">
            <w:rPr>
              <w:rFonts w:ascii="Cambria" w:hAnsi="Cambria" w:cstheme="minorHAnsi"/>
              <w:sz w:val="20"/>
              <w:szCs w:val="20"/>
            </w:rPr>
          </w:rPrChange>
        </w:rPr>
        <w:t>tarif</w:t>
      </w:r>
      <w:proofErr w:type="spellEnd"/>
      <w:r w:rsidRPr="00A66AC2">
        <w:rPr>
          <w:rFonts w:ascii="Cambria" w:hAnsi="Cambria" w:cstheme="minorHAnsi"/>
          <w:strike/>
          <w:sz w:val="20"/>
          <w:szCs w:val="20"/>
          <w:rPrChange w:id="202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22" w:author="APRILYA Anggie" w:date="2024-12-27T15:48:00Z">
            <w:rPr>
              <w:rFonts w:ascii="Cambria" w:hAnsi="Cambria" w:cstheme="minorHAnsi"/>
              <w:sz w:val="20"/>
              <w:szCs w:val="20"/>
            </w:rPr>
          </w:rPrChange>
        </w:rPr>
        <w:t>akan</w:t>
      </w:r>
      <w:proofErr w:type="spellEnd"/>
      <w:r w:rsidRPr="00A66AC2">
        <w:rPr>
          <w:rFonts w:ascii="Cambria" w:hAnsi="Cambria" w:cstheme="minorHAnsi"/>
          <w:strike/>
          <w:sz w:val="20"/>
          <w:szCs w:val="20"/>
          <w:rPrChange w:id="202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24" w:author="APRILYA Anggie" w:date="2024-12-27T15:48:00Z">
            <w:rPr>
              <w:rFonts w:ascii="Cambria" w:hAnsi="Cambria" w:cstheme="minorHAnsi"/>
              <w:sz w:val="20"/>
              <w:szCs w:val="20"/>
            </w:rPr>
          </w:rPrChange>
        </w:rPr>
        <w:t>dikomunikasikan</w:t>
      </w:r>
      <w:proofErr w:type="spellEnd"/>
      <w:r w:rsidRPr="00A66AC2">
        <w:rPr>
          <w:rFonts w:ascii="Cambria" w:hAnsi="Cambria" w:cstheme="minorHAnsi"/>
          <w:strike/>
          <w:sz w:val="20"/>
          <w:szCs w:val="20"/>
          <w:rPrChange w:id="202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26" w:author="APRILYA Anggie" w:date="2024-12-27T15:48:00Z">
            <w:rPr>
              <w:rFonts w:ascii="Cambria" w:hAnsi="Cambria" w:cstheme="minorHAnsi"/>
              <w:sz w:val="20"/>
              <w:szCs w:val="20"/>
            </w:rPr>
          </w:rPrChange>
        </w:rPr>
        <w:t>terlebih</w:t>
      </w:r>
      <w:proofErr w:type="spellEnd"/>
      <w:r w:rsidRPr="00A66AC2">
        <w:rPr>
          <w:rFonts w:ascii="Cambria" w:hAnsi="Cambria" w:cstheme="minorHAnsi"/>
          <w:strike/>
          <w:sz w:val="20"/>
          <w:szCs w:val="20"/>
          <w:rPrChange w:id="202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28" w:author="APRILYA Anggie" w:date="2024-12-27T15:48:00Z">
            <w:rPr>
              <w:rFonts w:ascii="Cambria" w:hAnsi="Cambria" w:cstheme="minorHAnsi"/>
              <w:sz w:val="20"/>
              <w:szCs w:val="20"/>
            </w:rPr>
          </w:rPrChange>
        </w:rPr>
        <w:t>dahulu</w:t>
      </w:r>
      <w:proofErr w:type="spellEnd"/>
      <w:r w:rsidRPr="00A66AC2">
        <w:rPr>
          <w:rFonts w:ascii="Cambria" w:hAnsi="Cambria" w:cstheme="minorHAnsi"/>
          <w:strike/>
          <w:sz w:val="20"/>
          <w:szCs w:val="20"/>
          <w:rPrChange w:id="2029" w:author="APRILYA Anggie" w:date="2024-12-27T15:48:00Z">
            <w:rPr>
              <w:rFonts w:ascii="Cambria" w:hAnsi="Cambria" w:cstheme="minorHAnsi"/>
              <w:sz w:val="20"/>
              <w:szCs w:val="20"/>
            </w:rPr>
          </w:rPrChange>
        </w:rPr>
        <w:t xml:space="preserve"> oleh Para </w:t>
      </w:r>
      <w:proofErr w:type="spellStart"/>
      <w:r w:rsidRPr="00A66AC2">
        <w:rPr>
          <w:rFonts w:ascii="Cambria" w:hAnsi="Cambria" w:cstheme="minorHAnsi"/>
          <w:strike/>
          <w:sz w:val="20"/>
          <w:szCs w:val="20"/>
          <w:rPrChange w:id="2030"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203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32" w:author="APRILYA Anggie" w:date="2024-12-27T15:48:00Z">
            <w:rPr>
              <w:rFonts w:ascii="Cambria" w:hAnsi="Cambria" w:cstheme="minorHAnsi"/>
              <w:sz w:val="20"/>
              <w:szCs w:val="20"/>
            </w:rPr>
          </w:rPrChange>
        </w:rPr>
        <w:t>dalam</w:t>
      </w:r>
      <w:proofErr w:type="spellEnd"/>
      <w:r w:rsidRPr="00A66AC2">
        <w:rPr>
          <w:rFonts w:ascii="Cambria" w:hAnsi="Cambria" w:cstheme="minorHAnsi"/>
          <w:strike/>
          <w:sz w:val="20"/>
          <w:szCs w:val="20"/>
          <w:rPrChange w:id="203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34" w:author="APRILYA Anggie" w:date="2024-12-27T15:48:00Z">
            <w:rPr>
              <w:rFonts w:ascii="Cambria" w:hAnsi="Cambria" w:cstheme="minorHAnsi"/>
              <w:sz w:val="20"/>
              <w:szCs w:val="20"/>
            </w:rPr>
          </w:rPrChange>
        </w:rPr>
        <w:t>jangka</w:t>
      </w:r>
      <w:proofErr w:type="spellEnd"/>
      <w:r w:rsidRPr="00A66AC2">
        <w:rPr>
          <w:rFonts w:ascii="Cambria" w:hAnsi="Cambria" w:cstheme="minorHAnsi"/>
          <w:strike/>
          <w:sz w:val="20"/>
          <w:szCs w:val="20"/>
          <w:rPrChange w:id="203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36" w:author="APRILYA Anggie" w:date="2024-12-27T15:48:00Z">
            <w:rPr>
              <w:rFonts w:ascii="Cambria" w:hAnsi="Cambria" w:cstheme="minorHAnsi"/>
              <w:sz w:val="20"/>
              <w:szCs w:val="20"/>
            </w:rPr>
          </w:rPrChange>
        </w:rPr>
        <w:t>waktu</w:t>
      </w:r>
      <w:proofErr w:type="spellEnd"/>
      <w:r w:rsidRPr="00A66AC2">
        <w:rPr>
          <w:rFonts w:ascii="Cambria" w:hAnsi="Cambria" w:cstheme="minorHAnsi"/>
          <w:strike/>
          <w:sz w:val="20"/>
          <w:szCs w:val="20"/>
          <w:rPrChange w:id="2037" w:author="APRILYA Anggie" w:date="2024-12-27T15:48:00Z">
            <w:rPr>
              <w:rFonts w:ascii="Cambria" w:hAnsi="Cambria" w:cstheme="minorHAnsi"/>
              <w:sz w:val="20"/>
              <w:szCs w:val="20"/>
            </w:rPr>
          </w:rPrChange>
        </w:rPr>
        <w:t xml:space="preserve"> 30 (</w:t>
      </w:r>
      <w:proofErr w:type="spellStart"/>
      <w:r w:rsidRPr="00A66AC2">
        <w:rPr>
          <w:rFonts w:ascii="Cambria" w:hAnsi="Cambria" w:cstheme="minorHAnsi"/>
          <w:strike/>
          <w:sz w:val="20"/>
          <w:szCs w:val="20"/>
          <w:rPrChange w:id="2038" w:author="APRILYA Anggie" w:date="2024-12-27T15:48:00Z">
            <w:rPr>
              <w:rFonts w:ascii="Cambria" w:hAnsi="Cambria" w:cstheme="minorHAnsi"/>
              <w:sz w:val="20"/>
              <w:szCs w:val="20"/>
            </w:rPr>
          </w:rPrChange>
        </w:rPr>
        <w:t>tiga</w:t>
      </w:r>
      <w:proofErr w:type="spellEnd"/>
      <w:r w:rsidRPr="00A66AC2">
        <w:rPr>
          <w:rFonts w:ascii="Cambria" w:hAnsi="Cambria" w:cstheme="minorHAnsi"/>
          <w:strike/>
          <w:sz w:val="20"/>
          <w:szCs w:val="20"/>
          <w:rPrChange w:id="203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40" w:author="APRILYA Anggie" w:date="2024-12-27T15:48:00Z">
            <w:rPr>
              <w:rFonts w:ascii="Cambria" w:hAnsi="Cambria" w:cstheme="minorHAnsi"/>
              <w:sz w:val="20"/>
              <w:szCs w:val="20"/>
            </w:rPr>
          </w:rPrChange>
        </w:rPr>
        <w:t>puluh</w:t>
      </w:r>
      <w:proofErr w:type="spellEnd"/>
      <w:r w:rsidRPr="00A66AC2">
        <w:rPr>
          <w:rFonts w:ascii="Cambria" w:hAnsi="Cambria" w:cstheme="minorHAnsi"/>
          <w:strike/>
          <w:sz w:val="20"/>
          <w:szCs w:val="20"/>
          <w:rPrChange w:id="2041" w:author="APRILYA Anggie" w:date="2024-12-27T15:48:00Z">
            <w:rPr>
              <w:rFonts w:ascii="Cambria" w:hAnsi="Cambria" w:cstheme="minorHAnsi"/>
              <w:sz w:val="20"/>
              <w:szCs w:val="20"/>
            </w:rPr>
          </w:rPrChange>
        </w:rPr>
        <w:t xml:space="preserve">) Hari </w:t>
      </w:r>
      <w:proofErr w:type="spellStart"/>
      <w:r w:rsidRPr="00A66AC2">
        <w:rPr>
          <w:rFonts w:ascii="Cambria" w:hAnsi="Cambria" w:cstheme="minorHAnsi"/>
          <w:strike/>
          <w:sz w:val="20"/>
          <w:szCs w:val="20"/>
          <w:rPrChange w:id="2042" w:author="APRILYA Anggie" w:date="2024-12-27T15:48:00Z">
            <w:rPr>
              <w:rFonts w:ascii="Cambria" w:hAnsi="Cambria" w:cstheme="minorHAnsi"/>
              <w:sz w:val="20"/>
              <w:szCs w:val="20"/>
            </w:rPr>
          </w:rPrChange>
        </w:rPr>
        <w:t>Kerja</w:t>
      </w:r>
      <w:proofErr w:type="spellEnd"/>
      <w:r w:rsidRPr="00A66AC2">
        <w:rPr>
          <w:rFonts w:ascii="Cambria" w:hAnsi="Cambria" w:cstheme="minorHAnsi"/>
          <w:strike/>
          <w:sz w:val="20"/>
          <w:szCs w:val="20"/>
          <w:rPrChange w:id="204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44" w:author="APRILYA Anggie" w:date="2024-12-27T15:48:00Z">
            <w:rPr>
              <w:rFonts w:ascii="Cambria" w:hAnsi="Cambria" w:cstheme="minorHAnsi"/>
              <w:sz w:val="20"/>
              <w:szCs w:val="20"/>
            </w:rPr>
          </w:rPrChange>
        </w:rPr>
        <w:t>sebelum</w:t>
      </w:r>
      <w:proofErr w:type="spellEnd"/>
      <w:r w:rsidRPr="00A66AC2">
        <w:rPr>
          <w:rFonts w:ascii="Cambria" w:hAnsi="Cambria" w:cstheme="minorHAnsi"/>
          <w:strike/>
          <w:sz w:val="20"/>
          <w:szCs w:val="20"/>
          <w:rPrChange w:id="204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46" w:author="APRILYA Anggie" w:date="2024-12-27T15:48:00Z">
            <w:rPr>
              <w:rFonts w:ascii="Cambria" w:hAnsi="Cambria" w:cstheme="minorHAnsi"/>
              <w:sz w:val="20"/>
              <w:szCs w:val="20"/>
            </w:rPr>
          </w:rPrChange>
        </w:rPr>
        <w:t>berlakunya</w:t>
      </w:r>
      <w:proofErr w:type="spellEnd"/>
      <w:r w:rsidRPr="00A66AC2">
        <w:rPr>
          <w:rFonts w:ascii="Cambria" w:hAnsi="Cambria" w:cstheme="minorHAnsi"/>
          <w:strike/>
          <w:sz w:val="20"/>
          <w:szCs w:val="20"/>
          <w:rPrChange w:id="204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48" w:author="APRILYA Anggie" w:date="2024-12-27T15:48:00Z">
            <w:rPr>
              <w:rFonts w:ascii="Cambria" w:hAnsi="Cambria" w:cstheme="minorHAnsi"/>
              <w:sz w:val="20"/>
              <w:szCs w:val="20"/>
            </w:rPr>
          </w:rPrChange>
        </w:rPr>
        <w:t>tarif</w:t>
      </w:r>
      <w:proofErr w:type="spellEnd"/>
      <w:r w:rsidRPr="00A66AC2">
        <w:rPr>
          <w:rFonts w:ascii="Cambria" w:hAnsi="Cambria" w:cstheme="minorHAnsi"/>
          <w:strike/>
          <w:sz w:val="20"/>
          <w:szCs w:val="20"/>
          <w:rPrChange w:id="204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50" w:author="APRILYA Anggie" w:date="2024-12-27T15:48:00Z">
            <w:rPr>
              <w:rFonts w:ascii="Cambria" w:hAnsi="Cambria" w:cstheme="minorHAnsi"/>
              <w:sz w:val="20"/>
              <w:szCs w:val="20"/>
            </w:rPr>
          </w:rPrChange>
        </w:rPr>
        <w:t>tersebut</w:t>
      </w:r>
      <w:proofErr w:type="spellEnd"/>
      <w:r w:rsidRPr="00A66AC2">
        <w:rPr>
          <w:rFonts w:ascii="Cambria" w:hAnsi="Cambria" w:cstheme="minorHAnsi"/>
          <w:strike/>
          <w:sz w:val="20"/>
          <w:szCs w:val="20"/>
          <w:rPrChange w:id="2051" w:author="APRILYA Anggie" w:date="2024-12-27T15:48:00Z">
            <w:rPr>
              <w:rFonts w:ascii="Cambria" w:hAnsi="Cambria" w:cstheme="minorHAnsi"/>
              <w:sz w:val="20"/>
              <w:szCs w:val="20"/>
            </w:rPr>
          </w:rPrChange>
        </w:rPr>
        <w:t>.</w:t>
      </w:r>
    </w:p>
    <w:p w14:paraId="4514BC83" w14:textId="77777777" w:rsidR="00A207E8" w:rsidRPr="00A66AC2" w:rsidRDefault="00A207E8" w:rsidP="00A207E8">
      <w:pPr>
        <w:pStyle w:val="ListParagraph"/>
        <w:numPr>
          <w:ilvl w:val="3"/>
          <w:numId w:val="76"/>
        </w:numPr>
        <w:spacing w:line="276" w:lineRule="auto"/>
        <w:ind w:left="360"/>
        <w:contextualSpacing/>
        <w:jc w:val="both"/>
        <w:rPr>
          <w:rFonts w:ascii="Cambria" w:hAnsi="Cambria" w:cstheme="minorHAnsi"/>
          <w:strike/>
          <w:sz w:val="20"/>
          <w:szCs w:val="20"/>
          <w:rPrChange w:id="2052" w:author="APRILYA Anggie" w:date="2024-12-27T15:48:00Z">
            <w:rPr>
              <w:rFonts w:ascii="Cambria" w:hAnsi="Cambria" w:cstheme="minorHAnsi"/>
              <w:sz w:val="20"/>
              <w:szCs w:val="20"/>
            </w:rPr>
          </w:rPrChange>
        </w:rPr>
      </w:pPr>
      <w:r w:rsidRPr="00A66AC2">
        <w:rPr>
          <w:rFonts w:ascii="Cambria" w:hAnsi="Cambria" w:cstheme="minorHAnsi"/>
          <w:strike/>
          <w:sz w:val="20"/>
          <w:szCs w:val="20"/>
          <w:rPrChange w:id="2053" w:author="APRILYA Anggie" w:date="2024-12-27T15:48:00Z">
            <w:rPr>
              <w:rFonts w:ascii="Cambria" w:hAnsi="Cambria" w:cstheme="minorHAnsi"/>
              <w:sz w:val="20"/>
              <w:szCs w:val="20"/>
            </w:rPr>
          </w:rPrChange>
        </w:rPr>
        <w:t xml:space="preserve">Tarif </w:t>
      </w:r>
      <w:proofErr w:type="spellStart"/>
      <w:r w:rsidRPr="00A66AC2">
        <w:rPr>
          <w:rFonts w:ascii="Cambria" w:hAnsi="Cambria" w:cstheme="minorHAnsi"/>
          <w:strike/>
          <w:sz w:val="20"/>
          <w:szCs w:val="20"/>
          <w:rPrChange w:id="2054" w:author="APRILYA Anggie" w:date="2024-12-27T15:48:00Z">
            <w:rPr>
              <w:rFonts w:ascii="Cambria" w:hAnsi="Cambria" w:cstheme="minorHAnsi"/>
              <w:sz w:val="20"/>
              <w:szCs w:val="20"/>
            </w:rPr>
          </w:rPrChange>
        </w:rPr>
        <w:t>baru</w:t>
      </w:r>
      <w:proofErr w:type="spellEnd"/>
      <w:r w:rsidRPr="00A66AC2">
        <w:rPr>
          <w:rFonts w:ascii="Cambria" w:hAnsi="Cambria" w:cstheme="minorHAnsi"/>
          <w:strike/>
          <w:sz w:val="20"/>
          <w:szCs w:val="20"/>
          <w:rPrChange w:id="205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56" w:author="APRILYA Anggie" w:date="2024-12-27T15:48:00Z">
            <w:rPr>
              <w:rFonts w:ascii="Cambria" w:hAnsi="Cambria" w:cstheme="minorHAnsi"/>
              <w:sz w:val="20"/>
              <w:szCs w:val="20"/>
            </w:rPr>
          </w:rPrChange>
        </w:rPr>
        <w:t>sebagaimana</w:t>
      </w:r>
      <w:proofErr w:type="spellEnd"/>
      <w:r w:rsidRPr="00A66AC2">
        <w:rPr>
          <w:rFonts w:ascii="Cambria" w:hAnsi="Cambria" w:cstheme="minorHAnsi"/>
          <w:strike/>
          <w:sz w:val="20"/>
          <w:szCs w:val="20"/>
          <w:rPrChange w:id="205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58" w:author="APRILYA Anggie" w:date="2024-12-27T15:48:00Z">
            <w:rPr>
              <w:rFonts w:ascii="Cambria" w:hAnsi="Cambria" w:cstheme="minorHAnsi"/>
              <w:sz w:val="20"/>
              <w:szCs w:val="20"/>
            </w:rPr>
          </w:rPrChange>
        </w:rPr>
        <w:t>dimaksud</w:t>
      </w:r>
      <w:proofErr w:type="spellEnd"/>
      <w:r w:rsidRPr="00A66AC2">
        <w:rPr>
          <w:rFonts w:ascii="Cambria" w:hAnsi="Cambria" w:cstheme="minorHAnsi"/>
          <w:strike/>
          <w:sz w:val="20"/>
          <w:szCs w:val="20"/>
          <w:rPrChange w:id="2059" w:author="APRILYA Anggie" w:date="2024-12-27T15:48:00Z">
            <w:rPr>
              <w:rFonts w:ascii="Cambria" w:hAnsi="Cambria" w:cstheme="minorHAnsi"/>
              <w:sz w:val="20"/>
              <w:szCs w:val="20"/>
            </w:rPr>
          </w:rPrChange>
        </w:rPr>
        <w:t xml:space="preserve"> pada </w:t>
      </w:r>
      <w:proofErr w:type="spellStart"/>
      <w:r w:rsidRPr="00A66AC2">
        <w:rPr>
          <w:rFonts w:ascii="Cambria" w:hAnsi="Cambria" w:cstheme="minorHAnsi"/>
          <w:strike/>
          <w:sz w:val="20"/>
          <w:szCs w:val="20"/>
          <w:rPrChange w:id="2060" w:author="APRILYA Anggie" w:date="2024-12-27T15:48:00Z">
            <w:rPr>
              <w:rFonts w:ascii="Cambria" w:hAnsi="Cambria" w:cstheme="minorHAnsi"/>
              <w:sz w:val="20"/>
              <w:szCs w:val="20"/>
            </w:rPr>
          </w:rPrChange>
        </w:rPr>
        <w:t>ayat</w:t>
      </w:r>
      <w:proofErr w:type="spellEnd"/>
      <w:r w:rsidRPr="00A66AC2">
        <w:rPr>
          <w:rFonts w:ascii="Cambria" w:hAnsi="Cambria" w:cstheme="minorHAnsi"/>
          <w:strike/>
          <w:sz w:val="20"/>
          <w:szCs w:val="20"/>
          <w:rPrChange w:id="2061" w:author="APRILYA Anggie" w:date="2024-12-27T15:48:00Z">
            <w:rPr>
              <w:rFonts w:ascii="Cambria" w:hAnsi="Cambria" w:cstheme="minorHAnsi"/>
              <w:sz w:val="20"/>
              <w:szCs w:val="20"/>
            </w:rPr>
          </w:rPrChange>
        </w:rPr>
        <w:t xml:space="preserve"> (2) di </w:t>
      </w:r>
      <w:proofErr w:type="spellStart"/>
      <w:r w:rsidRPr="00A66AC2">
        <w:rPr>
          <w:rFonts w:ascii="Cambria" w:hAnsi="Cambria" w:cstheme="minorHAnsi"/>
          <w:strike/>
          <w:sz w:val="20"/>
          <w:szCs w:val="20"/>
          <w:rPrChange w:id="2062" w:author="APRILYA Anggie" w:date="2024-12-27T15:48:00Z">
            <w:rPr>
              <w:rFonts w:ascii="Cambria" w:hAnsi="Cambria" w:cstheme="minorHAnsi"/>
              <w:sz w:val="20"/>
              <w:szCs w:val="20"/>
            </w:rPr>
          </w:rPrChange>
        </w:rPr>
        <w:t>atas</w:t>
      </w:r>
      <w:proofErr w:type="spellEnd"/>
      <w:r w:rsidRPr="00A66AC2">
        <w:rPr>
          <w:rFonts w:ascii="Cambria" w:hAnsi="Cambria" w:cstheme="minorHAnsi"/>
          <w:strike/>
          <w:sz w:val="20"/>
          <w:szCs w:val="20"/>
          <w:rPrChange w:id="206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64" w:author="APRILYA Anggie" w:date="2024-12-27T15:48:00Z">
            <w:rPr>
              <w:rFonts w:ascii="Cambria" w:hAnsi="Cambria" w:cstheme="minorHAnsi"/>
              <w:sz w:val="20"/>
              <w:szCs w:val="20"/>
            </w:rPr>
          </w:rPrChange>
        </w:rPr>
        <w:t>dapat</w:t>
      </w:r>
      <w:proofErr w:type="spellEnd"/>
      <w:r w:rsidRPr="00A66AC2">
        <w:rPr>
          <w:rFonts w:ascii="Cambria" w:hAnsi="Cambria" w:cstheme="minorHAnsi"/>
          <w:strike/>
          <w:sz w:val="20"/>
          <w:szCs w:val="20"/>
          <w:rPrChange w:id="206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66" w:author="APRILYA Anggie" w:date="2024-12-27T15:48:00Z">
            <w:rPr>
              <w:rFonts w:ascii="Cambria" w:hAnsi="Cambria" w:cstheme="minorHAnsi"/>
              <w:sz w:val="20"/>
              <w:szCs w:val="20"/>
            </w:rPr>
          </w:rPrChange>
        </w:rPr>
        <w:t>diberlakukan</w:t>
      </w:r>
      <w:proofErr w:type="spellEnd"/>
      <w:r w:rsidRPr="00A66AC2">
        <w:rPr>
          <w:rFonts w:ascii="Cambria" w:hAnsi="Cambria" w:cstheme="minorHAnsi"/>
          <w:strike/>
          <w:sz w:val="20"/>
          <w:szCs w:val="20"/>
          <w:rPrChange w:id="206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68" w:author="APRILYA Anggie" w:date="2024-12-27T15:48:00Z">
            <w:rPr>
              <w:rFonts w:ascii="Cambria" w:hAnsi="Cambria" w:cstheme="minorHAnsi"/>
              <w:sz w:val="20"/>
              <w:szCs w:val="20"/>
            </w:rPr>
          </w:rPrChange>
        </w:rPr>
        <w:t>setelah</w:t>
      </w:r>
      <w:proofErr w:type="spellEnd"/>
      <w:r w:rsidRPr="00A66AC2">
        <w:rPr>
          <w:rFonts w:ascii="Cambria" w:hAnsi="Cambria" w:cstheme="minorHAnsi"/>
          <w:strike/>
          <w:sz w:val="20"/>
          <w:szCs w:val="20"/>
          <w:rPrChange w:id="206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70"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207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72"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207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74" w:author="APRILYA Anggie" w:date="2024-12-27T15:48:00Z">
            <w:rPr>
              <w:rFonts w:ascii="Cambria" w:hAnsi="Cambria" w:cstheme="minorHAnsi"/>
              <w:sz w:val="20"/>
              <w:szCs w:val="20"/>
            </w:rPr>
          </w:rPrChange>
        </w:rPr>
        <w:t>menyetujui</w:t>
      </w:r>
      <w:proofErr w:type="spellEnd"/>
      <w:r w:rsidRPr="00A66AC2">
        <w:rPr>
          <w:rFonts w:ascii="Cambria" w:hAnsi="Cambria" w:cstheme="minorHAnsi"/>
          <w:strike/>
          <w:sz w:val="20"/>
          <w:szCs w:val="20"/>
          <w:rPrChange w:id="207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76" w:author="APRILYA Anggie" w:date="2024-12-27T15:48:00Z">
            <w:rPr>
              <w:rFonts w:ascii="Cambria" w:hAnsi="Cambria" w:cstheme="minorHAnsi"/>
              <w:sz w:val="20"/>
              <w:szCs w:val="20"/>
            </w:rPr>
          </w:rPrChange>
        </w:rPr>
        <w:t>secara</w:t>
      </w:r>
      <w:proofErr w:type="spellEnd"/>
      <w:r w:rsidRPr="00A66AC2">
        <w:rPr>
          <w:rFonts w:ascii="Cambria" w:hAnsi="Cambria" w:cstheme="minorHAnsi"/>
          <w:strike/>
          <w:sz w:val="20"/>
          <w:szCs w:val="20"/>
          <w:rPrChange w:id="207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78" w:author="APRILYA Anggie" w:date="2024-12-27T15:48:00Z">
            <w:rPr>
              <w:rFonts w:ascii="Cambria" w:hAnsi="Cambria" w:cstheme="minorHAnsi"/>
              <w:sz w:val="20"/>
              <w:szCs w:val="20"/>
            </w:rPr>
          </w:rPrChange>
        </w:rPr>
        <w:t>tertulis</w:t>
      </w:r>
      <w:proofErr w:type="spellEnd"/>
      <w:r w:rsidRPr="00A66AC2">
        <w:rPr>
          <w:rFonts w:ascii="Cambria" w:hAnsi="Cambria" w:cstheme="minorHAnsi"/>
          <w:strike/>
          <w:sz w:val="20"/>
          <w:szCs w:val="20"/>
          <w:rPrChange w:id="207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80" w:author="APRILYA Anggie" w:date="2024-12-27T15:48:00Z">
            <w:rPr>
              <w:rFonts w:ascii="Cambria" w:hAnsi="Cambria" w:cstheme="minorHAnsi"/>
              <w:sz w:val="20"/>
              <w:szCs w:val="20"/>
            </w:rPr>
          </w:rPrChange>
        </w:rPr>
        <w:t>tarif</w:t>
      </w:r>
      <w:proofErr w:type="spellEnd"/>
      <w:r w:rsidRPr="00A66AC2">
        <w:rPr>
          <w:rFonts w:ascii="Cambria" w:hAnsi="Cambria" w:cstheme="minorHAnsi"/>
          <w:strike/>
          <w:sz w:val="20"/>
          <w:szCs w:val="20"/>
          <w:rPrChange w:id="208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82" w:author="APRILYA Anggie" w:date="2024-12-27T15:48:00Z">
            <w:rPr>
              <w:rFonts w:ascii="Cambria" w:hAnsi="Cambria" w:cstheme="minorHAnsi"/>
              <w:sz w:val="20"/>
              <w:szCs w:val="20"/>
            </w:rPr>
          </w:rPrChange>
        </w:rPr>
        <w:t>baru</w:t>
      </w:r>
      <w:proofErr w:type="spellEnd"/>
      <w:r w:rsidRPr="00A66AC2">
        <w:rPr>
          <w:rFonts w:ascii="Cambria" w:hAnsi="Cambria" w:cstheme="minorHAnsi"/>
          <w:strike/>
          <w:sz w:val="20"/>
          <w:szCs w:val="20"/>
          <w:rPrChange w:id="208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84" w:author="APRILYA Anggie" w:date="2024-12-27T15:48:00Z">
            <w:rPr>
              <w:rFonts w:ascii="Cambria" w:hAnsi="Cambria" w:cstheme="minorHAnsi"/>
              <w:sz w:val="20"/>
              <w:szCs w:val="20"/>
            </w:rPr>
          </w:rPrChange>
        </w:rPr>
        <w:t>dari</w:t>
      </w:r>
      <w:proofErr w:type="spellEnd"/>
      <w:r w:rsidRPr="00A66AC2">
        <w:rPr>
          <w:rFonts w:ascii="Cambria" w:hAnsi="Cambria" w:cstheme="minorHAnsi"/>
          <w:strike/>
          <w:sz w:val="20"/>
          <w:szCs w:val="20"/>
          <w:rPrChange w:id="208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86"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208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88"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2089" w:author="APRILYA Anggie" w:date="2024-12-27T15:48:00Z">
            <w:rPr>
              <w:rFonts w:ascii="Cambria" w:hAnsi="Cambria" w:cstheme="minorHAnsi"/>
              <w:sz w:val="20"/>
              <w:szCs w:val="20"/>
            </w:rPr>
          </w:rPrChange>
        </w:rPr>
        <w:t>.</w:t>
      </w:r>
    </w:p>
    <w:p w14:paraId="4790D657" w14:textId="77777777" w:rsidR="00A207E8" w:rsidRPr="00A66AC2" w:rsidRDefault="00A207E8" w:rsidP="00A207E8">
      <w:pPr>
        <w:pStyle w:val="ListParagraph"/>
        <w:numPr>
          <w:ilvl w:val="3"/>
          <w:numId w:val="76"/>
        </w:numPr>
        <w:spacing w:line="276" w:lineRule="auto"/>
        <w:ind w:left="360"/>
        <w:contextualSpacing/>
        <w:jc w:val="both"/>
        <w:rPr>
          <w:rFonts w:ascii="Cambria" w:hAnsi="Cambria" w:cstheme="minorHAnsi"/>
          <w:strike/>
          <w:sz w:val="20"/>
          <w:szCs w:val="20"/>
          <w:rPrChange w:id="2090" w:author="APRILYA Anggie" w:date="2024-12-27T15:48:00Z">
            <w:rPr>
              <w:rFonts w:ascii="Cambria" w:hAnsi="Cambria" w:cstheme="minorHAnsi"/>
              <w:sz w:val="20"/>
              <w:szCs w:val="20"/>
            </w:rPr>
          </w:rPrChange>
        </w:rPr>
      </w:pPr>
      <w:r w:rsidRPr="00A66AC2">
        <w:rPr>
          <w:rFonts w:ascii="Cambria" w:hAnsi="Cambria" w:cstheme="minorHAnsi"/>
          <w:strike/>
          <w:sz w:val="20"/>
          <w:szCs w:val="20"/>
          <w:rPrChange w:id="2091" w:author="APRILYA Anggie" w:date="2024-12-27T15:48:00Z">
            <w:rPr>
              <w:rFonts w:ascii="Cambria" w:hAnsi="Cambria" w:cstheme="minorHAnsi"/>
              <w:sz w:val="20"/>
              <w:szCs w:val="20"/>
            </w:rPr>
          </w:rPrChange>
        </w:rPr>
        <w:t xml:space="preserve">Rumah Sakit/Lab </w:t>
      </w:r>
      <w:proofErr w:type="spellStart"/>
      <w:r w:rsidRPr="00A66AC2">
        <w:rPr>
          <w:rFonts w:ascii="Cambria" w:hAnsi="Cambria" w:cstheme="minorHAnsi"/>
          <w:strike/>
          <w:sz w:val="20"/>
          <w:szCs w:val="20"/>
          <w:rPrChange w:id="2092" w:author="APRILYA Anggie" w:date="2024-12-27T15:48:00Z">
            <w:rPr>
              <w:rFonts w:ascii="Cambria" w:hAnsi="Cambria" w:cstheme="minorHAnsi"/>
              <w:sz w:val="20"/>
              <w:szCs w:val="20"/>
            </w:rPr>
          </w:rPrChange>
        </w:rPr>
        <w:t>Klinik</w:t>
      </w:r>
      <w:proofErr w:type="spellEnd"/>
      <w:r w:rsidRPr="00A66AC2">
        <w:rPr>
          <w:rFonts w:ascii="Cambria" w:hAnsi="Cambria" w:cstheme="minorHAnsi"/>
          <w:strike/>
          <w:sz w:val="20"/>
          <w:szCs w:val="20"/>
          <w:rPrChange w:id="2093" w:author="APRILYA Anggie" w:date="2024-12-27T15:48:00Z">
            <w:rPr>
              <w:rFonts w:ascii="Cambria" w:hAnsi="Cambria" w:cstheme="minorHAnsi"/>
              <w:sz w:val="20"/>
              <w:szCs w:val="20"/>
            </w:rPr>
          </w:rPrChange>
        </w:rPr>
        <w:t xml:space="preserve">/Lab </w:t>
      </w:r>
      <w:proofErr w:type="spellStart"/>
      <w:r w:rsidRPr="00A66AC2">
        <w:rPr>
          <w:rFonts w:ascii="Cambria" w:hAnsi="Cambria" w:cstheme="minorHAnsi"/>
          <w:strike/>
          <w:sz w:val="20"/>
          <w:szCs w:val="20"/>
          <w:rPrChange w:id="2094" w:author="APRILYA Anggie" w:date="2024-12-27T15:48:00Z">
            <w:rPr>
              <w:rFonts w:ascii="Cambria" w:hAnsi="Cambria" w:cstheme="minorHAnsi"/>
              <w:sz w:val="20"/>
              <w:szCs w:val="20"/>
            </w:rPr>
          </w:rPrChange>
        </w:rPr>
        <w:t>tidak</w:t>
      </w:r>
      <w:proofErr w:type="spellEnd"/>
      <w:r w:rsidRPr="00A66AC2">
        <w:rPr>
          <w:rFonts w:ascii="Cambria" w:hAnsi="Cambria" w:cstheme="minorHAnsi"/>
          <w:strike/>
          <w:sz w:val="20"/>
          <w:szCs w:val="20"/>
          <w:rPrChange w:id="209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96" w:author="APRILYA Anggie" w:date="2024-12-27T15:48:00Z">
            <w:rPr>
              <w:rFonts w:ascii="Cambria" w:hAnsi="Cambria" w:cstheme="minorHAnsi"/>
              <w:sz w:val="20"/>
              <w:szCs w:val="20"/>
            </w:rPr>
          </w:rPrChange>
        </w:rPr>
        <w:t>akan</w:t>
      </w:r>
      <w:proofErr w:type="spellEnd"/>
      <w:r w:rsidRPr="00A66AC2">
        <w:rPr>
          <w:rFonts w:ascii="Cambria" w:hAnsi="Cambria" w:cstheme="minorHAnsi"/>
          <w:strike/>
          <w:sz w:val="20"/>
          <w:szCs w:val="20"/>
          <w:rPrChange w:id="209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098" w:author="APRILYA Anggie" w:date="2024-12-27T15:48:00Z">
            <w:rPr>
              <w:rFonts w:ascii="Cambria" w:hAnsi="Cambria" w:cstheme="minorHAnsi"/>
              <w:sz w:val="20"/>
              <w:szCs w:val="20"/>
            </w:rPr>
          </w:rPrChange>
        </w:rPr>
        <w:t>mengenakan</w:t>
      </w:r>
      <w:proofErr w:type="spellEnd"/>
      <w:r w:rsidRPr="00A66AC2">
        <w:rPr>
          <w:rFonts w:ascii="Cambria" w:hAnsi="Cambria" w:cstheme="minorHAnsi"/>
          <w:strike/>
          <w:sz w:val="20"/>
          <w:szCs w:val="20"/>
          <w:rPrChange w:id="209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00" w:author="APRILYA Anggie" w:date="2024-12-27T15:48:00Z">
            <w:rPr>
              <w:rFonts w:ascii="Cambria" w:hAnsi="Cambria" w:cstheme="minorHAnsi"/>
              <w:sz w:val="20"/>
              <w:szCs w:val="20"/>
            </w:rPr>
          </w:rPrChange>
        </w:rPr>
        <w:t>biaya</w:t>
      </w:r>
      <w:proofErr w:type="spellEnd"/>
      <w:r w:rsidRPr="00A66AC2">
        <w:rPr>
          <w:rFonts w:ascii="Cambria" w:hAnsi="Cambria" w:cstheme="minorHAnsi"/>
          <w:strike/>
          <w:sz w:val="20"/>
          <w:szCs w:val="20"/>
          <w:rPrChange w:id="210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02" w:author="APRILYA Anggie" w:date="2024-12-27T15:48:00Z">
            <w:rPr>
              <w:rFonts w:ascii="Cambria" w:hAnsi="Cambria" w:cstheme="minorHAnsi"/>
              <w:sz w:val="20"/>
              <w:szCs w:val="20"/>
            </w:rPr>
          </w:rPrChange>
        </w:rPr>
        <w:t>administrasi</w:t>
      </w:r>
      <w:proofErr w:type="spellEnd"/>
      <w:r w:rsidRPr="00A66AC2">
        <w:rPr>
          <w:rFonts w:ascii="Cambria" w:hAnsi="Cambria" w:cstheme="minorHAnsi"/>
          <w:strike/>
          <w:sz w:val="20"/>
          <w:szCs w:val="20"/>
          <w:rPrChange w:id="210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04" w:author="APRILYA Anggie" w:date="2024-12-27T15:48:00Z">
            <w:rPr>
              <w:rFonts w:ascii="Cambria" w:hAnsi="Cambria" w:cstheme="minorHAnsi"/>
              <w:sz w:val="20"/>
              <w:szCs w:val="20"/>
            </w:rPr>
          </w:rPrChange>
        </w:rPr>
        <w:t>apapun</w:t>
      </w:r>
      <w:proofErr w:type="spellEnd"/>
      <w:r w:rsidRPr="00A66AC2">
        <w:rPr>
          <w:rFonts w:ascii="Cambria" w:hAnsi="Cambria" w:cstheme="minorHAnsi"/>
          <w:strike/>
          <w:sz w:val="20"/>
          <w:szCs w:val="20"/>
          <w:rPrChange w:id="210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06" w:author="APRILYA Anggie" w:date="2024-12-27T15:48:00Z">
            <w:rPr>
              <w:rFonts w:ascii="Cambria" w:hAnsi="Cambria" w:cstheme="minorHAnsi"/>
              <w:sz w:val="20"/>
              <w:szCs w:val="20"/>
            </w:rPr>
          </w:rPrChange>
        </w:rPr>
        <w:t>atas</w:t>
      </w:r>
      <w:proofErr w:type="spellEnd"/>
      <w:r w:rsidRPr="00A66AC2">
        <w:rPr>
          <w:rFonts w:ascii="Cambria" w:hAnsi="Cambria" w:cstheme="minorHAnsi"/>
          <w:strike/>
          <w:sz w:val="20"/>
          <w:szCs w:val="20"/>
          <w:rPrChange w:id="210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08" w:author="APRILYA Anggie" w:date="2024-12-27T15:48:00Z">
            <w:rPr>
              <w:rFonts w:ascii="Cambria" w:hAnsi="Cambria" w:cstheme="minorHAnsi"/>
              <w:sz w:val="20"/>
              <w:szCs w:val="20"/>
            </w:rPr>
          </w:rPrChange>
        </w:rPr>
        <w:t>setiap</w:t>
      </w:r>
      <w:proofErr w:type="spellEnd"/>
      <w:r w:rsidRPr="00A66AC2">
        <w:rPr>
          <w:rFonts w:ascii="Cambria" w:hAnsi="Cambria" w:cstheme="minorHAnsi"/>
          <w:strike/>
          <w:sz w:val="20"/>
          <w:szCs w:val="20"/>
          <w:rPrChange w:id="210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10"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211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12"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2113"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2114"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2115"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2116" w:author="APRILYA Anggie" w:date="2024-12-27T15:48:00Z">
            <w:rPr>
              <w:rFonts w:ascii="Cambria" w:hAnsi="Cambria" w:cstheme="minorHAnsi"/>
              <w:sz w:val="20"/>
              <w:szCs w:val="20"/>
            </w:rPr>
          </w:rPrChange>
        </w:rPr>
        <w:t>diberikan</w:t>
      </w:r>
      <w:proofErr w:type="spellEnd"/>
      <w:r w:rsidRPr="00A66AC2">
        <w:rPr>
          <w:rFonts w:ascii="Cambria" w:hAnsi="Cambria" w:cstheme="minorHAnsi"/>
          <w:strike/>
          <w:sz w:val="20"/>
          <w:szCs w:val="20"/>
          <w:rPrChange w:id="211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18" w:author="APRILYA Anggie" w:date="2024-12-27T15:48:00Z">
            <w:rPr>
              <w:rFonts w:ascii="Cambria" w:hAnsi="Cambria" w:cstheme="minorHAnsi"/>
              <w:sz w:val="20"/>
              <w:szCs w:val="20"/>
            </w:rPr>
          </w:rPrChange>
        </w:rPr>
        <w:t>kepada</w:t>
      </w:r>
      <w:proofErr w:type="spellEnd"/>
      <w:r w:rsidRPr="00A66AC2">
        <w:rPr>
          <w:rFonts w:ascii="Cambria" w:hAnsi="Cambria" w:cstheme="minorHAnsi"/>
          <w:strike/>
          <w:sz w:val="20"/>
          <w:szCs w:val="20"/>
          <w:rPrChange w:id="211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20"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2121" w:author="APRILYA Anggie" w:date="2024-12-27T15:48:00Z">
            <w:rPr>
              <w:rFonts w:ascii="Cambria" w:hAnsi="Cambria" w:cstheme="minorHAnsi"/>
              <w:sz w:val="20"/>
              <w:szCs w:val="20"/>
            </w:rPr>
          </w:rPrChange>
        </w:rPr>
        <w:t>.</w:t>
      </w:r>
    </w:p>
    <w:p w14:paraId="1A7B9EE6" w14:textId="77777777" w:rsidR="00A207E8" w:rsidRPr="00A66AC2" w:rsidRDefault="00A207E8" w:rsidP="00A207E8">
      <w:pPr>
        <w:pStyle w:val="ListParagraph"/>
        <w:numPr>
          <w:ilvl w:val="3"/>
          <w:numId w:val="76"/>
        </w:numPr>
        <w:spacing w:line="276" w:lineRule="auto"/>
        <w:ind w:left="360"/>
        <w:contextualSpacing/>
        <w:jc w:val="both"/>
        <w:rPr>
          <w:rFonts w:ascii="Cambria" w:hAnsi="Cambria" w:cstheme="minorHAnsi"/>
          <w:strike/>
          <w:sz w:val="20"/>
          <w:szCs w:val="20"/>
          <w:rPrChange w:id="2122"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2123"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212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25"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212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27" w:author="APRILYA Anggie" w:date="2024-12-27T15:48:00Z">
            <w:rPr>
              <w:rFonts w:ascii="Cambria" w:hAnsi="Cambria" w:cstheme="minorHAnsi"/>
              <w:sz w:val="20"/>
              <w:szCs w:val="20"/>
            </w:rPr>
          </w:rPrChange>
        </w:rPr>
        <w:t>wajib</w:t>
      </w:r>
      <w:proofErr w:type="spellEnd"/>
      <w:r w:rsidRPr="00A66AC2">
        <w:rPr>
          <w:rFonts w:ascii="Cambria" w:hAnsi="Cambria" w:cstheme="minorHAnsi"/>
          <w:strike/>
          <w:sz w:val="20"/>
          <w:szCs w:val="20"/>
          <w:rPrChange w:id="212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29" w:author="APRILYA Anggie" w:date="2024-12-27T15:48:00Z">
            <w:rPr>
              <w:rFonts w:ascii="Cambria" w:hAnsi="Cambria" w:cstheme="minorHAnsi"/>
              <w:sz w:val="20"/>
              <w:szCs w:val="20"/>
            </w:rPr>
          </w:rPrChange>
        </w:rPr>
        <w:t>menerbitkan</w:t>
      </w:r>
      <w:proofErr w:type="spellEnd"/>
      <w:r w:rsidRPr="00A66AC2">
        <w:rPr>
          <w:rFonts w:ascii="Cambria" w:hAnsi="Cambria" w:cstheme="minorHAnsi"/>
          <w:strike/>
          <w:sz w:val="20"/>
          <w:szCs w:val="20"/>
          <w:rPrChange w:id="213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31" w:author="APRILYA Anggie" w:date="2024-12-27T15:48:00Z">
            <w:rPr>
              <w:rFonts w:ascii="Cambria" w:hAnsi="Cambria" w:cstheme="minorHAnsi"/>
              <w:sz w:val="20"/>
              <w:szCs w:val="20"/>
            </w:rPr>
          </w:rPrChange>
        </w:rPr>
        <w:t>tagihan</w:t>
      </w:r>
      <w:proofErr w:type="spellEnd"/>
      <w:r w:rsidRPr="00A66AC2">
        <w:rPr>
          <w:rFonts w:ascii="Cambria" w:hAnsi="Cambria" w:cstheme="minorHAnsi"/>
          <w:strike/>
          <w:sz w:val="20"/>
          <w:szCs w:val="20"/>
          <w:rPrChange w:id="213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33" w:author="APRILYA Anggie" w:date="2024-12-27T15:48:00Z">
            <w:rPr>
              <w:rFonts w:ascii="Cambria" w:hAnsi="Cambria" w:cstheme="minorHAnsi"/>
              <w:sz w:val="20"/>
              <w:szCs w:val="20"/>
            </w:rPr>
          </w:rPrChange>
        </w:rPr>
        <w:t>atas</w:t>
      </w:r>
      <w:proofErr w:type="spellEnd"/>
      <w:r w:rsidRPr="00A66AC2">
        <w:rPr>
          <w:rFonts w:ascii="Cambria" w:hAnsi="Cambria" w:cstheme="minorHAnsi"/>
          <w:strike/>
          <w:sz w:val="20"/>
          <w:szCs w:val="20"/>
          <w:rPrChange w:id="213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35" w:author="APRILYA Anggie" w:date="2024-12-27T15:48:00Z">
            <w:rPr>
              <w:rFonts w:ascii="Cambria" w:hAnsi="Cambria" w:cstheme="minorHAnsi"/>
              <w:sz w:val="20"/>
              <w:szCs w:val="20"/>
            </w:rPr>
          </w:rPrChange>
        </w:rPr>
        <w:t>setiap</w:t>
      </w:r>
      <w:proofErr w:type="spellEnd"/>
      <w:r w:rsidRPr="00A66AC2">
        <w:rPr>
          <w:rFonts w:ascii="Cambria" w:hAnsi="Cambria" w:cstheme="minorHAnsi"/>
          <w:strike/>
          <w:sz w:val="20"/>
          <w:szCs w:val="20"/>
          <w:rPrChange w:id="213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37"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213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39"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2140"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2141"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2142"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2143" w:author="APRILYA Anggie" w:date="2024-12-27T15:48:00Z">
            <w:rPr>
              <w:rFonts w:ascii="Cambria" w:hAnsi="Cambria" w:cstheme="minorHAnsi"/>
              <w:sz w:val="20"/>
              <w:szCs w:val="20"/>
            </w:rPr>
          </w:rPrChange>
        </w:rPr>
        <w:t>telah</w:t>
      </w:r>
      <w:proofErr w:type="spellEnd"/>
      <w:r w:rsidRPr="00A66AC2">
        <w:rPr>
          <w:rFonts w:ascii="Cambria" w:hAnsi="Cambria" w:cstheme="minorHAnsi"/>
          <w:strike/>
          <w:sz w:val="20"/>
          <w:szCs w:val="20"/>
          <w:rPrChange w:id="214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45" w:author="APRILYA Anggie" w:date="2024-12-27T15:48:00Z">
            <w:rPr>
              <w:rFonts w:ascii="Cambria" w:hAnsi="Cambria" w:cstheme="minorHAnsi"/>
              <w:sz w:val="20"/>
              <w:szCs w:val="20"/>
            </w:rPr>
          </w:rPrChange>
        </w:rPr>
        <w:t>diberikan</w:t>
      </w:r>
      <w:proofErr w:type="spellEnd"/>
      <w:r w:rsidRPr="00A66AC2">
        <w:rPr>
          <w:rFonts w:ascii="Cambria" w:hAnsi="Cambria" w:cstheme="minorHAnsi"/>
          <w:strike/>
          <w:sz w:val="20"/>
          <w:szCs w:val="20"/>
          <w:rPrChange w:id="214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47" w:author="APRILYA Anggie" w:date="2024-12-27T15:48:00Z">
            <w:rPr>
              <w:rFonts w:ascii="Cambria" w:hAnsi="Cambria" w:cstheme="minorHAnsi"/>
              <w:sz w:val="20"/>
              <w:szCs w:val="20"/>
            </w:rPr>
          </w:rPrChange>
        </w:rPr>
        <w:t>kepada</w:t>
      </w:r>
      <w:proofErr w:type="spellEnd"/>
      <w:r w:rsidRPr="00A66AC2">
        <w:rPr>
          <w:rFonts w:ascii="Cambria" w:hAnsi="Cambria" w:cstheme="minorHAnsi"/>
          <w:strike/>
          <w:sz w:val="20"/>
          <w:szCs w:val="20"/>
          <w:rPrChange w:id="214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49"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215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51" w:author="APRILYA Anggie" w:date="2024-12-27T15:48:00Z">
            <w:rPr>
              <w:rFonts w:ascii="Cambria" w:hAnsi="Cambria" w:cstheme="minorHAnsi"/>
              <w:sz w:val="20"/>
              <w:szCs w:val="20"/>
            </w:rPr>
          </w:rPrChange>
        </w:rPr>
        <w:t>Tagihan</w:t>
      </w:r>
      <w:proofErr w:type="spellEnd"/>
      <w:r w:rsidRPr="00A66AC2">
        <w:rPr>
          <w:rFonts w:ascii="Cambria" w:hAnsi="Cambria" w:cstheme="minorHAnsi"/>
          <w:strike/>
          <w:sz w:val="20"/>
          <w:szCs w:val="20"/>
          <w:rPrChange w:id="215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53" w:author="APRILYA Anggie" w:date="2024-12-27T15:48:00Z">
            <w:rPr>
              <w:rFonts w:ascii="Cambria" w:hAnsi="Cambria" w:cstheme="minorHAnsi"/>
              <w:sz w:val="20"/>
              <w:szCs w:val="20"/>
            </w:rPr>
          </w:rPrChange>
        </w:rPr>
        <w:t>tersebut</w:t>
      </w:r>
      <w:proofErr w:type="spellEnd"/>
      <w:r w:rsidRPr="00A66AC2">
        <w:rPr>
          <w:rFonts w:ascii="Cambria" w:hAnsi="Cambria" w:cstheme="minorHAnsi"/>
          <w:strike/>
          <w:sz w:val="20"/>
          <w:szCs w:val="20"/>
          <w:rPrChange w:id="215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55" w:author="APRILYA Anggie" w:date="2024-12-27T15:48:00Z">
            <w:rPr>
              <w:rFonts w:ascii="Cambria" w:hAnsi="Cambria" w:cstheme="minorHAnsi"/>
              <w:sz w:val="20"/>
              <w:szCs w:val="20"/>
            </w:rPr>
          </w:rPrChange>
        </w:rPr>
        <w:t>wajib</w:t>
      </w:r>
      <w:proofErr w:type="spellEnd"/>
      <w:r w:rsidRPr="00A66AC2">
        <w:rPr>
          <w:rFonts w:ascii="Cambria" w:hAnsi="Cambria" w:cstheme="minorHAnsi"/>
          <w:strike/>
          <w:sz w:val="20"/>
          <w:szCs w:val="20"/>
          <w:rPrChange w:id="215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57" w:author="APRILYA Anggie" w:date="2024-12-27T15:48:00Z">
            <w:rPr>
              <w:rFonts w:ascii="Cambria" w:hAnsi="Cambria" w:cstheme="minorHAnsi"/>
              <w:sz w:val="20"/>
              <w:szCs w:val="20"/>
            </w:rPr>
          </w:rPrChange>
        </w:rPr>
        <w:t>disampaikan</w:t>
      </w:r>
      <w:proofErr w:type="spellEnd"/>
      <w:r w:rsidRPr="00A66AC2">
        <w:rPr>
          <w:rFonts w:ascii="Cambria" w:hAnsi="Cambria" w:cstheme="minorHAnsi"/>
          <w:strike/>
          <w:sz w:val="20"/>
          <w:szCs w:val="20"/>
          <w:rPrChange w:id="215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59" w:author="APRILYA Anggie" w:date="2024-12-27T15:48:00Z">
            <w:rPr>
              <w:rFonts w:ascii="Cambria" w:hAnsi="Cambria" w:cstheme="minorHAnsi"/>
              <w:sz w:val="20"/>
              <w:szCs w:val="20"/>
            </w:rPr>
          </w:rPrChange>
        </w:rPr>
        <w:t>secara</w:t>
      </w:r>
      <w:proofErr w:type="spellEnd"/>
      <w:r w:rsidRPr="00A66AC2">
        <w:rPr>
          <w:rFonts w:ascii="Cambria" w:hAnsi="Cambria" w:cstheme="minorHAnsi"/>
          <w:strike/>
          <w:sz w:val="20"/>
          <w:szCs w:val="20"/>
          <w:rPrChange w:id="216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61" w:author="APRILYA Anggie" w:date="2024-12-27T15:48:00Z">
            <w:rPr>
              <w:rFonts w:ascii="Cambria" w:hAnsi="Cambria" w:cstheme="minorHAnsi"/>
              <w:sz w:val="20"/>
              <w:szCs w:val="20"/>
            </w:rPr>
          </w:rPrChange>
        </w:rPr>
        <w:t>bersamaan</w:t>
      </w:r>
      <w:proofErr w:type="spellEnd"/>
      <w:r w:rsidRPr="00A66AC2">
        <w:rPr>
          <w:rFonts w:ascii="Cambria" w:hAnsi="Cambria" w:cstheme="minorHAnsi"/>
          <w:strike/>
          <w:sz w:val="20"/>
          <w:szCs w:val="20"/>
          <w:rPrChange w:id="216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63"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216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65" w:author="APRILYA Anggie" w:date="2024-12-27T15:48:00Z">
            <w:rPr>
              <w:rFonts w:ascii="Cambria" w:hAnsi="Cambria" w:cstheme="minorHAnsi"/>
              <w:sz w:val="20"/>
              <w:szCs w:val="20"/>
            </w:rPr>
          </w:rPrChange>
        </w:rPr>
        <w:t>dokumen-dokumen</w:t>
      </w:r>
      <w:proofErr w:type="spellEnd"/>
      <w:r w:rsidRPr="00A66AC2">
        <w:rPr>
          <w:rFonts w:ascii="Cambria" w:hAnsi="Cambria" w:cstheme="minorHAnsi"/>
          <w:strike/>
          <w:sz w:val="20"/>
          <w:szCs w:val="20"/>
          <w:rPrChange w:id="216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67" w:author="APRILYA Anggie" w:date="2024-12-27T15:48:00Z">
            <w:rPr>
              <w:rFonts w:ascii="Cambria" w:hAnsi="Cambria" w:cstheme="minorHAnsi"/>
              <w:sz w:val="20"/>
              <w:szCs w:val="20"/>
            </w:rPr>
          </w:rPrChange>
        </w:rPr>
        <w:t>lainnya</w:t>
      </w:r>
      <w:proofErr w:type="spellEnd"/>
      <w:r w:rsidRPr="00A66AC2">
        <w:rPr>
          <w:rFonts w:ascii="Cambria" w:hAnsi="Cambria" w:cstheme="minorHAnsi"/>
          <w:strike/>
          <w:sz w:val="20"/>
          <w:szCs w:val="20"/>
          <w:rPrChange w:id="2168"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2169" w:author="APRILYA Anggie" w:date="2024-12-27T15:48:00Z">
            <w:rPr>
              <w:rFonts w:ascii="Cambria" w:hAnsi="Cambria" w:cstheme="minorHAnsi"/>
              <w:sz w:val="20"/>
              <w:szCs w:val="20"/>
            </w:rPr>
          </w:rPrChange>
        </w:rPr>
        <w:t>dipersyaratkan</w:t>
      </w:r>
      <w:proofErr w:type="spellEnd"/>
      <w:r w:rsidRPr="00A66AC2">
        <w:rPr>
          <w:rFonts w:ascii="Cambria" w:hAnsi="Cambria" w:cstheme="minorHAnsi"/>
          <w:strike/>
          <w:sz w:val="20"/>
          <w:szCs w:val="20"/>
          <w:rPrChange w:id="217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71" w:author="APRILYA Anggie" w:date="2024-12-27T15:48:00Z">
            <w:rPr>
              <w:rFonts w:ascii="Cambria" w:hAnsi="Cambria" w:cstheme="minorHAnsi"/>
              <w:sz w:val="20"/>
              <w:szCs w:val="20"/>
            </w:rPr>
          </w:rPrChange>
        </w:rPr>
        <w:t>saat</w:t>
      </w:r>
      <w:proofErr w:type="spellEnd"/>
      <w:r w:rsidRPr="00A66AC2">
        <w:rPr>
          <w:rFonts w:ascii="Cambria" w:hAnsi="Cambria" w:cstheme="minorHAnsi"/>
          <w:strike/>
          <w:sz w:val="20"/>
          <w:szCs w:val="20"/>
          <w:rPrChange w:id="217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73" w:author="APRILYA Anggie" w:date="2024-12-27T15:48:00Z">
            <w:rPr>
              <w:rFonts w:ascii="Cambria" w:hAnsi="Cambria" w:cstheme="minorHAnsi"/>
              <w:sz w:val="20"/>
              <w:szCs w:val="20"/>
            </w:rPr>
          </w:rPrChange>
        </w:rPr>
        <w:t>mengajukan</w:t>
      </w:r>
      <w:proofErr w:type="spellEnd"/>
      <w:r w:rsidRPr="00A66AC2">
        <w:rPr>
          <w:rFonts w:ascii="Cambria" w:hAnsi="Cambria" w:cstheme="minorHAnsi"/>
          <w:strike/>
          <w:sz w:val="20"/>
          <w:szCs w:val="20"/>
          <w:rPrChange w:id="217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75" w:author="APRILYA Anggie" w:date="2024-12-27T15:48:00Z">
            <w:rPr>
              <w:rFonts w:ascii="Cambria" w:hAnsi="Cambria" w:cstheme="minorHAnsi"/>
              <w:sz w:val="20"/>
              <w:szCs w:val="20"/>
            </w:rPr>
          </w:rPrChange>
        </w:rPr>
        <w:t>klaim</w:t>
      </w:r>
      <w:proofErr w:type="spellEnd"/>
      <w:r w:rsidRPr="00A66AC2">
        <w:rPr>
          <w:rFonts w:ascii="Cambria" w:hAnsi="Cambria" w:cstheme="minorHAnsi"/>
          <w:strike/>
          <w:sz w:val="20"/>
          <w:szCs w:val="20"/>
          <w:rPrChange w:id="217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77" w:author="APRILYA Anggie" w:date="2024-12-27T15:48:00Z">
            <w:rPr>
              <w:rFonts w:ascii="Cambria" w:hAnsi="Cambria" w:cstheme="minorHAnsi"/>
              <w:sz w:val="20"/>
              <w:szCs w:val="20"/>
            </w:rPr>
          </w:rPrChange>
        </w:rPr>
        <w:t>pembayaran</w:t>
      </w:r>
      <w:proofErr w:type="spellEnd"/>
      <w:r w:rsidRPr="00A66AC2">
        <w:rPr>
          <w:rFonts w:ascii="Cambria" w:hAnsi="Cambria" w:cstheme="minorHAnsi"/>
          <w:strike/>
          <w:sz w:val="20"/>
          <w:szCs w:val="20"/>
          <w:rPrChange w:id="217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79" w:author="APRILYA Anggie" w:date="2024-12-27T15:48:00Z">
            <w:rPr>
              <w:rFonts w:ascii="Cambria" w:hAnsi="Cambria" w:cstheme="minorHAnsi"/>
              <w:sz w:val="20"/>
              <w:szCs w:val="20"/>
            </w:rPr>
          </w:rPrChange>
        </w:rPr>
        <w:t>atas</w:t>
      </w:r>
      <w:proofErr w:type="spellEnd"/>
      <w:r w:rsidRPr="00A66AC2">
        <w:rPr>
          <w:rFonts w:ascii="Cambria" w:hAnsi="Cambria" w:cstheme="minorHAnsi"/>
          <w:strike/>
          <w:sz w:val="20"/>
          <w:szCs w:val="20"/>
          <w:rPrChange w:id="218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81" w:author="APRILYA Anggie" w:date="2024-12-27T15:48:00Z">
            <w:rPr>
              <w:rFonts w:ascii="Cambria" w:hAnsi="Cambria" w:cstheme="minorHAnsi"/>
              <w:sz w:val="20"/>
              <w:szCs w:val="20"/>
            </w:rPr>
          </w:rPrChange>
        </w:rPr>
        <w:t>tagihan</w:t>
      </w:r>
      <w:proofErr w:type="spellEnd"/>
      <w:r w:rsidRPr="00A66AC2">
        <w:rPr>
          <w:rFonts w:ascii="Cambria" w:hAnsi="Cambria" w:cstheme="minorHAnsi"/>
          <w:strike/>
          <w:sz w:val="20"/>
          <w:szCs w:val="20"/>
          <w:rPrChange w:id="218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83" w:author="APRILYA Anggie" w:date="2024-12-27T15:48:00Z">
            <w:rPr>
              <w:rFonts w:ascii="Cambria" w:hAnsi="Cambria" w:cstheme="minorHAnsi"/>
              <w:sz w:val="20"/>
              <w:szCs w:val="20"/>
            </w:rPr>
          </w:rPrChange>
        </w:rPr>
        <w:t>biaya</w:t>
      </w:r>
      <w:proofErr w:type="spellEnd"/>
      <w:r w:rsidRPr="00A66AC2">
        <w:rPr>
          <w:rFonts w:ascii="Cambria" w:hAnsi="Cambria" w:cstheme="minorHAnsi"/>
          <w:strike/>
          <w:sz w:val="20"/>
          <w:szCs w:val="20"/>
          <w:rPrChange w:id="218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85"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218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87"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2188"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2189"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219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91" w:author="APRILYA Anggie" w:date="2024-12-27T15:48:00Z">
            <w:rPr>
              <w:rFonts w:ascii="Cambria" w:hAnsi="Cambria" w:cstheme="minorHAnsi"/>
              <w:sz w:val="20"/>
              <w:szCs w:val="20"/>
            </w:rPr>
          </w:rPrChange>
        </w:rPr>
        <w:t>kepada</w:t>
      </w:r>
      <w:proofErr w:type="spellEnd"/>
      <w:r w:rsidRPr="00A66AC2">
        <w:rPr>
          <w:rFonts w:ascii="Cambria" w:hAnsi="Cambria" w:cstheme="minorHAnsi"/>
          <w:strike/>
          <w:sz w:val="20"/>
          <w:szCs w:val="20"/>
          <w:rPrChange w:id="219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93"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219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95"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219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197"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2198" w:author="APRILYA Anggie" w:date="2024-12-27T15:48:00Z">
            <w:rPr>
              <w:rFonts w:ascii="Cambria" w:hAnsi="Cambria" w:cstheme="minorHAnsi"/>
              <w:sz w:val="20"/>
              <w:szCs w:val="20"/>
            </w:rPr>
          </w:rPrChange>
        </w:rPr>
        <w:t xml:space="preserve"> dan </w:t>
      </w:r>
      <w:proofErr w:type="spellStart"/>
      <w:r w:rsidRPr="00A66AC2">
        <w:rPr>
          <w:rFonts w:ascii="Cambria" w:hAnsi="Cambria" w:cstheme="minorHAnsi"/>
          <w:strike/>
          <w:sz w:val="20"/>
          <w:szCs w:val="20"/>
          <w:rPrChange w:id="2199" w:author="APRILYA Anggie" w:date="2024-12-27T15:48:00Z">
            <w:rPr>
              <w:rFonts w:ascii="Cambria" w:hAnsi="Cambria" w:cstheme="minorHAnsi"/>
              <w:sz w:val="20"/>
              <w:szCs w:val="20"/>
            </w:rPr>
          </w:rPrChange>
        </w:rPr>
        <w:t>ditujukan</w:t>
      </w:r>
      <w:proofErr w:type="spellEnd"/>
      <w:r w:rsidRPr="00A66AC2">
        <w:rPr>
          <w:rFonts w:ascii="Cambria" w:hAnsi="Cambria" w:cstheme="minorHAnsi"/>
          <w:strike/>
          <w:sz w:val="20"/>
          <w:szCs w:val="20"/>
          <w:rPrChange w:id="220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01" w:author="APRILYA Anggie" w:date="2024-12-27T15:48:00Z">
            <w:rPr>
              <w:rFonts w:ascii="Cambria" w:hAnsi="Cambria" w:cstheme="minorHAnsi"/>
              <w:sz w:val="20"/>
              <w:szCs w:val="20"/>
            </w:rPr>
          </w:rPrChange>
        </w:rPr>
        <w:t>ke</w:t>
      </w:r>
      <w:proofErr w:type="spellEnd"/>
      <w:r w:rsidRPr="00A66AC2">
        <w:rPr>
          <w:rFonts w:ascii="Cambria" w:hAnsi="Cambria" w:cstheme="minorHAnsi"/>
          <w:strike/>
          <w:sz w:val="20"/>
          <w:szCs w:val="20"/>
          <w:rPrChange w:id="220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03" w:author="APRILYA Anggie" w:date="2024-12-27T15:48:00Z">
            <w:rPr>
              <w:rFonts w:ascii="Cambria" w:hAnsi="Cambria" w:cstheme="minorHAnsi"/>
              <w:sz w:val="20"/>
              <w:szCs w:val="20"/>
            </w:rPr>
          </w:rPrChange>
        </w:rPr>
        <w:t>alamat</w:t>
      </w:r>
      <w:proofErr w:type="spellEnd"/>
      <w:r w:rsidRPr="00A66AC2">
        <w:rPr>
          <w:rFonts w:ascii="Cambria" w:hAnsi="Cambria" w:cstheme="minorHAnsi"/>
          <w:strike/>
          <w:sz w:val="20"/>
          <w:szCs w:val="20"/>
          <w:rPrChange w:id="220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05" w:author="APRILYA Anggie" w:date="2024-12-27T15:48:00Z">
            <w:rPr>
              <w:rFonts w:ascii="Cambria" w:hAnsi="Cambria" w:cstheme="minorHAnsi"/>
              <w:sz w:val="20"/>
              <w:szCs w:val="20"/>
            </w:rPr>
          </w:rPrChange>
        </w:rPr>
        <w:t>sebagaimana</w:t>
      </w:r>
      <w:proofErr w:type="spellEnd"/>
      <w:r w:rsidRPr="00A66AC2">
        <w:rPr>
          <w:rFonts w:ascii="Cambria" w:hAnsi="Cambria" w:cstheme="minorHAnsi"/>
          <w:strike/>
          <w:sz w:val="20"/>
          <w:szCs w:val="20"/>
          <w:rPrChange w:id="2206"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2207" w:author="APRILYA Anggie" w:date="2024-12-27T15:48:00Z">
            <w:rPr>
              <w:rFonts w:ascii="Cambria" w:hAnsi="Cambria" w:cstheme="minorHAnsi"/>
              <w:sz w:val="20"/>
              <w:szCs w:val="20"/>
            </w:rPr>
          </w:rPrChange>
        </w:rPr>
        <w:t>disebutkan</w:t>
      </w:r>
      <w:proofErr w:type="spellEnd"/>
      <w:r w:rsidRPr="00A66AC2">
        <w:rPr>
          <w:rFonts w:ascii="Cambria" w:hAnsi="Cambria" w:cstheme="minorHAnsi"/>
          <w:strike/>
          <w:sz w:val="20"/>
          <w:szCs w:val="20"/>
          <w:rPrChange w:id="220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09" w:author="APRILYA Anggie" w:date="2024-12-27T15:48:00Z">
            <w:rPr>
              <w:rFonts w:ascii="Cambria" w:hAnsi="Cambria" w:cstheme="minorHAnsi"/>
              <w:sz w:val="20"/>
              <w:szCs w:val="20"/>
            </w:rPr>
          </w:rPrChange>
        </w:rPr>
        <w:t>dalam</w:t>
      </w:r>
      <w:proofErr w:type="spellEnd"/>
      <w:r w:rsidRPr="00A66AC2">
        <w:rPr>
          <w:rFonts w:ascii="Cambria" w:hAnsi="Cambria" w:cstheme="minorHAnsi"/>
          <w:strike/>
          <w:sz w:val="20"/>
          <w:szCs w:val="20"/>
          <w:rPrChange w:id="221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11" w:author="APRILYA Anggie" w:date="2024-12-27T15:48:00Z">
            <w:rPr>
              <w:rFonts w:ascii="Cambria" w:hAnsi="Cambria" w:cstheme="minorHAnsi"/>
              <w:sz w:val="20"/>
              <w:szCs w:val="20"/>
            </w:rPr>
          </w:rPrChange>
        </w:rPr>
        <w:t>Pasal</w:t>
      </w:r>
      <w:proofErr w:type="spellEnd"/>
      <w:r w:rsidRPr="00A66AC2">
        <w:rPr>
          <w:rFonts w:ascii="Cambria" w:hAnsi="Cambria" w:cstheme="minorHAnsi"/>
          <w:strike/>
          <w:sz w:val="20"/>
          <w:szCs w:val="20"/>
          <w:rPrChange w:id="2212" w:author="APRILYA Anggie" w:date="2024-12-27T15:48:00Z">
            <w:rPr>
              <w:rFonts w:ascii="Cambria" w:hAnsi="Cambria" w:cstheme="minorHAnsi"/>
              <w:sz w:val="20"/>
              <w:szCs w:val="20"/>
            </w:rPr>
          </w:rPrChange>
        </w:rPr>
        <w:t xml:space="preserve"> </w:t>
      </w:r>
      <w:r w:rsidRPr="00A66AC2">
        <w:rPr>
          <w:rFonts w:ascii="Cambria" w:hAnsi="Cambria" w:cstheme="minorHAnsi"/>
          <w:strike/>
          <w:sz w:val="20"/>
          <w:szCs w:val="20"/>
          <w:highlight w:val="yellow"/>
          <w:rPrChange w:id="2213" w:author="APRILYA Anggie" w:date="2024-12-27T15:48:00Z">
            <w:rPr>
              <w:rFonts w:ascii="Cambria" w:hAnsi="Cambria" w:cstheme="minorHAnsi"/>
              <w:sz w:val="20"/>
              <w:szCs w:val="20"/>
              <w:highlight w:val="yellow"/>
            </w:rPr>
          </w:rPrChange>
        </w:rPr>
        <w:t>[**]</w:t>
      </w:r>
      <w:r w:rsidRPr="00A66AC2">
        <w:rPr>
          <w:rFonts w:ascii="Cambria" w:hAnsi="Cambria" w:cstheme="minorHAnsi"/>
          <w:strike/>
          <w:sz w:val="20"/>
          <w:szCs w:val="20"/>
          <w:rPrChange w:id="221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15" w:author="APRILYA Anggie" w:date="2024-12-27T15:48:00Z">
            <w:rPr>
              <w:rFonts w:ascii="Cambria" w:hAnsi="Cambria" w:cstheme="minorHAnsi"/>
              <w:sz w:val="20"/>
              <w:szCs w:val="20"/>
            </w:rPr>
          </w:rPrChange>
        </w:rPr>
        <w:t>Perjanjian</w:t>
      </w:r>
      <w:proofErr w:type="spellEnd"/>
      <w:r w:rsidRPr="00A66AC2">
        <w:rPr>
          <w:rFonts w:ascii="Cambria" w:hAnsi="Cambria" w:cstheme="minorHAnsi"/>
          <w:strike/>
          <w:sz w:val="20"/>
          <w:szCs w:val="20"/>
          <w:rPrChange w:id="221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17"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221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19" w:author="APRILYA Anggie" w:date="2024-12-27T15:48:00Z">
            <w:rPr>
              <w:rFonts w:ascii="Cambria" w:hAnsi="Cambria" w:cstheme="minorHAnsi"/>
              <w:sz w:val="20"/>
              <w:szCs w:val="20"/>
            </w:rPr>
          </w:rPrChange>
        </w:rPr>
        <w:t>ketentuan</w:t>
      </w:r>
      <w:proofErr w:type="spellEnd"/>
      <w:r w:rsidRPr="00A66AC2">
        <w:rPr>
          <w:rFonts w:ascii="Cambria" w:hAnsi="Cambria" w:cstheme="minorHAnsi"/>
          <w:strike/>
          <w:sz w:val="20"/>
          <w:szCs w:val="20"/>
          <w:rPrChange w:id="222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21" w:author="APRILYA Anggie" w:date="2024-12-27T15:48:00Z">
            <w:rPr>
              <w:rFonts w:ascii="Cambria" w:hAnsi="Cambria" w:cstheme="minorHAnsi"/>
              <w:sz w:val="20"/>
              <w:szCs w:val="20"/>
            </w:rPr>
          </w:rPrChange>
        </w:rPr>
        <w:t>sebagai</w:t>
      </w:r>
      <w:proofErr w:type="spellEnd"/>
      <w:r w:rsidRPr="00A66AC2">
        <w:rPr>
          <w:rFonts w:ascii="Cambria" w:hAnsi="Cambria" w:cstheme="minorHAnsi"/>
          <w:strike/>
          <w:sz w:val="20"/>
          <w:szCs w:val="20"/>
          <w:rPrChange w:id="222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23" w:author="APRILYA Anggie" w:date="2024-12-27T15:48:00Z">
            <w:rPr>
              <w:rFonts w:ascii="Cambria" w:hAnsi="Cambria" w:cstheme="minorHAnsi"/>
              <w:sz w:val="20"/>
              <w:szCs w:val="20"/>
            </w:rPr>
          </w:rPrChange>
        </w:rPr>
        <w:t>berikut</w:t>
      </w:r>
      <w:proofErr w:type="spellEnd"/>
      <w:r w:rsidRPr="00A66AC2">
        <w:rPr>
          <w:rFonts w:ascii="Cambria" w:hAnsi="Cambria" w:cstheme="minorHAnsi"/>
          <w:strike/>
          <w:sz w:val="20"/>
          <w:szCs w:val="20"/>
          <w:rPrChange w:id="2224" w:author="APRILYA Anggie" w:date="2024-12-27T15:48:00Z">
            <w:rPr>
              <w:rFonts w:ascii="Cambria" w:hAnsi="Cambria" w:cstheme="minorHAnsi"/>
              <w:sz w:val="20"/>
              <w:szCs w:val="20"/>
            </w:rPr>
          </w:rPrChange>
        </w:rPr>
        <w:t>:</w:t>
      </w:r>
    </w:p>
    <w:p w14:paraId="138BA87C" w14:textId="77777777" w:rsidR="00A207E8" w:rsidRPr="00A66AC2" w:rsidRDefault="00A207E8" w:rsidP="00A207E8">
      <w:pPr>
        <w:pStyle w:val="ListParagraph"/>
        <w:numPr>
          <w:ilvl w:val="1"/>
          <w:numId w:val="71"/>
        </w:numPr>
        <w:spacing w:line="276" w:lineRule="auto"/>
        <w:ind w:left="720"/>
        <w:contextualSpacing/>
        <w:jc w:val="both"/>
        <w:rPr>
          <w:rFonts w:ascii="Cambria" w:hAnsi="Cambria" w:cstheme="minorHAnsi"/>
          <w:strike/>
          <w:sz w:val="20"/>
          <w:szCs w:val="20"/>
          <w:rPrChange w:id="2225"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2226" w:author="APRILYA Anggie" w:date="2024-12-27T15:48:00Z">
            <w:rPr>
              <w:rFonts w:ascii="Cambria" w:hAnsi="Cambria" w:cstheme="minorHAnsi"/>
              <w:sz w:val="20"/>
              <w:szCs w:val="20"/>
            </w:rPr>
          </w:rPrChange>
        </w:rPr>
        <w:t>Dokumen</w:t>
      </w:r>
      <w:proofErr w:type="spellEnd"/>
      <w:r w:rsidRPr="00A66AC2">
        <w:rPr>
          <w:rFonts w:ascii="Cambria" w:hAnsi="Cambria" w:cstheme="minorHAnsi"/>
          <w:strike/>
          <w:sz w:val="20"/>
          <w:szCs w:val="20"/>
          <w:rPrChange w:id="2227"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2228" w:author="APRILYA Anggie" w:date="2024-12-27T15:48:00Z">
            <w:rPr>
              <w:rFonts w:ascii="Cambria" w:hAnsi="Cambria" w:cstheme="minorHAnsi"/>
              <w:sz w:val="20"/>
              <w:szCs w:val="20"/>
            </w:rPr>
          </w:rPrChange>
        </w:rPr>
        <w:t>wajib</w:t>
      </w:r>
      <w:proofErr w:type="spellEnd"/>
      <w:r w:rsidRPr="00A66AC2">
        <w:rPr>
          <w:rFonts w:ascii="Cambria" w:hAnsi="Cambria" w:cstheme="minorHAnsi"/>
          <w:strike/>
          <w:sz w:val="20"/>
          <w:szCs w:val="20"/>
          <w:rPrChange w:id="222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30" w:author="APRILYA Anggie" w:date="2024-12-27T15:48:00Z">
            <w:rPr>
              <w:rFonts w:ascii="Cambria" w:hAnsi="Cambria" w:cstheme="minorHAnsi"/>
              <w:sz w:val="20"/>
              <w:szCs w:val="20"/>
            </w:rPr>
          </w:rPrChange>
        </w:rPr>
        <w:t>dilampirkan</w:t>
      </w:r>
      <w:proofErr w:type="spellEnd"/>
      <w:r w:rsidRPr="00A66AC2">
        <w:rPr>
          <w:rFonts w:ascii="Cambria" w:hAnsi="Cambria" w:cstheme="minorHAnsi"/>
          <w:strike/>
          <w:sz w:val="20"/>
          <w:szCs w:val="20"/>
          <w:rPrChange w:id="223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32" w:author="APRILYA Anggie" w:date="2024-12-27T15:48:00Z">
            <w:rPr>
              <w:rFonts w:ascii="Cambria" w:hAnsi="Cambria" w:cstheme="minorHAnsi"/>
              <w:sz w:val="20"/>
              <w:szCs w:val="20"/>
            </w:rPr>
          </w:rPrChange>
        </w:rPr>
        <w:t>bersama</w:t>
      </w:r>
      <w:proofErr w:type="spellEnd"/>
      <w:r w:rsidRPr="00A66AC2">
        <w:rPr>
          <w:rFonts w:ascii="Cambria" w:hAnsi="Cambria" w:cstheme="minorHAnsi"/>
          <w:strike/>
          <w:sz w:val="20"/>
          <w:szCs w:val="20"/>
          <w:rPrChange w:id="223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34"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223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36" w:author="APRILYA Anggie" w:date="2024-12-27T15:48:00Z">
            <w:rPr>
              <w:rFonts w:ascii="Cambria" w:hAnsi="Cambria" w:cstheme="minorHAnsi"/>
              <w:sz w:val="20"/>
              <w:szCs w:val="20"/>
            </w:rPr>
          </w:rPrChange>
        </w:rPr>
        <w:t>tagihan</w:t>
      </w:r>
      <w:proofErr w:type="spellEnd"/>
      <w:r w:rsidRPr="00A66AC2">
        <w:rPr>
          <w:rFonts w:ascii="Cambria" w:hAnsi="Cambria" w:cstheme="minorHAnsi"/>
          <w:strike/>
          <w:sz w:val="20"/>
          <w:szCs w:val="20"/>
          <w:rPrChange w:id="2237" w:author="APRILYA Anggie" w:date="2024-12-27T15:48:00Z">
            <w:rPr>
              <w:rFonts w:ascii="Cambria" w:hAnsi="Cambria" w:cstheme="minorHAnsi"/>
              <w:sz w:val="20"/>
              <w:szCs w:val="20"/>
            </w:rPr>
          </w:rPrChange>
        </w:rPr>
        <w:t xml:space="preserve"> </w:t>
      </w:r>
      <w:r w:rsidRPr="00A66AC2">
        <w:rPr>
          <w:rFonts w:ascii="Cambria" w:hAnsi="Cambria" w:cstheme="minorHAnsi"/>
          <w:i/>
          <w:strike/>
          <w:sz w:val="20"/>
          <w:szCs w:val="20"/>
          <w:rPrChange w:id="2238" w:author="APRILYA Anggie" w:date="2024-12-27T15:48:00Z">
            <w:rPr>
              <w:rFonts w:ascii="Cambria" w:hAnsi="Cambria" w:cstheme="minorHAnsi"/>
              <w:i/>
              <w:sz w:val="20"/>
              <w:szCs w:val="20"/>
            </w:rPr>
          </w:rPrChange>
        </w:rPr>
        <w:t xml:space="preserve">medical </w:t>
      </w:r>
      <w:proofErr w:type="spellStart"/>
      <w:r w:rsidRPr="00A66AC2">
        <w:rPr>
          <w:rFonts w:ascii="Cambria" w:hAnsi="Cambria" w:cstheme="minorHAnsi"/>
          <w:i/>
          <w:strike/>
          <w:sz w:val="20"/>
          <w:szCs w:val="20"/>
          <w:rPrChange w:id="2239" w:author="APRILYA Anggie" w:date="2024-12-27T15:48:00Z">
            <w:rPr>
              <w:rFonts w:ascii="Cambria" w:hAnsi="Cambria" w:cstheme="minorHAnsi"/>
              <w:i/>
              <w:sz w:val="20"/>
              <w:szCs w:val="20"/>
            </w:rPr>
          </w:rPrChange>
        </w:rPr>
        <w:t>check up</w:t>
      </w:r>
      <w:proofErr w:type="spellEnd"/>
      <w:r w:rsidRPr="00A66AC2">
        <w:rPr>
          <w:rFonts w:ascii="Cambria" w:hAnsi="Cambria" w:cstheme="minorHAnsi"/>
          <w:strike/>
          <w:sz w:val="20"/>
          <w:szCs w:val="20"/>
          <w:rPrChange w:id="2240" w:author="APRILYA Anggie" w:date="2024-12-27T15:48:00Z">
            <w:rPr>
              <w:rFonts w:ascii="Cambria" w:hAnsi="Cambria" w:cstheme="minorHAnsi"/>
              <w:sz w:val="20"/>
              <w:szCs w:val="20"/>
            </w:rPr>
          </w:rPrChange>
        </w:rPr>
        <w:t xml:space="preserve"> oleh </w:t>
      </w:r>
      <w:proofErr w:type="spellStart"/>
      <w:r w:rsidRPr="00A66AC2">
        <w:rPr>
          <w:rFonts w:ascii="Cambria" w:hAnsi="Cambria" w:cstheme="minorHAnsi"/>
          <w:strike/>
          <w:sz w:val="20"/>
          <w:szCs w:val="20"/>
          <w:rPrChange w:id="2241"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224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43"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224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45" w:author="APRILYA Anggie" w:date="2024-12-27T15:48:00Z">
            <w:rPr>
              <w:rFonts w:ascii="Cambria" w:hAnsi="Cambria" w:cstheme="minorHAnsi"/>
              <w:sz w:val="20"/>
              <w:szCs w:val="20"/>
            </w:rPr>
          </w:rPrChange>
        </w:rPr>
        <w:t>dalam</w:t>
      </w:r>
      <w:proofErr w:type="spellEnd"/>
      <w:r w:rsidRPr="00A66AC2">
        <w:rPr>
          <w:rFonts w:ascii="Cambria" w:hAnsi="Cambria" w:cstheme="minorHAnsi"/>
          <w:strike/>
          <w:sz w:val="20"/>
          <w:szCs w:val="20"/>
          <w:rPrChange w:id="224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47" w:author="APRILYA Anggie" w:date="2024-12-27T15:48:00Z">
            <w:rPr>
              <w:rFonts w:ascii="Cambria" w:hAnsi="Cambria" w:cstheme="minorHAnsi"/>
              <w:sz w:val="20"/>
              <w:szCs w:val="20"/>
            </w:rPr>
          </w:rPrChange>
        </w:rPr>
        <w:t>hal</w:t>
      </w:r>
      <w:proofErr w:type="spellEnd"/>
      <w:r w:rsidRPr="00A66AC2">
        <w:rPr>
          <w:rFonts w:ascii="Cambria" w:hAnsi="Cambria" w:cstheme="minorHAnsi"/>
          <w:strike/>
          <w:sz w:val="20"/>
          <w:szCs w:val="20"/>
          <w:rPrChange w:id="224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49" w:author="APRILYA Anggie" w:date="2024-12-27T15:48:00Z">
            <w:rPr>
              <w:rFonts w:ascii="Cambria" w:hAnsi="Cambria" w:cstheme="minorHAnsi"/>
              <w:sz w:val="20"/>
              <w:szCs w:val="20"/>
            </w:rPr>
          </w:rPrChange>
        </w:rPr>
        <w:t>ini</w:t>
      </w:r>
      <w:proofErr w:type="spellEnd"/>
      <w:r w:rsidRPr="00A66AC2">
        <w:rPr>
          <w:rFonts w:ascii="Cambria" w:hAnsi="Cambria" w:cstheme="minorHAnsi"/>
          <w:strike/>
          <w:sz w:val="20"/>
          <w:szCs w:val="20"/>
          <w:rPrChange w:id="225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51" w:author="APRILYA Anggie" w:date="2024-12-27T15:48:00Z">
            <w:rPr>
              <w:rFonts w:ascii="Cambria" w:hAnsi="Cambria" w:cstheme="minorHAnsi"/>
              <w:sz w:val="20"/>
              <w:szCs w:val="20"/>
            </w:rPr>
          </w:rPrChange>
        </w:rPr>
        <w:t>termasuk</w:t>
      </w:r>
      <w:proofErr w:type="spellEnd"/>
      <w:r w:rsidRPr="00A66AC2">
        <w:rPr>
          <w:rFonts w:ascii="Cambria" w:hAnsi="Cambria" w:cstheme="minorHAnsi"/>
          <w:strike/>
          <w:sz w:val="20"/>
          <w:szCs w:val="20"/>
          <w:rPrChange w:id="225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53" w:author="APRILYA Anggie" w:date="2024-12-27T15:48:00Z">
            <w:rPr>
              <w:rFonts w:ascii="Cambria" w:hAnsi="Cambria" w:cstheme="minorHAnsi"/>
              <w:sz w:val="20"/>
              <w:szCs w:val="20"/>
            </w:rPr>
          </w:rPrChange>
        </w:rPr>
        <w:t>namun</w:t>
      </w:r>
      <w:proofErr w:type="spellEnd"/>
      <w:r w:rsidRPr="00A66AC2">
        <w:rPr>
          <w:rFonts w:ascii="Cambria" w:hAnsi="Cambria" w:cstheme="minorHAnsi"/>
          <w:strike/>
          <w:sz w:val="20"/>
          <w:szCs w:val="20"/>
          <w:rPrChange w:id="225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55" w:author="APRILYA Anggie" w:date="2024-12-27T15:48:00Z">
            <w:rPr>
              <w:rFonts w:ascii="Cambria" w:hAnsi="Cambria" w:cstheme="minorHAnsi"/>
              <w:sz w:val="20"/>
              <w:szCs w:val="20"/>
            </w:rPr>
          </w:rPrChange>
        </w:rPr>
        <w:t>tidak</w:t>
      </w:r>
      <w:proofErr w:type="spellEnd"/>
      <w:r w:rsidRPr="00A66AC2">
        <w:rPr>
          <w:rFonts w:ascii="Cambria" w:hAnsi="Cambria" w:cstheme="minorHAnsi"/>
          <w:strike/>
          <w:sz w:val="20"/>
          <w:szCs w:val="20"/>
          <w:rPrChange w:id="225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57" w:author="APRILYA Anggie" w:date="2024-12-27T15:48:00Z">
            <w:rPr>
              <w:rFonts w:ascii="Cambria" w:hAnsi="Cambria" w:cstheme="minorHAnsi"/>
              <w:sz w:val="20"/>
              <w:szCs w:val="20"/>
            </w:rPr>
          </w:rPrChange>
        </w:rPr>
        <w:t>terbatas</w:t>
      </w:r>
      <w:proofErr w:type="spellEnd"/>
      <w:r w:rsidRPr="00A66AC2">
        <w:rPr>
          <w:rFonts w:ascii="Cambria" w:hAnsi="Cambria" w:cstheme="minorHAnsi"/>
          <w:strike/>
          <w:sz w:val="20"/>
          <w:szCs w:val="20"/>
          <w:rPrChange w:id="2258" w:author="APRILYA Anggie" w:date="2024-12-27T15:48:00Z">
            <w:rPr>
              <w:rFonts w:ascii="Cambria" w:hAnsi="Cambria" w:cstheme="minorHAnsi"/>
              <w:sz w:val="20"/>
              <w:szCs w:val="20"/>
            </w:rPr>
          </w:rPrChange>
        </w:rPr>
        <w:t xml:space="preserve"> pada: (</w:t>
      </w:r>
      <w:proofErr w:type="spellStart"/>
      <w:r w:rsidRPr="00A66AC2">
        <w:rPr>
          <w:rFonts w:ascii="Cambria" w:hAnsi="Cambria" w:cstheme="minorHAnsi"/>
          <w:strike/>
          <w:sz w:val="20"/>
          <w:szCs w:val="20"/>
          <w:rPrChange w:id="2259" w:author="APRILYA Anggie" w:date="2024-12-27T15:48:00Z">
            <w:rPr>
              <w:rFonts w:ascii="Cambria" w:hAnsi="Cambria" w:cstheme="minorHAnsi"/>
              <w:sz w:val="20"/>
              <w:szCs w:val="20"/>
            </w:rPr>
          </w:rPrChange>
        </w:rPr>
        <w:t>untuk</w:t>
      </w:r>
      <w:proofErr w:type="spellEnd"/>
      <w:r w:rsidRPr="00A66AC2">
        <w:rPr>
          <w:rFonts w:ascii="Cambria" w:hAnsi="Cambria" w:cstheme="minorHAnsi"/>
          <w:strike/>
          <w:sz w:val="20"/>
          <w:szCs w:val="20"/>
          <w:rPrChange w:id="226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61" w:author="APRILYA Anggie" w:date="2024-12-27T15:48:00Z">
            <w:rPr>
              <w:rFonts w:ascii="Cambria" w:hAnsi="Cambria" w:cstheme="minorHAnsi"/>
              <w:sz w:val="20"/>
              <w:szCs w:val="20"/>
            </w:rPr>
          </w:rPrChange>
        </w:rPr>
        <w:t>selanjutnya</w:t>
      </w:r>
      <w:proofErr w:type="spellEnd"/>
      <w:r w:rsidRPr="00A66AC2">
        <w:rPr>
          <w:rFonts w:ascii="Cambria" w:hAnsi="Cambria" w:cstheme="minorHAnsi"/>
          <w:strike/>
          <w:sz w:val="20"/>
          <w:szCs w:val="20"/>
          <w:rPrChange w:id="226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63" w:author="APRILYA Anggie" w:date="2024-12-27T15:48:00Z">
            <w:rPr>
              <w:rFonts w:ascii="Cambria" w:hAnsi="Cambria" w:cstheme="minorHAnsi"/>
              <w:sz w:val="20"/>
              <w:szCs w:val="20"/>
            </w:rPr>
          </w:rPrChange>
        </w:rPr>
        <w:t>disebut</w:t>
      </w:r>
      <w:proofErr w:type="spellEnd"/>
      <w:r w:rsidRPr="00A66AC2">
        <w:rPr>
          <w:rFonts w:ascii="Cambria" w:hAnsi="Cambria" w:cstheme="minorHAnsi"/>
          <w:strike/>
          <w:sz w:val="20"/>
          <w:szCs w:val="20"/>
          <w:rPrChange w:id="226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65" w:author="APRILYA Anggie" w:date="2024-12-27T15:48:00Z">
            <w:rPr>
              <w:rFonts w:ascii="Cambria" w:hAnsi="Cambria" w:cstheme="minorHAnsi"/>
              <w:sz w:val="20"/>
              <w:szCs w:val="20"/>
            </w:rPr>
          </w:rPrChange>
        </w:rPr>
        <w:t>sebagai</w:t>
      </w:r>
      <w:proofErr w:type="spellEnd"/>
      <w:r w:rsidRPr="00A66AC2">
        <w:rPr>
          <w:rFonts w:ascii="Cambria" w:hAnsi="Cambria" w:cstheme="minorHAnsi"/>
          <w:strike/>
          <w:sz w:val="20"/>
          <w:szCs w:val="20"/>
          <w:rPrChange w:id="226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b/>
          <w:bCs/>
          <w:strike/>
          <w:sz w:val="20"/>
          <w:szCs w:val="20"/>
          <w:rPrChange w:id="2267" w:author="APRILYA Anggie" w:date="2024-12-27T15:48:00Z">
            <w:rPr>
              <w:rFonts w:ascii="Cambria" w:hAnsi="Cambria" w:cstheme="minorHAnsi"/>
              <w:b/>
              <w:bCs/>
              <w:sz w:val="20"/>
              <w:szCs w:val="20"/>
            </w:rPr>
          </w:rPrChange>
        </w:rPr>
        <w:t>Dokumen</w:t>
      </w:r>
      <w:proofErr w:type="spellEnd"/>
      <w:r w:rsidRPr="00A66AC2">
        <w:rPr>
          <w:rFonts w:ascii="Cambria" w:hAnsi="Cambria" w:cstheme="minorHAnsi"/>
          <w:b/>
          <w:bCs/>
          <w:strike/>
          <w:sz w:val="20"/>
          <w:szCs w:val="20"/>
          <w:rPrChange w:id="2268" w:author="APRILYA Anggie" w:date="2024-12-27T15:48:00Z">
            <w:rPr>
              <w:rFonts w:ascii="Cambria" w:hAnsi="Cambria" w:cstheme="minorHAnsi"/>
              <w:b/>
              <w:bCs/>
              <w:sz w:val="20"/>
              <w:szCs w:val="20"/>
            </w:rPr>
          </w:rPrChange>
        </w:rPr>
        <w:t xml:space="preserve"> </w:t>
      </w:r>
      <w:proofErr w:type="spellStart"/>
      <w:r w:rsidRPr="00A66AC2">
        <w:rPr>
          <w:rFonts w:ascii="Cambria" w:hAnsi="Cambria" w:cstheme="minorHAnsi"/>
          <w:b/>
          <w:bCs/>
          <w:strike/>
          <w:sz w:val="20"/>
          <w:szCs w:val="20"/>
          <w:rPrChange w:id="2269" w:author="APRILYA Anggie" w:date="2024-12-27T15:48:00Z">
            <w:rPr>
              <w:rFonts w:ascii="Cambria" w:hAnsi="Cambria" w:cstheme="minorHAnsi"/>
              <w:b/>
              <w:bCs/>
              <w:sz w:val="20"/>
              <w:szCs w:val="20"/>
            </w:rPr>
          </w:rPrChange>
        </w:rPr>
        <w:t>Penagihan</w:t>
      </w:r>
      <w:proofErr w:type="spellEnd"/>
      <w:r w:rsidRPr="00A66AC2">
        <w:rPr>
          <w:rFonts w:ascii="Cambria" w:hAnsi="Cambria" w:cstheme="minorHAnsi"/>
          <w:strike/>
          <w:sz w:val="20"/>
          <w:szCs w:val="20"/>
          <w:rPrChange w:id="2270" w:author="APRILYA Anggie" w:date="2024-12-27T15:48:00Z">
            <w:rPr>
              <w:rFonts w:ascii="Cambria" w:hAnsi="Cambria" w:cstheme="minorHAnsi"/>
              <w:sz w:val="20"/>
              <w:szCs w:val="20"/>
            </w:rPr>
          </w:rPrChange>
        </w:rPr>
        <w:t>”)</w:t>
      </w:r>
    </w:p>
    <w:p w14:paraId="6FCB6919" w14:textId="77777777" w:rsidR="00A207E8" w:rsidRPr="00A66AC2" w:rsidRDefault="00A207E8" w:rsidP="00A207E8">
      <w:pPr>
        <w:pStyle w:val="ListParagraph"/>
        <w:numPr>
          <w:ilvl w:val="0"/>
          <w:numId w:val="77"/>
        </w:numPr>
        <w:spacing w:line="276" w:lineRule="auto"/>
        <w:ind w:left="1080" w:hanging="270"/>
        <w:contextualSpacing/>
        <w:jc w:val="both"/>
        <w:rPr>
          <w:rFonts w:ascii="Cambria" w:hAnsi="Cambria" w:cstheme="minorHAnsi"/>
          <w:strike/>
          <w:sz w:val="20"/>
          <w:szCs w:val="20"/>
          <w:rPrChange w:id="2271"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2272" w:author="APRILYA Anggie" w:date="2024-12-27T15:48:00Z">
            <w:rPr>
              <w:rFonts w:ascii="Cambria" w:hAnsi="Cambria" w:cstheme="minorHAnsi"/>
              <w:sz w:val="20"/>
              <w:szCs w:val="20"/>
            </w:rPr>
          </w:rPrChange>
        </w:rPr>
        <w:t>Formulir</w:t>
      </w:r>
      <w:proofErr w:type="spellEnd"/>
      <w:r w:rsidRPr="00A66AC2">
        <w:rPr>
          <w:rFonts w:ascii="Cambria" w:hAnsi="Cambria" w:cstheme="minorHAnsi"/>
          <w:strike/>
          <w:sz w:val="20"/>
          <w:szCs w:val="20"/>
          <w:rPrChange w:id="227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74" w:author="APRILYA Anggie" w:date="2024-12-27T15:48:00Z">
            <w:rPr>
              <w:rFonts w:ascii="Cambria" w:hAnsi="Cambria" w:cstheme="minorHAnsi"/>
              <w:sz w:val="20"/>
              <w:szCs w:val="20"/>
            </w:rPr>
          </w:rPrChange>
        </w:rPr>
        <w:t>Laporan</w:t>
      </w:r>
      <w:proofErr w:type="spellEnd"/>
      <w:r w:rsidRPr="00A66AC2">
        <w:rPr>
          <w:rFonts w:ascii="Cambria" w:hAnsi="Cambria" w:cstheme="minorHAnsi"/>
          <w:strike/>
          <w:sz w:val="20"/>
          <w:szCs w:val="20"/>
          <w:rPrChange w:id="227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76"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2277" w:author="APRILYA Anggie" w:date="2024-12-27T15:48:00Z">
            <w:rPr>
              <w:rFonts w:ascii="Cambria" w:hAnsi="Cambria" w:cstheme="minorHAnsi"/>
              <w:sz w:val="20"/>
              <w:szCs w:val="20"/>
            </w:rPr>
          </w:rPrChange>
        </w:rPr>
        <w:t xml:space="preserve"> Kesehatan </w:t>
      </w:r>
      <w:proofErr w:type="spellStart"/>
      <w:r w:rsidRPr="00A66AC2">
        <w:rPr>
          <w:rFonts w:ascii="Cambria" w:hAnsi="Cambria" w:cstheme="minorHAnsi"/>
          <w:b/>
          <w:bCs/>
          <w:strike/>
          <w:sz w:val="20"/>
          <w:szCs w:val="20"/>
          <w:rPrChange w:id="2278" w:author="APRILYA Anggie" w:date="2024-12-27T15:48:00Z">
            <w:rPr>
              <w:rFonts w:ascii="Cambria" w:hAnsi="Cambria" w:cstheme="minorHAnsi"/>
              <w:b/>
              <w:bCs/>
              <w:sz w:val="20"/>
              <w:szCs w:val="20"/>
            </w:rPr>
          </w:rPrChange>
        </w:rPr>
        <w:t>asli</w:t>
      </w:r>
      <w:proofErr w:type="spellEnd"/>
      <w:r w:rsidRPr="00A66AC2">
        <w:rPr>
          <w:rFonts w:ascii="Cambria" w:hAnsi="Cambria" w:cstheme="minorHAnsi"/>
          <w:strike/>
          <w:sz w:val="20"/>
          <w:szCs w:val="20"/>
          <w:rPrChange w:id="227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80"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228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82"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2283"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2284" w:author="APRILYA Anggie" w:date="2024-12-27T15:48:00Z">
            <w:rPr>
              <w:rFonts w:ascii="Cambria" w:hAnsi="Cambria" w:cstheme="minorHAnsi"/>
              <w:sz w:val="20"/>
              <w:szCs w:val="20"/>
            </w:rPr>
          </w:rPrChange>
        </w:rPr>
        <w:t>telah</w:t>
      </w:r>
      <w:proofErr w:type="spellEnd"/>
      <w:r w:rsidRPr="00A66AC2">
        <w:rPr>
          <w:rFonts w:ascii="Cambria" w:hAnsi="Cambria" w:cstheme="minorHAnsi"/>
          <w:strike/>
          <w:sz w:val="20"/>
          <w:szCs w:val="20"/>
          <w:rPrChange w:id="228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86" w:author="APRILYA Anggie" w:date="2024-12-27T15:48:00Z">
            <w:rPr>
              <w:rFonts w:ascii="Cambria" w:hAnsi="Cambria" w:cstheme="minorHAnsi"/>
              <w:sz w:val="20"/>
              <w:szCs w:val="20"/>
            </w:rPr>
          </w:rPrChange>
        </w:rPr>
        <w:t>dilengkapi</w:t>
      </w:r>
      <w:proofErr w:type="spellEnd"/>
      <w:r w:rsidRPr="00A66AC2">
        <w:rPr>
          <w:rFonts w:ascii="Cambria" w:hAnsi="Cambria" w:cstheme="minorHAnsi"/>
          <w:strike/>
          <w:sz w:val="20"/>
          <w:szCs w:val="20"/>
          <w:rPrChange w:id="228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88" w:author="APRILYA Anggie" w:date="2024-12-27T15:48:00Z">
            <w:rPr>
              <w:rFonts w:ascii="Cambria" w:hAnsi="Cambria" w:cstheme="minorHAnsi"/>
              <w:sz w:val="20"/>
              <w:szCs w:val="20"/>
            </w:rPr>
          </w:rPrChange>
        </w:rPr>
        <w:t>ditandatangani</w:t>
      </w:r>
      <w:proofErr w:type="spellEnd"/>
      <w:r w:rsidRPr="00A66AC2">
        <w:rPr>
          <w:rFonts w:ascii="Cambria" w:hAnsi="Cambria" w:cstheme="minorHAnsi"/>
          <w:strike/>
          <w:sz w:val="20"/>
          <w:szCs w:val="20"/>
          <w:rPrChange w:id="2289" w:author="APRILYA Anggie" w:date="2024-12-27T15:48:00Z">
            <w:rPr>
              <w:rFonts w:ascii="Cambria" w:hAnsi="Cambria" w:cstheme="minorHAnsi"/>
              <w:sz w:val="20"/>
              <w:szCs w:val="20"/>
            </w:rPr>
          </w:rPrChange>
        </w:rPr>
        <w:t xml:space="preserve"> oleh </w:t>
      </w:r>
      <w:proofErr w:type="spellStart"/>
      <w:r w:rsidRPr="00A66AC2">
        <w:rPr>
          <w:rFonts w:ascii="Cambria" w:hAnsi="Cambria" w:cstheme="minorHAnsi"/>
          <w:strike/>
          <w:sz w:val="20"/>
          <w:szCs w:val="20"/>
          <w:rPrChange w:id="2290" w:author="APRILYA Anggie" w:date="2024-12-27T15:48:00Z">
            <w:rPr>
              <w:rFonts w:ascii="Cambria" w:hAnsi="Cambria" w:cstheme="minorHAnsi"/>
              <w:sz w:val="20"/>
              <w:szCs w:val="20"/>
            </w:rPr>
          </w:rPrChange>
        </w:rPr>
        <w:t>dokter</w:t>
      </w:r>
      <w:proofErr w:type="spellEnd"/>
      <w:r w:rsidRPr="00A66AC2">
        <w:rPr>
          <w:rFonts w:ascii="Cambria" w:hAnsi="Cambria" w:cstheme="minorHAnsi"/>
          <w:strike/>
          <w:sz w:val="20"/>
          <w:szCs w:val="20"/>
          <w:rPrChange w:id="2291"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2292" w:author="APRILYA Anggie" w:date="2024-12-27T15:48:00Z">
            <w:rPr>
              <w:rFonts w:ascii="Cambria" w:hAnsi="Cambria" w:cstheme="minorHAnsi"/>
              <w:sz w:val="20"/>
              <w:szCs w:val="20"/>
            </w:rPr>
          </w:rPrChange>
        </w:rPr>
        <w:t>melaksanakan</w:t>
      </w:r>
      <w:proofErr w:type="spellEnd"/>
      <w:r w:rsidRPr="00A66AC2">
        <w:rPr>
          <w:rFonts w:ascii="Cambria" w:hAnsi="Cambria" w:cstheme="minorHAnsi"/>
          <w:strike/>
          <w:sz w:val="20"/>
          <w:szCs w:val="20"/>
          <w:rPrChange w:id="229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94" w:author="APRILYA Anggie" w:date="2024-12-27T15:48:00Z">
            <w:rPr>
              <w:rFonts w:ascii="Cambria" w:hAnsi="Cambria" w:cstheme="minorHAnsi"/>
              <w:sz w:val="20"/>
              <w:szCs w:val="20"/>
            </w:rPr>
          </w:rPrChange>
        </w:rPr>
        <w:t>pemberian</w:t>
      </w:r>
      <w:proofErr w:type="spellEnd"/>
      <w:r w:rsidRPr="00A66AC2">
        <w:rPr>
          <w:rFonts w:ascii="Cambria" w:hAnsi="Cambria" w:cstheme="minorHAnsi"/>
          <w:strike/>
          <w:sz w:val="20"/>
          <w:szCs w:val="20"/>
          <w:rPrChange w:id="229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96"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229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298"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2299"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2300"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230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02" w:author="APRILYA Anggie" w:date="2024-12-27T15:48:00Z">
            <w:rPr>
              <w:rFonts w:ascii="Cambria" w:hAnsi="Cambria" w:cstheme="minorHAnsi"/>
              <w:sz w:val="20"/>
              <w:szCs w:val="20"/>
            </w:rPr>
          </w:rPrChange>
        </w:rPr>
        <w:t>kepada</w:t>
      </w:r>
      <w:proofErr w:type="spellEnd"/>
      <w:r w:rsidRPr="00A66AC2">
        <w:rPr>
          <w:rFonts w:ascii="Cambria" w:hAnsi="Cambria" w:cstheme="minorHAnsi"/>
          <w:strike/>
          <w:sz w:val="20"/>
          <w:szCs w:val="20"/>
          <w:rPrChange w:id="230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04"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2305" w:author="APRILYA Anggie" w:date="2024-12-27T15:48:00Z">
            <w:rPr>
              <w:rFonts w:ascii="Cambria" w:hAnsi="Cambria" w:cstheme="minorHAnsi"/>
              <w:sz w:val="20"/>
              <w:szCs w:val="20"/>
            </w:rPr>
          </w:rPrChange>
        </w:rPr>
        <w:t xml:space="preserve">, dan </w:t>
      </w:r>
      <w:proofErr w:type="spellStart"/>
      <w:r w:rsidRPr="00A66AC2">
        <w:rPr>
          <w:rFonts w:ascii="Cambria" w:hAnsi="Cambria" w:cstheme="minorHAnsi"/>
          <w:strike/>
          <w:sz w:val="20"/>
          <w:szCs w:val="20"/>
          <w:rPrChange w:id="2306" w:author="APRILYA Anggie" w:date="2024-12-27T15:48:00Z">
            <w:rPr>
              <w:rFonts w:ascii="Cambria" w:hAnsi="Cambria" w:cstheme="minorHAnsi"/>
              <w:sz w:val="20"/>
              <w:szCs w:val="20"/>
            </w:rPr>
          </w:rPrChange>
        </w:rPr>
        <w:t>dibubuhi</w:t>
      </w:r>
      <w:proofErr w:type="spellEnd"/>
      <w:r w:rsidRPr="00A66AC2">
        <w:rPr>
          <w:rFonts w:ascii="Cambria" w:hAnsi="Cambria" w:cstheme="minorHAnsi"/>
          <w:strike/>
          <w:sz w:val="20"/>
          <w:szCs w:val="20"/>
          <w:rPrChange w:id="2307" w:author="APRILYA Anggie" w:date="2024-12-27T15:48:00Z">
            <w:rPr>
              <w:rFonts w:ascii="Cambria" w:hAnsi="Cambria" w:cstheme="minorHAnsi"/>
              <w:sz w:val="20"/>
              <w:szCs w:val="20"/>
            </w:rPr>
          </w:rPrChange>
        </w:rPr>
        <w:t xml:space="preserve"> cap Rumah Sakit/ Lab </w:t>
      </w:r>
      <w:proofErr w:type="spellStart"/>
      <w:r w:rsidRPr="00A66AC2">
        <w:rPr>
          <w:rFonts w:ascii="Cambria" w:hAnsi="Cambria" w:cstheme="minorHAnsi"/>
          <w:strike/>
          <w:sz w:val="20"/>
          <w:szCs w:val="20"/>
          <w:rPrChange w:id="2308" w:author="APRILYA Anggie" w:date="2024-12-27T15:48:00Z">
            <w:rPr>
              <w:rFonts w:ascii="Cambria" w:hAnsi="Cambria" w:cstheme="minorHAnsi"/>
              <w:sz w:val="20"/>
              <w:szCs w:val="20"/>
            </w:rPr>
          </w:rPrChange>
        </w:rPr>
        <w:t>Klinik</w:t>
      </w:r>
      <w:proofErr w:type="spellEnd"/>
      <w:r w:rsidRPr="00A66AC2">
        <w:rPr>
          <w:rFonts w:ascii="Cambria" w:hAnsi="Cambria" w:cstheme="minorHAnsi"/>
          <w:strike/>
          <w:sz w:val="20"/>
          <w:szCs w:val="20"/>
          <w:rPrChange w:id="2309" w:author="APRILYA Anggie" w:date="2024-12-27T15:48:00Z">
            <w:rPr>
              <w:rFonts w:ascii="Cambria" w:hAnsi="Cambria" w:cstheme="minorHAnsi"/>
              <w:sz w:val="20"/>
              <w:szCs w:val="20"/>
            </w:rPr>
          </w:rPrChange>
        </w:rPr>
        <w:t>/Lab;</w:t>
      </w:r>
    </w:p>
    <w:p w14:paraId="698BCBEE" w14:textId="77777777" w:rsidR="00A207E8" w:rsidRPr="00A66AC2" w:rsidRDefault="00A207E8" w:rsidP="00A207E8">
      <w:pPr>
        <w:pStyle w:val="ListParagraph"/>
        <w:numPr>
          <w:ilvl w:val="0"/>
          <w:numId w:val="77"/>
        </w:numPr>
        <w:spacing w:line="276" w:lineRule="auto"/>
        <w:ind w:left="1080" w:hanging="270"/>
        <w:contextualSpacing/>
        <w:jc w:val="both"/>
        <w:rPr>
          <w:rFonts w:ascii="Cambria" w:hAnsi="Cambria" w:cstheme="minorHAnsi"/>
          <w:strike/>
          <w:sz w:val="20"/>
          <w:szCs w:val="20"/>
          <w:rPrChange w:id="2310" w:author="APRILYA Anggie" w:date="2024-12-27T15:48:00Z">
            <w:rPr>
              <w:rFonts w:ascii="Cambria" w:hAnsi="Cambria" w:cstheme="minorHAnsi"/>
              <w:sz w:val="20"/>
              <w:szCs w:val="20"/>
            </w:rPr>
          </w:rPrChange>
        </w:rPr>
      </w:pPr>
      <w:r w:rsidRPr="00A66AC2">
        <w:rPr>
          <w:rFonts w:ascii="Cambria" w:hAnsi="Cambria" w:cstheme="minorHAnsi"/>
          <w:strike/>
          <w:sz w:val="20"/>
          <w:szCs w:val="20"/>
          <w:rPrChange w:id="2311" w:author="APRILYA Anggie" w:date="2024-12-27T15:48:00Z">
            <w:rPr>
              <w:rFonts w:ascii="Cambria" w:hAnsi="Cambria" w:cstheme="minorHAnsi"/>
              <w:sz w:val="20"/>
              <w:szCs w:val="20"/>
            </w:rPr>
          </w:rPrChange>
        </w:rPr>
        <w:t xml:space="preserve">Surat </w:t>
      </w:r>
      <w:proofErr w:type="spellStart"/>
      <w:r w:rsidRPr="00A66AC2">
        <w:rPr>
          <w:rFonts w:ascii="Cambria" w:hAnsi="Cambria" w:cstheme="minorHAnsi"/>
          <w:strike/>
          <w:sz w:val="20"/>
          <w:szCs w:val="20"/>
          <w:rPrChange w:id="2312" w:author="APRILYA Anggie" w:date="2024-12-27T15:48:00Z">
            <w:rPr>
              <w:rFonts w:ascii="Cambria" w:hAnsi="Cambria" w:cstheme="minorHAnsi"/>
              <w:sz w:val="20"/>
              <w:szCs w:val="20"/>
            </w:rPr>
          </w:rPrChange>
        </w:rPr>
        <w:t>Pengantar</w:t>
      </w:r>
      <w:proofErr w:type="spellEnd"/>
      <w:r w:rsidRPr="00A66AC2">
        <w:rPr>
          <w:rFonts w:ascii="Cambria" w:hAnsi="Cambria" w:cstheme="minorHAnsi"/>
          <w:strike/>
          <w:sz w:val="20"/>
          <w:szCs w:val="20"/>
          <w:rPrChange w:id="231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14" w:author="APRILYA Anggie" w:date="2024-12-27T15:48:00Z">
            <w:rPr>
              <w:rFonts w:ascii="Cambria" w:hAnsi="Cambria" w:cstheme="minorHAnsi"/>
              <w:sz w:val="20"/>
              <w:szCs w:val="20"/>
            </w:rPr>
          </w:rPrChange>
        </w:rPr>
        <w:t>Medis</w:t>
      </w:r>
      <w:proofErr w:type="spellEnd"/>
      <w:r w:rsidRPr="00A66AC2">
        <w:rPr>
          <w:rFonts w:ascii="Cambria" w:hAnsi="Cambria" w:cstheme="minorHAnsi"/>
          <w:strike/>
          <w:sz w:val="20"/>
          <w:szCs w:val="20"/>
          <w:rPrChange w:id="2315"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2316" w:author="APRILYA Anggie" w:date="2024-12-27T15:48:00Z">
            <w:rPr>
              <w:rFonts w:ascii="Cambria" w:hAnsi="Cambria" w:cstheme="minorHAnsi"/>
              <w:sz w:val="20"/>
              <w:szCs w:val="20"/>
            </w:rPr>
          </w:rPrChange>
        </w:rPr>
        <w:t>diisi</w:t>
      </w:r>
      <w:proofErr w:type="spellEnd"/>
      <w:r w:rsidRPr="00A66AC2">
        <w:rPr>
          <w:rFonts w:ascii="Cambria" w:hAnsi="Cambria" w:cstheme="minorHAnsi"/>
          <w:strike/>
          <w:sz w:val="20"/>
          <w:szCs w:val="20"/>
          <w:rPrChange w:id="231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18" w:author="APRILYA Anggie" w:date="2024-12-27T15:48:00Z">
            <w:rPr>
              <w:rFonts w:ascii="Cambria" w:hAnsi="Cambria" w:cstheme="minorHAnsi"/>
              <w:sz w:val="20"/>
              <w:szCs w:val="20"/>
            </w:rPr>
          </w:rPrChange>
        </w:rPr>
        <w:t>lengkap</w:t>
      </w:r>
      <w:proofErr w:type="spellEnd"/>
      <w:r w:rsidRPr="00A66AC2">
        <w:rPr>
          <w:rFonts w:ascii="Cambria" w:hAnsi="Cambria" w:cstheme="minorHAnsi"/>
          <w:strike/>
          <w:sz w:val="20"/>
          <w:szCs w:val="20"/>
          <w:rPrChange w:id="231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20" w:author="APRILYA Anggie" w:date="2024-12-27T15:48:00Z">
            <w:rPr>
              <w:rFonts w:ascii="Cambria" w:hAnsi="Cambria" w:cstheme="minorHAnsi"/>
              <w:sz w:val="20"/>
              <w:szCs w:val="20"/>
            </w:rPr>
          </w:rPrChange>
        </w:rPr>
        <w:t>dengan</w:t>
      </w:r>
      <w:proofErr w:type="spellEnd"/>
      <w:r w:rsidRPr="00A66AC2">
        <w:rPr>
          <w:rFonts w:ascii="Cambria" w:hAnsi="Cambria" w:cstheme="minorHAnsi"/>
          <w:strike/>
          <w:sz w:val="20"/>
          <w:szCs w:val="20"/>
          <w:rPrChange w:id="232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22" w:author="APRILYA Anggie" w:date="2024-12-27T15:48:00Z">
            <w:rPr>
              <w:rFonts w:ascii="Cambria" w:hAnsi="Cambria" w:cstheme="minorHAnsi"/>
              <w:sz w:val="20"/>
              <w:szCs w:val="20"/>
            </w:rPr>
          </w:rPrChange>
        </w:rPr>
        <w:t>tanda</w:t>
      </w:r>
      <w:proofErr w:type="spellEnd"/>
      <w:r w:rsidRPr="00A66AC2">
        <w:rPr>
          <w:rFonts w:ascii="Cambria" w:hAnsi="Cambria" w:cstheme="minorHAnsi"/>
          <w:strike/>
          <w:sz w:val="20"/>
          <w:szCs w:val="20"/>
          <w:rPrChange w:id="232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24" w:author="APRILYA Anggie" w:date="2024-12-27T15:48:00Z">
            <w:rPr>
              <w:rFonts w:ascii="Cambria" w:hAnsi="Cambria" w:cstheme="minorHAnsi"/>
              <w:sz w:val="20"/>
              <w:szCs w:val="20"/>
            </w:rPr>
          </w:rPrChange>
        </w:rPr>
        <w:t>tangan</w:t>
      </w:r>
      <w:proofErr w:type="spellEnd"/>
      <w:r w:rsidRPr="00A66AC2">
        <w:rPr>
          <w:rFonts w:ascii="Cambria" w:hAnsi="Cambria" w:cstheme="minorHAnsi"/>
          <w:strike/>
          <w:sz w:val="20"/>
          <w:szCs w:val="20"/>
          <w:rPrChange w:id="2325" w:author="APRILYA Anggie" w:date="2024-12-27T15:48:00Z">
            <w:rPr>
              <w:rFonts w:ascii="Cambria" w:hAnsi="Cambria" w:cstheme="minorHAnsi"/>
              <w:sz w:val="20"/>
              <w:szCs w:val="20"/>
            </w:rPr>
          </w:rPrChange>
        </w:rPr>
        <w:t xml:space="preserve"> agent </w:t>
      </w:r>
      <w:proofErr w:type="spellStart"/>
      <w:r w:rsidRPr="00A66AC2">
        <w:rPr>
          <w:rFonts w:ascii="Cambria" w:hAnsi="Cambria" w:cstheme="minorHAnsi"/>
          <w:strike/>
          <w:sz w:val="20"/>
          <w:szCs w:val="20"/>
          <w:rPrChange w:id="2326" w:author="APRILYA Anggie" w:date="2024-12-27T15:48:00Z">
            <w:rPr>
              <w:rFonts w:ascii="Cambria" w:hAnsi="Cambria" w:cstheme="minorHAnsi"/>
              <w:sz w:val="20"/>
              <w:szCs w:val="20"/>
            </w:rPr>
          </w:rPrChange>
        </w:rPr>
        <w:t>dari</w:t>
      </w:r>
      <w:proofErr w:type="spellEnd"/>
      <w:r w:rsidRPr="00A66AC2">
        <w:rPr>
          <w:rFonts w:ascii="Cambria" w:hAnsi="Cambria" w:cstheme="minorHAnsi"/>
          <w:strike/>
          <w:sz w:val="20"/>
          <w:szCs w:val="20"/>
          <w:rPrChange w:id="232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28"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232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30" w:author="APRILYA Anggie" w:date="2024-12-27T15:48:00Z">
            <w:rPr>
              <w:rFonts w:ascii="Cambria" w:hAnsi="Cambria" w:cstheme="minorHAnsi"/>
              <w:sz w:val="20"/>
              <w:szCs w:val="20"/>
            </w:rPr>
          </w:rPrChange>
        </w:rPr>
        <w:t>Pertama</w:t>
      </w:r>
      <w:proofErr w:type="spellEnd"/>
      <w:r w:rsidRPr="00A66AC2">
        <w:rPr>
          <w:rFonts w:ascii="Cambria" w:hAnsi="Cambria" w:cstheme="minorHAnsi"/>
          <w:strike/>
          <w:sz w:val="20"/>
          <w:szCs w:val="20"/>
          <w:rPrChange w:id="2331" w:author="APRILYA Anggie" w:date="2024-12-27T15:48:00Z">
            <w:rPr>
              <w:rFonts w:ascii="Cambria" w:hAnsi="Cambria" w:cstheme="minorHAnsi"/>
              <w:sz w:val="20"/>
              <w:szCs w:val="20"/>
            </w:rPr>
          </w:rPrChange>
        </w:rPr>
        <w:t>;</w:t>
      </w:r>
    </w:p>
    <w:p w14:paraId="331B6060" w14:textId="77777777" w:rsidR="00A207E8" w:rsidRPr="00A66AC2" w:rsidRDefault="00A207E8" w:rsidP="00A207E8">
      <w:pPr>
        <w:pStyle w:val="ListParagraph"/>
        <w:numPr>
          <w:ilvl w:val="0"/>
          <w:numId w:val="77"/>
        </w:numPr>
        <w:spacing w:line="276" w:lineRule="auto"/>
        <w:ind w:left="1080" w:hanging="270"/>
        <w:contextualSpacing/>
        <w:jc w:val="both"/>
        <w:rPr>
          <w:rFonts w:ascii="Cambria" w:hAnsi="Cambria" w:cstheme="minorHAnsi"/>
          <w:strike/>
          <w:sz w:val="20"/>
          <w:szCs w:val="20"/>
          <w:rPrChange w:id="2332" w:author="APRILYA Anggie" w:date="2024-12-27T15:48:00Z">
            <w:rPr>
              <w:rFonts w:ascii="Cambria" w:hAnsi="Cambria" w:cstheme="minorHAnsi"/>
              <w:sz w:val="20"/>
              <w:szCs w:val="20"/>
            </w:rPr>
          </w:rPrChange>
        </w:rPr>
      </w:pPr>
      <w:r w:rsidRPr="00A66AC2">
        <w:rPr>
          <w:rFonts w:ascii="Cambria" w:hAnsi="Cambria" w:cstheme="minorHAnsi"/>
          <w:b/>
          <w:bCs/>
          <w:strike/>
          <w:sz w:val="20"/>
          <w:szCs w:val="20"/>
          <w:rPrChange w:id="2333" w:author="APRILYA Anggie" w:date="2024-12-27T15:48:00Z">
            <w:rPr>
              <w:rFonts w:ascii="Cambria" w:hAnsi="Cambria" w:cstheme="minorHAnsi"/>
              <w:b/>
              <w:bCs/>
              <w:sz w:val="20"/>
              <w:szCs w:val="20"/>
            </w:rPr>
          </w:rPrChange>
        </w:rPr>
        <w:t>Salinan</w:t>
      </w:r>
      <w:r w:rsidRPr="00A66AC2">
        <w:rPr>
          <w:rFonts w:ascii="Cambria" w:hAnsi="Cambria" w:cstheme="minorHAnsi"/>
          <w:strike/>
          <w:sz w:val="20"/>
          <w:szCs w:val="20"/>
          <w:rPrChange w:id="233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35" w:author="APRILYA Anggie" w:date="2024-12-27T15:48:00Z">
            <w:rPr>
              <w:rFonts w:ascii="Cambria" w:hAnsi="Cambria" w:cstheme="minorHAnsi"/>
              <w:sz w:val="20"/>
              <w:szCs w:val="20"/>
            </w:rPr>
          </w:rPrChange>
        </w:rPr>
        <w:t>bukti</w:t>
      </w:r>
      <w:proofErr w:type="spellEnd"/>
      <w:r w:rsidRPr="00A66AC2">
        <w:rPr>
          <w:rFonts w:ascii="Cambria" w:hAnsi="Cambria" w:cstheme="minorHAnsi"/>
          <w:strike/>
          <w:sz w:val="20"/>
          <w:szCs w:val="20"/>
          <w:rPrChange w:id="233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37" w:author="APRILYA Anggie" w:date="2024-12-27T15:48:00Z">
            <w:rPr>
              <w:rFonts w:ascii="Cambria" w:hAnsi="Cambria" w:cstheme="minorHAnsi"/>
              <w:sz w:val="20"/>
              <w:szCs w:val="20"/>
            </w:rPr>
          </w:rPrChange>
        </w:rPr>
        <w:t>identitas</w:t>
      </w:r>
      <w:proofErr w:type="spellEnd"/>
      <w:r w:rsidRPr="00A66AC2">
        <w:rPr>
          <w:rFonts w:ascii="Cambria" w:hAnsi="Cambria" w:cstheme="minorHAnsi"/>
          <w:strike/>
          <w:sz w:val="20"/>
          <w:szCs w:val="20"/>
          <w:rPrChange w:id="233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39" w:author="APRILYA Anggie" w:date="2024-12-27T15:48:00Z">
            <w:rPr>
              <w:rFonts w:ascii="Cambria" w:hAnsi="Cambria" w:cstheme="minorHAnsi"/>
              <w:sz w:val="20"/>
              <w:szCs w:val="20"/>
            </w:rPr>
          </w:rPrChange>
        </w:rPr>
        <w:t>diri</w:t>
      </w:r>
      <w:proofErr w:type="spellEnd"/>
      <w:r w:rsidRPr="00A66AC2">
        <w:rPr>
          <w:rFonts w:ascii="Cambria" w:hAnsi="Cambria" w:cstheme="minorHAnsi"/>
          <w:strike/>
          <w:sz w:val="20"/>
          <w:szCs w:val="20"/>
          <w:rPrChange w:id="234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41" w:author="APRILYA Anggie" w:date="2024-12-27T15:48:00Z">
            <w:rPr>
              <w:rFonts w:ascii="Cambria" w:hAnsi="Cambria" w:cstheme="minorHAnsi"/>
              <w:sz w:val="20"/>
              <w:szCs w:val="20"/>
            </w:rPr>
          </w:rPrChange>
        </w:rPr>
        <w:t>resmi</w:t>
      </w:r>
      <w:proofErr w:type="spellEnd"/>
      <w:r w:rsidRPr="00A66AC2">
        <w:rPr>
          <w:rFonts w:ascii="Cambria" w:hAnsi="Cambria" w:cstheme="minorHAnsi"/>
          <w:strike/>
          <w:sz w:val="20"/>
          <w:szCs w:val="20"/>
          <w:rPrChange w:id="2342" w:author="APRILYA Anggie" w:date="2024-12-27T15:48:00Z">
            <w:rPr>
              <w:rFonts w:ascii="Cambria" w:hAnsi="Cambria" w:cstheme="minorHAnsi"/>
              <w:sz w:val="20"/>
              <w:szCs w:val="20"/>
            </w:rPr>
          </w:rPrChange>
        </w:rPr>
        <w:t>/</w:t>
      </w:r>
      <w:proofErr w:type="spellStart"/>
      <w:r w:rsidRPr="00A66AC2">
        <w:rPr>
          <w:rFonts w:ascii="Cambria" w:hAnsi="Cambria" w:cstheme="minorHAnsi"/>
          <w:strike/>
          <w:sz w:val="20"/>
          <w:szCs w:val="20"/>
          <w:rPrChange w:id="2343" w:author="APRILYA Anggie" w:date="2024-12-27T15:48:00Z">
            <w:rPr>
              <w:rFonts w:ascii="Cambria" w:hAnsi="Cambria" w:cstheme="minorHAnsi"/>
              <w:sz w:val="20"/>
              <w:szCs w:val="20"/>
            </w:rPr>
          </w:rPrChange>
        </w:rPr>
        <w:t>tanda</w:t>
      </w:r>
      <w:proofErr w:type="spellEnd"/>
      <w:r w:rsidRPr="00A66AC2">
        <w:rPr>
          <w:rFonts w:ascii="Cambria" w:hAnsi="Cambria" w:cstheme="minorHAnsi"/>
          <w:strike/>
          <w:sz w:val="20"/>
          <w:szCs w:val="20"/>
          <w:rPrChange w:id="2344"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45" w:author="APRILYA Anggie" w:date="2024-12-27T15:48:00Z">
            <w:rPr>
              <w:rFonts w:ascii="Cambria" w:hAnsi="Cambria" w:cstheme="minorHAnsi"/>
              <w:sz w:val="20"/>
              <w:szCs w:val="20"/>
            </w:rPr>
          </w:rPrChange>
        </w:rPr>
        <w:t>pengenal</w:t>
      </w:r>
      <w:proofErr w:type="spellEnd"/>
      <w:r w:rsidRPr="00A66AC2">
        <w:rPr>
          <w:rFonts w:ascii="Cambria" w:hAnsi="Cambria" w:cstheme="minorHAnsi"/>
          <w:strike/>
          <w:sz w:val="20"/>
          <w:szCs w:val="20"/>
          <w:rPrChange w:id="234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47" w:author="APRILYA Anggie" w:date="2024-12-27T15:48:00Z">
            <w:rPr>
              <w:rFonts w:ascii="Cambria" w:hAnsi="Cambria" w:cstheme="minorHAnsi"/>
              <w:sz w:val="20"/>
              <w:szCs w:val="20"/>
            </w:rPr>
          </w:rPrChange>
        </w:rPr>
        <w:t>resmi</w:t>
      </w:r>
      <w:proofErr w:type="spellEnd"/>
      <w:r w:rsidRPr="00A66AC2">
        <w:rPr>
          <w:rFonts w:ascii="Cambria" w:hAnsi="Cambria" w:cstheme="minorHAnsi"/>
          <w:strike/>
          <w:sz w:val="20"/>
          <w:szCs w:val="20"/>
          <w:rPrChange w:id="2348"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2349" w:author="APRILYA Anggie" w:date="2024-12-27T15:48:00Z">
            <w:rPr>
              <w:rFonts w:ascii="Cambria" w:hAnsi="Cambria" w:cstheme="minorHAnsi"/>
              <w:sz w:val="20"/>
              <w:szCs w:val="20"/>
            </w:rPr>
          </w:rPrChange>
        </w:rPr>
        <w:t>masih</w:t>
      </w:r>
      <w:proofErr w:type="spellEnd"/>
      <w:r w:rsidRPr="00A66AC2">
        <w:rPr>
          <w:rFonts w:ascii="Cambria" w:hAnsi="Cambria" w:cstheme="minorHAnsi"/>
          <w:strike/>
          <w:sz w:val="20"/>
          <w:szCs w:val="20"/>
          <w:rPrChange w:id="235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51" w:author="APRILYA Anggie" w:date="2024-12-27T15:48:00Z">
            <w:rPr>
              <w:rFonts w:ascii="Cambria" w:hAnsi="Cambria" w:cstheme="minorHAnsi"/>
              <w:sz w:val="20"/>
              <w:szCs w:val="20"/>
            </w:rPr>
          </w:rPrChange>
        </w:rPr>
        <w:t>berlaku</w:t>
      </w:r>
      <w:proofErr w:type="spellEnd"/>
      <w:r w:rsidRPr="00A66AC2">
        <w:rPr>
          <w:rFonts w:ascii="Cambria" w:hAnsi="Cambria" w:cstheme="minorHAnsi"/>
          <w:strike/>
          <w:sz w:val="20"/>
          <w:szCs w:val="20"/>
          <w:rPrChange w:id="2352" w:author="APRILYA Anggie" w:date="2024-12-27T15:48:00Z">
            <w:rPr>
              <w:rFonts w:ascii="Cambria" w:hAnsi="Cambria" w:cstheme="minorHAnsi"/>
              <w:sz w:val="20"/>
              <w:szCs w:val="20"/>
            </w:rPr>
          </w:rPrChange>
        </w:rPr>
        <w:t>;</w:t>
      </w:r>
    </w:p>
    <w:p w14:paraId="3C4D0077" w14:textId="77777777" w:rsidR="00A207E8" w:rsidRPr="00A66AC2" w:rsidRDefault="00A207E8" w:rsidP="00A207E8">
      <w:pPr>
        <w:pStyle w:val="ListParagraph"/>
        <w:numPr>
          <w:ilvl w:val="0"/>
          <w:numId w:val="77"/>
        </w:numPr>
        <w:spacing w:line="276" w:lineRule="auto"/>
        <w:ind w:left="1080" w:hanging="270"/>
        <w:contextualSpacing/>
        <w:jc w:val="both"/>
        <w:rPr>
          <w:rFonts w:ascii="Cambria" w:hAnsi="Cambria" w:cstheme="minorHAnsi"/>
          <w:strike/>
          <w:sz w:val="20"/>
          <w:szCs w:val="20"/>
          <w:rPrChange w:id="2353"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2354" w:author="APRILYA Anggie" w:date="2024-12-27T15:48:00Z">
            <w:rPr>
              <w:rFonts w:ascii="Cambria" w:hAnsi="Cambria" w:cstheme="minorHAnsi"/>
              <w:sz w:val="20"/>
              <w:szCs w:val="20"/>
            </w:rPr>
          </w:rPrChange>
        </w:rPr>
        <w:t>Tagihan</w:t>
      </w:r>
      <w:proofErr w:type="spellEnd"/>
      <w:r w:rsidRPr="00A66AC2">
        <w:rPr>
          <w:rFonts w:ascii="Cambria" w:hAnsi="Cambria" w:cstheme="minorHAnsi"/>
          <w:strike/>
          <w:sz w:val="20"/>
          <w:szCs w:val="20"/>
          <w:rPrChange w:id="2355"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56" w:author="APRILYA Anggie" w:date="2024-12-27T15:48:00Z">
            <w:rPr>
              <w:rFonts w:ascii="Cambria" w:hAnsi="Cambria" w:cstheme="minorHAnsi"/>
              <w:sz w:val="20"/>
              <w:szCs w:val="20"/>
            </w:rPr>
          </w:rPrChange>
        </w:rPr>
        <w:t>atau</w:t>
      </w:r>
      <w:proofErr w:type="spellEnd"/>
      <w:r w:rsidRPr="00A66AC2">
        <w:rPr>
          <w:rFonts w:ascii="Cambria" w:hAnsi="Cambria" w:cstheme="minorHAnsi"/>
          <w:strike/>
          <w:sz w:val="20"/>
          <w:szCs w:val="20"/>
          <w:rPrChange w:id="235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58" w:author="APRILYA Anggie" w:date="2024-12-27T15:48:00Z">
            <w:rPr>
              <w:rFonts w:ascii="Cambria" w:hAnsi="Cambria" w:cstheme="minorHAnsi"/>
              <w:sz w:val="20"/>
              <w:szCs w:val="20"/>
            </w:rPr>
          </w:rPrChange>
        </w:rPr>
        <w:t>kuitansi</w:t>
      </w:r>
      <w:proofErr w:type="spellEnd"/>
      <w:r w:rsidRPr="00A66AC2">
        <w:rPr>
          <w:rFonts w:ascii="Cambria" w:hAnsi="Cambria" w:cstheme="minorHAnsi"/>
          <w:strike/>
          <w:sz w:val="20"/>
          <w:szCs w:val="20"/>
          <w:rPrChange w:id="235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b/>
          <w:bCs/>
          <w:strike/>
          <w:sz w:val="20"/>
          <w:szCs w:val="20"/>
          <w:rPrChange w:id="2360" w:author="APRILYA Anggie" w:date="2024-12-27T15:48:00Z">
            <w:rPr>
              <w:rFonts w:ascii="Cambria" w:hAnsi="Cambria" w:cstheme="minorHAnsi"/>
              <w:b/>
              <w:bCs/>
              <w:sz w:val="20"/>
              <w:szCs w:val="20"/>
            </w:rPr>
          </w:rPrChange>
        </w:rPr>
        <w:t>asli</w:t>
      </w:r>
      <w:proofErr w:type="spellEnd"/>
      <w:r w:rsidRPr="00A66AC2">
        <w:rPr>
          <w:rFonts w:ascii="Cambria" w:hAnsi="Cambria" w:cstheme="minorHAnsi"/>
          <w:strike/>
          <w:sz w:val="20"/>
          <w:szCs w:val="20"/>
          <w:rPrChange w:id="2361"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2362" w:author="APRILYA Anggie" w:date="2024-12-27T15:48:00Z">
            <w:rPr>
              <w:rFonts w:ascii="Cambria" w:hAnsi="Cambria" w:cstheme="minorHAnsi"/>
              <w:sz w:val="20"/>
              <w:szCs w:val="20"/>
            </w:rPr>
          </w:rPrChange>
        </w:rPr>
        <w:t>berisi</w:t>
      </w:r>
      <w:proofErr w:type="spellEnd"/>
      <w:r w:rsidRPr="00A66AC2">
        <w:rPr>
          <w:rFonts w:ascii="Cambria" w:hAnsi="Cambria" w:cstheme="minorHAnsi"/>
          <w:strike/>
          <w:sz w:val="20"/>
          <w:szCs w:val="20"/>
          <w:rPrChange w:id="2363"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64" w:author="APRILYA Anggie" w:date="2024-12-27T15:48:00Z">
            <w:rPr>
              <w:rFonts w:ascii="Cambria" w:hAnsi="Cambria" w:cstheme="minorHAnsi"/>
              <w:sz w:val="20"/>
              <w:szCs w:val="20"/>
            </w:rPr>
          </w:rPrChange>
        </w:rPr>
        <w:t>tentang</w:t>
      </w:r>
      <w:proofErr w:type="spellEnd"/>
      <w:r w:rsidRPr="00A66AC2">
        <w:rPr>
          <w:rFonts w:ascii="Cambria" w:hAnsi="Cambria" w:cstheme="minorHAnsi"/>
          <w:strike/>
          <w:sz w:val="20"/>
          <w:szCs w:val="20"/>
          <w:rPrChange w:id="2365" w:author="APRILYA Anggie" w:date="2024-12-27T15:48:00Z">
            <w:rPr>
              <w:rFonts w:ascii="Cambria" w:hAnsi="Cambria" w:cstheme="minorHAnsi"/>
              <w:sz w:val="20"/>
              <w:szCs w:val="20"/>
            </w:rPr>
          </w:rPrChange>
        </w:rPr>
        <w:t xml:space="preserve"> total </w:t>
      </w:r>
      <w:proofErr w:type="spellStart"/>
      <w:r w:rsidRPr="00A66AC2">
        <w:rPr>
          <w:rFonts w:ascii="Cambria" w:hAnsi="Cambria" w:cstheme="minorHAnsi"/>
          <w:strike/>
          <w:sz w:val="20"/>
          <w:szCs w:val="20"/>
          <w:rPrChange w:id="2366" w:author="APRILYA Anggie" w:date="2024-12-27T15:48:00Z">
            <w:rPr>
              <w:rFonts w:ascii="Cambria" w:hAnsi="Cambria" w:cstheme="minorHAnsi"/>
              <w:sz w:val="20"/>
              <w:szCs w:val="20"/>
            </w:rPr>
          </w:rPrChange>
        </w:rPr>
        <w:t>biaya</w:t>
      </w:r>
      <w:proofErr w:type="spellEnd"/>
      <w:r w:rsidRPr="00A66AC2">
        <w:rPr>
          <w:rFonts w:ascii="Cambria" w:hAnsi="Cambria" w:cstheme="minorHAnsi"/>
          <w:strike/>
          <w:sz w:val="20"/>
          <w:szCs w:val="20"/>
          <w:rPrChange w:id="236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68" w:author="APRILYA Anggie" w:date="2024-12-27T15:48:00Z">
            <w:rPr>
              <w:rFonts w:ascii="Cambria" w:hAnsi="Cambria" w:cstheme="minorHAnsi"/>
              <w:sz w:val="20"/>
              <w:szCs w:val="20"/>
            </w:rPr>
          </w:rPrChange>
        </w:rPr>
        <w:t>Layanan</w:t>
      </w:r>
      <w:proofErr w:type="spellEnd"/>
      <w:r w:rsidRPr="00A66AC2">
        <w:rPr>
          <w:rFonts w:ascii="Cambria" w:hAnsi="Cambria" w:cstheme="minorHAnsi"/>
          <w:strike/>
          <w:sz w:val="20"/>
          <w:szCs w:val="20"/>
          <w:rPrChange w:id="236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70"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2371"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2372"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2373" w:author="APRILYA Anggie" w:date="2024-12-27T15:48:00Z">
            <w:rPr>
              <w:rFonts w:ascii="Cambria" w:hAnsi="Cambria" w:cstheme="minorHAnsi"/>
              <w:sz w:val="20"/>
              <w:szCs w:val="20"/>
            </w:rPr>
          </w:rPrChange>
        </w:rPr>
        <w:t xml:space="preserve"> yang </w:t>
      </w:r>
      <w:proofErr w:type="spellStart"/>
      <w:r w:rsidRPr="00A66AC2">
        <w:rPr>
          <w:rFonts w:ascii="Cambria" w:hAnsi="Cambria" w:cstheme="minorHAnsi"/>
          <w:strike/>
          <w:sz w:val="20"/>
          <w:szCs w:val="20"/>
          <w:rPrChange w:id="2374" w:author="APRILYA Anggie" w:date="2024-12-27T15:48:00Z">
            <w:rPr>
              <w:rFonts w:ascii="Cambria" w:hAnsi="Cambria" w:cstheme="minorHAnsi"/>
              <w:sz w:val="20"/>
              <w:szCs w:val="20"/>
            </w:rPr>
          </w:rPrChange>
        </w:rPr>
        <w:t>diberikan</w:t>
      </w:r>
      <w:proofErr w:type="spellEnd"/>
      <w:r w:rsidRPr="00A66AC2">
        <w:rPr>
          <w:rFonts w:ascii="Cambria" w:hAnsi="Cambria" w:cstheme="minorHAnsi"/>
          <w:strike/>
          <w:sz w:val="20"/>
          <w:szCs w:val="20"/>
          <w:rPrChange w:id="2375" w:author="APRILYA Anggie" w:date="2024-12-27T15:48:00Z">
            <w:rPr>
              <w:rFonts w:ascii="Cambria" w:hAnsi="Cambria" w:cstheme="minorHAnsi"/>
              <w:sz w:val="20"/>
              <w:szCs w:val="20"/>
            </w:rPr>
          </w:rPrChange>
        </w:rPr>
        <w:t xml:space="preserve"> oleh </w:t>
      </w:r>
      <w:proofErr w:type="spellStart"/>
      <w:r w:rsidRPr="00A66AC2">
        <w:rPr>
          <w:rFonts w:ascii="Cambria" w:hAnsi="Cambria" w:cstheme="minorHAnsi"/>
          <w:strike/>
          <w:sz w:val="20"/>
          <w:szCs w:val="20"/>
          <w:rPrChange w:id="2376" w:author="APRILYA Anggie" w:date="2024-12-27T15:48:00Z">
            <w:rPr>
              <w:rFonts w:ascii="Cambria" w:hAnsi="Cambria" w:cstheme="minorHAnsi"/>
              <w:sz w:val="20"/>
              <w:szCs w:val="20"/>
            </w:rPr>
          </w:rPrChange>
        </w:rPr>
        <w:t>Pihak</w:t>
      </w:r>
      <w:proofErr w:type="spellEnd"/>
      <w:r w:rsidRPr="00A66AC2">
        <w:rPr>
          <w:rFonts w:ascii="Cambria" w:hAnsi="Cambria" w:cstheme="minorHAnsi"/>
          <w:strike/>
          <w:sz w:val="20"/>
          <w:szCs w:val="20"/>
          <w:rPrChange w:id="2377"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78" w:author="APRILYA Anggie" w:date="2024-12-27T15:48:00Z">
            <w:rPr>
              <w:rFonts w:ascii="Cambria" w:hAnsi="Cambria" w:cstheme="minorHAnsi"/>
              <w:sz w:val="20"/>
              <w:szCs w:val="20"/>
            </w:rPr>
          </w:rPrChange>
        </w:rPr>
        <w:t>Kedua</w:t>
      </w:r>
      <w:proofErr w:type="spellEnd"/>
      <w:r w:rsidRPr="00A66AC2">
        <w:rPr>
          <w:rFonts w:ascii="Cambria" w:hAnsi="Cambria" w:cstheme="minorHAnsi"/>
          <w:strike/>
          <w:sz w:val="20"/>
          <w:szCs w:val="20"/>
          <w:rPrChange w:id="2379"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80" w:author="APRILYA Anggie" w:date="2024-12-27T15:48:00Z">
            <w:rPr>
              <w:rFonts w:ascii="Cambria" w:hAnsi="Cambria" w:cstheme="minorHAnsi"/>
              <w:sz w:val="20"/>
              <w:szCs w:val="20"/>
            </w:rPr>
          </w:rPrChange>
        </w:rPr>
        <w:t>kepada</w:t>
      </w:r>
      <w:proofErr w:type="spellEnd"/>
      <w:r w:rsidRPr="00A66AC2">
        <w:rPr>
          <w:rFonts w:ascii="Cambria" w:hAnsi="Cambria" w:cstheme="minorHAnsi"/>
          <w:strike/>
          <w:sz w:val="20"/>
          <w:szCs w:val="20"/>
          <w:rPrChange w:id="2381"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82"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2383" w:author="APRILYA Anggie" w:date="2024-12-27T15:48:00Z">
            <w:rPr>
              <w:rFonts w:ascii="Cambria" w:hAnsi="Cambria" w:cstheme="minorHAnsi"/>
              <w:sz w:val="20"/>
              <w:szCs w:val="20"/>
            </w:rPr>
          </w:rPrChange>
        </w:rPr>
        <w:t>;</w:t>
      </w:r>
    </w:p>
    <w:p w14:paraId="7117BAE8" w14:textId="77777777" w:rsidR="00A207E8" w:rsidRPr="00A66AC2" w:rsidRDefault="00A207E8" w:rsidP="00A207E8">
      <w:pPr>
        <w:pStyle w:val="ListParagraph"/>
        <w:numPr>
          <w:ilvl w:val="0"/>
          <w:numId w:val="77"/>
        </w:numPr>
        <w:spacing w:line="276" w:lineRule="auto"/>
        <w:ind w:left="1080" w:hanging="270"/>
        <w:contextualSpacing/>
        <w:jc w:val="both"/>
        <w:rPr>
          <w:rFonts w:ascii="Cambria" w:hAnsi="Cambria" w:cstheme="minorHAnsi"/>
          <w:strike/>
          <w:sz w:val="20"/>
          <w:szCs w:val="20"/>
          <w:rPrChange w:id="2384" w:author="APRILYA Anggie" w:date="2024-12-27T15:48:00Z">
            <w:rPr>
              <w:rFonts w:ascii="Cambria" w:hAnsi="Cambria" w:cstheme="minorHAnsi"/>
              <w:sz w:val="20"/>
              <w:szCs w:val="20"/>
            </w:rPr>
          </w:rPrChange>
        </w:rPr>
      </w:pPr>
      <w:proofErr w:type="spellStart"/>
      <w:r w:rsidRPr="00A66AC2">
        <w:rPr>
          <w:rFonts w:ascii="Cambria" w:hAnsi="Cambria" w:cstheme="minorHAnsi"/>
          <w:strike/>
          <w:sz w:val="20"/>
          <w:szCs w:val="20"/>
          <w:rPrChange w:id="2385" w:author="APRILYA Anggie" w:date="2024-12-27T15:48:00Z">
            <w:rPr>
              <w:rFonts w:ascii="Cambria" w:hAnsi="Cambria" w:cstheme="minorHAnsi"/>
              <w:sz w:val="20"/>
              <w:szCs w:val="20"/>
            </w:rPr>
          </w:rPrChange>
        </w:rPr>
        <w:t>Perincian</w:t>
      </w:r>
      <w:proofErr w:type="spellEnd"/>
      <w:r w:rsidRPr="00A66AC2">
        <w:rPr>
          <w:rFonts w:ascii="Cambria" w:hAnsi="Cambria" w:cstheme="minorHAnsi"/>
          <w:strike/>
          <w:sz w:val="20"/>
          <w:szCs w:val="20"/>
          <w:rPrChange w:id="238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87" w:author="APRILYA Anggie" w:date="2024-12-27T15:48:00Z">
            <w:rPr>
              <w:rFonts w:ascii="Cambria" w:hAnsi="Cambria" w:cstheme="minorHAnsi"/>
              <w:sz w:val="20"/>
              <w:szCs w:val="20"/>
            </w:rPr>
          </w:rPrChange>
        </w:rPr>
        <w:t>keseluruhan</w:t>
      </w:r>
      <w:proofErr w:type="spellEnd"/>
      <w:r w:rsidRPr="00A66AC2">
        <w:rPr>
          <w:rFonts w:ascii="Cambria" w:hAnsi="Cambria" w:cstheme="minorHAnsi"/>
          <w:strike/>
          <w:sz w:val="20"/>
          <w:szCs w:val="20"/>
          <w:rPrChange w:id="238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89" w:author="APRILYA Anggie" w:date="2024-12-27T15:48:00Z">
            <w:rPr>
              <w:rFonts w:ascii="Cambria" w:hAnsi="Cambria" w:cstheme="minorHAnsi"/>
              <w:sz w:val="20"/>
              <w:szCs w:val="20"/>
            </w:rPr>
          </w:rPrChange>
        </w:rPr>
        <w:t>biaya</w:t>
      </w:r>
      <w:proofErr w:type="spellEnd"/>
      <w:r w:rsidRPr="00A66AC2">
        <w:rPr>
          <w:rFonts w:ascii="Cambria" w:hAnsi="Cambria" w:cstheme="minorHAnsi"/>
          <w:strike/>
          <w:sz w:val="20"/>
          <w:szCs w:val="20"/>
          <w:rPrChange w:id="2390"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91" w:author="APRILYA Anggie" w:date="2024-12-27T15:48:00Z">
            <w:rPr>
              <w:rFonts w:ascii="Cambria" w:hAnsi="Cambria" w:cstheme="minorHAnsi"/>
              <w:sz w:val="20"/>
              <w:szCs w:val="20"/>
            </w:rPr>
          </w:rPrChange>
        </w:rPr>
        <w:t>peLayanan</w:t>
      </w:r>
      <w:proofErr w:type="spellEnd"/>
      <w:r w:rsidRPr="00A66AC2">
        <w:rPr>
          <w:rFonts w:ascii="Cambria" w:hAnsi="Cambria" w:cstheme="minorHAnsi"/>
          <w:strike/>
          <w:sz w:val="20"/>
          <w:szCs w:val="20"/>
          <w:rPrChange w:id="2392"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93" w:author="APRILYA Anggie" w:date="2024-12-27T15:48:00Z">
            <w:rPr>
              <w:rFonts w:ascii="Cambria" w:hAnsi="Cambria" w:cstheme="minorHAnsi"/>
              <w:sz w:val="20"/>
              <w:szCs w:val="20"/>
            </w:rPr>
          </w:rPrChange>
        </w:rPr>
        <w:t>Pemeriksaan</w:t>
      </w:r>
      <w:proofErr w:type="spellEnd"/>
      <w:r w:rsidRPr="00A66AC2">
        <w:rPr>
          <w:rFonts w:ascii="Cambria" w:hAnsi="Cambria" w:cstheme="minorHAnsi"/>
          <w:strike/>
          <w:sz w:val="20"/>
          <w:szCs w:val="20"/>
          <w:rPrChange w:id="2394" w:author="APRILYA Anggie" w:date="2024-12-27T15:48:00Z">
            <w:rPr>
              <w:rFonts w:ascii="Cambria" w:hAnsi="Cambria" w:cstheme="minorHAnsi"/>
              <w:sz w:val="20"/>
              <w:szCs w:val="20"/>
            </w:rPr>
          </w:rPrChange>
        </w:rPr>
        <w:t xml:space="preserve"> Kesehatan </w:t>
      </w:r>
      <w:r w:rsidRPr="00A66AC2">
        <w:rPr>
          <w:rFonts w:ascii="Cambria" w:hAnsi="Cambria" w:cstheme="minorHAnsi"/>
          <w:i/>
          <w:strike/>
          <w:sz w:val="20"/>
          <w:szCs w:val="20"/>
          <w:rPrChange w:id="2395" w:author="APRILYA Anggie" w:date="2024-12-27T15:48:00Z">
            <w:rPr>
              <w:rFonts w:ascii="Cambria" w:hAnsi="Cambria" w:cstheme="minorHAnsi"/>
              <w:i/>
              <w:sz w:val="20"/>
              <w:szCs w:val="20"/>
            </w:rPr>
          </w:rPrChange>
        </w:rPr>
        <w:t>Medical Check Up</w:t>
      </w:r>
      <w:r w:rsidRPr="00A66AC2">
        <w:rPr>
          <w:rFonts w:ascii="Cambria" w:hAnsi="Cambria" w:cstheme="minorHAnsi"/>
          <w:strike/>
          <w:sz w:val="20"/>
          <w:szCs w:val="20"/>
          <w:rPrChange w:id="2396"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97" w:author="APRILYA Anggie" w:date="2024-12-27T15:48:00Z">
            <w:rPr>
              <w:rFonts w:ascii="Cambria" w:hAnsi="Cambria" w:cstheme="minorHAnsi"/>
              <w:sz w:val="20"/>
              <w:szCs w:val="20"/>
            </w:rPr>
          </w:rPrChange>
        </w:rPr>
        <w:t>kepada</w:t>
      </w:r>
      <w:proofErr w:type="spellEnd"/>
      <w:r w:rsidRPr="00A66AC2">
        <w:rPr>
          <w:rFonts w:ascii="Cambria" w:hAnsi="Cambria" w:cstheme="minorHAnsi"/>
          <w:strike/>
          <w:sz w:val="20"/>
          <w:szCs w:val="20"/>
          <w:rPrChange w:id="2398" w:author="APRILYA Anggie" w:date="2024-12-27T15:48:00Z">
            <w:rPr>
              <w:rFonts w:ascii="Cambria" w:hAnsi="Cambria" w:cstheme="minorHAnsi"/>
              <w:sz w:val="20"/>
              <w:szCs w:val="20"/>
            </w:rPr>
          </w:rPrChange>
        </w:rPr>
        <w:t xml:space="preserve"> </w:t>
      </w:r>
      <w:proofErr w:type="spellStart"/>
      <w:r w:rsidRPr="00A66AC2">
        <w:rPr>
          <w:rFonts w:ascii="Cambria" w:hAnsi="Cambria" w:cstheme="minorHAnsi"/>
          <w:strike/>
          <w:sz w:val="20"/>
          <w:szCs w:val="20"/>
          <w:rPrChange w:id="2399" w:author="APRILYA Anggie" w:date="2024-12-27T15:48:00Z">
            <w:rPr>
              <w:rFonts w:ascii="Cambria" w:hAnsi="Cambria" w:cstheme="minorHAnsi"/>
              <w:sz w:val="20"/>
              <w:szCs w:val="20"/>
            </w:rPr>
          </w:rPrChange>
        </w:rPr>
        <w:t>Peserta</w:t>
      </w:r>
      <w:proofErr w:type="spellEnd"/>
      <w:r w:rsidRPr="00A66AC2">
        <w:rPr>
          <w:rFonts w:ascii="Cambria" w:hAnsi="Cambria" w:cstheme="minorHAnsi"/>
          <w:strike/>
          <w:sz w:val="20"/>
          <w:szCs w:val="20"/>
          <w:rPrChange w:id="2400" w:author="APRILYA Anggie" w:date="2024-12-27T15:48:00Z">
            <w:rPr>
              <w:rFonts w:ascii="Cambria" w:hAnsi="Cambria" w:cstheme="minorHAnsi"/>
              <w:sz w:val="20"/>
              <w:szCs w:val="20"/>
            </w:rPr>
          </w:rPrChange>
        </w:rPr>
        <w:t xml:space="preserve"> di Rumah Sakit/Lab </w:t>
      </w:r>
      <w:proofErr w:type="spellStart"/>
      <w:r w:rsidRPr="00A66AC2">
        <w:rPr>
          <w:rFonts w:ascii="Cambria" w:hAnsi="Cambria" w:cstheme="minorHAnsi"/>
          <w:strike/>
          <w:sz w:val="20"/>
          <w:szCs w:val="20"/>
          <w:rPrChange w:id="2401" w:author="APRILYA Anggie" w:date="2024-12-27T15:48:00Z">
            <w:rPr>
              <w:rFonts w:ascii="Cambria" w:hAnsi="Cambria" w:cstheme="minorHAnsi"/>
              <w:sz w:val="20"/>
              <w:szCs w:val="20"/>
            </w:rPr>
          </w:rPrChange>
        </w:rPr>
        <w:t>Klinik</w:t>
      </w:r>
      <w:proofErr w:type="spellEnd"/>
      <w:r w:rsidRPr="00A66AC2">
        <w:rPr>
          <w:rFonts w:ascii="Cambria" w:hAnsi="Cambria" w:cstheme="minorHAnsi"/>
          <w:strike/>
          <w:sz w:val="20"/>
          <w:szCs w:val="20"/>
          <w:rPrChange w:id="2402" w:author="APRILYA Anggie" w:date="2024-12-27T15:48:00Z">
            <w:rPr>
              <w:rFonts w:ascii="Cambria" w:hAnsi="Cambria" w:cstheme="minorHAnsi"/>
              <w:sz w:val="20"/>
              <w:szCs w:val="20"/>
            </w:rPr>
          </w:rPrChange>
        </w:rPr>
        <w:t>/Lab;</w:t>
      </w:r>
    </w:p>
    <w:p w14:paraId="366A42C7" w14:textId="77777777" w:rsidR="00A207E8" w:rsidRPr="00A66AC2" w:rsidRDefault="00A207E8" w:rsidP="00A207E8">
      <w:pPr>
        <w:pStyle w:val="ListParagraph"/>
        <w:numPr>
          <w:ilvl w:val="0"/>
          <w:numId w:val="77"/>
        </w:numPr>
        <w:spacing w:line="276" w:lineRule="auto"/>
        <w:ind w:left="1080" w:hanging="270"/>
        <w:contextualSpacing/>
        <w:jc w:val="both"/>
        <w:rPr>
          <w:rFonts w:ascii="Cambria" w:hAnsi="Cambria" w:cstheme="minorHAnsi"/>
          <w:strike/>
          <w:sz w:val="20"/>
          <w:szCs w:val="20"/>
          <w:lang w:val="sv-SE"/>
          <w:rPrChange w:id="2403" w:author="APRILYA Anggie" w:date="2024-12-27T15:48:00Z">
            <w:rPr>
              <w:rFonts w:ascii="Cambria" w:hAnsi="Cambria" w:cstheme="minorHAnsi"/>
              <w:sz w:val="20"/>
              <w:szCs w:val="20"/>
              <w:lang w:val="sv-SE"/>
            </w:rPr>
          </w:rPrChange>
        </w:rPr>
      </w:pPr>
      <w:r w:rsidRPr="00A66AC2">
        <w:rPr>
          <w:rFonts w:ascii="Cambria" w:hAnsi="Cambria" w:cstheme="minorHAnsi"/>
          <w:b/>
          <w:bCs/>
          <w:strike/>
          <w:sz w:val="20"/>
          <w:szCs w:val="20"/>
          <w:lang w:val="sv-SE"/>
          <w:rPrChange w:id="2404" w:author="APRILYA Anggie" w:date="2024-12-27T15:48:00Z">
            <w:rPr>
              <w:rFonts w:ascii="Cambria" w:hAnsi="Cambria" w:cstheme="minorHAnsi"/>
              <w:b/>
              <w:bCs/>
              <w:sz w:val="20"/>
              <w:szCs w:val="20"/>
              <w:lang w:val="sv-SE"/>
            </w:rPr>
          </w:rPrChange>
        </w:rPr>
        <w:t>Salinan</w:t>
      </w:r>
      <w:r w:rsidRPr="00A66AC2">
        <w:rPr>
          <w:rFonts w:ascii="Cambria" w:hAnsi="Cambria" w:cstheme="minorHAnsi"/>
          <w:strike/>
          <w:sz w:val="20"/>
          <w:szCs w:val="20"/>
          <w:lang w:val="sv-SE"/>
          <w:rPrChange w:id="2405" w:author="APRILYA Anggie" w:date="2024-12-27T15:48:00Z">
            <w:rPr>
              <w:rFonts w:ascii="Cambria" w:hAnsi="Cambria" w:cstheme="minorHAnsi"/>
              <w:sz w:val="20"/>
              <w:szCs w:val="20"/>
              <w:lang w:val="sv-SE"/>
            </w:rPr>
          </w:rPrChange>
        </w:rPr>
        <w:t xml:space="preserve"> surat rujukan ke Rumah sakit/Lab klinik/Lab lain (jika ada);</w:t>
      </w:r>
    </w:p>
    <w:p w14:paraId="2590A6BC" w14:textId="77777777" w:rsidR="00A207E8" w:rsidRPr="00A66AC2" w:rsidRDefault="00A207E8" w:rsidP="00A207E8">
      <w:pPr>
        <w:pStyle w:val="ListParagraph"/>
        <w:numPr>
          <w:ilvl w:val="0"/>
          <w:numId w:val="77"/>
        </w:numPr>
        <w:spacing w:line="276" w:lineRule="auto"/>
        <w:ind w:left="1080" w:hanging="270"/>
        <w:contextualSpacing/>
        <w:jc w:val="both"/>
        <w:rPr>
          <w:rFonts w:ascii="Cambria" w:hAnsi="Cambria" w:cstheme="minorHAnsi"/>
          <w:strike/>
          <w:sz w:val="20"/>
          <w:szCs w:val="20"/>
          <w:lang w:val="sv-SE"/>
          <w:rPrChange w:id="2406" w:author="APRILYA Anggie" w:date="2024-12-27T15:48:00Z">
            <w:rPr>
              <w:rFonts w:ascii="Cambria" w:hAnsi="Cambria" w:cstheme="minorHAnsi"/>
              <w:sz w:val="20"/>
              <w:szCs w:val="20"/>
              <w:lang w:val="sv-SE"/>
            </w:rPr>
          </w:rPrChange>
        </w:rPr>
      </w:pPr>
      <w:r w:rsidRPr="00A66AC2">
        <w:rPr>
          <w:rFonts w:ascii="Cambria" w:hAnsi="Cambria" w:cstheme="minorHAnsi"/>
          <w:b/>
          <w:bCs/>
          <w:strike/>
          <w:sz w:val="20"/>
          <w:szCs w:val="20"/>
          <w:lang w:val="sv-SE"/>
          <w:rPrChange w:id="2407" w:author="APRILYA Anggie" w:date="2024-12-27T15:48:00Z">
            <w:rPr>
              <w:rFonts w:ascii="Cambria" w:hAnsi="Cambria" w:cstheme="minorHAnsi"/>
              <w:b/>
              <w:bCs/>
              <w:sz w:val="20"/>
              <w:szCs w:val="20"/>
              <w:lang w:val="sv-SE"/>
            </w:rPr>
          </w:rPrChange>
        </w:rPr>
        <w:t>Salinan</w:t>
      </w:r>
      <w:r w:rsidRPr="00A66AC2">
        <w:rPr>
          <w:rFonts w:ascii="Cambria" w:hAnsi="Cambria" w:cstheme="minorHAnsi"/>
          <w:strike/>
          <w:sz w:val="20"/>
          <w:szCs w:val="20"/>
          <w:lang w:val="sv-SE"/>
          <w:rPrChange w:id="2408" w:author="APRILYA Anggie" w:date="2024-12-27T15:48:00Z">
            <w:rPr>
              <w:rFonts w:ascii="Cambria" w:hAnsi="Cambria" w:cstheme="minorHAnsi"/>
              <w:sz w:val="20"/>
              <w:szCs w:val="20"/>
              <w:lang w:val="sv-SE"/>
            </w:rPr>
          </w:rPrChange>
        </w:rPr>
        <w:t xml:space="preserve"> hasil pemeriksaan laboratorium dan pemeriksaan penunjang diagnostik lainnya (jika ada);</w:t>
      </w:r>
    </w:p>
    <w:p w14:paraId="395936FD" w14:textId="77777777" w:rsidR="00A207E8" w:rsidRPr="00A66AC2" w:rsidRDefault="00A207E8" w:rsidP="00A207E8">
      <w:pPr>
        <w:pStyle w:val="ListParagraph"/>
        <w:numPr>
          <w:ilvl w:val="0"/>
          <w:numId w:val="77"/>
        </w:numPr>
        <w:spacing w:line="276" w:lineRule="auto"/>
        <w:ind w:left="1080" w:hanging="270"/>
        <w:contextualSpacing/>
        <w:jc w:val="both"/>
        <w:rPr>
          <w:rFonts w:ascii="Cambria" w:hAnsi="Cambria" w:cstheme="minorHAnsi"/>
          <w:strike/>
          <w:sz w:val="20"/>
          <w:szCs w:val="20"/>
          <w:lang w:val="sv-SE"/>
          <w:rPrChange w:id="2409"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2410" w:author="APRILYA Anggie" w:date="2024-12-27T15:48:00Z">
            <w:rPr>
              <w:rFonts w:ascii="Cambria" w:hAnsi="Cambria" w:cstheme="minorHAnsi"/>
              <w:sz w:val="20"/>
              <w:szCs w:val="20"/>
              <w:lang w:val="sv-SE"/>
            </w:rPr>
          </w:rPrChange>
        </w:rPr>
        <w:t>Dokumen pendukung lainnya (jika diperlukan).</w:t>
      </w:r>
    </w:p>
    <w:p w14:paraId="2E9F66B2" w14:textId="77777777" w:rsidR="00A207E8" w:rsidRPr="00A66AC2" w:rsidRDefault="00A207E8" w:rsidP="00A207E8">
      <w:pPr>
        <w:pStyle w:val="ListParagraph"/>
        <w:numPr>
          <w:ilvl w:val="1"/>
          <w:numId w:val="71"/>
        </w:numPr>
        <w:spacing w:line="276" w:lineRule="auto"/>
        <w:ind w:left="720"/>
        <w:contextualSpacing/>
        <w:jc w:val="both"/>
        <w:rPr>
          <w:rFonts w:ascii="Cambria" w:hAnsi="Cambria" w:cstheme="minorHAnsi"/>
          <w:strike/>
          <w:sz w:val="20"/>
          <w:szCs w:val="20"/>
          <w:lang w:val="sv-SE"/>
          <w:rPrChange w:id="2411"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2412" w:author="APRILYA Anggie" w:date="2024-12-27T15:48:00Z">
            <w:rPr>
              <w:rFonts w:ascii="Cambria" w:hAnsi="Cambria" w:cstheme="minorHAnsi"/>
              <w:sz w:val="20"/>
              <w:szCs w:val="20"/>
              <w:lang w:val="sv-SE"/>
            </w:rPr>
          </w:rPrChange>
        </w:rPr>
        <w:t xml:space="preserve">Apabila tagihan tidak disertai dengan Dokumen Penagihan lengkap sesuai dengan yang tercantum dalam ketentuan di atas serta dokumen lain yang diperlukan oleh Pihak Pertama sebagaimana ditentukan kasus per kasus, maka Pihak Pertama berhak untuk menunda pembayaran biaya Layanan Pemeriksaan Kesehatan </w:t>
      </w:r>
      <w:r w:rsidRPr="00A66AC2">
        <w:rPr>
          <w:rFonts w:ascii="Cambria" w:hAnsi="Cambria" w:cstheme="minorHAnsi"/>
          <w:i/>
          <w:strike/>
          <w:sz w:val="20"/>
          <w:szCs w:val="20"/>
          <w:lang w:val="sv-SE"/>
          <w:rPrChange w:id="2413" w:author="APRILYA Anggie" w:date="2024-12-27T15:48:00Z">
            <w:rPr>
              <w:rFonts w:ascii="Cambria" w:hAnsi="Cambria" w:cstheme="minorHAnsi"/>
              <w:i/>
              <w:sz w:val="20"/>
              <w:szCs w:val="20"/>
              <w:lang w:val="sv-SE"/>
            </w:rPr>
          </w:rPrChange>
        </w:rPr>
        <w:t>Medical Check Up</w:t>
      </w:r>
      <w:r w:rsidRPr="00A66AC2">
        <w:rPr>
          <w:rFonts w:ascii="Cambria" w:hAnsi="Cambria" w:cstheme="minorHAnsi"/>
          <w:strike/>
          <w:sz w:val="20"/>
          <w:szCs w:val="20"/>
          <w:lang w:val="sv-SE"/>
          <w:rPrChange w:id="2414" w:author="APRILYA Anggie" w:date="2024-12-27T15:48:00Z">
            <w:rPr>
              <w:rFonts w:ascii="Cambria" w:hAnsi="Cambria" w:cstheme="minorHAnsi"/>
              <w:sz w:val="20"/>
              <w:szCs w:val="20"/>
              <w:lang w:val="sv-SE"/>
            </w:rPr>
          </w:rPrChange>
        </w:rPr>
        <w:t xml:space="preserve"> bagi Peserta yang bersangkutan sampai dilengkapinya dokumen tersebut atau tagihan tersebut dikembalikan untuk dapat dilengkapi Oleh Pihak Kedua.</w:t>
      </w:r>
    </w:p>
    <w:p w14:paraId="34338BE3" w14:textId="77777777" w:rsidR="00A207E8" w:rsidRPr="00A66AC2" w:rsidRDefault="00A207E8" w:rsidP="00A207E8">
      <w:pPr>
        <w:pStyle w:val="ListParagraph"/>
        <w:numPr>
          <w:ilvl w:val="3"/>
          <w:numId w:val="76"/>
        </w:numPr>
        <w:spacing w:line="276" w:lineRule="auto"/>
        <w:ind w:left="360"/>
        <w:contextualSpacing/>
        <w:jc w:val="both"/>
        <w:rPr>
          <w:rFonts w:ascii="Cambria" w:hAnsi="Cambria" w:cstheme="minorHAnsi"/>
          <w:strike/>
          <w:sz w:val="20"/>
          <w:szCs w:val="20"/>
          <w:lang w:val="sv-SE"/>
          <w:rPrChange w:id="2415"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2416" w:author="APRILYA Anggie" w:date="2024-12-27T15:48:00Z">
            <w:rPr>
              <w:rFonts w:ascii="Cambria" w:hAnsi="Cambria" w:cstheme="minorHAnsi"/>
              <w:sz w:val="20"/>
              <w:szCs w:val="20"/>
              <w:lang w:val="sv-SE"/>
            </w:rPr>
          </w:rPrChange>
        </w:rPr>
        <w:t xml:space="preserve">Jangka waktu pengiriman Dokumen Penagihan atas biaya Layanan Pemeriksaan Kesehatan </w:t>
      </w:r>
      <w:r w:rsidRPr="00A66AC2">
        <w:rPr>
          <w:rFonts w:ascii="Cambria" w:hAnsi="Cambria" w:cstheme="minorHAnsi"/>
          <w:i/>
          <w:strike/>
          <w:sz w:val="20"/>
          <w:szCs w:val="20"/>
          <w:lang w:val="sv-SE"/>
          <w:rPrChange w:id="2417" w:author="APRILYA Anggie" w:date="2024-12-27T15:48:00Z">
            <w:rPr>
              <w:rFonts w:ascii="Cambria" w:hAnsi="Cambria" w:cstheme="minorHAnsi"/>
              <w:i/>
              <w:sz w:val="20"/>
              <w:szCs w:val="20"/>
              <w:lang w:val="sv-SE"/>
            </w:rPr>
          </w:rPrChange>
        </w:rPr>
        <w:t>Medical Check Up</w:t>
      </w:r>
      <w:r w:rsidRPr="00A66AC2">
        <w:rPr>
          <w:rFonts w:ascii="Cambria" w:hAnsi="Cambria" w:cstheme="minorHAnsi"/>
          <w:strike/>
          <w:sz w:val="20"/>
          <w:szCs w:val="20"/>
          <w:lang w:val="sv-SE"/>
          <w:rPrChange w:id="2418" w:author="APRILYA Anggie" w:date="2024-12-27T15:48:00Z">
            <w:rPr>
              <w:rFonts w:ascii="Cambria" w:hAnsi="Cambria" w:cstheme="minorHAnsi"/>
              <w:sz w:val="20"/>
              <w:szCs w:val="20"/>
              <w:lang w:val="sv-SE"/>
            </w:rPr>
          </w:rPrChange>
        </w:rPr>
        <w:t xml:space="preserve"> Peserta beserta Hasil Pemeriksaan dalam bentuk </w:t>
      </w:r>
      <w:r w:rsidRPr="00A66AC2">
        <w:rPr>
          <w:rFonts w:ascii="Cambria" w:hAnsi="Cambria" w:cstheme="minorHAnsi"/>
          <w:i/>
          <w:strike/>
          <w:sz w:val="20"/>
          <w:szCs w:val="20"/>
          <w:lang w:val="sv-SE"/>
          <w:rPrChange w:id="2419" w:author="APRILYA Anggie" w:date="2024-12-27T15:48:00Z">
            <w:rPr>
              <w:rFonts w:ascii="Cambria" w:hAnsi="Cambria" w:cstheme="minorHAnsi"/>
              <w:i/>
              <w:sz w:val="20"/>
              <w:szCs w:val="20"/>
              <w:lang w:val="sv-SE"/>
            </w:rPr>
          </w:rPrChange>
        </w:rPr>
        <w:t>hardcopy</w:t>
      </w:r>
      <w:r w:rsidRPr="00A66AC2">
        <w:rPr>
          <w:rFonts w:ascii="Cambria" w:hAnsi="Cambria" w:cstheme="minorHAnsi"/>
          <w:strike/>
          <w:sz w:val="20"/>
          <w:szCs w:val="20"/>
          <w:lang w:val="sv-SE"/>
          <w:rPrChange w:id="2420" w:author="APRILYA Anggie" w:date="2024-12-27T15:48:00Z">
            <w:rPr>
              <w:rFonts w:ascii="Cambria" w:hAnsi="Cambria" w:cstheme="minorHAnsi"/>
              <w:sz w:val="20"/>
              <w:szCs w:val="20"/>
              <w:lang w:val="sv-SE"/>
            </w:rPr>
          </w:rPrChange>
        </w:rPr>
        <w:t xml:space="preserve"> dapat dilakukan oleh Pihak Kedua kepada Pihak Pertama sebanyak 2 (dua) kali dalam sebulan yaitu setiap tanggal 15 (lima belas) dan tanggal 30 (tiga puluh) kalender.</w:t>
      </w:r>
    </w:p>
    <w:p w14:paraId="388A5969" w14:textId="77777777" w:rsidR="00A207E8" w:rsidRPr="00A66AC2" w:rsidRDefault="00A207E8" w:rsidP="00A207E8">
      <w:pPr>
        <w:pStyle w:val="ListParagraph"/>
        <w:numPr>
          <w:ilvl w:val="3"/>
          <w:numId w:val="76"/>
        </w:numPr>
        <w:spacing w:line="276" w:lineRule="auto"/>
        <w:ind w:left="360"/>
        <w:contextualSpacing/>
        <w:jc w:val="both"/>
        <w:rPr>
          <w:rFonts w:ascii="Cambria" w:hAnsi="Cambria" w:cstheme="minorHAnsi"/>
          <w:strike/>
          <w:sz w:val="20"/>
          <w:szCs w:val="20"/>
          <w:lang w:val="sv-SE"/>
          <w:rPrChange w:id="2421"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2422" w:author="APRILYA Anggie" w:date="2024-12-27T15:48:00Z">
            <w:rPr>
              <w:rFonts w:ascii="Cambria" w:hAnsi="Cambria" w:cstheme="minorHAnsi"/>
              <w:sz w:val="20"/>
              <w:szCs w:val="20"/>
              <w:lang w:val="sv-SE"/>
            </w:rPr>
          </w:rPrChange>
        </w:rPr>
        <w:lastRenderedPageBreak/>
        <w:t>Pengiriman Dokumen Penagihan yang dilakukan oleh Pihak Kedua setelah lewat jangka waktu 30 (tiga puluh) hari kalender, sepenuhnya akan menjadi tanggung jawab Pihak Kedua dan tidak ada biaya apapun yang dapat ditagihkan oleh Pihak Kedua kepada Pihak Pertama maupun kepada Peserta terhadap tagihan yang terlambat tersebut.</w:t>
      </w:r>
    </w:p>
    <w:p w14:paraId="2E94D1BC" w14:textId="77777777" w:rsidR="00A207E8" w:rsidRPr="00A66AC2" w:rsidRDefault="00A207E8" w:rsidP="00A207E8">
      <w:pPr>
        <w:pStyle w:val="ListParagraph"/>
        <w:numPr>
          <w:ilvl w:val="3"/>
          <w:numId w:val="76"/>
        </w:numPr>
        <w:spacing w:line="276" w:lineRule="auto"/>
        <w:ind w:left="360"/>
        <w:contextualSpacing/>
        <w:jc w:val="both"/>
        <w:rPr>
          <w:rFonts w:ascii="Cambria" w:hAnsi="Cambria" w:cstheme="minorHAnsi"/>
          <w:strike/>
          <w:sz w:val="20"/>
          <w:szCs w:val="20"/>
          <w:lang w:val="sv-SE"/>
          <w:rPrChange w:id="2423"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2424" w:author="APRILYA Anggie" w:date="2024-12-27T15:48:00Z">
            <w:rPr>
              <w:rFonts w:ascii="Cambria" w:hAnsi="Cambria" w:cstheme="minorHAnsi"/>
              <w:sz w:val="20"/>
              <w:szCs w:val="20"/>
              <w:lang w:val="sv-SE"/>
            </w:rPr>
          </w:rPrChange>
        </w:rPr>
        <w:t xml:space="preserve">Pihak Pertama wajib untuk segera melunasi seluruh tagihan dalam jangka waktu paling lambat 30 </w:t>
      </w:r>
      <w:r w:rsidRPr="00A66AC2">
        <w:rPr>
          <w:rFonts w:ascii="Cambria" w:hAnsi="Cambria" w:cstheme="minorHAnsi"/>
          <w:strike/>
          <w:sz w:val="20"/>
          <w:szCs w:val="20"/>
          <w:lang w:val="sv-SE"/>
        </w:rPr>
        <w:t xml:space="preserve"> </w:t>
      </w:r>
      <w:r w:rsidRPr="00A66AC2">
        <w:rPr>
          <w:rFonts w:ascii="Cambria" w:hAnsi="Cambria" w:cstheme="minorHAnsi"/>
          <w:strike/>
          <w:sz w:val="20"/>
          <w:szCs w:val="20"/>
          <w:lang w:val="sv-SE"/>
          <w:rPrChange w:id="2425" w:author="APRILYA Anggie" w:date="2024-12-27T15:48:00Z">
            <w:rPr>
              <w:rFonts w:ascii="Cambria" w:hAnsi="Cambria" w:cstheme="minorHAnsi"/>
              <w:sz w:val="20"/>
              <w:szCs w:val="20"/>
              <w:lang w:val="sv-SE"/>
            </w:rPr>
          </w:rPrChange>
        </w:rPr>
        <w:t>(tiga puluh) Hari Kerja sejak seluruh Dokumen Penagihan diterima dengan lengkap dan benar oleh Pihak Pertama.</w:t>
      </w:r>
    </w:p>
    <w:p w14:paraId="1E3EE2CE" w14:textId="77777777" w:rsidR="00A207E8" w:rsidRPr="00A66AC2" w:rsidRDefault="00A207E8" w:rsidP="00A207E8">
      <w:pPr>
        <w:pStyle w:val="ListParagraph"/>
        <w:numPr>
          <w:ilvl w:val="3"/>
          <w:numId w:val="76"/>
        </w:numPr>
        <w:spacing w:line="276" w:lineRule="auto"/>
        <w:ind w:left="360"/>
        <w:contextualSpacing/>
        <w:jc w:val="both"/>
        <w:rPr>
          <w:rFonts w:ascii="Cambria" w:hAnsi="Cambria" w:cstheme="minorHAnsi"/>
          <w:strike/>
          <w:sz w:val="20"/>
          <w:szCs w:val="20"/>
          <w:lang w:val="sv-SE"/>
          <w:rPrChange w:id="2426"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2427" w:author="APRILYA Anggie" w:date="2024-12-27T15:48:00Z">
            <w:rPr>
              <w:rFonts w:ascii="Cambria" w:hAnsi="Cambria" w:cstheme="minorHAnsi"/>
              <w:sz w:val="20"/>
              <w:szCs w:val="20"/>
              <w:lang w:val="sv-SE"/>
            </w:rPr>
          </w:rPrChange>
        </w:rPr>
        <w:t>Pihak Pertama hanya akan memproses Dokumen Penagihan yang lengkap, namun jika Pihak Pertama menemukan bahwa dokumen tersebut tidak lengkap, maka Pihak Pertama akan meminta Pihak Kedua untuk melengkapi Dokumen Penagihan tersebut dalam jangka waktu paling lambat 7 (tujuh) Hari Kerja terhitung sejak pemberitahuan dari Pihak Pertama kepada Pihak Kedua.</w:t>
      </w:r>
    </w:p>
    <w:p w14:paraId="6D8FB394" w14:textId="77777777" w:rsidR="00A207E8" w:rsidRPr="00A66AC2" w:rsidRDefault="00A207E8" w:rsidP="00A207E8">
      <w:pPr>
        <w:pStyle w:val="ListParagraph"/>
        <w:numPr>
          <w:ilvl w:val="3"/>
          <w:numId w:val="76"/>
        </w:numPr>
        <w:spacing w:line="276" w:lineRule="auto"/>
        <w:ind w:left="360"/>
        <w:contextualSpacing/>
        <w:jc w:val="both"/>
        <w:rPr>
          <w:rFonts w:ascii="Cambria" w:hAnsi="Cambria" w:cstheme="minorHAnsi"/>
          <w:strike/>
          <w:sz w:val="20"/>
          <w:szCs w:val="20"/>
          <w:lang w:val="sv-SE"/>
          <w:rPrChange w:id="2428" w:author="APRILYA Anggie" w:date="2024-12-27T15:48:00Z">
            <w:rPr>
              <w:rFonts w:ascii="Cambria" w:hAnsi="Cambria" w:cstheme="minorHAnsi"/>
              <w:sz w:val="20"/>
              <w:szCs w:val="20"/>
              <w:lang w:val="sv-SE"/>
            </w:rPr>
          </w:rPrChange>
        </w:rPr>
      </w:pPr>
      <w:r w:rsidRPr="00A66AC2">
        <w:rPr>
          <w:rFonts w:ascii="Cambria" w:hAnsi="Cambria" w:cstheme="minorHAnsi"/>
          <w:strike/>
          <w:sz w:val="20"/>
          <w:szCs w:val="20"/>
          <w:lang w:val="sv-SE"/>
          <w:rPrChange w:id="2429" w:author="APRILYA Anggie" w:date="2024-12-27T15:48:00Z">
            <w:rPr>
              <w:rFonts w:ascii="Cambria" w:hAnsi="Cambria" w:cstheme="minorHAnsi"/>
              <w:sz w:val="20"/>
              <w:szCs w:val="20"/>
              <w:lang w:val="sv-SE"/>
            </w:rPr>
          </w:rPrChange>
        </w:rPr>
        <w:t>Pembayaran atas tagihan akan dilakukan dengan cara pemindahbukuan (</w:t>
      </w:r>
      <w:r w:rsidRPr="00A66AC2">
        <w:rPr>
          <w:rFonts w:ascii="Cambria" w:hAnsi="Cambria" w:cstheme="minorHAnsi"/>
          <w:i/>
          <w:iCs/>
          <w:strike/>
          <w:sz w:val="20"/>
          <w:szCs w:val="20"/>
          <w:lang w:val="sv-SE"/>
          <w:rPrChange w:id="2430" w:author="APRILYA Anggie" w:date="2024-12-27T15:48:00Z">
            <w:rPr>
              <w:rFonts w:ascii="Cambria" w:hAnsi="Cambria" w:cstheme="minorHAnsi"/>
              <w:i/>
              <w:iCs/>
              <w:sz w:val="20"/>
              <w:szCs w:val="20"/>
              <w:lang w:val="sv-SE"/>
            </w:rPr>
          </w:rPrChange>
        </w:rPr>
        <w:t>transfer</w:t>
      </w:r>
      <w:r w:rsidRPr="00A66AC2">
        <w:rPr>
          <w:rFonts w:ascii="Cambria" w:hAnsi="Cambria" w:cstheme="minorHAnsi"/>
          <w:strike/>
          <w:sz w:val="20"/>
          <w:szCs w:val="20"/>
          <w:lang w:val="sv-SE"/>
          <w:rPrChange w:id="2431" w:author="APRILYA Anggie" w:date="2024-12-27T15:48:00Z">
            <w:rPr>
              <w:rFonts w:ascii="Cambria" w:hAnsi="Cambria" w:cstheme="minorHAnsi"/>
              <w:sz w:val="20"/>
              <w:szCs w:val="20"/>
              <w:lang w:val="sv-SE"/>
            </w:rPr>
          </w:rPrChange>
        </w:rPr>
        <w:t>) ke rekening Pihak Kedua sebagai berikut:</w:t>
      </w:r>
    </w:p>
    <w:p w14:paraId="43ECFDFC" w14:textId="77777777" w:rsidR="0047018B" w:rsidRPr="00A66AC2" w:rsidRDefault="0047018B">
      <w:pPr>
        <w:pStyle w:val="BodyTextIndent2"/>
        <w:numPr>
          <w:ilvl w:val="0"/>
          <w:numId w:val="91"/>
        </w:numPr>
        <w:spacing w:after="0" w:line="240" w:lineRule="auto"/>
        <w:ind w:left="1276"/>
        <w:jc w:val="both"/>
        <w:rPr>
          <w:ins w:id="2432" w:author="FARIDA" w:date="2024-11-14T12:00:00Z"/>
          <w:rFonts w:ascii="Cambria" w:hAnsi="Cambria" w:cs="Arial"/>
          <w:strike/>
          <w:sz w:val="20"/>
          <w:szCs w:val="20"/>
          <w:lang w:val="id-ID"/>
          <w:rPrChange w:id="2433" w:author="APRILYA Anggie" w:date="2024-12-27T15:48:00Z">
            <w:rPr>
              <w:ins w:id="2434" w:author="FARIDA" w:date="2024-11-14T12:00:00Z"/>
              <w:rFonts w:ascii="Cambria" w:hAnsi="Cambria" w:cs="Arial"/>
              <w:sz w:val="20"/>
              <w:szCs w:val="20"/>
              <w:lang w:val="id-ID"/>
            </w:rPr>
          </w:rPrChange>
        </w:rPr>
        <w:pPrChange w:id="2435" w:author="FARIDA" w:date="2024-11-14T12:01:00Z">
          <w:pPr>
            <w:pStyle w:val="BodyTextIndent2"/>
            <w:numPr>
              <w:numId w:val="76"/>
            </w:numPr>
            <w:spacing w:after="0" w:line="240" w:lineRule="auto"/>
            <w:ind w:left="1800" w:hanging="360"/>
            <w:jc w:val="both"/>
          </w:pPr>
        </w:pPrChange>
      </w:pPr>
      <w:ins w:id="2436" w:author="FARIDA" w:date="2024-11-14T12:00:00Z">
        <w:r w:rsidRPr="00A66AC2">
          <w:rPr>
            <w:rFonts w:ascii="Cambria" w:hAnsi="Cambria" w:cs="Arial"/>
            <w:strike/>
            <w:sz w:val="20"/>
            <w:szCs w:val="20"/>
            <w:lang w:val="id-ID"/>
            <w:rPrChange w:id="2437" w:author="APRILYA Anggie" w:date="2024-12-27T15:48:00Z">
              <w:rPr>
                <w:rFonts w:ascii="Cambria" w:hAnsi="Cambria" w:cs="Arial"/>
                <w:sz w:val="20"/>
                <w:szCs w:val="20"/>
                <w:lang w:val="id-ID"/>
              </w:rPr>
            </w:rPrChange>
          </w:rPr>
          <w:t>Rumah Sakit Prima Husada Malang</w:t>
        </w:r>
      </w:ins>
    </w:p>
    <w:p w14:paraId="75D89080" w14:textId="77777777" w:rsidR="0047018B" w:rsidRPr="00A66AC2" w:rsidRDefault="0047018B" w:rsidP="0047018B">
      <w:pPr>
        <w:pStyle w:val="BodyTextIndent2"/>
        <w:spacing w:after="0" w:line="240" w:lineRule="auto"/>
        <w:ind w:left="1276"/>
        <w:jc w:val="both"/>
        <w:rPr>
          <w:ins w:id="2438" w:author="FARIDA" w:date="2024-11-14T12:00:00Z"/>
          <w:rFonts w:ascii="Cambria" w:hAnsi="Cambria" w:cs="Arial"/>
          <w:strike/>
          <w:sz w:val="20"/>
          <w:szCs w:val="20"/>
          <w:lang w:val="id-ID"/>
          <w:rPrChange w:id="2439" w:author="APRILYA Anggie" w:date="2024-12-27T15:48:00Z">
            <w:rPr>
              <w:ins w:id="2440" w:author="FARIDA" w:date="2024-11-14T12:00:00Z"/>
              <w:rFonts w:ascii="Cambria" w:hAnsi="Cambria" w:cs="Arial"/>
              <w:sz w:val="20"/>
              <w:szCs w:val="20"/>
              <w:lang w:val="id-ID"/>
            </w:rPr>
          </w:rPrChange>
        </w:rPr>
      </w:pPr>
      <w:ins w:id="2441" w:author="FARIDA" w:date="2024-11-14T12:00:00Z">
        <w:r w:rsidRPr="00A66AC2">
          <w:rPr>
            <w:rFonts w:ascii="Cambria" w:hAnsi="Cambria" w:cs="Arial"/>
            <w:strike/>
            <w:sz w:val="20"/>
            <w:szCs w:val="20"/>
            <w:lang w:val="id-ID"/>
            <w:rPrChange w:id="2442" w:author="APRILYA Anggie" w:date="2024-12-27T15:48:00Z">
              <w:rPr>
                <w:rFonts w:ascii="Cambria" w:hAnsi="Cambria" w:cs="Arial"/>
                <w:sz w:val="20"/>
                <w:szCs w:val="20"/>
                <w:lang w:val="id-ID"/>
              </w:rPr>
            </w:rPrChange>
          </w:rPr>
          <w:t>Nama Bank</w:t>
        </w:r>
        <w:r w:rsidRPr="00A66AC2">
          <w:rPr>
            <w:rFonts w:ascii="Cambria" w:hAnsi="Cambria" w:cs="Arial"/>
            <w:strike/>
            <w:sz w:val="20"/>
            <w:szCs w:val="20"/>
            <w:lang w:val="id-ID"/>
            <w:rPrChange w:id="2443" w:author="APRILYA Anggie" w:date="2024-12-27T15:48:00Z">
              <w:rPr>
                <w:rFonts w:ascii="Cambria" w:hAnsi="Cambria" w:cs="Arial"/>
                <w:sz w:val="20"/>
                <w:szCs w:val="20"/>
                <w:lang w:val="id-ID"/>
              </w:rPr>
            </w:rPrChange>
          </w:rPr>
          <w:tab/>
        </w:r>
        <w:r w:rsidRPr="00A66AC2">
          <w:rPr>
            <w:rFonts w:ascii="Cambria" w:hAnsi="Cambria" w:cs="Arial"/>
            <w:strike/>
            <w:sz w:val="20"/>
            <w:szCs w:val="20"/>
            <w:lang w:val="id-ID"/>
            <w:rPrChange w:id="2444" w:author="APRILYA Anggie" w:date="2024-12-27T15:48:00Z">
              <w:rPr>
                <w:rFonts w:ascii="Cambria" w:hAnsi="Cambria" w:cs="Arial"/>
                <w:sz w:val="20"/>
                <w:szCs w:val="20"/>
                <w:lang w:val="id-ID"/>
              </w:rPr>
            </w:rPrChange>
          </w:rPr>
          <w:tab/>
          <w:t>: PT Bank Central Asia Tbk</w:t>
        </w:r>
      </w:ins>
    </w:p>
    <w:p w14:paraId="102C642E" w14:textId="77777777" w:rsidR="0047018B" w:rsidRPr="00A66AC2" w:rsidRDefault="0047018B" w:rsidP="0047018B">
      <w:pPr>
        <w:pStyle w:val="BodyTextIndent2"/>
        <w:spacing w:after="0" w:line="240" w:lineRule="auto"/>
        <w:ind w:left="1276"/>
        <w:contextualSpacing/>
        <w:jc w:val="both"/>
        <w:rPr>
          <w:ins w:id="2445" w:author="FARIDA" w:date="2024-11-14T12:00:00Z"/>
          <w:rFonts w:ascii="Cambria" w:hAnsi="Cambria" w:cs="Arial"/>
          <w:strike/>
          <w:sz w:val="20"/>
          <w:szCs w:val="20"/>
          <w:rPrChange w:id="2446" w:author="APRILYA Anggie" w:date="2024-12-27T15:48:00Z">
            <w:rPr>
              <w:ins w:id="2447" w:author="FARIDA" w:date="2024-11-14T12:00:00Z"/>
              <w:rFonts w:ascii="Cambria" w:hAnsi="Cambria" w:cs="Arial"/>
              <w:sz w:val="20"/>
              <w:szCs w:val="20"/>
            </w:rPr>
          </w:rPrChange>
        </w:rPr>
      </w:pPr>
      <w:ins w:id="2448" w:author="FARIDA" w:date="2024-11-14T12:00:00Z">
        <w:r w:rsidRPr="00A66AC2">
          <w:rPr>
            <w:rFonts w:ascii="Cambria" w:hAnsi="Cambria" w:cs="Arial"/>
            <w:strike/>
            <w:sz w:val="20"/>
            <w:szCs w:val="20"/>
            <w:rPrChange w:id="2449" w:author="APRILYA Anggie" w:date="2024-12-27T15:48:00Z">
              <w:rPr>
                <w:rFonts w:ascii="Cambria" w:hAnsi="Cambria" w:cs="Arial"/>
                <w:sz w:val="20"/>
                <w:szCs w:val="20"/>
              </w:rPr>
            </w:rPrChange>
          </w:rPr>
          <w:t>Nama Cabang</w:t>
        </w:r>
        <w:r w:rsidRPr="00A66AC2">
          <w:rPr>
            <w:rFonts w:ascii="Cambria" w:hAnsi="Cambria" w:cs="Arial"/>
            <w:strike/>
            <w:sz w:val="20"/>
            <w:szCs w:val="20"/>
            <w:rPrChange w:id="2450" w:author="APRILYA Anggie" w:date="2024-12-27T15:48:00Z">
              <w:rPr>
                <w:rFonts w:ascii="Cambria" w:hAnsi="Cambria" w:cs="Arial"/>
                <w:sz w:val="20"/>
                <w:szCs w:val="20"/>
              </w:rPr>
            </w:rPrChange>
          </w:rPr>
          <w:tab/>
        </w:r>
        <w:r w:rsidRPr="00A66AC2">
          <w:rPr>
            <w:rFonts w:ascii="Cambria" w:hAnsi="Cambria" w:cs="Arial"/>
            <w:strike/>
            <w:sz w:val="20"/>
            <w:szCs w:val="20"/>
            <w:rPrChange w:id="2451" w:author="APRILYA Anggie" w:date="2024-12-27T15:48:00Z">
              <w:rPr>
                <w:rFonts w:ascii="Cambria" w:hAnsi="Cambria" w:cs="Arial"/>
                <w:sz w:val="20"/>
                <w:szCs w:val="20"/>
              </w:rPr>
            </w:rPrChange>
          </w:rPr>
          <w:tab/>
          <w:t xml:space="preserve">: Malang </w:t>
        </w:r>
        <w:proofErr w:type="spellStart"/>
        <w:r w:rsidRPr="00A66AC2">
          <w:rPr>
            <w:rFonts w:ascii="Cambria" w:hAnsi="Cambria" w:cs="Arial"/>
            <w:strike/>
            <w:sz w:val="20"/>
            <w:szCs w:val="20"/>
            <w:rPrChange w:id="2452" w:author="APRILYA Anggie" w:date="2024-12-27T15:48:00Z">
              <w:rPr>
                <w:rFonts w:ascii="Cambria" w:hAnsi="Cambria" w:cs="Arial"/>
                <w:sz w:val="20"/>
                <w:szCs w:val="20"/>
              </w:rPr>
            </w:rPrChange>
          </w:rPr>
          <w:t>Singosari</w:t>
        </w:r>
        <w:proofErr w:type="spellEnd"/>
      </w:ins>
    </w:p>
    <w:p w14:paraId="120BFEEC" w14:textId="77777777" w:rsidR="0047018B" w:rsidRPr="00A66AC2" w:rsidRDefault="0047018B" w:rsidP="0047018B">
      <w:pPr>
        <w:pStyle w:val="BodyTextIndent2"/>
        <w:spacing w:after="0" w:line="240" w:lineRule="auto"/>
        <w:ind w:left="1276"/>
        <w:contextualSpacing/>
        <w:jc w:val="both"/>
        <w:rPr>
          <w:ins w:id="2453" w:author="FARIDA" w:date="2024-11-14T12:00:00Z"/>
          <w:rFonts w:ascii="Cambria" w:hAnsi="Cambria" w:cs="Arial"/>
          <w:strike/>
          <w:sz w:val="20"/>
          <w:szCs w:val="20"/>
          <w:rPrChange w:id="2454" w:author="APRILYA Anggie" w:date="2024-12-27T15:48:00Z">
            <w:rPr>
              <w:ins w:id="2455" w:author="FARIDA" w:date="2024-11-14T12:00:00Z"/>
              <w:rFonts w:ascii="Cambria" w:hAnsi="Cambria" w:cs="Arial"/>
              <w:sz w:val="20"/>
              <w:szCs w:val="20"/>
            </w:rPr>
          </w:rPrChange>
        </w:rPr>
      </w:pPr>
      <w:ins w:id="2456" w:author="FARIDA" w:date="2024-11-14T12:00:00Z">
        <w:r w:rsidRPr="00A66AC2">
          <w:rPr>
            <w:rFonts w:ascii="Cambria" w:hAnsi="Cambria" w:cs="Arial"/>
            <w:strike/>
            <w:sz w:val="20"/>
            <w:szCs w:val="20"/>
            <w:rPrChange w:id="2457" w:author="APRILYA Anggie" w:date="2024-12-27T15:48:00Z">
              <w:rPr>
                <w:rFonts w:ascii="Cambria" w:hAnsi="Cambria" w:cs="Arial"/>
                <w:sz w:val="20"/>
                <w:szCs w:val="20"/>
              </w:rPr>
            </w:rPrChange>
          </w:rPr>
          <w:t xml:space="preserve">Nama </w:t>
        </w:r>
        <w:proofErr w:type="spellStart"/>
        <w:r w:rsidRPr="00A66AC2">
          <w:rPr>
            <w:rFonts w:ascii="Cambria" w:hAnsi="Cambria" w:cs="Arial"/>
            <w:strike/>
            <w:sz w:val="20"/>
            <w:szCs w:val="20"/>
            <w:rPrChange w:id="2458" w:author="APRILYA Anggie" w:date="2024-12-27T15:48:00Z">
              <w:rPr>
                <w:rFonts w:ascii="Cambria" w:hAnsi="Cambria" w:cs="Arial"/>
                <w:sz w:val="20"/>
                <w:szCs w:val="20"/>
              </w:rPr>
            </w:rPrChange>
          </w:rPr>
          <w:t>Pemilik</w:t>
        </w:r>
        <w:proofErr w:type="spellEnd"/>
        <w:r w:rsidRPr="00A66AC2">
          <w:rPr>
            <w:rFonts w:ascii="Cambria" w:hAnsi="Cambria" w:cs="Arial"/>
            <w:strike/>
            <w:sz w:val="20"/>
            <w:szCs w:val="20"/>
            <w:rPrChange w:id="2459" w:author="APRILYA Anggie" w:date="2024-12-27T15:48:00Z">
              <w:rPr>
                <w:rFonts w:ascii="Cambria" w:hAnsi="Cambria" w:cs="Arial"/>
                <w:sz w:val="20"/>
                <w:szCs w:val="20"/>
              </w:rPr>
            </w:rPrChange>
          </w:rPr>
          <w:t xml:space="preserve"> </w:t>
        </w:r>
        <w:proofErr w:type="spellStart"/>
        <w:r w:rsidRPr="00A66AC2">
          <w:rPr>
            <w:rFonts w:ascii="Cambria" w:hAnsi="Cambria" w:cs="Arial"/>
            <w:strike/>
            <w:sz w:val="20"/>
            <w:szCs w:val="20"/>
            <w:rPrChange w:id="2460" w:author="APRILYA Anggie" w:date="2024-12-27T15:48:00Z">
              <w:rPr>
                <w:rFonts w:ascii="Cambria" w:hAnsi="Cambria" w:cs="Arial"/>
                <w:sz w:val="20"/>
                <w:szCs w:val="20"/>
              </w:rPr>
            </w:rPrChange>
          </w:rPr>
          <w:t>Rekening</w:t>
        </w:r>
        <w:proofErr w:type="spellEnd"/>
        <w:r w:rsidRPr="00A66AC2">
          <w:rPr>
            <w:rFonts w:ascii="Cambria" w:hAnsi="Cambria" w:cs="Arial"/>
            <w:strike/>
            <w:sz w:val="20"/>
            <w:szCs w:val="20"/>
            <w:rPrChange w:id="2461" w:author="APRILYA Anggie" w:date="2024-12-27T15:48:00Z">
              <w:rPr>
                <w:rFonts w:ascii="Cambria" w:hAnsi="Cambria" w:cs="Arial"/>
                <w:sz w:val="20"/>
                <w:szCs w:val="20"/>
              </w:rPr>
            </w:rPrChange>
          </w:rPr>
          <w:tab/>
          <w:t xml:space="preserve">: PT </w:t>
        </w:r>
        <w:proofErr w:type="spellStart"/>
        <w:r w:rsidRPr="00A66AC2">
          <w:rPr>
            <w:rFonts w:ascii="Cambria" w:hAnsi="Cambria" w:cs="Arial"/>
            <w:strike/>
            <w:sz w:val="20"/>
            <w:szCs w:val="20"/>
            <w:rPrChange w:id="2462" w:author="APRILYA Anggie" w:date="2024-12-27T15:48:00Z">
              <w:rPr>
                <w:rFonts w:ascii="Cambria" w:hAnsi="Cambria" w:cs="Arial"/>
                <w:sz w:val="20"/>
                <w:szCs w:val="20"/>
              </w:rPr>
            </w:rPrChange>
          </w:rPr>
          <w:t>Disa</w:t>
        </w:r>
        <w:proofErr w:type="spellEnd"/>
        <w:r w:rsidRPr="00A66AC2">
          <w:rPr>
            <w:rFonts w:ascii="Cambria" w:hAnsi="Cambria" w:cs="Arial"/>
            <w:strike/>
            <w:sz w:val="20"/>
            <w:szCs w:val="20"/>
            <w:rPrChange w:id="2463" w:author="APRILYA Anggie" w:date="2024-12-27T15:48:00Z">
              <w:rPr>
                <w:rFonts w:ascii="Cambria" w:hAnsi="Cambria" w:cs="Arial"/>
                <w:sz w:val="20"/>
                <w:szCs w:val="20"/>
              </w:rPr>
            </w:rPrChange>
          </w:rPr>
          <w:t xml:space="preserve"> Prima </w:t>
        </w:r>
        <w:proofErr w:type="spellStart"/>
        <w:r w:rsidRPr="00A66AC2">
          <w:rPr>
            <w:rFonts w:ascii="Cambria" w:hAnsi="Cambria" w:cs="Arial"/>
            <w:strike/>
            <w:sz w:val="20"/>
            <w:szCs w:val="20"/>
            <w:rPrChange w:id="2464" w:author="APRILYA Anggie" w:date="2024-12-27T15:48:00Z">
              <w:rPr>
                <w:rFonts w:ascii="Cambria" w:hAnsi="Cambria" w:cs="Arial"/>
                <w:sz w:val="20"/>
                <w:szCs w:val="20"/>
              </w:rPr>
            </w:rPrChange>
          </w:rPr>
          <w:t>Medika</w:t>
        </w:r>
        <w:proofErr w:type="spellEnd"/>
      </w:ins>
    </w:p>
    <w:p w14:paraId="713F5EC6" w14:textId="77777777" w:rsidR="0047018B" w:rsidRPr="00A66AC2" w:rsidRDefault="0047018B" w:rsidP="0047018B">
      <w:pPr>
        <w:pStyle w:val="BodyTextIndent2"/>
        <w:spacing w:after="0" w:line="240" w:lineRule="auto"/>
        <w:ind w:left="1276"/>
        <w:contextualSpacing/>
        <w:jc w:val="both"/>
        <w:rPr>
          <w:ins w:id="2465" w:author="FARIDA" w:date="2024-11-14T12:00:00Z"/>
          <w:rFonts w:ascii="Cambria" w:hAnsi="Cambria" w:cs="Arial"/>
          <w:strike/>
          <w:sz w:val="20"/>
          <w:szCs w:val="20"/>
          <w:rPrChange w:id="2466" w:author="APRILYA Anggie" w:date="2024-12-27T15:48:00Z">
            <w:rPr>
              <w:ins w:id="2467" w:author="FARIDA" w:date="2024-11-14T12:00:00Z"/>
              <w:rFonts w:ascii="Cambria" w:hAnsi="Cambria" w:cs="Arial"/>
              <w:sz w:val="20"/>
              <w:szCs w:val="20"/>
            </w:rPr>
          </w:rPrChange>
        </w:rPr>
      </w:pPr>
      <w:ins w:id="2468" w:author="FARIDA" w:date="2024-11-14T12:00:00Z">
        <w:r w:rsidRPr="00A66AC2">
          <w:rPr>
            <w:rFonts w:ascii="Cambria" w:hAnsi="Cambria" w:cs="Arial"/>
            <w:strike/>
            <w:sz w:val="20"/>
            <w:szCs w:val="20"/>
            <w:rPrChange w:id="2469" w:author="APRILYA Anggie" w:date="2024-12-27T15:48:00Z">
              <w:rPr>
                <w:rFonts w:ascii="Cambria" w:hAnsi="Cambria" w:cs="Arial"/>
                <w:sz w:val="20"/>
                <w:szCs w:val="20"/>
              </w:rPr>
            </w:rPrChange>
          </w:rPr>
          <w:t xml:space="preserve">No. </w:t>
        </w:r>
        <w:proofErr w:type="spellStart"/>
        <w:r w:rsidRPr="00A66AC2">
          <w:rPr>
            <w:rFonts w:ascii="Cambria" w:hAnsi="Cambria" w:cs="Arial"/>
            <w:strike/>
            <w:sz w:val="20"/>
            <w:szCs w:val="20"/>
            <w:rPrChange w:id="2470" w:author="APRILYA Anggie" w:date="2024-12-27T15:48:00Z">
              <w:rPr>
                <w:rFonts w:ascii="Cambria" w:hAnsi="Cambria" w:cs="Arial"/>
                <w:sz w:val="20"/>
                <w:szCs w:val="20"/>
              </w:rPr>
            </w:rPrChange>
          </w:rPr>
          <w:t>Rekening</w:t>
        </w:r>
        <w:proofErr w:type="spellEnd"/>
        <w:r w:rsidRPr="00A66AC2">
          <w:rPr>
            <w:rFonts w:ascii="Cambria" w:hAnsi="Cambria" w:cs="Arial"/>
            <w:strike/>
            <w:sz w:val="20"/>
            <w:szCs w:val="20"/>
            <w:rPrChange w:id="2471" w:author="APRILYA Anggie" w:date="2024-12-27T15:48:00Z">
              <w:rPr>
                <w:rFonts w:ascii="Cambria" w:hAnsi="Cambria" w:cs="Arial"/>
                <w:sz w:val="20"/>
                <w:szCs w:val="20"/>
              </w:rPr>
            </w:rPrChange>
          </w:rPr>
          <w:tab/>
        </w:r>
        <w:r w:rsidRPr="00A66AC2">
          <w:rPr>
            <w:rFonts w:ascii="Cambria" w:hAnsi="Cambria" w:cs="Arial"/>
            <w:strike/>
            <w:sz w:val="20"/>
            <w:szCs w:val="20"/>
            <w:rPrChange w:id="2472" w:author="APRILYA Anggie" w:date="2024-12-27T15:48:00Z">
              <w:rPr>
                <w:rFonts w:ascii="Cambria" w:hAnsi="Cambria" w:cs="Arial"/>
                <w:sz w:val="20"/>
                <w:szCs w:val="20"/>
              </w:rPr>
            </w:rPrChange>
          </w:rPr>
          <w:tab/>
          <w:t>: 368-3040700</w:t>
        </w:r>
      </w:ins>
    </w:p>
    <w:p w14:paraId="2723D73B" w14:textId="77777777" w:rsidR="0047018B" w:rsidRPr="00A66AC2" w:rsidRDefault="0047018B" w:rsidP="0047018B">
      <w:pPr>
        <w:pStyle w:val="BodyTextIndent2"/>
        <w:spacing w:line="240" w:lineRule="auto"/>
        <w:ind w:left="1276"/>
        <w:contextualSpacing/>
        <w:jc w:val="both"/>
        <w:rPr>
          <w:ins w:id="2473" w:author="FARIDA" w:date="2024-11-14T12:00:00Z"/>
          <w:rFonts w:ascii="Cambria" w:hAnsi="Cambria" w:cs="Arial"/>
          <w:strike/>
          <w:sz w:val="20"/>
          <w:szCs w:val="20"/>
          <w:lang w:val="id-ID"/>
          <w:rPrChange w:id="2474" w:author="APRILYA Anggie" w:date="2024-12-27T15:48:00Z">
            <w:rPr>
              <w:ins w:id="2475" w:author="FARIDA" w:date="2024-11-14T12:00:00Z"/>
              <w:rFonts w:ascii="Cambria" w:hAnsi="Cambria" w:cs="Arial"/>
              <w:sz w:val="20"/>
              <w:szCs w:val="20"/>
              <w:lang w:val="id-ID"/>
            </w:rPr>
          </w:rPrChange>
        </w:rPr>
      </w:pPr>
    </w:p>
    <w:p w14:paraId="2504AB4E" w14:textId="0AC61989" w:rsidR="0047018B" w:rsidRPr="00A66AC2" w:rsidRDefault="0047018B">
      <w:pPr>
        <w:pStyle w:val="BodyTextIndent2"/>
        <w:numPr>
          <w:ilvl w:val="0"/>
          <w:numId w:val="91"/>
        </w:numPr>
        <w:spacing w:line="240" w:lineRule="auto"/>
        <w:ind w:left="1276"/>
        <w:contextualSpacing/>
        <w:jc w:val="both"/>
        <w:rPr>
          <w:ins w:id="2476" w:author="FARIDA" w:date="2024-11-14T12:00:00Z"/>
          <w:rFonts w:ascii="Cambria" w:hAnsi="Cambria" w:cs="Arial"/>
          <w:strike/>
          <w:sz w:val="20"/>
          <w:szCs w:val="20"/>
          <w:lang w:val="id-ID"/>
          <w:rPrChange w:id="2477" w:author="APRILYA Anggie" w:date="2024-12-27T15:48:00Z">
            <w:rPr>
              <w:ins w:id="2478" w:author="FARIDA" w:date="2024-11-14T12:00:00Z"/>
              <w:rFonts w:ascii="Cambria" w:hAnsi="Cambria" w:cs="Arial"/>
              <w:sz w:val="20"/>
              <w:szCs w:val="20"/>
              <w:lang w:val="id-ID"/>
            </w:rPr>
          </w:rPrChange>
        </w:rPr>
        <w:pPrChange w:id="2479" w:author="FARIDA" w:date="2024-11-14T12:01:00Z">
          <w:pPr>
            <w:pStyle w:val="BodyTextIndent2"/>
            <w:numPr>
              <w:numId w:val="76"/>
            </w:numPr>
            <w:spacing w:line="240" w:lineRule="auto"/>
            <w:ind w:left="1800" w:hanging="360"/>
            <w:contextualSpacing/>
            <w:jc w:val="both"/>
          </w:pPr>
        </w:pPrChange>
      </w:pPr>
      <w:ins w:id="2480" w:author="FARIDA" w:date="2024-11-14T12:00:00Z">
        <w:r w:rsidRPr="00A66AC2">
          <w:rPr>
            <w:rFonts w:ascii="Cambria" w:hAnsi="Cambria" w:cs="Arial"/>
            <w:strike/>
            <w:sz w:val="20"/>
            <w:szCs w:val="20"/>
            <w:lang w:val="id-ID"/>
            <w:rPrChange w:id="2481" w:author="APRILYA Anggie" w:date="2024-12-27T15:48:00Z">
              <w:rPr>
                <w:rFonts w:ascii="Cambria" w:hAnsi="Cambria" w:cs="Arial"/>
                <w:sz w:val="20"/>
                <w:szCs w:val="20"/>
                <w:lang w:val="id-ID"/>
              </w:rPr>
            </w:rPrChange>
          </w:rPr>
          <w:t>Rumah Sakit Prima Husada Sukorejo</w:t>
        </w:r>
      </w:ins>
    </w:p>
    <w:p w14:paraId="3F2CA401" w14:textId="77777777" w:rsidR="0047018B" w:rsidRPr="00A66AC2" w:rsidRDefault="0047018B" w:rsidP="0047018B">
      <w:pPr>
        <w:pStyle w:val="BodyTextIndent2"/>
        <w:spacing w:line="240" w:lineRule="auto"/>
        <w:ind w:left="1287"/>
        <w:contextualSpacing/>
        <w:jc w:val="both"/>
        <w:rPr>
          <w:ins w:id="2482" w:author="FARIDA" w:date="2024-11-14T12:00:00Z"/>
          <w:rFonts w:ascii="Cambria" w:hAnsi="Cambria" w:cs="Arial"/>
          <w:strike/>
          <w:sz w:val="20"/>
          <w:szCs w:val="20"/>
          <w:lang w:val="id-ID"/>
          <w:rPrChange w:id="2483" w:author="APRILYA Anggie" w:date="2024-12-27T15:48:00Z">
            <w:rPr>
              <w:ins w:id="2484" w:author="FARIDA" w:date="2024-11-14T12:00:00Z"/>
              <w:rFonts w:ascii="Cambria" w:hAnsi="Cambria" w:cs="Arial"/>
              <w:sz w:val="20"/>
              <w:szCs w:val="20"/>
              <w:lang w:val="id-ID"/>
            </w:rPr>
          </w:rPrChange>
        </w:rPr>
      </w:pPr>
      <w:ins w:id="2485" w:author="FARIDA" w:date="2024-11-14T12:00:00Z">
        <w:r w:rsidRPr="00A66AC2">
          <w:rPr>
            <w:rFonts w:ascii="Cambria" w:hAnsi="Cambria" w:cs="Arial"/>
            <w:strike/>
            <w:sz w:val="20"/>
            <w:szCs w:val="20"/>
            <w:lang w:val="id-ID"/>
            <w:rPrChange w:id="2486" w:author="APRILYA Anggie" w:date="2024-12-27T15:48:00Z">
              <w:rPr>
                <w:rFonts w:ascii="Cambria" w:hAnsi="Cambria" w:cs="Arial"/>
                <w:sz w:val="20"/>
                <w:szCs w:val="20"/>
                <w:lang w:val="id-ID"/>
              </w:rPr>
            </w:rPrChange>
          </w:rPr>
          <w:t>Nama Bank</w:t>
        </w:r>
        <w:r w:rsidRPr="00A66AC2">
          <w:rPr>
            <w:rFonts w:ascii="Cambria" w:hAnsi="Cambria" w:cs="Arial"/>
            <w:strike/>
            <w:sz w:val="20"/>
            <w:szCs w:val="20"/>
            <w:lang w:val="id-ID"/>
            <w:rPrChange w:id="2487" w:author="APRILYA Anggie" w:date="2024-12-27T15:48:00Z">
              <w:rPr>
                <w:rFonts w:ascii="Cambria" w:hAnsi="Cambria" w:cs="Arial"/>
                <w:sz w:val="20"/>
                <w:szCs w:val="20"/>
                <w:lang w:val="id-ID"/>
              </w:rPr>
            </w:rPrChange>
          </w:rPr>
          <w:tab/>
        </w:r>
        <w:r w:rsidRPr="00A66AC2">
          <w:rPr>
            <w:rFonts w:ascii="Cambria" w:hAnsi="Cambria" w:cs="Arial"/>
            <w:strike/>
            <w:sz w:val="20"/>
            <w:szCs w:val="20"/>
            <w:lang w:val="id-ID"/>
            <w:rPrChange w:id="2488" w:author="APRILYA Anggie" w:date="2024-12-27T15:48:00Z">
              <w:rPr>
                <w:rFonts w:ascii="Cambria" w:hAnsi="Cambria" w:cs="Arial"/>
                <w:sz w:val="20"/>
                <w:szCs w:val="20"/>
                <w:lang w:val="id-ID"/>
              </w:rPr>
            </w:rPrChange>
          </w:rPr>
          <w:tab/>
          <w:t>: Mandiri</w:t>
        </w:r>
      </w:ins>
    </w:p>
    <w:p w14:paraId="2E9C9DF2" w14:textId="77777777" w:rsidR="0047018B" w:rsidRPr="00A66AC2" w:rsidRDefault="0047018B" w:rsidP="0047018B">
      <w:pPr>
        <w:pStyle w:val="BodyTextIndent2"/>
        <w:spacing w:line="240" w:lineRule="auto"/>
        <w:ind w:left="1287"/>
        <w:contextualSpacing/>
        <w:jc w:val="both"/>
        <w:rPr>
          <w:ins w:id="2489" w:author="FARIDA" w:date="2024-11-14T12:00:00Z"/>
          <w:rFonts w:ascii="Cambria" w:hAnsi="Cambria" w:cs="Arial"/>
          <w:strike/>
          <w:sz w:val="20"/>
          <w:szCs w:val="20"/>
          <w:lang w:val="id-ID"/>
          <w:rPrChange w:id="2490" w:author="APRILYA Anggie" w:date="2024-12-27T15:48:00Z">
            <w:rPr>
              <w:ins w:id="2491" w:author="FARIDA" w:date="2024-11-14T12:00:00Z"/>
              <w:rFonts w:ascii="Cambria" w:hAnsi="Cambria" w:cs="Arial"/>
              <w:sz w:val="20"/>
              <w:szCs w:val="20"/>
              <w:lang w:val="id-ID"/>
            </w:rPr>
          </w:rPrChange>
        </w:rPr>
      </w:pPr>
      <w:ins w:id="2492" w:author="FARIDA" w:date="2024-11-14T12:00:00Z">
        <w:r w:rsidRPr="00A66AC2">
          <w:rPr>
            <w:rFonts w:ascii="Cambria" w:hAnsi="Cambria" w:cs="Arial"/>
            <w:strike/>
            <w:sz w:val="20"/>
            <w:szCs w:val="20"/>
            <w:lang w:val="id-ID"/>
            <w:rPrChange w:id="2493" w:author="APRILYA Anggie" w:date="2024-12-27T15:48:00Z">
              <w:rPr>
                <w:rFonts w:ascii="Cambria" w:hAnsi="Cambria" w:cs="Arial"/>
                <w:sz w:val="20"/>
                <w:szCs w:val="20"/>
                <w:lang w:val="id-ID"/>
              </w:rPr>
            </w:rPrChange>
          </w:rPr>
          <w:t>Nama Cabang</w:t>
        </w:r>
        <w:r w:rsidRPr="00A66AC2">
          <w:rPr>
            <w:rFonts w:ascii="Cambria" w:hAnsi="Cambria" w:cs="Arial"/>
            <w:strike/>
            <w:sz w:val="20"/>
            <w:szCs w:val="20"/>
            <w:lang w:val="id-ID"/>
            <w:rPrChange w:id="2494" w:author="APRILYA Anggie" w:date="2024-12-27T15:48:00Z">
              <w:rPr>
                <w:rFonts w:ascii="Cambria" w:hAnsi="Cambria" w:cs="Arial"/>
                <w:sz w:val="20"/>
                <w:szCs w:val="20"/>
                <w:lang w:val="id-ID"/>
              </w:rPr>
            </w:rPrChange>
          </w:rPr>
          <w:tab/>
        </w:r>
        <w:r w:rsidRPr="00A66AC2">
          <w:rPr>
            <w:rFonts w:ascii="Cambria" w:hAnsi="Cambria" w:cs="Arial"/>
            <w:strike/>
            <w:sz w:val="20"/>
            <w:szCs w:val="20"/>
            <w:lang w:val="id-ID"/>
            <w:rPrChange w:id="2495" w:author="APRILYA Anggie" w:date="2024-12-27T15:48:00Z">
              <w:rPr>
                <w:rFonts w:ascii="Cambria" w:hAnsi="Cambria" w:cs="Arial"/>
                <w:sz w:val="20"/>
                <w:szCs w:val="20"/>
                <w:lang w:val="id-ID"/>
              </w:rPr>
            </w:rPrChange>
          </w:rPr>
          <w:tab/>
          <w:t>: Malang Soetoyo</w:t>
        </w:r>
      </w:ins>
    </w:p>
    <w:p w14:paraId="49640FC0" w14:textId="77777777" w:rsidR="0047018B" w:rsidRPr="00A66AC2" w:rsidRDefault="0047018B" w:rsidP="0047018B">
      <w:pPr>
        <w:pStyle w:val="BodyTextIndent2"/>
        <w:spacing w:line="240" w:lineRule="auto"/>
        <w:ind w:left="1287"/>
        <w:contextualSpacing/>
        <w:jc w:val="both"/>
        <w:rPr>
          <w:ins w:id="2496" w:author="FARIDA" w:date="2024-11-14T12:00:00Z"/>
          <w:rFonts w:ascii="Cambria" w:hAnsi="Cambria" w:cs="Arial"/>
          <w:strike/>
          <w:sz w:val="20"/>
          <w:szCs w:val="20"/>
          <w:lang w:val="id-ID"/>
          <w:rPrChange w:id="2497" w:author="APRILYA Anggie" w:date="2024-12-27T15:48:00Z">
            <w:rPr>
              <w:ins w:id="2498" w:author="FARIDA" w:date="2024-11-14T12:00:00Z"/>
              <w:rFonts w:ascii="Cambria" w:hAnsi="Cambria" w:cs="Arial"/>
              <w:sz w:val="20"/>
              <w:szCs w:val="20"/>
              <w:lang w:val="id-ID"/>
            </w:rPr>
          </w:rPrChange>
        </w:rPr>
      </w:pPr>
      <w:ins w:id="2499" w:author="FARIDA" w:date="2024-11-14T12:00:00Z">
        <w:r w:rsidRPr="00A66AC2">
          <w:rPr>
            <w:rFonts w:ascii="Cambria" w:hAnsi="Cambria" w:cs="Arial"/>
            <w:strike/>
            <w:sz w:val="20"/>
            <w:szCs w:val="20"/>
            <w:lang w:val="id-ID"/>
            <w:rPrChange w:id="2500" w:author="APRILYA Anggie" w:date="2024-12-27T15:48:00Z">
              <w:rPr>
                <w:rFonts w:ascii="Cambria" w:hAnsi="Cambria" w:cs="Arial"/>
                <w:sz w:val="20"/>
                <w:szCs w:val="20"/>
                <w:lang w:val="id-ID"/>
              </w:rPr>
            </w:rPrChange>
          </w:rPr>
          <w:t>Nama Pemilik Rekening</w:t>
        </w:r>
        <w:r w:rsidRPr="00A66AC2">
          <w:rPr>
            <w:rFonts w:ascii="Cambria" w:hAnsi="Cambria" w:cs="Arial"/>
            <w:strike/>
            <w:sz w:val="20"/>
            <w:szCs w:val="20"/>
            <w:lang w:val="id-ID"/>
            <w:rPrChange w:id="2501" w:author="APRILYA Anggie" w:date="2024-12-27T15:48:00Z">
              <w:rPr>
                <w:rFonts w:ascii="Cambria" w:hAnsi="Cambria" w:cs="Arial"/>
                <w:sz w:val="20"/>
                <w:szCs w:val="20"/>
                <w:lang w:val="id-ID"/>
              </w:rPr>
            </w:rPrChange>
          </w:rPr>
          <w:tab/>
          <w:t>: PT Disa Prima Medika</w:t>
        </w:r>
      </w:ins>
    </w:p>
    <w:p w14:paraId="1EBD137E" w14:textId="77777777" w:rsidR="0047018B" w:rsidRPr="00A66AC2" w:rsidRDefault="0047018B" w:rsidP="0047018B">
      <w:pPr>
        <w:pStyle w:val="BodyTextIndent2"/>
        <w:spacing w:line="240" w:lineRule="auto"/>
        <w:ind w:left="1287"/>
        <w:contextualSpacing/>
        <w:jc w:val="both"/>
        <w:rPr>
          <w:ins w:id="2502" w:author="FARIDA" w:date="2024-11-14T12:00:00Z"/>
          <w:rFonts w:ascii="Cambria" w:hAnsi="Cambria" w:cs="Arial"/>
          <w:strike/>
          <w:sz w:val="20"/>
          <w:szCs w:val="20"/>
          <w:lang w:val="id-ID"/>
          <w:rPrChange w:id="2503" w:author="APRILYA Anggie" w:date="2024-12-27T15:48:00Z">
            <w:rPr>
              <w:ins w:id="2504" w:author="FARIDA" w:date="2024-11-14T12:00:00Z"/>
              <w:rFonts w:ascii="Cambria" w:hAnsi="Cambria" w:cs="Arial"/>
              <w:sz w:val="20"/>
              <w:szCs w:val="20"/>
              <w:lang w:val="id-ID"/>
            </w:rPr>
          </w:rPrChange>
        </w:rPr>
      </w:pPr>
      <w:ins w:id="2505" w:author="FARIDA" w:date="2024-11-14T12:00:00Z">
        <w:r w:rsidRPr="00A66AC2">
          <w:rPr>
            <w:rFonts w:ascii="Cambria" w:hAnsi="Cambria" w:cs="Arial"/>
            <w:strike/>
            <w:sz w:val="20"/>
            <w:szCs w:val="20"/>
            <w:lang w:val="id-ID"/>
            <w:rPrChange w:id="2506" w:author="APRILYA Anggie" w:date="2024-12-27T15:48:00Z">
              <w:rPr>
                <w:rFonts w:ascii="Cambria" w:hAnsi="Cambria" w:cs="Arial"/>
                <w:sz w:val="20"/>
                <w:szCs w:val="20"/>
                <w:lang w:val="id-ID"/>
              </w:rPr>
            </w:rPrChange>
          </w:rPr>
          <w:t>No. Rekening</w:t>
        </w:r>
        <w:r w:rsidRPr="00A66AC2">
          <w:rPr>
            <w:rFonts w:ascii="Cambria" w:hAnsi="Cambria" w:cs="Arial"/>
            <w:strike/>
            <w:sz w:val="20"/>
            <w:szCs w:val="20"/>
            <w:lang w:val="id-ID"/>
            <w:rPrChange w:id="2507" w:author="APRILYA Anggie" w:date="2024-12-27T15:48:00Z">
              <w:rPr>
                <w:rFonts w:ascii="Cambria" w:hAnsi="Cambria" w:cs="Arial"/>
                <w:sz w:val="20"/>
                <w:szCs w:val="20"/>
                <w:lang w:val="id-ID"/>
              </w:rPr>
            </w:rPrChange>
          </w:rPr>
          <w:tab/>
        </w:r>
        <w:r w:rsidRPr="00A66AC2">
          <w:rPr>
            <w:rFonts w:ascii="Cambria" w:hAnsi="Cambria" w:cs="Arial"/>
            <w:strike/>
            <w:sz w:val="20"/>
            <w:szCs w:val="20"/>
            <w:lang w:val="id-ID"/>
            <w:rPrChange w:id="2508" w:author="APRILYA Anggie" w:date="2024-12-27T15:48:00Z">
              <w:rPr>
                <w:rFonts w:ascii="Cambria" w:hAnsi="Cambria" w:cs="Arial"/>
                <w:sz w:val="20"/>
                <w:szCs w:val="20"/>
                <w:lang w:val="id-ID"/>
              </w:rPr>
            </w:rPrChange>
          </w:rPr>
          <w:tab/>
          <w:t>: 144.00555.33324</w:t>
        </w:r>
      </w:ins>
    </w:p>
    <w:p w14:paraId="3CE91E31" w14:textId="43DC15B0" w:rsidR="00A207E8" w:rsidRPr="00A66AC2" w:rsidDel="0047018B" w:rsidRDefault="00A207E8">
      <w:pPr>
        <w:pStyle w:val="ListParagraph"/>
        <w:numPr>
          <w:ilvl w:val="0"/>
          <w:numId w:val="91"/>
        </w:numPr>
        <w:spacing w:line="276" w:lineRule="auto"/>
        <w:rPr>
          <w:del w:id="2509" w:author="FARIDA" w:date="2024-11-14T12:00:00Z"/>
          <w:rFonts w:ascii="Cambria" w:hAnsi="Cambria" w:cstheme="minorHAnsi"/>
          <w:strike/>
          <w:sz w:val="20"/>
          <w:szCs w:val="20"/>
          <w:lang w:val="sv-SE"/>
          <w:rPrChange w:id="2510" w:author="APRILYA Anggie" w:date="2024-12-27T15:48:00Z">
            <w:rPr>
              <w:del w:id="2511" w:author="FARIDA" w:date="2024-11-14T12:00:00Z"/>
              <w:rFonts w:ascii="Cambria" w:hAnsi="Cambria" w:cstheme="minorHAnsi"/>
              <w:sz w:val="20"/>
              <w:szCs w:val="20"/>
              <w:lang w:val="sv-SE"/>
            </w:rPr>
          </w:rPrChange>
        </w:rPr>
        <w:pPrChange w:id="2512" w:author="FARIDA" w:date="2024-11-14T12:01:00Z">
          <w:pPr>
            <w:pStyle w:val="ListParagraph"/>
            <w:spacing w:line="276" w:lineRule="auto"/>
            <w:ind w:left="360"/>
          </w:pPr>
        </w:pPrChange>
      </w:pPr>
      <w:del w:id="2513" w:author="FARIDA" w:date="2024-11-14T12:00:00Z">
        <w:r w:rsidRPr="00A66AC2" w:rsidDel="0047018B">
          <w:rPr>
            <w:rFonts w:ascii="Cambria" w:hAnsi="Cambria" w:cstheme="minorHAnsi"/>
            <w:strike/>
            <w:sz w:val="20"/>
            <w:szCs w:val="20"/>
            <w:lang w:val="sv-SE"/>
            <w:rPrChange w:id="2514" w:author="APRILYA Anggie" w:date="2024-12-27T15:48:00Z">
              <w:rPr>
                <w:rFonts w:ascii="Cambria" w:hAnsi="Cambria" w:cstheme="minorHAnsi"/>
                <w:sz w:val="20"/>
                <w:szCs w:val="20"/>
                <w:lang w:val="sv-SE"/>
              </w:rPr>
            </w:rPrChange>
          </w:rPr>
          <w:delText>Bank</w:delText>
        </w:r>
        <w:r w:rsidRPr="00A66AC2" w:rsidDel="0047018B">
          <w:rPr>
            <w:rFonts w:ascii="Cambria" w:hAnsi="Cambria" w:cstheme="minorHAnsi"/>
            <w:strike/>
            <w:sz w:val="20"/>
            <w:szCs w:val="20"/>
            <w:lang w:val="sv-SE"/>
            <w:rPrChange w:id="2515" w:author="APRILYA Anggie" w:date="2024-12-27T15:48:00Z">
              <w:rPr>
                <w:rFonts w:ascii="Cambria" w:hAnsi="Cambria" w:cstheme="minorHAnsi"/>
                <w:sz w:val="20"/>
                <w:szCs w:val="20"/>
                <w:lang w:val="sv-SE"/>
              </w:rPr>
            </w:rPrChange>
          </w:rPr>
          <w:tab/>
        </w:r>
        <w:r w:rsidRPr="00A66AC2" w:rsidDel="0047018B">
          <w:rPr>
            <w:rFonts w:ascii="Cambria" w:hAnsi="Cambria" w:cstheme="minorHAnsi"/>
            <w:strike/>
            <w:sz w:val="20"/>
            <w:szCs w:val="20"/>
            <w:lang w:val="sv-SE"/>
            <w:rPrChange w:id="2516" w:author="APRILYA Anggie" w:date="2024-12-27T15:48:00Z">
              <w:rPr>
                <w:rFonts w:ascii="Cambria" w:hAnsi="Cambria" w:cstheme="minorHAnsi"/>
                <w:sz w:val="20"/>
                <w:szCs w:val="20"/>
                <w:lang w:val="sv-SE"/>
              </w:rPr>
            </w:rPrChange>
          </w:rPr>
          <w:tab/>
          <w:delText xml:space="preserve">: </w:delText>
        </w:r>
        <w:r w:rsidRPr="00A66AC2" w:rsidDel="0047018B">
          <w:rPr>
            <w:rFonts w:ascii="Cambria" w:hAnsi="Cambria" w:cstheme="minorHAnsi"/>
            <w:strike/>
            <w:sz w:val="20"/>
            <w:szCs w:val="20"/>
            <w:highlight w:val="yellow"/>
            <w:lang w:val="sv-SE"/>
            <w:rPrChange w:id="2517" w:author="APRILYA Anggie" w:date="2024-12-27T15:48:00Z">
              <w:rPr>
                <w:rFonts w:ascii="Cambria" w:hAnsi="Cambria" w:cstheme="minorHAnsi"/>
                <w:sz w:val="20"/>
                <w:szCs w:val="20"/>
                <w:highlight w:val="yellow"/>
                <w:lang w:val="sv-SE"/>
              </w:rPr>
            </w:rPrChange>
          </w:rPr>
          <w:delText>[**]</w:delText>
        </w:r>
      </w:del>
    </w:p>
    <w:p w14:paraId="56380728" w14:textId="3263236E" w:rsidR="00A207E8" w:rsidRPr="00A66AC2" w:rsidDel="0047018B" w:rsidRDefault="00A207E8">
      <w:pPr>
        <w:pStyle w:val="ListParagraph"/>
        <w:numPr>
          <w:ilvl w:val="0"/>
          <w:numId w:val="91"/>
        </w:numPr>
        <w:spacing w:line="276" w:lineRule="auto"/>
        <w:rPr>
          <w:del w:id="2518" w:author="FARIDA" w:date="2024-11-14T12:00:00Z"/>
          <w:rFonts w:ascii="Cambria" w:hAnsi="Cambria" w:cstheme="minorHAnsi"/>
          <w:strike/>
          <w:sz w:val="20"/>
          <w:szCs w:val="20"/>
          <w:lang w:val="sv-SE"/>
          <w:rPrChange w:id="2519" w:author="APRILYA Anggie" w:date="2024-12-27T15:48:00Z">
            <w:rPr>
              <w:del w:id="2520" w:author="FARIDA" w:date="2024-11-14T12:00:00Z"/>
              <w:rFonts w:ascii="Cambria" w:hAnsi="Cambria" w:cstheme="minorHAnsi"/>
              <w:sz w:val="20"/>
              <w:szCs w:val="20"/>
              <w:lang w:val="sv-SE"/>
            </w:rPr>
          </w:rPrChange>
        </w:rPr>
        <w:pPrChange w:id="2521" w:author="FARIDA" w:date="2024-11-14T12:01:00Z">
          <w:pPr>
            <w:pStyle w:val="ListParagraph"/>
            <w:spacing w:line="276" w:lineRule="auto"/>
            <w:ind w:left="360"/>
          </w:pPr>
        </w:pPrChange>
      </w:pPr>
      <w:del w:id="2522" w:author="FARIDA" w:date="2024-11-14T12:00:00Z">
        <w:r w:rsidRPr="00A66AC2" w:rsidDel="0047018B">
          <w:rPr>
            <w:rFonts w:ascii="Cambria" w:hAnsi="Cambria" w:cstheme="minorHAnsi"/>
            <w:strike/>
            <w:sz w:val="20"/>
            <w:szCs w:val="20"/>
            <w:lang w:val="sv-SE"/>
            <w:rPrChange w:id="2523" w:author="APRILYA Anggie" w:date="2024-12-27T15:48:00Z">
              <w:rPr>
                <w:rFonts w:ascii="Cambria" w:hAnsi="Cambria" w:cstheme="minorHAnsi"/>
                <w:sz w:val="20"/>
                <w:szCs w:val="20"/>
                <w:lang w:val="sv-SE"/>
              </w:rPr>
            </w:rPrChange>
          </w:rPr>
          <w:delText>Cabang</w:delText>
        </w:r>
        <w:r w:rsidRPr="00A66AC2" w:rsidDel="0047018B">
          <w:rPr>
            <w:rFonts w:ascii="Cambria" w:hAnsi="Cambria" w:cstheme="minorHAnsi"/>
            <w:strike/>
            <w:sz w:val="20"/>
            <w:szCs w:val="20"/>
            <w:lang w:val="sv-SE"/>
            <w:rPrChange w:id="2524" w:author="APRILYA Anggie" w:date="2024-12-27T15:48:00Z">
              <w:rPr>
                <w:rFonts w:ascii="Cambria" w:hAnsi="Cambria" w:cstheme="minorHAnsi"/>
                <w:sz w:val="20"/>
                <w:szCs w:val="20"/>
                <w:lang w:val="sv-SE"/>
              </w:rPr>
            </w:rPrChange>
          </w:rPr>
          <w:tab/>
        </w:r>
        <w:r w:rsidRPr="00A66AC2" w:rsidDel="0047018B">
          <w:rPr>
            <w:rFonts w:ascii="Cambria" w:hAnsi="Cambria" w:cstheme="minorHAnsi"/>
            <w:strike/>
            <w:sz w:val="20"/>
            <w:szCs w:val="20"/>
            <w:lang w:val="sv-SE"/>
            <w:rPrChange w:id="2525" w:author="APRILYA Anggie" w:date="2024-12-27T15:48:00Z">
              <w:rPr>
                <w:rFonts w:ascii="Cambria" w:hAnsi="Cambria" w:cstheme="minorHAnsi"/>
                <w:sz w:val="20"/>
                <w:szCs w:val="20"/>
                <w:lang w:val="sv-SE"/>
              </w:rPr>
            </w:rPrChange>
          </w:rPr>
          <w:tab/>
          <w:delText xml:space="preserve">: </w:delText>
        </w:r>
        <w:r w:rsidRPr="00A66AC2" w:rsidDel="0047018B">
          <w:rPr>
            <w:rFonts w:ascii="Cambria" w:hAnsi="Cambria" w:cstheme="minorHAnsi"/>
            <w:strike/>
            <w:sz w:val="20"/>
            <w:szCs w:val="20"/>
            <w:highlight w:val="yellow"/>
            <w:lang w:val="sv-SE"/>
            <w:rPrChange w:id="2526" w:author="APRILYA Anggie" w:date="2024-12-27T15:48:00Z">
              <w:rPr>
                <w:rFonts w:ascii="Cambria" w:hAnsi="Cambria" w:cstheme="minorHAnsi"/>
                <w:sz w:val="20"/>
                <w:szCs w:val="20"/>
                <w:highlight w:val="yellow"/>
                <w:lang w:val="sv-SE"/>
              </w:rPr>
            </w:rPrChange>
          </w:rPr>
          <w:delText>[**]</w:delText>
        </w:r>
      </w:del>
    </w:p>
    <w:p w14:paraId="3E775CB4" w14:textId="7402C7C8" w:rsidR="00A207E8" w:rsidRPr="00A66AC2" w:rsidDel="0047018B" w:rsidRDefault="00A207E8">
      <w:pPr>
        <w:pStyle w:val="ListParagraph"/>
        <w:numPr>
          <w:ilvl w:val="0"/>
          <w:numId w:val="91"/>
        </w:numPr>
        <w:spacing w:line="276" w:lineRule="auto"/>
        <w:rPr>
          <w:del w:id="2527" w:author="FARIDA" w:date="2024-11-14T12:00:00Z"/>
          <w:rFonts w:ascii="Cambria" w:hAnsi="Cambria" w:cstheme="minorHAnsi"/>
          <w:strike/>
          <w:sz w:val="20"/>
          <w:szCs w:val="20"/>
          <w:lang w:val="sv-SE"/>
          <w:rPrChange w:id="2528" w:author="APRILYA Anggie" w:date="2024-12-27T15:48:00Z">
            <w:rPr>
              <w:del w:id="2529" w:author="FARIDA" w:date="2024-11-14T12:00:00Z"/>
              <w:rFonts w:ascii="Cambria" w:hAnsi="Cambria" w:cstheme="minorHAnsi"/>
              <w:sz w:val="20"/>
              <w:szCs w:val="20"/>
              <w:lang w:val="sv-SE"/>
            </w:rPr>
          </w:rPrChange>
        </w:rPr>
        <w:pPrChange w:id="2530" w:author="FARIDA" w:date="2024-11-14T12:01:00Z">
          <w:pPr>
            <w:pStyle w:val="ListParagraph"/>
            <w:spacing w:line="276" w:lineRule="auto"/>
            <w:ind w:left="360"/>
          </w:pPr>
        </w:pPrChange>
      </w:pPr>
      <w:del w:id="2531" w:author="FARIDA" w:date="2024-11-14T12:00:00Z">
        <w:r w:rsidRPr="00A66AC2" w:rsidDel="0047018B">
          <w:rPr>
            <w:rFonts w:ascii="Cambria" w:hAnsi="Cambria" w:cstheme="minorHAnsi"/>
            <w:strike/>
            <w:sz w:val="20"/>
            <w:szCs w:val="20"/>
            <w:lang w:val="sv-SE"/>
            <w:rPrChange w:id="2532" w:author="APRILYA Anggie" w:date="2024-12-27T15:48:00Z">
              <w:rPr>
                <w:rFonts w:ascii="Cambria" w:hAnsi="Cambria" w:cstheme="minorHAnsi"/>
                <w:sz w:val="20"/>
                <w:szCs w:val="20"/>
                <w:lang w:val="sv-SE"/>
              </w:rPr>
            </w:rPrChange>
          </w:rPr>
          <w:delText>Rekening</w:delText>
        </w:r>
        <w:r w:rsidRPr="00A66AC2" w:rsidDel="0047018B">
          <w:rPr>
            <w:rFonts w:ascii="Cambria" w:hAnsi="Cambria" w:cstheme="minorHAnsi"/>
            <w:strike/>
            <w:sz w:val="20"/>
            <w:szCs w:val="20"/>
            <w:lang w:val="sv-SE"/>
            <w:rPrChange w:id="2533" w:author="APRILYA Anggie" w:date="2024-12-27T15:48:00Z">
              <w:rPr>
                <w:rFonts w:ascii="Cambria" w:hAnsi="Cambria" w:cstheme="minorHAnsi"/>
                <w:sz w:val="20"/>
                <w:szCs w:val="20"/>
                <w:lang w:val="sv-SE"/>
              </w:rPr>
            </w:rPrChange>
          </w:rPr>
          <w:tab/>
        </w:r>
        <w:r w:rsidRPr="00A66AC2" w:rsidDel="0047018B">
          <w:rPr>
            <w:rFonts w:ascii="Cambria" w:hAnsi="Cambria" w:cstheme="minorHAnsi"/>
            <w:strike/>
            <w:sz w:val="20"/>
            <w:szCs w:val="20"/>
            <w:lang w:val="sv-SE"/>
            <w:rPrChange w:id="2534" w:author="APRILYA Anggie" w:date="2024-12-27T15:48:00Z">
              <w:rPr>
                <w:rFonts w:ascii="Cambria" w:hAnsi="Cambria" w:cstheme="minorHAnsi"/>
                <w:sz w:val="20"/>
                <w:szCs w:val="20"/>
                <w:lang w:val="sv-SE"/>
              </w:rPr>
            </w:rPrChange>
          </w:rPr>
          <w:tab/>
          <w:delText xml:space="preserve">: </w:delText>
        </w:r>
        <w:r w:rsidRPr="00A66AC2" w:rsidDel="0047018B">
          <w:rPr>
            <w:rFonts w:ascii="Cambria" w:hAnsi="Cambria" w:cstheme="minorHAnsi"/>
            <w:strike/>
            <w:sz w:val="20"/>
            <w:szCs w:val="20"/>
            <w:highlight w:val="yellow"/>
            <w:lang w:val="sv-SE"/>
            <w:rPrChange w:id="2535" w:author="APRILYA Anggie" w:date="2024-12-27T15:48:00Z">
              <w:rPr>
                <w:rFonts w:ascii="Cambria" w:hAnsi="Cambria" w:cstheme="minorHAnsi"/>
                <w:sz w:val="20"/>
                <w:szCs w:val="20"/>
                <w:highlight w:val="yellow"/>
                <w:lang w:val="sv-SE"/>
              </w:rPr>
            </w:rPrChange>
          </w:rPr>
          <w:delText>[**]</w:delText>
        </w:r>
      </w:del>
    </w:p>
    <w:p w14:paraId="042C30B3" w14:textId="65352C2F" w:rsidR="00A207E8" w:rsidRPr="00A66AC2" w:rsidDel="0047018B" w:rsidRDefault="00A207E8">
      <w:pPr>
        <w:pStyle w:val="ListParagraph"/>
        <w:numPr>
          <w:ilvl w:val="0"/>
          <w:numId w:val="91"/>
        </w:numPr>
        <w:spacing w:line="276" w:lineRule="auto"/>
        <w:rPr>
          <w:del w:id="2536" w:author="FARIDA" w:date="2024-11-14T12:00:00Z"/>
          <w:rFonts w:ascii="Cambria" w:hAnsi="Cambria" w:cstheme="minorHAnsi"/>
          <w:strike/>
          <w:sz w:val="20"/>
          <w:szCs w:val="20"/>
          <w:highlight w:val="yellow"/>
          <w:lang w:val="sv-SE"/>
          <w:rPrChange w:id="2537" w:author="APRILYA Anggie" w:date="2024-12-27T15:48:00Z">
            <w:rPr>
              <w:del w:id="2538" w:author="FARIDA" w:date="2024-11-14T12:00:00Z"/>
              <w:rFonts w:ascii="Cambria" w:hAnsi="Cambria" w:cstheme="minorHAnsi"/>
              <w:sz w:val="20"/>
              <w:szCs w:val="20"/>
              <w:highlight w:val="yellow"/>
              <w:lang w:val="sv-SE"/>
            </w:rPr>
          </w:rPrChange>
        </w:rPr>
        <w:pPrChange w:id="2539" w:author="FARIDA" w:date="2024-11-14T12:01:00Z">
          <w:pPr>
            <w:pStyle w:val="ListParagraph"/>
            <w:spacing w:line="276" w:lineRule="auto"/>
            <w:ind w:left="360"/>
          </w:pPr>
        </w:pPrChange>
      </w:pPr>
      <w:del w:id="2540" w:author="FARIDA" w:date="2024-11-14T12:00:00Z">
        <w:r w:rsidRPr="00A66AC2" w:rsidDel="0047018B">
          <w:rPr>
            <w:rFonts w:ascii="Cambria" w:hAnsi="Cambria" w:cstheme="minorHAnsi"/>
            <w:strike/>
            <w:sz w:val="20"/>
            <w:szCs w:val="20"/>
            <w:lang w:val="sv-SE"/>
            <w:rPrChange w:id="2541" w:author="APRILYA Anggie" w:date="2024-12-27T15:48:00Z">
              <w:rPr>
                <w:rFonts w:ascii="Cambria" w:hAnsi="Cambria" w:cstheme="minorHAnsi"/>
                <w:sz w:val="20"/>
                <w:szCs w:val="20"/>
                <w:lang w:val="sv-SE"/>
              </w:rPr>
            </w:rPrChange>
          </w:rPr>
          <w:delText>Atas nama</w:delText>
        </w:r>
        <w:r w:rsidRPr="00A66AC2" w:rsidDel="0047018B">
          <w:rPr>
            <w:rFonts w:ascii="Cambria" w:hAnsi="Cambria" w:cstheme="minorHAnsi"/>
            <w:strike/>
            <w:sz w:val="20"/>
            <w:szCs w:val="20"/>
            <w:lang w:val="sv-SE"/>
            <w:rPrChange w:id="2542" w:author="APRILYA Anggie" w:date="2024-12-27T15:48:00Z">
              <w:rPr>
                <w:rFonts w:ascii="Cambria" w:hAnsi="Cambria" w:cstheme="minorHAnsi"/>
                <w:sz w:val="20"/>
                <w:szCs w:val="20"/>
                <w:lang w:val="sv-SE"/>
              </w:rPr>
            </w:rPrChange>
          </w:rPr>
          <w:tab/>
        </w:r>
        <w:r w:rsidRPr="00A66AC2" w:rsidDel="0047018B">
          <w:rPr>
            <w:rFonts w:ascii="Cambria" w:hAnsi="Cambria" w:cstheme="minorHAnsi"/>
            <w:strike/>
            <w:sz w:val="20"/>
            <w:szCs w:val="20"/>
            <w:lang w:val="sv-SE"/>
            <w:rPrChange w:id="2543" w:author="APRILYA Anggie" w:date="2024-12-27T15:48:00Z">
              <w:rPr>
                <w:rFonts w:ascii="Cambria" w:hAnsi="Cambria" w:cstheme="minorHAnsi"/>
                <w:sz w:val="20"/>
                <w:szCs w:val="20"/>
                <w:lang w:val="sv-SE"/>
              </w:rPr>
            </w:rPrChange>
          </w:rPr>
          <w:tab/>
          <w:delText xml:space="preserve">: </w:delText>
        </w:r>
        <w:r w:rsidRPr="00A66AC2" w:rsidDel="0047018B">
          <w:rPr>
            <w:rFonts w:ascii="Cambria" w:hAnsi="Cambria" w:cstheme="minorHAnsi"/>
            <w:strike/>
            <w:sz w:val="20"/>
            <w:szCs w:val="20"/>
            <w:highlight w:val="yellow"/>
            <w:lang w:val="sv-SE"/>
            <w:rPrChange w:id="2544" w:author="APRILYA Anggie" w:date="2024-12-27T15:48:00Z">
              <w:rPr>
                <w:rFonts w:ascii="Cambria" w:hAnsi="Cambria" w:cstheme="minorHAnsi"/>
                <w:sz w:val="20"/>
                <w:szCs w:val="20"/>
                <w:highlight w:val="yellow"/>
                <w:lang w:val="sv-SE"/>
              </w:rPr>
            </w:rPrChange>
          </w:rPr>
          <w:delText>[**]</w:delText>
        </w:r>
      </w:del>
    </w:p>
    <w:p w14:paraId="2E54E532" w14:textId="77777777" w:rsidR="00A207E8" w:rsidRPr="00A66AC2" w:rsidRDefault="00A207E8">
      <w:pPr>
        <w:pStyle w:val="ListParagraph"/>
        <w:numPr>
          <w:ilvl w:val="3"/>
          <w:numId w:val="91"/>
        </w:numPr>
        <w:spacing w:line="276" w:lineRule="auto"/>
        <w:ind w:left="360"/>
        <w:contextualSpacing/>
        <w:jc w:val="both"/>
        <w:rPr>
          <w:rFonts w:ascii="Cambria" w:hAnsi="Cambria" w:cstheme="minorHAnsi"/>
          <w:strike/>
          <w:sz w:val="20"/>
          <w:szCs w:val="20"/>
          <w:lang w:val="sv-SE"/>
          <w:rPrChange w:id="2545" w:author="APRILYA Anggie" w:date="2024-12-27T15:48:00Z">
            <w:rPr>
              <w:rFonts w:ascii="Cambria" w:hAnsi="Cambria" w:cstheme="minorHAnsi"/>
              <w:sz w:val="20"/>
              <w:szCs w:val="20"/>
              <w:lang w:val="sv-SE"/>
            </w:rPr>
          </w:rPrChange>
        </w:rPr>
        <w:pPrChange w:id="2546" w:author="FARIDA" w:date="2024-11-14T12:01:00Z">
          <w:pPr>
            <w:pStyle w:val="ListParagraph"/>
            <w:numPr>
              <w:ilvl w:val="3"/>
              <w:numId w:val="76"/>
            </w:numPr>
            <w:spacing w:line="276" w:lineRule="auto"/>
            <w:ind w:left="360" w:hanging="360"/>
            <w:contextualSpacing/>
            <w:jc w:val="both"/>
          </w:pPr>
        </w:pPrChange>
      </w:pPr>
      <w:r w:rsidRPr="00A66AC2">
        <w:rPr>
          <w:rFonts w:ascii="Cambria" w:hAnsi="Cambria" w:cstheme="minorHAnsi"/>
          <w:strike/>
          <w:sz w:val="20"/>
          <w:szCs w:val="20"/>
          <w:lang w:val="sv-SE"/>
          <w:rPrChange w:id="2547" w:author="APRILYA Anggie" w:date="2024-12-27T15:48:00Z">
            <w:rPr>
              <w:rFonts w:ascii="Cambria" w:hAnsi="Cambria" w:cstheme="minorHAnsi"/>
              <w:sz w:val="20"/>
              <w:szCs w:val="20"/>
              <w:lang w:val="sv-SE"/>
            </w:rPr>
          </w:rPrChange>
        </w:rPr>
        <w:t>Tagihan akan dianggap telah dibayar secara lunas pada tanggal dimana dana untuk pembayaran tagihan telah diterima dan tercatat dalam rekening Pihak Kedua. Namun demikian, Pihak Pertama tidak bertanggung jawab atas keterlambatan pembayaran tagihan yang diakibatkan kelalaian bank dan/atau pihak lainnya.</w:t>
      </w:r>
    </w:p>
    <w:p w14:paraId="09E9826A" w14:textId="77777777" w:rsidR="00A207E8" w:rsidRPr="00A66AC2" w:rsidRDefault="00A207E8">
      <w:pPr>
        <w:pStyle w:val="ListParagraph"/>
        <w:numPr>
          <w:ilvl w:val="3"/>
          <w:numId w:val="91"/>
        </w:numPr>
        <w:spacing w:line="276" w:lineRule="auto"/>
        <w:ind w:left="360"/>
        <w:contextualSpacing/>
        <w:jc w:val="both"/>
        <w:rPr>
          <w:rFonts w:ascii="Cambria" w:hAnsi="Cambria" w:cstheme="minorHAnsi"/>
          <w:strike/>
          <w:sz w:val="20"/>
          <w:szCs w:val="20"/>
          <w:lang w:val="sv-SE"/>
          <w:rPrChange w:id="2548" w:author="APRILYA Anggie" w:date="2024-12-27T15:48:00Z">
            <w:rPr>
              <w:rFonts w:ascii="Cambria" w:hAnsi="Cambria" w:cstheme="minorHAnsi"/>
              <w:sz w:val="20"/>
              <w:szCs w:val="20"/>
              <w:lang w:val="sv-SE"/>
            </w:rPr>
          </w:rPrChange>
        </w:rPr>
        <w:pPrChange w:id="2549" w:author="FARIDA" w:date="2024-11-14T12:01:00Z">
          <w:pPr>
            <w:pStyle w:val="ListParagraph"/>
            <w:numPr>
              <w:ilvl w:val="3"/>
              <w:numId w:val="76"/>
            </w:numPr>
            <w:spacing w:line="276" w:lineRule="auto"/>
            <w:ind w:left="360" w:hanging="360"/>
            <w:contextualSpacing/>
            <w:jc w:val="both"/>
          </w:pPr>
        </w:pPrChange>
      </w:pPr>
      <w:r w:rsidRPr="00A66AC2">
        <w:rPr>
          <w:rFonts w:ascii="Cambria" w:hAnsi="Cambria" w:cstheme="minorHAnsi"/>
          <w:strike/>
          <w:sz w:val="20"/>
          <w:szCs w:val="20"/>
          <w:lang w:val="sv-SE"/>
          <w:rPrChange w:id="2550" w:author="APRILYA Anggie" w:date="2024-12-27T15:48:00Z">
            <w:rPr>
              <w:rFonts w:ascii="Cambria" w:hAnsi="Cambria" w:cstheme="minorHAnsi"/>
              <w:sz w:val="20"/>
              <w:szCs w:val="20"/>
              <w:lang w:val="sv-SE"/>
            </w:rPr>
          </w:rPrChange>
        </w:rPr>
        <w:t>Pihak Pertama berhak untuk menangguhkan pembayaran tagihan kepada Pihak Kedua sebagian maupun seluruhnya apabila Pihak Kedua lalai dalam melaksanakan kewajibannya berdasarkan Perjanjian ini.</w:t>
      </w:r>
    </w:p>
    <w:p w14:paraId="5E3CC86A" w14:textId="77777777" w:rsidR="00A207E8" w:rsidRPr="00A66AC2" w:rsidRDefault="00A207E8">
      <w:pPr>
        <w:pStyle w:val="ListParagraph"/>
        <w:numPr>
          <w:ilvl w:val="3"/>
          <w:numId w:val="91"/>
        </w:numPr>
        <w:spacing w:line="276" w:lineRule="auto"/>
        <w:ind w:left="360"/>
        <w:contextualSpacing/>
        <w:jc w:val="both"/>
        <w:rPr>
          <w:rFonts w:ascii="Cambria" w:hAnsi="Cambria" w:cstheme="minorHAnsi"/>
          <w:strike/>
          <w:sz w:val="20"/>
          <w:szCs w:val="20"/>
          <w:lang w:val="sv-SE"/>
          <w:rPrChange w:id="2551" w:author="APRILYA Anggie" w:date="2024-12-27T15:48:00Z">
            <w:rPr>
              <w:rFonts w:ascii="Cambria" w:hAnsi="Cambria" w:cstheme="minorHAnsi"/>
              <w:sz w:val="20"/>
              <w:szCs w:val="20"/>
              <w:lang w:val="sv-SE"/>
            </w:rPr>
          </w:rPrChange>
        </w:rPr>
        <w:pPrChange w:id="2552" w:author="FARIDA" w:date="2024-11-14T12:01:00Z">
          <w:pPr>
            <w:pStyle w:val="ListParagraph"/>
            <w:numPr>
              <w:ilvl w:val="3"/>
              <w:numId w:val="76"/>
            </w:numPr>
            <w:spacing w:line="276" w:lineRule="auto"/>
            <w:ind w:left="360" w:hanging="360"/>
            <w:contextualSpacing/>
            <w:jc w:val="both"/>
          </w:pPr>
        </w:pPrChange>
      </w:pPr>
      <w:r w:rsidRPr="00A66AC2">
        <w:rPr>
          <w:rFonts w:ascii="Cambria" w:hAnsi="Cambria" w:cstheme="minorHAnsi"/>
          <w:strike/>
          <w:sz w:val="20"/>
          <w:szCs w:val="20"/>
          <w:lang w:val="sv-SE"/>
          <w:rPrChange w:id="2553" w:author="APRILYA Anggie" w:date="2024-12-27T15:48:00Z">
            <w:rPr>
              <w:rFonts w:ascii="Cambria" w:hAnsi="Cambria" w:cstheme="minorHAnsi"/>
              <w:sz w:val="20"/>
              <w:szCs w:val="20"/>
              <w:lang w:val="sv-SE"/>
            </w:rPr>
          </w:rPrChange>
        </w:rPr>
        <w:t>Dalam hal pembayaran dilakukan dengan cara alih dana antar bank yang berbeda atau melalui bank yang sama maka Pihak Pertama tidak bertanggungjawab apabila pembayaran tidak diterima oleh Pihak Kedua baik sebagian maupun seluruhnya karena kesalahan bank yang mengalihkan dana atau menerima dana atau karena hal-hal di luar kendali Pihak Pertama dan bank yang menerima dana dan atau mengalihkan dana. Dengan demikian Pihak Pertama tidak wajib untuk melakukan pembayaran ulang atas hal tersebut.</w:t>
      </w:r>
    </w:p>
    <w:p w14:paraId="5CE17547" w14:textId="77777777" w:rsidR="00A207E8" w:rsidRPr="00A66AC2" w:rsidRDefault="00A207E8">
      <w:pPr>
        <w:pStyle w:val="ListParagraph"/>
        <w:numPr>
          <w:ilvl w:val="3"/>
          <w:numId w:val="91"/>
        </w:numPr>
        <w:spacing w:line="276" w:lineRule="auto"/>
        <w:ind w:left="360"/>
        <w:contextualSpacing/>
        <w:jc w:val="both"/>
        <w:rPr>
          <w:rFonts w:ascii="Cambria" w:hAnsi="Cambria"/>
          <w:strike/>
          <w:sz w:val="20"/>
          <w:szCs w:val="20"/>
          <w:lang w:val="sv-SE"/>
          <w:rPrChange w:id="2554" w:author="APRILYA Anggie" w:date="2024-12-27T15:48:00Z">
            <w:rPr>
              <w:rFonts w:ascii="Cambria" w:hAnsi="Cambria"/>
              <w:sz w:val="20"/>
              <w:szCs w:val="20"/>
              <w:lang w:val="sv-SE"/>
            </w:rPr>
          </w:rPrChange>
        </w:rPr>
        <w:pPrChange w:id="2555" w:author="FARIDA" w:date="2024-11-14T12:01:00Z">
          <w:pPr>
            <w:pStyle w:val="ListParagraph"/>
            <w:numPr>
              <w:ilvl w:val="3"/>
              <w:numId w:val="76"/>
            </w:numPr>
            <w:spacing w:line="276" w:lineRule="auto"/>
            <w:ind w:left="360" w:hanging="360"/>
            <w:contextualSpacing/>
            <w:jc w:val="both"/>
          </w:pPr>
        </w:pPrChange>
      </w:pPr>
      <w:r w:rsidRPr="00A66AC2">
        <w:rPr>
          <w:rFonts w:ascii="Cambria" w:hAnsi="Cambria" w:cstheme="minorHAnsi"/>
          <w:strike/>
          <w:sz w:val="20"/>
          <w:szCs w:val="20"/>
          <w:lang w:val="id-ID"/>
          <w:rPrChange w:id="2556" w:author="APRILYA Anggie" w:date="2024-12-27T15:48:00Z">
            <w:rPr>
              <w:rFonts w:ascii="Cambria" w:hAnsi="Cambria" w:cstheme="minorHAnsi"/>
              <w:sz w:val="20"/>
              <w:szCs w:val="20"/>
              <w:lang w:val="id-ID"/>
            </w:rPr>
          </w:rPrChange>
        </w:rPr>
        <w:t>Seluruh pembayaran tagihan wajib dibayarkan dengan mata uang Rupiah sesuai dengan ketentuan perundang-undangan yang berlaku.</w:t>
      </w:r>
    </w:p>
    <w:p w14:paraId="409BE679" w14:textId="77777777" w:rsidR="00FE4C53" w:rsidRPr="00A66AC2" w:rsidRDefault="00FE4C53" w:rsidP="00A207E8">
      <w:pPr>
        <w:spacing w:line="276" w:lineRule="auto"/>
        <w:jc w:val="center"/>
        <w:rPr>
          <w:rFonts w:ascii="Cambria" w:hAnsi="Cambria" w:cstheme="minorHAnsi"/>
          <w:b/>
          <w:strike/>
          <w:sz w:val="20"/>
          <w:szCs w:val="20"/>
          <w:rPrChange w:id="2557" w:author="APRILYA Anggie" w:date="2024-12-27T15:48:00Z">
            <w:rPr>
              <w:rFonts w:ascii="Cambria" w:hAnsi="Cambria" w:cstheme="minorHAnsi"/>
              <w:b/>
              <w:sz w:val="20"/>
              <w:szCs w:val="20"/>
            </w:rPr>
          </w:rPrChange>
        </w:rPr>
      </w:pPr>
    </w:p>
    <w:p w14:paraId="6A13F6DE" w14:textId="77777777" w:rsidR="00FE4C53" w:rsidRPr="00A66AC2" w:rsidRDefault="00FE4C53" w:rsidP="00A207E8">
      <w:pPr>
        <w:spacing w:line="276" w:lineRule="auto"/>
        <w:jc w:val="center"/>
        <w:rPr>
          <w:rFonts w:ascii="Cambria" w:hAnsi="Cambria" w:cstheme="minorHAnsi"/>
          <w:b/>
          <w:strike/>
          <w:sz w:val="20"/>
          <w:szCs w:val="20"/>
          <w:rPrChange w:id="2558" w:author="APRILYA Anggie" w:date="2024-12-27T15:48:00Z">
            <w:rPr>
              <w:rFonts w:ascii="Cambria" w:hAnsi="Cambria" w:cstheme="minorHAnsi"/>
              <w:b/>
              <w:sz w:val="20"/>
              <w:szCs w:val="20"/>
            </w:rPr>
          </w:rPrChange>
        </w:rPr>
      </w:pPr>
    </w:p>
    <w:p w14:paraId="16989A55" w14:textId="77777777" w:rsidR="00FE4C53" w:rsidRPr="00A66AC2" w:rsidRDefault="00FE4C53" w:rsidP="00A207E8">
      <w:pPr>
        <w:spacing w:line="276" w:lineRule="auto"/>
        <w:jc w:val="center"/>
        <w:rPr>
          <w:rFonts w:ascii="Cambria" w:hAnsi="Cambria" w:cstheme="minorHAnsi"/>
          <w:b/>
          <w:strike/>
          <w:sz w:val="20"/>
          <w:szCs w:val="20"/>
          <w:rPrChange w:id="2559" w:author="APRILYA Anggie" w:date="2024-12-27T15:48:00Z">
            <w:rPr>
              <w:rFonts w:ascii="Cambria" w:hAnsi="Cambria" w:cstheme="minorHAnsi"/>
              <w:b/>
              <w:sz w:val="20"/>
              <w:szCs w:val="20"/>
            </w:rPr>
          </w:rPrChange>
        </w:rPr>
      </w:pPr>
    </w:p>
    <w:p w14:paraId="148DB5ED" w14:textId="77777777" w:rsidR="00FE4C53" w:rsidRPr="00A66AC2" w:rsidRDefault="00FE4C53" w:rsidP="00A207E8">
      <w:pPr>
        <w:spacing w:line="276" w:lineRule="auto"/>
        <w:jc w:val="center"/>
        <w:rPr>
          <w:rFonts w:ascii="Cambria" w:hAnsi="Cambria" w:cstheme="minorHAnsi"/>
          <w:b/>
          <w:strike/>
          <w:sz w:val="20"/>
          <w:szCs w:val="20"/>
          <w:rPrChange w:id="2560" w:author="APRILYA Anggie" w:date="2024-12-27T15:48:00Z">
            <w:rPr>
              <w:rFonts w:ascii="Cambria" w:hAnsi="Cambria" w:cstheme="minorHAnsi"/>
              <w:b/>
              <w:sz w:val="20"/>
              <w:szCs w:val="20"/>
            </w:rPr>
          </w:rPrChange>
        </w:rPr>
      </w:pPr>
    </w:p>
    <w:p w14:paraId="47B4BCA0" w14:textId="77777777" w:rsidR="00FE4C53" w:rsidRPr="00A66AC2" w:rsidRDefault="00FE4C53" w:rsidP="00A207E8">
      <w:pPr>
        <w:spacing w:line="276" w:lineRule="auto"/>
        <w:jc w:val="center"/>
        <w:rPr>
          <w:rFonts w:ascii="Cambria" w:hAnsi="Cambria" w:cstheme="minorHAnsi"/>
          <w:b/>
          <w:strike/>
          <w:sz w:val="20"/>
          <w:szCs w:val="20"/>
          <w:rPrChange w:id="2561" w:author="APRILYA Anggie" w:date="2024-12-27T15:48:00Z">
            <w:rPr>
              <w:rFonts w:ascii="Cambria" w:hAnsi="Cambria" w:cstheme="minorHAnsi"/>
              <w:b/>
              <w:sz w:val="20"/>
              <w:szCs w:val="20"/>
            </w:rPr>
          </w:rPrChange>
        </w:rPr>
      </w:pPr>
    </w:p>
    <w:p w14:paraId="1D64B1A3" w14:textId="77777777" w:rsidR="00FE4C53" w:rsidRPr="00A66AC2" w:rsidRDefault="00FE4C53" w:rsidP="00A207E8">
      <w:pPr>
        <w:spacing w:line="276" w:lineRule="auto"/>
        <w:jc w:val="center"/>
        <w:rPr>
          <w:rFonts w:ascii="Cambria" w:hAnsi="Cambria" w:cstheme="minorHAnsi"/>
          <w:b/>
          <w:strike/>
          <w:sz w:val="20"/>
          <w:szCs w:val="20"/>
          <w:rPrChange w:id="2562" w:author="APRILYA Anggie" w:date="2024-12-27T15:48:00Z">
            <w:rPr>
              <w:rFonts w:ascii="Cambria" w:hAnsi="Cambria" w:cstheme="minorHAnsi"/>
              <w:b/>
              <w:sz w:val="20"/>
              <w:szCs w:val="20"/>
            </w:rPr>
          </w:rPrChange>
        </w:rPr>
      </w:pPr>
    </w:p>
    <w:p w14:paraId="15B549BF" w14:textId="77777777" w:rsidR="00FE4C53" w:rsidRPr="00A66AC2" w:rsidRDefault="00FE4C53" w:rsidP="00A207E8">
      <w:pPr>
        <w:spacing w:line="276" w:lineRule="auto"/>
        <w:jc w:val="center"/>
        <w:rPr>
          <w:rFonts w:ascii="Cambria" w:hAnsi="Cambria" w:cstheme="minorHAnsi"/>
          <w:b/>
          <w:strike/>
          <w:sz w:val="20"/>
          <w:szCs w:val="20"/>
          <w:rPrChange w:id="2563" w:author="APRILYA Anggie" w:date="2024-12-27T15:48:00Z">
            <w:rPr>
              <w:rFonts w:ascii="Cambria" w:hAnsi="Cambria" w:cstheme="minorHAnsi"/>
              <w:b/>
              <w:sz w:val="20"/>
              <w:szCs w:val="20"/>
            </w:rPr>
          </w:rPrChange>
        </w:rPr>
      </w:pPr>
    </w:p>
    <w:p w14:paraId="5F8A57A8" w14:textId="77777777" w:rsidR="00FE4C53" w:rsidRPr="00A66AC2" w:rsidRDefault="00FE4C53" w:rsidP="00A207E8">
      <w:pPr>
        <w:spacing w:line="276" w:lineRule="auto"/>
        <w:jc w:val="center"/>
        <w:rPr>
          <w:rFonts w:ascii="Cambria" w:hAnsi="Cambria" w:cstheme="minorHAnsi"/>
          <w:b/>
          <w:strike/>
          <w:sz w:val="20"/>
          <w:szCs w:val="20"/>
          <w:rPrChange w:id="2564" w:author="APRILYA Anggie" w:date="2024-12-27T15:48:00Z">
            <w:rPr>
              <w:rFonts w:ascii="Cambria" w:hAnsi="Cambria" w:cstheme="minorHAnsi"/>
              <w:b/>
              <w:sz w:val="20"/>
              <w:szCs w:val="20"/>
            </w:rPr>
          </w:rPrChange>
        </w:rPr>
      </w:pPr>
    </w:p>
    <w:p w14:paraId="20F08503" w14:textId="77777777" w:rsidR="00FE4C53" w:rsidRPr="00A66AC2" w:rsidRDefault="00FE4C53" w:rsidP="00A207E8">
      <w:pPr>
        <w:spacing w:line="276" w:lineRule="auto"/>
        <w:jc w:val="center"/>
        <w:rPr>
          <w:rFonts w:ascii="Cambria" w:hAnsi="Cambria" w:cstheme="minorHAnsi"/>
          <w:b/>
          <w:strike/>
          <w:sz w:val="20"/>
          <w:szCs w:val="20"/>
          <w:rPrChange w:id="2565" w:author="APRILYA Anggie" w:date="2024-12-27T15:48:00Z">
            <w:rPr>
              <w:rFonts w:ascii="Cambria" w:hAnsi="Cambria" w:cstheme="minorHAnsi"/>
              <w:b/>
              <w:sz w:val="20"/>
              <w:szCs w:val="20"/>
            </w:rPr>
          </w:rPrChange>
        </w:rPr>
      </w:pPr>
    </w:p>
    <w:p w14:paraId="54CC437A" w14:textId="77777777" w:rsidR="00FE4C53" w:rsidRPr="00A66AC2" w:rsidRDefault="00FE4C53" w:rsidP="00A207E8">
      <w:pPr>
        <w:spacing w:line="276" w:lineRule="auto"/>
        <w:jc w:val="center"/>
        <w:rPr>
          <w:rFonts w:ascii="Cambria" w:hAnsi="Cambria" w:cstheme="minorHAnsi"/>
          <w:b/>
          <w:strike/>
          <w:sz w:val="20"/>
          <w:szCs w:val="20"/>
          <w:rPrChange w:id="2566" w:author="APRILYA Anggie" w:date="2024-12-27T15:48:00Z">
            <w:rPr>
              <w:rFonts w:ascii="Cambria" w:hAnsi="Cambria" w:cstheme="minorHAnsi"/>
              <w:b/>
              <w:sz w:val="20"/>
              <w:szCs w:val="20"/>
            </w:rPr>
          </w:rPrChange>
        </w:rPr>
      </w:pPr>
    </w:p>
    <w:p w14:paraId="4A8AC650" w14:textId="77777777" w:rsidR="00FE4C53" w:rsidRPr="00A66AC2" w:rsidRDefault="00FE4C53" w:rsidP="00A207E8">
      <w:pPr>
        <w:spacing w:line="276" w:lineRule="auto"/>
        <w:jc w:val="center"/>
        <w:rPr>
          <w:rFonts w:ascii="Cambria" w:hAnsi="Cambria" w:cstheme="minorHAnsi"/>
          <w:b/>
          <w:strike/>
          <w:sz w:val="20"/>
          <w:szCs w:val="20"/>
          <w:rPrChange w:id="2567" w:author="APRILYA Anggie" w:date="2024-12-27T15:48:00Z">
            <w:rPr>
              <w:rFonts w:ascii="Cambria" w:hAnsi="Cambria" w:cstheme="minorHAnsi"/>
              <w:b/>
              <w:sz w:val="20"/>
              <w:szCs w:val="20"/>
            </w:rPr>
          </w:rPrChange>
        </w:rPr>
      </w:pPr>
    </w:p>
    <w:p w14:paraId="42449BD2" w14:textId="77777777" w:rsidR="00FE4C53" w:rsidRPr="00A66AC2" w:rsidRDefault="00FE4C53" w:rsidP="00A207E8">
      <w:pPr>
        <w:spacing w:line="276" w:lineRule="auto"/>
        <w:jc w:val="center"/>
        <w:rPr>
          <w:rFonts w:ascii="Cambria" w:hAnsi="Cambria" w:cstheme="minorHAnsi"/>
          <w:b/>
          <w:strike/>
          <w:sz w:val="20"/>
          <w:szCs w:val="20"/>
          <w:rPrChange w:id="2568" w:author="APRILYA Anggie" w:date="2024-12-27T15:48:00Z">
            <w:rPr>
              <w:rFonts w:ascii="Cambria" w:hAnsi="Cambria" w:cstheme="minorHAnsi"/>
              <w:b/>
              <w:sz w:val="20"/>
              <w:szCs w:val="20"/>
            </w:rPr>
          </w:rPrChange>
        </w:rPr>
      </w:pPr>
    </w:p>
    <w:p w14:paraId="340D9AB2" w14:textId="77777777" w:rsidR="00FE4C53" w:rsidRPr="00A66AC2" w:rsidRDefault="00FE4C53" w:rsidP="00A207E8">
      <w:pPr>
        <w:spacing w:line="276" w:lineRule="auto"/>
        <w:jc w:val="center"/>
        <w:rPr>
          <w:rFonts w:ascii="Cambria" w:hAnsi="Cambria" w:cstheme="minorHAnsi"/>
          <w:b/>
          <w:strike/>
          <w:sz w:val="20"/>
          <w:szCs w:val="20"/>
          <w:rPrChange w:id="2569" w:author="APRILYA Anggie" w:date="2024-12-27T15:48:00Z">
            <w:rPr>
              <w:rFonts w:ascii="Cambria" w:hAnsi="Cambria" w:cstheme="minorHAnsi"/>
              <w:b/>
              <w:sz w:val="20"/>
              <w:szCs w:val="20"/>
            </w:rPr>
          </w:rPrChange>
        </w:rPr>
      </w:pPr>
    </w:p>
    <w:p w14:paraId="1B39333B" w14:textId="77777777" w:rsidR="00FE4C53" w:rsidRPr="00A66AC2" w:rsidRDefault="00FE4C53" w:rsidP="00A207E8">
      <w:pPr>
        <w:spacing w:line="276" w:lineRule="auto"/>
        <w:jc w:val="center"/>
        <w:rPr>
          <w:rFonts w:ascii="Cambria" w:hAnsi="Cambria" w:cstheme="minorHAnsi"/>
          <w:b/>
          <w:strike/>
          <w:sz w:val="20"/>
          <w:szCs w:val="20"/>
          <w:rPrChange w:id="2570" w:author="APRILYA Anggie" w:date="2024-12-27T15:48:00Z">
            <w:rPr>
              <w:rFonts w:ascii="Cambria" w:hAnsi="Cambria" w:cstheme="minorHAnsi"/>
              <w:b/>
              <w:sz w:val="20"/>
              <w:szCs w:val="20"/>
            </w:rPr>
          </w:rPrChange>
        </w:rPr>
      </w:pPr>
    </w:p>
    <w:p w14:paraId="5A0C9A19" w14:textId="77777777" w:rsidR="00FE4C53" w:rsidRPr="00A66AC2" w:rsidRDefault="00FE4C53" w:rsidP="00A207E8">
      <w:pPr>
        <w:spacing w:line="276" w:lineRule="auto"/>
        <w:jc w:val="center"/>
        <w:rPr>
          <w:rFonts w:ascii="Cambria" w:hAnsi="Cambria" w:cstheme="minorHAnsi"/>
          <w:b/>
          <w:strike/>
          <w:sz w:val="20"/>
          <w:szCs w:val="20"/>
          <w:rPrChange w:id="2571" w:author="APRILYA Anggie" w:date="2024-12-27T15:48:00Z">
            <w:rPr>
              <w:rFonts w:ascii="Cambria" w:hAnsi="Cambria" w:cstheme="minorHAnsi"/>
              <w:b/>
              <w:sz w:val="20"/>
              <w:szCs w:val="20"/>
            </w:rPr>
          </w:rPrChange>
        </w:rPr>
      </w:pPr>
    </w:p>
    <w:p w14:paraId="61F15AA8" w14:textId="77777777" w:rsidR="00FE4C53" w:rsidRPr="00A66AC2" w:rsidDel="0047018B" w:rsidRDefault="00FE4C53" w:rsidP="00A207E8">
      <w:pPr>
        <w:spacing w:line="276" w:lineRule="auto"/>
        <w:jc w:val="center"/>
        <w:rPr>
          <w:del w:id="2572" w:author="FARIDA" w:date="2024-11-14T12:01:00Z"/>
          <w:rFonts w:ascii="Cambria" w:hAnsi="Cambria" w:cstheme="minorHAnsi"/>
          <w:b/>
          <w:strike/>
          <w:sz w:val="20"/>
          <w:szCs w:val="20"/>
          <w:rPrChange w:id="2573" w:author="APRILYA Anggie" w:date="2024-12-27T15:48:00Z">
            <w:rPr>
              <w:del w:id="2574" w:author="FARIDA" w:date="2024-11-14T12:01:00Z"/>
              <w:rFonts w:ascii="Cambria" w:hAnsi="Cambria" w:cstheme="minorHAnsi"/>
              <w:b/>
              <w:sz w:val="20"/>
              <w:szCs w:val="20"/>
            </w:rPr>
          </w:rPrChange>
        </w:rPr>
      </w:pPr>
    </w:p>
    <w:p w14:paraId="6F7EF7BA" w14:textId="77777777" w:rsidR="00FE4C53" w:rsidRPr="00A66AC2" w:rsidDel="0047018B" w:rsidRDefault="00FE4C53" w:rsidP="00A207E8">
      <w:pPr>
        <w:spacing w:line="276" w:lineRule="auto"/>
        <w:jc w:val="center"/>
        <w:rPr>
          <w:del w:id="2575" w:author="FARIDA" w:date="2024-11-14T12:01:00Z"/>
          <w:rFonts w:ascii="Cambria" w:hAnsi="Cambria" w:cstheme="minorHAnsi"/>
          <w:b/>
          <w:strike/>
          <w:sz w:val="20"/>
          <w:szCs w:val="20"/>
          <w:rPrChange w:id="2576" w:author="APRILYA Anggie" w:date="2024-12-27T15:48:00Z">
            <w:rPr>
              <w:del w:id="2577" w:author="FARIDA" w:date="2024-11-14T12:01:00Z"/>
              <w:rFonts w:ascii="Cambria" w:hAnsi="Cambria" w:cstheme="minorHAnsi"/>
              <w:b/>
              <w:sz w:val="20"/>
              <w:szCs w:val="20"/>
            </w:rPr>
          </w:rPrChange>
        </w:rPr>
      </w:pPr>
    </w:p>
    <w:p w14:paraId="517ACD2A" w14:textId="77777777" w:rsidR="00FE4C53" w:rsidRPr="00A66AC2" w:rsidDel="0047018B" w:rsidRDefault="00FE4C53" w:rsidP="00A207E8">
      <w:pPr>
        <w:spacing w:line="276" w:lineRule="auto"/>
        <w:jc w:val="center"/>
        <w:rPr>
          <w:del w:id="2578" w:author="FARIDA" w:date="2024-11-14T12:01:00Z"/>
          <w:rFonts w:ascii="Cambria" w:hAnsi="Cambria" w:cstheme="minorHAnsi"/>
          <w:b/>
          <w:strike/>
          <w:sz w:val="20"/>
          <w:szCs w:val="20"/>
          <w:rPrChange w:id="2579" w:author="APRILYA Anggie" w:date="2024-12-27T15:48:00Z">
            <w:rPr>
              <w:del w:id="2580" w:author="FARIDA" w:date="2024-11-14T12:01:00Z"/>
              <w:rFonts w:ascii="Cambria" w:hAnsi="Cambria" w:cstheme="minorHAnsi"/>
              <w:b/>
              <w:sz w:val="20"/>
              <w:szCs w:val="20"/>
            </w:rPr>
          </w:rPrChange>
        </w:rPr>
      </w:pPr>
    </w:p>
    <w:p w14:paraId="00A72810" w14:textId="77777777" w:rsidR="005831B5" w:rsidRPr="00A66AC2" w:rsidDel="0047018B" w:rsidRDefault="005831B5" w:rsidP="00A207E8">
      <w:pPr>
        <w:spacing w:line="276" w:lineRule="auto"/>
        <w:jc w:val="center"/>
        <w:rPr>
          <w:del w:id="2581" w:author="FARIDA" w:date="2024-11-14T12:01:00Z"/>
          <w:rFonts w:ascii="Cambria" w:hAnsi="Cambria" w:cstheme="minorHAnsi"/>
          <w:b/>
          <w:strike/>
          <w:sz w:val="20"/>
          <w:szCs w:val="20"/>
          <w:rPrChange w:id="2582" w:author="APRILYA Anggie" w:date="2024-12-27T15:48:00Z">
            <w:rPr>
              <w:del w:id="2583" w:author="FARIDA" w:date="2024-11-14T12:01:00Z"/>
              <w:rFonts w:ascii="Cambria" w:hAnsi="Cambria" w:cstheme="minorHAnsi"/>
              <w:b/>
              <w:sz w:val="20"/>
              <w:szCs w:val="20"/>
            </w:rPr>
          </w:rPrChange>
        </w:rPr>
      </w:pPr>
    </w:p>
    <w:p w14:paraId="39A651F0" w14:textId="77777777" w:rsidR="005831B5" w:rsidRPr="00A66AC2" w:rsidDel="0047018B" w:rsidRDefault="005831B5" w:rsidP="00A207E8">
      <w:pPr>
        <w:spacing w:line="276" w:lineRule="auto"/>
        <w:jc w:val="center"/>
        <w:rPr>
          <w:del w:id="2584" w:author="FARIDA" w:date="2024-11-14T12:01:00Z"/>
          <w:rFonts w:ascii="Cambria" w:hAnsi="Cambria" w:cstheme="minorHAnsi"/>
          <w:b/>
          <w:strike/>
          <w:sz w:val="20"/>
          <w:szCs w:val="20"/>
          <w:rPrChange w:id="2585" w:author="APRILYA Anggie" w:date="2024-12-27T15:48:00Z">
            <w:rPr>
              <w:del w:id="2586" w:author="FARIDA" w:date="2024-11-14T12:01:00Z"/>
              <w:rFonts w:ascii="Cambria" w:hAnsi="Cambria" w:cstheme="minorHAnsi"/>
              <w:b/>
              <w:sz w:val="20"/>
              <w:szCs w:val="20"/>
            </w:rPr>
          </w:rPrChange>
        </w:rPr>
      </w:pPr>
    </w:p>
    <w:p w14:paraId="5B5E48D8" w14:textId="77777777" w:rsidR="00FE4C53" w:rsidRPr="00A66AC2" w:rsidDel="0047018B" w:rsidRDefault="00FE4C53" w:rsidP="00964E77">
      <w:pPr>
        <w:spacing w:line="276" w:lineRule="auto"/>
        <w:rPr>
          <w:del w:id="2587" w:author="FARIDA" w:date="2024-11-14T12:01:00Z"/>
          <w:rFonts w:ascii="Cambria" w:hAnsi="Cambria" w:cstheme="minorHAnsi"/>
          <w:b/>
          <w:strike/>
          <w:sz w:val="20"/>
          <w:szCs w:val="20"/>
          <w:rPrChange w:id="2588" w:author="APRILYA Anggie" w:date="2024-12-27T15:48:00Z">
            <w:rPr>
              <w:del w:id="2589" w:author="FARIDA" w:date="2024-11-14T12:01:00Z"/>
              <w:rFonts w:ascii="Cambria" w:hAnsi="Cambria" w:cstheme="minorHAnsi"/>
              <w:b/>
              <w:sz w:val="20"/>
              <w:szCs w:val="20"/>
            </w:rPr>
          </w:rPrChange>
        </w:rPr>
      </w:pPr>
    </w:p>
    <w:p w14:paraId="4C511255" w14:textId="77777777" w:rsidR="00964E77" w:rsidRPr="00A66AC2" w:rsidRDefault="00964E77" w:rsidP="00DD7E40">
      <w:pPr>
        <w:spacing w:line="276" w:lineRule="auto"/>
        <w:rPr>
          <w:rFonts w:ascii="Cambria" w:hAnsi="Cambria" w:cstheme="minorHAnsi"/>
          <w:b/>
          <w:strike/>
          <w:sz w:val="20"/>
          <w:szCs w:val="20"/>
          <w:rPrChange w:id="2590" w:author="APRILYA Anggie" w:date="2024-12-27T15:48:00Z">
            <w:rPr>
              <w:rFonts w:ascii="Cambria" w:hAnsi="Cambria" w:cstheme="minorHAnsi"/>
              <w:b/>
              <w:sz w:val="20"/>
              <w:szCs w:val="20"/>
            </w:rPr>
          </w:rPrChange>
        </w:rPr>
      </w:pPr>
    </w:p>
    <w:p w14:paraId="505D1EC7" w14:textId="4E172578" w:rsidR="00A207E8" w:rsidRPr="00A66AC2" w:rsidRDefault="004E27CA" w:rsidP="00A207E8">
      <w:pPr>
        <w:spacing w:line="276" w:lineRule="auto"/>
        <w:jc w:val="center"/>
        <w:rPr>
          <w:rFonts w:ascii="Cambria" w:hAnsi="Cambria" w:cstheme="minorHAnsi"/>
          <w:b/>
          <w:strike/>
          <w:sz w:val="20"/>
          <w:szCs w:val="20"/>
          <w:rPrChange w:id="2591" w:author="APRILYA Anggie" w:date="2024-12-27T15:48:00Z">
            <w:rPr>
              <w:rFonts w:ascii="Cambria" w:hAnsi="Cambria" w:cstheme="minorHAnsi"/>
              <w:b/>
              <w:sz w:val="20"/>
              <w:szCs w:val="20"/>
            </w:rPr>
          </w:rPrChange>
        </w:rPr>
      </w:pPr>
      <w:r w:rsidRPr="00A66AC2">
        <w:rPr>
          <w:rFonts w:ascii="Cambria" w:hAnsi="Cambria" w:cstheme="minorHAnsi"/>
          <w:b/>
          <w:strike/>
          <w:sz w:val="20"/>
          <w:szCs w:val="20"/>
          <w:rPrChange w:id="2592" w:author="APRILYA Anggie" w:date="2024-12-27T15:48:00Z">
            <w:rPr>
              <w:rFonts w:ascii="Cambria" w:hAnsi="Cambria" w:cstheme="minorHAnsi"/>
              <w:b/>
              <w:sz w:val="20"/>
              <w:szCs w:val="20"/>
            </w:rPr>
          </w:rPrChange>
        </w:rPr>
        <w:t>LAMPIRAN 6</w:t>
      </w:r>
      <w:r w:rsidR="00E243D0" w:rsidRPr="00A66AC2">
        <w:rPr>
          <w:rFonts w:ascii="Cambria" w:hAnsi="Cambria" w:cstheme="minorHAnsi"/>
          <w:b/>
          <w:strike/>
          <w:sz w:val="20"/>
          <w:szCs w:val="20"/>
          <w:rPrChange w:id="2593" w:author="APRILYA Anggie" w:date="2024-12-27T15:48:00Z">
            <w:rPr>
              <w:rFonts w:ascii="Cambria" w:hAnsi="Cambria" w:cstheme="minorHAnsi"/>
              <w:b/>
              <w:sz w:val="20"/>
              <w:szCs w:val="20"/>
            </w:rPr>
          </w:rPrChange>
        </w:rPr>
        <w:t>.A</w:t>
      </w:r>
    </w:p>
    <w:p w14:paraId="1F72870B" w14:textId="77777777" w:rsidR="00A207E8" w:rsidRPr="00A66AC2" w:rsidRDefault="00A207E8" w:rsidP="00A207E8">
      <w:pPr>
        <w:spacing w:line="276" w:lineRule="auto"/>
        <w:jc w:val="center"/>
        <w:rPr>
          <w:rFonts w:ascii="Cambria" w:hAnsi="Cambria" w:cstheme="minorHAnsi"/>
          <w:b/>
          <w:i/>
          <w:strike/>
          <w:sz w:val="20"/>
          <w:szCs w:val="20"/>
          <w:rPrChange w:id="2594" w:author="APRILYA Anggie" w:date="2024-12-27T15:48:00Z">
            <w:rPr>
              <w:rFonts w:ascii="Cambria" w:hAnsi="Cambria" w:cstheme="minorHAnsi"/>
              <w:b/>
              <w:i/>
              <w:sz w:val="20"/>
              <w:szCs w:val="20"/>
            </w:rPr>
          </w:rPrChange>
        </w:rPr>
      </w:pPr>
      <w:r w:rsidRPr="00A66AC2">
        <w:rPr>
          <w:rFonts w:ascii="Cambria" w:hAnsi="Cambria" w:cstheme="minorHAnsi"/>
          <w:b/>
          <w:strike/>
          <w:sz w:val="20"/>
          <w:szCs w:val="20"/>
          <w:rPrChange w:id="2595" w:author="APRILYA Anggie" w:date="2024-12-27T15:48:00Z">
            <w:rPr>
              <w:rFonts w:ascii="Cambria" w:hAnsi="Cambria" w:cstheme="minorHAnsi"/>
              <w:b/>
              <w:sz w:val="20"/>
              <w:szCs w:val="20"/>
            </w:rPr>
          </w:rPrChange>
        </w:rPr>
        <w:t xml:space="preserve">TARIF LAYANAN PEMERIKSAAN KESEHATAN </w:t>
      </w:r>
      <w:r w:rsidRPr="00A66AC2">
        <w:rPr>
          <w:rFonts w:ascii="Cambria" w:hAnsi="Cambria" w:cstheme="minorHAnsi"/>
          <w:b/>
          <w:i/>
          <w:strike/>
          <w:sz w:val="20"/>
          <w:szCs w:val="20"/>
          <w:rPrChange w:id="2596" w:author="APRILYA Anggie" w:date="2024-12-27T15:48:00Z">
            <w:rPr>
              <w:rFonts w:ascii="Cambria" w:hAnsi="Cambria" w:cstheme="minorHAnsi"/>
              <w:b/>
              <w:i/>
              <w:sz w:val="20"/>
              <w:szCs w:val="20"/>
            </w:rPr>
          </w:rPrChange>
        </w:rPr>
        <w:t>MEDICAL CHECK UP</w:t>
      </w:r>
    </w:p>
    <w:p w14:paraId="07B3872B" w14:textId="77777777" w:rsidR="00A207E8" w:rsidRPr="00A66AC2" w:rsidRDefault="00A207E8" w:rsidP="00A207E8">
      <w:pPr>
        <w:spacing w:line="276" w:lineRule="auto"/>
        <w:jc w:val="center"/>
        <w:rPr>
          <w:rFonts w:ascii="Cambria" w:hAnsi="Cambria" w:cs="Calibri"/>
          <w:b/>
          <w:iCs/>
          <w:strike/>
          <w:sz w:val="20"/>
          <w:szCs w:val="20"/>
          <w:rPrChange w:id="2597" w:author="APRILYA Anggie" w:date="2024-12-27T15:48:00Z">
            <w:rPr>
              <w:rFonts w:ascii="Cambria" w:hAnsi="Cambria" w:cs="Calibri"/>
              <w:b/>
              <w:iCs/>
              <w:sz w:val="20"/>
              <w:szCs w:val="20"/>
            </w:rPr>
          </w:rPrChange>
        </w:rPr>
      </w:pPr>
    </w:p>
    <w:p w14:paraId="5CBC8439" w14:textId="027E0C59" w:rsidR="007B10F5" w:rsidRPr="00A66AC2" w:rsidRDefault="007B10F5" w:rsidP="00A207E8">
      <w:pPr>
        <w:rPr>
          <w:rFonts w:ascii="Calibri" w:eastAsia="Calibri" w:hAnsi="Calibri"/>
          <w:strike/>
          <w:sz w:val="20"/>
          <w:szCs w:val="20"/>
          <w:rPrChange w:id="2598" w:author="APRILYA Anggie" w:date="2024-12-27T15:48:00Z">
            <w:rPr>
              <w:rFonts w:ascii="Calibri" w:eastAsia="Calibri" w:hAnsi="Calibri"/>
              <w:sz w:val="20"/>
              <w:szCs w:val="20"/>
            </w:rPr>
          </w:rPrChange>
        </w:rPr>
      </w:pPr>
      <w:ins w:id="2599" w:author="FARIDA" w:date="2024-11-14T12:45:00Z">
        <w:r w:rsidRPr="00A66AC2">
          <w:rPr>
            <w:rFonts w:ascii="Cambria" w:hAnsi="Cambria" w:cs="Calibri"/>
            <w:b/>
            <w:strike/>
            <w:sz w:val="20"/>
            <w:szCs w:val="20"/>
            <w:rPrChange w:id="2600" w:author="APRILYA Anggie" w:date="2024-12-27T15:48:00Z">
              <w:rPr>
                <w:rFonts w:ascii="Cambria" w:hAnsi="Cambria" w:cs="Calibri"/>
                <w:b/>
                <w:sz w:val="20"/>
                <w:szCs w:val="20"/>
              </w:rPr>
            </w:rPrChange>
          </w:rPr>
          <w:fldChar w:fldCharType="begin"/>
        </w:r>
        <w:r w:rsidRPr="00A66AC2">
          <w:rPr>
            <w:rFonts w:ascii="Cambria" w:hAnsi="Cambria" w:cs="Calibri"/>
            <w:b/>
            <w:strike/>
            <w:sz w:val="20"/>
            <w:szCs w:val="20"/>
            <w:rPrChange w:id="2601" w:author="APRILYA Anggie" w:date="2024-12-27T15:48:00Z">
              <w:rPr>
                <w:rFonts w:ascii="Cambria" w:hAnsi="Cambria" w:cs="Calibri"/>
                <w:b/>
                <w:sz w:val="20"/>
                <w:szCs w:val="20"/>
              </w:rPr>
            </w:rPrChange>
          </w:rPr>
          <w:instrText xml:space="preserve"> LINK </w:instrText>
        </w:r>
      </w:ins>
      <w:r w:rsidR="00EE517F" w:rsidRPr="00A66AC2">
        <w:rPr>
          <w:rFonts w:ascii="Cambria" w:hAnsi="Cambria" w:cs="Calibri"/>
          <w:b/>
          <w:strike/>
          <w:sz w:val="20"/>
          <w:szCs w:val="20"/>
          <w:rPrChange w:id="2602" w:author="APRILYA Anggie" w:date="2024-12-27T15:48:00Z">
            <w:rPr>
              <w:rFonts w:ascii="Cambria" w:hAnsi="Cambria" w:cs="Calibri"/>
              <w:b/>
              <w:sz w:val="20"/>
              <w:szCs w:val="20"/>
            </w:rPr>
          </w:rPrChange>
        </w:rPr>
        <w:instrText xml:space="preserve">Excel.Sheet.12 "E:\\2024\\3. PKS\\DRAFT PKS\\ASURANSI\\Axa Financial\\Daftar Harga MCU Axa Financial.xlsx" Sheet1!R2C1:R104C4 </w:instrText>
      </w:r>
      <w:ins w:id="2603" w:author="FARIDA" w:date="2024-11-14T12:45:00Z">
        <w:r w:rsidRPr="00A66AC2">
          <w:rPr>
            <w:rFonts w:ascii="Cambria" w:hAnsi="Cambria" w:cs="Calibri"/>
            <w:b/>
            <w:strike/>
            <w:sz w:val="20"/>
            <w:szCs w:val="20"/>
            <w:rPrChange w:id="2604" w:author="APRILYA Anggie" w:date="2024-12-27T15:48:00Z">
              <w:rPr>
                <w:rFonts w:ascii="Cambria" w:hAnsi="Cambria" w:cs="Calibri"/>
                <w:b/>
                <w:sz w:val="20"/>
                <w:szCs w:val="20"/>
              </w:rPr>
            </w:rPrChange>
          </w:rPr>
          <w:instrText xml:space="preserve">\a \f 5 \h </w:instrText>
        </w:r>
      </w:ins>
      <w:r w:rsidRPr="00A66AC2">
        <w:rPr>
          <w:rFonts w:ascii="Cambria" w:hAnsi="Cambria" w:cs="Calibri"/>
          <w:b/>
          <w:strike/>
          <w:sz w:val="20"/>
          <w:szCs w:val="20"/>
          <w:rPrChange w:id="2605" w:author="APRILYA Anggie" w:date="2024-12-27T15:48:00Z">
            <w:rPr>
              <w:rFonts w:ascii="Cambria" w:hAnsi="Cambria" w:cs="Calibri"/>
              <w:b/>
              <w:sz w:val="20"/>
              <w:szCs w:val="20"/>
            </w:rPr>
          </w:rPrChange>
        </w:rPr>
        <w:instrText xml:space="preserve"> \* MERGEFORMAT </w:instrText>
      </w:r>
      <w:ins w:id="2606" w:author="FARIDA" w:date="2024-11-14T12:45:00Z">
        <w:r w:rsidRPr="00A66AC2">
          <w:rPr>
            <w:rFonts w:ascii="Cambria" w:hAnsi="Cambria" w:cs="Calibri"/>
            <w:b/>
            <w:strike/>
            <w:sz w:val="20"/>
            <w:szCs w:val="20"/>
            <w:rPrChange w:id="2607" w:author="APRILYA Anggie" w:date="2024-12-27T15:48:00Z">
              <w:rPr>
                <w:rFonts w:ascii="Cambria" w:hAnsi="Cambria" w:cs="Calibri"/>
                <w:b/>
                <w:sz w:val="20"/>
                <w:szCs w:val="20"/>
              </w:rPr>
            </w:rPrChange>
          </w:rPr>
          <w:fldChar w:fldCharType="separate"/>
        </w:r>
      </w:ins>
    </w:p>
    <w:p w14:paraId="29301A07" w14:textId="77777777" w:rsidR="00EE517F" w:rsidRPr="00A66AC2" w:rsidRDefault="007B10F5" w:rsidP="00A207E8">
      <w:pPr>
        <w:rPr>
          <w:ins w:id="2608" w:author="FARIDA" w:date="2024-12-27T10:50:00Z"/>
          <w:rFonts w:ascii="Cambria" w:hAnsi="Cambria" w:cs="Calibri"/>
          <w:b/>
          <w:strike/>
          <w:sz w:val="20"/>
          <w:szCs w:val="20"/>
          <w:rPrChange w:id="2609" w:author="APRILYA Anggie" w:date="2024-12-27T15:48:00Z">
            <w:rPr>
              <w:ins w:id="2610" w:author="FARIDA" w:date="2024-12-27T10:50:00Z"/>
              <w:rFonts w:ascii="Cambria" w:hAnsi="Cambria" w:cs="Calibri"/>
              <w:b/>
              <w:sz w:val="20"/>
              <w:szCs w:val="20"/>
            </w:rPr>
          </w:rPrChange>
        </w:rPr>
      </w:pPr>
      <w:ins w:id="2611" w:author="FARIDA" w:date="2024-11-14T12:45:00Z">
        <w:r w:rsidRPr="00A66AC2">
          <w:rPr>
            <w:rFonts w:ascii="Cambria" w:hAnsi="Cambria" w:cs="Calibri"/>
            <w:b/>
            <w:strike/>
            <w:sz w:val="20"/>
            <w:szCs w:val="20"/>
            <w:rPrChange w:id="2612" w:author="APRILYA Anggie" w:date="2024-12-27T15:48:00Z">
              <w:rPr>
                <w:rFonts w:ascii="Cambria" w:hAnsi="Cambria" w:cs="Calibri"/>
                <w:b/>
                <w:sz w:val="20"/>
                <w:szCs w:val="20"/>
              </w:rPr>
            </w:rPrChange>
          </w:rPr>
          <w:fldChar w:fldCharType="end"/>
        </w:r>
      </w:ins>
    </w:p>
    <w:tbl>
      <w:tblPr>
        <w:tblW w:w="9140" w:type="dxa"/>
        <w:tblLook w:val="04A0" w:firstRow="1" w:lastRow="0" w:firstColumn="1" w:lastColumn="0" w:noHBand="0" w:noVBand="1"/>
      </w:tblPr>
      <w:tblGrid>
        <w:gridCol w:w="653"/>
        <w:gridCol w:w="4164"/>
        <w:gridCol w:w="1721"/>
        <w:gridCol w:w="1196"/>
        <w:gridCol w:w="1483"/>
      </w:tblGrid>
      <w:tr w:rsidR="00EE517F" w14:paraId="3D3750D0" w14:textId="77777777" w:rsidTr="00EE517F">
        <w:trPr>
          <w:trHeight w:val="255"/>
          <w:ins w:id="2613" w:author="FARIDA" w:date="2024-12-27T10:50:00Z"/>
        </w:trPr>
        <w:tc>
          <w:tcPr>
            <w:tcW w:w="9140" w:type="dxa"/>
            <w:gridSpan w:val="5"/>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35634ABF" w14:textId="77777777" w:rsidR="00EE517F" w:rsidRDefault="00EE517F">
            <w:pPr>
              <w:jc w:val="center"/>
              <w:rPr>
                <w:ins w:id="2614" w:author="FARIDA" w:date="2024-12-27T10:50:00Z"/>
                <w:rFonts w:ascii="Cambria" w:hAnsi="Cambria" w:cs="Calibri"/>
                <w:b/>
                <w:bCs/>
                <w:color w:val="000000"/>
                <w:sz w:val="20"/>
                <w:szCs w:val="20"/>
              </w:rPr>
            </w:pPr>
            <w:ins w:id="2615" w:author="FARIDA" w:date="2024-12-27T10:50:00Z">
              <w:r>
                <w:rPr>
                  <w:rFonts w:ascii="Cambria" w:hAnsi="Cambria" w:cs="Calibri"/>
                  <w:b/>
                  <w:bCs/>
                  <w:color w:val="000000"/>
                  <w:sz w:val="20"/>
                  <w:szCs w:val="20"/>
                </w:rPr>
                <w:t>TARIF LAYANAN PEMERIKSAAN KESEHATAN MCU</w:t>
              </w:r>
            </w:ins>
          </w:p>
        </w:tc>
      </w:tr>
      <w:tr w:rsidR="00EE517F" w14:paraId="1C7FADB5" w14:textId="77777777" w:rsidTr="00EE517F">
        <w:trPr>
          <w:trHeight w:val="255"/>
          <w:ins w:id="2616" w:author="FARIDA" w:date="2024-12-27T10:50:00Z"/>
        </w:trPr>
        <w:tc>
          <w:tcPr>
            <w:tcW w:w="576" w:type="dxa"/>
            <w:tcBorders>
              <w:top w:val="nil"/>
              <w:left w:val="single" w:sz="4" w:space="0" w:color="auto"/>
              <w:bottom w:val="single" w:sz="4" w:space="0" w:color="auto"/>
              <w:right w:val="single" w:sz="4" w:space="0" w:color="auto"/>
            </w:tcBorders>
            <w:shd w:val="clear" w:color="000000" w:fill="A9D08E"/>
            <w:noWrap/>
            <w:vAlign w:val="bottom"/>
            <w:hideMark/>
          </w:tcPr>
          <w:p w14:paraId="0E2403B9" w14:textId="77777777" w:rsidR="00EE517F" w:rsidRDefault="00EE517F">
            <w:pPr>
              <w:jc w:val="center"/>
              <w:rPr>
                <w:ins w:id="2617" w:author="FARIDA" w:date="2024-12-27T10:50:00Z"/>
                <w:rFonts w:ascii="Cambria" w:hAnsi="Cambria" w:cs="Calibri"/>
                <w:b/>
                <w:bCs/>
                <w:color w:val="000000"/>
                <w:sz w:val="20"/>
                <w:szCs w:val="20"/>
              </w:rPr>
            </w:pPr>
            <w:ins w:id="2618" w:author="FARIDA" w:date="2024-12-27T10:50:00Z">
              <w:r>
                <w:rPr>
                  <w:rFonts w:ascii="Cambria" w:hAnsi="Cambria" w:cs="Calibri"/>
                  <w:b/>
                  <w:bCs/>
                  <w:color w:val="000000"/>
                  <w:sz w:val="20"/>
                  <w:szCs w:val="20"/>
                </w:rPr>
                <w:t>TIPE</w:t>
              </w:r>
            </w:ins>
          </w:p>
        </w:tc>
        <w:tc>
          <w:tcPr>
            <w:tcW w:w="5885" w:type="dxa"/>
            <w:gridSpan w:val="2"/>
            <w:tcBorders>
              <w:top w:val="single" w:sz="4" w:space="0" w:color="auto"/>
              <w:left w:val="nil"/>
              <w:bottom w:val="single" w:sz="4" w:space="0" w:color="auto"/>
              <w:right w:val="single" w:sz="4" w:space="0" w:color="000000"/>
            </w:tcBorders>
            <w:shd w:val="clear" w:color="000000" w:fill="A9D08E"/>
            <w:noWrap/>
            <w:vAlign w:val="bottom"/>
            <w:hideMark/>
          </w:tcPr>
          <w:p w14:paraId="16AF809D" w14:textId="77777777" w:rsidR="00EE517F" w:rsidRDefault="00EE517F">
            <w:pPr>
              <w:jc w:val="center"/>
              <w:rPr>
                <w:ins w:id="2619" w:author="FARIDA" w:date="2024-12-27T10:50:00Z"/>
                <w:rFonts w:ascii="Cambria" w:hAnsi="Cambria" w:cs="Calibri"/>
                <w:b/>
                <w:bCs/>
                <w:color w:val="000000"/>
                <w:sz w:val="20"/>
                <w:szCs w:val="20"/>
              </w:rPr>
            </w:pPr>
            <w:ins w:id="2620" w:author="FARIDA" w:date="2024-12-27T10:50:00Z">
              <w:r>
                <w:rPr>
                  <w:rFonts w:ascii="Cambria" w:hAnsi="Cambria" w:cs="Calibri"/>
                  <w:b/>
                  <w:bCs/>
                  <w:color w:val="000000"/>
                  <w:sz w:val="20"/>
                  <w:szCs w:val="20"/>
                </w:rPr>
                <w:t>JENIS PEMERIKSAAN</w:t>
              </w:r>
            </w:ins>
          </w:p>
        </w:tc>
        <w:tc>
          <w:tcPr>
            <w:tcW w:w="1196" w:type="dxa"/>
            <w:tcBorders>
              <w:top w:val="nil"/>
              <w:left w:val="nil"/>
              <w:bottom w:val="single" w:sz="4" w:space="0" w:color="auto"/>
              <w:right w:val="single" w:sz="4" w:space="0" w:color="auto"/>
            </w:tcBorders>
            <w:shd w:val="clear" w:color="000000" w:fill="A9D08E"/>
            <w:noWrap/>
            <w:vAlign w:val="bottom"/>
            <w:hideMark/>
          </w:tcPr>
          <w:p w14:paraId="65E5C78C" w14:textId="77777777" w:rsidR="00EE517F" w:rsidRDefault="00EE517F">
            <w:pPr>
              <w:jc w:val="center"/>
              <w:rPr>
                <w:ins w:id="2621" w:author="FARIDA" w:date="2024-12-27T10:50:00Z"/>
                <w:rFonts w:ascii="Cambria" w:hAnsi="Cambria" w:cs="Calibri"/>
                <w:b/>
                <w:bCs/>
                <w:color w:val="000000"/>
                <w:sz w:val="20"/>
                <w:szCs w:val="20"/>
              </w:rPr>
            </w:pPr>
            <w:ins w:id="2622" w:author="FARIDA" w:date="2024-12-27T10:50:00Z">
              <w:r>
                <w:rPr>
                  <w:rFonts w:ascii="Cambria" w:hAnsi="Cambria" w:cs="Calibri"/>
                  <w:b/>
                  <w:bCs/>
                  <w:color w:val="000000"/>
                  <w:sz w:val="20"/>
                  <w:szCs w:val="20"/>
                </w:rPr>
                <w:t>HARGA</w:t>
              </w:r>
            </w:ins>
          </w:p>
        </w:tc>
        <w:tc>
          <w:tcPr>
            <w:tcW w:w="1483" w:type="dxa"/>
            <w:tcBorders>
              <w:top w:val="nil"/>
              <w:left w:val="nil"/>
              <w:bottom w:val="single" w:sz="4" w:space="0" w:color="auto"/>
              <w:right w:val="single" w:sz="4" w:space="0" w:color="auto"/>
            </w:tcBorders>
            <w:shd w:val="clear" w:color="000000" w:fill="A9D08E"/>
            <w:noWrap/>
            <w:vAlign w:val="bottom"/>
            <w:hideMark/>
          </w:tcPr>
          <w:p w14:paraId="3B252EC2" w14:textId="77777777" w:rsidR="00EE517F" w:rsidRDefault="00EE517F">
            <w:pPr>
              <w:jc w:val="center"/>
              <w:rPr>
                <w:ins w:id="2623" w:author="FARIDA" w:date="2024-12-27T10:50:00Z"/>
                <w:rFonts w:ascii="Cambria" w:hAnsi="Cambria" w:cs="Calibri"/>
                <w:b/>
                <w:bCs/>
                <w:color w:val="000000"/>
                <w:sz w:val="20"/>
                <w:szCs w:val="20"/>
              </w:rPr>
            </w:pPr>
            <w:ins w:id="2624" w:author="FARIDA" w:date="2024-12-27T10:50:00Z">
              <w:r>
                <w:rPr>
                  <w:rFonts w:ascii="Cambria" w:hAnsi="Cambria" w:cs="Calibri"/>
                  <w:b/>
                  <w:bCs/>
                  <w:color w:val="000000"/>
                  <w:sz w:val="20"/>
                  <w:szCs w:val="20"/>
                </w:rPr>
                <w:t>TOTAL</w:t>
              </w:r>
            </w:ins>
          </w:p>
        </w:tc>
      </w:tr>
      <w:tr w:rsidR="00EE517F" w14:paraId="1C92C9A3" w14:textId="77777777" w:rsidTr="00EE517F">
        <w:trPr>
          <w:trHeight w:val="255"/>
          <w:ins w:id="2625" w:author="FARIDA" w:date="2024-12-27T10:50:00Z"/>
        </w:trPr>
        <w:tc>
          <w:tcPr>
            <w:tcW w:w="576" w:type="dxa"/>
            <w:vMerge w:val="restart"/>
            <w:tcBorders>
              <w:top w:val="nil"/>
              <w:left w:val="single" w:sz="4" w:space="0" w:color="auto"/>
              <w:bottom w:val="nil"/>
              <w:right w:val="single" w:sz="4" w:space="0" w:color="auto"/>
            </w:tcBorders>
            <w:shd w:val="clear" w:color="auto" w:fill="auto"/>
            <w:noWrap/>
            <w:vAlign w:val="center"/>
            <w:hideMark/>
          </w:tcPr>
          <w:p w14:paraId="6937BB70" w14:textId="77777777" w:rsidR="00EE517F" w:rsidRDefault="00EE517F">
            <w:pPr>
              <w:jc w:val="center"/>
              <w:rPr>
                <w:ins w:id="2626" w:author="FARIDA" w:date="2024-12-27T10:50:00Z"/>
                <w:rFonts w:ascii="Cambria" w:hAnsi="Cambria" w:cs="Calibri"/>
                <w:b/>
                <w:bCs/>
                <w:color w:val="000000"/>
                <w:sz w:val="20"/>
                <w:szCs w:val="20"/>
              </w:rPr>
            </w:pPr>
            <w:ins w:id="2627" w:author="FARIDA" w:date="2024-12-27T10:50:00Z">
              <w:r>
                <w:rPr>
                  <w:rFonts w:ascii="Cambria" w:hAnsi="Cambria" w:cs="Calibri"/>
                  <w:b/>
                  <w:bCs/>
                  <w:color w:val="000000"/>
                  <w:sz w:val="20"/>
                  <w:szCs w:val="20"/>
                </w:rPr>
                <w:t>A</w:t>
              </w:r>
            </w:ins>
          </w:p>
        </w:tc>
        <w:tc>
          <w:tcPr>
            <w:tcW w:w="4164" w:type="dxa"/>
            <w:tcBorders>
              <w:top w:val="nil"/>
              <w:left w:val="nil"/>
              <w:bottom w:val="single" w:sz="4" w:space="0" w:color="auto"/>
              <w:right w:val="single" w:sz="4" w:space="0" w:color="auto"/>
            </w:tcBorders>
            <w:shd w:val="clear" w:color="auto" w:fill="auto"/>
            <w:noWrap/>
            <w:vAlign w:val="bottom"/>
            <w:hideMark/>
          </w:tcPr>
          <w:p w14:paraId="1A1EAADB" w14:textId="77777777" w:rsidR="00EE517F" w:rsidRDefault="00EE517F">
            <w:pPr>
              <w:rPr>
                <w:ins w:id="2628" w:author="FARIDA" w:date="2024-12-27T10:50:00Z"/>
                <w:rFonts w:ascii="Cambria" w:hAnsi="Cambria" w:cs="Calibri"/>
                <w:color w:val="000000"/>
                <w:sz w:val="20"/>
                <w:szCs w:val="20"/>
              </w:rPr>
            </w:pPr>
            <w:ins w:id="2629" w:author="FARIDA" w:date="2024-12-27T10:50:00Z">
              <w:r>
                <w:rPr>
                  <w:rFonts w:ascii="Cambria" w:hAnsi="Cambria" w:cs="Calibri"/>
                  <w:color w:val="000000"/>
                  <w:sz w:val="20"/>
                  <w:szCs w:val="20"/>
                </w:rPr>
                <w:t>LPK (</w:t>
              </w:r>
              <w:proofErr w:type="spellStart"/>
              <w:r>
                <w:rPr>
                  <w:rFonts w:ascii="Cambria" w:hAnsi="Cambria" w:cs="Calibri"/>
                  <w:color w:val="000000"/>
                  <w:sz w:val="20"/>
                  <w:szCs w:val="20"/>
                </w:rPr>
                <w:t>Laporan</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Pemeriksaan</w:t>
              </w:r>
              <w:proofErr w:type="spellEnd"/>
              <w:r>
                <w:rPr>
                  <w:rFonts w:ascii="Cambria" w:hAnsi="Cambria" w:cs="Calibri"/>
                  <w:color w:val="000000"/>
                  <w:sz w:val="20"/>
                  <w:szCs w:val="20"/>
                </w:rPr>
                <w:t xml:space="preserve"> Kesehatan)</w:t>
              </w:r>
            </w:ins>
          </w:p>
        </w:tc>
        <w:tc>
          <w:tcPr>
            <w:tcW w:w="1721" w:type="dxa"/>
            <w:tcBorders>
              <w:top w:val="nil"/>
              <w:left w:val="nil"/>
              <w:bottom w:val="single" w:sz="4" w:space="0" w:color="auto"/>
              <w:right w:val="single" w:sz="4" w:space="0" w:color="auto"/>
            </w:tcBorders>
            <w:shd w:val="clear" w:color="auto" w:fill="auto"/>
            <w:noWrap/>
            <w:vAlign w:val="bottom"/>
            <w:hideMark/>
          </w:tcPr>
          <w:p w14:paraId="258D4E01" w14:textId="77777777" w:rsidR="00EE517F" w:rsidRDefault="00EE517F">
            <w:pPr>
              <w:rPr>
                <w:ins w:id="2630" w:author="FARIDA" w:date="2024-12-27T10:50:00Z"/>
                <w:rFonts w:ascii="Cambria" w:hAnsi="Cambria" w:cs="Calibri"/>
                <w:color w:val="000000"/>
                <w:sz w:val="20"/>
                <w:szCs w:val="20"/>
              </w:rPr>
            </w:pPr>
            <w:ins w:id="2631"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38F649EA" w14:textId="77777777" w:rsidR="00EE517F" w:rsidRDefault="00EE517F">
            <w:pPr>
              <w:jc w:val="center"/>
              <w:rPr>
                <w:ins w:id="2632" w:author="FARIDA" w:date="2024-12-27T10:50:00Z"/>
                <w:rFonts w:ascii="Cambria" w:hAnsi="Cambria" w:cs="Calibri"/>
                <w:color w:val="000000"/>
                <w:sz w:val="20"/>
                <w:szCs w:val="20"/>
              </w:rPr>
            </w:pPr>
            <w:ins w:id="2633" w:author="FARIDA" w:date="2024-12-27T10:50:00Z">
              <w:r>
                <w:rPr>
                  <w:rFonts w:ascii="Cambria" w:hAnsi="Cambria" w:cs="Calibri"/>
                  <w:color w:val="000000"/>
                  <w:sz w:val="20"/>
                  <w:szCs w:val="20"/>
                </w:rPr>
                <w:t>Rp70.000</w:t>
              </w:r>
            </w:ins>
          </w:p>
        </w:tc>
        <w:tc>
          <w:tcPr>
            <w:tcW w:w="148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B7E6FC5" w14:textId="77777777" w:rsidR="00EE517F" w:rsidRDefault="00EE517F">
            <w:pPr>
              <w:jc w:val="center"/>
              <w:rPr>
                <w:ins w:id="2634" w:author="FARIDA" w:date="2024-12-27T10:50:00Z"/>
                <w:rFonts w:ascii="Cambria" w:hAnsi="Cambria" w:cs="Calibri"/>
                <w:b/>
                <w:bCs/>
                <w:color w:val="000000"/>
                <w:sz w:val="20"/>
                <w:szCs w:val="20"/>
              </w:rPr>
            </w:pPr>
            <w:ins w:id="2635" w:author="FARIDA" w:date="2024-12-27T10:50:00Z">
              <w:r>
                <w:rPr>
                  <w:rFonts w:ascii="Cambria" w:hAnsi="Cambria" w:cs="Calibri"/>
                  <w:b/>
                  <w:bCs/>
                  <w:color w:val="000000"/>
                  <w:sz w:val="20"/>
                  <w:szCs w:val="20"/>
                </w:rPr>
                <w:t>Rp103.500</w:t>
              </w:r>
            </w:ins>
          </w:p>
        </w:tc>
      </w:tr>
      <w:tr w:rsidR="00EE517F" w14:paraId="4243A449" w14:textId="77777777" w:rsidTr="00EE517F">
        <w:trPr>
          <w:trHeight w:val="255"/>
          <w:ins w:id="2636" w:author="FARIDA" w:date="2024-12-27T10:50:00Z"/>
        </w:trPr>
        <w:tc>
          <w:tcPr>
            <w:tcW w:w="576" w:type="dxa"/>
            <w:vMerge/>
            <w:tcBorders>
              <w:top w:val="nil"/>
              <w:left w:val="single" w:sz="4" w:space="0" w:color="auto"/>
              <w:bottom w:val="nil"/>
              <w:right w:val="single" w:sz="4" w:space="0" w:color="auto"/>
            </w:tcBorders>
            <w:vAlign w:val="center"/>
            <w:hideMark/>
          </w:tcPr>
          <w:p w14:paraId="464E295D" w14:textId="77777777" w:rsidR="00EE517F" w:rsidRDefault="00EE517F">
            <w:pPr>
              <w:rPr>
                <w:ins w:id="2637"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3F95A2A3" w14:textId="77777777" w:rsidR="00EE517F" w:rsidRDefault="00EE517F">
            <w:pPr>
              <w:rPr>
                <w:ins w:id="2638" w:author="FARIDA" w:date="2024-12-27T10:50:00Z"/>
                <w:rFonts w:ascii="Cambria" w:hAnsi="Cambria" w:cs="Calibri"/>
                <w:color w:val="000000"/>
                <w:sz w:val="20"/>
                <w:szCs w:val="20"/>
              </w:rPr>
            </w:pPr>
            <w:proofErr w:type="spellStart"/>
            <w:ins w:id="2639" w:author="FARIDA" w:date="2024-12-27T10:50:00Z">
              <w:r>
                <w:rPr>
                  <w:rFonts w:ascii="Cambria" w:hAnsi="Cambria" w:cs="Calibri"/>
                  <w:color w:val="000000"/>
                  <w:sz w:val="20"/>
                  <w:szCs w:val="20"/>
                </w:rPr>
                <w:t>Urin</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Lengkap</w:t>
              </w:r>
              <w:proofErr w:type="spellEnd"/>
            </w:ins>
          </w:p>
        </w:tc>
        <w:tc>
          <w:tcPr>
            <w:tcW w:w="1721" w:type="dxa"/>
            <w:tcBorders>
              <w:top w:val="nil"/>
              <w:left w:val="nil"/>
              <w:bottom w:val="single" w:sz="4" w:space="0" w:color="auto"/>
              <w:right w:val="single" w:sz="4" w:space="0" w:color="auto"/>
            </w:tcBorders>
            <w:shd w:val="clear" w:color="auto" w:fill="auto"/>
            <w:noWrap/>
            <w:vAlign w:val="bottom"/>
            <w:hideMark/>
          </w:tcPr>
          <w:p w14:paraId="6A8D167D" w14:textId="77777777" w:rsidR="00EE517F" w:rsidRDefault="00EE517F">
            <w:pPr>
              <w:rPr>
                <w:ins w:id="2640" w:author="FARIDA" w:date="2024-12-27T10:50:00Z"/>
                <w:rFonts w:ascii="Cambria" w:hAnsi="Cambria" w:cs="Calibri"/>
                <w:color w:val="000000"/>
                <w:sz w:val="20"/>
                <w:szCs w:val="20"/>
              </w:rPr>
            </w:pPr>
            <w:ins w:id="2641"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41A499FE" w14:textId="77777777" w:rsidR="00EE517F" w:rsidRDefault="00EE517F">
            <w:pPr>
              <w:jc w:val="center"/>
              <w:rPr>
                <w:ins w:id="2642" w:author="FARIDA" w:date="2024-12-27T10:50:00Z"/>
                <w:rFonts w:ascii="Cambria" w:hAnsi="Cambria" w:cs="Calibri"/>
                <w:color w:val="000000"/>
                <w:sz w:val="20"/>
                <w:szCs w:val="20"/>
              </w:rPr>
            </w:pPr>
            <w:ins w:id="2643" w:author="FARIDA" w:date="2024-12-27T10:50:00Z">
              <w:r>
                <w:rPr>
                  <w:rFonts w:ascii="Cambria" w:hAnsi="Cambria" w:cs="Calibri"/>
                  <w:color w:val="000000"/>
                  <w:sz w:val="20"/>
                  <w:szCs w:val="20"/>
                </w:rPr>
                <w:t>Rp33.500</w:t>
              </w:r>
            </w:ins>
          </w:p>
        </w:tc>
        <w:tc>
          <w:tcPr>
            <w:tcW w:w="1483" w:type="dxa"/>
            <w:vMerge/>
            <w:tcBorders>
              <w:top w:val="nil"/>
              <w:left w:val="single" w:sz="4" w:space="0" w:color="auto"/>
              <w:bottom w:val="single" w:sz="4" w:space="0" w:color="000000"/>
              <w:right w:val="single" w:sz="4" w:space="0" w:color="auto"/>
            </w:tcBorders>
            <w:vAlign w:val="center"/>
            <w:hideMark/>
          </w:tcPr>
          <w:p w14:paraId="62B48448" w14:textId="77777777" w:rsidR="00EE517F" w:rsidRDefault="00EE517F">
            <w:pPr>
              <w:rPr>
                <w:ins w:id="2644" w:author="FARIDA" w:date="2024-12-27T10:50:00Z"/>
                <w:rFonts w:ascii="Cambria" w:hAnsi="Cambria" w:cs="Calibri"/>
                <w:b/>
                <w:bCs/>
                <w:color w:val="000000"/>
                <w:sz w:val="20"/>
                <w:szCs w:val="20"/>
              </w:rPr>
            </w:pPr>
          </w:p>
        </w:tc>
      </w:tr>
      <w:tr w:rsidR="00EE517F" w14:paraId="14B2297B" w14:textId="77777777" w:rsidTr="00EE517F">
        <w:trPr>
          <w:trHeight w:val="255"/>
          <w:ins w:id="2645" w:author="FARIDA" w:date="2024-12-27T10:50:00Z"/>
        </w:trPr>
        <w:tc>
          <w:tcPr>
            <w:tcW w:w="5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024E1A" w14:textId="77777777" w:rsidR="00EE517F" w:rsidRDefault="00EE517F">
            <w:pPr>
              <w:jc w:val="center"/>
              <w:rPr>
                <w:ins w:id="2646" w:author="FARIDA" w:date="2024-12-27T10:50:00Z"/>
                <w:rFonts w:ascii="Cambria" w:hAnsi="Cambria" w:cs="Calibri"/>
                <w:b/>
                <w:bCs/>
                <w:color w:val="000000"/>
                <w:sz w:val="20"/>
                <w:szCs w:val="20"/>
              </w:rPr>
            </w:pPr>
            <w:ins w:id="2647" w:author="FARIDA" w:date="2024-12-27T10:50:00Z">
              <w:r>
                <w:rPr>
                  <w:rFonts w:ascii="Cambria" w:hAnsi="Cambria" w:cs="Calibri"/>
                  <w:b/>
                  <w:bCs/>
                  <w:color w:val="000000"/>
                  <w:sz w:val="20"/>
                  <w:szCs w:val="20"/>
                </w:rPr>
                <w:t>B</w:t>
              </w:r>
            </w:ins>
          </w:p>
        </w:tc>
        <w:tc>
          <w:tcPr>
            <w:tcW w:w="4164" w:type="dxa"/>
            <w:tcBorders>
              <w:top w:val="nil"/>
              <w:left w:val="nil"/>
              <w:bottom w:val="single" w:sz="4" w:space="0" w:color="auto"/>
              <w:right w:val="single" w:sz="4" w:space="0" w:color="auto"/>
            </w:tcBorders>
            <w:shd w:val="clear" w:color="auto" w:fill="auto"/>
            <w:noWrap/>
            <w:vAlign w:val="bottom"/>
            <w:hideMark/>
          </w:tcPr>
          <w:p w14:paraId="4B7AFD28" w14:textId="77777777" w:rsidR="00EE517F" w:rsidRDefault="00EE517F">
            <w:pPr>
              <w:rPr>
                <w:ins w:id="2648" w:author="FARIDA" w:date="2024-12-27T10:50:00Z"/>
                <w:rFonts w:ascii="Cambria" w:hAnsi="Cambria" w:cs="Calibri"/>
                <w:color w:val="000000"/>
                <w:sz w:val="20"/>
                <w:szCs w:val="20"/>
              </w:rPr>
            </w:pPr>
            <w:ins w:id="2649" w:author="FARIDA" w:date="2024-12-27T10:50:00Z">
              <w:r>
                <w:rPr>
                  <w:rFonts w:ascii="Cambria" w:hAnsi="Cambria" w:cs="Calibri"/>
                  <w:color w:val="000000"/>
                  <w:sz w:val="20"/>
                  <w:szCs w:val="20"/>
                </w:rPr>
                <w:t>LPK (</w:t>
              </w:r>
              <w:proofErr w:type="spellStart"/>
              <w:r>
                <w:rPr>
                  <w:rFonts w:ascii="Cambria" w:hAnsi="Cambria" w:cs="Calibri"/>
                  <w:color w:val="000000"/>
                  <w:sz w:val="20"/>
                  <w:szCs w:val="20"/>
                </w:rPr>
                <w:t>Laporan</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Pemeriksaan</w:t>
              </w:r>
              <w:proofErr w:type="spellEnd"/>
              <w:r>
                <w:rPr>
                  <w:rFonts w:ascii="Cambria" w:hAnsi="Cambria" w:cs="Calibri"/>
                  <w:color w:val="000000"/>
                  <w:sz w:val="20"/>
                  <w:szCs w:val="20"/>
                </w:rPr>
                <w:t xml:space="preserve"> Kesehatan)</w:t>
              </w:r>
            </w:ins>
          </w:p>
        </w:tc>
        <w:tc>
          <w:tcPr>
            <w:tcW w:w="1721" w:type="dxa"/>
            <w:tcBorders>
              <w:top w:val="nil"/>
              <w:left w:val="nil"/>
              <w:bottom w:val="single" w:sz="4" w:space="0" w:color="auto"/>
              <w:right w:val="single" w:sz="4" w:space="0" w:color="auto"/>
            </w:tcBorders>
            <w:shd w:val="clear" w:color="auto" w:fill="auto"/>
            <w:noWrap/>
            <w:vAlign w:val="bottom"/>
            <w:hideMark/>
          </w:tcPr>
          <w:p w14:paraId="484ECCD6" w14:textId="77777777" w:rsidR="00EE517F" w:rsidRDefault="00EE517F">
            <w:pPr>
              <w:rPr>
                <w:ins w:id="2650" w:author="FARIDA" w:date="2024-12-27T10:50:00Z"/>
                <w:rFonts w:ascii="Cambria" w:hAnsi="Cambria" w:cs="Calibri"/>
                <w:color w:val="000000"/>
                <w:sz w:val="20"/>
                <w:szCs w:val="20"/>
              </w:rPr>
            </w:pPr>
            <w:ins w:id="2651"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1214F766" w14:textId="77777777" w:rsidR="00EE517F" w:rsidRDefault="00EE517F">
            <w:pPr>
              <w:jc w:val="center"/>
              <w:rPr>
                <w:ins w:id="2652" w:author="FARIDA" w:date="2024-12-27T10:50:00Z"/>
                <w:rFonts w:ascii="Cambria" w:hAnsi="Cambria" w:cs="Calibri"/>
                <w:color w:val="000000"/>
                <w:sz w:val="20"/>
                <w:szCs w:val="20"/>
              </w:rPr>
            </w:pPr>
            <w:ins w:id="2653" w:author="FARIDA" w:date="2024-12-27T10:50:00Z">
              <w:r>
                <w:rPr>
                  <w:rFonts w:ascii="Cambria" w:hAnsi="Cambria" w:cs="Calibri"/>
                  <w:color w:val="000000"/>
                  <w:sz w:val="20"/>
                  <w:szCs w:val="20"/>
                </w:rPr>
                <w:t>Rp70.000</w:t>
              </w:r>
            </w:ins>
          </w:p>
        </w:tc>
        <w:tc>
          <w:tcPr>
            <w:tcW w:w="148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963CCBC" w14:textId="77777777" w:rsidR="00EE517F" w:rsidRDefault="00EE517F">
            <w:pPr>
              <w:jc w:val="center"/>
              <w:rPr>
                <w:ins w:id="2654" w:author="FARIDA" w:date="2024-12-27T10:50:00Z"/>
                <w:rFonts w:ascii="Cambria" w:hAnsi="Cambria" w:cs="Calibri"/>
                <w:b/>
                <w:bCs/>
                <w:color w:val="000000"/>
                <w:sz w:val="20"/>
                <w:szCs w:val="20"/>
              </w:rPr>
            </w:pPr>
            <w:ins w:id="2655" w:author="FARIDA" w:date="2024-12-27T10:50:00Z">
              <w:r>
                <w:rPr>
                  <w:rFonts w:ascii="Cambria" w:hAnsi="Cambria" w:cs="Calibri"/>
                  <w:b/>
                  <w:bCs/>
                  <w:color w:val="000000"/>
                  <w:sz w:val="20"/>
                  <w:szCs w:val="20"/>
                </w:rPr>
                <w:t>Rp159.750</w:t>
              </w:r>
            </w:ins>
          </w:p>
        </w:tc>
      </w:tr>
      <w:tr w:rsidR="00EE517F" w14:paraId="07A51075" w14:textId="77777777" w:rsidTr="00EE517F">
        <w:trPr>
          <w:trHeight w:val="255"/>
          <w:ins w:id="2656"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11EE1DB7" w14:textId="77777777" w:rsidR="00EE517F" w:rsidRDefault="00EE517F">
            <w:pPr>
              <w:rPr>
                <w:ins w:id="2657"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76F6BAA3" w14:textId="77777777" w:rsidR="00EE517F" w:rsidRDefault="00EE517F">
            <w:pPr>
              <w:rPr>
                <w:ins w:id="2658" w:author="FARIDA" w:date="2024-12-27T10:50:00Z"/>
                <w:rFonts w:ascii="Cambria" w:hAnsi="Cambria" w:cs="Calibri"/>
                <w:color w:val="000000"/>
                <w:sz w:val="20"/>
                <w:szCs w:val="20"/>
              </w:rPr>
            </w:pPr>
            <w:proofErr w:type="spellStart"/>
            <w:ins w:id="2659" w:author="FARIDA" w:date="2024-12-27T10:50:00Z">
              <w:r>
                <w:rPr>
                  <w:rFonts w:ascii="Cambria" w:hAnsi="Cambria" w:cs="Calibri"/>
                  <w:color w:val="000000"/>
                  <w:sz w:val="20"/>
                  <w:szCs w:val="20"/>
                </w:rPr>
                <w:t>Urin</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Lengkap</w:t>
              </w:r>
              <w:proofErr w:type="spellEnd"/>
            </w:ins>
          </w:p>
        </w:tc>
        <w:tc>
          <w:tcPr>
            <w:tcW w:w="1721" w:type="dxa"/>
            <w:tcBorders>
              <w:top w:val="nil"/>
              <w:left w:val="nil"/>
              <w:bottom w:val="single" w:sz="4" w:space="0" w:color="auto"/>
              <w:right w:val="single" w:sz="4" w:space="0" w:color="auto"/>
            </w:tcBorders>
            <w:shd w:val="clear" w:color="auto" w:fill="auto"/>
            <w:noWrap/>
            <w:vAlign w:val="bottom"/>
            <w:hideMark/>
          </w:tcPr>
          <w:p w14:paraId="7262F227" w14:textId="77777777" w:rsidR="00EE517F" w:rsidRDefault="00EE517F">
            <w:pPr>
              <w:rPr>
                <w:ins w:id="2660" w:author="FARIDA" w:date="2024-12-27T10:50:00Z"/>
                <w:rFonts w:ascii="Cambria" w:hAnsi="Cambria" w:cs="Calibri"/>
                <w:color w:val="000000"/>
                <w:sz w:val="20"/>
                <w:szCs w:val="20"/>
              </w:rPr>
            </w:pPr>
            <w:ins w:id="2661"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58F0B495" w14:textId="77777777" w:rsidR="00EE517F" w:rsidRDefault="00EE517F">
            <w:pPr>
              <w:jc w:val="center"/>
              <w:rPr>
                <w:ins w:id="2662" w:author="FARIDA" w:date="2024-12-27T10:50:00Z"/>
                <w:rFonts w:ascii="Cambria" w:hAnsi="Cambria" w:cs="Calibri"/>
                <w:color w:val="000000"/>
                <w:sz w:val="20"/>
                <w:szCs w:val="20"/>
              </w:rPr>
            </w:pPr>
            <w:ins w:id="2663" w:author="FARIDA" w:date="2024-12-27T10:50:00Z">
              <w:r>
                <w:rPr>
                  <w:rFonts w:ascii="Cambria" w:hAnsi="Cambria" w:cs="Calibri"/>
                  <w:color w:val="000000"/>
                  <w:sz w:val="20"/>
                  <w:szCs w:val="20"/>
                </w:rPr>
                <w:t>Rp33.500</w:t>
              </w:r>
            </w:ins>
          </w:p>
        </w:tc>
        <w:tc>
          <w:tcPr>
            <w:tcW w:w="1483" w:type="dxa"/>
            <w:vMerge/>
            <w:tcBorders>
              <w:top w:val="nil"/>
              <w:left w:val="single" w:sz="4" w:space="0" w:color="auto"/>
              <w:bottom w:val="single" w:sz="4" w:space="0" w:color="000000"/>
              <w:right w:val="single" w:sz="4" w:space="0" w:color="auto"/>
            </w:tcBorders>
            <w:vAlign w:val="center"/>
            <w:hideMark/>
          </w:tcPr>
          <w:p w14:paraId="254CA00E" w14:textId="77777777" w:rsidR="00EE517F" w:rsidRDefault="00EE517F">
            <w:pPr>
              <w:rPr>
                <w:ins w:id="2664" w:author="FARIDA" w:date="2024-12-27T10:50:00Z"/>
                <w:rFonts w:ascii="Cambria" w:hAnsi="Cambria" w:cs="Calibri"/>
                <w:b/>
                <w:bCs/>
                <w:color w:val="000000"/>
                <w:sz w:val="20"/>
                <w:szCs w:val="20"/>
              </w:rPr>
            </w:pPr>
          </w:p>
        </w:tc>
      </w:tr>
      <w:tr w:rsidR="00EE517F" w14:paraId="5DC6AC5E" w14:textId="77777777" w:rsidTr="00EE517F">
        <w:trPr>
          <w:trHeight w:val="255"/>
          <w:ins w:id="2665"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62750409" w14:textId="77777777" w:rsidR="00EE517F" w:rsidRDefault="00EE517F">
            <w:pPr>
              <w:rPr>
                <w:ins w:id="2666"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3E28BB90" w14:textId="77777777" w:rsidR="00EE517F" w:rsidRDefault="00EE517F">
            <w:pPr>
              <w:rPr>
                <w:ins w:id="2667" w:author="FARIDA" w:date="2024-12-27T10:50:00Z"/>
                <w:rFonts w:ascii="Cambria" w:hAnsi="Cambria" w:cs="Calibri"/>
                <w:color w:val="000000"/>
                <w:sz w:val="20"/>
                <w:szCs w:val="20"/>
              </w:rPr>
            </w:pPr>
            <w:ins w:id="2668" w:author="FARIDA" w:date="2024-12-27T10:50:00Z">
              <w:r>
                <w:rPr>
                  <w:rFonts w:ascii="Cambria" w:hAnsi="Cambria" w:cs="Calibri"/>
                  <w:color w:val="000000"/>
                  <w:sz w:val="20"/>
                  <w:szCs w:val="20"/>
                </w:rPr>
                <w:t>EKG</w:t>
              </w:r>
            </w:ins>
          </w:p>
        </w:tc>
        <w:tc>
          <w:tcPr>
            <w:tcW w:w="1721" w:type="dxa"/>
            <w:tcBorders>
              <w:top w:val="nil"/>
              <w:left w:val="nil"/>
              <w:bottom w:val="single" w:sz="4" w:space="0" w:color="auto"/>
              <w:right w:val="single" w:sz="4" w:space="0" w:color="auto"/>
            </w:tcBorders>
            <w:shd w:val="clear" w:color="auto" w:fill="auto"/>
            <w:noWrap/>
            <w:vAlign w:val="bottom"/>
            <w:hideMark/>
          </w:tcPr>
          <w:p w14:paraId="3BB06B8A" w14:textId="77777777" w:rsidR="00EE517F" w:rsidRDefault="00EE517F">
            <w:pPr>
              <w:rPr>
                <w:ins w:id="2669" w:author="FARIDA" w:date="2024-12-27T10:50:00Z"/>
                <w:rFonts w:ascii="Cambria" w:hAnsi="Cambria" w:cs="Calibri"/>
                <w:color w:val="000000"/>
                <w:sz w:val="20"/>
                <w:szCs w:val="20"/>
              </w:rPr>
            </w:pPr>
            <w:ins w:id="2670"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7A1A5A02" w14:textId="77777777" w:rsidR="00EE517F" w:rsidRDefault="00EE517F">
            <w:pPr>
              <w:jc w:val="center"/>
              <w:rPr>
                <w:ins w:id="2671" w:author="FARIDA" w:date="2024-12-27T10:50:00Z"/>
                <w:rFonts w:ascii="Cambria" w:hAnsi="Cambria" w:cs="Calibri"/>
                <w:color w:val="000000"/>
                <w:sz w:val="20"/>
                <w:szCs w:val="20"/>
              </w:rPr>
            </w:pPr>
            <w:ins w:id="2672" w:author="FARIDA" w:date="2024-12-27T10:50:00Z">
              <w:r>
                <w:rPr>
                  <w:rFonts w:ascii="Cambria" w:hAnsi="Cambria" w:cs="Calibri"/>
                  <w:color w:val="000000"/>
                  <w:sz w:val="20"/>
                  <w:szCs w:val="20"/>
                </w:rPr>
                <w:t>Rp56.250</w:t>
              </w:r>
            </w:ins>
          </w:p>
        </w:tc>
        <w:tc>
          <w:tcPr>
            <w:tcW w:w="1483" w:type="dxa"/>
            <w:vMerge/>
            <w:tcBorders>
              <w:top w:val="nil"/>
              <w:left w:val="single" w:sz="4" w:space="0" w:color="auto"/>
              <w:bottom w:val="single" w:sz="4" w:space="0" w:color="000000"/>
              <w:right w:val="single" w:sz="4" w:space="0" w:color="auto"/>
            </w:tcBorders>
            <w:vAlign w:val="center"/>
            <w:hideMark/>
          </w:tcPr>
          <w:p w14:paraId="5FFBE680" w14:textId="77777777" w:rsidR="00EE517F" w:rsidRDefault="00EE517F">
            <w:pPr>
              <w:rPr>
                <w:ins w:id="2673" w:author="FARIDA" w:date="2024-12-27T10:50:00Z"/>
                <w:rFonts w:ascii="Cambria" w:hAnsi="Cambria" w:cs="Calibri"/>
                <w:b/>
                <w:bCs/>
                <w:color w:val="000000"/>
                <w:sz w:val="20"/>
                <w:szCs w:val="20"/>
              </w:rPr>
            </w:pPr>
          </w:p>
        </w:tc>
      </w:tr>
      <w:tr w:rsidR="00EE517F" w14:paraId="77661426" w14:textId="77777777" w:rsidTr="00EE517F">
        <w:trPr>
          <w:trHeight w:val="255"/>
          <w:ins w:id="2674" w:author="FARIDA" w:date="2024-12-27T10:50:00Z"/>
        </w:trPr>
        <w:tc>
          <w:tcPr>
            <w:tcW w:w="576" w:type="dxa"/>
            <w:vMerge w:val="restart"/>
            <w:tcBorders>
              <w:top w:val="nil"/>
              <w:left w:val="single" w:sz="4" w:space="0" w:color="auto"/>
              <w:bottom w:val="nil"/>
              <w:right w:val="single" w:sz="4" w:space="0" w:color="auto"/>
            </w:tcBorders>
            <w:shd w:val="clear" w:color="auto" w:fill="auto"/>
            <w:noWrap/>
            <w:vAlign w:val="center"/>
            <w:hideMark/>
          </w:tcPr>
          <w:p w14:paraId="29CF7342" w14:textId="77777777" w:rsidR="00EE517F" w:rsidRDefault="00EE517F">
            <w:pPr>
              <w:jc w:val="center"/>
              <w:rPr>
                <w:ins w:id="2675" w:author="FARIDA" w:date="2024-12-27T10:50:00Z"/>
                <w:rFonts w:ascii="Cambria" w:hAnsi="Cambria" w:cs="Calibri"/>
                <w:b/>
                <w:bCs/>
                <w:color w:val="000000"/>
                <w:sz w:val="20"/>
                <w:szCs w:val="20"/>
              </w:rPr>
            </w:pPr>
            <w:ins w:id="2676" w:author="FARIDA" w:date="2024-12-27T10:50:00Z">
              <w:r>
                <w:rPr>
                  <w:rFonts w:ascii="Cambria" w:hAnsi="Cambria" w:cs="Calibri"/>
                  <w:b/>
                  <w:bCs/>
                  <w:color w:val="000000"/>
                  <w:sz w:val="20"/>
                  <w:szCs w:val="20"/>
                </w:rPr>
                <w:t>C</w:t>
              </w:r>
            </w:ins>
          </w:p>
        </w:tc>
        <w:tc>
          <w:tcPr>
            <w:tcW w:w="4164" w:type="dxa"/>
            <w:tcBorders>
              <w:top w:val="nil"/>
              <w:left w:val="nil"/>
              <w:bottom w:val="single" w:sz="4" w:space="0" w:color="auto"/>
              <w:right w:val="single" w:sz="4" w:space="0" w:color="auto"/>
            </w:tcBorders>
            <w:shd w:val="clear" w:color="auto" w:fill="auto"/>
            <w:noWrap/>
            <w:vAlign w:val="bottom"/>
            <w:hideMark/>
          </w:tcPr>
          <w:p w14:paraId="16856E0A" w14:textId="77777777" w:rsidR="00EE517F" w:rsidRDefault="00EE517F">
            <w:pPr>
              <w:rPr>
                <w:ins w:id="2677" w:author="FARIDA" w:date="2024-12-27T10:50:00Z"/>
                <w:rFonts w:ascii="Cambria" w:hAnsi="Cambria" w:cs="Calibri"/>
                <w:color w:val="000000"/>
                <w:sz w:val="20"/>
                <w:szCs w:val="20"/>
              </w:rPr>
            </w:pPr>
            <w:ins w:id="2678" w:author="FARIDA" w:date="2024-12-27T10:50:00Z">
              <w:r>
                <w:rPr>
                  <w:rFonts w:ascii="Cambria" w:hAnsi="Cambria" w:cs="Calibri"/>
                  <w:color w:val="000000"/>
                  <w:sz w:val="20"/>
                  <w:szCs w:val="20"/>
                </w:rPr>
                <w:t>LPK (</w:t>
              </w:r>
              <w:proofErr w:type="spellStart"/>
              <w:r>
                <w:rPr>
                  <w:rFonts w:ascii="Cambria" w:hAnsi="Cambria" w:cs="Calibri"/>
                  <w:color w:val="000000"/>
                  <w:sz w:val="20"/>
                  <w:szCs w:val="20"/>
                </w:rPr>
                <w:t>Laporan</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Pemeriksaan</w:t>
              </w:r>
              <w:proofErr w:type="spellEnd"/>
              <w:r>
                <w:rPr>
                  <w:rFonts w:ascii="Cambria" w:hAnsi="Cambria" w:cs="Calibri"/>
                  <w:color w:val="000000"/>
                  <w:sz w:val="20"/>
                  <w:szCs w:val="20"/>
                </w:rPr>
                <w:t xml:space="preserve"> Kesehatan)</w:t>
              </w:r>
            </w:ins>
          </w:p>
        </w:tc>
        <w:tc>
          <w:tcPr>
            <w:tcW w:w="1721" w:type="dxa"/>
            <w:tcBorders>
              <w:top w:val="nil"/>
              <w:left w:val="nil"/>
              <w:bottom w:val="single" w:sz="4" w:space="0" w:color="auto"/>
              <w:right w:val="single" w:sz="4" w:space="0" w:color="auto"/>
            </w:tcBorders>
            <w:shd w:val="clear" w:color="auto" w:fill="auto"/>
            <w:noWrap/>
            <w:vAlign w:val="bottom"/>
            <w:hideMark/>
          </w:tcPr>
          <w:p w14:paraId="17DB3EEA" w14:textId="77777777" w:rsidR="00EE517F" w:rsidRDefault="00EE517F">
            <w:pPr>
              <w:rPr>
                <w:ins w:id="2679" w:author="FARIDA" w:date="2024-12-27T10:50:00Z"/>
                <w:rFonts w:ascii="Cambria" w:hAnsi="Cambria" w:cs="Calibri"/>
                <w:color w:val="000000"/>
                <w:sz w:val="20"/>
                <w:szCs w:val="20"/>
              </w:rPr>
            </w:pPr>
            <w:ins w:id="2680"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51096336" w14:textId="77777777" w:rsidR="00EE517F" w:rsidRDefault="00EE517F">
            <w:pPr>
              <w:jc w:val="center"/>
              <w:rPr>
                <w:ins w:id="2681" w:author="FARIDA" w:date="2024-12-27T10:50:00Z"/>
                <w:rFonts w:ascii="Cambria" w:hAnsi="Cambria" w:cs="Calibri"/>
                <w:color w:val="000000"/>
                <w:sz w:val="20"/>
                <w:szCs w:val="20"/>
              </w:rPr>
            </w:pPr>
            <w:ins w:id="2682" w:author="FARIDA" w:date="2024-12-27T10:50:00Z">
              <w:r>
                <w:rPr>
                  <w:rFonts w:ascii="Cambria" w:hAnsi="Cambria" w:cs="Calibri"/>
                  <w:color w:val="000000"/>
                  <w:sz w:val="20"/>
                  <w:szCs w:val="20"/>
                </w:rPr>
                <w:t>Rp70.000</w:t>
              </w:r>
            </w:ins>
          </w:p>
        </w:tc>
        <w:tc>
          <w:tcPr>
            <w:tcW w:w="148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02FDE0A" w14:textId="77777777" w:rsidR="00EE517F" w:rsidRDefault="00EE517F">
            <w:pPr>
              <w:jc w:val="center"/>
              <w:rPr>
                <w:ins w:id="2683" w:author="FARIDA" w:date="2024-12-27T10:50:00Z"/>
                <w:rFonts w:ascii="Cambria" w:hAnsi="Cambria" w:cs="Calibri"/>
                <w:b/>
                <w:bCs/>
                <w:color w:val="000000"/>
                <w:sz w:val="20"/>
                <w:szCs w:val="20"/>
              </w:rPr>
            </w:pPr>
            <w:ins w:id="2684" w:author="FARIDA" w:date="2024-12-27T10:50:00Z">
              <w:r>
                <w:rPr>
                  <w:rFonts w:ascii="Cambria" w:hAnsi="Cambria" w:cs="Calibri"/>
                  <w:b/>
                  <w:bCs/>
                  <w:color w:val="000000"/>
                  <w:sz w:val="20"/>
                  <w:szCs w:val="20"/>
                </w:rPr>
                <w:t>Rp1.602.925</w:t>
              </w:r>
            </w:ins>
          </w:p>
        </w:tc>
      </w:tr>
      <w:tr w:rsidR="00EE517F" w14:paraId="5B9E8FF7" w14:textId="77777777" w:rsidTr="00EE517F">
        <w:trPr>
          <w:trHeight w:val="255"/>
          <w:ins w:id="2685" w:author="FARIDA" w:date="2024-12-27T10:50:00Z"/>
        </w:trPr>
        <w:tc>
          <w:tcPr>
            <w:tcW w:w="576" w:type="dxa"/>
            <w:vMerge/>
            <w:tcBorders>
              <w:top w:val="nil"/>
              <w:left w:val="single" w:sz="4" w:space="0" w:color="auto"/>
              <w:bottom w:val="nil"/>
              <w:right w:val="single" w:sz="4" w:space="0" w:color="auto"/>
            </w:tcBorders>
            <w:vAlign w:val="center"/>
            <w:hideMark/>
          </w:tcPr>
          <w:p w14:paraId="221FF303" w14:textId="77777777" w:rsidR="00EE517F" w:rsidRDefault="00EE517F">
            <w:pPr>
              <w:rPr>
                <w:ins w:id="2686"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3EBA81A6" w14:textId="77777777" w:rsidR="00EE517F" w:rsidRDefault="00EE517F">
            <w:pPr>
              <w:rPr>
                <w:ins w:id="2687" w:author="FARIDA" w:date="2024-12-27T10:50:00Z"/>
                <w:rFonts w:ascii="Cambria" w:hAnsi="Cambria" w:cs="Calibri"/>
                <w:color w:val="000000"/>
                <w:sz w:val="20"/>
                <w:szCs w:val="20"/>
              </w:rPr>
            </w:pPr>
            <w:proofErr w:type="spellStart"/>
            <w:ins w:id="2688" w:author="FARIDA" w:date="2024-12-27T10:50:00Z">
              <w:r>
                <w:rPr>
                  <w:rFonts w:ascii="Cambria" w:hAnsi="Cambria" w:cs="Calibri"/>
                  <w:color w:val="000000"/>
                  <w:sz w:val="20"/>
                  <w:szCs w:val="20"/>
                </w:rPr>
                <w:t>Urin</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Lengkap</w:t>
              </w:r>
              <w:proofErr w:type="spellEnd"/>
            </w:ins>
          </w:p>
        </w:tc>
        <w:tc>
          <w:tcPr>
            <w:tcW w:w="1721" w:type="dxa"/>
            <w:tcBorders>
              <w:top w:val="nil"/>
              <w:left w:val="nil"/>
              <w:bottom w:val="single" w:sz="4" w:space="0" w:color="auto"/>
              <w:right w:val="single" w:sz="4" w:space="0" w:color="auto"/>
            </w:tcBorders>
            <w:shd w:val="clear" w:color="auto" w:fill="auto"/>
            <w:noWrap/>
            <w:vAlign w:val="bottom"/>
            <w:hideMark/>
          </w:tcPr>
          <w:p w14:paraId="140C82B1" w14:textId="77777777" w:rsidR="00EE517F" w:rsidRDefault="00EE517F">
            <w:pPr>
              <w:rPr>
                <w:ins w:id="2689" w:author="FARIDA" w:date="2024-12-27T10:50:00Z"/>
                <w:rFonts w:ascii="Cambria" w:hAnsi="Cambria" w:cs="Calibri"/>
                <w:color w:val="000000"/>
                <w:sz w:val="20"/>
                <w:szCs w:val="20"/>
              </w:rPr>
            </w:pPr>
            <w:ins w:id="2690"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3EFE7B6B" w14:textId="77777777" w:rsidR="00EE517F" w:rsidRDefault="00EE517F">
            <w:pPr>
              <w:jc w:val="center"/>
              <w:rPr>
                <w:ins w:id="2691" w:author="FARIDA" w:date="2024-12-27T10:50:00Z"/>
                <w:rFonts w:ascii="Cambria" w:hAnsi="Cambria" w:cs="Calibri"/>
                <w:color w:val="000000"/>
                <w:sz w:val="20"/>
                <w:szCs w:val="20"/>
              </w:rPr>
            </w:pPr>
            <w:ins w:id="2692" w:author="FARIDA" w:date="2024-12-27T10:50:00Z">
              <w:r>
                <w:rPr>
                  <w:rFonts w:ascii="Cambria" w:hAnsi="Cambria" w:cs="Calibri"/>
                  <w:color w:val="000000"/>
                  <w:sz w:val="20"/>
                  <w:szCs w:val="20"/>
                </w:rPr>
                <w:t>Rp33.500</w:t>
              </w:r>
            </w:ins>
          </w:p>
        </w:tc>
        <w:tc>
          <w:tcPr>
            <w:tcW w:w="1483" w:type="dxa"/>
            <w:vMerge/>
            <w:tcBorders>
              <w:top w:val="nil"/>
              <w:left w:val="single" w:sz="4" w:space="0" w:color="auto"/>
              <w:bottom w:val="single" w:sz="4" w:space="0" w:color="000000"/>
              <w:right w:val="single" w:sz="4" w:space="0" w:color="auto"/>
            </w:tcBorders>
            <w:vAlign w:val="center"/>
            <w:hideMark/>
          </w:tcPr>
          <w:p w14:paraId="43D19DC6" w14:textId="77777777" w:rsidR="00EE517F" w:rsidRDefault="00EE517F">
            <w:pPr>
              <w:rPr>
                <w:ins w:id="2693" w:author="FARIDA" w:date="2024-12-27T10:50:00Z"/>
                <w:rFonts w:ascii="Cambria" w:hAnsi="Cambria" w:cs="Calibri"/>
                <w:b/>
                <w:bCs/>
                <w:color w:val="000000"/>
                <w:sz w:val="20"/>
                <w:szCs w:val="20"/>
              </w:rPr>
            </w:pPr>
          </w:p>
        </w:tc>
      </w:tr>
      <w:tr w:rsidR="00EE517F" w14:paraId="4F405C28" w14:textId="77777777" w:rsidTr="00EE517F">
        <w:trPr>
          <w:trHeight w:val="255"/>
          <w:ins w:id="2694" w:author="FARIDA" w:date="2024-12-27T10:50:00Z"/>
        </w:trPr>
        <w:tc>
          <w:tcPr>
            <w:tcW w:w="576" w:type="dxa"/>
            <w:vMerge/>
            <w:tcBorders>
              <w:top w:val="nil"/>
              <w:left w:val="single" w:sz="4" w:space="0" w:color="auto"/>
              <w:bottom w:val="nil"/>
              <w:right w:val="single" w:sz="4" w:space="0" w:color="auto"/>
            </w:tcBorders>
            <w:vAlign w:val="center"/>
            <w:hideMark/>
          </w:tcPr>
          <w:p w14:paraId="6D05EB2B" w14:textId="77777777" w:rsidR="00EE517F" w:rsidRDefault="00EE517F">
            <w:pPr>
              <w:rPr>
                <w:ins w:id="2695"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71BB4CE" w14:textId="77777777" w:rsidR="00EE517F" w:rsidRDefault="00EE517F">
            <w:pPr>
              <w:rPr>
                <w:ins w:id="2696" w:author="FARIDA" w:date="2024-12-27T10:50:00Z"/>
                <w:rFonts w:ascii="Cambria" w:hAnsi="Cambria" w:cs="Calibri"/>
                <w:color w:val="000000"/>
                <w:sz w:val="20"/>
                <w:szCs w:val="20"/>
              </w:rPr>
            </w:pPr>
            <w:ins w:id="2697" w:author="FARIDA" w:date="2024-12-27T10:50:00Z">
              <w:r>
                <w:rPr>
                  <w:rFonts w:ascii="Cambria" w:hAnsi="Cambria" w:cs="Calibri"/>
                  <w:color w:val="000000"/>
                  <w:sz w:val="20"/>
                  <w:szCs w:val="20"/>
                </w:rPr>
                <w:t>Darah Rutin</w:t>
              </w:r>
            </w:ins>
          </w:p>
        </w:tc>
        <w:tc>
          <w:tcPr>
            <w:tcW w:w="1721" w:type="dxa"/>
            <w:tcBorders>
              <w:top w:val="nil"/>
              <w:left w:val="nil"/>
              <w:bottom w:val="single" w:sz="4" w:space="0" w:color="auto"/>
              <w:right w:val="single" w:sz="4" w:space="0" w:color="auto"/>
            </w:tcBorders>
            <w:shd w:val="clear" w:color="auto" w:fill="auto"/>
            <w:noWrap/>
            <w:vAlign w:val="bottom"/>
            <w:hideMark/>
          </w:tcPr>
          <w:p w14:paraId="1CF3F0C5" w14:textId="77777777" w:rsidR="00EE517F" w:rsidRDefault="00EE517F">
            <w:pPr>
              <w:rPr>
                <w:ins w:id="2698" w:author="FARIDA" w:date="2024-12-27T10:50:00Z"/>
                <w:rFonts w:ascii="Cambria" w:hAnsi="Cambria" w:cs="Calibri"/>
                <w:color w:val="000000"/>
                <w:sz w:val="20"/>
                <w:szCs w:val="20"/>
              </w:rPr>
            </w:pPr>
            <w:ins w:id="2699" w:author="FARIDA" w:date="2024-12-27T10:50:00Z">
              <w:r>
                <w:rPr>
                  <w:rFonts w:ascii="Cambria" w:hAnsi="Cambria" w:cs="Calibri"/>
                  <w:color w:val="000000"/>
                  <w:sz w:val="20"/>
                  <w:szCs w:val="20"/>
                </w:rPr>
                <w:t>DL</w:t>
              </w:r>
            </w:ins>
          </w:p>
        </w:tc>
        <w:tc>
          <w:tcPr>
            <w:tcW w:w="119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568764E" w14:textId="77777777" w:rsidR="00EE517F" w:rsidRDefault="00EE517F">
            <w:pPr>
              <w:jc w:val="center"/>
              <w:rPr>
                <w:ins w:id="2700" w:author="FARIDA" w:date="2024-12-27T10:50:00Z"/>
                <w:rFonts w:ascii="Cambria" w:hAnsi="Cambria" w:cs="Calibri"/>
                <w:color w:val="000000"/>
                <w:sz w:val="20"/>
                <w:szCs w:val="20"/>
              </w:rPr>
            </w:pPr>
            <w:ins w:id="2701" w:author="FARIDA" w:date="2024-12-27T10:50:00Z">
              <w:r>
                <w:rPr>
                  <w:rFonts w:ascii="Cambria" w:hAnsi="Cambria" w:cs="Calibri"/>
                  <w:color w:val="000000"/>
                  <w:sz w:val="20"/>
                  <w:szCs w:val="20"/>
                </w:rPr>
                <w:t>Rp81.250</w:t>
              </w:r>
            </w:ins>
          </w:p>
        </w:tc>
        <w:tc>
          <w:tcPr>
            <w:tcW w:w="1483" w:type="dxa"/>
            <w:vMerge/>
            <w:tcBorders>
              <w:top w:val="nil"/>
              <w:left w:val="single" w:sz="4" w:space="0" w:color="auto"/>
              <w:bottom w:val="single" w:sz="4" w:space="0" w:color="000000"/>
              <w:right w:val="single" w:sz="4" w:space="0" w:color="auto"/>
            </w:tcBorders>
            <w:vAlign w:val="center"/>
            <w:hideMark/>
          </w:tcPr>
          <w:p w14:paraId="238F65C8" w14:textId="77777777" w:rsidR="00EE517F" w:rsidRDefault="00EE517F">
            <w:pPr>
              <w:rPr>
                <w:ins w:id="2702" w:author="FARIDA" w:date="2024-12-27T10:50:00Z"/>
                <w:rFonts w:ascii="Cambria" w:hAnsi="Cambria" w:cs="Calibri"/>
                <w:b/>
                <w:bCs/>
                <w:color w:val="000000"/>
                <w:sz w:val="20"/>
                <w:szCs w:val="20"/>
              </w:rPr>
            </w:pPr>
          </w:p>
        </w:tc>
      </w:tr>
      <w:tr w:rsidR="00EE517F" w14:paraId="6F63FE8E" w14:textId="77777777" w:rsidTr="00EE517F">
        <w:trPr>
          <w:trHeight w:val="255"/>
          <w:ins w:id="2703" w:author="FARIDA" w:date="2024-12-27T10:50:00Z"/>
        </w:trPr>
        <w:tc>
          <w:tcPr>
            <w:tcW w:w="576" w:type="dxa"/>
            <w:vMerge/>
            <w:tcBorders>
              <w:top w:val="nil"/>
              <w:left w:val="single" w:sz="4" w:space="0" w:color="auto"/>
              <w:bottom w:val="nil"/>
              <w:right w:val="single" w:sz="4" w:space="0" w:color="auto"/>
            </w:tcBorders>
            <w:vAlign w:val="center"/>
            <w:hideMark/>
          </w:tcPr>
          <w:p w14:paraId="731C54B4" w14:textId="77777777" w:rsidR="00EE517F" w:rsidRDefault="00EE517F">
            <w:pPr>
              <w:rPr>
                <w:ins w:id="2704"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20EA65FE" w14:textId="77777777" w:rsidR="00EE517F" w:rsidRDefault="00EE517F">
            <w:pPr>
              <w:rPr>
                <w:ins w:id="2705"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5B578AA0" w14:textId="77777777" w:rsidR="00EE517F" w:rsidRDefault="00EE517F">
            <w:pPr>
              <w:rPr>
                <w:ins w:id="2706" w:author="FARIDA" w:date="2024-12-27T10:50:00Z"/>
                <w:rFonts w:ascii="Cambria" w:hAnsi="Cambria" w:cs="Calibri"/>
                <w:color w:val="000000"/>
                <w:sz w:val="20"/>
                <w:szCs w:val="20"/>
              </w:rPr>
            </w:pPr>
            <w:ins w:id="2707" w:author="FARIDA" w:date="2024-12-27T10:50:00Z">
              <w:r>
                <w:rPr>
                  <w:rFonts w:ascii="Cambria" w:hAnsi="Cambria" w:cs="Calibri"/>
                  <w:color w:val="000000"/>
                  <w:sz w:val="20"/>
                  <w:szCs w:val="20"/>
                </w:rPr>
                <w:t>LED</w:t>
              </w:r>
            </w:ins>
          </w:p>
        </w:tc>
        <w:tc>
          <w:tcPr>
            <w:tcW w:w="1196" w:type="dxa"/>
            <w:vMerge/>
            <w:tcBorders>
              <w:top w:val="nil"/>
              <w:left w:val="single" w:sz="4" w:space="0" w:color="auto"/>
              <w:bottom w:val="single" w:sz="4" w:space="0" w:color="000000"/>
              <w:right w:val="single" w:sz="4" w:space="0" w:color="auto"/>
            </w:tcBorders>
            <w:vAlign w:val="center"/>
            <w:hideMark/>
          </w:tcPr>
          <w:p w14:paraId="486E15A9" w14:textId="77777777" w:rsidR="00EE517F" w:rsidRDefault="00EE517F">
            <w:pPr>
              <w:rPr>
                <w:ins w:id="2708" w:author="FARIDA" w:date="2024-12-27T10:50:00Z"/>
                <w:rFonts w:ascii="Cambria" w:hAnsi="Cambria" w:cs="Calibri"/>
                <w:color w:val="000000"/>
                <w:sz w:val="20"/>
                <w:szCs w:val="20"/>
              </w:rPr>
            </w:pPr>
          </w:p>
        </w:tc>
        <w:tc>
          <w:tcPr>
            <w:tcW w:w="1483" w:type="dxa"/>
            <w:vMerge/>
            <w:tcBorders>
              <w:top w:val="nil"/>
              <w:left w:val="single" w:sz="4" w:space="0" w:color="auto"/>
              <w:bottom w:val="single" w:sz="4" w:space="0" w:color="000000"/>
              <w:right w:val="single" w:sz="4" w:space="0" w:color="auto"/>
            </w:tcBorders>
            <w:vAlign w:val="center"/>
            <w:hideMark/>
          </w:tcPr>
          <w:p w14:paraId="4241BFB3" w14:textId="77777777" w:rsidR="00EE517F" w:rsidRDefault="00EE517F">
            <w:pPr>
              <w:rPr>
                <w:ins w:id="2709" w:author="FARIDA" w:date="2024-12-27T10:50:00Z"/>
                <w:rFonts w:ascii="Cambria" w:hAnsi="Cambria" w:cs="Calibri"/>
                <w:b/>
                <w:bCs/>
                <w:color w:val="000000"/>
                <w:sz w:val="20"/>
                <w:szCs w:val="20"/>
              </w:rPr>
            </w:pPr>
          </w:p>
        </w:tc>
      </w:tr>
      <w:tr w:rsidR="00EE517F" w14:paraId="76BA689D" w14:textId="77777777" w:rsidTr="00EE517F">
        <w:trPr>
          <w:trHeight w:val="255"/>
          <w:ins w:id="2710" w:author="FARIDA" w:date="2024-12-27T10:50:00Z"/>
        </w:trPr>
        <w:tc>
          <w:tcPr>
            <w:tcW w:w="576" w:type="dxa"/>
            <w:vMerge/>
            <w:tcBorders>
              <w:top w:val="nil"/>
              <w:left w:val="single" w:sz="4" w:space="0" w:color="auto"/>
              <w:bottom w:val="nil"/>
              <w:right w:val="single" w:sz="4" w:space="0" w:color="auto"/>
            </w:tcBorders>
            <w:vAlign w:val="center"/>
            <w:hideMark/>
          </w:tcPr>
          <w:p w14:paraId="6A298731" w14:textId="77777777" w:rsidR="00EE517F" w:rsidRDefault="00EE517F">
            <w:pPr>
              <w:rPr>
                <w:ins w:id="2711"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56345B82" w14:textId="77777777" w:rsidR="00EE517F" w:rsidRDefault="00EE517F">
            <w:pPr>
              <w:rPr>
                <w:ins w:id="2712"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31A77BF8" w14:textId="77777777" w:rsidR="00EE517F" w:rsidRDefault="00EE517F">
            <w:pPr>
              <w:rPr>
                <w:ins w:id="2713" w:author="FARIDA" w:date="2024-12-27T10:50:00Z"/>
                <w:rFonts w:ascii="Cambria" w:hAnsi="Cambria" w:cs="Calibri"/>
                <w:color w:val="000000"/>
                <w:sz w:val="20"/>
                <w:szCs w:val="20"/>
              </w:rPr>
            </w:pPr>
            <w:ins w:id="2714" w:author="FARIDA" w:date="2024-12-27T10:50:00Z">
              <w:r>
                <w:rPr>
                  <w:rFonts w:ascii="Cambria" w:hAnsi="Cambria" w:cs="Calibri"/>
                  <w:color w:val="000000"/>
                  <w:sz w:val="20"/>
                  <w:szCs w:val="20"/>
                </w:rPr>
                <w:t>Platelet</w:t>
              </w:r>
            </w:ins>
          </w:p>
        </w:tc>
        <w:tc>
          <w:tcPr>
            <w:tcW w:w="1196" w:type="dxa"/>
            <w:vMerge/>
            <w:tcBorders>
              <w:top w:val="nil"/>
              <w:left w:val="single" w:sz="4" w:space="0" w:color="auto"/>
              <w:bottom w:val="single" w:sz="4" w:space="0" w:color="000000"/>
              <w:right w:val="single" w:sz="4" w:space="0" w:color="auto"/>
            </w:tcBorders>
            <w:vAlign w:val="center"/>
            <w:hideMark/>
          </w:tcPr>
          <w:p w14:paraId="014BA899" w14:textId="77777777" w:rsidR="00EE517F" w:rsidRDefault="00EE517F">
            <w:pPr>
              <w:rPr>
                <w:ins w:id="2715" w:author="FARIDA" w:date="2024-12-27T10:50:00Z"/>
                <w:rFonts w:ascii="Cambria" w:hAnsi="Cambria" w:cs="Calibri"/>
                <w:color w:val="000000"/>
                <w:sz w:val="20"/>
                <w:szCs w:val="20"/>
              </w:rPr>
            </w:pPr>
          </w:p>
        </w:tc>
        <w:tc>
          <w:tcPr>
            <w:tcW w:w="1483" w:type="dxa"/>
            <w:vMerge/>
            <w:tcBorders>
              <w:top w:val="nil"/>
              <w:left w:val="single" w:sz="4" w:space="0" w:color="auto"/>
              <w:bottom w:val="single" w:sz="4" w:space="0" w:color="000000"/>
              <w:right w:val="single" w:sz="4" w:space="0" w:color="auto"/>
            </w:tcBorders>
            <w:vAlign w:val="center"/>
            <w:hideMark/>
          </w:tcPr>
          <w:p w14:paraId="4E8F9E58" w14:textId="77777777" w:rsidR="00EE517F" w:rsidRDefault="00EE517F">
            <w:pPr>
              <w:rPr>
                <w:ins w:id="2716" w:author="FARIDA" w:date="2024-12-27T10:50:00Z"/>
                <w:rFonts w:ascii="Cambria" w:hAnsi="Cambria" w:cs="Calibri"/>
                <w:b/>
                <w:bCs/>
                <w:color w:val="000000"/>
                <w:sz w:val="20"/>
                <w:szCs w:val="20"/>
              </w:rPr>
            </w:pPr>
          </w:p>
        </w:tc>
      </w:tr>
      <w:tr w:rsidR="00EE517F" w14:paraId="6D61E8AF" w14:textId="77777777" w:rsidTr="00EE517F">
        <w:trPr>
          <w:trHeight w:val="255"/>
          <w:ins w:id="2717" w:author="FARIDA" w:date="2024-12-27T10:50:00Z"/>
        </w:trPr>
        <w:tc>
          <w:tcPr>
            <w:tcW w:w="576" w:type="dxa"/>
            <w:vMerge/>
            <w:tcBorders>
              <w:top w:val="nil"/>
              <w:left w:val="single" w:sz="4" w:space="0" w:color="auto"/>
              <w:bottom w:val="nil"/>
              <w:right w:val="single" w:sz="4" w:space="0" w:color="auto"/>
            </w:tcBorders>
            <w:vAlign w:val="center"/>
            <w:hideMark/>
          </w:tcPr>
          <w:p w14:paraId="684C41C0" w14:textId="77777777" w:rsidR="00EE517F" w:rsidRDefault="00EE517F">
            <w:pPr>
              <w:rPr>
                <w:ins w:id="2718"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083402F" w14:textId="77777777" w:rsidR="00EE517F" w:rsidRDefault="00EE517F">
            <w:pPr>
              <w:rPr>
                <w:ins w:id="2719" w:author="FARIDA" w:date="2024-12-27T10:50:00Z"/>
                <w:rFonts w:ascii="Cambria" w:hAnsi="Cambria" w:cs="Calibri"/>
                <w:color w:val="000000"/>
                <w:sz w:val="20"/>
                <w:szCs w:val="20"/>
              </w:rPr>
            </w:pPr>
            <w:ins w:id="2720" w:author="FARIDA" w:date="2024-12-27T10:50:00Z">
              <w:r>
                <w:rPr>
                  <w:rFonts w:ascii="Cambria" w:hAnsi="Cambria" w:cs="Calibri"/>
                  <w:color w:val="000000"/>
                  <w:sz w:val="20"/>
                  <w:szCs w:val="20"/>
                </w:rPr>
                <w:t>FH</w:t>
              </w:r>
            </w:ins>
          </w:p>
        </w:tc>
        <w:tc>
          <w:tcPr>
            <w:tcW w:w="1721" w:type="dxa"/>
            <w:tcBorders>
              <w:top w:val="nil"/>
              <w:left w:val="nil"/>
              <w:bottom w:val="single" w:sz="4" w:space="0" w:color="auto"/>
              <w:right w:val="single" w:sz="4" w:space="0" w:color="auto"/>
            </w:tcBorders>
            <w:shd w:val="clear" w:color="auto" w:fill="auto"/>
            <w:noWrap/>
            <w:vAlign w:val="bottom"/>
            <w:hideMark/>
          </w:tcPr>
          <w:p w14:paraId="56423852" w14:textId="77777777" w:rsidR="00EE517F" w:rsidRDefault="00EE517F">
            <w:pPr>
              <w:rPr>
                <w:ins w:id="2721" w:author="FARIDA" w:date="2024-12-27T10:50:00Z"/>
                <w:rFonts w:ascii="Cambria" w:hAnsi="Cambria" w:cs="Calibri"/>
                <w:color w:val="000000"/>
                <w:sz w:val="20"/>
                <w:szCs w:val="20"/>
              </w:rPr>
            </w:pPr>
            <w:ins w:id="2722" w:author="FARIDA" w:date="2024-12-27T10:50:00Z">
              <w:r>
                <w:rPr>
                  <w:rFonts w:ascii="Cambria" w:hAnsi="Cambria" w:cs="Calibri"/>
                  <w:color w:val="000000"/>
                  <w:sz w:val="20"/>
                  <w:szCs w:val="20"/>
                </w:rPr>
                <w:t>SGOT</w:t>
              </w:r>
            </w:ins>
          </w:p>
        </w:tc>
        <w:tc>
          <w:tcPr>
            <w:tcW w:w="1196" w:type="dxa"/>
            <w:tcBorders>
              <w:top w:val="nil"/>
              <w:left w:val="nil"/>
              <w:bottom w:val="single" w:sz="4" w:space="0" w:color="auto"/>
              <w:right w:val="single" w:sz="4" w:space="0" w:color="auto"/>
            </w:tcBorders>
            <w:shd w:val="clear" w:color="auto" w:fill="auto"/>
            <w:noWrap/>
            <w:vAlign w:val="bottom"/>
            <w:hideMark/>
          </w:tcPr>
          <w:p w14:paraId="4577752F" w14:textId="77777777" w:rsidR="00EE517F" w:rsidRDefault="00EE517F">
            <w:pPr>
              <w:jc w:val="center"/>
              <w:rPr>
                <w:ins w:id="2723" w:author="FARIDA" w:date="2024-12-27T10:50:00Z"/>
                <w:rFonts w:ascii="Cambria" w:hAnsi="Cambria" w:cs="Calibri"/>
                <w:color w:val="000000"/>
                <w:sz w:val="20"/>
                <w:szCs w:val="20"/>
              </w:rPr>
            </w:pPr>
            <w:ins w:id="2724"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12D76C49" w14:textId="77777777" w:rsidR="00EE517F" w:rsidRDefault="00EE517F">
            <w:pPr>
              <w:rPr>
                <w:ins w:id="2725" w:author="FARIDA" w:date="2024-12-27T10:50:00Z"/>
                <w:rFonts w:ascii="Cambria" w:hAnsi="Cambria" w:cs="Calibri"/>
                <w:b/>
                <w:bCs/>
                <w:color w:val="000000"/>
                <w:sz w:val="20"/>
                <w:szCs w:val="20"/>
              </w:rPr>
            </w:pPr>
          </w:p>
        </w:tc>
      </w:tr>
      <w:tr w:rsidR="00EE517F" w14:paraId="4684EFCE" w14:textId="77777777" w:rsidTr="00EE517F">
        <w:trPr>
          <w:trHeight w:val="255"/>
          <w:ins w:id="2726" w:author="FARIDA" w:date="2024-12-27T10:50:00Z"/>
        </w:trPr>
        <w:tc>
          <w:tcPr>
            <w:tcW w:w="576" w:type="dxa"/>
            <w:vMerge/>
            <w:tcBorders>
              <w:top w:val="nil"/>
              <w:left w:val="single" w:sz="4" w:space="0" w:color="auto"/>
              <w:bottom w:val="nil"/>
              <w:right w:val="single" w:sz="4" w:space="0" w:color="auto"/>
            </w:tcBorders>
            <w:vAlign w:val="center"/>
            <w:hideMark/>
          </w:tcPr>
          <w:p w14:paraId="60287C4E" w14:textId="77777777" w:rsidR="00EE517F" w:rsidRDefault="00EE517F">
            <w:pPr>
              <w:rPr>
                <w:ins w:id="2727"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0C35AA8F" w14:textId="77777777" w:rsidR="00EE517F" w:rsidRDefault="00EE517F">
            <w:pPr>
              <w:rPr>
                <w:ins w:id="2728"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01DCEAD9" w14:textId="77777777" w:rsidR="00EE517F" w:rsidRDefault="00EE517F">
            <w:pPr>
              <w:rPr>
                <w:ins w:id="2729" w:author="FARIDA" w:date="2024-12-27T10:50:00Z"/>
                <w:rFonts w:ascii="Cambria" w:hAnsi="Cambria" w:cs="Calibri"/>
                <w:color w:val="000000"/>
                <w:sz w:val="20"/>
                <w:szCs w:val="20"/>
              </w:rPr>
            </w:pPr>
            <w:ins w:id="2730" w:author="FARIDA" w:date="2024-12-27T10:50:00Z">
              <w:r>
                <w:rPr>
                  <w:rFonts w:ascii="Cambria" w:hAnsi="Cambria" w:cs="Calibri"/>
                  <w:color w:val="000000"/>
                  <w:sz w:val="20"/>
                  <w:szCs w:val="20"/>
                </w:rPr>
                <w:t>SGPT</w:t>
              </w:r>
            </w:ins>
          </w:p>
        </w:tc>
        <w:tc>
          <w:tcPr>
            <w:tcW w:w="1196" w:type="dxa"/>
            <w:tcBorders>
              <w:top w:val="nil"/>
              <w:left w:val="nil"/>
              <w:bottom w:val="single" w:sz="4" w:space="0" w:color="auto"/>
              <w:right w:val="single" w:sz="4" w:space="0" w:color="auto"/>
            </w:tcBorders>
            <w:shd w:val="clear" w:color="auto" w:fill="auto"/>
            <w:noWrap/>
            <w:vAlign w:val="bottom"/>
            <w:hideMark/>
          </w:tcPr>
          <w:p w14:paraId="132A3178" w14:textId="77777777" w:rsidR="00EE517F" w:rsidRDefault="00EE517F">
            <w:pPr>
              <w:jc w:val="center"/>
              <w:rPr>
                <w:ins w:id="2731" w:author="FARIDA" w:date="2024-12-27T10:50:00Z"/>
                <w:rFonts w:ascii="Cambria" w:hAnsi="Cambria" w:cs="Calibri"/>
                <w:color w:val="000000"/>
                <w:sz w:val="20"/>
                <w:szCs w:val="20"/>
              </w:rPr>
            </w:pPr>
            <w:ins w:id="2732"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54B889A2" w14:textId="77777777" w:rsidR="00EE517F" w:rsidRDefault="00EE517F">
            <w:pPr>
              <w:rPr>
                <w:ins w:id="2733" w:author="FARIDA" w:date="2024-12-27T10:50:00Z"/>
                <w:rFonts w:ascii="Cambria" w:hAnsi="Cambria" w:cs="Calibri"/>
                <w:b/>
                <w:bCs/>
                <w:color w:val="000000"/>
                <w:sz w:val="20"/>
                <w:szCs w:val="20"/>
              </w:rPr>
            </w:pPr>
          </w:p>
        </w:tc>
      </w:tr>
      <w:tr w:rsidR="00EE517F" w14:paraId="52539B62" w14:textId="77777777" w:rsidTr="00EE517F">
        <w:trPr>
          <w:trHeight w:val="255"/>
          <w:ins w:id="2734" w:author="FARIDA" w:date="2024-12-27T10:50:00Z"/>
        </w:trPr>
        <w:tc>
          <w:tcPr>
            <w:tcW w:w="576" w:type="dxa"/>
            <w:vMerge/>
            <w:tcBorders>
              <w:top w:val="nil"/>
              <w:left w:val="single" w:sz="4" w:space="0" w:color="auto"/>
              <w:bottom w:val="nil"/>
              <w:right w:val="single" w:sz="4" w:space="0" w:color="auto"/>
            </w:tcBorders>
            <w:vAlign w:val="center"/>
            <w:hideMark/>
          </w:tcPr>
          <w:p w14:paraId="74F09783" w14:textId="77777777" w:rsidR="00EE517F" w:rsidRDefault="00EE517F">
            <w:pPr>
              <w:rPr>
                <w:ins w:id="2735"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4CF16916" w14:textId="77777777" w:rsidR="00EE517F" w:rsidRDefault="00EE517F">
            <w:pPr>
              <w:rPr>
                <w:ins w:id="2736"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64594B6E" w14:textId="77777777" w:rsidR="00EE517F" w:rsidRDefault="00EE517F">
            <w:pPr>
              <w:rPr>
                <w:ins w:id="2737" w:author="FARIDA" w:date="2024-12-27T10:50:00Z"/>
                <w:rFonts w:ascii="Cambria" w:hAnsi="Cambria" w:cs="Calibri"/>
                <w:color w:val="000000"/>
                <w:sz w:val="20"/>
                <w:szCs w:val="20"/>
              </w:rPr>
            </w:pPr>
            <w:ins w:id="2738" w:author="FARIDA" w:date="2024-12-27T10:50:00Z">
              <w:r>
                <w:rPr>
                  <w:rFonts w:ascii="Cambria" w:hAnsi="Cambria" w:cs="Calibri"/>
                  <w:color w:val="000000"/>
                  <w:sz w:val="20"/>
                  <w:szCs w:val="20"/>
                </w:rPr>
                <w:t>Gamma GT</w:t>
              </w:r>
            </w:ins>
          </w:p>
        </w:tc>
        <w:tc>
          <w:tcPr>
            <w:tcW w:w="1196" w:type="dxa"/>
            <w:tcBorders>
              <w:top w:val="nil"/>
              <w:left w:val="nil"/>
              <w:bottom w:val="single" w:sz="4" w:space="0" w:color="auto"/>
              <w:right w:val="single" w:sz="4" w:space="0" w:color="auto"/>
            </w:tcBorders>
            <w:shd w:val="clear" w:color="auto" w:fill="auto"/>
            <w:noWrap/>
            <w:vAlign w:val="bottom"/>
            <w:hideMark/>
          </w:tcPr>
          <w:p w14:paraId="50AF9E04" w14:textId="77777777" w:rsidR="00EE517F" w:rsidRDefault="00EE517F">
            <w:pPr>
              <w:jc w:val="center"/>
              <w:rPr>
                <w:ins w:id="2739" w:author="FARIDA" w:date="2024-12-27T10:50:00Z"/>
                <w:rFonts w:ascii="Cambria" w:hAnsi="Cambria" w:cs="Calibri"/>
                <w:color w:val="000000"/>
                <w:sz w:val="20"/>
                <w:szCs w:val="20"/>
              </w:rPr>
            </w:pPr>
            <w:ins w:id="2740" w:author="FARIDA" w:date="2024-12-27T10:50:00Z">
              <w:r>
                <w:rPr>
                  <w:rFonts w:ascii="Cambria" w:hAnsi="Cambria" w:cs="Calibri"/>
                  <w:color w:val="000000"/>
                  <w:sz w:val="20"/>
                  <w:szCs w:val="20"/>
                </w:rPr>
                <w:t>Rp206.000</w:t>
              </w:r>
            </w:ins>
          </w:p>
        </w:tc>
        <w:tc>
          <w:tcPr>
            <w:tcW w:w="1483" w:type="dxa"/>
            <w:vMerge/>
            <w:tcBorders>
              <w:top w:val="nil"/>
              <w:left w:val="single" w:sz="4" w:space="0" w:color="auto"/>
              <w:bottom w:val="single" w:sz="4" w:space="0" w:color="000000"/>
              <w:right w:val="single" w:sz="4" w:space="0" w:color="auto"/>
            </w:tcBorders>
            <w:vAlign w:val="center"/>
            <w:hideMark/>
          </w:tcPr>
          <w:p w14:paraId="7C4DDE3C" w14:textId="77777777" w:rsidR="00EE517F" w:rsidRDefault="00EE517F">
            <w:pPr>
              <w:rPr>
                <w:ins w:id="2741" w:author="FARIDA" w:date="2024-12-27T10:50:00Z"/>
                <w:rFonts w:ascii="Cambria" w:hAnsi="Cambria" w:cs="Calibri"/>
                <w:b/>
                <w:bCs/>
                <w:color w:val="000000"/>
                <w:sz w:val="20"/>
                <w:szCs w:val="20"/>
              </w:rPr>
            </w:pPr>
          </w:p>
        </w:tc>
      </w:tr>
      <w:tr w:rsidR="00EE517F" w14:paraId="1B8A1AA2" w14:textId="77777777" w:rsidTr="00EE517F">
        <w:trPr>
          <w:trHeight w:val="255"/>
          <w:ins w:id="2742" w:author="FARIDA" w:date="2024-12-27T10:50:00Z"/>
        </w:trPr>
        <w:tc>
          <w:tcPr>
            <w:tcW w:w="576" w:type="dxa"/>
            <w:vMerge/>
            <w:tcBorders>
              <w:top w:val="nil"/>
              <w:left w:val="single" w:sz="4" w:space="0" w:color="auto"/>
              <w:bottom w:val="nil"/>
              <w:right w:val="single" w:sz="4" w:space="0" w:color="auto"/>
            </w:tcBorders>
            <w:vAlign w:val="center"/>
            <w:hideMark/>
          </w:tcPr>
          <w:p w14:paraId="6C7CD48B" w14:textId="77777777" w:rsidR="00EE517F" w:rsidRDefault="00EE517F">
            <w:pPr>
              <w:rPr>
                <w:ins w:id="2743"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0BF2BF73" w14:textId="77777777" w:rsidR="00EE517F" w:rsidRDefault="00EE517F">
            <w:pPr>
              <w:rPr>
                <w:ins w:id="2744"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7AA7686E" w14:textId="77777777" w:rsidR="00EE517F" w:rsidRDefault="00EE517F">
            <w:pPr>
              <w:rPr>
                <w:ins w:id="2745" w:author="FARIDA" w:date="2024-12-27T10:50:00Z"/>
                <w:rFonts w:ascii="Cambria" w:hAnsi="Cambria" w:cs="Calibri"/>
                <w:color w:val="000000"/>
                <w:sz w:val="20"/>
                <w:szCs w:val="20"/>
              </w:rPr>
            </w:pPr>
            <w:ins w:id="2746" w:author="FARIDA" w:date="2024-12-27T10:50:00Z">
              <w:r>
                <w:rPr>
                  <w:rFonts w:ascii="Cambria" w:hAnsi="Cambria" w:cs="Calibri"/>
                  <w:color w:val="000000"/>
                  <w:sz w:val="20"/>
                  <w:szCs w:val="20"/>
                </w:rPr>
                <w:t xml:space="preserve">alkali </w:t>
              </w:r>
              <w:proofErr w:type="spellStart"/>
              <w:r>
                <w:rPr>
                  <w:rFonts w:ascii="Cambria" w:hAnsi="Cambria" w:cs="Calibri"/>
                  <w:color w:val="000000"/>
                  <w:sz w:val="20"/>
                  <w:szCs w:val="20"/>
                </w:rPr>
                <w:t>Fosfatase</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035E3302" w14:textId="77777777" w:rsidR="00EE517F" w:rsidRDefault="00EE517F">
            <w:pPr>
              <w:jc w:val="center"/>
              <w:rPr>
                <w:ins w:id="2747" w:author="FARIDA" w:date="2024-12-27T10:50:00Z"/>
                <w:rFonts w:ascii="Cambria" w:hAnsi="Cambria" w:cs="Calibri"/>
                <w:color w:val="000000"/>
                <w:sz w:val="20"/>
                <w:szCs w:val="20"/>
              </w:rPr>
            </w:pPr>
            <w:ins w:id="2748" w:author="FARIDA" w:date="2024-12-27T10:50:00Z">
              <w:r>
                <w:rPr>
                  <w:rFonts w:ascii="Cambria" w:hAnsi="Cambria" w:cs="Calibri"/>
                  <w:color w:val="000000"/>
                  <w:sz w:val="20"/>
                  <w:szCs w:val="20"/>
                </w:rPr>
                <w:t>Rp74.800</w:t>
              </w:r>
            </w:ins>
          </w:p>
        </w:tc>
        <w:tc>
          <w:tcPr>
            <w:tcW w:w="1483" w:type="dxa"/>
            <w:vMerge/>
            <w:tcBorders>
              <w:top w:val="nil"/>
              <w:left w:val="single" w:sz="4" w:space="0" w:color="auto"/>
              <w:bottom w:val="single" w:sz="4" w:space="0" w:color="000000"/>
              <w:right w:val="single" w:sz="4" w:space="0" w:color="auto"/>
            </w:tcBorders>
            <w:vAlign w:val="center"/>
            <w:hideMark/>
          </w:tcPr>
          <w:p w14:paraId="4FD78EB2" w14:textId="77777777" w:rsidR="00EE517F" w:rsidRDefault="00EE517F">
            <w:pPr>
              <w:rPr>
                <w:ins w:id="2749" w:author="FARIDA" w:date="2024-12-27T10:50:00Z"/>
                <w:rFonts w:ascii="Cambria" w:hAnsi="Cambria" w:cs="Calibri"/>
                <w:b/>
                <w:bCs/>
                <w:color w:val="000000"/>
                <w:sz w:val="20"/>
                <w:szCs w:val="20"/>
              </w:rPr>
            </w:pPr>
          </w:p>
        </w:tc>
      </w:tr>
      <w:tr w:rsidR="00EE517F" w14:paraId="17C026D2" w14:textId="77777777" w:rsidTr="00EE517F">
        <w:trPr>
          <w:trHeight w:val="255"/>
          <w:ins w:id="2750" w:author="FARIDA" w:date="2024-12-27T10:50:00Z"/>
        </w:trPr>
        <w:tc>
          <w:tcPr>
            <w:tcW w:w="576" w:type="dxa"/>
            <w:vMerge/>
            <w:tcBorders>
              <w:top w:val="nil"/>
              <w:left w:val="single" w:sz="4" w:space="0" w:color="auto"/>
              <w:bottom w:val="nil"/>
              <w:right w:val="single" w:sz="4" w:space="0" w:color="auto"/>
            </w:tcBorders>
            <w:vAlign w:val="center"/>
            <w:hideMark/>
          </w:tcPr>
          <w:p w14:paraId="1C2C75C5" w14:textId="77777777" w:rsidR="00EE517F" w:rsidRDefault="00EE517F">
            <w:pPr>
              <w:rPr>
                <w:ins w:id="2751"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70AED3E4" w14:textId="77777777" w:rsidR="00EE517F" w:rsidRDefault="00EE517F">
            <w:pPr>
              <w:rPr>
                <w:ins w:id="2752"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7E03BD0C" w14:textId="77777777" w:rsidR="00EE517F" w:rsidRDefault="00EE517F">
            <w:pPr>
              <w:rPr>
                <w:ins w:id="2753" w:author="FARIDA" w:date="2024-12-27T10:50:00Z"/>
                <w:rFonts w:ascii="Cambria" w:hAnsi="Cambria" w:cs="Calibri"/>
                <w:color w:val="000000"/>
                <w:sz w:val="20"/>
                <w:szCs w:val="20"/>
              </w:rPr>
            </w:pPr>
            <w:ins w:id="2754" w:author="FARIDA" w:date="2024-12-27T10:50:00Z">
              <w:r>
                <w:rPr>
                  <w:rFonts w:ascii="Cambria" w:hAnsi="Cambria" w:cs="Calibri"/>
                  <w:color w:val="000000"/>
                  <w:sz w:val="20"/>
                  <w:szCs w:val="20"/>
                </w:rPr>
                <w:t>Bilirubin</w:t>
              </w:r>
            </w:ins>
          </w:p>
        </w:tc>
        <w:tc>
          <w:tcPr>
            <w:tcW w:w="1196" w:type="dxa"/>
            <w:tcBorders>
              <w:top w:val="nil"/>
              <w:left w:val="nil"/>
              <w:bottom w:val="single" w:sz="4" w:space="0" w:color="auto"/>
              <w:right w:val="single" w:sz="4" w:space="0" w:color="auto"/>
            </w:tcBorders>
            <w:shd w:val="clear" w:color="auto" w:fill="auto"/>
            <w:noWrap/>
            <w:vAlign w:val="bottom"/>
            <w:hideMark/>
          </w:tcPr>
          <w:p w14:paraId="707872DD" w14:textId="77777777" w:rsidR="00EE517F" w:rsidRDefault="00EE517F">
            <w:pPr>
              <w:jc w:val="center"/>
              <w:rPr>
                <w:ins w:id="2755" w:author="FARIDA" w:date="2024-12-27T10:50:00Z"/>
                <w:rFonts w:ascii="Cambria" w:hAnsi="Cambria" w:cs="Calibri"/>
                <w:color w:val="000000"/>
                <w:sz w:val="20"/>
                <w:szCs w:val="20"/>
              </w:rPr>
            </w:pPr>
            <w:ins w:id="2756" w:author="FARIDA" w:date="2024-12-27T10:50:00Z">
              <w:r>
                <w:rPr>
                  <w:rFonts w:ascii="Cambria" w:hAnsi="Cambria" w:cs="Calibri"/>
                  <w:color w:val="000000"/>
                  <w:sz w:val="20"/>
                  <w:szCs w:val="20"/>
                </w:rPr>
                <w:t>Rp68.500</w:t>
              </w:r>
            </w:ins>
          </w:p>
        </w:tc>
        <w:tc>
          <w:tcPr>
            <w:tcW w:w="1483" w:type="dxa"/>
            <w:vMerge/>
            <w:tcBorders>
              <w:top w:val="nil"/>
              <w:left w:val="single" w:sz="4" w:space="0" w:color="auto"/>
              <w:bottom w:val="single" w:sz="4" w:space="0" w:color="000000"/>
              <w:right w:val="single" w:sz="4" w:space="0" w:color="auto"/>
            </w:tcBorders>
            <w:vAlign w:val="center"/>
            <w:hideMark/>
          </w:tcPr>
          <w:p w14:paraId="57DB6BB7" w14:textId="77777777" w:rsidR="00EE517F" w:rsidRDefault="00EE517F">
            <w:pPr>
              <w:rPr>
                <w:ins w:id="2757" w:author="FARIDA" w:date="2024-12-27T10:50:00Z"/>
                <w:rFonts w:ascii="Cambria" w:hAnsi="Cambria" w:cs="Calibri"/>
                <w:b/>
                <w:bCs/>
                <w:color w:val="000000"/>
                <w:sz w:val="20"/>
                <w:szCs w:val="20"/>
              </w:rPr>
            </w:pPr>
          </w:p>
        </w:tc>
      </w:tr>
      <w:tr w:rsidR="00EE517F" w14:paraId="75225057" w14:textId="77777777" w:rsidTr="00EE517F">
        <w:trPr>
          <w:trHeight w:val="255"/>
          <w:ins w:id="2758" w:author="FARIDA" w:date="2024-12-27T10:50:00Z"/>
        </w:trPr>
        <w:tc>
          <w:tcPr>
            <w:tcW w:w="576" w:type="dxa"/>
            <w:vMerge/>
            <w:tcBorders>
              <w:top w:val="nil"/>
              <w:left w:val="single" w:sz="4" w:space="0" w:color="auto"/>
              <w:bottom w:val="nil"/>
              <w:right w:val="single" w:sz="4" w:space="0" w:color="auto"/>
            </w:tcBorders>
            <w:vAlign w:val="center"/>
            <w:hideMark/>
          </w:tcPr>
          <w:p w14:paraId="419E09E0" w14:textId="77777777" w:rsidR="00EE517F" w:rsidRDefault="00EE517F">
            <w:pPr>
              <w:rPr>
                <w:ins w:id="2759"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66EDAA11" w14:textId="77777777" w:rsidR="00EE517F" w:rsidRDefault="00EE517F">
            <w:pPr>
              <w:rPr>
                <w:ins w:id="2760"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46A24A42" w14:textId="77777777" w:rsidR="00EE517F" w:rsidRDefault="00EE517F">
            <w:pPr>
              <w:rPr>
                <w:ins w:id="2761" w:author="FARIDA" w:date="2024-12-27T10:50:00Z"/>
                <w:rFonts w:ascii="Cambria" w:hAnsi="Cambria" w:cs="Calibri"/>
                <w:color w:val="000000"/>
                <w:sz w:val="20"/>
                <w:szCs w:val="20"/>
              </w:rPr>
            </w:pPr>
            <w:proofErr w:type="spellStart"/>
            <w:ins w:id="2762" w:author="FARIDA" w:date="2024-12-27T10:50:00Z">
              <w:r>
                <w:rPr>
                  <w:rFonts w:ascii="Cambria" w:hAnsi="Cambria" w:cs="Calibri"/>
                  <w:color w:val="000000"/>
                  <w:sz w:val="20"/>
                  <w:szCs w:val="20"/>
                </w:rPr>
                <w:t>HBSAg</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5B079806" w14:textId="77777777" w:rsidR="00EE517F" w:rsidRDefault="00EE517F">
            <w:pPr>
              <w:jc w:val="center"/>
              <w:rPr>
                <w:ins w:id="2763" w:author="FARIDA" w:date="2024-12-27T10:50:00Z"/>
                <w:rFonts w:ascii="Cambria" w:hAnsi="Cambria" w:cs="Calibri"/>
                <w:color w:val="000000"/>
                <w:sz w:val="20"/>
                <w:szCs w:val="20"/>
              </w:rPr>
            </w:pPr>
            <w:ins w:id="2764" w:author="FARIDA" w:date="2024-12-27T10:50:00Z">
              <w:r>
                <w:rPr>
                  <w:rFonts w:ascii="Cambria" w:hAnsi="Cambria" w:cs="Calibri"/>
                  <w:color w:val="000000"/>
                  <w:sz w:val="20"/>
                  <w:szCs w:val="20"/>
                </w:rPr>
                <w:t>Rp72.875</w:t>
              </w:r>
            </w:ins>
          </w:p>
        </w:tc>
        <w:tc>
          <w:tcPr>
            <w:tcW w:w="1483" w:type="dxa"/>
            <w:vMerge/>
            <w:tcBorders>
              <w:top w:val="nil"/>
              <w:left w:val="single" w:sz="4" w:space="0" w:color="auto"/>
              <w:bottom w:val="single" w:sz="4" w:space="0" w:color="000000"/>
              <w:right w:val="single" w:sz="4" w:space="0" w:color="auto"/>
            </w:tcBorders>
            <w:vAlign w:val="center"/>
            <w:hideMark/>
          </w:tcPr>
          <w:p w14:paraId="4D5FF40C" w14:textId="77777777" w:rsidR="00EE517F" w:rsidRDefault="00EE517F">
            <w:pPr>
              <w:rPr>
                <w:ins w:id="2765" w:author="FARIDA" w:date="2024-12-27T10:50:00Z"/>
                <w:rFonts w:ascii="Cambria" w:hAnsi="Cambria" w:cs="Calibri"/>
                <w:b/>
                <w:bCs/>
                <w:color w:val="000000"/>
                <w:sz w:val="20"/>
                <w:szCs w:val="20"/>
              </w:rPr>
            </w:pPr>
          </w:p>
        </w:tc>
      </w:tr>
      <w:tr w:rsidR="00EE517F" w14:paraId="159A43E5" w14:textId="77777777" w:rsidTr="00EE517F">
        <w:trPr>
          <w:trHeight w:val="255"/>
          <w:ins w:id="2766" w:author="FARIDA" w:date="2024-12-27T10:50:00Z"/>
        </w:trPr>
        <w:tc>
          <w:tcPr>
            <w:tcW w:w="576" w:type="dxa"/>
            <w:vMerge/>
            <w:tcBorders>
              <w:top w:val="nil"/>
              <w:left w:val="single" w:sz="4" w:space="0" w:color="auto"/>
              <w:bottom w:val="nil"/>
              <w:right w:val="single" w:sz="4" w:space="0" w:color="auto"/>
            </w:tcBorders>
            <w:vAlign w:val="center"/>
            <w:hideMark/>
          </w:tcPr>
          <w:p w14:paraId="40710D98" w14:textId="77777777" w:rsidR="00EE517F" w:rsidRDefault="00EE517F">
            <w:pPr>
              <w:rPr>
                <w:ins w:id="2767"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C2360F3" w14:textId="77777777" w:rsidR="00EE517F" w:rsidRDefault="00EE517F">
            <w:pPr>
              <w:rPr>
                <w:ins w:id="2768" w:author="FARIDA" w:date="2024-12-27T10:50:00Z"/>
                <w:rFonts w:ascii="Cambria" w:hAnsi="Cambria" w:cs="Calibri"/>
                <w:color w:val="000000"/>
                <w:sz w:val="20"/>
                <w:szCs w:val="20"/>
              </w:rPr>
            </w:pPr>
            <w:ins w:id="2769" w:author="FARIDA" w:date="2024-12-27T10:50:00Z">
              <w:r>
                <w:rPr>
                  <w:rFonts w:ascii="Cambria" w:hAnsi="Cambria" w:cs="Calibri"/>
                  <w:color w:val="000000"/>
                  <w:sz w:val="20"/>
                  <w:szCs w:val="20"/>
                </w:rPr>
                <w:t>LFT</w:t>
              </w:r>
            </w:ins>
          </w:p>
        </w:tc>
        <w:tc>
          <w:tcPr>
            <w:tcW w:w="1721" w:type="dxa"/>
            <w:tcBorders>
              <w:top w:val="nil"/>
              <w:left w:val="nil"/>
              <w:bottom w:val="single" w:sz="4" w:space="0" w:color="auto"/>
              <w:right w:val="single" w:sz="4" w:space="0" w:color="auto"/>
            </w:tcBorders>
            <w:shd w:val="clear" w:color="auto" w:fill="auto"/>
            <w:noWrap/>
            <w:vAlign w:val="bottom"/>
            <w:hideMark/>
          </w:tcPr>
          <w:p w14:paraId="044B373A" w14:textId="77777777" w:rsidR="00EE517F" w:rsidRDefault="00EE517F">
            <w:pPr>
              <w:rPr>
                <w:ins w:id="2770" w:author="FARIDA" w:date="2024-12-27T10:50:00Z"/>
                <w:rFonts w:ascii="Cambria" w:hAnsi="Cambria" w:cs="Calibri"/>
                <w:color w:val="000000"/>
                <w:sz w:val="20"/>
                <w:szCs w:val="20"/>
              </w:rPr>
            </w:pPr>
            <w:proofErr w:type="spellStart"/>
            <w:ins w:id="2771" w:author="FARIDA" w:date="2024-12-27T10:50:00Z">
              <w:r>
                <w:rPr>
                  <w:rFonts w:ascii="Cambria" w:hAnsi="Cambria" w:cs="Calibri"/>
                  <w:color w:val="000000"/>
                  <w:sz w:val="20"/>
                  <w:szCs w:val="20"/>
                </w:rPr>
                <w:t>Ureum</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54926397" w14:textId="77777777" w:rsidR="00EE517F" w:rsidRDefault="00EE517F">
            <w:pPr>
              <w:jc w:val="center"/>
              <w:rPr>
                <w:ins w:id="2772" w:author="FARIDA" w:date="2024-12-27T10:50:00Z"/>
                <w:rFonts w:ascii="Cambria" w:hAnsi="Cambria" w:cs="Calibri"/>
                <w:color w:val="000000"/>
                <w:sz w:val="20"/>
                <w:szCs w:val="20"/>
              </w:rPr>
            </w:pPr>
            <w:ins w:id="2773"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0F03888D" w14:textId="77777777" w:rsidR="00EE517F" w:rsidRDefault="00EE517F">
            <w:pPr>
              <w:rPr>
                <w:ins w:id="2774" w:author="FARIDA" w:date="2024-12-27T10:50:00Z"/>
                <w:rFonts w:ascii="Cambria" w:hAnsi="Cambria" w:cs="Calibri"/>
                <w:b/>
                <w:bCs/>
                <w:color w:val="000000"/>
                <w:sz w:val="20"/>
                <w:szCs w:val="20"/>
              </w:rPr>
            </w:pPr>
          </w:p>
        </w:tc>
      </w:tr>
      <w:tr w:rsidR="00EE517F" w14:paraId="6DFB748D" w14:textId="77777777" w:rsidTr="00EE517F">
        <w:trPr>
          <w:trHeight w:val="255"/>
          <w:ins w:id="2775" w:author="FARIDA" w:date="2024-12-27T10:50:00Z"/>
        </w:trPr>
        <w:tc>
          <w:tcPr>
            <w:tcW w:w="576" w:type="dxa"/>
            <w:vMerge/>
            <w:tcBorders>
              <w:top w:val="nil"/>
              <w:left w:val="single" w:sz="4" w:space="0" w:color="auto"/>
              <w:bottom w:val="nil"/>
              <w:right w:val="single" w:sz="4" w:space="0" w:color="auto"/>
            </w:tcBorders>
            <w:vAlign w:val="center"/>
            <w:hideMark/>
          </w:tcPr>
          <w:p w14:paraId="5A2B6448" w14:textId="77777777" w:rsidR="00EE517F" w:rsidRDefault="00EE517F">
            <w:pPr>
              <w:rPr>
                <w:ins w:id="2776"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4DB311EC" w14:textId="77777777" w:rsidR="00EE517F" w:rsidRDefault="00EE517F">
            <w:pPr>
              <w:rPr>
                <w:ins w:id="2777"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69C3568F" w14:textId="77777777" w:rsidR="00EE517F" w:rsidRDefault="00EE517F">
            <w:pPr>
              <w:rPr>
                <w:ins w:id="2778" w:author="FARIDA" w:date="2024-12-27T10:50:00Z"/>
                <w:rFonts w:ascii="Cambria" w:hAnsi="Cambria" w:cs="Calibri"/>
                <w:color w:val="000000"/>
                <w:sz w:val="20"/>
                <w:szCs w:val="20"/>
              </w:rPr>
            </w:pPr>
            <w:proofErr w:type="spellStart"/>
            <w:ins w:id="2779" w:author="FARIDA" w:date="2024-12-27T10:50:00Z">
              <w:r>
                <w:rPr>
                  <w:rFonts w:ascii="Cambria" w:hAnsi="Cambria" w:cs="Calibri"/>
                  <w:color w:val="000000"/>
                  <w:sz w:val="20"/>
                  <w:szCs w:val="20"/>
                </w:rPr>
                <w:t>Kreatinin</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05DCA543" w14:textId="77777777" w:rsidR="00EE517F" w:rsidRDefault="00EE517F">
            <w:pPr>
              <w:jc w:val="center"/>
              <w:rPr>
                <w:ins w:id="2780" w:author="FARIDA" w:date="2024-12-27T10:50:00Z"/>
                <w:rFonts w:ascii="Cambria" w:hAnsi="Cambria" w:cs="Calibri"/>
                <w:color w:val="000000"/>
                <w:sz w:val="20"/>
                <w:szCs w:val="20"/>
              </w:rPr>
            </w:pPr>
            <w:ins w:id="2781"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7CBCB1BC" w14:textId="77777777" w:rsidR="00EE517F" w:rsidRDefault="00EE517F">
            <w:pPr>
              <w:rPr>
                <w:ins w:id="2782" w:author="FARIDA" w:date="2024-12-27T10:50:00Z"/>
                <w:rFonts w:ascii="Cambria" w:hAnsi="Cambria" w:cs="Calibri"/>
                <w:b/>
                <w:bCs/>
                <w:color w:val="000000"/>
                <w:sz w:val="20"/>
                <w:szCs w:val="20"/>
              </w:rPr>
            </w:pPr>
          </w:p>
        </w:tc>
      </w:tr>
      <w:tr w:rsidR="00EE517F" w14:paraId="6F4775D3" w14:textId="77777777" w:rsidTr="00EE517F">
        <w:trPr>
          <w:trHeight w:val="255"/>
          <w:ins w:id="2783" w:author="FARIDA" w:date="2024-12-27T10:50:00Z"/>
        </w:trPr>
        <w:tc>
          <w:tcPr>
            <w:tcW w:w="576" w:type="dxa"/>
            <w:vMerge/>
            <w:tcBorders>
              <w:top w:val="nil"/>
              <w:left w:val="single" w:sz="4" w:space="0" w:color="auto"/>
              <w:bottom w:val="nil"/>
              <w:right w:val="single" w:sz="4" w:space="0" w:color="auto"/>
            </w:tcBorders>
            <w:vAlign w:val="center"/>
            <w:hideMark/>
          </w:tcPr>
          <w:p w14:paraId="62B33DC8" w14:textId="77777777" w:rsidR="00EE517F" w:rsidRDefault="00EE517F">
            <w:pPr>
              <w:rPr>
                <w:ins w:id="2784"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1156058A" w14:textId="77777777" w:rsidR="00EE517F" w:rsidRDefault="00EE517F">
            <w:pPr>
              <w:rPr>
                <w:ins w:id="2785"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2C1F377B" w14:textId="77777777" w:rsidR="00EE517F" w:rsidRDefault="00EE517F">
            <w:pPr>
              <w:rPr>
                <w:ins w:id="2786" w:author="FARIDA" w:date="2024-12-27T10:50:00Z"/>
                <w:rFonts w:ascii="Cambria" w:hAnsi="Cambria" w:cs="Calibri"/>
                <w:color w:val="000000"/>
                <w:sz w:val="20"/>
                <w:szCs w:val="20"/>
              </w:rPr>
            </w:pPr>
            <w:proofErr w:type="spellStart"/>
            <w:ins w:id="2787" w:author="FARIDA" w:date="2024-12-27T10:50:00Z">
              <w:r>
                <w:rPr>
                  <w:rFonts w:ascii="Cambria" w:hAnsi="Cambria" w:cs="Calibri"/>
                  <w:color w:val="000000"/>
                  <w:sz w:val="20"/>
                  <w:szCs w:val="20"/>
                </w:rPr>
                <w:t>Asam</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Urat</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44A033F0" w14:textId="77777777" w:rsidR="00EE517F" w:rsidRDefault="00EE517F">
            <w:pPr>
              <w:jc w:val="center"/>
              <w:rPr>
                <w:ins w:id="2788" w:author="FARIDA" w:date="2024-12-27T10:50:00Z"/>
                <w:rFonts w:ascii="Cambria" w:hAnsi="Cambria" w:cs="Calibri"/>
                <w:color w:val="000000"/>
                <w:sz w:val="20"/>
                <w:szCs w:val="20"/>
              </w:rPr>
            </w:pPr>
            <w:ins w:id="2789"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50F55840" w14:textId="77777777" w:rsidR="00EE517F" w:rsidRDefault="00EE517F">
            <w:pPr>
              <w:rPr>
                <w:ins w:id="2790" w:author="FARIDA" w:date="2024-12-27T10:50:00Z"/>
                <w:rFonts w:ascii="Cambria" w:hAnsi="Cambria" w:cs="Calibri"/>
                <w:b/>
                <w:bCs/>
                <w:color w:val="000000"/>
                <w:sz w:val="20"/>
                <w:szCs w:val="20"/>
              </w:rPr>
            </w:pPr>
          </w:p>
        </w:tc>
      </w:tr>
      <w:tr w:rsidR="00EE517F" w14:paraId="37E995C0" w14:textId="77777777" w:rsidTr="00EE517F">
        <w:trPr>
          <w:trHeight w:val="255"/>
          <w:ins w:id="2791" w:author="FARIDA" w:date="2024-12-27T10:50:00Z"/>
        </w:trPr>
        <w:tc>
          <w:tcPr>
            <w:tcW w:w="576" w:type="dxa"/>
            <w:vMerge/>
            <w:tcBorders>
              <w:top w:val="nil"/>
              <w:left w:val="single" w:sz="4" w:space="0" w:color="auto"/>
              <w:bottom w:val="nil"/>
              <w:right w:val="single" w:sz="4" w:space="0" w:color="auto"/>
            </w:tcBorders>
            <w:vAlign w:val="center"/>
            <w:hideMark/>
          </w:tcPr>
          <w:p w14:paraId="2380130B" w14:textId="77777777" w:rsidR="00EE517F" w:rsidRDefault="00EE517F">
            <w:pPr>
              <w:rPr>
                <w:ins w:id="2792"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3675C59" w14:textId="77777777" w:rsidR="00EE517F" w:rsidRDefault="00EE517F">
            <w:pPr>
              <w:rPr>
                <w:ins w:id="2793" w:author="FARIDA" w:date="2024-12-27T10:50:00Z"/>
                <w:rFonts w:ascii="Cambria" w:hAnsi="Cambria" w:cs="Calibri"/>
                <w:color w:val="000000"/>
                <w:sz w:val="20"/>
                <w:szCs w:val="20"/>
              </w:rPr>
            </w:pPr>
            <w:ins w:id="2794" w:author="FARIDA" w:date="2024-12-27T10:50:00Z">
              <w:r>
                <w:rPr>
                  <w:rFonts w:ascii="Cambria" w:hAnsi="Cambria" w:cs="Calibri"/>
                  <w:color w:val="000000"/>
                  <w:sz w:val="20"/>
                  <w:szCs w:val="20"/>
                </w:rPr>
                <w:t>Lemak Darah</w:t>
              </w:r>
            </w:ins>
          </w:p>
        </w:tc>
        <w:tc>
          <w:tcPr>
            <w:tcW w:w="1721" w:type="dxa"/>
            <w:tcBorders>
              <w:top w:val="nil"/>
              <w:left w:val="nil"/>
              <w:bottom w:val="single" w:sz="4" w:space="0" w:color="auto"/>
              <w:right w:val="single" w:sz="4" w:space="0" w:color="auto"/>
            </w:tcBorders>
            <w:shd w:val="clear" w:color="auto" w:fill="auto"/>
            <w:noWrap/>
            <w:vAlign w:val="bottom"/>
            <w:hideMark/>
          </w:tcPr>
          <w:p w14:paraId="2F4E8385" w14:textId="77777777" w:rsidR="00EE517F" w:rsidRDefault="00EE517F">
            <w:pPr>
              <w:rPr>
                <w:ins w:id="2795" w:author="FARIDA" w:date="2024-12-27T10:50:00Z"/>
                <w:rFonts w:ascii="Cambria" w:hAnsi="Cambria" w:cs="Calibri"/>
                <w:color w:val="000000"/>
                <w:sz w:val="20"/>
                <w:szCs w:val="20"/>
              </w:rPr>
            </w:pPr>
            <w:proofErr w:type="spellStart"/>
            <w:ins w:id="2796" w:author="FARIDA" w:date="2024-12-27T10:50:00Z">
              <w:r>
                <w:rPr>
                  <w:rFonts w:ascii="Cambria" w:hAnsi="Cambria" w:cs="Calibri"/>
                  <w:color w:val="000000"/>
                  <w:sz w:val="20"/>
                  <w:szCs w:val="20"/>
                </w:rPr>
                <w:t>Kolesterol</w:t>
              </w:r>
              <w:proofErr w:type="spellEnd"/>
              <w:r>
                <w:rPr>
                  <w:rFonts w:ascii="Cambria" w:hAnsi="Cambria" w:cs="Calibri"/>
                  <w:color w:val="000000"/>
                  <w:sz w:val="20"/>
                  <w:szCs w:val="20"/>
                </w:rPr>
                <w:t xml:space="preserve"> Total</w:t>
              </w:r>
            </w:ins>
          </w:p>
        </w:tc>
        <w:tc>
          <w:tcPr>
            <w:tcW w:w="1196" w:type="dxa"/>
            <w:tcBorders>
              <w:top w:val="nil"/>
              <w:left w:val="nil"/>
              <w:bottom w:val="single" w:sz="4" w:space="0" w:color="auto"/>
              <w:right w:val="single" w:sz="4" w:space="0" w:color="auto"/>
            </w:tcBorders>
            <w:shd w:val="clear" w:color="auto" w:fill="auto"/>
            <w:noWrap/>
            <w:vAlign w:val="bottom"/>
            <w:hideMark/>
          </w:tcPr>
          <w:p w14:paraId="72186034" w14:textId="77777777" w:rsidR="00EE517F" w:rsidRDefault="00EE517F">
            <w:pPr>
              <w:jc w:val="center"/>
              <w:rPr>
                <w:ins w:id="2797" w:author="FARIDA" w:date="2024-12-27T10:50:00Z"/>
                <w:rFonts w:ascii="Cambria" w:hAnsi="Cambria" w:cs="Calibri"/>
                <w:color w:val="000000"/>
                <w:sz w:val="20"/>
                <w:szCs w:val="20"/>
              </w:rPr>
            </w:pPr>
            <w:ins w:id="2798"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2C2F9165" w14:textId="77777777" w:rsidR="00EE517F" w:rsidRDefault="00EE517F">
            <w:pPr>
              <w:rPr>
                <w:ins w:id="2799" w:author="FARIDA" w:date="2024-12-27T10:50:00Z"/>
                <w:rFonts w:ascii="Cambria" w:hAnsi="Cambria" w:cs="Calibri"/>
                <w:b/>
                <w:bCs/>
                <w:color w:val="000000"/>
                <w:sz w:val="20"/>
                <w:szCs w:val="20"/>
              </w:rPr>
            </w:pPr>
          </w:p>
        </w:tc>
      </w:tr>
      <w:tr w:rsidR="00EE517F" w14:paraId="01A4EDC1" w14:textId="77777777" w:rsidTr="00EE517F">
        <w:trPr>
          <w:trHeight w:val="255"/>
          <w:ins w:id="2800" w:author="FARIDA" w:date="2024-12-27T10:50:00Z"/>
        </w:trPr>
        <w:tc>
          <w:tcPr>
            <w:tcW w:w="576" w:type="dxa"/>
            <w:vMerge/>
            <w:tcBorders>
              <w:top w:val="nil"/>
              <w:left w:val="single" w:sz="4" w:space="0" w:color="auto"/>
              <w:bottom w:val="nil"/>
              <w:right w:val="single" w:sz="4" w:space="0" w:color="auto"/>
            </w:tcBorders>
            <w:vAlign w:val="center"/>
            <w:hideMark/>
          </w:tcPr>
          <w:p w14:paraId="1722BA39" w14:textId="77777777" w:rsidR="00EE517F" w:rsidRDefault="00EE517F">
            <w:pPr>
              <w:rPr>
                <w:ins w:id="2801"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2A4EDD86" w14:textId="77777777" w:rsidR="00EE517F" w:rsidRDefault="00EE517F">
            <w:pPr>
              <w:rPr>
                <w:ins w:id="2802"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2E9515BA" w14:textId="77777777" w:rsidR="00EE517F" w:rsidRDefault="00EE517F">
            <w:pPr>
              <w:rPr>
                <w:ins w:id="2803" w:author="FARIDA" w:date="2024-12-27T10:50:00Z"/>
                <w:rFonts w:ascii="Cambria" w:hAnsi="Cambria" w:cs="Calibri"/>
                <w:color w:val="000000"/>
                <w:sz w:val="20"/>
                <w:szCs w:val="20"/>
              </w:rPr>
            </w:pPr>
            <w:ins w:id="2804" w:author="FARIDA" w:date="2024-12-27T10:50:00Z">
              <w:r>
                <w:rPr>
                  <w:rFonts w:ascii="Cambria" w:hAnsi="Cambria" w:cs="Calibri"/>
                  <w:color w:val="000000"/>
                  <w:sz w:val="20"/>
                  <w:szCs w:val="20"/>
                </w:rPr>
                <w:t>HDL</w:t>
              </w:r>
            </w:ins>
          </w:p>
        </w:tc>
        <w:tc>
          <w:tcPr>
            <w:tcW w:w="1196" w:type="dxa"/>
            <w:tcBorders>
              <w:top w:val="nil"/>
              <w:left w:val="nil"/>
              <w:bottom w:val="single" w:sz="4" w:space="0" w:color="auto"/>
              <w:right w:val="single" w:sz="4" w:space="0" w:color="auto"/>
            </w:tcBorders>
            <w:shd w:val="clear" w:color="auto" w:fill="auto"/>
            <w:noWrap/>
            <w:vAlign w:val="bottom"/>
            <w:hideMark/>
          </w:tcPr>
          <w:p w14:paraId="286F5551" w14:textId="77777777" w:rsidR="00EE517F" w:rsidRDefault="00EE517F">
            <w:pPr>
              <w:jc w:val="center"/>
              <w:rPr>
                <w:ins w:id="2805" w:author="FARIDA" w:date="2024-12-27T10:50:00Z"/>
                <w:rFonts w:ascii="Cambria" w:hAnsi="Cambria" w:cs="Calibri"/>
                <w:color w:val="000000"/>
                <w:sz w:val="20"/>
                <w:szCs w:val="20"/>
              </w:rPr>
            </w:pPr>
            <w:ins w:id="2806" w:author="FARIDA" w:date="2024-12-27T10:50:00Z">
              <w:r>
                <w:rPr>
                  <w:rFonts w:ascii="Cambria" w:hAnsi="Cambria" w:cs="Calibri"/>
                  <w:color w:val="000000"/>
                  <w:sz w:val="20"/>
                  <w:szCs w:val="20"/>
                </w:rPr>
                <w:t>Rp210.000</w:t>
              </w:r>
            </w:ins>
          </w:p>
        </w:tc>
        <w:tc>
          <w:tcPr>
            <w:tcW w:w="1483" w:type="dxa"/>
            <w:vMerge/>
            <w:tcBorders>
              <w:top w:val="nil"/>
              <w:left w:val="single" w:sz="4" w:space="0" w:color="auto"/>
              <w:bottom w:val="single" w:sz="4" w:space="0" w:color="000000"/>
              <w:right w:val="single" w:sz="4" w:space="0" w:color="auto"/>
            </w:tcBorders>
            <w:vAlign w:val="center"/>
            <w:hideMark/>
          </w:tcPr>
          <w:p w14:paraId="5228C89C" w14:textId="77777777" w:rsidR="00EE517F" w:rsidRDefault="00EE517F">
            <w:pPr>
              <w:rPr>
                <w:ins w:id="2807" w:author="FARIDA" w:date="2024-12-27T10:50:00Z"/>
                <w:rFonts w:ascii="Cambria" w:hAnsi="Cambria" w:cs="Calibri"/>
                <w:b/>
                <w:bCs/>
                <w:color w:val="000000"/>
                <w:sz w:val="20"/>
                <w:szCs w:val="20"/>
              </w:rPr>
            </w:pPr>
          </w:p>
        </w:tc>
      </w:tr>
      <w:tr w:rsidR="00EE517F" w14:paraId="37759523" w14:textId="77777777" w:rsidTr="00EE517F">
        <w:trPr>
          <w:trHeight w:val="255"/>
          <w:ins w:id="2808" w:author="FARIDA" w:date="2024-12-27T10:50:00Z"/>
        </w:trPr>
        <w:tc>
          <w:tcPr>
            <w:tcW w:w="576" w:type="dxa"/>
            <w:vMerge/>
            <w:tcBorders>
              <w:top w:val="nil"/>
              <w:left w:val="single" w:sz="4" w:space="0" w:color="auto"/>
              <w:bottom w:val="nil"/>
              <w:right w:val="single" w:sz="4" w:space="0" w:color="auto"/>
            </w:tcBorders>
            <w:vAlign w:val="center"/>
            <w:hideMark/>
          </w:tcPr>
          <w:p w14:paraId="2F41B9DD" w14:textId="77777777" w:rsidR="00EE517F" w:rsidRDefault="00EE517F">
            <w:pPr>
              <w:rPr>
                <w:ins w:id="2809"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07842855" w14:textId="77777777" w:rsidR="00EE517F" w:rsidRDefault="00EE517F">
            <w:pPr>
              <w:rPr>
                <w:ins w:id="2810"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740C0A13" w14:textId="77777777" w:rsidR="00EE517F" w:rsidRDefault="00EE517F">
            <w:pPr>
              <w:rPr>
                <w:ins w:id="2811" w:author="FARIDA" w:date="2024-12-27T10:50:00Z"/>
                <w:rFonts w:ascii="Cambria" w:hAnsi="Cambria" w:cs="Calibri"/>
                <w:color w:val="000000"/>
                <w:sz w:val="20"/>
                <w:szCs w:val="20"/>
              </w:rPr>
            </w:pPr>
            <w:ins w:id="2812" w:author="FARIDA" w:date="2024-12-27T10:50:00Z">
              <w:r>
                <w:rPr>
                  <w:rFonts w:ascii="Cambria" w:hAnsi="Cambria" w:cs="Calibri"/>
                  <w:color w:val="000000"/>
                  <w:sz w:val="20"/>
                  <w:szCs w:val="20"/>
                </w:rPr>
                <w:t>LDL</w:t>
              </w:r>
            </w:ins>
          </w:p>
        </w:tc>
        <w:tc>
          <w:tcPr>
            <w:tcW w:w="1196" w:type="dxa"/>
            <w:tcBorders>
              <w:top w:val="nil"/>
              <w:left w:val="nil"/>
              <w:bottom w:val="single" w:sz="4" w:space="0" w:color="auto"/>
              <w:right w:val="single" w:sz="4" w:space="0" w:color="auto"/>
            </w:tcBorders>
            <w:shd w:val="clear" w:color="auto" w:fill="auto"/>
            <w:noWrap/>
            <w:vAlign w:val="bottom"/>
            <w:hideMark/>
          </w:tcPr>
          <w:p w14:paraId="0CEB5E26" w14:textId="77777777" w:rsidR="00EE517F" w:rsidRDefault="00EE517F">
            <w:pPr>
              <w:jc w:val="center"/>
              <w:rPr>
                <w:ins w:id="2813" w:author="FARIDA" w:date="2024-12-27T10:50:00Z"/>
                <w:rFonts w:ascii="Cambria" w:hAnsi="Cambria" w:cs="Calibri"/>
                <w:color w:val="000000"/>
                <w:sz w:val="20"/>
                <w:szCs w:val="20"/>
              </w:rPr>
            </w:pPr>
            <w:ins w:id="2814" w:author="FARIDA" w:date="2024-12-27T10:50:00Z">
              <w:r>
                <w:rPr>
                  <w:rFonts w:ascii="Cambria" w:hAnsi="Cambria" w:cs="Calibri"/>
                  <w:color w:val="000000"/>
                  <w:sz w:val="20"/>
                  <w:szCs w:val="20"/>
                </w:rPr>
                <w:t>Rp75.000</w:t>
              </w:r>
            </w:ins>
          </w:p>
        </w:tc>
        <w:tc>
          <w:tcPr>
            <w:tcW w:w="1483" w:type="dxa"/>
            <w:vMerge/>
            <w:tcBorders>
              <w:top w:val="nil"/>
              <w:left w:val="single" w:sz="4" w:space="0" w:color="auto"/>
              <w:bottom w:val="single" w:sz="4" w:space="0" w:color="000000"/>
              <w:right w:val="single" w:sz="4" w:space="0" w:color="auto"/>
            </w:tcBorders>
            <w:vAlign w:val="center"/>
            <w:hideMark/>
          </w:tcPr>
          <w:p w14:paraId="3C878E94" w14:textId="77777777" w:rsidR="00EE517F" w:rsidRDefault="00EE517F">
            <w:pPr>
              <w:rPr>
                <w:ins w:id="2815" w:author="FARIDA" w:date="2024-12-27T10:50:00Z"/>
                <w:rFonts w:ascii="Cambria" w:hAnsi="Cambria" w:cs="Calibri"/>
                <w:b/>
                <w:bCs/>
                <w:color w:val="000000"/>
                <w:sz w:val="20"/>
                <w:szCs w:val="20"/>
              </w:rPr>
            </w:pPr>
          </w:p>
        </w:tc>
      </w:tr>
      <w:tr w:rsidR="00EE517F" w14:paraId="37BB8AEE" w14:textId="77777777" w:rsidTr="00EE517F">
        <w:trPr>
          <w:trHeight w:val="255"/>
          <w:ins w:id="2816" w:author="FARIDA" w:date="2024-12-27T10:50:00Z"/>
        </w:trPr>
        <w:tc>
          <w:tcPr>
            <w:tcW w:w="576" w:type="dxa"/>
            <w:vMerge/>
            <w:tcBorders>
              <w:top w:val="nil"/>
              <w:left w:val="single" w:sz="4" w:space="0" w:color="auto"/>
              <w:bottom w:val="nil"/>
              <w:right w:val="single" w:sz="4" w:space="0" w:color="auto"/>
            </w:tcBorders>
            <w:vAlign w:val="center"/>
            <w:hideMark/>
          </w:tcPr>
          <w:p w14:paraId="34E74398" w14:textId="77777777" w:rsidR="00EE517F" w:rsidRDefault="00EE517F">
            <w:pPr>
              <w:rPr>
                <w:ins w:id="2817"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2718FCEE" w14:textId="77777777" w:rsidR="00EE517F" w:rsidRDefault="00EE517F">
            <w:pPr>
              <w:rPr>
                <w:ins w:id="2818"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04AC00B8" w14:textId="77777777" w:rsidR="00EE517F" w:rsidRDefault="00EE517F">
            <w:pPr>
              <w:rPr>
                <w:ins w:id="2819" w:author="FARIDA" w:date="2024-12-27T10:50:00Z"/>
                <w:rFonts w:ascii="Cambria" w:hAnsi="Cambria" w:cs="Calibri"/>
                <w:color w:val="000000"/>
                <w:sz w:val="20"/>
                <w:szCs w:val="20"/>
              </w:rPr>
            </w:pPr>
            <w:proofErr w:type="spellStart"/>
            <w:ins w:id="2820" w:author="FARIDA" w:date="2024-12-27T10:50:00Z">
              <w:r>
                <w:rPr>
                  <w:rFonts w:ascii="Cambria" w:hAnsi="Cambria" w:cs="Calibri"/>
                  <w:color w:val="000000"/>
                  <w:sz w:val="20"/>
                  <w:szCs w:val="20"/>
                </w:rPr>
                <w:t>Trigliserida</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55A4468B" w14:textId="77777777" w:rsidR="00EE517F" w:rsidRDefault="00EE517F">
            <w:pPr>
              <w:jc w:val="center"/>
              <w:rPr>
                <w:ins w:id="2821" w:author="FARIDA" w:date="2024-12-27T10:50:00Z"/>
                <w:rFonts w:ascii="Cambria" w:hAnsi="Cambria" w:cs="Calibri"/>
                <w:color w:val="000000"/>
                <w:sz w:val="20"/>
                <w:szCs w:val="20"/>
              </w:rPr>
            </w:pPr>
            <w:ins w:id="2822" w:author="FARIDA" w:date="2024-12-27T10:50:00Z">
              <w:r>
                <w:rPr>
                  <w:rFonts w:ascii="Cambria" w:hAnsi="Cambria" w:cs="Calibri"/>
                  <w:color w:val="000000"/>
                  <w:sz w:val="20"/>
                  <w:szCs w:val="20"/>
                </w:rPr>
                <w:t>Rp44.000</w:t>
              </w:r>
            </w:ins>
          </w:p>
        </w:tc>
        <w:tc>
          <w:tcPr>
            <w:tcW w:w="1483" w:type="dxa"/>
            <w:vMerge/>
            <w:tcBorders>
              <w:top w:val="nil"/>
              <w:left w:val="single" w:sz="4" w:space="0" w:color="auto"/>
              <w:bottom w:val="single" w:sz="4" w:space="0" w:color="000000"/>
              <w:right w:val="single" w:sz="4" w:space="0" w:color="auto"/>
            </w:tcBorders>
            <w:vAlign w:val="center"/>
            <w:hideMark/>
          </w:tcPr>
          <w:p w14:paraId="1A332913" w14:textId="77777777" w:rsidR="00EE517F" w:rsidRDefault="00EE517F">
            <w:pPr>
              <w:rPr>
                <w:ins w:id="2823" w:author="FARIDA" w:date="2024-12-27T10:50:00Z"/>
                <w:rFonts w:ascii="Cambria" w:hAnsi="Cambria" w:cs="Calibri"/>
                <w:b/>
                <w:bCs/>
                <w:color w:val="000000"/>
                <w:sz w:val="20"/>
                <w:szCs w:val="20"/>
              </w:rPr>
            </w:pPr>
          </w:p>
        </w:tc>
      </w:tr>
      <w:tr w:rsidR="00EE517F" w14:paraId="0F48DF64" w14:textId="77777777" w:rsidTr="00EE517F">
        <w:trPr>
          <w:trHeight w:val="255"/>
          <w:ins w:id="2824" w:author="FARIDA" w:date="2024-12-27T10:50:00Z"/>
        </w:trPr>
        <w:tc>
          <w:tcPr>
            <w:tcW w:w="576" w:type="dxa"/>
            <w:vMerge/>
            <w:tcBorders>
              <w:top w:val="nil"/>
              <w:left w:val="single" w:sz="4" w:space="0" w:color="auto"/>
              <w:bottom w:val="nil"/>
              <w:right w:val="single" w:sz="4" w:space="0" w:color="auto"/>
            </w:tcBorders>
            <w:vAlign w:val="center"/>
            <w:hideMark/>
          </w:tcPr>
          <w:p w14:paraId="30CD9BD0" w14:textId="77777777" w:rsidR="00EE517F" w:rsidRDefault="00EE517F">
            <w:pPr>
              <w:rPr>
                <w:ins w:id="2825"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ADF3BC0" w14:textId="77777777" w:rsidR="00EE517F" w:rsidRDefault="00EE517F">
            <w:pPr>
              <w:rPr>
                <w:ins w:id="2826" w:author="FARIDA" w:date="2024-12-27T10:50:00Z"/>
                <w:rFonts w:ascii="Cambria" w:hAnsi="Cambria" w:cs="Calibri"/>
                <w:color w:val="000000"/>
                <w:sz w:val="20"/>
                <w:szCs w:val="20"/>
              </w:rPr>
            </w:pPr>
            <w:ins w:id="2827" w:author="FARIDA" w:date="2024-12-27T10:50:00Z">
              <w:r>
                <w:rPr>
                  <w:rFonts w:ascii="Cambria" w:hAnsi="Cambria" w:cs="Calibri"/>
                  <w:color w:val="000000"/>
                  <w:sz w:val="20"/>
                  <w:szCs w:val="20"/>
                </w:rPr>
                <w:t>Gula Darah</w:t>
              </w:r>
            </w:ins>
          </w:p>
        </w:tc>
        <w:tc>
          <w:tcPr>
            <w:tcW w:w="1721" w:type="dxa"/>
            <w:tcBorders>
              <w:top w:val="nil"/>
              <w:left w:val="nil"/>
              <w:bottom w:val="single" w:sz="4" w:space="0" w:color="auto"/>
              <w:right w:val="single" w:sz="4" w:space="0" w:color="auto"/>
            </w:tcBorders>
            <w:shd w:val="clear" w:color="auto" w:fill="auto"/>
            <w:noWrap/>
            <w:vAlign w:val="bottom"/>
            <w:hideMark/>
          </w:tcPr>
          <w:p w14:paraId="41040FA3" w14:textId="77777777" w:rsidR="00EE517F" w:rsidRDefault="00EE517F">
            <w:pPr>
              <w:rPr>
                <w:ins w:id="2828" w:author="FARIDA" w:date="2024-12-27T10:50:00Z"/>
                <w:rFonts w:ascii="Cambria" w:hAnsi="Cambria" w:cs="Calibri"/>
                <w:color w:val="000000"/>
                <w:sz w:val="20"/>
                <w:szCs w:val="20"/>
              </w:rPr>
            </w:pPr>
            <w:ins w:id="2829" w:author="FARIDA" w:date="2024-12-27T10:50:00Z">
              <w:r>
                <w:rPr>
                  <w:rFonts w:ascii="Cambria" w:hAnsi="Cambria" w:cs="Calibri"/>
                  <w:color w:val="000000"/>
                  <w:sz w:val="20"/>
                  <w:szCs w:val="20"/>
                </w:rPr>
                <w:t>GDP</w:t>
              </w:r>
            </w:ins>
          </w:p>
        </w:tc>
        <w:tc>
          <w:tcPr>
            <w:tcW w:w="1196" w:type="dxa"/>
            <w:tcBorders>
              <w:top w:val="nil"/>
              <w:left w:val="nil"/>
              <w:bottom w:val="single" w:sz="4" w:space="0" w:color="auto"/>
              <w:right w:val="single" w:sz="4" w:space="0" w:color="auto"/>
            </w:tcBorders>
            <w:shd w:val="clear" w:color="auto" w:fill="auto"/>
            <w:noWrap/>
            <w:vAlign w:val="bottom"/>
            <w:hideMark/>
          </w:tcPr>
          <w:p w14:paraId="53D8C6B7" w14:textId="77777777" w:rsidR="00EE517F" w:rsidRDefault="00EE517F">
            <w:pPr>
              <w:jc w:val="center"/>
              <w:rPr>
                <w:ins w:id="2830" w:author="FARIDA" w:date="2024-12-27T10:50:00Z"/>
                <w:rFonts w:ascii="Cambria" w:hAnsi="Cambria" w:cs="Calibri"/>
                <w:color w:val="000000"/>
                <w:sz w:val="20"/>
                <w:szCs w:val="20"/>
              </w:rPr>
            </w:pPr>
            <w:ins w:id="2831"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3E4C46E7" w14:textId="77777777" w:rsidR="00EE517F" w:rsidRDefault="00EE517F">
            <w:pPr>
              <w:rPr>
                <w:ins w:id="2832" w:author="FARIDA" w:date="2024-12-27T10:50:00Z"/>
                <w:rFonts w:ascii="Cambria" w:hAnsi="Cambria" w:cs="Calibri"/>
                <w:b/>
                <w:bCs/>
                <w:color w:val="000000"/>
                <w:sz w:val="20"/>
                <w:szCs w:val="20"/>
              </w:rPr>
            </w:pPr>
          </w:p>
        </w:tc>
      </w:tr>
      <w:tr w:rsidR="00EE517F" w14:paraId="7C8B0ACD" w14:textId="77777777" w:rsidTr="00EE517F">
        <w:trPr>
          <w:trHeight w:val="255"/>
          <w:ins w:id="2833" w:author="FARIDA" w:date="2024-12-27T10:50:00Z"/>
        </w:trPr>
        <w:tc>
          <w:tcPr>
            <w:tcW w:w="576" w:type="dxa"/>
            <w:vMerge/>
            <w:tcBorders>
              <w:top w:val="nil"/>
              <w:left w:val="single" w:sz="4" w:space="0" w:color="auto"/>
              <w:bottom w:val="nil"/>
              <w:right w:val="single" w:sz="4" w:space="0" w:color="auto"/>
            </w:tcBorders>
            <w:vAlign w:val="center"/>
            <w:hideMark/>
          </w:tcPr>
          <w:p w14:paraId="79AEC023" w14:textId="77777777" w:rsidR="00EE517F" w:rsidRDefault="00EE517F">
            <w:pPr>
              <w:rPr>
                <w:ins w:id="2834"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400E037D" w14:textId="77777777" w:rsidR="00EE517F" w:rsidRDefault="00EE517F">
            <w:pPr>
              <w:rPr>
                <w:ins w:id="2835"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74A8A727" w14:textId="77777777" w:rsidR="00EE517F" w:rsidRDefault="00EE517F">
            <w:pPr>
              <w:rPr>
                <w:ins w:id="2836" w:author="FARIDA" w:date="2024-12-27T10:50:00Z"/>
                <w:rFonts w:ascii="Cambria" w:hAnsi="Cambria" w:cs="Calibri"/>
                <w:color w:val="000000"/>
                <w:sz w:val="20"/>
                <w:szCs w:val="20"/>
              </w:rPr>
            </w:pPr>
            <w:ins w:id="2837" w:author="FARIDA" w:date="2024-12-27T10:50:00Z">
              <w:r>
                <w:rPr>
                  <w:rFonts w:ascii="Cambria" w:hAnsi="Cambria" w:cs="Calibri"/>
                  <w:color w:val="000000"/>
                  <w:sz w:val="20"/>
                  <w:szCs w:val="20"/>
                </w:rPr>
                <w:t>HBA1C</w:t>
              </w:r>
            </w:ins>
          </w:p>
        </w:tc>
        <w:tc>
          <w:tcPr>
            <w:tcW w:w="1196" w:type="dxa"/>
            <w:tcBorders>
              <w:top w:val="nil"/>
              <w:left w:val="nil"/>
              <w:bottom w:val="single" w:sz="4" w:space="0" w:color="auto"/>
              <w:right w:val="single" w:sz="4" w:space="0" w:color="auto"/>
            </w:tcBorders>
            <w:shd w:val="clear" w:color="auto" w:fill="auto"/>
            <w:noWrap/>
            <w:vAlign w:val="bottom"/>
            <w:hideMark/>
          </w:tcPr>
          <w:p w14:paraId="05216DB8" w14:textId="77777777" w:rsidR="00EE517F" w:rsidRDefault="00EE517F">
            <w:pPr>
              <w:jc w:val="center"/>
              <w:rPr>
                <w:ins w:id="2838" w:author="FARIDA" w:date="2024-12-27T10:50:00Z"/>
                <w:rFonts w:ascii="Cambria" w:hAnsi="Cambria" w:cs="Calibri"/>
                <w:color w:val="000000"/>
                <w:sz w:val="20"/>
                <w:szCs w:val="20"/>
              </w:rPr>
            </w:pPr>
            <w:ins w:id="2839" w:author="FARIDA" w:date="2024-12-27T10:50:00Z">
              <w:r>
                <w:rPr>
                  <w:rFonts w:ascii="Cambria" w:hAnsi="Cambria" w:cs="Calibri"/>
                  <w:color w:val="000000"/>
                  <w:sz w:val="20"/>
                  <w:szCs w:val="20"/>
                </w:rPr>
                <w:t>Rp231.250</w:t>
              </w:r>
            </w:ins>
          </w:p>
        </w:tc>
        <w:tc>
          <w:tcPr>
            <w:tcW w:w="1483" w:type="dxa"/>
            <w:vMerge/>
            <w:tcBorders>
              <w:top w:val="nil"/>
              <w:left w:val="single" w:sz="4" w:space="0" w:color="auto"/>
              <w:bottom w:val="single" w:sz="4" w:space="0" w:color="000000"/>
              <w:right w:val="single" w:sz="4" w:space="0" w:color="auto"/>
            </w:tcBorders>
            <w:vAlign w:val="center"/>
            <w:hideMark/>
          </w:tcPr>
          <w:p w14:paraId="6E7AEAB5" w14:textId="77777777" w:rsidR="00EE517F" w:rsidRDefault="00EE517F">
            <w:pPr>
              <w:rPr>
                <w:ins w:id="2840" w:author="FARIDA" w:date="2024-12-27T10:50:00Z"/>
                <w:rFonts w:ascii="Cambria" w:hAnsi="Cambria" w:cs="Calibri"/>
                <w:b/>
                <w:bCs/>
                <w:color w:val="000000"/>
                <w:sz w:val="20"/>
                <w:szCs w:val="20"/>
              </w:rPr>
            </w:pPr>
          </w:p>
        </w:tc>
      </w:tr>
      <w:tr w:rsidR="00EE517F" w14:paraId="4BF726E7" w14:textId="77777777" w:rsidTr="00EE517F">
        <w:trPr>
          <w:trHeight w:val="255"/>
          <w:ins w:id="2841" w:author="FARIDA" w:date="2024-12-27T10:50:00Z"/>
        </w:trPr>
        <w:tc>
          <w:tcPr>
            <w:tcW w:w="576" w:type="dxa"/>
            <w:vMerge/>
            <w:tcBorders>
              <w:top w:val="nil"/>
              <w:left w:val="single" w:sz="4" w:space="0" w:color="auto"/>
              <w:bottom w:val="nil"/>
              <w:right w:val="single" w:sz="4" w:space="0" w:color="auto"/>
            </w:tcBorders>
            <w:vAlign w:val="center"/>
            <w:hideMark/>
          </w:tcPr>
          <w:p w14:paraId="7D2A4DC9" w14:textId="77777777" w:rsidR="00EE517F" w:rsidRDefault="00EE517F">
            <w:pPr>
              <w:rPr>
                <w:ins w:id="2842"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5AF706D6" w14:textId="77777777" w:rsidR="00EE517F" w:rsidRDefault="00EE517F">
            <w:pPr>
              <w:rPr>
                <w:ins w:id="2843" w:author="FARIDA" w:date="2024-12-27T10:50:00Z"/>
                <w:rFonts w:ascii="Cambria" w:hAnsi="Cambria" w:cs="Calibri"/>
                <w:color w:val="000000"/>
                <w:sz w:val="20"/>
                <w:szCs w:val="20"/>
              </w:rPr>
            </w:pPr>
            <w:ins w:id="2844" w:author="FARIDA" w:date="2024-12-27T10:50:00Z">
              <w:r>
                <w:rPr>
                  <w:rFonts w:ascii="Cambria" w:hAnsi="Cambria" w:cs="Calibri"/>
                  <w:color w:val="000000"/>
                  <w:sz w:val="20"/>
                  <w:szCs w:val="20"/>
                </w:rPr>
                <w:t>HIV</w:t>
              </w:r>
            </w:ins>
          </w:p>
        </w:tc>
        <w:tc>
          <w:tcPr>
            <w:tcW w:w="1721" w:type="dxa"/>
            <w:tcBorders>
              <w:top w:val="nil"/>
              <w:left w:val="nil"/>
              <w:bottom w:val="single" w:sz="4" w:space="0" w:color="auto"/>
              <w:right w:val="single" w:sz="4" w:space="0" w:color="auto"/>
            </w:tcBorders>
            <w:shd w:val="clear" w:color="auto" w:fill="auto"/>
            <w:noWrap/>
            <w:vAlign w:val="bottom"/>
            <w:hideMark/>
          </w:tcPr>
          <w:p w14:paraId="51CE3275" w14:textId="77777777" w:rsidR="00EE517F" w:rsidRDefault="00EE517F">
            <w:pPr>
              <w:rPr>
                <w:ins w:id="2845" w:author="FARIDA" w:date="2024-12-27T10:50:00Z"/>
                <w:rFonts w:ascii="Cambria" w:hAnsi="Cambria" w:cs="Calibri"/>
                <w:color w:val="000000"/>
                <w:sz w:val="20"/>
                <w:szCs w:val="20"/>
              </w:rPr>
            </w:pPr>
            <w:ins w:id="2846"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6E728FDD" w14:textId="77777777" w:rsidR="00EE517F" w:rsidRDefault="00EE517F">
            <w:pPr>
              <w:jc w:val="center"/>
              <w:rPr>
                <w:ins w:id="2847" w:author="FARIDA" w:date="2024-12-27T10:50:00Z"/>
                <w:rFonts w:ascii="Cambria" w:hAnsi="Cambria" w:cs="Calibri"/>
                <w:color w:val="000000"/>
                <w:sz w:val="20"/>
                <w:szCs w:val="20"/>
              </w:rPr>
            </w:pPr>
            <w:ins w:id="2848" w:author="FARIDA" w:date="2024-12-27T10:50:00Z">
              <w:r>
                <w:rPr>
                  <w:rFonts w:ascii="Cambria" w:hAnsi="Cambria" w:cs="Calibri"/>
                  <w:color w:val="000000"/>
                  <w:sz w:val="20"/>
                  <w:szCs w:val="20"/>
                </w:rPr>
                <w:t>Rp75.000</w:t>
              </w:r>
            </w:ins>
          </w:p>
        </w:tc>
        <w:tc>
          <w:tcPr>
            <w:tcW w:w="1483" w:type="dxa"/>
            <w:vMerge/>
            <w:tcBorders>
              <w:top w:val="nil"/>
              <w:left w:val="single" w:sz="4" w:space="0" w:color="auto"/>
              <w:bottom w:val="single" w:sz="4" w:space="0" w:color="000000"/>
              <w:right w:val="single" w:sz="4" w:space="0" w:color="auto"/>
            </w:tcBorders>
            <w:vAlign w:val="center"/>
            <w:hideMark/>
          </w:tcPr>
          <w:p w14:paraId="3C05F790" w14:textId="77777777" w:rsidR="00EE517F" w:rsidRDefault="00EE517F">
            <w:pPr>
              <w:rPr>
                <w:ins w:id="2849" w:author="FARIDA" w:date="2024-12-27T10:50:00Z"/>
                <w:rFonts w:ascii="Cambria" w:hAnsi="Cambria" w:cs="Calibri"/>
                <w:b/>
                <w:bCs/>
                <w:color w:val="000000"/>
                <w:sz w:val="20"/>
                <w:szCs w:val="20"/>
              </w:rPr>
            </w:pPr>
          </w:p>
        </w:tc>
      </w:tr>
      <w:tr w:rsidR="00EE517F" w14:paraId="4DC70C34" w14:textId="77777777" w:rsidTr="00EE517F">
        <w:trPr>
          <w:trHeight w:val="255"/>
          <w:ins w:id="2850" w:author="FARIDA" w:date="2024-12-27T10:50:00Z"/>
        </w:trPr>
        <w:tc>
          <w:tcPr>
            <w:tcW w:w="576" w:type="dxa"/>
            <w:vMerge/>
            <w:tcBorders>
              <w:top w:val="nil"/>
              <w:left w:val="single" w:sz="4" w:space="0" w:color="auto"/>
              <w:bottom w:val="nil"/>
              <w:right w:val="single" w:sz="4" w:space="0" w:color="auto"/>
            </w:tcBorders>
            <w:vAlign w:val="center"/>
            <w:hideMark/>
          </w:tcPr>
          <w:p w14:paraId="639C52B8" w14:textId="77777777" w:rsidR="00EE517F" w:rsidRDefault="00EE517F">
            <w:pPr>
              <w:rPr>
                <w:ins w:id="2851"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7F1E3EC6" w14:textId="77777777" w:rsidR="00EE517F" w:rsidRDefault="00EE517F">
            <w:pPr>
              <w:rPr>
                <w:ins w:id="2852" w:author="FARIDA" w:date="2024-12-27T10:50:00Z"/>
                <w:rFonts w:ascii="Cambria" w:hAnsi="Cambria" w:cs="Calibri"/>
                <w:color w:val="000000"/>
                <w:sz w:val="20"/>
                <w:szCs w:val="20"/>
              </w:rPr>
            </w:pPr>
            <w:ins w:id="2853" w:author="FARIDA" w:date="2024-12-27T10:50:00Z">
              <w:r>
                <w:rPr>
                  <w:rFonts w:ascii="Cambria" w:hAnsi="Cambria" w:cs="Calibri"/>
                  <w:color w:val="000000"/>
                  <w:sz w:val="20"/>
                  <w:szCs w:val="20"/>
                </w:rPr>
                <w:t>EKG</w:t>
              </w:r>
            </w:ins>
          </w:p>
        </w:tc>
        <w:tc>
          <w:tcPr>
            <w:tcW w:w="1721" w:type="dxa"/>
            <w:tcBorders>
              <w:top w:val="nil"/>
              <w:left w:val="nil"/>
              <w:bottom w:val="single" w:sz="4" w:space="0" w:color="auto"/>
              <w:right w:val="single" w:sz="4" w:space="0" w:color="auto"/>
            </w:tcBorders>
            <w:shd w:val="clear" w:color="auto" w:fill="auto"/>
            <w:noWrap/>
            <w:vAlign w:val="bottom"/>
            <w:hideMark/>
          </w:tcPr>
          <w:p w14:paraId="465B1B47" w14:textId="77777777" w:rsidR="00EE517F" w:rsidRDefault="00EE517F">
            <w:pPr>
              <w:rPr>
                <w:ins w:id="2854" w:author="FARIDA" w:date="2024-12-27T10:50:00Z"/>
                <w:rFonts w:ascii="Cambria" w:hAnsi="Cambria" w:cs="Calibri"/>
                <w:color w:val="000000"/>
                <w:sz w:val="20"/>
                <w:szCs w:val="20"/>
              </w:rPr>
            </w:pPr>
            <w:ins w:id="2855"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30325B9E" w14:textId="77777777" w:rsidR="00EE517F" w:rsidRDefault="00EE517F">
            <w:pPr>
              <w:jc w:val="center"/>
              <w:rPr>
                <w:ins w:id="2856" w:author="FARIDA" w:date="2024-12-27T10:50:00Z"/>
                <w:rFonts w:ascii="Cambria" w:hAnsi="Cambria" w:cs="Calibri"/>
                <w:color w:val="000000"/>
                <w:sz w:val="20"/>
                <w:szCs w:val="20"/>
              </w:rPr>
            </w:pPr>
            <w:ins w:id="2857" w:author="FARIDA" w:date="2024-12-27T10:50:00Z">
              <w:r>
                <w:rPr>
                  <w:rFonts w:ascii="Cambria" w:hAnsi="Cambria" w:cs="Calibri"/>
                  <w:color w:val="000000"/>
                  <w:sz w:val="20"/>
                  <w:szCs w:val="20"/>
                </w:rPr>
                <w:t>Rp56.250</w:t>
              </w:r>
            </w:ins>
          </w:p>
        </w:tc>
        <w:tc>
          <w:tcPr>
            <w:tcW w:w="1483" w:type="dxa"/>
            <w:vMerge/>
            <w:tcBorders>
              <w:top w:val="nil"/>
              <w:left w:val="single" w:sz="4" w:space="0" w:color="auto"/>
              <w:bottom w:val="single" w:sz="4" w:space="0" w:color="000000"/>
              <w:right w:val="single" w:sz="4" w:space="0" w:color="auto"/>
            </w:tcBorders>
            <w:vAlign w:val="center"/>
            <w:hideMark/>
          </w:tcPr>
          <w:p w14:paraId="16F19AA9" w14:textId="77777777" w:rsidR="00EE517F" w:rsidRDefault="00EE517F">
            <w:pPr>
              <w:rPr>
                <w:ins w:id="2858" w:author="FARIDA" w:date="2024-12-27T10:50:00Z"/>
                <w:rFonts w:ascii="Cambria" w:hAnsi="Cambria" w:cs="Calibri"/>
                <w:b/>
                <w:bCs/>
                <w:color w:val="000000"/>
                <w:sz w:val="20"/>
                <w:szCs w:val="20"/>
              </w:rPr>
            </w:pPr>
          </w:p>
        </w:tc>
      </w:tr>
      <w:tr w:rsidR="00EE517F" w14:paraId="55C801A7" w14:textId="77777777" w:rsidTr="00EE517F">
        <w:trPr>
          <w:trHeight w:val="255"/>
          <w:ins w:id="2859" w:author="FARIDA" w:date="2024-12-27T10:50:00Z"/>
        </w:trPr>
        <w:tc>
          <w:tcPr>
            <w:tcW w:w="576" w:type="dxa"/>
            <w:vMerge w:val="restart"/>
            <w:tcBorders>
              <w:top w:val="single" w:sz="4" w:space="0" w:color="auto"/>
              <w:left w:val="single" w:sz="4" w:space="0" w:color="auto"/>
              <w:bottom w:val="nil"/>
              <w:right w:val="single" w:sz="4" w:space="0" w:color="auto"/>
            </w:tcBorders>
            <w:shd w:val="clear" w:color="auto" w:fill="auto"/>
            <w:noWrap/>
            <w:vAlign w:val="center"/>
            <w:hideMark/>
          </w:tcPr>
          <w:p w14:paraId="682BF351" w14:textId="77777777" w:rsidR="00EE517F" w:rsidRDefault="00EE517F">
            <w:pPr>
              <w:jc w:val="center"/>
              <w:rPr>
                <w:ins w:id="2860" w:author="FARIDA" w:date="2024-12-27T10:50:00Z"/>
                <w:rFonts w:ascii="Cambria" w:hAnsi="Cambria" w:cs="Calibri"/>
                <w:b/>
                <w:bCs/>
                <w:color w:val="000000"/>
                <w:sz w:val="20"/>
                <w:szCs w:val="20"/>
              </w:rPr>
            </w:pPr>
            <w:ins w:id="2861" w:author="FARIDA" w:date="2024-12-27T10:50:00Z">
              <w:r>
                <w:rPr>
                  <w:rFonts w:ascii="Cambria" w:hAnsi="Cambria" w:cs="Calibri"/>
                  <w:b/>
                  <w:bCs/>
                  <w:color w:val="000000"/>
                  <w:sz w:val="20"/>
                  <w:szCs w:val="20"/>
                </w:rPr>
                <w:t>D</w:t>
              </w:r>
            </w:ins>
          </w:p>
        </w:tc>
        <w:tc>
          <w:tcPr>
            <w:tcW w:w="4164" w:type="dxa"/>
            <w:tcBorders>
              <w:top w:val="nil"/>
              <w:left w:val="nil"/>
              <w:bottom w:val="single" w:sz="4" w:space="0" w:color="auto"/>
              <w:right w:val="single" w:sz="4" w:space="0" w:color="auto"/>
            </w:tcBorders>
            <w:shd w:val="clear" w:color="auto" w:fill="auto"/>
            <w:noWrap/>
            <w:vAlign w:val="bottom"/>
            <w:hideMark/>
          </w:tcPr>
          <w:p w14:paraId="79224EC0" w14:textId="77777777" w:rsidR="00EE517F" w:rsidRDefault="00EE517F">
            <w:pPr>
              <w:rPr>
                <w:ins w:id="2862" w:author="FARIDA" w:date="2024-12-27T10:50:00Z"/>
                <w:rFonts w:ascii="Cambria" w:hAnsi="Cambria" w:cs="Calibri"/>
                <w:color w:val="000000"/>
                <w:sz w:val="20"/>
                <w:szCs w:val="20"/>
              </w:rPr>
            </w:pPr>
            <w:ins w:id="2863" w:author="FARIDA" w:date="2024-12-27T10:50:00Z">
              <w:r>
                <w:rPr>
                  <w:rFonts w:ascii="Cambria" w:hAnsi="Cambria" w:cs="Calibri"/>
                  <w:color w:val="000000"/>
                  <w:sz w:val="20"/>
                  <w:szCs w:val="20"/>
                </w:rPr>
                <w:t>LPK (</w:t>
              </w:r>
              <w:proofErr w:type="spellStart"/>
              <w:r>
                <w:rPr>
                  <w:rFonts w:ascii="Cambria" w:hAnsi="Cambria" w:cs="Calibri"/>
                  <w:color w:val="000000"/>
                  <w:sz w:val="20"/>
                  <w:szCs w:val="20"/>
                </w:rPr>
                <w:t>Laporan</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Pemeriksaan</w:t>
              </w:r>
              <w:proofErr w:type="spellEnd"/>
              <w:r>
                <w:rPr>
                  <w:rFonts w:ascii="Cambria" w:hAnsi="Cambria" w:cs="Calibri"/>
                  <w:color w:val="000000"/>
                  <w:sz w:val="20"/>
                  <w:szCs w:val="20"/>
                </w:rPr>
                <w:t xml:space="preserve"> Kesehatan)</w:t>
              </w:r>
            </w:ins>
          </w:p>
        </w:tc>
        <w:tc>
          <w:tcPr>
            <w:tcW w:w="1721" w:type="dxa"/>
            <w:tcBorders>
              <w:top w:val="nil"/>
              <w:left w:val="nil"/>
              <w:bottom w:val="single" w:sz="4" w:space="0" w:color="auto"/>
              <w:right w:val="single" w:sz="4" w:space="0" w:color="auto"/>
            </w:tcBorders>
            <w:shd w:val="clear" w:color="auto" w:fill="auto"/>
            <w:noWrap/>
            <w:vAlign w:val="bottom"/>
            <w:hideMark/>
          </w:tcPr>
          <w:p w14:paraId="34342445" w14:textId="77777777" w:rsidR="00EE517F" w:rsidRDefault="00EE517F">
            <w:pPr>
              <w:rPr>
                <w:ins w:id="2864" w:author="FARIDA" w:date="2024-12-27T10:50:00Z"/>
                <w:rFonts w:ascii="Cambria" w:hAnsi="Cambria" w:cs="Calibri"/>
                <w:color w:val="000000"/>
                <w:sz w:val="20"/>
                <w:szCs w:val="20"/>
              </w:rPr>
            </w:pPr>
            <w:ins w:id="2865"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4F60431B" w14:textId="77777777" w:rsidR="00EE517F" w:rsidRDefault="00EE517F">
            <w:pPr>
              <w:jc w:val="center"/>
              <w:rPr>
                <w:ins w:id="2866" w:author="FARIDA" w:date="2024-12-27T10:50:00Z"/>
                <w:rFonts w:ascii="Cambria" w:hAnsi="Cambria" w:cs="Calibri"/>
                <w:color w:val="000000"/>
                <w:sz w:val="20"/>
                <w:szCs w:val="20"/>
              </w:rPr>
            </w:pPr>
            <w:ins w:id="2867" w:author="FARIDA" w:date="2024-12-27T10:50:00Z">
              <w:r>
                <w:rPr>
                  <w:rFonts w:ascii="Cambria" w:hAnsi="Cambria" w:cs="Calibri"/>
                  <w:color w:val="000000"/>
                  <w:sz w:val="20"/>
                  <w:szCs w:val="20"/>
                </w:rPr>
                <w:t>Rp70.000</w:t>
              </w:r>
            </w:ins>
          </w:p>
        </w:tc>
        <w:tc>
          <w:tcPr>
            <w:tcW w:w="148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AFB4D0F" w14:textId="77777777" w:rsidR="00EE517F" w:rsidRDefault="00EE517F">
            <w:pPr>
              <w:jc w:val="center"/>
              <w:rPr>
                <w:ins w:id="2868" w:author="FARIDA" w:date="2024-12-27T10:50:00Z"/>
                <w:rFonts w:ascii="Cambria" w:hAnsi="Cambria" w:cs="Calibri"/>
                <w:b/>
                <w:bCs/>
                <w:color w:val="000000"/>
                <w:sz w:val="20"/>
                <w:szCs w:val="20"/>
              </w:rPr>
            </w:pPr>
            <w:ins w:id="2869" w:author="FARIDA" w:date="2024-12-27T10:50:00Z">
              <w:r>
                <w:rPr>
                  <w:rFonts w:ascii="Cambria" w:hAnsi="Cambria" w:cs="Calibri"/>
                  <w:b/>
                  <w:bCs/>
                  <w:color w:val="000000"/>
                  <w:sz w:val="20"/>
                  <w:szCs w:val="20"/>
                </w:rPr>
                <w:t>Rp1.946.675</w:t>
              </w:r>
            </w:ins>
          </w:p>
        </w:tc>
      </w:tr>
      <w:tr w:rsidR="00EE517F" w14:paraId="5AF8ADC5" w14:textId="77777777" w:rsidTr="00EE517F">
        <w:trPr>
          <w:trHeight w:val="255"/>
          <w:ins w:id="2870"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74F44F43" w14:textId="77777777" w:rsidR="00EE517F" w:rsidRDefault="00EE517F">
            <w:pPr>
              <w:rPr>
                <w:ins w:id="2871"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5B91B73F" w14:textId="77777777" w:rsidR="00EE517F" w:rsidRDefault="00EE517F">
            <w:pPr>
              <w:rPr>
                <w:ins w:id="2872" w:author="FARIDA" w:date="2024-12-27T10:50:00Z"/>
                <w:rFonts w:ascii="Cambria" w:hAnsi="Cambria" w:cs="Calibri"/>
                <w:color w:val="000000"/>
                <w:sz w:val="20"/>
                <w:szCs w:val="20"/>
              </w:rPr>
            </w:pPr>
            <w:ins w:id="2873" w:author="FARIDA" w:date="2024-12-27T10:50:00Z">
              <w:r>
                <w:rPr>
                  <w:rFonts w:ascii="Cambria" w:hAnsi="Cambria" w:cs="Calibri"/>
                  <w:color w:val="000000"/>
                  <w:sz w:val="20"/>
                  <w:szCs w:val="20"/>
                </w:rPr>
                <w:t>UL</w:t>
              </w:r>
            </w:ins>
          </w:p>
        </w:tc>
        <w:tc>
          <w:tcPr>
            <w:tcW w:w="1721" w:type="dxa"/>
            <w:tcBorders>
              <w:top w:val="nil"/>
              <w:left w:val="nil"/>
              <w:bottom w:val="single" w:sz="4" w:space="0" w:color="auto"/>
              <w:right w:val="single" w:sz="4" w:space="0" w:color="auto"/>
            </w:tcBorders>
            <w:shd w:val="clear" w:color="auto" w:fill="auto"/>
            <w:noWrap/>
            <w:vAlign w:val="bottom"/>
            <w:hideMark/>
          </w:tcPr>
          <w:p w14:paraId="002FDA1C" w14:textId="77777777" w:rsidR="00EE517F" w:rsidRDefault="00EE517F">
            <w:pPr>
              <w:rPr>
                <w:ins w:id="2874" w:author="FARIDA" w:date="2024-12-27T10:50:00Z"/>
                <w:rFonts w:ascii="Cambria" w:hAnsi="Cambria" w:cs="Calibri"/>
                <w:color w:val="000000"/>
                <w:sz w:val="20"/>
                <w:szCs w:val="20"/>
              </w:rPr>
            </w:pPr>
            <w:ins w:id="2875"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46CF1F11" w14:textId="77777777" w:rsidR="00EE517F" w:rsidRDefault="00EE517F">
            <w:pPr>
              <w:jc w:val="center"/>
              <w:rPr>
                <w:ins w:id="2876" w:author="FARIDA" w:date="2024-12-27T10:50:00Z"/>
                <w:rFonts w:ascii="Cambria" w:hAnsi="Cambria" w:cs="Calibri"/>
                <w:color w:val="000000"/>
                <w:sz w:val="20"/>
                <w:szCs w:val="20"/>
              </w:rPr>
            </w:pPr>
            <w:ins w:id="2877" w:author="FARIDA" w:date="2024-12-27T10:50:00Z">
              <w:r>
                <w:rPr>
                  <w:rFonts w:ascii="Cambria" w:hAnsi="Cambria" w:cs="Calibri"/>
                  <w:color w:val="000000"/>
                  <w:sz w:val="20"/>
                  <w:szCs w:val="20"/>
                </w:rPr>
                <w:t>Rp33.500</w:t>
              </w:r>
            </w:ins>
          </w:p>
        </w:tc>
        <w:tc>
          <w:tcPr>
            <w:tcW w:w="1483" w:type="dxa"/>
            <w:vMerge/>
            <w:tcBorders>
              <w:top w:val="nil"/>
              <w:left w:val="single" w:sz="4" w:space="0" w:color="auto"/>
              <w:bottom w:val="single" w:sz="4" w:space="0" w:color="000000"/>
              <w:right w:val="single" w:sz="4" w:space="0" w:color="auto"/>
            </w:tcBorders>
            <w:vAlign w:val="center"/>
            <w:hideMark/>
          </w:tcPr>
          <w:p w14:paraId="12E7A02E" w14:textId="77777777" w:rsidR="00EE517F" w:rsidRDefault="00EE517F">
            <w:pPr>
              <w:rPr>
                <w:ins w:id="2878" w:author="FARIDA" w:date="2024-12-27T10:50:00Z"/>
                <w:rFonts w:ascii="Cambria" w:hAnsi="Cambria" w:cs="Calibri"/>
                <w:b/>
                <w:bCs/>
                <w:color w:val="000000"/>
                <w:sz w:val="20"/>
                <w:szCs w:val="20"/>
              </w:rPr>
            </w:pPr>
          </w:p>
        </w:tc>
      </w:tr>
      <w:tr w:rsidR="00EE517F" w14:paraId="406FAF8A" w14:textId="77777777" w:rsidTr="00EE517F">
        <w:trPr>
          <w:trHeight w:val="255"/>
          <w:ins w:id="2879"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112F4D17" w14:textId="77777777" w:rsidR="00EE517F" w:rsidRDefault="00EE517F">
            <w:pPr>
              <w:rPr>
                <w:ins w:id="2880"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EAD1BC2" w14:textId="77777777" w:rsidR="00EE517F" w:rsidRDefault="00EE517F">
            <w:pPr>
              <w:rPr>
                <w:ins w:id="2881" w:author="FARIDA" w:date="2024-12-27T10:50:00Z"/>
                <w:rFonts w:ascii="Cambria" w:hAnsi="Cambria" w:cs="Calibri"/>
                <w:color w:val="000000"/>
                <w:sz w:val="20"/>
                <w:szCs w:val="20"/>
              </w:rPr>
            </w:pPr>
            <w:ins w:id="2882" w:author="FARIDA" w:date="2024-12-27T10:50:00Z">
              <w:r>
                <w:rPr>
                  <w:rFonts w:ascii="Cambria" w:hAnsi="Cambria" w:cs="Calibri"/>
                  <w:color w:val="000000"/>
                  <w:sz w:val="20"/>
                  <w:szCs w:val="20"/>
                </w:rPr>
                <w:t>Darah Rutin</w:t>
              </w:r>
            </w:ins>
          </w:p>
        </w:tc>
        <w:tc>
          <w:tcPr>
            <w:tcW w:w="1721" w:type="dxa"/>
            <w:tcBorders>
              <w:top w:val="nil"/>
              <w:left w:val="nil"/>
              <w:bottom w:val="single" w:sz="4" w:space="0" w:color="auto"/>
              <w:right w:val="single" w:sz="4" w:space="0" w:color="auto"/>
            </w:tcBorders>
            <w:shd w:val="clear" w:color="auto" w:fill="auto"/>
            <w:noWrap/>
            <w:vAlign w:val="bottom"/>
            <w:hideMark/>
          </w:tcPr>
          <w:p w14:paraId="320EC85B" w14:textId="77777777" w:rsidR="00EE517F" w:rsidRDefault="00EE517F">
            <w:pPr>
              <w:rPr>
                <w:ins w:id="2883" w:author="FARIDA" w:date="2024-12-27T10:50:00Z"/>
                <w:rFonts w:ascii="Cambria" w:hAnsi="Cambria" w:cs="Calibri"/>
                <w:color w:val="000000"/>
                <w:sz w:val="20"/>
                <w:szCs w:val="20"/>
              </w:rPr>
            </w:pPr>
            <w:ins w:id="2884" w:author="FARIDA" w:date="2024-12-27T10:50:00Z">
              <w:r>
                <w:rPr>
                  <w:rFonts w:ascii="Cambria" w:hAnsi="Cambria" w:cs="Calibri"/>
                  <w:color w:val="000000"/>
                  <w:sz w:val="20"/>
                  <w:szCs w:val="20"/>
                </w:rPr>
                <w:t>DL</w:t>
              </w:r>
            </w:ins>
          </w:p>
        </w:tc>
        <w:tc>
          <w:tcPr>
            <w:tcW w:w="119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C290D97" w14:textId="77777777" w:rsidR="00EE517F" w:rsidRDefault="00EE517F">
            <w:pPr>
              <w:jc w:val="center"/>
              <w:rPr>
                <w:ins w:id="2885" w:author="FARIDA" w:date="2024-12-27T10:50:00Z"/>
                <w:rFonts w:ascii="Cambria" w:hAnsi="Cambria" w:cs="Calibri"/>
                <w:color w:val="000000"/>
                <w:sz w:val="20"/>
                <w:szCs w:val="20"/>
              </w:rPr>
            </w:pPr>
            <w:ins w:id="2886" w:author="FARIDA" w:date="2024-12-27T10:50:00Z">
              <w:r>
                <w:rPr>
                  <w:rFonts w:ascii="Cambria" w:hAnsi="Cambria" w:cs="Calibri"/>
                  <w:color w:val="000000"/>
                  <w:sz w:val="20"/>
                  <w:szCs w:val="20"/>
                </w:rPr>
                <w:t>Rp81.250</w:t>
              </w:r>
            </w:ins>
          </w:p>
        </w:tc>
        <w:tc>
          <w:tcPr>
            <w:tcW w:w="1483" w:type="dxa"/>
            <w:vMerge/>
            <w:tcBorders>
              <w:top w:val="nil"/>
              <w:left w:val="single" w:sz="4" w:space="0" w:color="auto"/>
              <w:bottom w:val="single" w:sz="4" w:space="0" w:color="000000"/>
              <w:right w:val="single" w:sz="4" w:space="0" w:color="auto"/>
            </w:tcBorders>
            <w:vAlign w:val="center"/>
            <w:hideMark/>
          </w:tcPr>
          <w:p w14:paraId="4DFB6572" w14:textId="77777777" w:rsidR="00EE517F" w:rsidRDefault="00EE517F">
            <w:pPr>
              <w:rPr>
                <w:ins w:id="2887" w:author="FARIDA" w:date="2024-12-27T10:50:00Z"/>
                <w:rFonts w:ascii="Cambria" w:hAnsi="Cambria" w:cs="Calibri"/>
                <w:b/>
                <w:bCs/>
                <w:color w:val="000000"/>
                <w:sz w:val="20"/>
                <w:szCs w:val="20"/>
              </w:rPr>
            </w:pPr>
          </w:p>
        </w:tc>
      </w:tr>
      <w:tr w:rsidR="00EE517F" w14:paraId="4B3C9E1A" w14:textId="77777777" w:rsidTr="00EE517F">
        <w:trPr>
          <w:trHeight w:val="255"/>
          <w:ins w:id="2888"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17AE14E8" w14:textId="77777777" w:rsidR="00EE517F" w:rsidRDefault="00EE517F">
            <w:pPr>
              <w:rPr>
                <w:ins w:id="2889"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0C64BE9C" w14:textId="77777777" w:rsidR="00EE517F" w:rsidRDefault="00EE517F">
            <w:pPr>
              <w:rPr>
                <w:ins w:id="2890"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0FF10E3D" w14:textId="77777777" w:rsidR="00EE517F" w:rsidRDefault="00EE517F">
            <w:pPr>
              <w:rPr>
                <w:ins w:id="2891" w:author="FARIDA" w:date="2024-12-27T10:50:00Z"/>
                <w:rFonts w:ascii="Cambria" w:hAnsi="Cambria" w:cs="Calibri"/>
                <w:color w:val="000000"/>
                <w:sz w:val="20"/>
                <w:szCs w:val="20"/>
              </w:rPr>
            </w:pPr>
            <w:ins w:id="2892" w:author="FARIDA" w:date="2024-12-27T10:50:00Z">
              <w:r>
                <w:rPr>
                  <w:rFonts w:ascii="Cambria" w:hAnsi="Cambria" w:cs="Calibri"/>
                  <w:color w:val="000000"/>
                  <w:sz w:val="20"/>
                  <w:szCs w:val="20"/>
                </w:rPr>
                <w:t>LED</w:t>
              </w:r>
            </w:ins>
          </w:p>
        </w:tc>
        <w:tc>
          <w:tcPr>
            <w:tcW w:w="1196" w:type="dxa"/>
            <w:vMerge/>
            <w:tcBorders>
              <w:top w:val="nil"/>
              <w:left w:val="single" w:sz="4" w:space="0" w:color="auto"/>
              <w:bottom w:val="single" w:sz="4" w:space="0" w:color="000000"/>
              <w:right w:val="single" w:sz="4" w:space="0" w:color="auto"/>
            </w:tcBorders>
            <w:vAlign w:val="center"/>
            <w:hideMark/>
          </w:tcPr>
          <w:p w14:paraId="2DBBEA0A" w14:textId="77777777" w:rsidR="00EE517F" w:rsidRDefault="00EE517F">
            <w:pPr>
              <w:rPr>
                <w:ins w:id="2893" w:author="FARIDA" w:date="2024-12-27T10:50:00Z"/>
                <w:rFonts w:ascii="Cambria" w:hAnsi="Cambria" w:cs="Calibri"/>
                <w:color w:val="000000"/>
                <w:sz w:val="20"/>
                <w:szCs w:val="20"/>
              </w:rPr>
            </w:pPr>
          </w:p>
        </w:tc>
        <w:tc>
          <w:tcPr>
            <w:tcW w:w="1483" w:type="dxa"/>
            <w:vMerge/>
            <w:tcBorders>
              <w:top w:val="nil"/>
              <w:left w:val="single" w:sz="4" w:space="0" w:color="auto"/>
              <w:bottom w:val="single" w:sz="4" w:space="0" w:color="000000"/>
              <w:right w:val="single" w:sz="4" w:space="0" w:color="auto"/>
            </w:tcBorders>
            <w:vAlign w:val="center"/>
            <w:hideMark/>
          </w:tcPr>
          <w:p w14:paraId="1D0E5E19" w14:textId="77777777" w:rsidR="00EE517F" w:rsidRDefault="00EE517F">
            <w:pPr>
              <w:rPr>
                <w:ins w:id="2894" w:author="FARIDA" w:date="2024-12-27T10:50:00Z"/>
                <w:rFonts w:ascii="Cambria" w:hAnsi="Cambria" w:cs="Calibri"/>
                <w:b/>
                <w:bCs/>
                <w:color w:val="000000"/>
                <w:sz w:val="20"/>
                <w:szCs w:val="20"/>
              </w:rPr>
            </w:pPr>
          </w:p>
        </w:tc>
      </w:tr>
      <w:tr w:rsidR="00EE517F" w14:paraId="0E48F9D9" w14:textId="77777777" w:rsidTr="00EE517F">
        <w:trPr>
          <w:trHeight w:val="255"/>
          <w:ins w:id="2895"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6F8A2E0C" w14:textId="77777777" w:rsidR="00EE517F" w:rsidRDefault="00EE517F">
            <w:pPr>
              <w:rPr>
                <w:ins w:id="2896"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23158410" w14:textId="77777777" w:rsidR="00EE517F" w:rsidRDefault="00EE517F">
            <w:pPr>
              <w:rPr>
                <w:ins w:id="2897"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0B781D7A" w14:textId="77777777" w:rsidR="00EE517F" w:rsidRDefault="00EE517F">
            <w:pPr>
              <w:rPr>
                <w:ins w:id="2898" w:author="FARIDA" w:date="2024-12-27T10:50:00Z"/>
                <w:rFonts w:ascii="Cambria" w:hAnsi="Cambria" w:cs="Calibri"/>
                <w:color w:val="000000"/>
                <w:sz w:val="20"/>
                <w:szCs w:val="20"/>
              </w:rPr>
            </w:pPr>
            <w:ins w:id="2899" w:author="FARIDA" w:date="2024-12-27T10:50:00Z">
              <w:r>
                <w:rPr>
                  <w:rFonts w:ascii="Cambria" w:hAnsi="Cambria" w:cs="Calibri"/>
                  <w:color w:val="000000"/>
                  <w:sz w:val="20"/>
                  <w:szCs w:val="20"/>
                </w:rPr>
                <w:t>Platelet</w:t>
              </w:r>
            </w:ins>
          </w:p>
        </w:tc>
        <w:tc>
          <w:tcPr>
            <w:tcW w:w="1196" w:type="dxa"/>
            <w:vMerge/>
            <w:tcBorders>
              <w:top w:val="nil"/>
              <w:left w:val="single" w:sz="4" w:space="0" w:color="auto"/>
              <w:bottom w:val="single" w:sz="4" w:space="0" w:color="000000"/>
              <w:right w:val="single" w:sz="4" w:space="0" w:color="auto"/>
            </w:tcBorders>
            <w:vAlign w:val="center"/>
            <w:hideMark/>
          </w:tcPr>
          <w:p w14:paraId="1A0F859F" w14:textId="77777777" w:rsidR="00EE517F" w:rsidRDefault="00EE517F">
            <w:pPr>
              <w:rPr>
                <w:ins w:id="2900" w:author="FARIDA" w:date="2024-12-27T10:50:00Z"/>
                <w:rFonts w:ascii="Cambria" w:hAnsi="Cambria" w:cs="Calibri"/>
                <w:color w:val="000000"/>
                <w:sz w:val="20"/>
                <w:szCs w:val="20"/>
              </w:rPr>
            </w:pPr>
          </w:p>
        </w:tc>
        <w:tc>
          <w:tcPr>
            <w:tcW w:w="1483" w:type="dxa"/>
            <w:vMerge/>
            <w:tcBorders>
              <w:top w:val="nil"/>
              <w:left w:val="single" w:sz="4" w:space="0" w:color="auto"/>
              <w:bottom w:val="single" w:sz="4" w:space="0" w:color="000000"/>
              <w:right w:val="single" w:sz="4" w:space="0" w:color="auto"/>
            </w:tcBorders>
            <w:vAlign w:val="center"/>
            <w:hideMark/>
          </w:tcPr>
          <w:p w14:paraId="6085F65B" w14:textId="77777777" w:rsidR="00EE517F" w:rsidRDefault="00EE517F">
            <w:pPr>
              <w:rPr>
                <w:ins w:id="2901" w:author="FARIDA" w:date="2024-12-27T10:50:00Z"/>
                <w:rFonts w:ascii="Cambria" w:hAnsi="Cambria" w:cs="Calibri"/>
                <w:b/>
                <w:bCs/>
                <w:color w:val="000000"/>
                <w:sz w:val="20"/>
                <w:szCs w:val="20"/>
              </w:rPr>
            </w:pPr>
          </w:p>
        </w:tc>
      </w:tr>
      <w:tr w:rsidR="00EE517F" w14:paraId="54C3487F" w14:textId="77777777" w:rsidTr="00EE517F">
        <w:trPr>
          <w:trHeight w:val="255"/>
          <w:ins w:id="2902"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20A5A5D1" w14:textId="77777777" w:rsidR="00EE517F" w:rsidRDefault="00EE517F">
            <w:pPr>
              <w:rPr>
                <w:ins w:id="2903"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DD70E4F" w14:textId="77777777" w:rsidR="00EE517F" w:rsidRDefault="00EE517F">
            <w:pPr>
              <w:rPr>
                <w:ins w:id="2904" w:author="FARIDA" w:date="2024-12-27T10:50:00Z"/>
                <w:rFonts w:ascii="Cambria" w:hAnsi="Cambria" w:cs="Calibri"/>
                <w:color w:val="000000"/>
                <w:sz w:val="20"/>
                <w:szCs w:val="20"/>
              </w:rPr>
            </w:pPr>
            <w:ins w:id="2905" w:author="FARIDA" w:date="2024-12-27T10:50:00Z">
              <w:r>
                <w:rPr>
                  <w:rFonts w:ascii="Cambria" w:hAnsi="Cambria" w:cs="Calibri"/>
                  <w:color w:val="000000"/>
                  <w:sz w:val="20"/>
                  <w:szCs w:val="20"/>
                </w:rPr>
                <w:t>FH</w:t>
              </w:r>
            </w:ins>
          </w:p>
        </w:tc>
        <w:tc>
          <w:tcPr>
            <w:tcW w:w="1721" w:type="dxa"/>
            <w:tcBorders>
              <w:top w:val="nil"/>
              <w:left w:val="nil"/>
              <w:bottom w:val="single" w:sz="4" w:space="0" w:color="auto"/>
              <w:right w:val="single" w:sz="4" w:space="0" w:color="auto"/>
            </w:tcBorders>
            <w:shd w:val="clear" w:color="auto" w:fill="auto"/>
            <w:noWrap/>
            <w:vAlign w:val="bottom"/>
            <w:hideMark/>
          </w:tcPr>
          <w:p w14:paraId="0E4C95D7" w14:textId="77777777" w:rsidR="00EE517F" w:rsidRDefault="00EE517F">
            <w:pPr>
              <w:rPr>
                <w:ins w:id="2906" w:author="FARIDA" w:date="2024-12-27T10:50:00Z"/>
                <w:rFonts w:ascii="Cambria" w:hAnsi="Cambria" w:cs="Calibri"/>
                <w:color w:val="000000"/>
                <w:sz w:val="20"/>
                <w:szCs w:val="20"/>
              </w:rPr>
            </w:pPr>
            <w:ins w:id="2907" w:author="FARIDA" w:date="2024-12-27T10:50:00Z">
              <w:r>
                <w:rPr>
                  <w:rFonts w:ascii="Cambria" w:hAnsi="Cambria" w:cs="Calibri"/>
                  <w:color w:val="000000"/>
                  <w:sz w:val="20"/>
                  <w:szCs w:val="20"/>
                </w:rPr>
                <w:t>SGOT</w:t>
              </w:r>
            </w:ins>
          </w:p>
        </w:tc>
        <w:tc>
          <w:tcPr>
            <w:tcW w:w="1196" w:type="dxa"/>
            <w:tcBorders>
              <w:top w:val="nil"/>
              <w:left w:val="nil"/>
              <w:bottom w:val="single" w:sz="4" w:space="0" w:color="auto"/>
              <w:right w:val="single" w:sz="4" w:space="0" w:color="auto"/>
            </w:tcBorders>
            <w:shd w:val="clear" w:color="auto" w:fill="auto"/>
            <w:noWrap/>
            <w:vAlign w:val="bottom"/>
            <w:hideMark/>
          </w:tcPr>
          <w:p w14:paraId="2B1D01DE" w14:textId="77777777" w:rsidR="00EE517F" w:rsidRDefault="00EE517F">
            <w:pPr>
              <w:jc w:val="center"/>
              <w:rPr>
                <w:ins w:id="2908" w:author="FARIDA" w:date="2024-12-27T10:50:00Z"/>
                <w:rFonts w:ascii="Cambria" w:hAnsi="Cambria" w:cs="Calibri"/>
                <w:color w:val="000000"/>
                <w:sz w:val="20"/>
                <w:szCs w:val="20"/>
              </w:rPr>
            </w:pPr>
            <w:ins w:id="2909"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12DD744C" w14:textId="77777777" w:rsidR="00EE517F" w:rsidRDefault="00EE517F">
            <w:pPr>
              <w:rPr>
                <w:ins w:id="2910" w:author="FARIDA" w:date="2024-12-27T10:50:00Z"/>
                <w:rFonts w:ascii="Cambria" w:hAnsi="Cambria" w:cs="Calibri"/>
                <w:b/>
                <w:bCs/>
                <w:color w:val="000000"/>
                <w:sz w:val="20"/>
                <w:szCs w:val="20"/>
              </w:rPr>
            </w:pPr>
          </w:p>
        </w:tc>
      </w:tr>
      <w:tr w:rsidR="00EE517F" w14:paraId="5CD6090B" w14:textId="77777777" w:rsidTr="00EE517F">
        <w:trPr>
          <w:trHeight w:val="255"/>
          <w:ins w:id="2911"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62C11583" w14:textId="77777777" w:rsidR="00EE517F" w:rsidRDefault="00EE517F">
            <w:pPr>
              <w:rPr>
                <w:ins w:id="2912"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24633994" w14:textId="77777777" w:rsidR="00EE517F" w:rsidRDefault="00EE517F">
            <w:pPr>
              <w:rPr>
                <w:ins w:id="2913"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0DA4A754" w14:textId="77777777" w:rsidR="00EE517F" w:rsidRDefault="00EE517F">
            <w:pPr>
              <w:rPr>
                <w:ins w:id="2914" w:author="FARIDA" w:date="2024-12-27T10:50:00Z"/>
                <w:rFonts w:ascii="Cambria" w:hAnsi="Cambria" w:cs="Calibri"/>
                <w:color w:val="000000"/>
                <w:sz w:val="20"/>
                <w:szCs w:val="20"/>
              </w:rPr>
            </w:pPr>
            <w:ins w:id="2915" w:author="FARIDA" w:date="2024-12-27T10:50:00Z">
              <w:r>
                <w:rPr>
                  <w:rFonts w:ascii="Cambria" w:hAnsi="Cambria" w:cs="Calibri"/>
                  <w:color w:val="000000"/>
                  <w:sz w:val="20"/>
                  <w:szCs w:val="20"/>
                </w:rPr>
                <w:t>SGPT</w:t>
              </w:r>
            </w:ins>
          </w:p>
        </w:tc>
        <w:tc>
          <w:tcPr>
            <w:tcW w:w="1196" w:type="dxa"/>
            <w:tcBorders>
              <w:top w:val="nil"/>
              <w:left w:val="nil"/>
              <w:bottom w:val="single" w:sz="4" w:space="0" w:color="auto"/>
              <w:right w:val="single" w:sz="4" w:space="0" w:color="auto"/>
            </w:tcBorders>
            <w:shd w:val="clear" w:color="auto" w:fill="auto"/>
            <w:noWrap/>
            <w:vAlign w:val="bottom"/>
            <w:hideMark/>
          </w:tcPr>
          <w:p w14:paraId="00B3FCB7" w14:textId="77777777" w:rsidR="00EE517F" w:rsidRDefault="00EE517F">
            <w:pPr>
              <w:jc w:val="center"/>
              <w:rPr>
                <w:ins w:id="2916" w:author="FARIDA" w:date="2024-12-27T10:50:00Z"/>
                <w:rFonts w:ascii="Cambria" w:hAnsi="Cambria" w:cs="Calibri"/>
                <w:color w:val="000000"/>
                <w:sz w:val="20"/>
                <w:szCs w:val="20"/>
              </w:rPr>
            </w:pPr>
            <w:ins w:id="2917"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13F298A1" w14:textId="77777777" w:rsidR="00EE517F" w:rsidRDefault="00EE517F">
            <w:pPr>
              <w:rPr>
                <w:ins w:id="2918" w:author="FARIDA" w:date="2024-12-27T10:50:00Z"/>
                <w:rFonts w:ascii="Cambria" w:hAnsi="Cambria" w:cs="Calibri"/>
                <w:b/>
                <w:bCs/>
                <w:color w:val="000000"/>
                <w:sz w:val="20"/>
                <w:szCs w:val="20"/>
              </w:rPr>
            </w:pPr>
          </w:p>
        </w:tc>
      </w:tr>
      <w:tr w:rsidR="00EE517F" w14:paraId="5E3E272A" w14:textId="77777777" w:rsidTr="00EE517F">
        <w:trPr>
          <w:trHeight w:val="255"/>
          <w:ins w:id="2919"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1A25C4F3" w14:textId="77777777" w:rsidR="00EE517F" w:rsidRDefault="00EE517F">
            <w:pPr>
              <w:rPr>
                <w:ins w:id="2920"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36016742" w14:textId="77777777" w:rsidR="00EE517F" w:rsidRDefault="00EE517F">
            <w:pPr>
              <w:rPr>
                <w:ins w:id="2921"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6EE325AB" w14:textId="77777777" w:rsidR="00EE517F" w:rsidRDefault="00EE517F">
            <w:pPr>
              <w:rPr>
                <w:ins w:id="2922" w:author="FARIDA" w:date="2024-12-27T10:50:00Z"/>
                <w:rFonts w:ascii="Cambria" w:hAnsi="Cambria" w:cs="Calibri"/>
                <w:color w:val="000000"/>
                <w:sz w:val="20"/>
                <w:szCs w:val="20"/>
              </w:rPr>
            </w:pPr>
            <w:ins w:id="2923" w:author="FARIDA" w:date="2024-12-27T10:50:00Z">
              <w:r>
                <w:rPr>
                  <w:rFonts w:ascii="Cambria" w:hAnsi="Cambria" w:cs="Calibri"/>
                  <w:color w:val="000000"/>
                  <w:sz w:val="20"/>
                  <w:szCs w:val="20"/>
                </w:rPr>
                <w:t>Gamma GT</w:t>
              </w:r>
            </w:ins>
          </w:p>
        </w:tc>
        <w:tc>
          <w:tcPr>
            <w:tcW w:w="1196" w:type="dxa"/>
            <w:tcBorders>
              <w:top w:val="nil"/>
              <w:left w:val="nil"/>
              <w:bottom w:val="single" w:sz="4" w:space="0" w:color="auto"/>
              <w:right w:val="single" w:sz="4" w:space="0" w:color="auto"/>
            </w:tcBorders>
            <w:shd w:val="clear" w:color="auto" w:fill="auto"/>
            <w:noWrap/>
            <w:vAlign w:val="bottom"/>
            <w:hideMark/>
          </w:tcPr>
          <w:p w14:paraId="1B28F108" w14:textId="77777777" w:rsidR="00EE517F" w:rsidRDefault="00EE517F">
            <w:pPr>
              <w:jc w:val="center"/>
              <w:rPr>
                <w:ins w:id="2924" w:author="FARIDA" w:date="2024-12-27T10:50:00Z"/>
                <w:rFonts w:ascii="Cambria" w:hAnsi="Cambria" w:cs="Calibri"/>
                <w:color w:val="000000"/>
                <w:sz w:val="20"/>
                <w:szCs w:val="20"/>
              </w:rPr>
            </w:pPr>
            <w:ins w:id="2925" w:author="FARIDA" w:date="2024-12-27T10:50:00Z">
              <w:r>
                <w:rPr>
                  <w:rFonts w:ascii="Cambria" w:hAnsi="Cambria" w:cs="Calibri"/>
                  <w:color w:val="000000"/>
                  <w:sz w:val="20"/>
                  <w:szCs w:val="20"/>
                </w:rPr>
                <w:t>Rp206.000</w:t>
              </w:r>
            </w:ins>
          </w:p>
        </w:tc>
        <w:tc>
          <w:tcPr>
            <w:tcW w:w="1483" w:type="dxa"/>
            <w:vMerge/>
            <w:tcBorders>
              <w:top w:val="nil"/>
              <w:left w:val="single" w:sz="4" w:space="0" w:color="auto"/>
              <w:bottom w:val="single" w:sz="4" w:space="0" w:color="000000"/>
              <w:right w:val="single" w:sz="4" w:space="0" w:color="auto"/>
            </w:tcBorders>
            <w:vAlign w:val="center"/>
            <w:hideMark/>
          </w:tcPr>
          <w:p w14:paraId="0CB38691" w14:textId="77777777" w:rsidR="00EE517F" w:rsidRDefault="00EE517F">
            <w:pPr>
              <w:rPr>
                <w:ins w:id="2926" w:author="FARIDA" w:date="2024-12-27T10:50:00Z"/>
                <w:rFonts w:ascii="Cambria" w:hAnsi="Cambria" w:cs="Calibri"/>
                <w:b/>
                <w:bCs/>
                <w:color w:val="000000"/>
                <w:sz w:val="20"/>
                <w:szCs w:val="20"/>
              </w:rPr>
            </w:pPr>
          </w:p>
        </w:tc>
      </w:tr>
      <w:tr w:rsidR="00EE517F" w14:paraId="37F0CEC3" w14:textId="77777777" w:rsidTr="00EE517F">
        <w:trPr>
          <w:trHeight w:val="255"/>
          <w:ins w:id="2927"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117162D5" w14:textId="77777777" w:rsidR="00EE517F" w:rsidRDefault="00EE517F">
            <w:pPr>
              <w:rPr>
                <w:ins w:id="2928"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45E9406C" w14:textId="77777777" w:rsidR="00EE517F" w:rsidRDefault="00EE517F">
            <w:pPr>
              <w:rPr>
                <w:ins w:id="2929"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20594E2C" w14:textId="77777777" w:rsidR="00EE517F" w:rsidRDefault="00EE517F">
            <w:pPr>
              <w:rPr>
                <w:ins w:id="2930" w:author="FARIDA" w:date="2024-12-27T10:50:00Z"/>
                <w:rFonts w:ascii="Cambria" w:hAnsi="Cambria" w:cs="Calibri"/>
                <w:color w:val="000000"/>
                <w:sz w:val="20"/>
                <w:szCs w:val="20"/>
              </w:rPr>
            </w:pPr>
            <w:ins w:id="2931" w:author="FARIDA" w:date="2024-12-27T10:50:00Z">
              <w:r>
                <w:rPr>
                  <w:rFonts w:ascii="Cambria" w:hAnsi="Cambria" w:cs="Calibri"/>
                  <w:color w:val="000000"/>
                  <w:sz w:val="20"/>
                  <w:szCs w:val="20"/>
                </w:rPr>
                <w:t xml:space="preserve">alkali </w:t>
              </w:r>
              <w:proofErr w:type="spellStart"/>
              <w:r>
                <w:rPr>
                  <w:rFonts w:ascii="Cambria" w:hAnsi="Cambria" w:cs="Calibri"/>
                  <w:color w:val="000000"/>
                  <w:sz w:val="20"/>
                  <w:szCs w:val="20"/>
                </w:rPr>
                <w:t>Fosfatase</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1D18A6C8" w14:textId="77777777" w:rsidR="00EE517F" w:rsidRDefault="00EE517F">
            <w:pPr>
              <w:jc w:val="center"/>
              <w:rPr>
                <w:ins w:id="2932" w:author="FARIDA" w:date="2024-12-27T10:50:00Z"/>
                <w:rFonts w:ascii="Cambria" w:hAnsi="Cambria" w:cs="Calibri"/>
                <w:color w:val="000000"/>
                <w:sz w:val="20"/>
                <w:szCs w:val="20"/>
              </w:rPr>
            </w:pPr>
            <w:ins w:id="2933" w:author="FARIDA" w:date="2024-12-27T10:50:00Z">
              <w:r>
                <w:rPr>
                  <w:rFonts w:ascii="Cambria" w:hAnsi="Cambria" w:cs="Calibri"/>
                  <w:color w:val="000000"/>
                  <w:sz w:val="20"/>
                  <w:szCs w:val="20"/>
                </w:rPr>
                <w:t>Rp74.800</w:t>
              </w:r>
            </w:ins>
          </w:p>
        </w:tc>
        <w:tc>
          <w:tcPr>
            <w:tcW w:w="1483" w:type="dxa"/>
            <w:vMerge/>
            <w:tcBorders>
              <w:top w:val="nil"/>
              <w:left w:val="single" w:sz="4" w:space="0" w:color="auto"/>
              <w:bottom w:val="single" w:sz="4" w:space="0" w:color="000000"/>
              <w:right w:val="single" w:sz="4" w:space="0" w:color="auto"/>
            </w:tcBorders>
            <w:vAlign w:val="center"/>
            <w:hideMark/>
          </w:tcPr>
          <w:p w14:paraId="55C3145B" w14:textId="77777777" w:rsidR="00EE517F" w:rsidRDefault="00EE517F">
            <w:pPr>
              <w:rPr>
                <w:ins w:id="2934" w:author="FARIDA" w:date="2024-12-27T10:50:00Z"/>
                <w:rFonts w:ascii="Cambria" w:hAnsi="Cambria" w:cs="Calibri"/>
                <w:b/>
                <w:bCs/>
                <w:color w:val="000000"/>
                <w:sz w:val="20"/>
                <w:szCs w:val="20"/>
              </w:rPr>
            </w:pPr>
          </w:p>
        </w:tc>
      </w:tr>
      <w:tr w:rsidR="00EE517F" w14:paraId="308D9B48" w14:textId="77777777" w:rsidTr="00EE517F">
        <w:trPr>
          <w:trHeight w:val="255"/>
          <w:ins w:id="2935"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2C38D14E" w14:textId="77777777" w:rsidR="00EE517F" w:rsidRDefault="00EE517F">
            <w:pPr>
              <w:rPr>
                <w:ins w:id="2936"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1AC2553C" w14:textId="77777777" w:rsidR="00EE517F" w:rsidRDefault="00EE517F">
            <w:pPr>
              <w:rPr>
                <w:ins w:id="2937"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2C4CA59B" w14:textId="77777777" w:rsidR="00EE517F" w:rsidRDefault="00EE517F">
            <w:pPr>
              <w:rPr>
                <w:ins w:id="2938" w:author="FARIDA" w:date="2024-12-27T10:50:00Z"/>
                <w:rFonts w:ascii="Cambria" w:hAnsi="Cambria" w:cs="Calibri"/>
                <w:color w:val="000000"/>
                <w:sz w:val="20"/>
                <w:szCs w:val="20"/>
              </w:rPr>
            </w:pPr>
            <w:ins w:id="2939" w:author="FARIDA" w:date="2024-12-27T10:50:00Z">
              <w:r>
                <w:rPr>
                  <w:rFonts w:ascii="Cambria" w:hAnsi="Cambria" w:cs="Calibri"/>
                  <w:color w:val="000000"/>
                  <w:sz w:val="20"/>
                  <w:szCs w:val="20"/>
                </w:rPr>
                <w:t>Bilirubin</w:t>
              </w:r>
            </w:ins>
          </w:p>
        </w:tc>
        <w:tc>
          <w:tcPr>
            <w:tcW w:w="1196" w:type="dxa"/>
            <w:tcBorders>
              <w:top w:val="nil"/>
              <w:left w:val="nil"/>
              <w:bottom w:val="single" w:sz="4" w:space="0" w:color="auto"/>
              <w:right w:val="single" w:sz="4" w:space="0" w:color="auto"/>
            </w:tcBorders>
            <w:shd w:val="clear" w:color="auto" w:fill="auto"/>
            <w:noWrap/>
            <w:vAlign w:val="bottom"/>
            <w:hideMark/>
          </w:tcPr>
          <w:p w14:paraId="1379F7BD" w14:textId="77777777" w:rsidR="00EE517F" w:rsidRDefault="00EE517F">
            <w:pPr>
              <w:jc w:val="center"/>
              <w:rPr>
                <w:ins w:id="2940" w:author="FARIDA" w:date="2024-12-27T10:50:00Z"/>
                <w:rFonts w:ascii="Cambria" w:hAnsi="Cambria" w:cs="Calibri"/>
                <w:color w:val="000000"/>
                <w:sz w:val="20"/>
                <w:szCs w:val="20"/>
              </w:rPr>
            </w:pPr>
            <w:ins w:id="2941" w:author="FARIDA" w:date="2024-12-27T10:50:00Z">
              <w:r>
                <w:rPr>
                  <w:rFonts w:ascii="Cambria" w:hAnsi="Cambria" w:cs="Calibri"/>
                  <w:color w:val="000000"/>
                  <w:sz w:val="20"/>
                  <w:szCs w:val="20"/>
                </w:rPr>
                <w:t>Rp68.500</w:t>
              </w:r>
            </w:ins>
          </w:p>
        </w:tc>
        <w:tc>
          <w:tcPr>
            <w:tcW w:w="1483" w:type="dxa"/>
            <w:vMerge/>
            <w:tcBorders>
              <w:top w:val="nil"/>
              <w:left w:val="single" w:sz="4" w:space="0" w:color="auto"/>
              <w:bottom w:val="single" w:sz="4" w:space="0" w:color="000000"/>
              <w:right w:val="single" w:sz="4" w:space="0" w:color="auto"/>
            </w:tcBorders>
            <w:vAlign w:val="center"/>
            <w:hideMark/>
          </w:tcPr>
          <w:p w14:paraId="4921CBA0" w14:textId="77777777" w:rsidR="00EE517F" w:rsidRDefault="00EE517F">
            <w:pPr>
              <w:rPr>
                <w:ins w:id="2942" w:author="FARIDA" w:date="2024-12-27T10:50:00Z"/>
                <w:rFonts w:ascii="Cambria" w:hAnsi="Cambria" w:cs="Calibri"/>
                <w:b/>
                <w:bCs/>
                <w:color w:val="000000"/>
                <w:sz w:val="20"/>
                <w:szCs w:val="20"/>
              </w:rPr>
            </w:pPr>
          </w:p>
        </w:tc>
      </w:tr>
      <w:tr w:rsidR="00EE517F" w14:paraId="7D616382" w14:textId="77777777" w:rsidTr="00EE517F">
        <w:trPr>
          <w:trHeight w:val="255"/>
          <w:ins w:id="2943"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438AF10C" w14:textId="77777777" w:rsidR="00EE517F" w:rsidRDefault="00EE517F">
            <w:pPr>
              <w:rPr>
                <w:ins w:id="2944"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444E35AC" w14:textId="77777777" w:rsidR="00EE517F" w:rsidRDefault="00EE517F">
            <w:pPr>
              <w:rPr>
                <w:ins w:id="2945"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076DD8EF" w14:textId="77777777" w:rsidR="00EE517F" w:rsidRDefault="00EE517F">
            <w:pPr>
              <w:rPr>
                <w:ins w:id="2946" w:author="FARIDA" w:date="2024-12-27T10:50:00Z"/>
                <w:rFonts w:ascii="Cambria" w:hAnsi="Cambria" w:cs="Calibri"/>
                <w:color w:val="000000"/>
                <w:sz w:val="20"/>
                <w:szCs w:val="20"/>
              </w:rPr>
            </w:pPr>
            <w:proofErr w:type="spellStart"/>
            <w:ins w:id="2947" w:author="FARIDA" w:date="2024-12-27T10:50:00Z">
              <w:r>
                <w:rPr>
                  <w:rFonts w:ascii="Cambria" w:hAnsi="Cambria" w:cs="Calibri"/>
                  <w:color w:val="000000"/>
                  <w:sz w:val="20"/>
                  <w:szCs w:val="20"/>
                </w:rPr>
                <w:t>HBSAg</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1C280D50" w14:textId="77777777" w:rsidR="00EE517F" w:rsidRDefault="00EE517F">
            <w:pPr>
              <w:jc w:val="center"/>
              <w:rPr>
                <w:ins w:id="2948" w:author="FARIDA" w:date="2024-12-27T10:50:00Z"/>
                <w:rFonts w:ascii="Cambria" w:hAnsi="Cambria" w:cs="Calibri"/>
                <w:color w:val="000000"/>
                <w:sz w:val="20"/>
                <w:szCs w:val="20"/>
              </w:rPr>
            </w:pPr>
            <w:ins w:id="2949" w:author="FARIDA" w:date="2024-12-27T10:50:00Z">
              <w:r>
                <w:rPr>
                  <w:rFonts w:ascii="Cambria" w:hAnsi="Cambria" w:cs="Calibri"/>
                  <w:color w:val="000000"/>
                  <w:sz w:val="20"/>
                  <w:szCs w:val="20"/>
                </w:rPr>
                <w:t>Rp72.875</w:t>
              </w:r>
            </w:ins>
          </w:p>
        </w:tc>
        <w:tc>
          <w:tcPr>
            <w:tcW w:w="1483" w:type="dxa"/>
            <w:vMerge/>
            <w:tcBorders>
              <w:top w:val="nil"/>
              <w:left w:val="single" w:sz="4" w:space="0" w:color="auto"/>
              <w:bottom w:val="single" w:sz="4" w:space="0" w:color="000000"/>
              <w:right w:val="single" w:sz="4" w:space="0" w:color="auto"/>
            </w:tcBorders>
            <w:vAlign w:val="center"/>
            <w:hideMark/>
          </w:tcPr>
          <w:p w14:paraId="47936A4A" w14:textId="77777777" w:rsidR="00EE517F" w:rsidRDefault="00EE517F">
            <w:pPr>
              <w:rPr>
                <w:ins w:id="2950" w:author="FARIDA" w:date="2024-12-27T10:50:00Z"/>
                <w:rFonts w:ascii="Cambria" w:hAnsi="Cambria" w:cs="Calibri"/>
                <w:b/>
                <w:bCs/>
                <w:color w:val="000000"/>
                <w:sz w:val="20"/>
                <w:szCs w:val="20"/>
              </w:rPr>
            </w:pPr>
          </w:p>
        </w:tc>
      </w:tr>
      <w:tr w:rsidR="00EE517F" w14:paraId="6763D81B" w14:textId="77777777" w:rsidTr="00EE517F">
        <w:trPr>
          <w:trHeight w:val="255"/>
          <w:ins w:id="2951"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1C336F22" w14:textId="77777777" w:rsidR="00EE517F" w:rsidRDefault="00EE517F">
            <w:pPr>
              <w:rPr>
                <w:ins w:id="2952"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C3B3D65" w14:textId="77777777" w:rsidR="00EE517F" w:rsidRDefault="00EE517F">
            <w:pPr>
              <w:rPr>
                <w:ins w:id="2953" w:author="FARIDA" w:date="2024-12-27T10:50:00Z"/>
                <w:rFonts w:ascii="Cambria" w:hAnsi="Cambria" w:cs="Calibri"/>
                <w:color w:val="000000"/>
                <w:sz w:val="20"/>
                <w:szCs w:val="20"/>
              </w:rPr>
            </w:pPr>
            <w:ins w:id="2954" w:author="FARIDA" w:date="2024-12-27T10:50:00Z">
              <w:r>
                <w:rPr>
                  <w:rFonts w:ascii="Cambria" w:hAnsi="Cambria" w:cs="Calibri"/>
                  <w:color w:val="000000"/>
                  <w:sz w:val="20"/>
                  <w:szCs w:val="20"/>
                </w:rPr>
                <w:t>LFT</w:t>
              </w:r>
            </w:ins>
          </w:p>
        </w:tc>
        <w:tc>
          <w:tcPr>
            <w:tcW w:w="1721" w:type="dxa"/>
            <w:tcBorders>
              <w:top w:val="nil"/>
              <w:left w:val="nil"/>
              <w:bottom w:val="single" w:sz="4" w:space="0" w:color="auto"/>
              <w:right w:val="single" w:sz="4" w:space="0" w:color="auto"/>
            </w:tcBorders>
            <w:shd w:val="clear" w:color="auto" w:fill="auto"/>
            <w:noWrap/>
            <w:vAlign w:val="bottom"/>
            <w:hideMark/>
          </w:tcPr>
          <w:p w14:paraId="07AF47ED" w14:textId="77777777" w:rsidR="00EE517F" w:rsidRDefault="00EE517F">
            <w:pPr>
              <w:rPr>
                <w:ins w:id="2955" w:author="FARIDA" w:date="2024-12-27T10:50:00Z"/>
                <w:rFonts w:ascii="Cambria" w:hAnsi="Cambria" w:cs="Calibri"/>
                <w:color w:val="000000"/>
                <w:sz w:val="20"/>
                <w:szCs w:val="20"/>
              </w:rPr>
            </w:pPr>
            <w:proofErr w:type="spellStart"/>
            <w:ins w:id="2956" w:author="FARIDA" w:date="2024-12-27T10:50:00Z">
              <w:r>
                <w:rPr>
                  <w:rFonts w:ascii="Cambria" w:hAnsi="Cambria" w:cs="Calibri"/>
                  <w:color w:val="000000"/>
                  <w:sz w:val="20"/>
                  <w:szCs w:val="20"/>
                </w:rPr>
                <w:t>Ureum</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6A6708DD" w14:textId="77777777" w:rsidR="00EE517F" w:rsidRDefault="00EE517F">
            <w:pPr>
              <w:jc w:val="center"/>
              <w:rPr>
                <w:ins w:id="2957" w:author="FARIDA" w:date="2024-12-27T10:50:00Z"/>
                <w:rFonts w:ascii="Cambria" w:hAnsi="Cambria" w:cs="Calibri"/>
                <w:color w:val="000000"/>
                <w:sz w:val="20"/>
                <w:szCs w:val="20"/>
              </w:rPr>
            </w:pPr>
            <w:ins w:id="2958"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0DCC0837" w14:textId="77777777" w:rsidR="00EE517F" w:rsidRDefault="00EE517F">
            <w:pPr>
              <w:rPr>
                <w:ins w:id="2959" w:author="FARIDA" w:date="2024-12-27T10:50:00Z"/>
                <w:rFonts w:ascii="Cambria" w:hAnsi="Cambria" w:cs="Calibri"/>
                <w:b/>
                <w:bCs/>
                <w:color w:val="000000"/>
                <w:sz w:val="20"/>
                <w:szCs w:val="20"/>
              </w:rPr>
            </w:pPr>
          </w:p>
        </w:tc>
      </w:tr>
      <w:tr w:rsidR="00EE517F" w14:paraId="7899EE4E" w14:textId="77777777" w:rsidTr="00EE517F">
        <w:trPr>
          <w:trHeight w:val="255"/>
          <w:ins w:id="2960"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7C667180" w14:textId="77777777" w:rsidR="00EE517F" w:rsidRDefault="00EE517F">
            <w:pPr>
              <w:rPr>
                <w:ins w:id="2961"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011D38B6" w14:textId="77777777" w:rsidR="00EE517F" w:rsidRDefault="00EE517F">
            <w:pPr>
              <w:rPr>
                <w:ins w:id="2962"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59153F4F" w14:textId="77777777" w:rsidR="00EE517F" w:rsidRDefault="00EE517F">
            <w:pPr>
              <w:rPr>
                <w:ins w:id="2963" w:author="FARIDA" w:date="2024-12-27T10:50:00Z"/>
                <w:rFonts w:ascii="Cambria" w:hAnsi="Cambria" w:cs="Calibri"/>
                <w:color w:val="000000"/>
                <w:sz w:val="20"/>
                <w:szCs w:val="20"/>
              </w:rPr>
            </w:pPr>
            <w:proofErr w:type="spellStart"/>
            <w:ins w:id="2964" w:author="FARIDA" w:date="2024-12-27T10:50:00Z">
              <w:r>
                <w:rPr>
                  <w:rFonts w:ascii="Cambria" w:hAnsi="Cambria" w:cs="Calibri"/>
                  <w:color w:val="000000"/>
                  <w:sz w:val="20"/>
                  <w:szCs w:val="20"/>
                </w:rPr>
                <w:t>Kreatinin</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1F2AA573" w14:textId="77777777" w:rsidR="00EE517F" w:rsidRDefault="00EE517F">
            <w:pPr>
              <w:jc w:val="center"/>
              <w:rPr>
                <w:ins w:id="2965" w:author="FARIDA" w:date="2024-12-27T10:50:00Z"/>
                <w:rFonts w:ascii="Cambria" w:hAnsi="Cambria" w:cs="Calibri"/>
                <w:color w:val="000000"/>
                <w:sz w:val="20"/>
                <w:szCs w:val="20"/>
              </w:rPr>
            </w:pPr>
            <w:ins w:id="2966"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4219F35C" w14:textId="77777777" w:rsidR="00EE517F" w:rsidRDefault="00EE517F">
            <w:pPr>
              <w:rPr>
                <w:ins w:id="2967" w:author="FARIDA" w:date="2024-12-27T10:50:00Z"/>
                <w:rFonts w:ascii="Cambria" w:hAnsi="Cambria" w:cs="Calibri"/>
                <w:b/>
                <w:bCs/>
                <w:color w:val="000000"/>
                <w:sz w:val="20"/>
                <w:szCs w:val="20"/>
              </w:rPr>
            </w:pPr>
          </w:p>
        </w:tc>
      </w:tr>
      <w:tr w:rsidR="00EE517F" w14:paraId="13D3596E" w14:textId="77777777" w:rsidTr="00EE517F">
        <w:trPr>
          <w:trHeight w:val="255"/>
          <w:ins w:id="2968"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44581707" w14:textId="77777777" w:rsidR="00EE517F" w:rsidRDefault="00EE517F">
            <w:pPr>
              <w:rPr>
                <w:ins w:id="2969"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02784894" w14:textId="77777777" w:rsidR="00EE517F" w:rsidRDefault="00EE517F">
            <w:pPr>
              <w:rPr>
                <w:ins w:id="2970"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5B8511DB" w14:textId="77777777" w:rsidR="00EE517F" w:rsidRDefault="00EE517F">
            <w:pPr>
              <w:rPr>
                <w:ins w:id="2971" w:author="FARIDA" w:date="2024-12-27T10:50:00Z"/>
                <w:rFonts w:ascii="Cambria" w:hAnsi="Cambria" w:cs="Calibri"/>
                <w:color w:val="000000"/>
                <w:sz w:val="20"/>
                <w:szCs w:val="20"/>
              </w:rPr>
            </w:pPr>
            <w:proofErr w:type="spellStart"/>
            <w:ins w:id="2972" w:author="FARIDA" w:date="2024-12-27T10:50:00Z">
              <w:r>
                <w:rPr>
                  <w:rFonts w:ascii="Cambria" w:hAnsi="Cambria" w:cs="Calibri"/>
                  <w:color w:val="000000"/>
                  <w:sz w:val="20"/>
                  <w:szCs w:val="20"/>
                </w:rPr>
                <w:t>Asam</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Urat</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1B0AF254" w14:textId="77777777" w:rsidR="00EE517F" w:rsidRDefault="00EE517F">
            <w:pPr>
              <w:jc w:val="center"/>
              <w:rPr>
                <w:ins w:id="2973" w:author="FARIDA" w:date="2024-12-27T10:50:00Z"/>
                <w:rFonts w:ascii="Cambria" w:hAnsi="Cambria" w:cs="Calibri"/>
                <w:color w:val="000000"/>
                <w:sz w:val="20"/>
                <w:szCs w:val="20"/>
              </w:rPr>
            </w:pPr>
            <w:ins w:id="2974"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0DFF3CFC" w14:textId="77777777" w:rsidR="00EE517F" w:rsidRDefault="00EE517F">
            <w:pPr>
              <w:rPr>
                <w:ins w:id="2975" w:author="FARIDA" w:date="2024-12-27T10:50:00Z"/>
                <w:rFonts w:ascii="Cambria" w:hAnsi="Cambria" w:cs="Calibri"/>
                <w:b/>
                <w:bCs/>
                <w:color w:val="000000"/>
                <w:sz w:val="20"/>
                <w:szCs w:val="20"/>
              </w:rPr>
            </w:pPr>
          </w:p>
        </w:tc>
      </w:tr>
      <w:tr w:rsidR="00EE517F" w14:paraId="1D43E205" w14:textId="77777777" w:rsidTr="00EE517F">
        <w:trPr>
          <w:trHeight w:val="255"/>
          <w:ins w:id="2976"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2E1A882F" w14:textId="77777777" w:rsidR="00EE517F" w:rsidRDefault="00EE517F">
            <w:pPr>
              <w:rPr>
                <w:ins w:id="2977"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AE747E5" w14:textId="77777777" w:rsidR="00EE517F" w:rsidRDefault="00EE517F">
            <w:pPr>
              <w:rPr>
                <w:ins w:id="2978" w:author="FARIDA" w:date="2024-12-27T10:50:00Z"/>
                <w:rFonts w:ascii="Cambria" w:hAnsi="Cambria" w:cs="Calibri"/>
                <w:color w:val="000000"/>
                <w:sz w:val="20"/>
                <w:szCs w:val="20"/>
              </w:rPr>
            </w:pPr>
            <w:ins w:id="2979" w:author="FARIDA" w:date="2024-12-27T10:50:00Z">
              <w:r>
                <w:rPr>
                  <w:rFonts w:ascii="Cambria" w:hAnsi="Cambria" w:cs="Calibri"/>
                  <w:color w:val="000000"/>
                  <w:sz w:val="20"/>
                  <w:szCs w:val="20"/>
                </w:rPr>
                <w:t>Lemak Darah</w:t>
              </w:r>
            </w:ins>
          </w:p>
        </w:tc>
        <w:tc>
          <w:tcPr>
            <w:tcW w:w="1721" w:type="dxa"/>
            <w:tcBorders>
              <w:top w:val="nil"/>
              <w:left w:val="nil"/>
              <w:bottom w:val="single" w:sz="4" w:space="0" w:color="auto"/>
              <w:right w:val="single" w:sz="4" w:space="0" w:color="auto"/>
            </w:tcBorders>
            <w:shd w:val="clear" w:color="auto" w:fill="auto"/>
            <w:noWrap/>
            <w:vAlign w:val="bottom"/>
            <w:hideMark/>
          </w:tcPr>
          <w:p w14:paraId="25BDE759" w14:textId="77777777" w:rsidR="00EE517F" w:rsidRDefault="00EE517F">
            <w:pPr>
              <w:rPr>
                <w:ins w:id="2980" w:author="FARIDA" w:date="2024-12-27T10:50:00Z"/>
                <w:rFonts w:ascii="Cambria" w:hAnsi="Cambria" w:cs="Calibri"/>
                <w:color w:val="000000"/>
                <w:sz w:val="20"/>
                <w:szCs w:val="20"/>
              </w:rPr>
            </w:pPr>
            <w:proofErr w:type="spellStart"/>
            <w:ins w:id="2981" w:author="FARIDA" w:date="2024-12-27T10:50:00Z">
              <w:r>
                <w:rPr>
                  <w:rFonts w:ascii="Cambria" w:hAnsi="Cambria" w:cs="Calibri"/>
                  <w:color w:val="000000"/>
                  <w:sz w:val="20"/>
                  <w:szCs w:val="20"/>
                </w:rPr>
                <w:t>Kolesterol</w:t>
              </w:r>
              <w:proofErr w:type="spellEnd"/>
              <w:r>
                <w:rPr>
                  <w:rFonts w:ascii="Cambria" w:hAnsi="Cambria" w:cs="Calibri"/>
                  <w:color w:val="000000"/>
                  <w:sz w:val="20"/>
                  <w:szCs w:val="20"/>
                </w:rPr>
                <w:t xml:space="preserve"> Total</w:t>
              </w:r>
            </w:ins>
          </w:p>
        </w:tc>
        <w:tc>
          <w:tcPr>
            <w:tcW w:w="1196" w:type="dxa"/>
            <w:tcBorders>
              <w:top w:val="nil"/>
              <w:left w:val="nil"/>
              <w:bottom w:val="single" w:sz="4" w:space="0" w:color="auto"/>
              <w:right w:val="single" w:sz="4" w:space="0" w:color="auto"/>
            </w:tcBorders>
            <w:shd w:val="clear" w:color="auto" w:fill="auto"/>
            <w:noWrap/>
            <w:vAlign w:val="bottom"/>
            <w:hideMark/>
          </w:tcPr>
          <w:p w14:paraId="0160FBEE" w14:textId="77777777" w:rsidR="00EE517F" w:rsidRDefault="00EE517F">
            <w:pPr>
              <w:jc w:val="center"/>
              <w:rPr>
                <w:ins w:id="2982" w:author="FARIDA" w:date="2024-12-27T10:50:00Z"/>
                <w:rFonts w:ascii="Cambria" w:hAnsi="Cambria" w:cs="Calibri"/>
                <w:color w:val="000000"/>
                <w:sz w:val="20"/>
                <w:szCs w:val="20"/>
              </w:rPr>
            </w:pPr>
            <w:ins w:id="2983"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00AD8E97" w14:textId="77777777" w:rsidR="00EE517F" w:rsidRDefault="00EE517F">
            <w:pPr>
              <w:rPr>
                <w:ins w:id="2984" w:author="FARIDA" w:date="2024-12-27T10:50:00Z"/>
                <w:rFonts w:ascii="Cambria" w:hAnsi="Cambria" w:cs="Calibri"/>
                <w:b/>
                <w:bCs/>
                <w:color w:val="000000"/>
                <w:sz w:val="20"/>
                <w:szCs w:val="20"/>
              </w:rPr>
            </w:pPr>
          </w:p>
        </w:tc>
      </w:tr>
      <w:tr w:rsidR="00EE517F" w14:paraId="0A18A95D" w14:textId="77777777" w:rsidTr="00EE517F">
        <w:trPr>
          <w:trHeight w:val="255"/>
          <w:ins w:id="2985"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50428A68" w14:textId="77777777" w:rsidR="00EE517F" w:rsidRDefault="00EE517F">
            <w:pPr>
              <w:rPr>
                <w:ins w:id="2986"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23C485E5" w14:textId="77777777" w:rsidR="00EE517F" w:rsidRDefault="00EE517F">
            <w:pPr>
              <w:rPr>
                <w:ins w:id="2987"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455176B6" w14:textId="77777777" w:rsidR="00EE517F" w:rsidRDefault="00EE517F">
            <w:pPr>
              <w:rPr>
                <w:ins w:id="2988" w:author="FARIDA" w:date="2024-12-27T10:50:00Z"/>
                <w:rFonts w:ascii="Cambria" w:hAnsi="Cambria" w:cs="Calibri"/>
                <w:color w:val="000000"/>
                <w:sz w:val="20"/>
                <w:szCs w:val="20"/>
              </w:rPr>
            </w:pPr>
            <w:ins w:id="2989" w:author="FARIDA" w:date="2024-12-27T10:50:00Z">
              <w:r>
                <w:rPr>
                  <w:rFonts w:ascii="Cambria" w:hAnsi="Cambria" w:cs="Calibri"/>
                  <w:color w:val="000000"/>
                  <w:sz w:val="20"/>
                  <w:szCs w:val="20"/>
                </w:rPr>
                <w:t>HDL</w:t>
              </w:r>
            </w:ins>
          </w:p>
        </w:tc>
        <w:tc>
          <w:tcPr>
            <w:tcW w:w="1196" w:type="dxa"/>
            <w:tcBorders>
              <w:top w:val="nil"/>
              <w:left w:val="nil"/>
              <w:bottom w:val="single" w:sz="4" w:space="0" w:color="auto"/>
              <w:right w:val="single" w:sz="4" w:space="0" w:color="auto"/>
            </w:tcBorders>
            <w:shd w:val="clear" w:color="auto" w:fill="auto"/>
            <w:noWrap/>
            <w:vAlign w:val="bottom"/>
            <w:hideMark/>
          </w:tcPr>
          <w:p w14:paraId="6143F9C2" w14:textId="77777777" w:rsidR="00EE517F" w:rsidRDefault="00EE517F">
            <w:pPr>
              <w:jc w:val="center"/>
              <w:rPr>
                <w:ins w:id="2990" w:author="FARIDA" w:date="2024-12-27T10:50:00Z"/>
                <w:rFonts w:ascii="Cambria" w:hAnsi="Cambria" w:cs="Calibri"/>
                <w:color w:val="000000"/>
                <w:sz w:val="20"/>
                <w:szCs w:val="20"/>
              </w:rPr>
            </w:pPr>
            <w:ins w:id="2991" w:author="FARIDA" w:date="2024-12-27T10:50:00Z">
              <w:r>
                <w:rPr>
                  <w:rFonts w:ascii="Cambria" w:hAnsi="Cambria" w:cs="Calibri"/>
                  <w:color w:val="000000"/>
                  <w:sz w:val="20"/>
                  <w:szCs w:val="20"/>
                </w:rPr>
                <w:t>Rp210.000</w:t>
              </w:r>
            </w:ins>
          </w:p>
        </w:tc>
        <w:tc>
          <w:tcPr>
            <w:tcW w:w="1483" w:type="dxa"/>
            <w:vMerge/>
            <w:tcBorders>
              <w:top w:val="nil"/>
              <w:left w:val="single" w:sz="4" w:space="0" w:color="auto"/>
              <w:bottom w:val="single" w:sz="4" w:space="0" w:color="000000"/>
              <w:right w:val="single" w:sz="4" w:space="0" w:color="auto"/>
            </w:tcBorders>
            <w:vAlign w:val="center"/>
            <w:hideMark/>
          </w:tcPr>
          <w:p w14:paraId="07D178EC" w14:textId="77777777" w:rsidR="00EE517F" w:rsidRDefault="00EE517F">
            <w:pPr>
              <w:rPr>
                <w:ins w:id="2992" w:author="FARIDA" w:date="2024-12-27T10:50:00Z"/>
                <w:rFonts w:ascii="Cambria" w:hAnsi="Cambria" w:cs="Calibri"/>
                <w:b/>
                <w:bCs/>
                <w:color w:val="000000"/>
                <w:sz w:val="20"/>
                <w:szCs w:val="20"/>
              </w:rPr>
            </w:pPr>
          </w:p>
        </w:tc>
      </w:tr>
      <w:tr w:rsidR="00EE517F" w14:paraId="1C3B3F08" w14:textId="77777777" w:rsidTr="00EE517F">
        <w:trPr>
          <w:trHeight w:val="255"/>
          <w:ins w:id="2993"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6F260E07" w14:textId="77777777" w:rsidR="00EE517F" w:rsidRDefault="00EE517F">
            <w:pPr>
              <w:rPr>
                <w:ins w:id="2994"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21F51A0E" w14:textId="77777777" w:rsidR="00EE517F" w:rsidRDefault="00EE517F">
            <w:pPr>
              <w:rPr>
                <w:ins w:id="2995"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52F55A22" w14:textId="77777777" w:rsidR="00EE517F" w:rsidRDefault="00EE517F">
            <w:pPr>
              <w:rPr>
                <w:ins w:id="2996" w:author="FARIDA" w:date="2024-12-27T10:50:00Z"/>
                <w:rFonts w:ascii="Cambria" w:hAnsi="Cambria" w:cs="Calibri"/>
                <w:color w:val="000000"/>
                <w:sz w:val="20"/>
                <w:szCs w:val="20"/>
              </w:rPr>
            </w:pPr>
            <w:ins w:id="2997" w:author="FARIDA" w:date="2024-12-27T10:50:00Z">
              <w:r>
                <w:rPr>
                  <w:rFonts w:ascii="Cambria" w:hAnsi="Cambria" w:cs="Calibri"/>
                  <w:color w:val="000000"/>
                  <w:sz w:val="20"/>
                  <w:szCs w:val="20"/>
                </w:rPr>
                <w:t>LDL</w:t>
              </w:r>
            </w:ins>
          </w:p>
        </w:tc>
        <w:tc>
          <w:tcPr>
            <w:tcW w:w="1196" w:type="dxa"/>
            <w:tcBorders>
              <w:top w:val="nil"/>
              <w:left w:val="nil"/>
              <w:bottom w:val="single" w:sz="4" w:space="0" w:color="auto"/>
              <w:right w:val="single" w:sz="4" w:space="0" w:color="auto"/>
            </w:tcBorders>
            <w:shd w:val="clear" w:color="auto" w:fill="auto"/>
            <w:noWrap/>
            <w:vAlign w:val="bottom"/>
            <w:hideMark/>
          </w:tcPr>
          <w:p w14:paraId="298FBC65" w14:textId="77777777" w:rsidR="00EE517F" w:rsidRDefault="00EE517F">
            <w:pPr>
              <w:jc w:val="center"/>
              <w:rPr>
                <w:ins w:id="2998" w:author="FARIDA" w:date="2024-12-27T10:50:00Z"/>
                <w:rFonts w:ascii="Cambria" w:hAnsi="Cambria" w:cs="Calibri"/>
                <w:color w:val="000000"/>
                <w:sz w:val="20"/>
                <w:szCs w:val="20"/>
              </w:rPr>
            </w:pPr>
            <w:ins w:id="2999" w:author="FARIDA" w:date="2024-12-27T10:50:00Z">
              <w:r>
                <w:rPr>
                  <w:rFonts w:ascii="Cambria" w:hAnsi="Cambria" w:cs="Calibri"/>
                  <w:color w:val="000000"/>
                  <w:sz w:val="20"/>
                  <w:szCs w:val="20"/>
                </w:rPr>
                <w:t>Rp75.000</w:t>
              </w:r>
            </w:ins>
          </w:p>
        </w:tc>
        <w:tc>
          <w:tcPr>
            <w:tcW w:w="1483" w:type="dxa"/>
            <w:vMerge/>
            <w:tcBorders>
              <w:top w:val="nil"/>
              <w:left w:val="single" w:sz="4" w:space="0" w:color="auto"/>
              <w:bottom w:val="single" w:sz="4" w:space="0" w:color="000000"/>
              <w:right w:val="single" w:sz="4" w:space="0" w:color="auto"/>
            </w:tcBorders>
            <w:vAlign w:val="center"/>
            <w:hideMark/>
          </w:tcPr>
          <w:p w14:paraId="0A3B33B4" w14:textId="77777777" w:rsidR="00EE517F" w:rsidRDefault="00EE517F">
            <w:pPr>
              <w:rPr>
                <w:ins w:id="3000" w:author="FARIDA" w:date="2024-12-27T10:50:00Z"/>
                <w:rFonts w:ascii="Cambria" w:hAnsi="Cambria" w:cs="Calibri"/>
                <w:b/>
                <w:bCs/>
                <w:color w:val="000000"/>
                <w:sz w:val="20"/>
                <w:szCs w:val="20"/>
              </w:rPr>
            </w:pPr>
          </w:p>
        </w:tc>
      </w:tr>
      <w:tr w:rsidR="00EE517F" w14:paraId="736FB9D4" w14:textId="77777777" w:rsidTr="00EE517F">
        <w:trPr>
          <w:trHeight w:val="255"/>
          <w:ins w:id="3001"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27EDEA0D" w14:textId="77777777" w:rsidR="00EE517F" w:rsidRDefault="00EE517F">
            <w:pPr>
              <w:rPr>
                <w:ins w:id="3002"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6D38CDE3" w14:textId="77777777" w:rsidR="00EE517F" w:rsidRDefault="00EE517F">
            <w:pPr>
              <w:rPr>
                <w:ins w:id="3003"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373F5D26" w14:textId="77777777" w:rsidR="00EE517F" w:rsidRDefault="00EE517F">
            <w:pPr>
              <w:rPr>
                <w:ins w:id="3004" w:author="FARIDA" w:date="2024-12-27T10:50:00Z"/>
                <w:rFonts w:ascii="Cambria" w:hAnsi="Cambria" w:cs="Calibri"/>
                <w:color w:val="000000"/>
                <w:sz w:val="20"/>
                <w:szCs w:val="20"/>
              </w:rPr>
            </w:pPr>
            <w:proofErr w:type="spellStart"/>
            <w:ins w:id="3005" w:author="FARIDA" w:date="2024-12-27T10:50:00Z">
              <w:r>
                <w:rPr>
                  <w:rFonts w:ascii="Cambria" w:hAnsi="Cambria" w:cs="Calibri"/>
                  <w:color w:val="000000"/>
                  <w:sz w:val="20"/>
                  <w:szCs w:val="20"/>
                </w:rPr>
                <w:t>Trigliserida</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14E55300" w14:textId="77777777" w:rsidR="00EE517F" w:rsidRDefault="00EE517F">
            <w:pPr>
              <w:jc w:val="center"/>
              <w:rPr>
                <w:ins w:id="3006" w:author="FARIDA" w:date="2024-12-27T10:50:00Z"/>
                <w:rFonts w:ascii="Cambria" w:hAnsi="Cambria" w:cs="Calibri"/>
                <w:color w:val="000000"/>
                <w:sz w:val="20"/>
                <w:szCs w:val="20"/>
              </w:rPr>
            </w:pPr>
            <w:ins w:id="3007" w:author="FARIDA" w:date="2024-12-27T10:50:00Z">
              <w:r>
                <w:rPr>
                  <w:rFonts w:ascii="Cambria" w:hAnsi="Cambria" w:cs="Calibri"/>
                  <w:color w:val="000000"/>
                  <w:sz w:val="20"/>
                  <w:szCs w:val="20"/>
                </w:rPr>
                <w:t>Rp44.000</w:t>
              </w:r>
            </w:ins>
          </w:p>
        </w:tc>
        <w:tc>
          <w:tcPr>
            <w:tcW w:w="1483" w:type="dxa"/>
            <w:vMerge/>
            <w:tcBorders>
              <w:top w:val="nil"/>
              <w:left w:val="single" w:sz="4" w:space="0" w:color="auto"/>
              <w:bottom w:val="single" w:sz="4" w:space="0" w:color="000000"/>
              <w:right w:val="single" w:sz="4" w:space="0" w:color="auto"/>
            </w:tcBorders>
            <w:vAlign w:val="center"/>
            <w:hideMark/>
          </w:tcPr>
          <w:p w14:paraId="3CADD275" w14:textId="77777777" w:rsidR="00EE517F" w:rsidRDefault="00EE517F">
            <w:pPr>
              <w:rPr>
                <w:ins w:id="3008" w:author="FARIDA" w:date="2024-12-27T10:50:00Z"/>
                <w:rFonts w:ascii="Cambria" w:hAnsi="Cambria" w:cs="Calibri"/>
                <w:b/>
                <w:bCs/>
                <w:color w:val="000000"/>
                <w:sz w:val="20"/>
                <w:szCs w:val="20"/>
              </w:rPr>
            </w:pPr>
          </w:p>
        </w:tc>
      </w:tr>
      <w:tr w:rsidR="00EE517F" w14:paraId="6F532761" w14:textId="77777777" w:rsidTr="00EE517F">
        <w:trPr>
          <w:trHeight w:val="255"/>
          <w:ins w:id="3009"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2038E65D" w14:textId="77777777" w:rsidR="00EE517F" w:rsidRDefault="00EE517F">
            <w:pPr>
              <w:rPr>
                <w:ins w:id="3010"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1EA4A70" w14:textId="77777777" w:rsidR="00EE517F" w:rsidRDefault="00EE517F">
            <w:pPr>
              <w:rPr>
                <w:ins w:id="3011" w:author="FARIDA" w:date="2024-12-27T10:50:00Z"/>
                <w:rFonts w:ascii="Cambria" w:hAnsi="Cambria" w:cs="Calibri"/>
                <w:color w:val="000000"/>
                <w:sz w:val="20"/>
                <w:szCs w:val="20"/>
              </w:rPr>
            </w:pPr>
            <w:ins w:id="3012" w:author="FARIDA" w:date="2024-12-27T10:50:00Z">
              <w:r>
                <w:rPr>
                  <w:rFonts w:ascii="Cambria" w:hAnsi="Cambria" w:cs="Calibri"/>
                  <w:color w:val="000000"/>
                  <w:sz w:val="20"/>
                  <w:szCs w:val="20"/>
                </w:rPr>
                <w:t>Gula Darah</w:t>
              </w:r>
            </w:ins>
          </w:p>
        </w:tc>
        <w:tc>
          <w:tcPr>
            <w:tcW w:w="1721" w:type="dxa"/>
            <w:tcBorders>
              <w:top w:val="nil"/>
              <w:left w:val="nil"/>
              <w:bottom w:val="single" w:sz="4" w:space="0" w:color="auto"/>
              <w:right w:val="single" w:sz="4" w:space="0" w:color="auto"/>
            </w:tcBorders>
            <w:shd w:val="clear" w:color="auto" w:fill="auto"/>
            <w:noWrap/>
            <w:vAlign w:val="bottom"/>
            <w:hideMark/>
          </w:tcPr>
          <w:p w14:paraId="54367D8F" w14:textId="77777777" w:rsidR="00EE517F" w:rsidRDefault="00EE517F">
            <w:pPr>
              <w:rPr>
                <w:ins w:id="3013" w:author="FARIDA" w:date="2024-12-27T10:50:00Z"/>
                <w:rFonts w:ascii="Cambria" w:hAnsi="Cambria" w:cs="Calibri"/>
                <w:color w:val="000000"/>
                <w:sz w:val="20"/>
                <w:szCs w:val="20"/>
              </w:rPr>
            </w:pPr>
            <w:ins w:id="3014" w:author="FARIDA" w:date="2024-12-27T10:50:00Z">
              <w:r>
                <w:rPr>
                  <w:rFonts w:ascii="Cambria" w:hAnsi="Cambria" w:cs="Calibri"/>
                  <w:color w:val="000000"/>
                  <w:sz w:val="20"/>
                  <w:szCs w:val="20"/>
                </w:rPr>
                <w:t>GDP</w:t>
              </w:r>
            </w:ins>
          </w:p>
        </w:tc>
        <w:tc>
          <w:tcPr>
            <w:tcW w:w="1196" w:type="dxa"/>
            <w:tcBorders>
              <w:top w:val="nil"/>
              <w:left w:val="nil"/>
              <w:bottom w:val="single" w:sz="4" w:space="0" w:color="auto"/>
              <w:right w:val="single" w:sz="4" w:space="0" w:color="auto"/>
            </w:tcBorders>
            <w:shd w:val="clear" w:color="auto" w:fill="auto"/>
            <w:noWrap/>
            <w:vAlign w:val="bottom"/>
            <w:hideMark/>
          </w:tcPr>
          <w:p w14:paraId="497BACBE" w14:textId="77777777" w:rsidR="00EE517F" w:rsidRDefault="00EE517F">
            <w:pPr>
              <w:jc w:val="center"/>
              <w:rPr>
                <w:ins w:id="3015" w:author="FARIDA" w:date="2024-12-27T10:50:00Z"/>
                <w:rFonts w:ascii="Cambria" w:hAnsi="Cambria" w:cs="Calibri"/>
                <w:color w:val="000000"/>
                <w:sz w:val="20"/>
                <w:szCs w:val="20"/>
              </w:rPr>
            </w:pPr>
            <w:ins w:id="3016"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289ECE0A" w14:textId="77777777" w:rsidR="00EE517F" w:rsidRDefault="00EE517F">
            <w:pPr>
              <w:rPr>
                <w:ins w:id="3017" w:author="FARIDA" w:date="2024-12-27T10:50:00Z"/>
                <w:rFonts w:ascii="Cambria" w:hAnsi="Cambria" w:cs="Calibri"/>
                <w:b/>
                <w:bCs/>
                <w:color w:val="000000"/>
                <w:sz w:val="20"/>
                <w:szCs w:val="20"/>
              </w:rPr>
            </w:pPr>
          </w:p>
        </w:tc>
      </w:tr>
      <w:tr w:rsidR="00EE517F" w14:paraId="57E2991E" w14:textId="77777777" w:rsidTr="00EE517F">
        <w:trPr>
          <w:trHeight w:val="255"/>
          <w:ins w:id="3018"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641A9498" w14:textId="77777777" w:rsidR="00EE517F" w:rsidRDefault="00EE517F">
            <w:pPr>
              <w:rPr>
                <w:ins w:id="3019"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000000"/>
              <w:right w:val="single" w:sz="4" w:space="0" w:color="auto"/>
            </w:tcBorders>
            <w:vAlign w:val="center"/>
            <w:hideMark/>
          </w:tcPr>
          <w:p w14:paraId="6AC37BD5" w14:textId="77777777" w:rsidR="00EE517F" w:rsidRDefault="00EE517F">
            <w:pPr>
              <w:rPr>
                <w:ins w:id="3020"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68729ACE" w14:textId="77777777" w:rsidR="00EE517F" w:rsidRDefault="00EE517F">
            <w:pPr>
              <w:rPr>
                <w:ins w:id="3021" w:author="FARIDA" w:date="2024-12-27T10:50:00Z"/>
                <w:rFonts w:ascii="Cambria" w:hAnsi="Cambria" w:cs="Calibri"/>
                <w:color w:val="000000"/>
                <w:sz w:val="20"/>
                <w:szCs w:val="20"/>
              </w:rPr>
            </w:pPr>
            <w:ins w:id="3022" w:author="FARIDA" w:date="2024-12-27T10:50:00Z">
              <w:r>
                <w:rPr>
                  <w:rFonts w:ascii="Cambria" w:hAnsi="Cambria" w:cs="Calibri"/>
                  <w:color w:val="000000"/>
                  <w:sz w:val="20"/>
                  <w:szCs w:val="20"/>
                </w:rPr>
                <w:t>HBA1C</w:t>
              </w:r>
            </w:ins>
          </w:p>
        </w:tc>
        <w:tc>
          <w:tcPr>
            <w:tcW w:w="1196" w:type="dxa"/>
            <w:tcBorders>
              <w:top w:val="nil"/>
              <w:left w:val="nil"/>
              <w:bottom w:val="single" w:sz="4" w:space="0" w:color="auto"/>
              <w:right w:val="single" w:sz="4" w:space="0" w:color="auto"/>
            </w:tcBorders>
            <w:shd w:val="clear" w:color="auto" w:fill="auto"/>
            <w:noWrap/>
            <w:vAlign w:val="bottom"/>
            <w:hideMark/>
          </w:tcPr>
          <w:p w14:paraId="0FA9B76B" w14:textId="77777777" w:rsidR="00EE517F" w:rsidRDefault="00EE517F">
            <w:pPr>
              <w:jc w:val="center"/>
              <w:rPr>
                <w:ins w:id="3023" w:author="FARIDA" w:date="2024-12-27T10:50:00Z"/>
                <w:rFonts w:ascii="Cambria" w:hAnsi="Cambria" w:cs="Calibri"/>
                <w:color w:val="000000"/>
                <w:sz w:val="20"/>
                <w:szCs w:val="20"/>
              </w:rPr>
            </w:pPr>
            <w:ins w:id="3024" w:author="FARIDA" w:date="2024-12-27T10:50:00Z">
              <w:r>
                <w:rPr>
                  <w:rFonts w:ascii="Cambria" w:hAnsi="Cambria" w:cs="Calibri"/>
                  <w:color w:val="000000"/>
                  <w:sz w:val="20"/>
                  <w:szCs w:val="20"/>
                </w:rPr>
                <w:t>Rp231.250</w:t>
              </w:r>
            </w:ins>
          </w:p>
        </w:tc>
        <w:tc>
          <w:tcPr>
            <w:tcW w:w="1483" w:type="dxa"/>
            <w:vMerge/>
            <w:tcBorders>
              <w:top w:val="nil"/>
              <w:left w:val="single" w:sz="4" w:space="0" w:color="auto"/>
              <w:bottom w:val="single" w:sz="4" w:space="0" w:color="000000"/>
              <w:right w:val="single" w:sz="4" w:space="0" w:color="auto"/>
            </w:tcBorders>
            <w:vAlign w:val="center"/>
            <w:hideMark/>
          </w:tcPr>
          <w:p w14:paraId="7CEE2A88" w14:textId="77777777" w:rsidR="00EE517F" w:rsidRDefault="00EE517F">
            <w:pPr>
              <w:rPr>
                <w:ins w:id="3025" w:author="FARIDA" w:date="2024-12-27T10:50:00Z"/>
                <w:rFonts w:ascii="Cambria" w:hAnsi="Cambria" w:cs="Calibri"/>
                <w:b/>
                <w:bCs/>
                <w:color w:val="000000"/>
                <w:sz w:val="20"/>
                <w:szCs w:val="20"/>
              </w:rPr>
            </w:pPr>
          </w:p>
        </w:tc>
      </w:tr>
      <w:tr w:rsidR="00EE517F" w14:paraId="1D4359A8" w14:textId="77777777" w:rsidTr="00EE517F">
        <w:trPr>
          <w:trHeight w:val="255"/>
          <w:ins w:id="3026"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2B18FB87" w14:textId="77777777" w:rsidR="00EE517F" w:rsidRDefault="00EE517F">
            <w:pPr>
              <w:rPr>
                <w:ins w:id="3027"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78762588" w14:textId="77777777" w:rsidR="00EE517F" w:rsidRDefault="00EE517F">
            <w:pPr>
              <w:rPr>
                <w:ins w:id="3028" w:author="FARIDA" w:date="2024-12-27T10:50:00Z"/>
                <w:rFonts w:ascii="Cambria" w:hAnsi="Cambria" w:cs="Calibri"/>
                <w:color w:val="000000"/>
                <w:sz w:val="20"/>
                <w:szCs w:val="20"/>
              </w:rPr>
            </w:pPr>
            <w:ins w:id="3029" w:author="FARIDA" w:date="2024-12-27T10:50:00Z">
              <w:r>
                <w:rPr>
                  <w:rFonts w:ascii="Cambria" w:hAnsi="Cambria" w:cs="Calibri"/>
                  <w:color w:val="000000"/>
                  <w:sz w:val="20"/>
                  <w:szCs w:val="20"/>
                </w:rPr>
                <w:t>HIV</w:t>
              </w:r>
            </w:ins>
          </w:p>
        </w:tc>
        <w:tc>
          <w:tcPr>
            <w:tcW w:w="1721" w:type="dxa"/>
            <w:tcBorders>
              <w:top w:val="nil"/>
              <w:left w:val="nil"/>
              <w:bottom w:val="single" w:sz="4" w:space="0" w:color="auto"/>
              <w:right w:val="single" w:sz="4" w:space="0" w:color="auto"/>
            </w:tcBorders>
            <w:shd w:val="clear" w:color="auto" w:fill="auto"/>
            <w:noWrap/>
            <w:vAlign w:val="bottom"/>
            <w:hideMark/>
          </w:tcPr>
          <w:p w14:paraId="678ADB26" w14:textId="77777777" w:rsidR="00EE517F" w:rsidRDefault="00EE517F">
            <w:pPr>
              <w:rPr>
                <w:ins w:id="3030" w:author="FARIDA" w:date="2024-12-27T10:50:00Z"/>
                <w:rFonts w:ascii="Cambria" w:hAnsi="Cambria" w:cs="Calibri"/>
                <w:color w:val="000000"/>
                <w:sz w:val="20"/>
                <w:szCs w:val="20"/>
              </w:rPr>
            </w:pPr>
            <w:ins w:id="3031"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55062DAD" w14:textId="77777777" w:rsidR="00EE517F" w:rsidRDefault="00EE517F">
            <w:pPr>
              <w:jc w:val="center"/>
              <w:rPr>
                <w:ins w:id="3032" w:author="FARIDA" w:date="2024-12-27T10:50:00Z"/>
                <w:rFonts w:ascii="Cambria" w:hAnsi="Cambria" w:cs="Calibri"/>
                <w:color w:val="000000"/>
                <w:sz w:val="20"/>
                <w:szCs w:val="20"/>
              </w:rPr>
            </w:pPr>
            <w:ins w:id="3033" w:author="FARIDA" w:date="2024-12-27T10:50:00Z">
              <w:r>
                <w:rPr>
                  <w:rFonts w:ascii="Cambria" w:hAnsi="Cambria" w:cs="Calibri"/>
                  <w:color w:val="000000"/>
                  <w:sz w:val="20"/>
                  <w:szCs w:val="20"/>
                </w:rPr>
                <w:t>Rp75.000</w:t>
              </w:r>
            </w:ins>
          </w:p>
        </w:tc>
        <w:tc>
          <w:tcPr>
            <w:tcW w:w="1483" w:type="dxa"/>
            <w:vMerge/>
            <w:tcBorders>
              <w:top w:val="nil"/>
              <w:left w:val="single" w:sz="4" w:space="0" w:color="auto"/>
              <w:bottom w:val="single" w:sz="4" w:space="0" w:color="000000"/>
              <w:right w:val="single" w:sz="4" w:space="0" w:color="auto"/>
            </w:tcBorders>
            <w:vAlign w:val="center"/>
            <w:hideMark/>
          </w:tcPr>
          <w:p w14:paraId="69131CC3" w14:textId="77777777" w:rsidR="00EE517F" w:rsidRDefault="00EE517F">
            <w:pPr>
              <w:rPr>
                <w:ins w:id="3034" w:author="FARIDA" w:date="2024-12-27T10:50:00Z"/>
                <w:rFonts w:ascii="Cambria" w:hAnsi="Cambria" w:cs="Calibri"/>
                <w:b/>
                <w:bCs/>
                <w:color w:val="000000"/>
                <w:sz w:val="20"/>
                <w:szCs w:val="20"/>
              </w:rPr>
            </w:pPr>
          </w:p>
        </w:tc>
      </w:tr>
      <w:tr w:rsidR="00EE517F" w14:paraId="77E5BED7" w14:textId="77777777" w:rsidTr="00EE517F">
        <w:trPr>
          <w:trHeight w:val="255"/>
          <w:ins w:id="3035"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3BD33C53" w14:textId="77777777" w:rsidR="00EE517F" w:rsidRDefault="00EE517F">
            <w:pPr>
              <w:rPr>
                <w:ins w:id="3036"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31BE2222" w14:textId="77777777" w:rsidR="00EE517F" w:rsidRDefault="00EE517F">
            <w:pPr>
              <w:rPr>
                <w:ins w:id="3037" w:author="FARIDA" w:date="2024-12-27T10:50:00Z"/>
                <w:rFonts w:ascii="Cambria" w:hAnsi="Cambria" w:cs="Calibri"/>
                <w:color w:val="000000"/>
                <w:sz w:val="20"/>
                <w:szCs w:val="20"/>
              </w:rPr>
            </w:pPr>
            <w:ins w:id="3038" w:author="FARIDA" w:date="2024-12-27T10:50:00Z">
              <w:r>
                <w:rPr>
                  <w:rFonts w:ascii="Cambria" w:hAnsi="Cambria" w:cs="Calibri"/>
                  <w:color w:val="000000"/>
                  <w:sz w:val="20"/>
                  <w:szCs w:val="20"/>
                </w:rPr>
                <w:t>Treadmill</w:t>
              </w:r>
            </w:ins>
          </w:p>
        </w:tc>
        <w:tc>
          <w:tcPr>
            <w:tcW w:w="1721" w:type="dxa"/>
            <w:tcBorders>
              <w:top w:val="nil"/>
              <w:left w:val="nil"/>
              <w:bottom w:val="single" w:sz="4" w:space="0" w:color="auto"/>
              <w:right w:val="single" w:sz="4" w:space="0" w:color="auto"/>
            </w:tcBorders>
            <w:shd w:val="clear" w:color="auto" w:fill="auto"/>
            <w:noWrap/>
            <w:vAlign w:val="bottom"/>
            <w:hideMark/>
          </w:tcPr>
          <w:p w14:paraId="66302DFE" w14:textId="77777777" w:rsidR="00EE517F" w:rsidRDefault="00EE517F">
            <w:pPr>
              <w:rPr>
                <w:ins w:id="3039" w:author="FARIDA" w:date="2024-12-27T10:50:00Z"/>
                <w:rFonts w:ascii="Cambria" w:hAnsi="Cambria" w:cs="Calibri"/>
                <w:color w:val="000000"/>
                <w:sz w:val="20"/>
                <w:szCs w:val="20"/>
              </w:rPr>
            </w:pPr>
            <w:ins w:id="3040"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61615997" w14:textId="77777777" w:rsidR="00EE517F" w:rsidRDefault="00EE517F">
            <w:pPr>
              <w:jc w:val="center"/>
              <w:rPr>
                <w:ins w:id="3041" w:author="FARIDA" w:date="2024-12-27T10:50:00Z"/>
                <w:rFonts w:ascii="Cambria" w:hAnsi="Cambria" w:cs="Calibri"/>
                <w:color w:val="000000"/>
                <w:sz w:val="20"/>
                <w:szCs w:val="20"/>
              </w:rPr>
            </w:pPr>
            <w:ins w:id="3042" w:author="FARIDA" w:date="2024-12-27T10:50:00Z">
              <w:r>
                <w:rPr>
                  <w:rFonts w:ascii="Cambria" w:hAnsi="Cambria" w:cs="Calibri"/>
                  <w:color w:val="000000"/>
                  <w:sz w:val="20"/>
                  <w:szCs w:val="20"/>
                </w:rPr>
                <w:t>Rp400.000</w:t>
              </w:r>
            </w:ins>
          </w:p>
        </w:tc>
        <w:tc>
          <w:tcPr>
            <w:tcW w:w="1483" w:type="dxa"/>
            <w:vMerge/>
            <w:tcBorders>
              <w:top w:val="nil"/>
              <w:left w:val="single" w:sz="4" w:space="0" w:color="auto"/>
              <w:bottom w:val="single" w:sz="4" w:space="0" w:color="000000"/>
              <w:right w:val="single" w:sz="4" w:space="0" w:color="auto"/>
            </w:tcBorders>
            <w:vAlign w:val="center"/>
            <w:hideMark/>
          </w:tcPr>
          <w:p w14:paraId="6EB6DA68" w14:textId="77777777" w:rsidR="00EE517F" w:rsidRDefault="00EE517F">
            <w:pPr>
              <w:rPr>
                <w:ins w:id="3043" w:author="FARIDA" w:date="2024-12-27T10:50:00Z"/>
                <w:rFonts w:ascii="Cambria" w:hAnsi="Cambria" w:cs="Calibri"/>
                <w:b/>
                <w:bCs/>
                <w:color w:val="000000"/>
                <w:sz w:val="20"/>
                <w:szCs w:val="20"/>
              </w:rPr>
            </w:pPr>
          </w:p>
        </w:tc>
      </w:tr>
      <w:tr w:rsidR="00EE517F" w14:paraId="70CFD749" w14:textId="77777777" w:rsidTr="00EE517F">
        <w:trPr>
          <w:trHeight w:val="255"/>
          <w:ins w:id="3044" w:author="FARIDA" w:date="2024-12-27T10:50:00Z"/>
        </w:trPr>
        <w:tc>
          <w:tcPr>
            <w:tcW w:w="576" w:type="dxa"/>
            <w:vMerge w:val="restart"/>
            <w:tcBorders>
              <w:top w:val="single" w:sz="4" w:space="0" w:color="auto"/>
              <w:left w:val="single" w:sz="4" w:space="0" w:color="auto"/>
              <w:bottom w:val="nil"/>
              <w:right w:val="single" w:sz="4" w:space="0" w:color="auto"/>
            </w:tcBorders>
            <w:shd w:val="clear" w:color="auto" w:fill="auto"/>
            <w:noWrap/>
            <w:vAlign w:val="center"/>
            <w:hideMark/>
          </w:tcPr>
          <w:p w14:paraId="43D73012" w14:textId="77777777" w:rsidR="00EE517F" w:rsidRDefault="00EE517F">
            <w:pPr>
              <w:jc w:val="center"/>
              <w:rPr>
                <w:ins w:id="3045" w:author="FARIDA" w:date="2024-12-27T10:50:00Z"/>
                <w:rFonts w:ascii="Cambria" w:hAnsi="Cambria" w:cs="Calibri"/>
                <w:b/>
                <w:bCs/>
                <w:color w:val="000000"/>
                <w:sz w:val="20"/>
                <w:szCs w:val="20"/>
              </w:rPr>
            </w:pPr>
            <w:ins w:id="3046" w:author="FARIDA" w:date="2024-12-27T10:50:00Z">
              <w:r>
                <w:rPr>
                  <w:rFonts w:ascii="Cambria" w:hAnsi="Cambria" w:cs="Calibri"/>
                  <w:b/>
                  <w:bCs/>
                  <w:color w:val="000000"/>
                  <w:sz w:val="20"/>
                  <w:szCs w:val="20"/>
                </w:rPr>
                <w:t>E</w:t>
              </w:r>
            </w:ins>
          </w:p>
        </w:tc>
        <w:tc>
          <w:tcPr>
            <w:tcW w:w="4164" w:type="dxa"/>
            <w:tcBorders>
              <w:top w:val="nil"/>
              <w:left w:val="nil"/>
              <w:bottom w:val="single" w:sz="4" w:space="0" w:color="auto"/>
              <w:right w:val="single" w:sz="4" w:space="0" w:color="auto"/>
            </w:tcBorders>
            <w:shd w:val="clear" w:color="auto" w:fill="auto"/>
            <w:noWrap/>
            <w:vAlign w:val="bottom"/>
            <w:hideMark/>
          </w:tcPr>
          <w:p w14:paraId="315C0705" w14:textId="77777777" w:rsidR="00EE517F" w:rsidRDefault="00EE517F">
            <w:pPr>
              <w:rPr>
                <w:ins w:id="3047" w:author="FARIDA" w:date="2024-12-27T10:50:00Z"/>
                <w:rFonts w:ascii="Cambria" w:hAnsi="Cambria" w:cs="Calibri"/>
                <w:color w:val="000000"/>
                <w:sz w:val="20"/>
                <w:szCs w:val="20"/>
              </w:rPr>
            </w:pPr>
            <w:ins w:id="3048" w:author="FARIDA" w:date="2024-12-27T10:50:00Z">
              <w:r>
                <w:rPr>
                  <w:rFonts w:ascii="Cambria" w:hAnsi="Cambria" w:cs="Calibri"/>
                  <w:color w:val="000000"/>
                  <w:sz w:val="20"/>
                  <w:szCs w:val="20"/>
                </w:rPr>
                <w:t>LPK (</w:t>
              </w:r>
              <w:proofErr w:type="spellStart"/>
              <w:r>
                <w:rPr>
                  <w:rFonts w:ascii="Cambria" w:hAnsi="Cambria" w:cs="Calibri"/>
                  <w:color w:val="000000"/>
                  <w:sz w:val="20"/>
                  <w:szCs w:val="20"/>
                </w:rPr>
                <w:t>Laporan</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Pemeriksaan</w:t>
              </w:r>
              <w:proofErr w:type="spellEnd"/>
              <w:r>
                <w:rPr>
                  <w:rFonts w:ascii="Cambria" w:hAnsi="Cambria" w:cs="Calibri"/>
                  <w:color w:val="000000"/>
                  <w:sz w:val="20"/>
                  <w:szCs w:val="20"/>
                </w:rPr>
                <w:t xml:space="preserve"> Kesehatan)</w:t>
              </w:r>
            </w:ins>
          </w:p>
        </w:tc>
        <w:tc>
          <w:tcPr>
            <w:tcW w:w="1721" w:type="dxa"/>
            <w:tcBorders>
              <w:top w:val="nil"/>
              <w:left w:val="nil"/>
              <w:bottom w:val="single" w:sz="4" w:space="0" w:color="auto"/>
              <w:right w:val="single" w:sz="4" w:space="0" w:color="auto"/>
            </w:tcBorders>
            <w:shd w:val="clear" w:color="auto" w:fill="auto"/>
            <w:noWrap/>
            <w:vAlign w:val="bottom"/>
            <w:hideMark/>
          </w:tcPr>
          <w:p w14:paraId="3286148C" w14:textId="77777777" w:rsidR="00EE517F" w:rsidRDefault="00EE517F">
            <w:pPr>
              <w:rPr>
                <w:ins w:id="3049" w:author="FARIDA" w:date="2024-12-27T10:50:00Z"/>
                <w:rFonts w:ascii="Cambria" w:hAnsi="Cambria" w:cs="Calibri"/>
                <w:color w:val="000000"/>
                <w:sz w:val="20"/>
                <w:szCs w:val="20"/>
              </w:rPr>
            </w:pPr>
            <w:ins w:id="3050"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5CCF0E82" w14:textId="77777777" w:rsidR="00EE517F" w:rsidRDefault="00EE517F">
            <w:pPr>
              <w:jc w:val="center"/>
              <w:rPr>
                <w:ins w:id="3051" w:author="FARIDA" w:date="2024-12-27T10:50:00Z"/>
                <w:rFonts w:ascii="Cambria" w:hAnsi="Cambria" w:cs="Calibri"/>
                <w:color w:val="000000"/>
                <w:sz w:val="20"/>
                <w:szCs w:val="20"/>
              </w:rPr>
            </w:pPr>
            <w:ins w:id="3052" w:author="FARIDA" w:date="2024-12-27T10:50:00Z">
              <w:r>
                <w:rPr>
                  <w:rFonts w:ascii="Cambria" w:hAnsi="Cambria" w:cs="Calibri"/>
                  <w:color w:val="000000"/>
                  <w:sz w:val="20"/>
                  <w:szCs w:val="20"/>
                </w:rPr>
                <w:t>Rp70.000</w:t>
              </w:r>
            </w:ins>
          </w:p>
        </w:tc>
        <w:tc>
          <w:tcPr>
            <w:tcW w:w="148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E6C6E4A" w14:textId="77777777" w:rsidR="00EE517F" w:rsidRDefault="00EE517F">
            <w:pPr>
              <w:jc w:val="center"/>
              <w:rPr>
                <w:ins w:id="3053" w:author="FARIDA" w:date="2024-12-27T10:50:00Z"/>
                <w:rFonts w:ascii="Cambria" w:hAnsi="Cambria" w:cs="Calibri"/>
                <w:b/>
                <w:bCs/>
                <w:color w:val="000000"/>
                <w:sz w:val="20"/>
                <w:szCs w:val="20"/>
              </w:rPr>
            </w:pPr>
            <w:ins w:id="3054" w:author="FARIDA" w:date="2024-12-27T10:50:00Z">
              <w:r>
                <w:rPr>
                  <w:rFonts w:ascii="Cambria" w:hAnsi="Cambria" w:cs="Calibri"/>
                  <w:b/>
                  <w:bCs/>
                  <w:color w:val="000000"/>
                  <w:sz w:val="20"/>
                  <w:szCs w:val="20"/>
                </w:rPr>
                <w:t>Rp717.250</w:t>
              </w:r>
            </w:ins>
          </w:p>
        </w:tc>
      </w:tr>
      <w:tr w:rsidR="00EE517F" w14:paraId="4C93FA96" w14:textId="77777777" w:rsidTr="00EE517F">
        <w:trPr>
          <w:trHeight w:val="255"/>
          <w:ins w:id="3055"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7082F384" w14:textId="77777777" w:rsidR="00EE517F" w:rsidRDefault="00EE517F">
            <w:pPr>
              <w:rPr>
                <w:ins w:id="3056"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6AC513A6" w14:textId="77777777" w:rsidR="00EE517F" w:rsidRDefault="00EE517F">
            <w:pPr>
              <w:rPr>
                <w:ins w:id="3057" w:author="FARIDA" w:date="2024-12-27T10:50:00Z"/>
                <w:rFonts w:ascii="Cambria" w:hAnsi="Cambria" w:cs="Calibri"/>
                <w:color w:val="000000"/>
                <w:sz w:val="20"/>
                <w:szCs w:val="20"/>
              </w:rPr>
            </w:pPr>
            <w:ins w:id="3058" w:author="FARIDA" w:date="2024-12-27T10:50:00Z">
              <w:r>
                <w:rPr>
                  <w:rFonts w:ascii="Cambria" w:hAnsi="Cambria" w:cs="Calibri"/>
                  <w:color w:val="000000"/>
                  <w:sz w:val="20"/>
                  <w:szCs w:val="20"/>
                </w:rPr>
                <w:t>GDP</w:t>
              </w:r>
            </w:ins>
          </w:p>
        </w:tc>
        <w:tc>
          <w:tcPr>
            <w:tcW w:w="1721" w:type="dxa"/>
            <w:tcBorders>
              <w:top w:val="nil"/>
              <w:left w:val="nil"/>
              <w:bottom w:val="single" w:sz="4" w:space="0" w:color="auto"/>
              <w:right w:val="single" w:sz="4" w:space="0" w:color="auto"/>
            </w:tcBorders>
            <w:shd w:val="clear" w:color="auto" w:fill="auto"/>
            <w:noWrap/>
            <w:vAlign w:val="bottom"/>
            <w:hideMark/>
          </w:tcPr>
          <w:p w14:paraId="258FBB85" w14:textId="77777777" w:rsidR="00EE517F" w:rsidRDefault="00EE517F">
            <w:pPr>
              <w:rPr>
                <w:ins w:id="3059" w:author="FARIDA" w:date="2024-12-27T10:50:00Z"/>
                <w:rFonts w:ascii="Cambria" w:hAnsi="Cambria" w:cs="Calibri"/>
                <w:color w:val="000000"/>
                <w:sz w:val="20"/>
                <w:szCs w:val="20"/>
              </w:rPr>
            </w:pPr>
            <w:ins w:id="3060"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1619ACAB" w14:textId="77777777" w:rsidR="00EE517F" w:rsidRDefault="00EE517F">
            <w:pPr>
              <w:jc w:val="center"/>
              <w:rPr>
                <w:ins w:id="3061" w:author="FARIDA" w:date="2024-12-27T10:50:00Z"/>
                <w:rFonts w:ascii="Cambria" w:hAnsi="Cambria" w:cs="Calibri"/>
                <w:color w:val="000000"/>
                <w:sz w:val="20"/>
                <w:szCs w:val="20"/>
              </w:rPr>
            </w:pPr>
            <w:ins w:id="3062"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7201DD4E" w14:textId="77777777" w:rsidR="00EE517F" w:rsidRDefault="00EE517F">
            <w:pPr>
              <w:rPr>
                <w:ins w:id="3063" w:author="FARIDA" w:date="2024-12-27T10:50:00Z"/>
                <w:rFonts w:ascii="Cambria" w:hAnsi="Cambria" w:cs="Calibri"/>
                <w:b/>
                <w:bCs/>
                <w:color w:val="000000"/>
                <w:sz w:val="20"/>
                <w:szCs w:val="20"/>
              </w:rPr>
            </w:pPr>
          </w:p>
        </w:tc>
      </w:tr>
      <w:tr w:rsidR="00EE517F" w14:paraId="01414BDF" w14:textId="77777777" w:rsidTr="00EE517F">
        <w:trPr>
          <w:trHeight w:val="255"/>
          <w:ins w:id="3064"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64013311" w14:textId="77777777" w:rsidR="00EE517F" w:rsidRDefault="00EE517F">
            <w:pPr>
              <w:rPr>
                <w:ins w:id="3065"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1D110691" w14:textId="77777777" w:rsidR="00EE517F" w:rsidRDefault="00EE517F">
            <w:pPr>
              <w:rPr>
                <w:ins w:id="3066" w:author="FARIDA" w:date="2024-12-27T10:50:00Z"/>
                <w:rFonts w:ascii="Cambria" w:hAnsi="Cambria" w:cs="Calibri"/>
                <w:color w:val="000000"/>
                <w:sz w:val="20"/>
                <w:szCs w:val="20"/>
              </w:rPr>
            </w:pPr>
            <w:ins w:id="3067" w:author="FARIDA" w:date="2024-12-27T10:50:00Z">
              <w:r>
                <w:rPr>
                  <w:rFonts w:ascii="Cambria" w:hAnsi="Cambria" w:cs="Calibri"/>
                  <w:color w:val="000000"/>
                  <w:sz w:val="20"/>
                  <w:szCs w:val="20"/>
                </w:rPr>
                <w:t>HBA1C</w:t>
              </w:r>
            </w:ins>
          </w:p>
        </w:tc>
        <w:tc>
          <w:tcPr>
            <w:tcW w:w="1721" w:type="dxa"/>
            <w:tcBorders>
              <w:top w:val="nil"/>
              <w:left w:val="nil"/>
              <w:bottom w:val="single" w:sz="4" w:space="0" w:color="auto"/>
              <w:right w:val="single" w:sz="4" w:space="0" w:color="auto"/>
            </w:tcBorders>
            <w:shd w:val="clear" w:color="auto" w:fill="auto"/>
            <w:noWrap/>
            <w:vAlign w:val="bottom"/>
            <w:hideMark/>
          </w:tcPr>
          <w:p w14:paraId="3135B807" w14:textId="77777777" w:rsidR="00EE517F" w:rsidRDefault="00EE517F">
            <w:pPr>
              <w:rPr>
                <w:ins w:id="3068" w:author="FARIDA" w:date="2024-12-27T10:50:00Z"/>
                <w:rFonts w:ascii="Cambria" w:hAnsi="Cambria" w:cs="Calibri"/>
                <w:color w:val="000000"/>
                <w:sz w:val="20"/>
                <w:szCs w:val="20"/>
              </w:rPr>
            </w:pPr>
            <w:ins w:id="3069"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74E1A5BA" w14:textId="77777777" w:rsidR="00EE517F" w:rsidRDefault="00EE517F">
            <w:pPr>
              <w:jc w:val="center"/>
              <w:rPr>
                <w:ins w:id="3070" w:author="FARIDA" w:date="2024-12-27T10:50:00Z"/>
                <w:rFonts w:ascii="Cambria" w:hAnsi="Cambria" w:cs="Calibri"/>
                <w:color w:val="000000"/>
                <w:sz w:val="20"/>
                <w:szCs w:val="20"/>
              </w:rPr>
            </w:pPr>
            <w:ins w:id="3071" w:author="FARIDA" w:date="2024-12-27T10:50:00Z">
              <w:r>
                <w:rPr>
                  <w:rFonts w:ascii="Cambria" w:hAnsi="Cambria" w:cs="Calibri"/>
                  <w:color w:val="000000"/>
                  <w:sz w:val="20"/>
                  <w:szCs w:val="20"/>
                </w:rPr>
                <w:t>Rp231.250</w:t>
              </w:r>
            </w:ins>
          </w:p>
        </w:tc>
        <w:tc>
          <w:tcPr>
            <w:tcW w:w="1483" w:type="dxa"/>
            <w:vMerge/>
            <w:tcBorders>
              <w:top w:val="nil"/>
              <w:left w:val="single" w:sz="4" w:space="0" w:color="auto"/>
              <w:bottom w:val="single" w:sz="4" w:space="0" w:color="000000"/>
              <w:right w:val="single" w:sz="4" w:space="0" w:color="auto"/>
            </w:tcBorders>
            <w:vAlign w:val="center"/>
            <w:hideMark/>
          </w:tcPr>
          <w:p w14:paraId="0F9FD1D3" w14:textId="77777777" w:rsidR="00EE517F" w:rsidRDefault="00EE517F">
            <w:pPr>
              <w:rPr>
                <w:ins w:id="3072" w:author="FARIDA" w:date="2024-12-27T10:50:00Z"/>
                <w:rFonts w:ascii="Cambria" w:hAnsi="Cambria" w:cs="Calibri"/>
                <w:b/>
                <w:bCs/>
                <w:color w:val="000000"/>
                <w:sz w:val="20"/>
                <w:szCs w:val="20"/>
              </w:rPr>
            </w:pPr>
          </w:p>
        </w:tc>
      </w:tr>
      <w:tr w:rsidR="00EE517F" w14:paraId="094BF5A5" w14:textId="77777777" w:rsidTr="00EE517F">
        <w:trPr>
          <w:trHeight w:val="255"/>
          <w:ins w:id="3073"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410850AD" w14:textId="77777777" w:rsidR="00EE517F" w:rsidRDefault="00EE517F">
            <w:pPr>
              <w:rPr>
                <w:ins w:id="3074"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70BCC32" w14:textId="77777777" w:rsidR="00EE517F" w:rsidRDefault="00EE517F">
            <w:pPr>
              <w:rPr>
                <w:ins w:id="3075" w:author="FARIDA" w:date="2024-12-27T10:50:00Z"/>
                <w:rFonts w:ascii="Cambria" w:hAnsi="Cambria" w:cs="Calibri"/>
                <w:color w:val="000000"/>
                <w:sz w:val="20"/>
                <w:szCs w:val="20"/>
              </w:rPr>
            </w:pPr>
            <w:ins w:id="3076" w:author="FARIDA" w:date="2024-12-27T10:50:00Z">
              <w:r>
                <w:rPr>
                  <w:rFonts w:ascii="Cambria" w:hAnsi="Cambria" w:cs="Calibri"/>
                  <w:color w:val="000000"/>
                  <w:sz w:val="20"/>
                  <w:szCs w:val="20"/>
                </w:rPr>
                <w:t>Lemak Darah</w:t>
              </w:r>
            </w:ins>
          </w:p>
        </w:tc>
        <w:tc>
          <w:tcPr>
            <w:tcW w:w="1721" w:type="dxa"/>
            <w:tcBorders>
              <w:top w:val="nil"/>
              <w:left w:val="nil"/>
              <w:bottom w:val="single" w:sz="4" w:space="0" w:color="auto"/>
              <w:right w:val="single" w:sz="4" w:space="0" w:color="auto"/>
            </w:tcBorders>
            <w:shd w:val="clear" w:color="auto" w:fill="auto"/>
            <w:noWrap/>
            <w:vAlign w:val="bottom"/>
            <w:hideMark/>
          </w:tcPr>
          <w:p w14:paraId="1AA58D2E" w14:textId="77777777" w:rsidR="00EE517F" w:rsidRDefault="00EE517F">
            <w:pPr>
              <w:rPr>
                <w:ins w:id="3077" w:author="FARIDA" w:date="2024-12-27T10:50:00Z"/>
                <w:rFonts w:ascii="Cambria" w:hAnsi="Cambria" w:cs="Calibri"/>
                <w:color w:val="000000"/>
                <w:sz w:val="20"/>
                <w:szCs w:val="20"/>
              </w:rPr>
            </w:pPr>
            <w:proofErr w:type="spellStart"/>
            <w:ins w:id="3078" w:author="FARIDA" w:date="2024-12-27T10:50:00Z">
              <w:r>
                <w:rPr>
                  <w:rFonts w:ascii="Cambria" w:hAnsi="Cambria" w:cs="Calibri"/>
                  <w:color w:val="000000"/>
                  <w:sz w:val="20"/>
                  <w:szCs w:val="20"/>
                </w:rPr>
                <w:t>Kolesterol</w:t>
              </w:r>
              <w:proofErr w:type="spellEnd"/>
              <w:r>
                <w:rPr>
                  <w:rFonts w:ascii="Cambria" w:hAnsi="Cambria" w:cs="Calibri"/>
                  <w:color w:val="000000"/>
                  <w:sz w:val="20"/>
                  <w:szCs w:val="20"/>
                </w:rPr>
                <w:t xml:space="preserve"> Total</w:t>
              </w:r>
            </w:ins>
          </w:p>
        </w:tc>
        <w:tc>
          <w:tcPr>
            <w:tcW w:w="1196" w:type="dxa"/>
            <w:tcBorders>
              <w:top w:val="nil"/>
              <w:left w:val="nil"/>
              <w:bottom w:val="single" w:sz="4" w:space="0" w:color="auto"/>
              <w:right w:val="single" w:sz="4" w:space="0" w:color="auto"/>
            </w:tcBorders>
            <w:shd w:val="clear" w:color="auto" w:fill="auto"/>
            <w:noWrap/>
            <w:vAlign w:val="bottom"/>
            <w:hideMark/>
          </w:tcPr>
          <w:p w14:paraId="5C25F0A8" w14:textId="77777777" w:rsidR="00EE517F" w:rsidRDefault="00EE517F">
            <w:pPr>
              <w:jc w:val="center"/>
              <w:rPr>
                <w:ins w:id="3079" w:author="FARIDA" w:date="2024-12-27T10:50:00Z"/>
                <w:rFonts w:ascii="Cambria" w:hAnsi="Cambria" w:cs="Calibri"/>
                <w:color w:val="000000"/>
                <w:sz w:val="20"/>
                <w:szCs w:val="20"/>
              </w:rPr>
            </w:pPr>
            <w:ins w:id="3080"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368E39CB" w14:textId="77777777" w:rsidR="00EE517F" w:rsidRDefault="00EE517F">
            <w:pPr>
              <w:rPr>
                <w:ins w:id="3081" w:author="FARIDA" w:date="2024-12-27T10:50:00Z"/>
                <w:rFonts w:ascii="Cambria" w:hAnsi="Cambria" w:cs="Calibri"/>
                <w:b/>
                <w:bCs/>
                <w:color w:val="000000"/>
                <w:sz w:val="20"/>
                <w:szCs w:val="20"/>
              </w:rPr>
            </w:pPr>
          </w:p>
        </w:tc>
      </w:tr>
      <w:tr w:rsidR="00EE517F" w14:paraId="4C6CD6B3" w14:textId="77777777" w:rsidTr="00EE517F">
        <w:trPr>
          <w:trHeight w:val="255"/>
          <w:ins w:id="3082"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421B66B3" w14:textId="77777777" w:rsidR="00EE517F" w:rsidRDefault="00EE517F">
            <w:pPr>
              <w:rPr>
                <w:ins w:id="3083"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303FBDDD" w14:textId="77777777" w:rsidR="00EE517F" w:rsidRDefault="00EE517F">
            <w:pPr>
              <w:rPr>
                <w:ins w:id="3084"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1863A326" w14:textId="77777777" w:rsidR="00EE517F" w:rsidRDefault="00EE517F">
            <w:pPr>
              <w:rPr>
                <w:ins w:id="3085" w:author="FARIDA" w:date="2024-12-27T10:50:00Z"/>
                <w:rFonts w:ascii="Cambria" w:hAnsi="Cambria" w:cs="Calibri"/>
                <w:color w:val="000000"/>
                <w:sz w:val="20"/>
                <w:szCs w:val="20"/>
              </w:rPr>
            </w:pPr>
            <w:ins w:id="3086" w:author="FARIDA" w:date="2024-12-27T10:50:00Z">
              <w:r>
                <w:rPr>
                  <w:rFonts w:ascii="Cambria" w:hAnsi="Cambria" w:cs="Calibri"/>
                  <w:color w:val="000000"/>
                  <w:sz w:val="20"/>
                  <w:szCs w:val="20"/>
                </w:rPr>
                <w:t>HDL</w:t>
              </w:r>
            </w:ins>
          </w:p>
        </w:tc>
        <w:tc>
          <w:tcPr>
            <w:tcW w:w="1196" w:type="dxa"/>
            <w:tcBorders>
              <w:top w:val="nil"/>
              <w:left w:val="nil"/>
              <w:bottom w:val="single" w:sz="4" w:space="0" w:color="auto"/>
              <w:right w:val="single" w:sz="4" w:space="0" w:color="auto"/>
            </w:tcBorders>
            <w:shd w:val="clear" w:color="auto" w:fill="auto"/>
            <w:noWrap/>
            <w:vAlign w:val="bottom"/>
            <w:hideMark/>
          </w:tcPr>
          <w:p w14:paraId="4176B6CE" w14:textId="77777777" w:rsidR="00EE517F" w:rsidRDefault="00EE517F">
            <w:pPr>
              <w:jc w:val="center"/>
              <w:rPr>
                <w:ins w:id="3087" w:author="FARIDA" w:date="2024-12-27T10:50:00Z"/>
                <w:rFonts w:ascii="Cambria" w:hAnsi="Cambria" w:cs="Calibri"/>
                <w:color w:val="000000"/>
                <w:sz w:val="20"/>
                <w:szCs w:val="20"/>
              </w:rPr>
            </w:pPr>
            <w:ins w:id="3088" w:author="FARIDA" w:date="2024-12-27T10:50:00Z">
              <w:r>
                <w:rPr>
                  <w:rFonts w:ascii="Cambria" w:hAnsi="Cambria" w:cs="Calibri"/>
                  <w:color w:val="000000"/>
                  <w:sz w:val="20"/>
                  <w:szCs w:val="20"/>
                </w:rPr>
                <w:t>Rp210.000</w:t>
              </w:r>
            </w:ins>
          </w:p>
        </w:tc>
        <w:tc>
          <w:tcPr>
            <w:tcW w:w="1483" w:type="dxa"/>
            <w:vMerge/>
            <w:tcBorders>
              <w:top w:val="nil"/>
              <w:left w:val="single" w:sz="4" w:space="0" w:color="auto"/>
              <w:bottom w:val="single" w:sz="4" w:space="0" w:color="000000"/>
              <w:right w:val="single" w:sz="4" w:space="0" w:color="auto"/>
            </w:tcBorders>
            <w:vAlign w:val="center"/>
            <w:hideMark/>
          </w:tcPr>
          <w:p w14:paraId="024FDA0D" w14:textId="77777777" w:rsidR="00EE517F" w:rsidRDefault="00EE517F">
            <w:pPr>
              <w:rPr>
                <w:ins w:id="3089" w:author="FARIDA" w:date="2024-12-27T10:50:00Z"/>
                <w:rFonts w:ascii="Cambria" w:hAnsi="Cambria" w:cs="Calibri"/>
                <w:b/>
                <w:bCs/>
                <w:color w:val="000000"/>
                <w:sz w:val="20"/>
                <w:szCs w:val="20"/>
              </w:rPr>
            </w:pPr>
          </w:p>
        </w:tc>
      </w:tr>
      <w:tr w:rsidR="00EE517F" w14:paraId="5DDFD87E" w14:textId="77777777" w:rsidTr="00EE517F">
        <w:trPr>
          <w:trHeight w:val="255"/>
          <w:ins w:id="3090"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067570CB" w14:textId="77777777" w:rsidR="00EE517F" w:rsidRDefault="00EE517F">
            <w:pPr>
              <w:rPr>
                <w:ins w:id="3091"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6274C51B" w14:textId="77777777" w:rsidR="00EE517F" w:rsidRDefault="00EE517F">
            <w:pPr>
              <w:rPr>
                <w:ins w:id="3092"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34BA80D7" w14:textId="77777777" w:rsidR="00EE517F" w:rsidRDefault="00EE517F">
            <w:pPr>
              <w:rPr>
                <w:ins w:id="3093" w:author="FARIDA" w:date="2024-12-27T10:50:00Z"/>
                <w:rFonts w:ascii="Cambria" w:hAnsi="Cambria" w:cs="Calibri"/>
                <w:color w:val="000000"/>
                <w:sz w:val="20"/>
                <w:szCs w:val="20"/>
              </w:rPr>
            </w:pPr>
            <w:ins w:id="3094" w:author="FARIDA" w:date="2024-12-27T10:50:00Z">
              <w:r>
                <w:rPr>
                  <w:rFonts w:ascii="Cambria" w:hAnsi="Cambria" w:cs="Calibri"/>
                  <w:color w:val="000000"/>
                  <w:sz w:val="20"/>
                  <w:szCs w:val="20"/>
                </w:rPr>
                <w:t>LDL</w:t>
              </w:r>
            </w:ins>
          </w:p>
        </w:tc>
        <w:tc>
          <w:tcPr>
            <w:tcW w:w="1196" w:type="dxa"/>
            <w:tcBorders>
              <w:top w:val="nil"/>
              <w:left w:val="nil"/>
              <w:bottom w:val="single" w:sz="4" w:space="0" w:color="auto"/>
              <w:right w:val="single" w:sz="4" w:space="0" w:color="auto"/>
            </w:tcBorders>
            <w:shd w:val="clear" w:color="auto" w:fill="auto"/>
            <w:noWrap/>
            <w:vAlign w:val="bottom"/>
            <w:hideMark/>
          </w:tcPr>
          <w:p w14:paraId="71ED7E63" w14:textId="77777777" w:rsidR="00EE517F" w:rsidRDefault="00EE517F">
            <w:pPr>
              <w:jc w:val="center"/>
              <w:rPr>
                <w:ins w:id="3095" w:author="FARIDA" w:date="2024-12-27T10:50:00Z"/>
                <w:rFonts w:ascii="Cambria" w:hAnsi="Cambria" w:cs="Calibri"/>
                <w:color w:val="000000"/>
                <w:sz w:val="20"/>
                <w:szCs w:val="20"/>
              </w:rPr>
            </w:pPr>
            <w:ins w:id="3096" w:author="FARIDA" w:date="2024-12-27T10:50:00Z">
              <w:r>
                <w:rPr>
                  <w:rFonts w:ascii="Cambria" w:hAnsi="Cambria" w:cs="Calibri"/>
                  <w:color w:val="000000"/>
                  <w:sz w:val="20"/>
                  <w:szCs w:val="20"/>
                </w:rPr>
                <w:t>Rp75.000</w:t>
              </w:r>
            </w:ins>
          </w:p>
        </w:tc>
        <w:tc>
          <w:tcPr>
            <w:tcW w:w="1483" w:type="dxa"/>
            <w:vMerge/>
            <w:tcBorders>
              <w:top w:val="nil"/>
              <w:left w:val="single" w:sz="4" w:space="0" w:color="auto"/>
              <w:bottom w:val="single" w:sz="4" w:space="0" w:color="000000"/>
              <w:right w:val="single" w:sz="4" w:space="0" w:color="auto"/>
            </w:tcBorders>
            <w:vAlign w:val="center"/>
            <w:hideMark/>
          </w:tcPr>
          <w:p w14:paraId="3F168457" w14:textId="77777777" w:rsidR="00EE517F" w:rsidRDefault="00EE517F">
            <w:pPr>
              <w:rPr>
                <w:ins w:id="3097" w:author="FARIDA" w:date="2024-12-27T10:50:00Z"/>
                <w:rFonts w:ascii="Cambria" w:hAnsi="Cambria" w:cs="Calibri"/>
                <w:b/>
                <w:bCs/>
                <w:color w:val="000000"/>
                <w:sz w:val="20"/>
                <w:szCs w:val="20"/>
              </w:rPr>
            </w:pPr>
          </w:p>
        </w:tc>
      </w:tr>
      <w:tr w:rsidR="00EE517F" w14:paraId="3A6484BF" w14:textId="77777777" w:rsidTr="00EE517F">
        <w:trPr>
          <w:trHeight w:val="255"/>
          <w:ins w:id="3098" w:author="FARIDA" w:date="2024-12-27T10:50:00Z"/>
        </w:trPr>
        <w:tc>
          <w:tcPr>
            <w:tcW w:w="576" w:type="dxa"/>
            <w:vMerge/>
            <w:tcBorders>
              <w:top w:val="single" w:sz="4" w:space="0" w:color="auto"/>
              <w:left w:val="single" w:sz="4" w:space="0" w:color="auto"/>
              <w:bottom w:val="nil"/>
              <w:right w:val="single" w:sz="4" w:space="0" w:color="auto"/>
            </w:tcBorders>
            <w:vAlign w:val="center"/>
            <w:hideMark/>
          </w:tcPr>
          <w:p w14:paraId="6F814046" w14:textId="77777777" w:rsidR="00EE517F" w:rsidRDefault="00EE517F">
            <w:pPr>
              <w:rPr>
                <w:ins w:id="3099"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4C8BA9DA" w14:textId="77777777" w:rsidR="00EE517F" w:rsidRDefault="00EE517F">
            <w:pPr>
              <w:rPr>
                <w:ins w:id="3100"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24FFE3BE" w14:textId="77777777" w:rsidR="00EE517F" w:rsidRDefault="00EE517F">
            <w:pPr>
              <w:rPr>
                <w:ins w:id="3101" w:author="FARIDA" w:date="2024-12-27T10:50:00Z"/>
                <w:rFonts w:ascii="Cambria" w:hAnsi="Cambria" w:cs="Calibri"/>
                <w:color w:val="000000"/>
                <w:sz w:val="20"/>
                <w:szCs w:val="20"/>
              </w:rPr>
            </w:pPr>
            <w:proofErr w:type="spellStart"/>
            <w:ins w:id="3102" w:author="FARIDA" w:date="2024-12-27T10:50:00Z">
              <w:r>
                <w:rPr>
                  <w:rFonts w:ascii="Cambria" w:hAnsi="Cambria" w:cs="Calibri"/>
                  <w:color w:val="000000"/>
                  <w:sz w:val="20"/>
                  <w:szCs w:val="20"/>
                </w:rPr>
                <w:t>Trigliserida</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07D0B7CF" w14:textId="77777777" w:rsidR="00EE517F" w:rsidRDefault="00EE517F">
            <w:pPr>
              <w:jc w:val="center"/>
              <w:rPr>
                <w:ins w:id="3103" w:author="FARIDA" w:date="2024-12-27T10:50:00Z"/>
                <w:rFonts w:ascii="Cambria" w:hAnsi="Cambria" w:cs="Calibri"/>
                <w:color w:val="000000"/>
                <w:sz w:val="20"/>
                <w:szCs w:val="20"/>
              </w:rPr>
            </w:pPr>
            <w:ins w:id="3104" w:author="FARIDA" w:date="2024-12-27T10:50:00Z">
              <w:r>
                <w:rPr>
                  <w:rFonts w:ascii="Cambria" w:hAnsi="Cambria" w:cs="Calibri"/>
                  <w:color w:val="000000"/>
                  <w:sz w:val="20"/>
                  <w:szCs w:val="20"/>
                </w:rPr>
                <w:t>Rp44.000</w:t>
              </w:r>
            </w:ins>
          </w:p>
        </w:tc>
        <w:tc>
          <w:tcPr>
            <w:tcW w:w="1483" w:type="dxa"/>
            <w:vMerge/>
            <w:tcBorders>
              <w:top w:val="nil"/>
              <w:left w:val="single" w:sz="4" w:space="0" w:color="auto"/>
              <w:bottom w:val="single" w:sz="4" w:space="0" w:color="000000"/>
              <w:right w:val="single" w:sz="4" w:space="0" w:color="auto"/>
            </w:tcBorders>
            <w:vAlign w:val="center"/>
            <w:hideMark/>
          </w:tcPr>
          <w:p w14:paraId="6D28341F" w14:textId="77777777" w:rsidR="00EE517F" w:rsidRDefault="00EE517F">
            <w:pPr>
              <w:rPr>
                <w:ins w:id="3105" w:author="FARIDA" w:date="2024-12-27T10:50:00Z"/>
                <w:rFonts w:ascii="Cambria" w:hAnsi="Cambria" w:cs="Calibri"/>
                <w:b/>
                <w:bCs/>
                <w:color w:val="000000"/>
                <w:sz w:val="20"/>
                <w:szCs w:val="20"/>
              </w:rPr>
            </w:pPr>
          </w:p>
        </w:tc>
      </w:tr>
      <w:tr w:rsidR="00EE517F" w14:paraId="040CDB24" w14:textId="77777777" w:rsidTr="00EE517F">
        <w:trPr>
          <w:trHeight w:val="255"/>
          <w:ins w:id="3106" w:author="FARIDA" w:date="2024-12-27T10:50:00Z"/>
        </w:trPr>
        <w:tc>
          <w:tcPr>
            <w:tcW w:w="5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45540D" w14:textId="77777777" w:rsidR="00EE517F" w:rsidRDefault="00EE517F">
            <w:pPr>
              <w:jc w:val="center"/>
              <w:rPr>
                <w:ins w:id="3107" w:author="FARIDA" w:date="2024-12-27T10:50:00Z"/>
                <w:rFonts w:ascii="Cambria" w:hAnsi="Cambria" w:cs="Calibri"/>
                <w:b/>
                <w:bCs/>
                <w:color w:val="000000"/>
                <w:sz w:val="20"/>
                <w:szCs w:val="20"/>
              </w:rPr>
            </w:pPr>
            <w:ins w:id="3108" w:author="FARIDA" w:date="2024-12-27T10:50:00Z">
              <w:r>
                <w:rPr>
                  <w:rFonts w:ascii="Cambria" w:hAnsi="Cambria" w:cs="Calibri"/>
                  <w:b/>
                  <w:bCs/>
                  <w:color w:val="000000"/>
                  <w:sz w:val="20"/>
                  <w:szCs w:val="20"/>
                </w:rPr>
                <w:t>G</w:t>
              </w:r>
            </w:ins>
          </w:p>
        </w:tc>
        <w:tc>
          <w:tcPr>
            <w:tcW w:w="4164" w:type="dxa"/>
            <w:tcBorders>
              <w:top w:val="nil"/>
              <w:left w:val="nil"/>
              <w:bottom w:val="single" w:sz="4" w:space="0" w:color="auto"/>
              <w:right w:val="single" w:sz="4" w:space="0" w:color="auto"/>
            </w:tcBorders>
            <w:shd w:val="clear" w:color="auto" w:fill="auto"/>
            <w:noWrap/>
            <w:vAlign w:val="bottom"/>
            <w:hideMark/>
          </w:tcPr>
          <w:p w14:paraId="27B64733" w14:textId="77777777" w:rsidR="00EE517F" w:rsidRDefault="00EE517F">
            <w:pPr>
              <w:rPr>
                <w:ins w:id="3109" w:author="FARIDA" w:date="2024-12-27T10:50:00Z"/>
                <w:rFonts w:ascii="Cambria" w:hAnsi="Cambria" w:cs="Calibri"/>
                <w:color w:val="000000"/>
                <w:sz w:val="20"/>
                <w:szCs w:val="20"/>
              </w:rPr>
            </w:pPr>
            <w:ins w:id="3110" w:author="FARIDA" w:date="2024-12-27T10:50:00Z">
              <w:r>
                <w:rPr>
                  <w:rFonts w:ascii="Cambria" w:hAnsi="Cambria" w:cs="Calibri"/>
                  <w:color w:val="000000"/>
                  <w:sz w:val="20"/>
                  <w:szCs w:val="20"/>
                </w:rPr>
                <w:t>LPK (</w:t>
              </w:r>
              <w:proofErr w:type="spellStart"/>
              <w:r>
                <w:rPr>
                  <w:rFonts w:ascii="Cambria" w:hAnsi="Cambria" w:cs="Calibri"/>
                  <w:color w:val="000000"/>
                  <w:sz w:val="20"/>
                  <w:szCs w:val="20"/>
                </w:rPr>
                <w:t>Laporan</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Pemeriksaan</w:t>
              </w:r>
              <w:proofErr w:type="spellEnd"/>
              <w:r>
                <w:rPr>
                  <w:rFonts w:ascii="Cambria" w:hAnsi="Cambria" w:cs="Calibri"/>
                  <w:color w:val="000000"/>
                  <w:sz w:val="20"/>
                  <w:szCs w:val="20"/>
                </w:rPr>
                <w:t xml:space="preserve"> Kesehatan)</w:t>
              </w:r>
            </w:ins>
          </w:p>
        </w:tc>
        <w:tc>
          <w:tcPr>
            <w:tcW w:w="1721" w:type="dxa"/>
            <w:tcBorders>
              <w:top w:val="nil"/>
              <w:left w:val="nil"/>
              <w:bottom w:val="single" w:sz="4" w:space="0" w:color="auto"/>
              <w:right w:val="single" w:sz="4" w:space="0" w:color="auto"/>
            </w:tcBorders>
            <w:shd w:val="clear" w:color="auto" w:fill="auto"/>
            <w:noWrap/>
            <w:vAlign w:val="bottom"/>
            <w:hideMark/>
          </w:tcPr>
          <w:p w14:paraId="16D62627" w14:textId="77777777" w:rsidR="00EE517F" w:rsidRDefault="00EE517F">
            <w:pPr>
              <w:rPr>
                <w:ins w:id="3111" w:author="FARIDA" w:date="2024-12-27T10:50:00Z"/>
                <w:rFonts w:ascii="Cambria" w:hAnsi="Cambria" w:cs="Calibri"/>
                <w:color w:val="000000"/>
                <w:sz w:val="20"/>
                <w:szCs w:val="20"/>
              </w:rPr>
            </w:pPr>
            <w:ins w:id="3112"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3082699B" w14:textId="77777777" w:rsidR="00EE517F" w:rsidRDefault="00EE517F">
            <w:pPr>
              <w:jc w:val="center"/>
              <w:rPr>
                <w:ins w:id="3113" w:author="FARIDA" w:date="2024-12-27T10:50:00Z"/>
                <w:rFonts w:ascii="Cambria" w:hAnsi="Cambria" w:cs="Calibri"/>
                <w:color w:val="000000"/>
                <w:sz w:val="20"/>
                <w:szCs w:val="20"/>
              </w:rPr>
            </w:pPr>
            <w:ins w:id="3114" w:author="FARIDA" w:date="2024-12-27T10:50:00Z">
              <w:r>
                <w:rPr>
                  <w:rFonts w:ascii="Cambria" w:hAnsi="Cambria" w:cs="Calibri"/>
                  <w:color w:val="000000"/>
                  <w:sz w:val="20"/>
                  <w:szCs w:val="20"/>
                </w:rPr>
                <w:t>Rp70.000</w:t>
              </w:r>
            </w:ins>
          </w:p>
        </w:tc>
        <w:tc>
          <w:tcPr>
            <w:tcW w:w="148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61A2512" w14:textId="77777777" w:rsidR="00EE517F" w:rsidRDefault="00EE517F">
            <w:pPr>
              <w:jc w:val="center"/>
              <w:rPr>
                <w:ins w:id="3115" w:author="FARIDA" w:date="2024-12-27T10:50:00Z"/>
                <w:rFonts w:ascii="Cambria" w:hAnsi="Cambria" w:cs="Calibri"/>
                <w:b/>
                <w:bCs/>
                <w:color w:val="000000"/>
                <w:sz w:val="20"/>
                <w:szCs w:val="20"/>
              </w:rPr>
            </w:pPr>
            <w:ins w:id="3116" w:author="FARIDA" w:date="2024-12-27T10:50:00Z">
              <w:r>
                <w:rPr>
                  <w:rFonts w:ascii="Cambria" w:hAnsi="Cambria" w:cs="Calibri"/>
                  <w:b/>
                  <w:bCs/>
                  <w:color w:val="000000"/>
                  <w:sz w:val="20"/>
                  <w:szCs w:val="20"/>
                </w:rPr>
                <w:t>Rp1.881.225</w:t>
              </w:r>
            </w:ins>
          </w:p>
        </w:tc>
      </w:tr>
      <w:tr w:rsidR="00EE517F" w14:paraId="56509021" w14:textId="77777777" w:rsidTr="00EE517F">
        <w:trPr>
          <w:trHeight w:val="255"/>
          <w:ins w:id="3117"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7C3F9F02" w14:textId="77777777" w:rsidR="00EE517F" w:rsidRDefault="00EE517F">
            <w:pPr>
              <w:rPr>
                <w:ins w:id="3118"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2FC41301" w14:textId="77777777" w:rsidR="00EE517F" w:rsidRDefault="00EE517F">
            <w:pPr>
              <w:rPr>
                <w:ins w:id="3119" w:author="FARIDA" w:date="2024-12-27T10:50:00Z"/>
                <w:rFonts w:ascii="Cambria" w:hAnsi="Cambria" w:cs="Calibri"/>
                <w:color w:val="000000"/>
                <w:sz w:val="20"/>
                <w:szCs w:val="20"/>
              </w:rPr>
            </w:pPr>
            <w:ins w:id="3120" w:author="FARIDA" w:date="2024-12-27T10:50:00Z">
              <w:r>
                <w:rPr>
                  <w:rFonts w:ascii="Cambria" w:hAnsi="Cambria" w:cs="Calibri"/>
                  <w:color w:val="000000"/>
                  <w:sz w:val="20"/>
                  <w:szCs w:val="20"/>
                </w:rPr>
                <w:t>UL</w:t>
              </w:r>
            </w:ins>
          </w:p>
        </w:tc>
        <w:tc>
          <w:tcPr>
            <w:tcW w:w="1721" w:type="dxa"/>
            <w:tcBorders>
              <w:top w:val="nil"/>
              <w:left w:val="nil"/>
              <w:bottom w:val="single" w:sz="4" w:space="0" w:color="auto"/>
              <w:right w:val="single" w:sz="4" w:space="0" w:color="auto"/>
            </w:tcBorders>
            <w:shd w:val="clear" w:color="auto" w:fill="auto"/>
            <w:noWrap/>
            <w:vAlign w:val="bottom"/>
            <w:hideMark/>
          </w:tcPr>
          <w:p w14:paraId="1019C9D5" w14:textId="77777777" w:rsidR="00EE517F" w:rsidRDefault="00EE517F">
            <w:pPr>
              <w:rPr>
                <w:ins w:id="3121" w:author="FARIDA" w:date="2024-12-27T10:50:00Z"/>
                <w:rFonts w:ascii="Cambria" w:hAnsi="Cambria" w:cs="Calibri"/>
                <w:color w:val="000000"/>
                <w:sz w:val="20"/>
                <w:szCs w:val="20"/>
              </w:rPr>
            </w:pPr>
            <w:ins w:id="3122"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4860BA42" w14:textId="77777777" w:rsidR="00EE517F" w:rsidRDefault="00EE517F">
            <w:pPr>
              <w:jc w:val="center"/>
              <w:rPr>
                <w:ins w:id="3123" w:author="FARIDA" w:date="2024-12-27T10:50:00Z"/>
                <w:rFonts w:ascii="Cambria" w:hAnsi="Cambria" w:cs="Calibri"/>
                <w:color w:val="000000"/>
                <w:sz w:val="20"/>
                <w:szCs w:val="20"/>
              </w:rPr>
            </w:pPr>
            <w:ins w:id="3124" w:author="FARIDA" w:date="2024-12-27T10:50:00Z">
              <w:r>
                <w:rPr>
                  <w:rFonts w:ascii="Cambria" w:hAnsi="Cambria" w:cs="Calibri"/>
                  <w:color w:val="000000"/>
                  <w:sz w:val="20"/>
                  <w:szCs w:val="20"/>
                </w:rPr>
                <w:t>Rp33.500</w:t>
              </w:r>
            </w:ins>
          </w:p>
        </w:tc>
        <w:tc>
          <w:tcPr>
            <w:tcW w:w="1483" w:type="dxa"/>
            <w:vMerge/>
            <w:tcBorders>
              <w:top w:val="nil"/>
              <w:left w:val="single" w:sz="4" w:space="0" w:color="auto"/>
              <w:bottom w:val="single" w:sz="4" w:space="0" w:color="000000"/>
              <w:right w:val="single" w:sz="4" w:space="0" w:color="auto"/>
            </w:tcBorders>
            <w:vAlign w:val="center"/>
            <w:hideMark/>
          </w:tcPr>
          <w:p w14:paraId="41D65390" w14:textId="77777777" w:rsidR="00EE517F" w:rsidRDefault="00EE517F">
            <w:pPr>
              <w:rPr>
                <w:ins w:id="3125" w:author="FARIDA" w:date="2024-12-27T10:50:00Z"/>
                <w:rFonts w:ascii="Cambria" w:hAnsi="Cambria" w:cs="Calibri"/>
                <w:b/>
                <w:bCs/>
                <w:color w:val="000000"/>
                <w:sz w:val="20"/>
                <w:szCs w:val="20"/>
              </w:rPr>
            </w:pPr>
          </w:p>
        </w:tc>
      </w:tr>
      <w:tr w:rsidR="00EE517F" w14:paraId="744E9F1C" w14:textId="77777777" w:rsidTr="00EE517F">
        <w:trPr>
          <w:trHeight w:val="255"/>
          <w:ins w:id="3126"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6BB63381" w14:textId="77777777" w:rsidR="00EE517F" w:rsidRDefault="00EE517F">
            <w:pPr>
              <w:rPr>
                <w:ins w:id="3127"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7E2BCD2" w14:textId="77777777" w:rsidR="00EE517F" w:rsidRDefault="00EE517F">
            <w:pPr>
              <w:rPr>
                <w:ins w:id="3128" w:author="FARIDA" w:date="2024-12-27T10:50:00Z"/>
                <w:rFonts w:ascii="Cambria" w:hAnsi="Cambria" w:cs="Calibri"/>
                <w:color w:val="000000"/>
                <w:sz w:val="20"/>
                <w:szCs w:val="20"/>
              </w:rPr>
            </w:pPr>
            <w:ins w:id="3129" w:author="FARIDA" w:date="2024-12-27T10:50:00Z">
              <w:r>
                <w:rPr>
                  <w:rFonts w:ascii="Cambria" w:hAnsi="Cambria" w:cs="Calibri"/>
                  <w:color w:val="000000"/>
                  <w:sz w:val="20"/>
                  <w:szCs w:val="20"/>
                </w:rPr>
                <w:t>Darah Rutin</w:t>
              </w:r>
            </w:ins>
          </w:p>
        </w:tc>
        <w:tc>
          <w:tcPr>
            <w:tcW w:w="1721" w:type="dxa"/>
            <w:tcBorders>
              <w:top w:val="nil"/>
              <w:left w:val="nil"/>
              <w:bottom w:val="single" w:sz="4" w:space="0" w:color="auto"/>
              <w:right w:val="single" w:sz="4" w:space="0" w:color="auto"/>
            </w:tcBorders>
            <w:shd w:val="clear" w:color="auto" w:fill="auto"/>
            <w:noWrap/>
            <w:vAlign w:val="bottom"/>
            <w:hideMark/>
          </w:tcPr>
          <w:p w14:paraId="60729FED" w14:textId="77777777" w:rsidR="00EE517F" w:rsidRDefault="00EE517F">
            <w:pPr>
              <w:rPr>
                <w:ins w:id="3130" w:author="FARIDA" w:date="2024-12-27T10:50:00Z"/>
                <w:rFonts w:ascii="Cambria" w:hAnsi="Cambria" w:cs="Calibri"/>
                <w:color w:val="000000"/>
                <w:sz w:val="20"/>
                <w:szCs w:val="20"/>
              </w:rPr>
            </w:pPr>
            <w:ins w:id="3131" w:author="FARIDA" w:date="2024-12-27T10:50:00Z">
              <w:r>
                <w:rPr>
                  <w:rFonts w:ascii="Cambria" w:hAnsi="Cambria" w:cs="Calibri"/>
                  <w:color w:val="000000"/>
                  <w:sz w:val="20"/>
                  <w:szCs w:val="20"/>
                </w:rPr>
                <w:t>DL</w:t>
              </w:r>
            </w:ins>
          </w:p>
        </w:tc>
        <w:tc>
          <w:tcPr>
            <w:tcW w:w="119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86E268F" w14:textId="77777777" w:rsidR="00EE517F" w:rsidRDefault="00EE517F">
            <w:pPr>
              <w:jc w:val="center"/>
              <w:rPr>
                <w:ins w:id="3132" w:author="FARIDA" w:date="2024-12-27T10:50:00Z"/>
                <w:rFonts w:ascii="Cambria" w:hAnsi="Cambria" w:cs="Calibri"/>
                <w:color w:val="000000"/>
                <w:sz w:val="20"/>
                <w:szCs w:val="20"/>
              </w:rPr>
            </w:pPr>
            <w:ins w:id="3133" w:author="FARIDA" w:date="2024-12-27T10:50:00Z">
              <w:r>
                <w:rPr>
                  <w:rFonts w:ascii="Cambria" w:hAnsi="Cambria" w:cs="Calibri"/>
                  <w:color w:val="000000"/>
                  <w:sz w:val="20"/>
                  <w:szCs w:val="20"/>
                </w:rPr>
                <w:t>Rp81.250</w:t>
              </w:r>
            </w:ins>
          </w:p>
        </w:tc>
        <w:tc>
          <w:tcPr>
            <w:tcW w:w="1483" w:type="dxa"/>
            <w:vMerge/>
            <w:tcBorders>
              <w:top w:val="nil"/>
              <w:left w:val="single" w:sz="4" w:space="0" w:color="auto"/>
              <w:bottom w:val="single" w:sz="4" w:space="0" w:color="000000"/>
              <w:right w:val="single" w:sz="4" w:space="0" w:color="auto"/>
            </w:tcBorders>
            <w:vAlign w:val="center"/>
            <w:hideMark/>
          </w:tcPr>
          <w:p w14:paraId="24C9FF29" w14:textId="77777777" w:rsidR="00EE517F" w:rsidRDefault="00EE517F">
            <w:pPr>
              <w:rPr>
                <w:ins w:id="3134" w:author="FARIDA" w:date="2024-12-27T10:50:00Z"/>
                <w:rFonts w:ascii="Cambria" w:hAnsi="Cambria" w:cs="Calibri"/>
                <w:b/>
                <w:bCs/>
                <w:color w:val="000000"/>
                <w:sz w:val="20"/>
                <w:szCs w:val="20"/>
              </w:rPr>
            </w:pPr>
          </w:p>
        </w:tc>
      </w:tr>
      <w:tr w:rsidR="00EE517F" w14:paraId="50ECF980" w14:textId="77777777" w:rsidTr="00EE517F">
        <w:trPr>
          <w:trHeight w:val="255"/>
          <w:ins w:id="3135"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073ADF80" w14:textId="77777777" w:rsidR="00EE517F" w:rsidRDefault="00EE517F">
            <w:pPr>
              <w:rPr>
                <w:ins w:id="3136"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789CDB62" w14:textId="77777777" w:rsidR="00EE517F" w:rsidRDefault="00EE517F">
            <w:pPr>
              <w:rPr>
                <w:ins w:id="3137"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34992D0C" w14:textId="77777777" w:rsidR="00EE517F" w:rsidRDefault="00EE517F">
            <w:pPr>
              <w:rPr>
                <w:ins w:id="3138" w:author="FARIDA" w:date="2024-12-27T10:50:00Z"/>
                <w:rFonts w:ascii="Cambria" w:hAnsi="Cambria" w:cs="Calibri"/>
                <w:color w:val="000000"/>
                <w:sz w:val="20"/>
                <w:szCs w:val="20"/>
              </w:rPr>
            </w:pPr>
            <w:ins w:id="3139" w:author="FARIDA" w:date="2024-12-27T10:50:00Z">
              <w:r>
                <w:rPr>
                  <w:rFonts w:ascii="Cambria" w:hAnsi="Cambria" w:cs="Calibri"/>
                  <w:color w:val="000000"/>
                  <w:sz w:val="20"/>
                  <w:szCs w:val="20"/>
                </w:rPr>
                <w:t>LED</w:t>
              </w:r>
            </w:ins>
          </w:p>
        </w:tc>
        <w:tc>
          <w:tcPr>
            <w:tcW w:w="1196" w:type="dxa"/>
            <w:vMerge/>
            <w:tcBorders>
              <w:top w:val="nil"/>
              <w:left w:val="single" w:sz="4" w:space="0" w:color="auto"/>
              <w:bottom w:val="single" w:sz="4" w:space="0" w:color="000000"/>
              <w:right w:val="single" w:sz="4" w:space="0" w:color="auto"/>
            </w:tcBorders>
            <w:vAlign w:val="center"/>
            <w:hideMark/>
          </w:tcPr>
          <w:p w14:paraId="7361F54E" w14:textId="77777777" w:rsidR="00EE517F" w:rsidRDefault="00EE517F">
            <w:pPr>
              <w:rPr>
                <w:ins w:id="3140" w:author="FARIDA" w:date="2024-12-27T10:50:00Z"/>
                <w:rFonts w:ascii="Cambria" w:hAnsi="Cambria" w:cs="Calibri"/>
                <w:color w:val="000000"/>
                <w:sz w:val="20"/>
                <w:szCs w:val="20"/>
              </w:rPr>
            </w:pPr>
          </w:p>
        </w:tc>
        <w:tc>
          <w:tcPr>
            <w:tcW w:w="1483" w:type="dxa"/>
            <w:vMerge/>
            <w:tcBorders>
              <w:top w:val="nil"/>
              <w:left w:val="single" w:sz="4" w:space="0" w:color="auto"/>
              <w:bottom w:val="single" w:sz="4" w:space="0" w:color="000000"/>
              <w:right w:val="single" w:sz="4" w:space="0" w:color="auto"/>
            </w:tcBorders>
            <w:vAlign w:val="center"/>
            <w:hideMark/>
          </w:tcPr>
          <w:p w14:paraId="100CAA46" w14:textId="77777777" w:rsidR="00EE517F" w:rsidRDefault="00EE517F">
            <w:pPr>
              <w:rPr>
                <w:ins w:id="3141" w:author="FARIDA" w:date="2024-12-27T10:50:00Z"/>
                <w:rFonts w:ascii="Cambria" w:hAnsi="Cambria" w:cs="Calibri"/>
                <w:b/>
                <w:bCs/>
                <w:color w:val="000000"/>
                <w:sz w:val="20"/>
                <w:szCs w:val="20"/>
              </w:rPr>
            </w:pPr>
          </w:p>
        </w:tc>
      </w:tr>
      <w:tr w:rsidR="00EE517F" w14:paraId="79FD4E7E" w14:textId="77777777" w:rsidTr="00EE517F">
        <w:trPr>
          <w:trHeight w:val="255"/>
          <w:ins w:id="3142"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2E2C7493" w14:textId="77777777" w:rsidR="00EE517F" w:rsidRDefault="00EE517F">
            <w:pPr>
              <w:rPr>
                <w:ins w:id="3143"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7A80F368" w14:textId="77777777" w:rsidR="00EE517F" w:rsidRDefault="00EE517F">
            <w:pPr>
              <w:rPr>
                <w:ins w:id="3144"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4006CBFA" w14:textId="77777777" w:rsidR="00EE517F" w:rsidRDefault="00EE517F">
            <w:pPr>
              <w:rPr>
                <w:ins w:id="3145" w:author="FARIDA" w:date="2024-12-27T10:50:00Z"/>
                <w:rFonts w:ascii="Cambria" w:hAnsi="Cambria" w:cs="Calibri"/>
                <w:color w:val="000000"/>
                <w:sz w:val="20"/>
                <w:szCs w:val="20"/>
              </w:rPr>
            </w:pPr>
            <w:ins w:id="3146" w:author="FARIDA" w:date="2024-12-27T10:50:00Z">
              <w:r>
                <w:rPr>
                  <w:rFonts w:ascii="Cambria" w:hAnsi="Cambria" w:cs="Calibri"/>
                  <w:color w:val="000000"/>
                  <w:sz w:val="20"/>
                  <w:szCs w:val="20"/>
                </w:rPr>
                <w:t>Platelet</w:t>
              </w:r>
            </w:ins>
          </w:p>
        </w:tc>
        <w:tc>
          <w:tcPr>
            <w:tcW w:w="1196" w:type="dxa"/>
            <w:vMerge/>
            <w:tcBorders>
              <w:top w:val="nil"/>
              <w:left w:val="single" w:sz="4" w:space="0" w:color="auto"/>
              <w:bottom w:val="single" w:sz="4" w:space="0" w:color="000000"/>
              <w:right w:val="single" w:sz="4" w:space="0" w:color="auto"/>
            </w:tcBorders>
            <w:vAlign w:val="center"/>
            <w:hideMark/>
          </w:tcPr>
          <w:p w14:paraId="5FCBFE93" w14:textId="77777777" w:rsidR="00EE517F" w:rsidRDefault="00EE517F">
            <w:pPr>
              <w:rPr>
                <w:ins w:id="3147" w:author="FARIDA" w:date="2024-12-27T10:50:00Z"/>
                <w:rFonts w:ascii="Cambria" w:hAnsi="Cambria" w:cs="Calibri"/>
                <w:color w:val="000000"/>
                <w:sz w:val="20"/>
                <w:szCs w:val="20"/>
              </w:rPr>
            </w:pPr>
          </w:p>
        </w:tc>
        <w:tc>
          <w:tcPr>
            <w:tcW w:w="1483" w:type="dxa"/>
            <w:vMerge/>
            <w:tcBorders>
              <w:top w:val="nil"/>
              <w:left w:val="single" w:sz="4" w:space="0" w:color="auto"/>
              <w:bottom w:val="single" w:sz="4" w:space="0" w:color="000000"/>
              <w:right w:val="single" w:sz="4" w:space="0" w:color="auto"/>
            </w:tcBorders>
            <w:vAlign w:val="center"/>
            <w:hideMark/>
          </w:tcPr>
          <w:p w14:paraId="2FF2358E" w14:textId="77777777" w:rsidR="00EE517F" w:rsidRDefault="00EE517F">
            <w:pPr>
              <w:rPr>
                <w:ins w:id="3148" w:author="FARIDA" w:date="2024-12-27T10:50:00Z"/>
                <w:rFonts w:ascii="Cambria" w:hAnsi="Cambria" w:cs="Calibri"/>
                <w:b/>
                <w:bCs/>
                <w:color w:val="000000"/>
                <w:sz w:val="20"/>
                <w:szCs w:val="20"/>
              </w:rPr>
            </w:pPr>
          </w:p>
        </w:tc>
      </w:tr>
      <w:tr w:rsidR="00EE517F" w14:paraId="109E6BAE" w14:textId="77777777" w:rsidTr="00EE517F">
        <w:trPr>
          <w:trHeight w:val="255"/>
          <w:ins w:id="3149"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05B923AD" w14:textId="77777777" w:rsidR="00EE517F" w:rsidRDefault="00EE517F">
            <w:pPr>
              <w:rPr>
                <w:ins w:id="3150"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9A468B" w14:textId="77777777" w:rsidR="00EE517F" w:rsidRDefault="00EE517F">
            <w:pPr>
              <w:rPr>
                <w:ins w:id="3151" w:author="FARIDA" w:date="2024-12-27T10:50:00Z"/>
                <w:rFonts w:ascii="Cambria" w:hAnsi="Cambria" w:cs="Calibri"/>
                <w:color w:val="000000"/>
                <w:sz w:val="20"/>
                <w:szCs w:val="20"/>
              </w:rPr>
            </w:pPr>
            <w:ins w:id="3152" w:author="FARIDA" w:date="2024-12-27T10:50:00Z">
              <w:r>
                <w:rPr>
                  <w:rFonts w:ascii="Cambria" w:hAnsi="Cambria" w:cs="Calibri"/>
                  <w:color w:val="000000"/>
                  <w:sz w:val="20"/>
                  <w:szCs w:val="20"/>
                </w:rPr>
                <w:t>FH</w:t>
              </w:r>
            </w:ins>
          </w:p>
        </w:tc>
        <w:tc>
          <w:tcPr>
            <w:tcW w:w="1721" w:type="dxa"/>
            <w:tcBorders>
              <w:top w:val="nil"/>
              <w:left w:val="nil"/>
              <w:bottom w:val="single" w:sz="4" w:space="0" w:color="auto"/>
              <w:right w:val="single" w:sz="4" w:space="0" w:color="auto"/>
            </w:tcBorders>
            <w:shd w:val="clear" w:color="auto" w:fill="auto"/>
            <w:noWrap/>
            <w:vAlign w:val="bottom"/>
            <w:hideMark/>
          </w:tcPr>
          <w:p w14:paraId="7B90F9CA" w14:textId="77777777" w:rsidR="00EE517F" w:rsidRDefault="00EE517F">
            <w:pPr>
              <w:rPr>
                <w:ins w:id="3153" w:author="FARIDA" w:date="2024-12-27T10:50:00Z"/>
                <w:rFonts w:ascii="Cambria" w:hAnsi="Cambria" w:cs="Calibri"/>
                <w:color w:val="000000"/>
                <w:sz w:val="20"/>
                <w:szCs w:val="20"/>
              </w:rPr>
            </w:pPr>
            <w:ins w:id="3154" w:author="FARIDA" w:date="2024-12-27T10:50:00Z">
              <w:r>
                <w:rPr>
                  <w:rFonts w:ascii="Cambria" w:hAnsi="Cambria" w:cs="Calibri"/>
                  <w:color w:val="000000"/>
                  <w:sz w:val="20"/>
                  <w:szCs w:val="20"/>
                </w:rPr>
                <w:t>SGOT</w:t>
              </w:r>
            </w:ins>
          </w:p>
        </w:tc>
        <w:tc>
          <w:tcPr>
            <w:tcW w:w="1196" w:type="dxa"/>
            <w:tcBorders>
              <w:top w:val="nil"/>
              <w:left w:val="nil"/>
              <w:bottom w:val="single" w:sz="4" w:space="0" w:color="auto"/>
              <w:right w:val="single" w:sz="4" w:space="0" w:color="auto"/>
            </w:tcBorders>
            <w:shd w:val="clear" w:color="auto" w:fill="auto"/>
            <w:noWrap/>
            <w:vAlign w:val="bottom"/>
            <w:hideMark/>
          </w:tcPr>
          <w:p w14:paraId="03CBBC8A" w14:textId="77777777" w:rsidR="00EE517F" w:rsidRDefault="00EE517F">
            <w:pPr>
              <w:jc w:val="center"/>
              <w:rPr>
                <w:ins w:id="3155" w:author="FARIDA" w:date="2024-12-27T10:50:00Z"/>
                <w:rFonts w:ascii="Cambria" w:hAnsi="Cambria" w:cs="Calibri"/>
                <w:color w:val="000000"/>
                <w:sz w:val="20"/>
                <w:szCs w:val="20"/>
              </w:rPr>
            </w:pPr>
            <w:ins w:id="3156"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3A0C9AE1" w14:textId="77777777" w:rsidR="00EE517F" w:rsidRDefault="00EE517F">
            <w:pPr>
              <w:rPr>
                <w:ins w:id="3157" w:author="FARIDA" w:date="2024-12-27T10:50:00Z"/>
                <w:rFonts w:ascii="Cambria" w:hAnsi="Cambria" w:cs="Calibri"/>
                <w:b/>
                <w:bCs/>
                <w:color w:val="000000"/>
                <w:sz w:val="20"/>
                <w:szCs w:val="20"/>
              </w:rPr>
            </w:pPr>
          </w:p>
        </w:tc>
      </w:tr>
      <w:tr w:rsidR="00EE517F" w14:paraId="033EB06E" w14:textId="77777777" w:rsidTr="00EE517F">
        <w:trPr>
          <w:trHeight w:val="255"/>
          <w:ins w:id="3158"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28959FB2" w14:textId="77777777" w:rsidR="00EE517F" w:rsidRDefault="00EE517F">
            <w:pPr>
              <w:rPr>
                <w:ins w:id="3159"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0F1C2CF5" w14:textId="77777777" w:rsidR="00EE517F" w:rsidRDefault="00EE517F">
            <w:pPr>
              <w:rPr>
                <w:ins w:id="3160"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46F57CCF" w14:textId="77777777" w:rsidR="00EE517F" w:rsidRDefault="00EE517F">
            <w:pPr>
              <w:rPr>
                <w:ins w:id="3161" w:author="FARIDA" w:date="2024-12-27T10:50:00Z"/>
                <w:rFonts w:ascii="Cambria" w:hAnsi="Cambria" w:cs="Calibri"/>
                <w:color w:val="000000"/>
                <w:sz w:val="20"/>
                <w:szCs w:val="20"/>
              </w:rPr>
            </w:pPr>
            <w:ins w:id="3162" w:author="FARIDA" w:date="2024-12-27T10:50:00Z">
              <w:r>
                <w:rPr>
                  <w:rFonts w:ascii="Cambria" w:hAnsi="Cambria" w:cs="Calibri"/>
                  <w:color w:val="000000"/>
                  <w:sz w:val="20"/>
                  <w:szCs w:val="20"/>
                </w:rPr>
                <w:t>SGPT</w:t>
              </w:r>
            </w:ins>
          </w:p>
        </w:tc>
        <w:tc>
          <w:tcPr>
            <w:tcW w:w="1196" w:type="dxa"/>
            <w:tcBorders>
              <w:top w:val="nil"/>
              <w:left w:val="nil"/>
              <w:bottom w:val="single" w:sz="4" w:space="0" w:color="auto"/>
              <w:right w:val="single" w:sz="4" w:space="0" w:color="auto"/>
            </w:tcBorders>
            <w:shd w:val="clear" w:color="auto" w:fill="auto"/>
            <w:noWrap/>
            <w:vAlign w:val="bottom"/>
            <w:hideMark/>
          </w:tcPr>
          <w:p w14:paraId="52C1E7D1" w14:textId="77777777" w:rsidR="00EE517F" w:rsidRDefault="00EE517F">
            <w:pPr>
              <w:jc w:val="center"/>
              <w:rPr>
                <w:ins w:id="3163" w:author="FARIDA" w:date="2024-12-27T10:50:00Z"/>
                <w:rFonts w:ascii="Cambria" w:hAnsi="Cambria" w:cs="Calibri"/>
                <w:color w:val="000000"/>
                <w:sz w:val="20"/>
                <w:szCs w:val="20"/>
              </w:rPr>
            </w:pPr>
            <w:ins w:id="3164"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73E715DD" w14:textId="77777777" w:rsidR="00EE517F" w:rsidRDefault="00EE517F">
            <w:pPr>
              <w:rPr>
                <w:ins w:id="3165" w:author="FARIDA" w:date="2024-12-27T10:50:00Z"/>
                <w:rFonts w:ascii="Cambria" w:hAnsi="Cambria" w:cs="Calibri"/>
                <w:b/>
                <w:bCs/>
                <w:color w:val="000000"/>
                <w:sz w:val="20"/>
                <w:szCs w:val="20"/>
              </w:rPr>
            </w:pPr>
          </w:p>
        </w:tc>
      </w:tr>
      <w:tr w:rsidR="00EE517F" w14:paraId="72802077" w14:textId="77777777" w:rsidTr="00EE517F">
        <w:trPr>
          <w:trHeight w:val="255"/>
          <w:ins w:id="3166"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17032A3B" w14:textId="77777777" w:rsidR="00EE517F" w:rsidRDefault="00EE517F">
            <w:pPr>
              <w:rPr>
                <w:ins w:id="3167"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6F77CABC" w14:textId="77777777" w:rsidR="00EE517F" w:rsidRDefault="00EE517F">
            <w:pPr>
              <w:rPr>
                <w:ins w:id="3168"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61A99311" w14:textId="77777777" w:rsidR="00EE517F" w:rsidRDefault="00EE517F">
            <w:pPr>
              <w:rPr>
                <w:ins w:id="3169" w:author="FARIDA" w:date="2024-12-27T10:50:00Z"/>
                <w:rFonts w:ascii="Cambria" w:hAnsi="Cambria" w:cs="Calibri"/>
                <w:color w:val="000000"/>
                <w:sz w:val="20"/>
                <w:szCs w:val="20"/>
              </w:rPr>
            </w:pPr>
            <w:ins w:id="3170" w:author="FARIDA" w:date="2024-12-27T10:50:00Z">
              <w:r>
                <w:rPr>
                  <w:rFonts w:ascii="Cambria" w:hAnsi="Cambria" w:cs="Calibri"/>
                  <w:color w:val="000000"/>
                  <w:sz w:val="20"/>
                  <w:szCs w:val="20"/>
                </w:rPr>
                <w:t>Gamma GT</w:t>
              </w:r>
            </w:ins>
          </w:p>
        </w:tc>
        <w:tc>
          <w:tcPr>
            <w:tcW w:w="1196" w:type="dxa"/>
            <w:tcBorders>
              <w:top w:val="nil"/>
              <w:left w:val="nil"/>
              <w:bottom w:val="single" w:sz="4" w:space="0" w:color="auto"/>
              <w:right w:val="single" w:sz="4" w:space="0" w:color="auto"/>
            </w:tcBorders>
            <w:shd w:val="clear" w:color="auto" w:fill="auto"/>
            <w:noWrap/>
            <w:vAlign w:val="bottom"/>
            <w:hideMark/>
          </w:tcPr>
          <w:p w14:paraId="417BEE48" w14:textId="77777777" w:rsidR="00EE517F" w:rsidRDefault="00EE517F">
            <w:pPr>
              <w:jc w:val="center"/>
              <w:rPr>
                <w:ins w:id="3171" w:author="FARIDA" w:date="2024-12-27T10:50:00Z"/>
                <w:rFonts w:ascii="Cambria" w:hAnsi="Cambria" w:cs="Calibri"/>
                <w:color w:val="000000"/>
                <w:sz w:val="20"/>
                <w:szCs w:val="20"/>
              </w:rPr>
            </w:pPr>
            <w:ins w:id="3172" w:author="FARIDA" w:date="2024-12-27T10:50:00Z">
              <w:r>
                <w:rPr>
                  <w:rFonts w:ascii="Cambria" w:hAnsi="Cambria" w:cs="Calibri"/>
                  <w:color w:val="000000"/>
                  <w:sz w:val="20"/>
                  <w:szCs w:val="20"/>
                </w:rPr>
                <w:t>Rp206.000</w:t>
              </w:r>
            </w:ins>
          </w:p>
        </w:tc>
        <w:tc>
          <w:tcPr>
            <w:tcW w:w="1483" w:type="dxa"/>
            <w:vMerge/>
            <w:tcBorders>
              <w:top w:val="nil"/>
              <w:left w:val="single" w:sz="4" w:space="0" w:color="auto"/>
              <w:bottom w:val="single" w:sz="4" w:space="0" w:color="000000"/>
              <w:right w:val="single" w:sz="4" w:space="0" w:color="auto"/>
            </w:tcBorders>
            <w:vAlign w:val="center"/>
            <w:hideMark/>
          </w:tcPr>
          <w:p w14:paraId="4A712AB4" w14:textId="77777777" w:rsidR="00EE517F" w:rsidRDefault="00EE517F">
            <w:pPr>
              <w:rPr>
                <w:ins w:id="3173" w:author="FARIDA" w:date="2024-12-27T10:50:00Z"/>
                <w:rFonts w:ascii="Cambria" w:hAnsi="Cambria" w:cs="Calibri"/>
                <w:b/>
                <w:bCs/>
                <w:color w:val="000000"/>
                <w:sz w:val="20"/>
                <w:szCs w:val="20"/>
              </w:rPr>
            </w:pPr>
          </w:p>
        </w:tc>
      </w:tr>
      <w:tr w:rsidR="00EE517F" w14:paraId="1564A22E" w14:textId="77777777" w:rsidTr="00EE517F">
        <w:trPr>
          <w:trHeight w:val="255"/>
          <w:ins w:id="3174"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386A76B5" w14:textId="77777777" w:rsidR="00EE517F" w:rsidRDefault="00EE517F">
            <w:pPr>
              <w:rPr>
                <w:ins w:id="3175"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6758D2CC" w14:textId="77777777" w:rsidR="00EE517F" w:rsidRDefault="00EE517F">
            <w:pPr>
              <w:rPr>
                <w:ins w:id="3176"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559BBC2B" w14:textId="77777777" w:rsidR="00EE517F" w:rsidRDefault="00EE517F">
            <w:pPr>
              <w:rPr>
                <w:ins w:id="3177" w:author="FARIDA" w:date="2024-12-27T10:50:00Z"/>
                <w:rFonts w:ascii="Cambria" w:hAnsi="Cambria" w:cs="Calibri"/>
                <w:color w:val="000000"/>
                <w:sz w:val="20"/>
                <w:szCs w:val="20"/>
              </w:rPr>
            </w:pPr>
            <w:ins w:id="3178" w:author="FARIDA" w:date="2024-12-27T10:50:00Z">
              <w:r>
                <w:rPr>
                  <w:rFonts w:ascii="Cambria" w:hAnsi="Cambria" w:cs="Calibri"/>
                  <w:color w:val="000000"/>
                  <w:sz w:val="20"/>
                  <w:szCs w:val="20"/>
                </w:rPr>
                <w:t xml:space="preserve">alkali </w:t>
              </w:r>
              <w:proofErr w:type="spellStart"/>
              <w:r>
                <w:rPr>
                  <w:rFonts w:ascii="Cambria" w:hAnsi="Cambria" w:cs="Calibri"/>
                  <w:color w:val="000000"/>
                  <w:sz w:val="20"/>
                  <w:szCs w:val="20"/>
                </w:rPr>
                <w:t>Fosfatase</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528E9237" w14:textId="77777777" w:rsidR="00EE517F" w:rsidRDefault="00EE517F">
            <w:pPr>
              <w:jc w:val="center"/>
              <w:rPr>
                <w:ins w:id="3179" w:author="FARIDA" w:date="2024-12-27T10:50:00Z"/>
                <w:rFonts w:ascii="Cambria" w:hAnsi="Cambria" w:cs="Calibri"/>
                <w:color w:val="000000"/>
                <w:sz w:val="20"/>
                <w:szCs w:val="20"/>
              </w:rPr>
            </w:pPr>
            <w:ins w:id="3180" w:author="FARIDA" w:date="2024-12-27T10:50:00Z">
              <w:r>
                <w:rPr>
                  <w:rFonts w:ascii="Cambria" w:hAnsi="Cambria" w:cs="Calibri"/>
                  <w:color w:val="000000"/>
                  <w:sz w:val="20"/>
                  <w:szCs w:val="20"/>
                </w:rPr>
                <w:t>Rp74.800</w:t>
              </w:r>
            </w:ins>
          </w:p>
        </w:tc>
        <w:tc>
          <w:tcPr>
            <w:tcW w:w="1483" w:type="dxa"/>
            <w:vMerge/>
            <w:tcBorders>
              <w:top w:val="nil"/>
              <w:left w:val="single" w:sz="4" w:space="0" w:color="auto"/>
              <w:bottom w:val="single" w:sz="4" w:space="0" w:color="000000"/>
              <w:right w:val="single" w:sz="4" w:space="0" w:color="auto"/>
            </w:tcBorders>
            <w:vAlign w:val="center"/>
            <w:hideMark/>
          </w:tcPr>
          <w:p w14:paraId="428C2498" w14:textId="77777777" w:rsidR="00EE517F" w:rsidRDefault="00EE517F">
            <w:pPr>
              <w:rPr>
                <w:ins w:id="3181" w:author="FARIDA" w:date="2024-12-27T10:50:00Z"/>
                <w:rFonts w:ascii="Cambria" w:hAnsi="Cambria" w:cs="Calibri"/>
                <w:b/>
                <w:bCs/>
                <w:color w:val="000000"/>
                <w:sz w:val="20"/>
                <w:szCs w:val="20"/>
              </w:rPr>
            </w:pPr>
          </w:p>
        </w:tc>
      </w:tr>
      <w:tr w:rsidR="00EE517F" w14:paraId="7222BFC9" w14:textId="77777777" w:rsidTr="00EE517F">
        <w:trPr>
          <w:trHeight w:val="255"/>
          <w:ins w:id="3182"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50AE72B6" w14:textId="77777777" w:rsidR="00EE517F" w:rsidRDefault="00EE517F">
            <w:pPr>
              <w:rPr>
                <w:ins w:id="3183"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4F738C34" w14:textId="77777777" w:rsidR="00EE517F" w:rsidRDefault="00EE517F">
            <w:pPr>
              <w:rPr>
                <w:ins w:id="3184"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1ED689CC" w14:textId="77777777" w:rsidR="00EE517F" w:rsidRDefault="00EE517F">
            <w:pPr>
              <w:rPr>
                <w:ins w:id="3185" w:author="FARIDA" w:date="2024-12-27T10:50:00Z"/>
                <w:rFonts w:ascii="Cambria" w:hAnsi="Cambria" w:cs="Calibri"/>
                <w:color w:val="000000"/>
                <w:sz w:val="20"/>
                <w:szCs w:val="20"/>
              </w:rPr>
            </w:pPr>
            <w:ins w:id="3186" w:author="FARIDA" w:date="2024-12-27T10:50:00Z">
              <w:r>
                <w:rPr>
                  <w:rFonts w:ascii="Cambria" w:hAnsi="Cambria" w:cs="Calibri"/>
                  <w:color w:val="000000"/>
                  <w:sz w:val="20"/>
                  <w:szCs w:val="20"/>
                </w:rPr>
                <w:t>Bilirubin</w:t>
              </w:r>
            </w:ins>
          </w:p>
        </w:tc>
        <w:tc>
          <w:tcPr>
            <w:tcW w:w="1196" w:type="dxa"/>
            <w:tcBorders>
              <w:top w:val="nil"/>
              <w:left w:val="nil"/>
              <w:bottom w:val="single" w:sz="4" w:space="0" w:color="auto"/>
              <w:right w:val="single" w:sz="4" w:space="0" w:color="auto"/>
            </w:tcBorders>
            <w:shd w:val="clear" w:color="auto" w:fill="auto"/>
            <w:noWrap/>
            <w:vAlign w:val="bottom"/>
            <w:hideMark/>
          </w:tcPr>
          <w:p w14:paraId="277127F5" w14:textId="77777777" w:rsidR="00EE517F" w:rsidRDefault="00EE517F">
            <w:pPr>
              <w:jc w:val="center"/>
              <w:rPr>
                <w:ins w:id="3187" w:author="FARIDA" w:date="2024-12-27T10:50:00Z"/>
                <w:rFonts w:ascii="Cambria" w:hAnsi="Cambria" w:cs="Calibri"/>
                <w:color w:val="000000"/>
                <w:sz w:val="20"/>
                <w:szCs w:val="20"/>
              </w:rPr>
            </w:pPr>
            <w:ins w:id="3188" w:author="FARIDA" w:date="2024-12-27T10:50:00Z">
              <w:r>
                <w:rPr>
                  <w:rFonts w:ascii="Cambria" w:hAnsi="Cambria" w:cs="Calibri"/>
                  <w:color w:val="000000"/>
                  <w:sz w:val="20"/>
                  <w:szCs w:val="20"/>
                </w:rPr>
                <w:t>Rp68.500</w:t>
              </w:r>
            </w:ins>
          </w:p>
        </w:tc>
        <w:tc>
          <w:tcPr>
            <w:tcW w:w="1483" w:type="dxa"/>
            <w:vMerge/>
            <w:tcBorders>
              <w:top w:val="nil"/>
              <w:left w:val="single" w:sz="4" w:space="0" w:color="auto"/>
              <w:bottom w:val="single" w:sz="4" w:space="0" w:color="000000"/>
              <w:right w:val="single" w:sz="4" w:space="0" w:color="auto"/>
            </w:tcBorders>
            <w:vAlign w:val="center"/>
            <w:hideMark/>
          </w:tcPr>
          <w:p w14:paraId="3B16BB78" w14:textId="77777777" w:rsidR="00EE517F" w:rsidRDefault="00EE517F">
            <w:pPr>
              <w:rPr>
                <w:ins w:id="3189" w:author="FARIDA" w:date="2024-12-27T10:50:00Z"/>
                <w:rFonts w:ascii="Cambria" w:hAnsi="Cambria" w:cs="Calibri"/>
                <w:b/>
                <w:bCs/>
                <w:color w:val="000000"/>
                <w:sz w:val="20"/>
                <w:szCs w:val="20"/>
              </w:rPr>
            </w:pPr>
          </w:p>
        </w:tc>
      </w:tr>
      <w:tr w:rsidR="00EE517F" w14:paraId="4376DD82" w14:textId="77777777" w:rsidTr="00EE517F">
        <w:trPr>
          <w:trHeight w:val="255"/>
          <w:ins w:id="3190"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3A247004" w14:textId="77777777" w:rsidR="00EE517F" w:rsidRDefault="00EE517F">
            <w:pPr>
              <w:rPr>
                <w:ins w:id="3191"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22EA15CF" w14:textId="77777777" w:rsidR="00EE517F" w:rsidRDefault="00EE517F">
            <w:pPr>
              <w:rPr>
                <w:ins w:id="3192"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09535D33" w14:textId="77777777" w:rsidR="00EE517F" w:rsidRDefault="00EE517F">
            <w:pPr>
              <w:rPr>
                <w:ins w:id="3193" w:author="FARIDA" w:date="2024-12-27T10:50:00Z"/>
                <w:rFonts w:ascii="Cambria" w:hAnsi="Cambria" w:cs="Calibri"/>
                <w:color w:val="000000"/>
                <w:sz w:val="20"/>
                <w:szCs w:val="20"/>
              </w:rPr>
            </w:pPr>
            <w:proofErr w:type="spellStart"/>
            <w:ins w:id="3194" w:author="FARIDA" w:date="2024-12-27T10:50:00Z">
              <w:r>
                <w:rPr>
                  <w:rFonts w:ascii="Cambria" w:hAnsi="Cambria" w:cs="Calibri"/>
                  <w:color w:val="000000"/>
                  <w:sz w:val="20"/>
                  <w:szCs w:val="20"/>
                </w:rPr>
                <w:t>HBSAg</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5E2B2D71" w14:textId="77777777" w:rsidR="00EE517F" w:rsidRDefault="00EE517F">
            <w:pPr>
              <w:jc w:val="center"/>
              <w:rPr>
                <w:ins w:id="3195" w:author="FARIDA" w:date="2024-12-27T10:50:00Z"/>
                <w:rFonts w:ascii="Cambria" w:hAnsi="Cambria" w:cs="Calibri"/>
                <w:color w:val="000000"/>
                <w:sz w:val="20"/>
                <w:szCs w:val="20"/>
              </w:rPr>
            </w:pPr>
            <w:ins w:id="3196" w:author="FARIDA" w:date="2024-12-27T10:50:00Z">
              <w:r>
                <w:rPr>
                  <w:rFonts w:ascii="Cambria" w:hAnsi="Cambria" w:cs="Calibri"/>
                  <w:color w:val="000000"/>
                  <w:sz w:val="20"/>
                  <w:szCs w:val="20"/>
                </w:rPr>
                <w:t>Rp72.875</w:t>
              </w:r>
            </w:ins>
          </w:p>
        </w:tc>
        <w:tc>
          <w:tcPr>
            <w:tcW w:w="1483" w:type="dxa"/>
            <w:vMerge/>
            <w:tcBorders>
              <w:top w:val="nil"/>
              <w:left w:val="single" w:sz="4" w:space="0" w:color="auto"/>
              <w:bottom w:val="single" w:sz="4" w:space="0" w:color="000000"/>
              <w:right w:val="single" w:sz="4" w:space="0" w:color="auto"/>
            </w:tcBorders>
            <w:vAlign w:val="center"/>
            <w:hideMark/>
          </w:tcPr>
          <w:p w14:paraId="397B1F91" w14:textId="77777777" w:rsidR="00EE517F" w:rsidRDefault="00EE517F">
            <w:pPr>
              <w:rPr>
                <w:ins w:id="3197" w:author="FARIDA" w:date="2024-12-27T10:50:00Z"/>
                <w:rFonts w:ascii="Cambria" w:hAnsi="Cambria" w:cs="Calibri"/>
                <w:b/>
                <w:bCs/>
                <w:color w:val="000000"/>
                <w:sz w:val="20"/>
                <w:szCs w:val="20"/>
              </w:rPr>
            </w:pPr>
          </w:p>
        </w:tc>
      </w:tr>
      <w:tr w:rsidR="00EE517F" w14:paraId="6F99607D" w14:textId="77777777" w:rsidTr="00EE517F">
        <w:trPr>
          <w:trHeight w:val="255"/>
          <w:ins w:id="3198"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421CAA47" w14:textId="77777777" w:rsidR="00EE517F" w:rsidRDefault="00EE517F">
            <w:pPr>
              <w:rPr>
                <w:ins w:id="3199"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0BD4EC4" w14:textId="77777777" w:rsidR="00EE517F" w:rsidRDefault="00EE517F">
            <w:pPr>
              <w:rPr>
                <w:ins w:id="3200" w:author="FARIDA" w:date="2024-12-27T10:50:00Z"/>
                <w:rFonts w:ascii="Cambria" w:hAnsi="Cambria" w:cs="Calibri"/>
                <w:color w:val="000000"/>
                <w:sz w:val="20"/>
                <w:szCs w:val="20"/>
              </w:rPr>
            </w:pPr>
            <w:ins w:id="3201" w:author="FARIDA" w:date="2024-12-27T10:50:00Z">
              <w:r>
                <w:rPr>
                  <w:rFonts w:ascii="Cambria" w:hAnsi="Cambria" w:cs="Calibri"/>
                  <w:color w:val="000000"/>
                  <w:sz w:val="20"/>
                  <w:szCs w:val="20"/>
                </w:rPr>
                <w:t>LFT</w:t>
              </w:r>
            </w:ins>
          </w:p>
        </w:tc>
        <w:tc>
          <w:tcPr>
            <w:tcW w:w="1721" w:type="dxa"/>
            <w:tcBorders>
              <w:top w:val="nil"/>
              <w:left w:val="nil"/>
              <w:bottom w:val="single" w:sz="4" w:space="0" w:color="auto"/>
              <w:right w:val="single" w:sz="4" w:space="0" w:color="auto"/>
            </w:tcBorders>
            <w:shd w:val="clear" w:color="auto" w:fill="auto"/>
            <w:noWrap/>
            <w:vAlign w:val="bottom"/>
            <w:hideMark/>
          </w:tcPr>
          <w:p w14:paraId="5983A166" w14:textId="77777777" w:rsidR="00EE517F" w:rsidRDefault="00EE517F">
            <w:pPr>
              <w:rPr>
                <w:ins w:id="3202" w:author="FARIDA" w:date="2024-12-27T10:50:00Z"/>
                <w:rFonts w:ascii="Cambria" w:hAnsi="Cambria" w:cs="Calibri"/>
                <w:color w:val="000000"/>
                <w:sz w:val="20"/>
                <w:szCs w:val="20"/>
              </w:rPr>
            </w:pPr>
            <w:proofErr w:type="spellStart"/>
            <w:ins w:id="3203" w:author="FARIDA" w:date="2024-12-27T10:50:00Z">
              <w:r>
                <w:rPr>
                  <w:rFonts w:ascii="Cambria" w:hAnsi="Cambria" w:cs="Calibri"/>
                  <w:color w:val="000000"/>
                  <w:sz w:val="20"/>
                  <w:szCs w:val="20"/>
                </w:rPr>
                <w:t>Ureum</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29D3AAFC" w14:textId="77777777" w:rsidR="00EE517F" w:rsidRDefault="00EE517F">
            <w:pPr>
              <w:jc w:val="center"/>
              <w:rPr>
                <w:ins w:id="3204" w:author="FARIDA" w:date="2024-12-27T10:50:00Z"/>
                <w:rFonts w:ascii="Cambria" w:hAnsi="Cambria" w:cs="Calibri"/>
                <w:color w:val="000000"/>
                <w:sz w:val="20"/>
                <w:szCs w:val="20"/>
              </w:rPr>
            </w:pPr>
            <w:ins w:id="3205"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385352B9" w14:textId="77777777" w:rsidR="00EE517F" w:rsidRDefault="00EE517F">
            <w:pPr>
              <w:rPr>
                <w:ins w:id="3206" w:author="FARIDA" w:date="2024-12-27T10:50:00Z"/>
                <w:rFonts w:ascii="Cambria" w:hAnsi="Cambria" w:cs="Calibri"/>
                <w:b/>
                <w:bCs/>
                <w:color w:val="000000"/>
                <w:sz w:val="20"/>
                <w:szCs w:val="20"/>
              </w:rPr>
            </w:pPr>
          </w:p>
        </w:tc>
      </w:tr>
      <w:tr w:rsidR="00EE517F" w14:paraId="325D6586" w14:textId="77777777" w:rsidTr="00EE517F">
        <w:trPr>
          <w:trHeight w:val="255"/>
          <w:ins w:id="3207"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6A17A114" w14:textId="77777777" w:rsidR="00EE517F" w:rsidRDefault="00EE517F">
            <w:pPr>
              <w:rPr>
                <w:ins w:id="3208"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278B7E45" w14:textId="77777777" w:rsidR="00EE517F" w:rsidRDefault="00EE517F">
            <w:pPr>
              <w:rPr>
                <w:ins w:id="3209"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2D77D62A" w14:textId="77777777" w:rsidR="00EE517F" w:rsidRDefault="00EE517F">
            <w:pPr>
              <w:rPr>
                <w:ins w:id="3210" w:author="FARIDA" w:date="2024-12-27T10:50:00Z"/>
                <w:rFonts w:ascii="Cambria" w:hAnsi="Cambria" w:cs="Calibri"/>
                <w:color w:val="000000"/>
                <w:sz w:val="20"/>
                <w:szCs w:val="20"/>
              </w:rPr>
            </w:pPr>
            <w:proofErr w:type="spellStart"/>
            <w:ins w:id="3211" w:author="FARIDA" w:date="2024-12-27T10:50:00Z">
              <w:r>
                <w:rPr>
                  <w:rFonts w:ascii="Cambria" w:hAnsi="Cambria" w:cs="Calibri"/>
                  <w:color w:val="000000"/>
                  <w:sz w:val="20"/>
                  <w:szCs w:val="20"/>
                </w:rPr>
                <w:t>Kreatinin</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695FCC77" w14:textId="77777777" w:rsidR="00EE517F" w:rsidRDefault="00EE517F">
            <w:pPr>
              <w:jc w:val="center"/>
              <w:rPr>
                <w:ins w:id="3212" w:author="FARIDA" w:date="2024-12-27T10:50:00Z"/>
                <w:rFonts w:ascii="Cambria" w:hAnsi="Cambria" w:cs="Calibri"/>
                <w:color w:val="000000"/>
                <w:sz w:val="20"/>
                <w:szCs w:val="20"/>
              </w:rPr>
            </w:pPr>
            <w:ins w:id="3213"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1B33EED0" w14:textId="77777777" w:rsidR="00EE517F" w:rsidRDefault="00EE517F">
            <w:pPr>
              <w:rPr>
                <w:ins w:id="3214" w:author="FARIDA" w:date="2024-12-27T10:50:00Z"/>
                <w:rFonts w:ascii="Cambria" w:hAnsi="Cambria" w:cs="Calibri"/>
                <w:b/>
                <w:bCs/>
                <w:color w:val="000000"/>
                <w:sz w:val="20"/>
                <w:szCs w:val="20"/>
              </w:rPr>
            </w:pPr>
          </w:p>
        </w:tc>
      </w:tr>
      <w:tr w:rsidR="00EE517F" w14:paraId="580F9834" w14:textId="77777777" w:rsidTr="00EE517F">
        <w:trPr>
          <w:trHeight w:val="255"/>
          <w:ins w:id="3215"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440C95DA" w14:textId="77777777" w:rsidR="00EE517F" w:rsidRDefault="00EE517F">
            <w:pPr>
              <w:rPr>
                <w:ins w:id="3216"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31DDB3AC" w14:textId="77777777" w:rsidR="00EE517F" w:rsidRDefault="00EE517F">
            <w:pPr>
              <w:rPr>
                <w:ins w:id="3217"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2142A168" w14:textId="77777777" w:rsidR="00EE517F" w:rsidRDefault="00EE517F">
            <w:pPr>
              <w:rPr>
                <w:ins w:id="3218" w:author="FARIDA" w:date="2024-12-27T10:50:00Z"/>
                <w:rFonts w:ascii="Cambria" w:hAnsi="Cambria" w:cs="Calibri"/>
                <w:color w:val="000000"/>
                <w:sz w:val="20"/>
                <w:szCs w:val="20"/>
              </w:rPr>
            </w:pPr>
            <w:proofErr w:type="spellStart"/>
            <w:ins w:id="3219" w:author="FARIDA" w:date="2024-12-27T10:50:00Z">
              <w:r>
                <w:rPr>
                  <w:rFonts w:ascii="Cambria" w:hAnsi="Cambria" w:cs="Calibri"/>
                  <w:color w:val="000000"/>
                  <w:sz w:val="20"/>
                  <w:szCs w:val="20"/>
                </w:rPr>
                <w:t>Asam</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Urat</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1436D70B" w14:textId="77777777" w:rsidR="00EE517F" w:rsidRDefault="00EE517F">
            <w:pPr>
              <w:jc w:val="center"/>
              <w:rPr>
                <w:ins w:id="3220" w:author="FARIDA" w:date="2024-12-27T10:50:00Z"/>
                <w:rFonts w:ascii="Cambria" w:hAnsi="Cambria" w:cs="Calibri"/>
                <w:color w:val="000000"/>
                <w:sz w:val="20"/>
                <w:szCs w:val="20"/>
              </w:rPr>
            </w:pPr>
            <w:ins w:id="3221"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16E486AF" w14:textId="77777777" w:rsidR="00EE517F" w:rsidRDefault="00EE517F">
            <w:pPr>
              <w:rPr>
                <w:ins w:id="3222" w:author="FARIDA" w:date="2024-12-27T10:50:00Z"/>
                <w:rFonts w:ascii="Cambria" w:hAnsi="Cambria" w:cs="Calibri"/>
                <w:b/>
                <w:bCs/>
                <w:color w:val="000000"/>
                <w:sz w:val="20"/>
                <w:szCs w:val="20"/>
              </w:rPr>
            </w:pPr>
          </w:p>
        </w:tc>
      </w:tr>
      <w:tr w:rsidR="00EE517F" w14:paraId="180036A6" w14:textId="77777777" w:rsidTr="00EE517F">
        <w:trPr>
          <w:trHeight w:val="255"/>
          <w:ins w:id="3223"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694ED84F" w14:textId="77777777" w:rsidR="00EE517F" w:rsidRDefault="00EE517F">
            <w:pPr>
              <w:rPr>
                <w:ins w:id="3224"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0CD2B3D" w14:textId="77777777" w:rsidR="00EE517F" w:rsidRDefault="00EE517F">
            <w:pPr>
              <w:rPr>
                <w:ins w:id="3225" w:author="FARIDA" w:date="2024-12-27T10:50:00Z"/>
                <w:rFonts w:ascii="Cambria" w:hAnsi="Cambria" w:cs="Calibri"/>
                <w:color w:val="000000"/>
                <w:sz w:val="20"/>
                <w:szCs w:val="20"/>
              </w:rPr>
            </w:pPr>
            <w:ins w:id="3226" w:author="FARIDA" w:date="2024-12-27T10:50:00Z">
              <w:r>
                <w:rPr>
                  <w:rFonts w:ascii="Cambria" w:hAnsi="Cambria" w:cs="Calibri"/>
                  <w:color w:val="000000"/>
                  <w:sz w:val="20"/>
                  <w:szCs w:val="20"/>
                </w:rPr>
                <w:t>Lemak Darah</w:t>
              </w:r>
            </w:ins>
          </w:p>
        </w:tc>
        <w:tc>
          <w:tcPr>
            <w:tcW w:w="1721" w:type="dxa"/>
            <w:tcBorders>
              <w:top w:val="nil"/>
              <w:left w:val="nil"/>
              <w:bottom w:val="single" w:sz="4" w:space="0" w:color="auto"/>
              <w:right w:val="single" w:sz="4" w:space="0" w:color="auto"/>
            </w:tcBorders>
            <w:shd w:val="clear" w:color="auto" w:fill="auto"/>
            <w:noWrap/>
            <w:vAlign w:val="bottom"/>
            <w:hideMark/>
          </w:tcPr>
          <w:p w14:paraId="2A008327" w14:textId="77777777" w:rsidR="00EE517F" w:rsidRDefault="00EE517F">
            <w:pPr>
              <w:rPr>
                <w:ins w:id="3227" w:author="FARIDA" w:date="2024-12-27T10:50:00Z"/>
                <w:rFonts w:ascii="Cambria" w:hAnsi="Cambria" w:cs="Calibri"/>
                <w:color w:val="000000"/>
                <w:sz w:val="20"/>
                <w:szCs w:val="20"/>
              </w:rPr>
            </w:pPr>
            <w:proofErr w:type="spellStart"/>
            <w:ins w:id="3228" w:author="FARIDA" w:date="2024-12-27T10:50:00Z">
              <w:r>
                <w:rPr>
                  <w:rFonts w:ascii="Cambria" w:hAnsi="Cambria" w:cs="Calibri"/>
                  <w:color w:val="000000"/>
                  <w:sz w:val="20"/>
                  <w:szCs w:val="20"/>
                </w:rPr>
                <w:t>Kolesterol</w:t>
              </w:r>
              <w:proofErr w:type="spellEnd"/>
              <w:r>
                <w:rPr>
                  <w:rFonts w:ascii="Cambria" w:hAnsi="Cambria" w:cs="Calibri"/>
                  <w:color w:val="000000"/>
                  <w:sz w:val="20"/>
                  <w:szCs w:val="20"/>
                </w:rPr>
                <w:t xml:space="preserve"> Total</w:t>
              </w:r>
            </w:ins>
          </w:p>
        </w:tc>
        <w:tc>
          <w:tcPr>
            <w:tcW w:w="1196" w:type="dxa"/>
            <w:tcBorders>
              <w:top w:val="nil"/>
              <w:left w:val="nil"/>
              <w:bottom w:val="single" w:sz="4" w:space="0" w:color="auto"/>
              <w:right w:val="single" w:sz="4" w:space="0" w:color="auto"/>
            </w:tcBorders>
            <w:shd w:val="clear" w:color="auto" w:fill="auto"/>
            <w:noWrap/>
            <w:vAlign w:val="bottom"/>
            <w:hideMark/>
          </w:tcPr>
          <w:p w14:paraId="70B42749" w14:textId="77777777" w:rsidR="00EE517F" w:rsidRDefault="00EE517F">
            <w:pPr>
              <w:jc w:val="center"/>
              <w:rPr>
                <w:ins w:id="3229" w:author="FARIDA" w:date="2024-12-27T10:50:00Z"/>
                <w:rFonts w:ascii="Cambria" w:hAnsi="Cambria" w:cs="Calibri"/>
                <w:color w:val="000000"/>
                <w:sz w:val="20"/>
                <w:szCs w:val="20"/>
              </w:rPr>
            </w:pPr>
            <w:ins w:id="3230"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4A541D98" w14:textId="77777777" w:rsidR="00EE517F" w:rsidRDefault="00EE517F">
            <w:pPr>
              <w:rPr>
                <w:ins w:id="3231" w:author="FARIDA" w:date="2024-12-27T10:50:00Z"/>
                <w:rFonts w:ascii="Cambria" w:hAnsi="Cambria" w:cs="Calibri"/>
                <w:b/>
                <w:bCs/>
                <w:color w:val="000000"/>
                <w:sz w:val="20"/>
                <w:szCs w:val="20"/>
              </w:rPr>
            </w:pPr>
          </w:p>
        </w:tc>
      </w:tr>
      <w:tr w:rsidR="00EE517F" w14:paraId="396F4D88" w14:textId="77777777" w:rsidTr="00EE517F">
        <w:trPr>
          <w:trHeight w:val="255"/>
          <w:ins w:id="3232"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5B3D3D65" w14:textId="77777777" w:rsidR="00EE517F" w:rsidRDefault="00EE517F">
            <w:pPr>
              <w:rPr>
                <w:ins w:id="3233"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57692348" w14:textId="77777777" w:rsidR="00EE517F" w:rsidRDefault="00EE517F">
            <w:pPr>
              <w:rPr>
                <w:ins w:id="3234"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777B67F4" w14:textId="77777777" w:rsidR="00EE517F" w:rsidRDefault="00EE517F">
            <w:pPr>
              <w:rPr>
                <w:ins w:id="3235" w:author="FARIDA" w:date="2024-12-27T10:50:00Z"/>
                <w:rFonts w:ascii="Cambria" w:hAnsi="Cambria" w:cs="Calibri"/>
                <w:color w:val="000000"/>
                <w:sz w:val="20"/>
                <w:szCs w:val="20"/>
              </w:rPr>
            </w:pPr>
            <w:ins w:id="3236" w:author="FARIDA" w:date="2024-12-27T10:50:00Z">
              <w:r>
                <w:rPr>
                  <w:rFonts w:ascii="Cambria" w:hAnsi="Cambria" w:cs="Calibri"/>
                  <w:color w:val="000000"/>
                  <w:sz w:val="20"/>
                  <w:szCs w:val="20"/>
                </w:rPr>
                <w:t>HDL</w:t>
              </w:r>
            </w:ins>
          </w:p>
        </w:tc>
        <w:tc>
          <w:tcPr>
            <w:tcW w:w="1196" w:type="dxa"/>
            <w:tcBorders>
              <w:top w:val="nil"/>
              <w:left w:val="nil"/>
              <w:bottom w:val="single" w:sz="4" w:space="0" w:color="auto"/>
              <w:right w:val="single" w:sz="4" w:space="0" w:color="auto"/>
            </w:tcBorders>
            <w:shd w:val="clear" w:color="auto" w:fill="auto"/>
            <w:noWrap/>
            <w:vAlign w:val="bottom"/>
            <w:hideMark/>
          </w:tcPr>
          <w:p w14:paraId="545003EF" w14:textId="77777777" w:rsidR="00EE517F" w:rsidRDefault="00EE517F">
            <w:pPr>
              <w:jc w:val="center"/>
              <w:rPr>
                <w:ins w:id="3237" w:author="FARIDA" w:date="2024-12-27T10:50:00Z"/>
                <w:rFonts w:ascii="Cambria" w:hAnsi="Cambria" w:cs="Calibri"/>
                <w:color w:val="000000"/>
                <w:sz w:val="20"/>
                <w:szCs w:val="20"/>
              </w:rPr>
            </w:pPr>
            <w:ins w:id="3238" w:author="FARIDA" w:date="2024-12-27T10:50:00Z">
              <w:r>
                <w:rPr>
                  <w:rFonts w:ascii="Cambria" w:hAnsi="Cambria" w:cs="Calibri"/>
                  <w:color w:val="000000"/>
                  <w:sz w:val="20"/>
                  <w:szCs w:val="20"/>
                </w:rPr>
                <w:t>Rp210.000</w:t>
              </w:r>
            </w:ins>
          </w:p>
        </w:tc>
        <w:tc>
          <w:tcPr>
            <w:tcW w:w="1483" w:type="dxa"/>
            <w:vMerge/>
            <w:tcBorders>
              <w:top w:val="nil"/>
              <w:left w:val="single" w:sz="4" w:space="0" w:color="auto"/>
              <w:bottom w:val="single" w:sz="4" w:space="0" w:color="000000"/>
              <w:right w:val="single" w:sz="4" w:space="0" w:color="auto"/>
            </w:tcBorders>
            <w:vAlign w:val="center"/>
            <w:hideMark/>
          </w:tcPr>
          <w:p w14:paraId="1CB3D140" w14:textId="77777777" w:rsidR="00EE517F" w:rsidRDefault="00EE517F">
            <w:pPr>
              <w:rPr>
                <w:ins w:id="3239" w:author="FARIDA" w:date="2024-12-27T10:50:00Z"/>
                <w:rFonts w:ascii="Cambria" w:hAnsi="Cambria" w:cs="Calibri"/>
                <w:b/>
                <w:bCs/>
                <w:color w:val="000000"/>
                <w:sz w:val="20"/>
                <w:szCs w:val="20"/>
              </w:rPr>
            </w:pPr>
          </w:p>
        </w:tc>
      </w:tr>
      <w:tr w:rsidR="00EE517F" w14:paraId="392F065B" w14:textId="77777777" w:rsidTr="00EE517F">
        <w:trPr>
          <w:trHeight w:val="255"/>
          <w:ins w:id="3240"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7DFE269B" w14:textId="77777777" w:rsidR="00EE517F" w:rsidRDefault="00EE517F">
            <w:pPr>
              <w:rPr>
                <w:ins w:id="3241"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1A1BFE19" w14:textId="77777777" w:rsidR="00EE517F" w:rsidRDefault="00EE517F">
            <w:pPr>
              <w:rPr>
                <w:ins w:id="3242"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3EEFCD3D" w14:textId="77777777" w:rsidR="00EE517F" w:rsidRDefault="00EE517F">
            <w:pPr>
              <w:rPr>
                <w:ins w:id="3243" w:author="FARIDA" w:date="2024-12-27T10:50:00Z"/>
                <w:rFonts w:ascii="Cambria" w:hAnsi="Cambria" w:cs="Calibri"/>
                <w:color w:val="000000"/>
                <w:sz w:val="20"/>
                <w:szCs w:val="20"/>
              </w:rPr>
            </w:pPr>
            <w:ins w:id="3244" w:author="FARIDA" w:date="2024-12-27T10:50:00Z">
              <w:r>
                <w:rPr>
                  <w:rFonts w:ascii="Cambria" w:hAnsi="Cambria" w:cs="Calibri"/>
                  <w:color w:val="000000"/>
                  <w:sz w:val="20"/>
                  <w:szCs w:val="20"/>
                </w:rPr>
                <w:t>LDL</w:t>
              </w:r>
            </w:ins>
          </w:p>
        </w:tc>
        <w:tc>
          <w:tcPr>
            <w:tcW w:w="1196" w:type="dxa"/>
            <w:tcBorders>
              <w:top w:val="nil"/>
              <w:left w:val="nil"/>
              <w:bottom w:val="single" w:sz="4" w:space="0" w:color="auto"/>
              <w:right w:val="single" w:sz="4" w:space="0" w:color="auto"/>
            </w:tcBorders>
            <w:shd w:val="clear" w:color="auto" w:fill="auto"/>
            <w:noWrap/>
            <w:vAlign w:val="bottom"/>
            <w:hideMark/>
          </w:tcPr>
          <w:p w14:paraId="10A173EE" w14:textId="77777777" w:rsidR="00EE517F" w:rsidRDefault="00EE517F">
            <w:pPr>
              <w:jc w:val="center"/>
              <w:rPr>
                <w:ins w:id="3245" w:author="FARIDA" w:date="2024-12-27T10:50:00Z"/>
                <w:rFonts w:ascii="Cambria" w:hAnsi="Cambria" w:cs="Calibri"/>
                <w:color w:val="000000"/>
                <w:sz w:val="20"/>
                <w:szCs w:val="20"/>
              </w:rPr>
            </w:pPr>
            <w:ins w:id="3246" w:author="FARIDA" w:date="2024-12-27T10:50:00Z">
              <w:r>
                <w:rPr>
                  <w:rFonts w:ascii="Cambria" w:hAnsi="Cambria" w:cs="Calibri"/>
                  <w:color w:val="000000"/>
                  <w:sz w:val="20"/>
                  <w:szCs w:val="20"/>
                </w:rPr>
                <w:t>Rp75.000</w:t>
              </w:r>
            </w:ins>
          </w:p>
        </w:tc>
        <w:tc>
          <w:tcPr>
            <w:tcW w:w="1483" w:type="dxa"/>
            <w:vMerge/>
            <w:tcBorders>
              <w:top w:val="nil"/>
              <w:left w:val="single" w:sz="4" w:space="0" w:color="auto"/>
              <w:bottom w:val="single" w:sz="4" w:space="0" w:color="000000"/>
              <w:right w:val="single" w:sz="4" w:space="0" w:color="auto"/>
            </w:tcBorders>
            <w:vAlign w:val="center"/>
            <w:hideMark/>
          </w:tcPr>
          <w:p w14:paraId="1CE931FA" w14:textId="77777777" w:rsidR="00EE517F" w:rsidRDefault="00EE517F">
            <w:pPr>
              <w:rPr>
                <w:ins w:id="3247" w:author="FARIDA" w:date="2024-12-27T10:50:00Z"/>
                <w:rFonts w:ascii="Cambria" w:hAnsi="Cambria" w:cs="Calibri"/>
                <w:b/>
                <w:bCs/>
                <w:color w:val="000000"/>
                <w:sz w:val="20"/>
                <w:szCs w:val="20"/>
              </w:rPr>
            </w:pPr>
          </w:p>
        </w:tc>
      </w:tr>
      <w:tr w:rsidR="00EE517F" w14:paraId="0664379C" w14:textId="77777777" w:rsidTr="00EE517F">
        <w:trPr>
          <w:trHeight w:val="255"/>
          <w:ins w:id="3248"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5C13B649" w14:textId="77777777" w:rsidR="00EE517F" w:rsidRDefault="00EE517F">
            <w:pPr>
              <w:rPr>
                <w:ins w:id="3249"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7B44F791" w14:textId="77777777" w:rsidR="00EE517F" w:rsidRDefault="00EE517F">
            <w:pPr>
              <w:rPr>
                <w:ins w:id="3250"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1FDA68D8" w14:textId="77777777" w:rsidR="00EE517F" w:rsidRDefault="00EE517F">
            <w:pPr>
              <w:rPr>
                <w:ins w:id="3251" w:author="FARIDA" w:date="2024-12-27T10:50:00Z"/>
                <w:rFonts w:ascii="Cambria" w:hAnsi="Cambria" w:cs="Calibri"/>
                <w:color w:val="000000"/>
                <w:sz w:val="20"/>
                <w:szCs w:val="20"/>
              </w:rPr>
            </w:pPr>
            <w:proofErr w:type="spellStart"/>
            <w:ins w:id="3252" w:author="FARIDA" w:date="2024-12-27T10:50:00Z">
              <w:r>
                <w:rPr>
                  <w:rFonts w:ascii="Cambria" w:hAnsi="Cambria" w:cs="Calibri"/>
                  <w:color w:val="000000"/>
                  <w:sz w:val="20"/>
                  <w:szCs w:val="20"/>
                </w:rPr>
                <w:t>Trigliserida</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18F4E0FE" w14:textId="77777777" w:rsidR="00EE517F" w:rsidRDefault="00EE517F">
            <w:pPr>
              <w:jc w:val="center"/>
              <w:rPr>
                <w:ins w:id="3253" w:author="FARIDA" w:date="2024-12-27T10:50:00Z"/>
                <w:rFonts w:ascii="Cambria" w:hAnsi="Cambria" w:cs="Calibri"/>
                <w:color w:val="000000"/>
                <w:sz w:val="20"/>
                <w:szCs w:val="20"/>
              </w:rPr>
            </w:pPr>
            <w:ins w:id="3254" w:author="FARIDA" w:date="2024-12-27T10:50:00Z">
              <w:r>
                <w:rPr>
                  <w:rFonts w:ascii="Cambria" w:hAnsi="Cambria" w:cs="Calibri"/>
                  <w:color w:val="000000"/>
                  <w:sz w:val="20"/>
                  <w:szCs w:val="20"/>
                </w:rPr>
                <w:t>Rp44.000</w:t>
              </w:r>
            </w:ins>
          </w:p>
        </w:tc>
        <w:tc>
          <w:tcPr>
            <w:tcW w:w="1483" w:type="dxa"/>
            <w:vMerge/>
            <w:tcBorders>
              <w:top w:val="nil"/>
              <w:left w:val="single" w:sz="4" w:space="0" w:color="auto"/>
              <w:bottom w:val="single" w:sz="4" w:space="0" w:color="000000"/>
              <w:right w:val="single" w:sz="4" w:space="0" w:color="auto"/>
            </w:tcBorders>
            <w:vAlign w:val="center"/>
            <w:hideMark/>
          </w:tcPr>
          <w:p w14:paraId="05681E6F" w14:textId="77777777" w:rsidR="00EE517F" w:rsidRDefault="00EE517F">
            <w:pPr>
              <w:rPr>
                <w:ins w:id="3255" w:author="FARIDA" w:date="2024-12-27T10:50:00Z"/>
                <w:rFonts w:ascii="Cambria" w:hAnsi="Cambria" w:cs="Calibri"/>
                <w:b/>
                <w:bCs/>
                <w:color w:val="000000"/>
                <w:sz w:val="20"/>
                <w:szCs w:val="20"/>
              </w:rPr>
            </w:pPr>
          </w:p>
        </w:tc>
      </w:tr>
      <w:tr w:rsidR="00EE517F" w14:paraId="3D2D467D" w14:textId="77777777" w:rsidTr="00EE517F">
        <w:trPr>
          <w:trHeight w:val="255"/>
          <w:ins w:id="3256"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4DB60063" w14:textId="77777777" w:rsidR="00EE517F" w:rsidRDefault="00EE517F">
            <w:pPr>
              <w:rPr>
                <w:ins w:id="3257"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A39AFF4" w14:textId="77777777" w:rsidR="00EE517F" w:rsidRDefault="00EE517F">
            <w:pPr>
              <w:rPr>
                <w:ins w:id="3258" w:author="FARIDA" w:date="2024-12-27T10:50:00Z"/>
                <w:rFonts w:ascii="Cambria" w:hAnsi="Cambria" w:cs="Calibri"/>
                <w:color w:val="000000"/>
                <w:sz w:val="20"/>
                <w:szCs w:val="20"/>
              </w:rPr>
            </w:pPr>
            <w:ins w:id="3259" w:author="FARIDA" w:date="2024-12-27T10:50:00Z">
              <w:r>
                <w:rPr>
                  <w:rFonts w:ascii="Cambria" w:hAnsi="Cambria" w:cs="Calibri"/>
                  <w:color w:val="000000"/>
                  <w:sz w:val="20"/>
                  <w:szCs w:val="20"/>
                </w:rPr>
                <w:t>Gula Darah</w:t>
              </w:r>
            </w:ins>
          </w:p>
        </w:tc>
        <w:tc>
          <w:tcPr>
            <w:tcW w:w="1721" w:type="dxa"/>
            <w:tcBorders>
              <w:top w:val="nil"/>
              <w:left w:val="nil"/>
              <w:bottom w:val="single" w:sz="4" w:space="0" w:color="auto"/>
              <w:right w:val="single" w:sz="4" w:space="0" w:color="auto"/>
            </w:tcBorders>
            <w:shd w:val="clear" w:color="auto" w:fill="auto"/>
            <w:noWrap/>
            <w:vAlign w:val="bottom"/>
            <w:hideMark/>
          </w:tcPr>
          <w:p w14:paraId="7220033F" w14:textId="77777777" w:rsidR="00EE517F" w:rsidRDefault="00EE517F">
            <w:pPr>
              <w:rPr>
                <w:ins w:id="3260" w:author="FARIDA" w:date="2024-12-27T10:50:00Z"/>
                <w:rFonts w:ascii="Cambria" w:hAnsi="Cambria" w:cs="Calibri"/>
                <w:color w:val="000000"/>
                <w:sz w:val="20"/>
                <w:szCs w:val="20"/>
              </w:rPr>
            </w:pPr>
            <w:ins w:id="3261" w:author="FARIDA" w:date="2024-12-27T10:50:00Z">
              <w:r>
                <w:rPr>
                  <w:rFonts w:ascii="Cambria" w:hAnsi="Cambria" w:cs="Calibri"/>
                  <w:color w:val="000000"/>
                  <w:sz w:val="20"/>
                  <w:szCs w:val="20"/>
                </w:rPr>
                <w:t>GDP</w:t>
              </w:r>
            </w:ins>
          </w:p>
        </w:tc>
        <w:tc>
          <w:tcPr>
            <w:tcW w:w="1196" w:type="dxa"/>
            <w:tcBorders>
              <w:top w:val="nil"/>
              <w:left w:val="nil"/>
              <w:bottom w:val="single" w:sz="4" w:space="0" w:color="auto"/>
              <w:right w:val="single" w:sz="4" w:space="0" w:color="auto"/>
            </w:tcBorders>
            <w:shd w:val="clear" w:color="auto" w:fill="auto"/>
            <w:noWrap/>
            <w:vAlign w:val="bottom"/>
            <w:hideMark/>
          </w:tcPr>
          <w:p w14:paraId="51297F66" w14:textId="77777777" w:rsidR="00EE517F" w:rsidRDefault="00EE517F">
            <w:pPr>
              <w:jc w:val="center"/>
              <w:rPr>
                <w:ins w:id="3262" w:author="FARIDA" w:date="2024-12-27T10:50:00Z"/>
                <w:rFonts w:ascii="Cambria" w:hAnsi="Cambria" w:cs="Calibri"/>
                <w:color w:val="000000"/>
                <w:sz w:val="20"/>
                <w:szCs w:val="20"/>
              </w:rPr>
            </w:pPr>
            <w:ins w:id="3263"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40093B1B" w14:textId="77777777" w:rsidR="00EE517F" w:rsidRDefault="00EE517F">
            <w:pPr>
              <w:rPr>
                <w:ins w:id="3264" w:author="FARIDA" w:date="2024-12-27T10:50:00Z"/>
                <w:rFonts w:ascii="Cambria" w:hAnsi="Cambria" w:cs="Calibri"/>
                <w:b/>
                <w:bCs/>
                <w:color w:val="000000"/>
                <w:sz w:val="20"/>
                <w:szCs w:val="20"/>
              </w:rPr>
            </w:pPr>
          </w:p>
        </w:tc>
      </w:tr>
      <w:tr w:rsidR="00EE517F" w14:paraId="5DF34F43" w14:textId="77777777" w:rsidTr="00EE517F">
        <w:trPr>
          <w:trHeight w:val="255"/>
          <w:ins w:id="3265"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0CF5EE6C" w14:textId="77777777" w:rsidR="00EE517F" w:rsidRDefault="00EE517F">
            <w:pPr>
              <w:rPr>
                <w:ins w:id="3266"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51C863E0" w14:textId="77777777" w:rsidR="00EE517F" w:rsidRDefault="00EE517F">
            <w:pPr>
              <w:rPr>
                <w:ins w:id="3267"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0FAC5C86" w14:textId="77777777" w:rsidR="00EE517F" w:rsidRDefault="00EE517F">
            <w:pPr>
              <w:rPr>
                <w:ins w:id="3268" w:author="FARIDA" w:date="2024-12-27T10:50:00Z"/>
                <w:rFonts w:ascii="Cambria" w:hAnsi="Cambria" w:cs="Calibri"/>
                <w:color w:val="000000"/>
                <w:sz w:val="20"/>
                <w:szCs w:val="20"/>
              </w:rPr>
            </w:pPr>
            <w:ins w:id="3269" w:author="FARIDA" w:date="2024-12-27T10:50:00Z">
              <w:r>
                <w:rPr>
                  <w:rFonts w:ascii="Cambria" w:hAnsi="Cambria" w:cs="Calibri"/>
                  <w:color w:val="000000"/>
                  <w:sz w:val="20"/>
                  <w:szCs w:val="20"/>
                </w:rPr>
                <w:t>HBA1C</w:t>
              </w:r>
            </w:ins>
          </w:p>
        </w:tc>
        <w:tc>
          <w:tcPr>
            <w:tcW w:w="1196" w:type="dxa"/>
            <w:tcBorders>
              <w:top w:val="nil"/>
              <w:left w:val="nil"/>
              <w:bottom w:val="single" w:sz="4" w:space="0" w:color="auto"/>
              <w:right w:val="single" w:sz="4" w:space="0" w:color="auto"/>
            </w:tcBorders>
            <w:shd w:val="clear" w:color="auto" w:fill="auto"/>
            <w:noWrap/>
            <w:vAlign w:val="bottom"/>
            <w:hideMark/>
          </w:tcPr>
          <w:p w14:paraId="6266337B" w14:textId="77777777" w:rsidR="00EE517F" w:rsidRDefault="00EE517F">
            <w:pPr>
              <w:jc w:val="center"/>
              <w:rPr>
                <w:ins w:id="3270" w:author="FARIDA" w:date="2024-12-27T10:50:00Z"/>
                <w:rFonts w:ascii="Cambria" w:hAnsi="Cambria" w:cs="Calibri"/>
                <w:color w:val="000000"/>
                <w:sz w:val="20"/>
                <w:szCs w:val="20"/>
              </w:rPr>
            </w:pPr>
            <w:ins w:id="3271" w:author="FARIDA" w:date="2024-12-27T10:50:00Z">
              <w:r>
                <w:rPr>
                  <w:rFonts w:ascii="Cambria" w:hAnsi="Cambria" w:cs="Calibri"/>
                  <w:color w:val="000000"/>
                  <w:sz w:val="20"/>
                  <w:szCs w:val="20"/>
                </w:rPr>
                <w:t>Rp231.250</w:t>
              </w:r>
            </w:ins>
          </w:p>
        </w:tc>
        <w:tc>
          <w:tcPr>
            <w:tcW w:w="1483" w:type="dxa"/>
            <w:vMerge/>
            <w:tcBorders>
              <w:top w:val="nil"/>
              <w:left w:val="single" w:sz="4" w:space="0" w:color="auto"/>
              <w:bottom w:val="single" w:sz="4" w:space="0" w:color="000000"/>
              <w:right w:val="single" w:sz="4" w:space="0" w:color="auto"/>
            </w:tcBorders>
            <w:vAlign w:val="center"/>
            <w:hideMark/>
          </w:tcPr>
          <w:p w14:paraId="05D1D55F" w14:textId="77777777" w:rsidR="00EE517F" w:rsidRDefault="00EE517F">
            <w:pPr>
              <w:rPr>
                <w:ins w:id="3272" w:author="FARIDA" w:date="2024-12-27T10:50:00Z"/>
                <w:rFonts w:ascii="Cambria" w:hAnsi="Cambria" w:cs="Calibri"/>
                <w:b/>
                <w:bCs/>
                <w:color w:val="000000"/>
                <w:sz w:val="20"/>
                <w:szCs w:val="20"/>
              </w:rPr>
            </w:pPr>
          </w:p>
        </w:tc>
      </w:tr>
      <w:tr w:rsidR="00EE517F" w14:paraId="2AF73D7A" w14:textId="77777777" w:rsidTr="00EE517F">
        <w:trPr>
          <w:trHeight w:val="255"/>
          <w:ins w:id="3273"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5A34AE8E" w14:textId="77777777" w:rsidR="00EE517F" w:rsidRDefault="00EE517F">
            <w:pPr>
              <w:rPr>
                <w:ins w:id="3274"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32196909" w14:textId="77777777" w:rsidR="00EE517F" w:rsidRDefault="00EE517F">
            <w:pPr>
              <w:rPr>
                <w:ins w:id="3275" w:author="FARIDA" w:date="2024-12-27T10:50:00Z"/>
                <w:rFonts w:ascii="Cambria" w:hAnsi="Cambria" w:cs="Calibri"/>
                <w:color w:val="000000"/>
                <w:sz w:val="20"/>
                <w:szCs w:val="20"/>
              </w:rPr>
            </w:pPr>
            <w:ins w:id="3276" w:author="FARIDA" w:date="2024-12-27T10:50:00Z">
              <w:r>
                <w:rPr>
                  <w:rFonts w:ascii="Cambria" w:hAnsi="Cambria" w:cs="Calibri"/>
                  <w:color w:val="000000"/>
                  <w:sz w:val="20"/>
                  <w:szCs w:val="20"/>
                </w:rPr>
                <w:t>HIV</w:t>
              </w:r>
            </w:ins>
          </w:p>
        </w:tc>
        <w:tc>
          <w:tcPr>
            <w:tcW w:w="1721" w:type="dxa"/>
            <w:tcBorders>
              <w:top w:val="nil"/>
              <w:left w:val="nil"/>
              <w:bottom w:val="single" w:sz="4" w:space="0" w:color="auto"/>
              <w:right w:val="single" w:sz="4" w:space="0" w:color="auto"/>
            </w:tcBorders>
            <w:shd w:val="clear" w:color="auto" w:fill="auto"/>
            <w:noWrap/>
            <w:vAlign w:val="bottom"/>
            <w:hideMark/>
          </w:tcPr>
          <w:p w14:paraId="13DF43E2" w14:textId="77777777" w:rsidR="00EE517F" w:rsidRDefault="00EE517F">
            <w:pPr>
              <w:rPr>
                <w:ins w:id="3277" w:author="FARIDA" w:date="2024-12-27T10:50:00Z"/>
                <w:rFonts w:ascii="Cambria" w:hAnsi="Cambria" w:cs="Calibri"/>
                <w:color w:val="000000"/>
                <w:sz w:val="20"/>
                <w:szCs w:val="20"/>
              </w:rPr>
            </w:pPr>
            <w:ins w:id="3278"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773BDEC2" w14:textId="77777777" w:rsidR="00EE517F" w:rsidRDefault="00EE517F">
            <w:pPr>
              <w:jc w:val="center"/>
              <w:rPr>
                <w:ins w:id="3279" w:author="FARIDA" w:date="2024-12-27T10:50:00Z"/>
                <w:rFonts w:ascii="Cambria" w:hAnsi="Cambria" w:cs="Calibri"/>
                <w:color w:val="000000"/>
                <w:sz w:val="20"/>
                <w:szCs w:val="20"/>
              </w:rPr>
            </w:pPr>
            <w:ins w:id="3280" w:author="FARIDA" w:date="2024-12-27T10:50:00Z">
              <w:r>
                <w:rPr>
                  <w:rFonts w:ascii="Cambria" w:hAnsi="Cambria" w:cs="Calibri"/>
                  <w:color w:val="000000"/>
                  <w:sz w:val="20"/>
                  <w:szCs w:val="20"/>
                </w:rPr>
                <w:t>Rp75.000</w:t>
              </w:r>
            </w:ins>
          </w:p>
        </w:tc>
        <w:tc>
          <w:tcPr>
            <w:tcW w:w="1483" w:type="dxa"/>
            <w:vMerge/>
            <w:tcBorders>
              <w:top w:val="nil"/>
              <w:left w:val="single" w:sz="4" w:space="0" w:color="auto"/>
              <w:bottom w:val="single" w:sz="4" w:space="0" w:color="000000"/>
              <w:right w:val="single" w:sz="4" w:space="0" w:color="auto"/>
            </w:tcBorders>
            <w:vAlign w:val="center"/>
            <w:hideMark/>
          </w:tcPr>
          <w:p w14:paraId="4EDDB861" w14:textId="77777777" w:rsidR="00EE517F" w:rsidRDefault="00EE517F">
            <w:pPr>
              <w:rPr>
                <w:ins w:id="3281" w:author="FARIDA" w:date="2024-12-27T10:50:00Z"/>
                <w:rFonts w:ascii="Cambria" w:hAnsi="Cambria" w:cs="Calibri"/>
                <w:b/>
                <w:bCs/>
                <w:color w:val="000000"/>
                <w:sz w:val="20"/>
                <w:szCs w:val="20"/>
              </w:rPr>
            </w:pPr>
          </w:p>
        </w:tc>
      </w:tr>
      <w:tr w:rsidR="00EE517F" w14:paraId="41F41224" w14:textId="77777777" w:rsidTr="00EE517F">
        <w:trPr>
          <w:trHeight w:val="255"/>
          <w:ins w:id="3282"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69FE3BCC" w14:textId="77777777" w:rsidR="00EE517F" w:rsidRDefault="00EE517F">
            <w:pPr>
              <w:rPr>
                <w:ins w:id="3283"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5948F014" w14:textId="77777777" w:rsidR="00EE517F" w:rsidRDefault="00EE517F">
            <w:pPr>
              <w:rPr>
                <w:ins w:id="3284" w:author="FARIDA" w:date="2024-12-27T10:50:00Z"/>
                <w:rFonts w:ascii="Cambria" w:hAnsi="Cambria" w:cs="Calibri"/>
                <w:color w:val="000000"/>
                <w:sz w:val="20"/>
                <w:szCs w:val="20"/>
              </w:rPr>
            </w:pPr>
            <w:ins w:id="3285" w:author="FARIDA" w:date="2024-12-27T10:50:00Z">
              <w:r>
                <w:rPr>
                  <w:rFonts w:ascii="Cambria" w:hAnsi="Cambria" w:cs="Calibri"/>
                  <w:color w:val="000000"/>
                  <w:sz w:val="20"/>
                  <w:szCs w:val="20"/>
                </w:rPr>
                <w:t>AFP (Alpha Fetoprotein)</w:t>
              </w:r>
            </w:ins>
          </w:p>
        </w:tc>
        <w:tc>
          <w:tcPr>
            <w:tcW w:w="1721" w:type="dxa"/>
            <w:tcBorders>
              <w:top w:val="nil"/>
              <w:left w:val="nil"/>
              <w:bottom w:val="single" w:sz="4" w:space="0" w:color="auto"/>
              <w:right w:val="single" w:sz="4" w:space="0" w:color="auto"/>
            </w:tcBorders>
            <w:shd w:val="clear" w:color="auto" w:fill="auto"/>
            <w:noWrap/>
            <w:vAlign w:val="bottom"/>
            <w:hideMark/>
          </w:tcPr>
          <w:p w14:paraId="5E2F097A" w14:textId="77777777" w:rsidR="00EE517F" w:rsidRDefault="00EE517F">
            <w:pPr>
              <w:rPr>
                <w:ins w:id="3286" w:author="FARIDA" w:date="2024-12-27T10:50:00Z"/>
                <w:rFonts w:ascii="Cambria" w:hAnsi="Cambria" w:cs="Calibri"/>
                <w:color w:val="000000"/>
                <w:sz w:val="20"/>
                <w:szCs w:val="20"/>
              </w:rPr>
            </w:pPr>
            <w:ins w:id="3287"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4D8B81D5" w14:textId="77777777" w:rsidR="00EE517F" w:rsidRDefault="00EE517F">
            <w:pPr>
              <w:jc w:val="center"/>
              <w:rPr>
                <w:ins w:id="3288" w:author="FARIDA" w:date="2024-12-27T10:50:00Z"/>
                <w:rFonts w:ascii="Cambria" w:hAnsi="Cambria" w:cs="Calibri"/>
                <w:color w:val="000000"/>
                <w:sz w:val="20"/>
                <w:szCs w:val="20"/>
              </w:rPr>
            </w:pPr>
            <w:ins w:id="3289" w:author="FARIDA" w:date="2024-12-27T10:50:00Z">
              <w:r>
                <w:rPr>
                  <w:rFonts w:ascii="Cambria" w:hAnsi="Cambria" w:cs="Calibri"/>
                  <w:color w:val="000000"/>
                  <w:sz w:val="20"/>
                  <w:szCs w:val="20"/>
                </w:rPr>
                <w:t>Rp278.300</w:t>
              </w:r>
            </w:ins>
          </w:p>
        </w:tc>
        <w:tc>
          <w:tcPr>
            <w:tcW w:w="1483" w:type="dxa"/>
            <w:vMerge/>
            <w:tcBorders>
              <w:top w:val="nil"/>
              <w:left w:val="single" w:sz="4" w:space="0" w:color="auto"/>
              <w:bottom w:val="single" w:sz="4" w:space="0" w:color="000000"/>
              <w:right w:val="single" w:sz="4" w:space="0" w:color="auto"/>
            </w:tcBorders>
            <w:vAlign w:val="center"/>
            <w:hideMark/>
          </w:tcPr>
          <w:p w14:paraId="7C00B386" w14:textId="77777777" w:rsidR="00EE517F" w:rsidRDefault="00EE517F">
            <w:pPr>
              <w:rPr>
                <w:ins w:id="3290" w:author="FARIDA" w:date="2024-12-27T10:50:00Z"/>
                <w:rFonts w:ascii="Cambria" w:hAnsi="Cambria" w:cs="Calibri"/>
                <w:b/>
                <w:bCs/>
                <w:color w:val="000000"/>
                <w:sz w:val="20"/>
                <w:szCs w:val="20"/>
              </w:rPr>
            </w:pPr>
          </w:p>
        </w:tc>
      </w:tr>
      <w:tr w:rsidR="00EE517F" w14:paraId="4F981038" w14:textId="77777777" w:rsidTr="00EE517F">
        <w:trPr>
          <w:trHeight w:val="255"/>
          <w:ins w:id="3291" w:author="FARIDA" w:date="2024-12-27T10:50:00Z"/>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4B68CFA9" w14:textId="77777777" w:rsidR="00EE517F" w:rsidRDefault="00EE517F">
            <w:pPr>
              <w:rPr>
                <w:ins w:id="3292"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0EF36568" w14:textId="77777777" w:rsidR="00EE517F" w:rsidRDefault="00EE517F">
            <w:pPr>
              <w:rPr>
                <w:ins w:id="3293" w:author="FARIDA" w:date="2024-12-27T10:50:00Z"/>
                <w:rFonts w:ascii="Cambria" w:hAnsi="Cambria" w:cs="Calibri"/>
                <w:color w:val="000000"/>
                <w:sz w:val="20"/>
                <w:szCs w:val="20"/>
              </w:rPr>
            </w:pPr>
            <w:ins w:id="3294" w:author="FARIDA" w:date="2024-12-27T10:50:00Z">
              <w:r>
                <w:rPr>
                  <w:rFonts w:ascii="Cambria" w:hAnsi="Cambria" w:cs="Calibri"/>
                  <w:color w:val="000000"/>
                  <w:sz w:val="20"/>
                  <w:szCs w:val="20"/>
                </w:rPr>
                <w:t>EKG</w:t>
              </w:r>
            </w:ins>
          </w:p>
        </w:tc>
        <w:tc>
          <w:tcPr>
            <w:tcW w:w="1721" w:type="dxa"/>
            <w:tcBorders>
              <w:top w:val="nil"/>
              <w:left w:val="nil"/>
              <w:bottom w:val="single" w:sz="4" w:space="0" w:color="auto"/>
              <w:right w:val="single" w:sz="4" w:space="0" w:color="auto"/>
            </w:tcBorders>
            <w:shd w:val="clear" w:color="auto" w:fill="auto"/>
            <w:noWrap/>
            <w:vAlign w:val="bottom"/>
            <w:hideMark/>
          </w:tcPr>
          <w:p w14:paraId="2A86068C" w14:textId="77777777" w:rsidR="00EE517F" w:rsidRDefault="00EE517F">
            <w:pPr>
              <w:rPr>
                <w:ins w:id="3295" w:author="FARIDA" w:date="2024-12-27T10:50:00Z"/>
                <w:rFonts w:ascii="Cambria" w:hAnsi="Cambria" w:cs="Calibri"/>
                <w:color w:val="000000"/>
                <w:sz w:val="20"/>
                <w:szCs w:val="20"/>
              </w:rPr>
            </w:pPr>
            <w:ins w:id="3296"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72B5F270" w14:textId="77777777" w:rsidR="00EE517F" w:rsidRDefault="00EE517F">
            <w:pPr>
              <w:jc w:val="center"/>
              <w:rPr>
                <w:ins w:id="3297" w:author="FARIDA" w:date="2024-12-27T10:50:00Z"/>
                <w:rFonts w:ascii="Cambria" w:hAnsi="Cambria" w:cs="Calibri"/>
                <w:color w:val="000000"/>
                <w:sz w:val="20"/>
                <w:szCs w:val="20"/>
              </w:rPr>
            </w:pPr>
            <w:ins w:id="3298" w:author="FARIDA" w:date="2024-12-27T10:50:00Z">
              <w:r>
                <w:rPr>
                  <w:rFonts w:ascii="Cambria" w:hAnsi="Cambria" w:cs="Calibri"/>
                  <w:color w:val="000000"/>
                  <w:sz w:val="20"/>
                  <w:szCs w:val="20"/>
                </w:rPr>
                <w:t>Rp56.250</w:t>
              </w:r>
            </w:ins>
          </w:p>
        </w:tc>
        <w:tc>
          <w:tcPr>
            <w:tcW w:w="1483" w:type="dxa"/>
            <w:vMerge/>
            <w:tcBorders>
              <w:top w:val="nil"/>
              <w:left w:val="single" w:sz="4" w:space="0" w:color="auto"/>
              <w:bottom w:val="single" w:sz="4" w:space="0" w:color="000000"/>
              <w:right w:val="single" w:sz="4" w:space="0" w:color="auto"/>
            </w:tcBorders>
            <w:vAlign w:val="center"/>
            <w:hideMark/>
          </w:tcPr>
          <w:p w14:paraId="49229AC3" w14:textId="77777777" w:rsidR="00EE517F" w:rsidRDefault="00EE517F">
            <w:pPr>
              <w:rPr>
                <w:ins w:id="3299" w:author="FARIDA" w:date="2024-12-27T10:50:00Z"/>
                <w:rFonts w:ascii="Cambria" w:hAnsi="Cambria" w:cs="Calibri"/>
                <w:b/>
                <w:bCs/>
                <w:color w:val="000000"/>
                <w:sz w:val="20"/>
                <w:szCs w:val="20"/>
              </w:rPr>
            </w:pPr>
          </w:p>
        </w:tc>
      </w:tr>
      <w:tr w:rsidR="00EE517F" w14:paraId="165A7507" w14:textId="77777777" w:rsidTr="00EE517F">
        <w:trPr>
          <w:trHeight w:val="255"/>
          <w:ins w:id="3300" w:author="FARIDA" w:date="2024-12-27T10:50:00Z"/>
        </w:trPr>
        <w:tc>
          <w:tcPr>
            <w:tcW w:w="57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7B304F8" w14:textId="77777777" w:rsidR="00EE517F" w:rsidRDefault="00EE517F">
            <w:pPr>
              <w:jc w:val="center"/>
              <w:rPr>
                <w:ins w:id="3301" w:author="FARIDA" w:date="2024-12-27T10:50:00Z"/>
                <w:rFonts w:ascii="Cambria" w:hAnsi="Cambria" w:cs="Calibri"/>
                <w:b/>
                <w:bCs/>
                <w:color w:val="000000"/>
                <w:sz w:val="20"/>
                <w:szCs w:val="20"/>
              </w:rPr>
            </w:pPr>
            <w:ins w:id="3302" w:author="FARIDA" w:date="2024-12-27T10:50:00Z">
              <w:r>
                <w:rPr>
                  <w:rFonts w:ascii="Cambria" w:hAnsi="Cambria" w:cs="Calibri"/>
                  <w:b/>
                  <w:bCs/>
                  <w:color w:val="000000"/>
                  <w:sz w:val="20"/>
                  <w:szCs w:val="20"/>
                </w:rPr>
                <w:lastRenderedPageBreak/>
                <w:t>H</w:t>
              </w:r>
            </w:ins>
          </w:p>
        </w:tc>
        <w:tc>
          <w:tcPr>
            <w:tcW w:w="4164" w:type="dxa"/>
            <w:tcBorders>
              <w:top w:val="nil"/>
              <w:left w:val="nil"/>
              <w:bottom w:val="single" w:sz="4" w:space="0" w:color="auto"/>
              <w:right w:val="single" w:sz="4" w:space="0" w:color="auto"/>
            </w:tcBorders>
            <w:shd w:val="clear" w:color="auto" w:fill="auto"/>
            <w:noWrap/>
            <w:vAlign w:val="bottom"/>
            <w:hideMark/>
          </w:tcPr>
          <w:p w14:paraId="49D262A7" w14:textId="77777777" w:rsidR="00EE517F" w:rsidRDefault="00EE517F">
            <w:pPr>
              <w:rPr>
                <w:ins w:id="3303" w:author="FARIDA" w:date="2024-12-27T10:50:00Z"/>
                <w:rFonts w:ascii="Cambria" w:hAnsi="Cambria" w:cs="Calibri"/>
                <w:color w:val="000000"/>
                <w:sz w:val="20"/>
                <w:szCs w:val="20"/>
              </w:rPr>
            </w:pPr>
            <w:ins w:id="3304" w:author="FARIDA" w:date="2024-12-27T10:50:00Z">
              <w:r>
                <w:rPr>
                  <w:rFonts w:ascii="Cambria" w:hAnsi="Cambria" w:cs="Calibri"/>
                  <w:color w:val="000000"/>
                  <w:sz w:val="20"/>
                  <w:szCs w:val="20"/>
                </w:rPr>
                <w:t>LPK (</w:t>
              </w:r>
              <w:proofErr w:type="spellStart"/>
              <w:r>
                <w:rPr>
                  <w:rFonts w:ascii="Cambria" w:hAnsi="Cambria" w:cs="Calibri"/>
                  <w:color w:val="000000"/>
                  <w:sz w:val="20"/>
                  <w:szCs w:val="20"/>
                </w:rPr>
                <w:t>Laporan</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Pemeriksaan</w:t>
              </w:r>
              <w:proofErr w:type="spellEnd"/>
              <w:r>
                <w:rPr>
                  <w:rFonts w:ascii="Cambria" w:hAnsi="Cambria" w:cs="Calibri"/>
                  <w:color w:val="000000"/>
                  <w:sz w:val="20"/>
                  <w:szCs w:val="20"/>
                </w:rPr>
                <w:t xml:space="preserve"> Kesehatan)</w:t>
              </w:r>
            </w:ins>
          </w:p>
        </w:tc>
        <w:tc>
          <w:tcPr>
            <w:tcW w:w="1721" w:type="dxa"/>
            <w:tcBorders>
              <w:top w:val="nil"/>
              <w:left w:val="nil"/>
              <w:bottom w:val="single" w:sz="4" w:space="0" w:color="auto"/>
              <w:right w:val="single" w:sz="4" w:space="0" w:color="auto"/>
            </w:tcBorders>
            <w:shd w:val="clear" w:color="auto" w:fill="auto"/>
            <w:noWrap/>
            <w:vAlign w:val="bottom"/>
            <w:hideMark/>
          </w:tcPr>
          <w:p w14:paraId="271F823A" w14:textId="77777777" w:rsidR="00EE517F" w:rsidRDefault="00EE517F">
            <w:pPr>
              <w:rPr>
                <w:ins w:id="3305" w:author="FARIDA" w:date="2024-12-27T10:50:00Z"/>
                <w:rFonts w:ascii="Cambria" w:hAnsi="Cambria" w:cs="Calibri"/>
                <w:color w:val="000000"/>
                <w:sz w:val="20"/>
                <w:szCs w:val="20"/>
              </w:rPr>
            </w:pPr>
            <w:ins w:id="3306"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7ED3B193" w14:textId="77777777" w:rsidR="00EE517F" w:rsidRDefault="00EE517F">
            <w:pPr>
              <w:jc w:val="center"/>
              <w:rPr>
                <w:ins w:id="3307" w:author="FARIDA" w:date="2024-12-27T10:50:00Z"/>
                <w:rFonts w:ascii="Cambria" w:hAnsi="Cambria" w:cs="Calibri"/>
                <w:color w:val="000000"/>
                <w:sz w:val="20"/>
                <w:szCs w:val="20"/>
              </w:rPr>
            </w:pPr>
            <w:ins w:id="3308" w:author="FARIDA" w:date="2024-12-27T10:50:00Z">
              <w:r>
                <w:rPr>
                  <w:rFonts w:ascii="Cambria" w:hAnsi="Cambria" w:cs="Calibri"/>
                  <w:color w:val="000000"/>
                  <w:sz w:val="20"/>
                  <w:szCs w:val="20"/>
                </w:rPr>
                <w:t>Rp70.000</w:t>
              </w:r>
            </w:ins>
          </w:p>
        </w:tc>
        <w:tc>
          <w:tcPr>
            <w:tcW w:w="148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A5051AF" w14:textId="77777777" w:rsidR="00EE517F" w:rsidRDefault="00EE517F">
            <w:pPr>
              <w:jc w:val="center"/>
              <w:rPr>
                <w:ins w:id="3309" w:author="FARIDA" w:date="2024-12-27T10:50:00Z"/>
                <w:rFonts w:ascii="Cambria" w:hAnsi="Cambria" w:cs="Calibri"/>
                <w:b/>
                <w:bCs/>
                <w:color w:val="000000"/>
                <w:sz w:val="20"/>
                <w:szCs w:val="20"/>
              </w:rPr>
            </w:pPr>
            <w:ins w:id="3310" w:author="FARIDA" w:date="2024-12-27T10:50:00Z">
              <w:r>
                <w:rPr>
                  <w:rFonts w:ascii="Cambria" w:hAnsi="Cambria" w:cs="Calibri"/>
                  <w:b/>
                  <w:bCs/>
                  <w:color w:val="000000"/>
                  <w:sz w:val="20"/>
                  <w:szCs w:val="20"/>
                </w:rPr>
                <w:t>Rp2.224.975</w:t>
              </w:r>
            </w:ins>
          </w:p>
        </w:tc>
      </w:tr>
      <w:tr w:rsidR="00EE517F" w14:paraId="7DBF9B1E" w14:textId="77777777" w:rsidTr="00EE517F">
        <w:trPr>
          <w:trHeight w:val="255"/>
          <w:ins w:id="3311"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274847D7" w14:textId="77777777" w:rsidR="00EE517F" w:rsidRDefault="00EE517F">
            <w:pPr>
              <w:rPr>
                <w:ins w:id="3312"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1AF8C2B9" w14:textId="77777777" w:rsidR="00EE517F" w:rsidRDefault="00EE517F">
            <w:pPr>
              <w:rPr>
                <w:ins w:id="3313" w:author="FARIDA" w:date="2024-12-27T10:50:00Z"/>
                <w:rFonts w:ascii="Cambria" w:hAnsi="Cambria" w:cs="Calibri"/>
                <w:color w:val="000000"/>
                <w:sz w:val="20"/>
                <w:szCs w:val="20"/>
              </w:rPr>
            </w:pPr>
            <w:ins w:id="3314" w:author="FARIDA" w:date="2024-12-27T10:50:00Z">
              <w:r>
                <w:rPr>
                  <w:rFonts w:ascii="Cambria" w:hAnsi="Cambria" w:cs="Calibri"/>
                  <w:color w:val="000000"/>
                  <w:sz w:val="20"/>
                  <w:szCs w:val="20"/>
                </w:rPr>
                <w:t>UL</w:t>
              </w:r>
            </w:ins>
          </w:p>
        </w:tc>
        <w:tc>
          <w:tcPr>
            <w:tcW w:w="1721" w:type="dxa"/>
            <w:tcBorders>
              <w:top w:val="nil"/>
              <w:left w:val="nil"/>
              <w:bottom w:val="single" w:sz="4" w:space="0" w:color="auto"/>
              <w:right w:val="single" w:sz="4" w:space="0" w:color="auto"/>
            </w:tcBorders>
            <w:shd w:val="clear" w:color="auto" w:fill="auto"/>
            <w:noWrap/>
            <w:vAlign w:val="bottom"/>
            <w:hideMark/>
          </w:tcPr>
          <w:p w14:paraId="5452EED9" w14:textId="77777777" w:rsidR="00EE517F" w:rsidRDefault="00EE517F">
            <w:pPr>
              <w:rPr>
                <w:ins w:id="3315" w:author="FARIDA" w:date="2024-12-27T10:50:00Z"/>
                <w:rFonts w:ascii="Cambria" w:hAnsi="Cambria" w:cs="Calibri"/>
                <w:color w:val="000000"/>
                <w:sz w:val="20"/>
                <w:szCs w:val="20"/>
              </w:rPr>
            </w:pPr>
            <w:ins w:id="3316"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0CA1EB27" w14:textId="77777777" w:rsidR="00EE517F" w:rsidRDefault="00EE517F">
            <w:pPr>
              <w:jc w:val="center"/>
              <w:rPr>
                <w:ins w:id="3317" w:author="FARIDA" w:date="2024-12-27T10:50:00Z"/>
                <w:rFonts w:ascii="Cambria" w:hAnsi="Cambria" w:cs="Calibri"/>
                <w:color w:val="000000"/>
                <w:sz w:val="20"/>
                <w:szCs w:val="20"/>
              </w:rPr>
            </w:pPr>
            <w:ins w:id="3318" w:author="FARIDA" w:date="2024-12-27T10:50:00Z">
              <w:r>
                <w:rPr>
                  <w:rFonts w:ascii="Cambria" w:hAnsi="Cambria" w:cs="Calibri"/>
                  <w:color w:val="000000"/>
                  <w:sz w:val="20"/>
                  <w:szCs w:val="20"/>
                </w:rPr>
                <w:t>Rp33.500</w:t>
              </w:r>
            </w:ins>
          </w:p>
        </w:tc>
        <w:tc>
          <w:tcPr>
            <w:tcW w:w="1483" w:type="dxa"/>
            <w:vMerge/>
            <w:tcBorders>
              <w:top w:val="nil"/>
              <w:left w:val="single" w:sz="4" w:space="0" w:color="auto"/>
              <w:bottom w:val="single" w:sz="4" w:space="0" w:color="000000"/>
              <w:right w:val="single" w:sz="4" w:space="0" w:color="auto"/>
            </w:tcBorders>
            <w:vAlign w:val="center"/>
            <w:hideMark/>
          </w:tcPr>
          <w:p w14:paraId="3AC6F55C" w14:textId="77777777" w:rsidR="00EE517F" w:rsidRDefault="00EE517F">
            <w:pPr>
              <w:rPr>
                <w:ins w:id="3319" w:author="FARIDA" w:date="2024-12-27T10:50:00Z"/>
                <w:rFonts w:ascii="Cambria" w:hAnsi="Cambria" w:cs="Calibri"/>
                <w:b/>
                <w:bCs/>
                <w:color w:val="000000"/>
                <w:sz w:val="20"/>
                <w:szCs w:val="20"/>
              </w:rPr>
            </w:pPr>
          </w:p>
        </w:tc>
      </w:tr>
      <w:tr w:rsidR="00EE517F" w14:paraId="3BEECFD1" w14:textId="77777777" w:rsidTr="00EE517F">
        <w:trPr>
          <w:trHeight w:val="255"/>
          <w:ins w:id="3320"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3AAEBFCA" w14:textId="77777777" w:rsidR="00EE517F" w:rsidRDefault="00EE517F">
            <w:pPr>
              <w:rPr>
                <w:ins w:id="3321"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D0085D1" w14:textId="77777777" w:rsidR="00EE517F" w:rsidRDefault="00EE517F">
            <w:pPr>
              <w:rPr>
                <w:ins w:id="3322" w:author="FARIDA" w:date="2024-12-27T10:50:00Z"/>
                <w:rFonts w:ascii="Cambria" w:hAnsi="Cambria" w:cs="Calibri"/>
                <w:color w:val="000000"/>
                <w:sz w:val="20"/>
                <w:szCs w:val="20"/>
              </w:rPr>
            </w:pPr>
            <w:ins w:id="3323" w:author="FARIDA" w:date="2024-12-27T10:50:00Z">
              <w:r>
                <w:rPr>
                  <w:rFonts w:ascii="Cambria" w:hAnsi="Cambria" w:cs="Calibri"/>
                  <w:color w:val="000000"/>
                  <w:sz w:val="20"/>
                  <w:szCs w:val="20"/>
                </w:rPr>
                <w:t>Darah Rutin</w:t>
              </w:r>
            </w:ins>
          </w:p>
        </w:tc>
        <w:tc>
          <w:tcPr>
            <w:tcW w:w="1721" w:type="dxa"/>
            <w:tcBorders>
              <w:top w:val="nil"/>
              <w:left w:val="nil"/>
              <w:bottom w:val="single" w:sz="4" w:space="0" w:color="auto"/>
              <w:right w:val="single" w:sz="4" w:space="0" w:color="auto"/>
            </w:tcBorders>
            <w:shd w:val="clear" w:color="auto" w:fill="auto"/>
            <w:noWrap/>
            <w:vAlign w:val="bottom"/>
            <w:hideMark/>
          </w:tcPr>
          <w:p w14:paraId="781A902B" w14:textId="77777777" w:rsidR="00EE517F" w:rsidRDefault="00EE517F">
            <w:pPr>
              <w:rPr>
                <w:ins w:id="3324" w:author="FARIDA" w:date="2024-12-27T10:50:00Z"/>
                <w:rFonts w:ascii="Cambria" w:hAnsi="Cambria" w:cs="Calibri"/>
                <w:color w:val="000000"/>
                <w:sz w:val="20"/>
                <w:szCs w:val="20"/>
              </w:rPr>
            </w:pPr>
            <w:ins w:id="3325" w:author="FARIDA" w:date="2024-12-27T10:50:00Z">
              <w:r>
                <w:rPr>
                  <w:rFonts w:ascii="Cambria" w:hAnsi="Cambria" w:cs="Calibri"/>
                  <w:color w:val="000000"/>
                  <w:sz w:val="20"/>
                  <w:szCs w:val="20"/>
                </w:rPr>
                <w:t>DL</w:t>
              </w:r>
            </w:ins>
          </w:p>
        </w:tc>
        <w:tc>
          <w:tcPr>
            <w:tcW w:w="119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E19BB62" w14:textId="77777777" w:rsidR="00EE517F" w:rsidRDefault="00EE517F">
            <w:pPr>
              <w:jc w:val="center"/>
              <w:rPr>
                <w:ins w:id="3326" w:author="FARIDA" w:date="2024-12-27T10:50:00Z"/>
                <w:rFonts w:ascii="Cambria" w:hAnsi="Cambria" w:cs="Calibri"/>
                <w:color w:val="000000"/>
                <w:sz w:val="20"/>
                <w:szCs w:val="20"/>
              </w:rPr>
            </w:pPr>
            <w:ins w:id="3327" w:author="FARIDA" w:date="2024-12-27T10:50:00Z">
              <w:r>
                <w:rPr>
                  <w:rFonts w:ascii="Cambria" w:hAnsi="Cambria" w:cs="Calibri"/>
                  <w:color w:val="000000"/>
                  <w:sz w:val="20"/>
                  <w:szCs w:val="20"/>
                </w:rPr>
                <w:t>Rp81.250</w:t>
              </w:r>
            </w:ins>
          </w:p>
        </w:tc>
        <w:tc>
          <w:tcPr>
            <w:tcW w:w="1483" w:type="dxa"/>
            <w:vMerge/>
            <w:tcBorders>
              <w:top w:val="nil"/>
              <w:left w:val="single" w:sz="4" w:space="0" w:color="auto"/>
              <w:bottom w:val="single" w:sz="4" w:space="0" w:color="000000"/>
              <w:right w:val="single" w:sz="4" w:space="0" w:color="auto"/>
            </w:tcBorders>
            <w:vAlign w:val="center"/>
            <w:hideMark/>
          </w:tcPr>
          <w:p w14:paraId="2C365886" w14:textId="77777777" w:rsidR="00EE517F" w:rsidRDefault="00EE517F">
            <w:pPr>
              <w:rPr>
                <w:ins w:id="3328" w:author="FARIDA" w:date="2024-12-27T10:50:00Z"/>
                <w:rFonts w:ascii="Cambria" w:hAnsi="Cambria" w:cs="Calibri"/>
                <w:b/>
                <w:bCs/>
                <w:color w:val="000000"/>
                <w:sz w:val="20"/>
                <w:szCs w:val="20"/>
              </w:rPr>
            </w:pPr>
          </w:p>
        </w:tc>
      </w:tr>
      <w:tr w:rsidR="00EE517F" w14:paraId="32FD2C6F" w14:textId="77777777" w:rsidTr="00EE517F">
        <w:trPr>
          <w:trHeight w:val="255"/>
          <w:ins w:id="3329"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53A7552C" w14:textId="77777777" w:rsidR="00EE517F" w:rsidRDefault="00EE517F">
            <w:pPr>
              <w:rPr>
                <w:ins w:id="3330"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557B676D" w14:textId="77777777" w:rsidR="00EE517F" w:rsidRDefault="00EE517F">
            <w:pPr>
              <w:rPr>
                <w:ins w:id="3331"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7A3BB6C2" w14:textId="77777777" w:rsidR="00EE517F" w:rsidRDefault="00EE517F">
            <w:pPr>
              <w:rPr>
                <w:ins w:id="3332" w:author="FARIDA" w:date="2024-12-27T10:50:00Z"/>
                <w:rFonts w:ascii="Cambria" w:hAnsi="Cambria" w:cs="Calibri"/>
                <w:color w:val="000000"/>
                <w:sz w:val="20"/>
                <w:szCs w:val="20"/>
              </w:rPr>
            </w:pPr>
            <w:ins w:id="3333" w:author="FARIDA" w:date="2024-12-27T10:50:00Z">
              <w:r>
                <w:rPr>
                  <w:rFonts w:ascii="Cambria" w:hAnsi="Cambria" w:cs="Calibri"/>
                  <w:color w:val="000000"/>
                  <w:sz w:val="20"/>
                  <w:szCs w:val="20"/>
                </w:rPr>
                <w:t>LED</w:t>
              </w:r>
            </w:ins>
          </w:p>
        </w:tc>
        <w:tc>
          <w:tcPr>
            <w:tcW w:w="1196" w:type="dxa"/>
            <w:vMerge/>
            <w:tcBorders>
              <w:top w:val="nil"/>
              <w:left w:val="single" w:sz="4" w:space="0" w:color="auto"/>
              <w:bottom w:val="single" w:sz="4" w:space="0" w:color="000000"/>
              <w:right w:val="single" w:sz="4" w:space="0" w:color="auto"/>
            </w:tcBorders>
            <w:vAlign w:val="center"/>
            <w:hideMark/>
          </w:tcPr>
          <w:p w14:paraId="5FDF1B79" w14:textId="77777777" w:rsidR="00EE517F" w:rsidRDefault="00EE517F">
            <w:pPr>
              <w:rPr>
                <w:ins w:id="3334" w:author="FARIDA" w:date="2024-12-27T10:50:00Z"/>
                <w:rFonts w:ascii="Cambria" w:hAnsi="Cambria" w:cs="Calibri"/>
                <w:color w:val="000000"/>
                <w:sz w:val="20"/>
                <w:szCs w:val="20"/>
              </w:rPr>
            </w:pPr>
          </w:p>
        </w:tc>
        <w:tc>
          <w:tcPr>
            <w:tcW w:w="1483" w:type="dxa"/>
            <w:vMerge/>
            <w:tcBorders>
              <w:top w:val="nil"/>
              <w:left w:val="single" w:sz="4" w:space="0" w:color="auto"/>
              <w:bottom w:val="single" w:sz="4" w:space="0" w:color="000000"/>
              <w:right w:val="single" w:sz="4" w:space="0" w:color="auto"/>
            </w:tcBorders>
            <w:vAlign w:val="center"/>
            <w:hideMark/>
          </w:tcPr>
          <w:p w14:paraId="0D2DD97C" w14:textId="77777777" w:rsidR="00EE517F" w:rsidRDefault="00EE517F">
            <w:pPr>
              <w:rPr>
                <w:ins w:id="3335" w:author="FARIDA" w:date="2024-12-27T10:50:00Z"/>
                <w:rFonts w:ascii="Cambria" w:hAnsi="Cambria" w:cs="Calibri"/>
                <w:b/>
                <w:bCs/>
                <w:color w:val="000000"/>
                <w:sz w:val="20"/>
                <w:szCs w:val="20"/>
              </w:rPr>
            </w:pPr>
          </w:p>
        </w:tc>
      </w:tr>
      <w:tr w:rsidR="00EE517F" w14:paraId="1A472912" w14:textId="77777777" w:rsidTr="00EE517F">
        <w:trPr>
          <w:trHeight w:val="255"/>
          <w:ins w:id="3336"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359E759E" w14:textId="77777777" w:rsidR="00EE517F" w:rsidRDefault="00EE517F">
            <w:pPr>
              <w:rPr>
                <w:ins w:id="3337"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1B12F954" w14:textId="77777777" w:rsidR="00EE517F" w:rsidRDefault="00EE517F">
            <w:pPr>
              <w:rPr>
                <w:ins w:id="3338"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41F3D791" w14:textId="77777777" w:rsidR="00EE517F" w:rsidRDefault="00EE517F">
            <w:pPr>
              <w:rPr>
                <w:ins w:id="3339" w:author="FARIDA" w:date="2024-12-27T10:50:00Z"/>
                <w:rFonts w:ascii="Cambria" w:hAnsi="Cambria" w:cs="Calibri"/>
                <w:color w:val="000000"/>
                <w:sz w:val="20"/>
                <w:szCs w:val="20"/>
              </w:rPr>
            </w:pPr>
            <w:ins w:id="3340" w:author="FARIDA" w:date="2024-12-27T10:50:00Z">
              <w:r>
                <w:rPr>
                  <w:rFonts w:ascii="Cambria" w:hAnsi="Cambria" w:cs="Calibri"/>
                  <w:color w:val="000000"/>
                  <w:sz w:val="20"/>
                  <w:szCs w:val="20"/>
                </w:rPr>
                <w:t>Platelet</w:t>
              </w:r>
            </w:ins>
          </w:p>
        </w:tc>
        <w:tc>
          <w:tcPr>
            <w:tcW w:w="1196" w:type="dxa"/>
            <w:vMerge/>
            <w:tcBorders>
              <w:top w:val="nil"/>
              <w:left w:val="single" w:sz="4" w:space="0" w:color="auto"/>
              <w:bottom w:val="single" w:sz="4" w:space="0" w:color="000000"/>
              <w:right w:val="single" w:sz="4" w:space="0" w:color="auto"/>
            </w:tcBorders>
            <w:vAlign w:val="center"/>
            <w:hideMark/>
          </w:tcPr>
          <w:p w14:paraId="42A1BD87" w14:textId="77777777" w:rsidR="00EE517F" w:rsidRDefault="00EE517F">
            <w:pPr>
              <w:rPr>
                <w:ins w:id="3341" w:author="FARIDA" w:date="2024-12-27T10:50:00Z"/>
                <w:rFonts w:ascii="Cambria" w:hAnsi="Cambria" w:cs="Calibri"/>
                <w:color w:val="000000"/>
                <w:sz w:val="20"/>
                <w:szCs w:val="20"/>
              </w:rPr>
            </w:pPr>
          </w:p>
        </w:tc>
        <w:tc>
          <w:tcPr>
            <w:tcW w:w="1483" w:type="dxa"/>
            <w:vMerge/>
            <w:tcBorders>
              <w:top w:val="nil"/>
              <w:left w:val="single" w:sz="4" w:space="0" w:color="auto"/>
              <w:bottom w:val="single" w:sz="4" w:space="0" w:color="000000"/>
              <w:right w:val="single" w:sz="4" w:space="0" w:color="auto"/>
            </w:tcBorders>
            <w:vAlign w:val="center"/>
            <w:hideMark/>
          </w:tcPr>
          <w:p w14:paraId="51F0B471" w14:textId="77777777" w:rsidR="00EE517F" w:rsidRDefault="00EE517F">
            <w:pPr>
              <w:rPr>
                <w:ins w:id="3342" w:author="FARIDA" w:date="2024-12-27T10:50:00Z"/>
                <w:rFonts w:ascii="Cambria" w:hAnsi="Cambria" w:cs="Calibri"/>
                <w:b/>
                <w:bCs/>
                <w:color w:val="000000"/>
                <w:sz w:val="20"/>
                <w:szCs w:val="20"/>
              </w:rPr>
            </w:pPr>
          </w:p>
        </w:tc>
      </w:tr>
      <w:tr w:rsidR="00EE517F" w14:paraId="7CDAAC64" w14:textId="77777777" w:rsidTr="00EE517F">
        <w:trPr>
          <w:trHeight w:val="255"/>
          <w:ins w:id="3343"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36FF5F19" w14:textId="77777777" w:rsidR="00EE517F" w:rsidRDefault="00EE517F">
            <w:pPr>
              <w:rPr>
                <w:ins w:id="3344"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DF00776" w14:textId="77777777" w:rsidR="00EE517F" w:rsidRDefault="00EE517F">
            <w:pPr>
              <w:rPr>
                <w:ins w:id="3345" w:author="FARIDA" w:date="2024-12-27T10:50:00Z"/>
                <w:rFonts w:ascii="Cambria" w:hAnsi="Cambria" w:cs="Calibri"/>
                <w:color w:val="000000"/>
                <w:sz w:val="20"/>
                <w:szCs w:val="20"/>
              </w:rPr>
            </w:pPr>
            <w:ins w:id="3346" w:author="FARIDA" w:date="2024-12-27T10:50:00Z">
              <w:r>
                <w:rPr>
                  <w:rFonts w:ascii="Cambria" w:hAnsi="Cambria" w:cs="Calibri"/>
                  <w:color w:val="000000"/>
                  <w:sz w:val="20"/>
                  <w:szCs w:val="20"/>
                </w:rPr>
                <w:t>FH</w:t>
              </w:r>
            </w:ins>
          </w:p>
        </w:tc>
        <w:tc>
          <w:tcPr>
            <w:tcW w:w="1721" w:type="dxa"/>
            <w:tcBorders>
              <w:top w:val="nil"/>
              <w:left w:val="nil"/>
              <w:bottom w:val="single" w:sz="4" w:space="0" w:color="auto"/>
              <w:right w:val="single" w:sz="4" w:space="0" w:color="auto"/>
            </w:tcBorders>
            <w:shd w:val="clear" w:color="auto" w:fill="auto"/>
            <w:noWrap/>
            <w:vAlign w:val="bottom"/>
            <w:hideMark/>
          </w:tcPr>
          <w:p w14:paraId="7C5B41B5" w14:textId="77777777" w:rsidR="00EE517F" w:rsidRDefault="00EE517F">
            <w:pPr>
              <w:rPr>
                <w:ins w:id="3347" w:author="FARIDA" w:date="2024-12-27T10:50:00Z"/>
                <w:rFonts w:ascii="Cambria" w:hAnsi="Cambria" w:cs="Calibri"/>
                <w:color w:val="000000"/>
                <w:sz w:val="20"/>
                <w:szCs w:val="20"/>
              </w:rPr>
            </w:pPr>
            <w:ins w:id="3348" w:author="FARIDA" w:date="2024-12-27T10:50:00Z">
              <w:r>
                <w:rPr>
                  <w:rFonts w:ascii="Cambria" w:hAnsi="Cambria" w:cs="Calibri"/>
                  <w:color w:val="000000"/>
                  <w:sz w:val="20"/>
                  <w:szCs w:val="20"/>
                </w:rPr>
                <w:t>SGOT</w:t>
              </w:r>
            </w:ins>
          </w:p>
        </w:tc>
        <w:tc>
          <w:tcPr>
            <w:tcW w:w="1196" w:type="dxa"/>
            <w:tcBorders>
              <w:top w:val="nil"/>
              <w:left w:val="nil"/>
              <w:bottom w:val="single" w:sz="4" w:space="0" w:color="auto"/>
              <w:right w:val="single" w:sz="4" w:space="0" w:color="auto"/>
            </w:tcBorders>
            <w:shd w:val="clear" w:color="auto" w:fill="auto"/>
            <w:noWrap/>
            <w:vAlign w:val="bottom"/>
            <w:hideMark/>
          </w:tcPr>
          <w:p w14:paraId="53F4C918" w14:textId="77777777" w:rsidR="00EE517F" w:rsidRDefault="00EE517F">
            <w:pPr>
              <w:jc w:val="center"/>
              <w:rPr>
                <w:ins w:id="3349" w:author="FARIDA" w:date="2024-12-27T10:50:00Z"/>
                <w:rFonts w:ascii="Cambria" w:hAnsi="Cambria" w:cs="Calibri"/>
                <w:color w:val="000000"/>
                <w:sz w:val="20"/>
                <w:szCs w:val="20"/>
              </w:rPr>
            </w:pPr>
            <w:ins w:id="3350"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70D37FCC" w14:textId="77777777" w:rsidR="00EE517F" w:rsidRDefault="00EE517F">
            <w:pPr>
              <w:rPr>
                <w:ins w:id="3351" w:author="FARIDA" w:date="2024-12-27T10:50:00Z"/>
                <w:rFonts w:ascii="Cambria" w:hAnsi="Cambria" w:cs="Calibri"/>
                <w:b/>
                <w:bCs/>
                <w:color w:val="000000"/>
                <w:sz w:val="20"/>
                <w:szCs w:val="20"/>
              </w:rPr>
            </w:pPr>
          </w:p>
        </w:tc>
      </w:tr>
      <w:tr w:rsidR="00EE517F" w14:paraId="56579240" w14:textId="77777777" w:rsidTr="00EE517F">
        <w:trPr>
          <w:trHeight w:val="255"/>
          <w:ins w:id="3352"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6C147F1F" w14:textId="77777777" w:rsidR="00EE517F" w:rsidRDefault="00EE517F">
            <w:pPr>
              <w:rPr>
                <w:ins w:id="3353"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695DBFC5" w14:textId="77777777" w:rsidR="00EE517F" w:rsidRDefault="00EE517F">
            <w:pPr>
              <w:rPr>
                <w:ins w:id="3354"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4C92DDFB" w14:textId="77777777" w:rsidR="00EE517F" w:rsidRDefault="00EE517F">
            <w:pPr>
              <w:rPr>
                <w:ins w:id="3355" w:author="FARIDA" w:date="2024-12-27T10:50:00Z"/>
                <w:rFonts w:ascii="Cambria" w:hAnsi="Cambria" w:cs="Calibri"/>
                <w:color w:val="000000"/>
                <w:sz w:val="20"/>
                <w:szCs w:val="20"/>
              </w:rPr>
            </w:pPr>
            <w:ins w:id="3356" w:author="FARIDA" w:date="2024-12-27T10:50:00Z">
              <w:r>
                <w:rPr>
                  <w:rFonts w:ascii="Cambria" w:hAnsi="Cambria" w:cs="Calibri"/>
                  <w:color w:val="000000"/>
                  <w:sz w:val="20"/>
                  <w:szCs w:val="20"/>
                </w:rPr>
                <w:t>SGPT</w:t>
              </w:r>
            </w:ins>
          </w:p>
        </w:tc>
        <w:tc>
          <w:tcPr>
            <w:tcW w:w="1196" w:type="dxa"/>
            <w:tcBorders>
              <w:top w:val="nil"/>
              <w:left w:val="nil"/>
              <w:bottom w:val="single" w:sz="4" w:space="0" w:color="auto"/>
              <w:right w:val="single" w:sz="4" w:space="0" w:color="auto"/>
            </w:tcBorders>
            <w:shd w:val="clear" w:color="auto" w:fill="auto"/>
            <w:noWrap/>
            <w:vAlign w:val="bottom"/>
            <w:hideMark/>
          </w:tcPr>
          <w:p w14:paraId="395AB1DD" w14:textId="77777777" w:rsidR="00EE517F" w:rsidRDefault="00EE517F">
            <w:pPr>
              <w:jc w:val="center"/>
              <w:rPr>
                <w:ins w:id="3357" w:author="FARIDA" w:date="2024-12-27T10:50:00Z"/>
                <w:rFonts w:ascii="Cambria" w:hAnsi="Cambria" w:cs="Calibri"/>
                <w:color w:val="000000"/>
                <w:sz w:val="20"/>
                <w:szCs w:val="20"/>
              </w:rPr>
            </w:pPr>
            <w:ins w:id="3358"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6766304B" w14:textId="77777777" w:rsidR="00EE517F" w:rsidRDefault="00EE517F">
            <w:pPr>
              <w:rPr>
                <w:ins w:id="3359" w:author="FARIDA" w:date="2024-12-27T10:50:00Z"/>
                <w:rFonts w:ascii="Cambria" w:hAnsi="Cambria" w:cs="Calibri"/>
                <w:b/>
                <w:bCs/>
                <w:color w:val="000000"/>
                <w:sz w:val="20"/>
                <w:szCs w:val="20"/>
              </w:rPr>
            </w:pPr>
          </w:p>
        </w:tc>
      </w:tr>
      <w:tr w:rsidR="00EE517F" w14:paraId="183B90D1" w14:textId="77777777" w:rsidTr="00EE517F">
        <w:trPr>
          <w:trHeight w:val="255"/>
          <w:ins w:id="3360"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78927564" w14:textId="77777777" w:rsidR="00EE517F" w:rsidRDefault="00EE517F">
            <w:pPr>
              <w:rPr>
                <w:ins w:id="3361"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25AE7CDC" w14:textId="77777777" w:rsidR="00EE517F" w:rsidRDefault="00EE517F">
            <w:pPr>
              <w:rPr>
                <w:ins w:id="3362"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31F8BD65" w14:textId="77777777" w:rsidR="00EE517F" w:rsidRDefault="00EE517F">
            <w:pPr>
              <w:rPr>
                <w:ins w:id="3363" w:author="FARIDA" w:date="2024-12-27T10:50:00Z"/>
                <w:rFonts w:ascii="Cambria" w:hAnsi="Cambria" w:cs="Calibri"/>
                <w:color w:val="000000"/>
                <w:sz w:val="20"/>
                <w:szCs w:val="20"/>
              </w:rPr>
            </w:pPr>
            <w:ins w:id="3364" w:author="FARIDA" w:date="2024-12-27T10:50:00Z">
              <w:r>
                <w:rPr>
                  <w:rFonts w:ascii="Cambria" w:hAnsi="Cambria" w:cs="Calibri"/>
                  <w:color w:val="000000"/>
                  <w:sz w:val="20"/>
                  <w:szCs w:val="20"/>
                </w:rPr>
                <w:t>Gamma GT</w:t>
              </w:r>
            </w:ins>
          </w:p>
        </w:tc>
        <w:tc>
          <w:tcPr>
            <w:tcW w:w="1196" w:type="dxa"/>
            <w:tcBorders>
              <w:top w:val="nil"/>
              <w:left w:val="nil"/>
              <w:bottom w:val="single" w:sz="4" w:space="0" w:color="auto"/>
              <w:right w:val="single" w:sz="4" w:space="0" w:color="auto"/>
            </w:tcBorders>
            <w:shd w:val="clear" w:color="auto" w:fill="auto"/>
            <w:noWrap/>
            <w:vAlign w:val="bottom"/>
            <w:hideMark/>
          </w:tcPr>
          <w:p w14:paraId="2E868B62" w14:textId="77777777" w:rsidR="00EE517F" w:rsidRDefault="00EE517F">
            <w:pPr>
              <w:jc w:val="center"/>
              <w:rPr>
                <w:ins w:id="3365" w:author="FARIDA" w:date="2024-12-27T10:50:00Z"/>
                <w:rFonts w:ascii="Cambria" w:hAnsi="Cambria" w:cs="Calibri"/>
                <w:color w:val="000000"/>
                <w:sz w:val="20"/>
                <w:szCs w:val="20"/>
              </w:rPr>
            </w:pPr>
            <w:ins w:id="3366" w:author="FARIDA" w:date="2024-12-27T10:50:00Z">
              <w:r>
                <w:rPr>
                  <w:rFonts w:ascii="Cambria" w:hAnsi="Cambria" w:cs="Calibri"/>
                  <w:color w:val="000000"/>
                  <w:sz w:val="20"/>
                  <w:szCs w:val="20"/>
                </w:rPr>
                <w:t>Rp206.000</w:t>
              </w:r>
            </w:ins>
          </w:p>
        </w:tc>
        <w:tc>
          <w:tcPr>
            <w:tcW w:w="1483" w:type="dxa"/>
            <w:vMerge/>
            <w:tcBorders>
              <w:top w:val="nil"/>
              <w:left w:val="single" w:sz="4" w:space="0" w:color="auto"/>
              <w:bottom w:val="single" w:sz="4" w:space="0" w:color="000000"/>
              <w:right w:val="single" w:sz="4" w:space="0" w:color="auto"/>
            </w:tcBorders>
            <w:vAlign w:val="center"/>
            <w:hideMark/>
          </w:tcPr>
          <w:p w14:paraId="7A9DF136" w14:textId="77777777" w:rsidR="00EE517F" w:rsidRDefault="00EE517F">
            <w:pPr>
              <w:rPr>
                <w:ins w:id="3367" w:author="FARIDA" w:date="2024-12-27T10:50:00Z"/>
                <w:rFonts w:ascii="Cambria" w:hAnsi="Cambria" w:cs="Calibri"/>
                <w:b/>
                <w:bCs/>
                <w:color w:val="000000"/>
                <w:sz w:val="20"/>
                <w:szCs w:val="20"/>
              </w:rPr>
            </w:pPr>
          </w:p>
        </w:tc>
      </w:tr>
      <w:tr w:rsidR="00EE517F" w14:paraId="084CC168" w14:textId="77777777" w:rsidTr="00EE517F">
        <w:trPr>
          <w:trHeight w:val="255"/>
          <w:ins w:id="3368"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402F607E" w14:textId="77777777" w:rsidR="00EE517F" w:rsidRDefault="00EE517F">
            <w:pPr>
              <w:rPr>
                <w:ins w:id="3369"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74958EF2" w14:textId="77777777" w:rsidR="00EE517F" w:rsidRDefault="00EE517F">
            <w:pPr>
              <w:rPr>
                <w:ins w:id="3370"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2899DD91" w14:textId="77777777" w:rsidR="00EE517F" w:rsidRDefault="00EE517F">
            <w:pPr>
              <w:rPr>
                <w:ins w:id="3371" w:author="FARIDA" w:date="2024-12-27T10:50:00Z"/>
                <w:rFonts w:ascii="Cambria" w:hAnsi="Cambria" w:cs="Calibri"/>
                <w:color w:val="000000"/>
                <w:sz w:val="20"/>
                <w:szCs w:val="20"/>
              </w:rPr>
            </w:pPr>
            <w:ins w:id="3372" w:author="FARIDA" w:date="2024-12-27T10:50:00Z">
              <w:r>
                <w:rPr>
                  <w:rFonts w:ascii="Cambria" w:hAnsi="Cambria" w:cs="Calibri"/>
                  <w:color w:val="000000"/>
                  <w:sz w:val="20"/>
                  <w:szCs w:val="20"/>
                </w:rPr>
                <w:t xml:space="preserve">alkali </w:t>
              </w:r>
              <w:proofErr w:type="spellStart"/>
              <w:r>
                <w:rPr>
                  <w:rFonts w:ascii="Cambria" w:hAnsi="Cambria" w:cs="Calibri"/>
                  <w:color w:val="000000"/>
                  <w:sz w:val="20"/>
                  <w:szCs w:val="20"/>
                </w:rPr>
                <w:t>Fosfatase</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31D5BCB3" w14:textId="77777777" w:rsidR="00EE517F" w:rsidRDefault="00EE517F">
            <w:pPr>
              <w:jc w:val="center"/>
              <w:rPr>
                <w:ins w:id="3373" w:author="FARIDA" w:date="2024-12-27T10:50:00Z"/>
                <w:rFonts w:ascii="Cambria" w:hAnsi="Cambria" w:cs="Calibri"/>
                <w:color w:val="000000"/>
                <w:sz w:val="20"/>
                <w:szCs w:val="20"/>
              </w:rPr>
            </w:pPr>
            <w:ins w:id="3374" w:author="FARIDA" w:date="2024-12-27T10:50:00Z">
              <w:r>
                <w:rPr>
                  <w:rFonts w:ascii="Cambria" w:hAnsi="Cambria" w:cs="Calibri"/>
                  <w:color w:val="000000"/>
                  <w:sz w:val="20"/>
                  <w:szCs w:val="20"/>
                </w:rPr>
                <w:t>Rp74.800</w:t>
              </w:r>
            </w:ins>
          </w:p>
        </w:tc>
        <w:tc>
          <w:tcPr>
            <w:tcW w:w="1483" w:type="dxa"/>
            <w:vMerge/>
            <w:tcBorders>
              <w:top w:val="nil"/>
              <w:left w:val="single" w:sz="4" w:space="0" w:color="auto"/>
              <w:bottom w:val="single" w:sz="4" w:space="0" w:color="000000"/>
              <w:right w:val="single" w:sz="4" w:space="0" w:color="auto"/>
            </w:tcBorders>
            <w:vAlign w:val="center"/>
            <w:hideMark/>
          </w:tcPr>
          <w:p w14:paraId="6FB4DB44" w14:textId="77777777" w:rsidR="00EE517F" w:rsidRDefault="00EE517F">
            <w:pPr>
              <w:rPr>
                <w:ins w:id="3375" w:author="FARIDA" w:date="2024-12-27T10:50:00Z"/>
                <w:rFonts w:ascii="Cambria" w:hAnsi="Cambria" w:cs="Calibri"/>
                <w:b/>
                <w:bCs/>
                <w:color w:val="000000"/>
                <w:sz w:val="20"/>
                <w:szCs w:val="20"/>
              </w:rPr>
            </w:pPr>
          </w:p>
        </w:tc>
      </w:tr>
      <w:tr w:rsidR="00EE517F" w14:paraId="50CB8BE6" w14:textId="77777777" w:rsidTr="00EE517F">
        <w:trPr>
          <w:trHeight w:val="255"/>
          <w:ins w:id="3376"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03A47672" w14:textId="77777777" w:rsidR="00EE517F" w:rsidRDefault="00EE517F">
            <w:pPr>
              <w:rPr>
                <w:ins w:id="3377"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5760A7B7" w14:textId="77777777" w:rsidR="00EE517F" w:rsidRDefault="00EE517F">
            <w:pPr>
              <w:rPr>
                <w:ins w:id="3378"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320EE914" w14:textId="77777777" w:rsidR="00EE517F" w:rsidRDefault="00EE517F">
            <w:pPr>
              <w:rPr>
                <w:ins w:id="3379" w:author="FARIDA" w:date="2024-12-27T10:50:00Z"/>
                <w:rFonts w:ascii="Cambria" w:hAnsi="Cambria" w:cs="Calibri"/>
                <w:color w:val="000000"/>
                <w:sz w:val="20"/>
                <w:szCs w:val="20"/>
              </w:rPr>
            </w:pPr>
            <w:ins w:id="3380" w:author="FARIDA" w:date="2024-12-27T10:50:00Z">
              <w:r>
                <w:rPr>
                  <w:rFonts w:ascii="Cambria" w:hAnsi="Cambria" w:cs="Calibri"/>
                  <w:color w:val="000000"/>
                  <w:sz w:val="20"/>
                  <w:szCs w:val="20"/>
                </w:rPr>
                <w:t>Bilirubin</w:t>
              </w:r>
            </w:ins>
          </w:p>
        </w:tc>
        <w:tc>
          <w:tcPr>
            <w:tcW w:w="1196" w:type="dxa"/>
            <w:tcBorders>
              <w:top w:val="nil"/>
              <w:left w:val="nil"/>
              <w:bottom w:val="single" w:sz="4" w:space="0" w:color="auto"/>
              <w:right w:val="single" w:sz="4" w:space="0" w:color="auto"/>
            </w:tcBorders>
            <w:shd w:val="clear" w:color="auto" w:fill="auto"/>
            <w:noWrap/>
            <w:vAlign w:val="bottom"/>
            <w:hideMark/>
          </w:tcPr>
          <w:p w14:paraId="011076B1" w14:textId="77777777" w:rsidR="00EE517F" w:rsidRDefault="00EE517F">
            <w:pPr>
              <w:jc w:val="center"/>
              <w:rPr>
                <w:ins w:id="3381" w:author="FARIDA" w:date="2024-12-27T10:50:00Z"/>
                <w:rFonts w:ascii="Cambria" w:hAnsi="Cambria" w:cs="Calibri"/>
                <w:color w:val="000000"/>
                <w:sz w:val="20"/>
                <w:szCs w:val="20"/>
              </w:rPr>
            </w:pPr>
            <w:ins w:id="3382" w:author="FARIDA" w:date="2024-12-27T10:50:00Z">
              <w:r>
                <w:rPr>
                  <w:rFonts w:ascii="Cambria" w:hAnsi="Cambria" w:cs="Calibri"/>
                  <w:color w:val="000000"/>
                  <w:sz w:val="20"/>
                  <w:szCs w:val="20"/>
                </w:rPr>
                <w:t>Rp68.500</w:t>
              </w:r>
            </w:ins>
          </w:p>
        </w:tc>
        <w:tc>
          <w:tcPr>
            <w:tcW w:w="1483" w:type="dxa"/>
            <w:vMerge/>
            <w:tcBorders>
              <w:top w:val="nil"/>
              <w:left w:val="single" w:sz="4" w:space="0" w:color="auto"/>
              <w:bottom w:val="single" w:sz="4" w:space="0" w:color="000000"/>
              <w:right w:val="single" w:sz="4" w:space="0" w:color="auto"/>
            </w:tcBorders>
            <w:vAlign w:val="center"/>
            <w:hideMark/>
          </w:tcPr>
          <w:p w14:paraId="6FA61048" w14:textId="77777777" w:rsidR="00EE517F" w:rsidRDefault="00EE517F">
            <w:pPr>
              <w:rPr>
                <w:ins w:id="3383" w:author="FARIDA" w:date="2024-12-27T10:50:00Z"/>
                <w:rFonts w:ascii="Cambria" w:hAnsi="Cambria" w:cs="Calibri"/>
                <w:b/>
                <w:bCs/>
                <w:color w:val="000000"/>
                <w:sz w:val="20"/>
                <w:szCs w:val="20"/>
              </w:rPr>
            </w:pPr>
          </w:p>
        </w:tc>
      </w:tr>
      <w:tr w:rsidR="00EE517F" w14:paraId="3011A6E7" w14:textId="77777777" w:rsidTr="00EE517F">
        <w:trPr>
          <w:trHeight w:val="255"/>
          <w:ins w:id="3384"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2BC2D198" w14:textId="77777777" w:rsidR="00EE517F" w:rsidRDefault="00EE517F">
            <w:pPr>
              <w:rPr>
                <w:ins w:id="3385"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6BEF824B" w14:textId="77777777" w:rsidR="00EE517F" w:rsidRDefault="00EE517F">
            <w:pPr>
              <w:rPr>
                <w:ins w:id="3386"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5E665B6C" w14:textId="77777777" w:rsidR="00EE517F" w:rsidRDefault="00EE517F">
            <w:pPr>
              <w:rPr>
                <w:ins w:id="3387" w:author="FARIDA" w:date="2024-12-27T10:50:00Z"/>
                <w:rFonts w:ascii="Cambria" w:hAnsi="Cambria" w:cs="Calibri"/>
                <w:color w:val="000000"/>
                <w:sz w:val="20"/>
                <w:szCs w:val="20"/>
              </w:rPr>
            </w:pPr>
            <w:proofErr w:type="spellStart"/>
            <w:ins w:id="3388" w:author="FARIDA" w:date="2024-12-27T10:50:00Z">
              <w:r>
                <w:rPr>
                  <w:rFonts w:ascii="Cambria" w:hAnsi="Cambria" w:cs="Calibri"/>
                  <w:color w:val="000000"/>
                  <w:sz w:val="20"/>
                  <w:szCs w:val="20"/>
                </w:rPr>
                <w:t>HBSAg</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17CE38E5" w14:textId="77777777" w:rsidR="00EE517F" w:rsidRDefault="00EE517F">
            <w:pPr>
              <w:jc w:val="center"/>
              <w:rPr>
                <w:ins w:id="3389" w:author="FARIDA" w:date="2024-12-27T10:50:00Z"/>
                <w:rFonts w:ascii="Cambria" w:hAnsi="Cambria" w:cs="Calibri"/>
                <w:color w:val="000000"/>
                <w:sz w:val="20"/>
                <w:szCs w:val="20"/>
              </w:rPr>
            </w:pPr>
            <w:ins w:id="3390" w:author="FARIDA" w:date="2024-12-27T10:50:00Z">
              <w:r>
                <w:rPr>
                  <w:rFonts w:ascii="Cambria" w:hAnsi="Cambria" w:cs="Calibri"/>
                  <w:color w:val="000000"/>
                  <w:sz w:val="20"/>
                  <w:szCs w:val="20"/>
                </w:rPr>
                <w:t>Rp72.875</w:t>
              </w:r>
            </w:ins>
          </w:p>
        </w:tc>
        <w:tc>
          <w:tcPr>
            <w:tcW w:w="1483" w:type="dxa"/>
            <w:vMerge/>
            <w:tcBorders>
              <w:top w:val="nil"/>
              <w:left w:val="single" w:sz="4" w:space="0" w:color="auto"/>
              <w:bottom w:val="single" w:sz="4" w:space="0" w:color="000000"/>
              <w:right w:val="single" w:sz="4" w:space="0" w:color="auto"/>
            </w:tcBorders>
            <w:vAlign w:val="center"/>
            <w:hideMark/>
          </w:tcPr>
          <w:p w14:paraId="5D6969EE" w14:textId="77777777" w:rsidR="00EE517F" w:rsidRDefault="00EE517F">
            <w:pPr>
              <w:rPr>
                <w:ins w:id="3391" w:author="FARIDA" w:date="2024-12-27T10:50:00Z"/>
                <w:rFonts w:ascii="Cambria" w:hAnsi="Cambria" w:cs="Calibri"/>
                <w:b/>
                <w:bCs/>
                <w:color w:val="000000"/>
                <w:sz w:val="20"/>
                <w:szCs w:val="20"/>
              </w:rPr>
            </w:pPr>
          </w:p>
        </w:tc>
      </w:tr>
      <w:tr w:rsidR="00EE517F" w14:paraId="25841BD3" w14:textId="77777777" w:rsidTr="00EE517F">
        <w:trPr>
          <w:trHeight w:val="255"/>
          <w:ins w:id="3392"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303CC4C9" w14:textId="77777777" w:rsidR="00EE517F" w:rsidRDefault="00EE517F">
            <w:pPr>
              <w:rPr>
                <w:ins w:id="3393"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5616D5" w14:textId="77777777" w:rsidR="00EE517F" w:rsidRDefault="00EE517F">
            <w:pPr>
              <w:rPr>
                <w:ins w:id="3394" w:author="FARIDA" w:date="2024-12-27T10:50:00Z"/>
                <w:rFonts w:ascii="Cambria" w:hAnsi="Cambria" w:cs="Calibri"/>
                <w:color w:val="000000"/>
                <w:sz w:val="20"/>
                <w:szCs w:val="20"/>
              </w:rPr>
            </w:pPr>
            <w:ins w:id="3395" w:author="FARIDA" w:date="2024-12-27T10:50:00Z">
              <w:r>
                <w:rPr>
                  <w:rFonts w:ascii="Cambria" w:hAnsi="Cambria" w:cs="Calibri"/>
                  <w:color w:val="000000"/>
                  <w:sz w:val="20"/>
                  <w:szCs w:val="20"/>
                </w:rPr>
                <w:t>LFT</w:t>
              </w:r>
            </w:ins>
          </w:p>
        </w:tc>
        <w:tc>
          <w:tcPr>
            <w:tcW w:w="1721" w:type="dxa"/>
            <w:tcBorders>
              <w:top w:val="nil"/>
              <w:left w:val="nil"/>
              <w:bottom w:val="single" w:sz="4" w:space="0" w:color="auto"/>
              <w:right w:val="single" w:sz="4" w:space="0" w:color="auto"/>
            </w:tcBorders>
            <w:shd w:val="clear" w:color="auto" w:fill="auto"/>
            <w:noWrap/>
            <w:vAlign w:val="bottom"/>
            <w:hideMark/>
          </w:tcPr>
          <w:p w14:paraId="4FB6AB9D" w14:textId="77777777" w:rsidR="00EE517F" w:rsidRDefault="00EE517F">
            <w:pPr>
              <w:rPr>
                <w:ins w:id="3396" w:author="FARIDA" w:date="2024-12-27T10:50:00Z"/>
                <w:rFonts w:ascii="Cambria" w:hAnsi="Cambria" w:cs="Calibri"/>
                <w:color w:val="000000"/>
                <w:sz w:val="20"/>
                <w:szCs w:val="20"/>
              </w:rPr>
            </w:pPr>
            <w:proofErr w:type="spellStart"/>
            <w:ins w:id="3397" w:author="FARIDA" w:date="2024-12-27T10:50:00Z">
              <w:r>
                <w:rPr>
                  <w:rFonts w:ascii="Cambria" w:hAnsi="Cambria" w:cs="Calibri"/>
                  <w:color w:val="000000"/>
                  <w:sz w:val="20"/>
                  <w:szCs w:val="20"/>
                </w:rPr>
                <w:t>Ureum</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2DE295C1" w14:textId="77777777" w:rsidR="00EE517F" w:rsidRDefault="00EE517F">
            <w:pPr>
              <w:jc w:val="center"/>
              <w:rPr>
                <w:ins w:id="3398" w:author="FARIDA" w:date="2024-12-27T10:50:00Z"/>
                <w:rFonts w:ascii="Cambria" w:hAnsi="Cambria" w:cs="Calibri"/>
                <w:color w:val="000000"/>
                <w:sz w:val="20"/>
                <w:szCs w:val="20"/>
              </w:rPr>
            </w:pPr>
            <w:ins w:id="3399"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6897E048" w14:textId="77777777" w:rsidR="00EE517F" w:rsidRDefault="00EE517F">
            <w:pPr>
              <w:rPr>
                <w:ins w:id="3400" w:author="FARIDA" w:date="2024-12-27T10:50:00Z"/>
                <w:rFonts w:ascii="Cambria" w:hAnsi="Cambria" w:cs="Calibri"/>
                <w:b/>
                <w:bCs/>
                <w:color w:val="000000"/>
                <w:sz w:val="20"/>
                <w:szCs w:val="20"/>
              </w:rPr>
            </w:pPr>
          </w:p>
        </w:tc>
      </w:tr>
      <w:tr w:rsidR="00EE517F" w14:paraId="44384D45" w14:textId="77777777" w:rsidTr="00EE517F">
        <w:trPr>
          <w:trHeight w:val="255"/>
          <w:ins w:id="3401"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582C362F" w14:textId="77777777" w:rsidR="00EE517F" w:rsidRDefault="00EE517F">
            <w:pPr>
              <w:rPr>
                <w:ins w:id="3402"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33277C52" w14:textId="77777777" w:rsidR="00EE517F" w:rsidRDefault="00EE517F">
            <w:pPr>
              <w:rPr>
                <w:ins w:id="3403"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0CD92810" w14:textId="77777777" w:rsidR="00EE517F" w:rsidRDefault="00EE517F">
            <w:pPr>
              <w:rPr>
                <w:ins w:id="3404" w:author="FARIDA" w:date="2024-12-27T10:50:00Z"/>
                <w:rFonts w:ascii="Cambria" w:hAnsi="Cambria" w:cs="Calibri"/>
                <w:color w:val="000000"/>
                <w:sz w:val="20"/>
                <w:szCs w:val="20"/>
              </w:rPr>
            </w:pPr>
            <w:proofErr w:type="spellStart"/>
            <w:ins w:id="3405" w:author="FARIDA" w:date="2024-12-27T10:50:00Z">
              <w:r>
                <w:rPr>
                  <w:rFonts w:ascii="Cambria" w:hAnsi="Cambria" w:cs="Calibri"/>
                  <w:color w:val="000000"/>
                  <w:sz w:val="20"/>
                  <w:szCs w:val="20"/>
                </w:rPr>
                <w:t>Kreatinin</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01E2B23A" w14:textId="77777777" w:rsidR="00EE517F" w:rsidRDefault="00EE517F">
            <w:pPr>
              <w:jc w:val="center"/>
              <w:rPr>
                <w:ins w:id="3406" w:author="FARIDA" w:date="2024-12-27T10:50:00Z"/>
                <w:rFonts w:ascii="Cambria" w:hAnsi="Cambria" w:cs="Calibri"/>
                <w:color w:val="000000"/>
                <w:sz w:val="20"/>
                <w:szCs w:val="20"/>
              </w:rPr>
            </w:pPr>
            <w:ins w:id="3407"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70DC0853" w14:textId="77777777" w:rsidR="00EE517F" w:rsidRDefault="00EE517F">
            <w:pPr>
              <w:rPr>
                <w:ins w:id="3408" w:author="FARIDA" w:date="2024-12-27T10:50:00Z"/>
                <w:rFonts w:ascii="Cambria" w:hAnsi="Cambria" w:cs="Calibri"/>
                <w:b/>
                <w:bCs/>
                <w:color w:val="000000"/>
                <w:sz w:val="20"/>
                <w:szCs w:val="20"/>
              </w:rPr>
            </w:pPr>
          </w:p>
        </w:tc>
      </w:tr>
      <w:tr w:rsidR="00EE517F" w14:paraId="214E2871" w14:textId="77777777" w:rsidTr="00EE517F">
        <w:trPr>
          <w:trHeight w:val="255"/>
          <w:ins w:id="3409"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3EF916E0" w14:textId="77777777" w:rsidR="00EE517F" w:rsidRDefault="00EE517F">
            <w:pPr>
              <w:rPr>
                <w:ins w:id="3410"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74EF5BCD" w14:textId="77777777" w:rsidR="00EE517F" w:rsidRDefault="00EE517F">
            <w:pPr>
              <w:rPr>
                <w:ins w:id="3411"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1DA1ABCE" w14:textId="77777777" w:rsidR="00EE517F" w:rsidRDefault="00EE517F">
            <w:pPr>
              <w:rPr>
                <w:ins w:id="3412" w:author="FARIDA" w:date="2024-12-27T10:50:00Z"/>
                <w:rFonts w:ascii="Cambria" w:hAnsi="Cambria" w:cs="Calibri"/>
                <w:color w:val="000000"/>
                <w:sz w:val="20"/>
                <w:szCs w:val="20"/>
              </w:rPr>
            </w:pPr>
            <w:proofErr w:type="spellStart"/>
            <w:ins w:id="3413" w:author="FARIDA" w:date="2024-12-27T10:50:00Z">
              <w:r>
                <w:rPr>
                  <w:rFonts w:ascii="Cambria" w:hAnsi="Cambria" w:cs="Calibri"/>
                  <w:color w:val="000000"/>
                  <w:sz w:val="20"/>
                  <w:szCs w:val="20"/>
                </w:rPr>
                <w:t>Asam</w:t>
              </w:r>
              <w:proofErr w:type="spellEnd"/>
              <w:r>
                <w:rPr>
                  <w:rFonts w:ascii="Cambria" w:hAnsi="Cambria" w:cs="Calibri"/>
                  <w:color w:val="000000"/>
                  <w:sz w:val="20"/>
                  <w:szCs w:val="20"/>
                </w:rPr>
                <w:t xml:space="preserve"> </w:t>
              </w:r>
              <w:proofErr w:type="spellStart"/>
              <w:r>
                <w:rPr>
                  <w:rFonts w:ascii="Cambria" w:hAnsi="Cambria" w:cs="Calibri"/>
                  <w:color w:val="000000"/>
                  <w:sz w:val="20"/>
                  <w:szCs w:val="20"/>
                </w:rPr>
                <w:t>Urat</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5E48B9B4" w14:textId="77777777" w:rsidR="00EE517F" w:rsidRDefault="00EE517F">
            <w:pPr>
              <w:jc w:val="center"/>
              <w:rPr>
                <w:ins w:id="3414" w:author="FARIDA" w:date="2024-12-27T10:50:00Z"/>
                <w:rFonts w:ascii="Cambria" w:hAnsi="Cambria" w:cs="Calibri"/>
                <w:color w:val="000000"/>
                <w:sz w:val="20"/>
                <w:szCs w:val="20"/>
              </w:rPr>
            </w:pPr>
            <w:ins w:id="3415"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27090D40" w14:textId="77777777" w:rsidR="00EE517F" w:rsidRDefault="00EE517F">
            <w:pPr>
              <w:rPr>
                <w:ins w:id="3416" w:author="FARIDA" w:date="2024-12-27T10:50:00Z"/>
                <w:rFonts w:ascii="Cambria" w:hAnsi="Cambria" w:cs="Calibri"/>
                <w:b/>
                <w:bCs/>
                <w:color w:val="000000"/>
                <w:sz w:val="20"/>
                <w:szCs w:val="20"/>
              </w:rPr>
            </w:pPr>
          </w:p>
        </w:tc>
      </w:tr>
      <w:tr w:rsidR="00EE517F" w14:paraId="0CD25119" w14:textId="77777777" w:rsidTr="00EE517F">
        <w:trPr>
          <w:trHeight w:val="255"/>
          <w:ins w:id="3417"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4E7248DF" w14:textId="77777777" w:rsidR="00EE517F" w:rsidRDefault="00EE517F">
            <w:pPr>
              <w:rPr>
                <w:ins w:id="3418"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627A57" w14:textId="77777777" w:rsidR="00EE517F" w:rsidRDefault="00EE517F">
            <w:pPr>
              <w:rPr>
                <w:ins w:id="3419" w:author="FARIDA" w:date="2024-12-27T10:50:00Z"/>
                <w:rFonts w:ascii="Cambria" w:hAnsi="Cambria" w:cs="Calibri"/>
                <w:color w:val="000000"/>
                <w:sz w:val="20"/>
                <w:szCs w:val="20"/>
              </w:rPr>
            </w:pPr>
            <w:ins w:id="3420" w:author="FARIDA" w:date="2024-12-27T10:50:00Z">
              <w:r>
                <w:rPr>
                  <w:rFonts w:ascii="Cambria" w:hAnsi="Cambria" w:cs="Calibri"/>
                  <w:color w:val="000000"/>
                  <w:sz w:val="20"/>
                  <w:szCs w:val="20"/>
                </w:rPr>
                <w:t>Lemak Darah</w:t>
              </w:r>
            </w:ins>
          </w:p>
        </w:tc>
        <w:tc>
          <w:tcPr>
            <w:tcW w:w="1721" w:type="dxa"/>
            <w:tcBorders>
              <w:top w:val="nil"/>
              <w:left w:val="nil"/>
              <w:bottom w:val="single" w:sz="4" w:space="0" w:color="auto"/>
              <w:right w:val="single" w:sz="4" w:space="0" w:color="auto"/>
            </w:tcBorders>
            <w:shd w:val="clear" w:color="auto" w:fill="auto"/>
            <w:noWrap/>
            <w:vAlign w:val="bottom"/>
            <w:hideMark/>
          </w:tcPr>
          <w:p w14:paraId="09FC2198" w14:textId="77777777" w:rsidR="00EE517F" w:rsidRDefault="00EE517F">
            <w:pPr>
              <w:rPr>
                <w:ins w:id="3421" w:author="FARIDA" w:date="2024-12-27T10:50:00Z"/>
                <w:rFonts w:ascii="Cambria" w:hAnsi="Cambria" w:cs="Calibri"/>
                <w:color w:val="000000"/>
                <w:sz w:val="20"/>
                <w:szCs w:val="20"/>
              </w:rPr>
            </w:pPr>
            <w:proofErr w:type="spellStart"/>
            <w:ins w:id="3422" w:author="FARIDA" w:date="2024-12-27T10:50:00Z">
              <w:r>
                <w:rPr>
                  <w:rFonts w:ascii="Cambria" w:hAnsi="Cambria" w:cs="Calibri"/>
                  <w:color w:val="000000"/>
                  <w:sz w:val="20"/>
                  <w:szCs w:val="20"/>
                </w:rPr>
                <w:t>Kolesterol</w:t>
              </w:r>
              <w:proofErr w:type="spellEnd"/>
              <w:r>
                <w:rPr>
                  <w:rFonts w:ascii="Cambria" w:hAnsi="Cambria" w:cs="Calibri"/>
                  <w:color w:val="000000"/>
                  <w:sz w:val="20"/>
                  <w:szCs w:val="20"/>
                </w:rPr>
                <w:t xml:space="preserve"> Total</w:t>
              </w:r>
            </w:ins>
          </w:p>
        </w:tc>
        <w:tc>
          <w:tcPr>
            <w:tcW w:w="1196" w:type="dxa"/>
            <w:tcBorders>
              <w:top w:val="nil"/>
              <w:left w:val="nil"/>
              <w:bottom w:val="single" w:sz="4" w:space="0" w:color="auto"/>
              <w:right w:val="single" w:sz="4" w:space="0" w:color="auto"/>
            </w:tcBorders>
            <w:shd w:val="clear" w:color="auto" w:fill="auto"/>
            <w:noWrap/>
            <w:vAlign w:val="bottom"/>
            <w:hideMark/>
          </w:tcPr>
          <w:p w14:paraId="28A16A5C" w14:textId="77777777" w:rsidR="00EE517F" w:rsidRDefault="00EE517F">
            <w:pPr>
              <w:jc w:val="center"/>
              <w:rPr>
                <w:ins w:id="3423" w:author="FARIDA" w:date="2024-12-27T10:50:00Z"/>
                <w:rFonts w:ascii="Cambria" w:hAnsi="Cambria" w:cs="Calibri"/>
                <w:color w:val="000000"/>
                <w:sz w:val="20"/>
                <w:szCs w:val="20"/>
              </w:rPr>
            </w:pPr>
            <w:ins w:id="3424"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537A105B" w14:textId="77777777" w:rsidR="00EE517F" w:rsidRDefault="00EE517F">
            <w:pPr>
              <w:rPr>
                <w:ins w:id="3425" w:author="FARIDA" w:date="2024-12-27T10:50:00Z"/>
                <w:rFonts w:ascii="Cambria" w:hAnsi="Cambria" w:cs="Calibri"/>
                <w:b/>
                <w:bCs/>
                <w:color w:val="000000"/>
                <w:sz w:val="20"/>
                <w:szCs w:val="20"/>
              </w:rPr>
            </w:pPr>
          </w:p>
        </w:tc>
      </w:tr>
      <w:tr w:rsidR="00EE517F" w14:paraId="762BC38E" w14:textId="77777777" w:rsidTr="00EE517F">
        <w:trPr>
          <w:trHeight w:val="255"/>
          <w:ins w:id="3426"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7B7DDDFB" w14:textId="77777777" w:rsidR="00EE517F" w:rsidRDefault="00EE517F">
            <w:pPr>
              <w:rPr>
                <w:ins w:id="3427"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26B9E557" w14:textId="77777777" w:rsidR="00EE517F" w:rsidRDefault="00EE517F">
            <w:pPr>
              <w:rPr>
                <w:ins w:id="3428"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449FF786" w14:textId="77777777" w:rsidR="00EE517F" w:rsidRDefault="00EE517F">
            <w:pPr>
              <w:rPr>
                <w:ins w:id="3429" w:author="FARIDA" w:date="2024-12-27T10:50:00Z"/>
                <w:rFonts w:ascii="Cambria" w:hAnsi="Cambria" w:cs="Calibri"/>
                <w:color w:val="000000"/>
                <w:sz w:val="20"/>
                <w:szCs w:val="20"/>
              </w:rPr>
            </w:pPr>
            <w:ins w:id="3430" w:author="FARIDA" w:date="2024-12-27T10:50:00Z">
              <w:r>
                <w:rPr>
                  <w:rFonts w:ascii="Cambria" w:hAnsi="Cambria" w:cs="Calibri"/>
                  <w:color w:val="000000"/>
                  <w:sz w:val="20"/>
                  <w:szCs w:val="20"/>
                </w:rPr>
                <w:t>HDL</w:t>
              </w:r>
            </w:ins>
          </w:p>
        </w:tc>
        <w:tc>
          <w:tcPr>
            <w:tcW w:w="1196" w:type="dxa"/>
            <w:tcBorders>
              <w:top w:val="nil"/>
              <w:left w:val="nil"/>
              <w:bottom w:val="single" w:sz="4" w:space="0" w:color="auto"/>
              <w:right w:val="single" w:sz="4" w:space="0" w:color="auto"/>
            </w:tcBorders>
            <w:shd w:val="clear" w:color="auto" w:fill="auto"/>
            <w:noWrap/>
            <w:vAlign w:val="bottom"/>
            <w:hideMark/>
          </w:tcPr>
          <w:p w14:paraId="47E79D01" w14:textId="77777777" w:rsidR="00EE517F" w:rsidRDefault="00EE517F">
            <w:pPr>
              <w:jc w:val="center"/>
              <w:rPr>
                <w:ins w:id="3431" w:author="FARIDA" w:date="2024-12-27T10:50:00Z"/>
                <w:rFonts w:ascii="Cambria" w:hAnsi="Cambria" w:cs="Calibri"/>
                <w:color w:val="000000"/>
                <w:sz w:val="20"/>
                <w:szCs w:val="20"/>
              </w:rPr>
            </w:pPr>
            <w:ins w:id="3432" w:author="FARIDA" w:date="2024-12-27T10:50:00Z">
              <w:r>
                <w:rPr>
                  <w:rFonts w:ascii="Cambria" w:hAnsi="Cambria" w:cs="Calibri"/>
                  <w:color w:val="000000"/>
                  <w:sz w:val="20"/>
                  <w:szCs w:val="20"/>
                </w:rPr>
                <w:t>Rp210.000</w:t>
              </w:r>
            </w:ins>
          </w:p>
        </w:tc>
        <w:tc>
          <w:tcPr>
            <w:tcW w:w="1483" w:type="dxa"/>
            <w:vMerge/>
            <w:tcBorders>
              <w:top w:val="nil"/>
              <w:left w:val="single" w:sz="4" w:space="0" w:color="auto"/>
              <w:bottom w:val="single" w:sz="4" w:space="0" w:color="000000"/>
              <w:right w:val="single" w:sz="4" w:space="0" w:color="auto"/>
            </w:tcBorders>
            <w:vAlign w:val="center"/>
            <w:hideMark/>
          </w:tcPr>
          <w:p w14:paraId="1B7F1A97" w14:textId="77777777" w:rsidR="00EE517F" w:rsidRDefault="00EE517F">
            <w:pPr>
              <w:rPr>
                <w:ins w:id="3433" w:author="FARIDA" w:date="2024-12-27T10:50:00Z"/>
                <w:rFonts w:ascii="Cambria" w:hAnsi="Cambria" w:cs="Calibri"/>
                <w:b/>
                <w:bCs/>
                <w:color w:val="000000"/>
                <w:sz w:val="20"/>
                <w:szCs w:val="20"/>
              </w:rPr>
            </w:pPr>
          </w:p>
        </w:tc>
      </w:tr>
      <w:tr w:rsidR="00EE517F" w14:paraId="4A088833" w14:textId="77777777" w:rsidTr="00EE517F">
        <w:trPr>
          <w:trHeight w:val="255"/>
          <w:ins w:id="3434"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07FA2157" w14:textId="77777777" w:rsidR="00EE517F" w:rsidRDefault="00EE517F">
            <w:pPr>
              <w:rPr>
                <w:ins w:id="3435"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21DDB8BC" w14:textId="77777777" w:rsidR="00EE517F" w:rsidRDefault="00EE517F">
            <w:pPr>
              <w:rPr>
                <w:ins w:id="3436"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5204CBA1" w14:textId="77777777" w:rsidR="00EE517F" w:rsidRDefault="00EE517F">
            <w:pPr>
              <w:rPr>
                <w:ins w:id="3437" w:author="FARIDA" w:date="2024-12-27T10:50:00Z"/>
                <w:rFonts w:ascii="Cambria" w:hAnsi="Cambria" w:cs="Calibri"/>
                <w:color w:val="000000"/>
                <w:sz w:val="20"/>
                <w:szCs w:val="20"/>
              </w:rPr>
            </w:pPr>
            <w:ins w:id="3438" w:author="FARIDA" w:date="2024-12-27T10:50:00Z">
              <w:r>
                <w:rPr>
                  <w:rFonts w:ascii="Cambria" w:hAnsi="Cambria" w:cs="Calibri"/>
                  <w:color w:val="000000"/>
                  <w:sz w:val="20"/>
                  <w:szCs w:val="20"/>
                </w:rPr>
                <w:t>LDL</w:t>
              </w:r>
            </w:ins>
          </w:p>
        </w:tc>
        <w:tc>
          <w:tcPr>
            <w:tcW w:w="1196" w:type="dxa"/>
            <w:tcBorders>
              <w:top w:val="nil"/>
              <w:left w:val="nil"/>
              <w:bottom w:val="single" w:sz="4" w:space="0" w:color="auto"/>
              <w:right w:val="single" w:sz="4" w:space="0" w:color="auto"/>
            </w:tcBorders>
            <w:shd w:val="clear" w:color="auto" w:fill="auto"/>
            <w:noWrap/>
            <w:vAlign w:val="bottom"/>
            <w:hideMark/>
          </w:tcPr>
          <w:p w14:paraId="1D04B655" w14:textId="77777777" w:rsidR="00EE517F" w:rsidRDefault="00EE517F">
            <w:pPr>
              <w:jc w:val="center"/>
              <w:rPr>
                <w:ins w:id="3439" w:author="FARIDA" w:date="2024-12-27T10:50:00Z"/>
                <w:rFonts w:ascii="Cambria" w:hAnsi="Cambria" w:cs="Calibri"/>
                <w:color w:val="000000"/>
                <w:sz w:val="20"/>
                <w:szCs w:val="20"/>
              </w:rPr>
            </w:pPr>
            <w:ins w:id="3440" w:author="FARIDA" w:date="2024-12-27T10:50:00Z">
              <w:r>
                <w:rPr>
                  <w:rFonts w:ascii="Cambria" w:hAnsi="Cambria" w:cs="Calibri"/>
                  <w:color w:val="000000"/>
                  <w:sz w:val="20"/>
                  <w:szCs w:val="20"/>
                </w:rPr>
                <w:t>Rp75.000</w:t>
              </w:r>
            </w:ins>
          </w:p>
        </w:tc>
        <w:tc>
          <w:tcPr>
            <w:tcW w:w="1483" w:type="dxa"/>
            <w:vMerge/>
            <w:tcBorders>
              <w:top w:val="nil"/>
              <w:left w:val="single" w:sz="4" w:space="0" w:color="auto"/>
              <w:bottom w:val="single" w:sz="4" w:space="0" w:color="000000"/>
              <w:right w:val="single" w:sz="4" w:space="0" w:color="auto"/>
            </w:tcBorders>
            <w:vAlign w:val="center"/>
            <w:hideMark/>
          </w:tcPr>
          <w:p w14:paraId="58D3A25C" w14:textId="77777777" w:rsidR="00EE517F" w:rsidRDefault="00EE517F">
            <w:pPr>
              <w:rPr>
                <w:ins w:id="3441" w:author="FARIDA" w:date="2024-12-27T10:50:00Z"/>
                <w:rFonts w:ascii="Cambria" w:hAnsi="Cambria" w:cs="Calibri"/>
                <w:b/>
                <w:bCs/>
                <w:color w:val="000000"/>
                <w:sz w:val="20"/>
                <w:szCs w:val="20"/>
              </w:rPr>
            </w:pPr>
          </w:p>
        </w:tc>
      </w:tr>
      <w:tr w:rsidR="00EE517F" w14:paraId="76124A56" w14:textId="77777777" w:rsidTr="00EE517F">
        <w:trPr>
          <w:trHeight w:val="255"/>
          <w:ins w:id="3442"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445DF221" w14:textId="77777777" w:rsidR="00EE517F" w:rsidRDefault="00EE517F">
            <w:pPr>
              <w:rPr>
                <w:ins w:id="3443"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631EC184" w14:textId="77777777" w:rsidR="00EE517F" w:rsidRDefault="00EE517F">
            <w:pPr>
              <w:rPr>
                <w:ins w:id="3444"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2DF2C384" w14:textId="77777777" w:rsidR="00EE517F" w:rsidRDefault="00EE517F">
            <w:pPr>
              <w:rPr>
                <w:ins w:id="3445" w:author="FARIDA" w:date="2024-12-27T10:50:00Z"/>
                <w:rFonts w:ascii="Cambria" w:hAnsi="Cambria" w:cs="Calibri"/>
                <w:color w:val="000000"/>
                <w:sz w:val="20"/>
                <w:szCs w:val="20"/>
              </w:rPr>
            </w:pPr>
            <w:proofErr w:type="spellStart"/>
            <w:ins w:id="3446" w:author="FARIDA" w:date="2024-12-27T10:50:00Z">
              <w:r>
                <w:rPr>
                  <w:rFonts w:ascii="Cambria" w:hAnsi="Cambria" w:cs="Calibri"/>
                  <w:color w:val="000000"/>
                  <w:sz w:val="20"/>
                  <w:szCs w:val="20"/>
                </w:rPr>
                <w:t>Trigliserida</w:t>
              </w:r>
              <w:proofErr w:type="spellEnd"/>
            </w:ins>
          </w:p>
        </w:tc>
        <w:tc>
          <w:tcPr>
            <w:tcW w:w="1196" w:type="dxa"/>
            <w:tcBorders>
              <w:top w:val="nil"/>
              <w:left w:val="nil"/>
              <w:bottom w:val="single" w:sz="4" w:space="0" w:color="auto"/>
              <w:right w:val="single" w:sz="4" w:space="0" w:color="auto"/>
            </w:tcBorders>
            <w:shd w:val="clear" w:color="auto" w:fill="auto"/>
            <w:noWrap/>
            <w:vAlign w:val="bottom"/>
            <w:hideMark/>
          </w:tcPr>
          <w:p w14:paraId="55435B45" w14:textId="77777777" w:rsidR="00EE517F" w:rsidRDefault="00EE517F">
            <w:pPr>
              <w:jc w:val="center"/>
              <w:rPr>
                <w:ins w:id="3447" w:author="FARIDA" w:date="2024-12-27T10:50:00Z"/>
                <w:rFonts w:ascii="Cambria" w:hAnsi="Cambria" w:cs="Calibri"/>
                <w:color w:val="000000"/>
                <w:sz w:val="20"/>
                <w:szCs w:val="20"/>
              </w:rPr>
            </w:pPr>
            <w:ins w:id="3448" w:author="FARIDA" w:date="2024-12-27T10:50:00Z">
              <w:r>
                <w:rPr>
                  <w:rFonts w:ascii="Cambria" w:hAnsi="Cambria" w:cs="Calibri"/>
                  <w:color w:val="000000"/>
                  <w:sz w:val="20"/>
                  <w:szCs w:val="20"/>
                </w:rPr>
                <w:t>Rp44.000</w:t>
              </w:r>
            </w:ins>
          </w:p>
        </w:tc>
        <w:tc>
          <w:tcPr>
            <w:tcW w:w="1483" w:type="dxa"/>
            <w:vMerge/>
            <w:tcBorders>
              <w:top w:val="nil"/>
              <w:left w:val="single" w:sz="4" w:space="0" w:color="auto"/>
              <w:bottom w:val="single" w:sz="4" w:space="0" w:color="000000"/>
              <w:right w:val="single" w:sz="4" w:space="0" w:color="auto"/>
            </w:tcBorders>
            <w:vAlign w:val="center"/>
            <w:hideMark/>
          </w:tcPr>
          <w:p w14:paraId="14114860" w14:textId="77777777" w:rsidR="00EE517F" w:rsidRDefault="00EE517F">
            <w:pPr>
              <w:rPr>
                <w:ins w:id="3449" w:author="FARIDA" w:date="2024-12-27T10:50:00Z"/>
                <w:rFonts w:ascii="Cambria" w:hAnsi="Cambria" w:cs="Calibri"/>
                <w:b/>
                <w:bCs/>
                <w:color w:val="000000"/>
                <w:sz w:val="20"/>
                <w:szCs w:val="20"/>
              </w:rPr>
            </w:pPr>
          </w:p>
        </w:tc>
      </w:tr>
      <w:tr w:rsidR="00EE517F" w14:paraId="1D40067D" w14:textId="77777777" w:rsidTr="00EE517F">
        <w:trPr>
          <w:trHeight w:val="255"/>
          <w:ins w:id="3450"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36BABFAD" w14:textId="77777777" w:rsidR="00EE517F" w:rsidRDefault="00EE517F">
            <w:pPr>
              <w:rPr>
                <w:ins w:id="3451" w:author="FARIDA" w:date="2024-12-27T10:50:00Z"/>
                <w:rFonts w:ascii="Cambria" w:hAnsi="Cambria" w:cs="Calibri"/>
                <w:b/>
                <w:bCs/>
                <w:color w:val="000000"/>
                <w:sz w:val="20"/>
                <w:szCs w:val="20"/>
              </w:rPr>
            </w:pPr>
          </w:p>
        </w:tc>
        <w:tc>
          <w:tcPr>
            <w:tcW w:w="41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5582232" w14:textId="77777777" w:rsidR="00EE517F" w:rsidRDefault="00EE517F">
            <w:pPr>
              <w:rPr>
                <w:ins w:id="3452" w:author="FARIDA" w:date="2024-12-27T10:50:00Z"/>
                <w:rFonts w:ascii="Cambria" w:hAnsi="Cambria" w:cs="Calibri"/>
                <w:color w:val="000000"/>
                <w:sz w:val="20"/>
                <w:szCs w:val="20"/>
              </w:rPr>
            </w:pPr>
            <w:ins w:id="3453" w:author="FARIDA" w:date="2024-12-27T10:50:00Z">
              <w:r>
                <w:rPr>
                  <w:rFonts w:ascii="Cambria" w:hAnsi="Cambria" w:cs="Calibri"/>
                  <w:color w:val="000000"/>
                  <w:sz w:val="20"/>
                  <w:szCs w:val="20"/>
                </w:rPr>
                <w:t>Gula Darah</w:t>
              </w:r>
            </w:ins>
          </w:p>
        </w:tc>
        <w:tc>
          <w:tcPr>
            <w:tcW w:w="1721" w:type="dxa"/>
            <w:tcBorders>
              <w:top w:val="nil"/>
              <w:left w:val="nil"/>
              <w:bottom w:val="single" w:sz="4" w:space="0" w:color="auto"/>
              <w:right w:val="single" w:sz="4" w:space="0" w:color="auto"/>
            </w:tcBorders>
            <w:shd w:val="clear" w:color="auto" w:fill="auto"/>
            <w:noWrap/>
            <w:vAlign w:val="bottom"/>
            <w:hideMark/>
          </w:tcPr>
          <w:p w14:paraId="1124A38C" w14:textId="77777777" w:rsidR="00EE517F" w:rsidRDefault="00EE517F">
            <w:pPr>
              <w:rPr>
                <w:ins w:id="3454" w:author="FARIDA" w:date="2024-12-27T10:50:00Z"/>
                <w:rFonts w:ascii="Cambria" w:hAnsi="Cambria" w:cs="Calibri"/>
                <w:color w:val="000000"/>
                <w:sz w:val="20"/>
                <w:szCs w:val="20"/>
              </w:rPr>
            </w:pPr>
            <w:ins w:id="3455" w:author="FARIDA" w:date="2024-12-27T10:50:00Z">
              <w:r>
                <w:rPr>
                  <w:rFonts w:ascii="Cambria" w:hAnsi="Cambria" w:cs="Calibri"/>
                  <w:color w:val="000000"/>
                  <w:sz w:val="20"/>
                  <w:szCs w:val="20"/>
                </w:rPr>
                <w:t>GDP</w:t>
              </w:r>
            </w:ins>
          </w:p>
        </w:tc>
        <w:tc>
          <w:tcPr>
            <w:tcW w:w="1196" w:type="dxa"/>
            <w:tcBorders>
              <w:top w:val="nil"/>
              <w:left w:val="nil"/>
              <w:bottom w:val="single" w:sz="4" w:space="0" w:color="auto"/>
              <w:right w:val="single" w:sz="4" w:space="0" w:color="auto"/>
            </w:tcBorders>
            <w:shd w:val="clear" w:color="auto" w:fill="auto"/>
            <w:noWrap/>
            <w:vAlign w:val="bottom"/>
            <w:hideMark/>
          </w:tcPr>
          <w:p w14:paraId="45A2DAFF" w14:textId="77777777" w:rsidR="00EE517F" w:rsidRDefault="00EE517F">
            <w:pPr>
              <w:jc w:val="center"/>
              <w:rPr>
                <w:ins w:id="3456" w:author="FARIDA" w:date="2024-12-27T10:50:00Z"/>
                <w:rFonts w:ascii="Cambria" w:hAnsi="Cambria" w:cs="Calibri"/>
                <w:color w:val="000000"/>
                <w:sz w:val="20"/>
                <w:szCs w:val="20"/>
              </w:rPr>
            </w:pPr>
            <w:ins w:id="3457" w:author="FARIDA" w:date="2024-12-27T10:50:00Z">
              <w:r>
                <w:rPr>
                  <w:rFonts w:ascii="Cambria" w:hAnsi="Cambria" w:cs="Calibri"/>
                  <w:color w:val="000000"/>
                  <w:sz w:val="20"/>
                  <w:szCs w:val="20"/>
                </w:rPr>
                <w:t>Rp43.500</w:t>
              </w:r>
            </w:ins>
          </w:p>
        </w:tc>
        <w:tc>
          <w:tcPr>
            <w:tcW w:w="1483" w:type="dxa"/>
            <w:vMerge/>
            <w:tcBorders>
              <w:top w:val="nil"/>
              <w:left w:val="single" w:sz="4" w:space="0" w:color="auto"/>
              <w:bottom w:val="single" w:sz="4" w:space="0" w:color="000000"/>
              <w:right w:val="single" w:sz="4" w:space="0" w:color="auto"/>
            </w:tcBorders>
            <w:vAlign w:val="center"/>
            <w:hideMark/>
          </w:tcPr>
          <w:p w14:paraId="13B837C4" w14:textId="77777777" w:rsidR="00EE517F" w:rsidRDefault="00EE517F">
            <w:pPr>
              <w:rPr>
                <w:ins w:id="3458" w:author="FARIDA" w:date="2024-12-27T10:50:00Z"/>
                <w:rFonts w:ascii="Cambria" w:hAnsi="Cambria" w:cs="Calibri"/>
                <w:b/>
                <w:bCs/>
                <w:color w:val="000000"/>
                <w:sz w:val="20"/>
                <w:szCs w:val="20"/>
              </w:rPr>
            </w:pPr>
          </w:p>
        </w:tc>
      </w:tr>
      <w:tr w:rsidR="00EE517F" w14:paraId="2DCFAF69" w14:textId="77777777" w:rsidTr="00EE517F">
        <w:trPr>
          <w:trHeight w:val="255"/>
          <w:ins w:id="3459"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3C45AA4C" w14:textId="77777777" w:rsidR="00EE517F" w:rsidRDefault="00EE517F">
            <w:pPr>
              <w:rPr>
                <w:ins w:id="3460" w:author="FARIDA" w:date="2024-12-27T10:50:00Z"/>
                <w:rFonts w:ascii="Cambria" w:hAnsi="Cambria" w:cs="Calibri"/>
                <w:b/>
                <w:bCs/>
                <w:color w:val="000000"/>
                <w:sz w:val="20"/>
                <w:szCs w:val="20"/>
              </w:rPr>
            </w:pPr>
          </w:p>
        </w:tc>
        <w:tc>
          <w:tcPr>
            <w:tcW w:w="4164" w:type="dxa"/>
            <w:vMerge/>
            <w:tcBorders>
              <w:top w:val="nil"/>
              <w:left w:val="single" w:sz="4" w:space="0" w:color="auto"/>
              <w:bottom w:val="single" w:sz="4" w:space="0" w:color="auto"/>
              <w:right w:val="single" w:sz="4" w:space="0" w:color="auto"/>
            </w:tcBorders>
            <w:vAlign w:val="center"/>
            <w:hideMark/>
          </w:tcPr>
          <w:p w14:paraId="57A30AFC" w14:textId="77777777" w:rsidR="00EE517F" w:rsidRDefault="00EE517F">
            <w:pPr>
              <w:rPr>
                <w:ins w:id="3461" w:author="FARIDA" w:date="2024-12-27T10:50:00Z"/>
                <w:rFonts w:ascii="Cambria" w:hAnsi="Cambria" w:cs="Calibri"/>
                <w:color w:val="000000"/>
                <w:sz w:val="20"/>
                <w:szCs w:val="20"/>
              </w:rPr>
            </w:pPr>
          </w:p>
        </w:tc>
        <w:tc>
          <w:tcPr>
            <w:tcW w:w="1721" w:type="dxa"/>
            <w:tcBorders>
              <w:top w:val="nil"/>
              <w:left w:val="nil"/>
              <w:bottom w:val="single" w:sz="4" w:space="0" w:color="auto"/>
              <w:right w:val="single" w:sz="4" w:space="0" w:color="auto"/>
            </w:tcBorders>
            <w:shd w:val="clear" w:color="auto" w:fill="auto"/>
            <w:noWrap/>
            <w:vAlign w:val="bottom"/>
            <w:hideMark/>
          </w:tcPr>
          <w:p w14:paraId="24E95C89" w14:textId="77777777" w:rsidR="00EE517F" w:rsidRDefault="00EE517F">
            <w:pPr>
              <w:rPr>
                <w:ins w:id="3462" w:author="FARIDA" w:date="2024-12-27T10:50:00Z"/>
                <w:rFonts w:ascii="Cambria" w:hAnsi="Cambria" w:cs="Calibri"/>
                <w:color w:val="000000"/>
                <w:sz w:val="20"/>
                <w:szCs w:val="20"/>
              </w:rPr>
            </w:pPr>
            <w:ins w:id="3463" w:author="FARIDA" w:date="2024-12-27T10:50:00Z">
              <w:r>
                <w:rPr>
                  <w:rFonts w:ascii="Cambria" w:hAnsi="Cambria" w:cs="Calibri"/>
                  <w:color w:val="000000"/>
                  <w:sz w:val="20"/>
                  <w:szCs w:val="20"/>
                </w:rPr>
                <w:t>HBA1C</w:t>
              </w:r>
            </w:ins>
          </w:p>
        </w:tc>
        <w:tc>
          <w:tcPr>
            <w:tcW w:w="1196" w:type="dxa"/>
            <w:tcBorders>
              <w:top w:val="nil"/>
              <w:left w:val="nil"/>
              <w:bottom w:val="single" w:sz="4" w:space="0" w:color="auto"/>
              <w:right w:val="single" w:sz="4" w:space="0" w:color="auto"/>
            </w:tcBorders>
            <w:shd w:val="clear" w:color="auto" w:fill="auto"/>
            <w:noWrap/>
            <w:vAlign w:val="bottom"/>
            <w:hideMark/>
          </w:tcPr>
          <w:p w14:paraId="278FB855" w14:textId="77777777" w:rsidR="00EE517F" w:rsidRDefault="00EE517F">
            <w:pPr>
              <w:jc w:val="center"/>
              <w:rPr>
                <w:ins w:id="3464" w:author="FARIDA" w:date="2024-12-27T10:50:00Z"/>
                <w:rFonts w:ascii="Cambria" w:hAnsi="Cambria" w:cs="Calibri"/>
                <w:color w:val="000000"/>
                <w:sz w:val="20"/>
                <w:szCs w:val="20"/>
              </w:rPr>
            </w:pPr>
            <w:ins w:id="3465" w:author="FARIDA" w:date="2024-12-27T10:50:00Z">
              <w:r>
                <w:rPr>
                  <w:rFonts w:ascii="Cambria" w:hAnsi="Cambria" w:cs="Calibri"/>
                  <w:color w:val="000000"/>
                  <w:sz w:val="20"/>
                  <w:szCs w:val="20"/>
                </w:rPr>
                <w:t>Rp231.250</w:t>
              </w:r>
            </w:ins>
          </w:p>
        </w:tc>
        <w:tc>
          <w:tcPr>
            <w:tcW w:w="1483" w:type="dxa"/>
            <w:vMerge/>
            <w:tcBorders>
              <w:top w:val="nil"/>
              <w:left w:val="single" w:sz="4" w:space="0" w:color="auto"/>
              <w:bottom w:val="single" w:sz="4" w:space="0" w:color="000000"/>
              <w:right w:val="single" w:sz="4" w:space="0" w:color="auto"/>
            </w:tcBorders>
            <w:vAlign w:val="center"/>
            <w:hideMark/>
          </w:tcPr>
          <w:p w14:paraId="4F9F5012" w14:textId="77777777" w:rsidR="00EE517F" w:rsidRDefault="00EE517F">
            <w:pPr>
              <w:rPr>
                <w:ins w:id="3466" w:author="FARIDA" w:date="2024-12-27T10:50:00Z"/>
                <w:rFonts w:ascii="Cambria" w:hAnsi="Cambria" w:cs="Calibri"/>
                <w:b/>
                <w:bCs/>
                <w:color w:val="000000"/>
                <w:sz w:val="20"/>
                <w:szCs w:val="20"/>
              </w:rPr>
            </w:pPr>
          </w:p>
        </w:tc>
      </w:tr>
      <w:tr w:rsidR="00EE517F" w14:paraId="7D23C4F2" w14:textId="77777777" w:rsidTr="00EE517F">
        <w:trPr>
          <w:trHeight w:val="255"/>
          <w:ins w:id="3467"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13892610" w14:textId="77777777" w:rsidR="00EE517F" w:rsidRDefault="00EE517F">
            <w:pPr>
              <w:rPr>
                <w:ins w:id="3468"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0F860244" w14:textId="77777777" w:rsidR="00EE517F" w:rsidRDefault="00EE517F">
            <w:pPr>
              <w:rPr>
                <w:ins w:id="3469" w:author="FARIDA" w:date="2024-12-27T10:50:00Z"/>
                <w:rFonts w:ascii="Cambria" w:hAnsi="Cambria" w:cs="Calibri"/>
                <w:color w:val="000000"/>
                <w:sz w:val="20"/>
                <w:szCs w:val="20"/>
              </w:rPr>
            </w:pPr>
            <w:ins w:id="3470" w:author="FARIDA" w:date="2024-12-27T10:50:00Z">
              <w:r>
                <w:rPr>
                  <w:rFonts w:ascii="Cambria" w:hAnsi="Cambria" w:cs="Calibri"/>
                  <w:color w:val="000000"/>
                  <w:sz w:val="20"/>
                  <w:szCs w:val="20"/>
                </w:rPr>
                <w:t>HIV</w:t>
              </w:r>
            </w:ins>
          </w:p>
        </w:tc>
        <w:tc>
          <w:tcPr>
            <w:tcW w:w="1721" w:type="dxa"/>
            <w:tcBorders>
              <w:top w:val="nil"/>
              <w:left w:val="nil"/>
              <w:bottom w:val="single" w:sz="4" w:space="0" w:color="auto"/>
              <w:right w:val="single" w:sz="4" w:space="0" w:color="auto"/>
            </w:tcBorders>
            <w:shd w:val="clear" w:color="auto" w:fill="auto"/>
            <w:noWrap/>
            <w:vAlign w:val="bottom"/>
            <w:hideMark/>
          </w:tcPr>
          <w:p w14:paraId="2311A500" w14:textId="77777777" w:rsidR="00EE517F" w:rsidRDefault="00EE517F">
            <w:pPr>
              <w:rPr>
                <w:ins w:id="3471" w:author="FARIDA" w:date="2024-12-27T10:50:00Z"/>
                <w:rFonts w:ascii="Cambria" w:hAnsi="Cambria" w:cs="Calibri"/>
                <w:color w:val="000000"/>
                <w:sz w:val="20"/>
                <w:szCs w:val="20"/>
              </w:rPr>
            </w:pPr>
            <w:ins w:id="3472"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76F3B09C" w14:textId="77777777" w:rsidR="00EE517F" w:rsidRDefault="00EE517F">
            <w:pPr>
              <w:jc w:val="center"/>
              <w:rPr>
                <w:ins w:id="3473" w:author="FARIDA" w:date="2024-12-27T10:50:00Z"/>
                <w:rFonts w:ascii="Cambria" w:hAnsi="Cambria" w:cs="Calibri"/>
                <w:color w:val="000000"/>
                <w:sz w:val="20"/>
                <w:szCs w:val="20"/>
              </w:rPr>
            </w:pPr>
            <w:ins w:id="3474" w:author="FARIDA" w:date="2024-12-27T10:50:00Z">
              <w:r>
                <w:rPr>
                  <w:rFonts w:ascii="Cambria" w:hAnsi="Cambria" w:cs="Calibri"/>
                  <w:color w:val="000000"/>
                  <w:sz w:val="20"/>
                  <w:szCs w:val="20"/>
                </w:rPr>
                <w:t>Rp75.000</w:t>
              </w:r>
            </w:ins>
          </w:p>
        </w:tc>
        <w:tc>
          <w:tcPr>
            <w:tcW w:w="1483" w:type="dxa"/>
            <w:vMerge/>
            <w:tcBorders>
              <w:top w:val="nil"/>
              <w:left w:val="single" w:sz="4" w:space="0" w:color="auto"/>
              <w:bottom w:val="single" w:sz="4" w:space="0" w:color="000000"/>
              <w:right w:val="single" w:sz="4" w:space="0" w:color="auto"/>
            </w:tcBorders>
            <w:vAlign w:val="center"/>
            <w:hideMark/>
          </w:tcPr>
          <w:p w14:paraId="7DCB590A" w14:textId="77777777" w:rsidR="00EE517F" w:rsidRDefault="00EE517F">
            <w:pPr>
              <w:rPr>
                <w:ins w:id="3475" w:author="FARIDA" w:date="2024-12-27T10:50:00Z"/>
                <w:rFonts w:ascii="Cambria" w:hAnsi="Cambria" w:cs="Calibri"/>
                <w:b/>
                <w:bCs/>
                <w:color w:val="000000"/>
                <w:sz w:val="20"/>
                <w:szCs w:val="20"/>
              </w:rPr>
            </w:pPr>
          </w:p>
        </w:tc>
      </w:tr>
      <w:tr w:rsidR="00EE517F" w14:paraId="7E498A8B" w14:textId="77777777" w:rsidTr="00EE517F">
        <w:trPr>
          <w:trHeight w:val="255"/>
          <w:ins w:id="3476"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604782E8" w14:textId="77777777" w:rsidR="00EE517F" w:rsidRDefault="00EE517F">
            <w:pPr>
              <w:rPr>
                <w:ins w:id="3477"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3275D606" w14:textId="77777777" w:rsidR="00EE517F" w:rsidRDefault="00EE517F">
            <w:pPr>
              <w:rPr>
                <w:ins w:id="3478" w:author="FARIDA" w:date="2024-12-27T10:50:00Z"/>
                <w:rFonts w:ascii="Cambria" w:hAnsi="Cambria" w:cs="Calibri"/>
                <w:color w:val="000000"/>
                <w:sz w:val="20"/>
                <w:szCs w:val="20"/>
              </w:rPr>
            </w:pPr>
            <w:ins w:id="3479" w:author="FARIDA" w:date="2024-12-27T10:50:00Z">
              <w:r>
                <w:rPr>
                  <w:rFonts w:ascii="Cambria" w:hAnsi="Cambria" w:cs="Calibri"/>
                  <w:color w:val="000000"/>
                  <w:sz w:val="20"/>
                  <w:szCs w:val="20"/>
                </w:rPr>
                <w:t>AFP (Alpha Fetoprotein)</w:t>
              </w:r>
            </w:ins>
          </w:p>
        </w:tc>
        <w:tc>
          <w:tcPr>
            <w:tcW w:w="1721" w:type="dxa"/>
            <w:tcBorders>
              <w:top w:val="nil"/>
              <w:left w:val="nil"/>
              <w:bottom w:val="single" w:sz="4" w:space="0" w:color="auto"/>
              <w:right w:val="single" w:sz="4" w:space="0" w:color="auto"/>
            </w:tcBorders>
            <w:shd w:val="clear" w:color="auto" w:fill="auto"/>
            <w:noWrap/>
            <w:vAlign w:val="bottom"/>
            <w:hideMark/>
          </w:tcPr>
          <w:p w14:paraId="6DA0728D" w14:textId="77777777" w:rsidR="00EE517F" w:rsidRDefault="00EE517F">
            <w:pPr>
              <w:rPr>
                <w:ins w:id="3480" w:author="FARIDA" w:date="2024-12-27T10:50:00Z"/>
                <w:rFonts w:ascii="Cambria" w:hAnsi="Cambria" w:cs="Calibri"/>
                <w:color w:val="000000"/>
                <w:sz w:val="20"/>
                <w:szCs w:val="20"/>
              </w:rPr>
            </w:pPr>
            <w:ins w:id="3481"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3F578B47" w14:textId="77777777" w:rsidR="00EE517F" w:rsidRDefault="00EE517F">
            <w:pPr>
              <w:jc w:val="center"/>
              <w:rPr>
                <w:ins w:id="3482" w:author="FARIDA" w:date="2024-12-27T10:50:00Z"/>
                <w:rFonts w:ascii="Cambria" w:hAnsi="Cambria" w:cs="Calibri"/>
                <w:color w:val="000000"/>
                <w:sz w:val="20"/>
                <w:szCs w:val="20"/>
              </w:rPr>
            </w:pPr>
            <w:ins w:id="3483" w:author="FARIDA" w:date="2024-12-27T10:50:00Z">
              <w:r>
                <w:rPr>
                  <w:rFonts w:ascii="Cambria" w:hAnsi="Cambria" w:cs="Calibri"/>
                  <w:color w:val="000000"/>
                  <w:sz w:val="20"/>
                  <w:szCs w:val="20"/>
                </w:rPr>
                <w:t>Rp278.300</w:t>
              </w:r>
            </w:ins>
          </w:p>
        </w:tc>
        <w:tc>
          <w:tcPr>
            <w:tcW w:w="1483" w:type="dxa"/>
            <w:vMerge/>
            <w:tcBorders>
              <w:top w:val="nil"/>
              <w:left w:val="single" w:sz="4" w:space="0" w:color="auto"/>
              <w:bottom w:val="single" w:sz="4" w:space="0" w:color="000000"/>
              <w:right w:val="single" w:sz="4" w:space="0" w:color="auto"/>
            </w:tcBorders>
            <w:vAlign w:val="center"/>
            <w:hideMark/>
          </w:tcPr>
          <w:p w14:paraId="1C86E69B" w14:textId="77777777" w:rsidR="00EE517F" w:rsidRDefault="00EE517F">
            <w:pPr>
              <w:rPr>
                <w:ins w:id="3484" w:author="FARIDA" w:date="2024-12-27T10:50:00Z"/>
                <w:rFonts w:ascii="Cambria" w:hAnsi="Cambria" w:cs="Calibri"/>
                <w:b/>
                <w:bCs/>
                <w:color w:val="000000"/>
                <w:sz w:val="20"/>
                <w:szCs w:val="20"/>
              </w:rPr>
            </w:pPr>
          </w:p>
        </w:tc>
      </w:tr>
      <w:tr w:rsidR="00EE517F" w14:paraId="6E9924AB" w14:textId="77777777" w:rsidTr="00EE517F">
        <w:trPr>
          <w:trHeight w:val="255"/>
          <w:ins w:id="3485" w:author="FARIDA" w:date="2024-12-27T10:50:00Z"/>
        </w:trPr>
        <w:tc>
          <w:tcPr>
            <w:tcW w:w="576" w:type="dxa"/>
            <w:vMerge/>
            <w:tcBorders>
              <w:top w:val="nil"/>
              <w:left w:val="single" w:sz="4" w:space="0" w:color="auto"/>
              <w:bottom w:val="single" w:sz="4" w:space="0" w:color="auto"/>
              <w:right w:val="single" w:sz="4" w:space="0" w:color="auto"/>
            </w:tcBorders>
            <w:vAlign w:val="center"/>
            <w:hideMark/>
          </w:tcPr>
          <w:p w14:paraId="6654E636" w14:textId="77777777" w:rsidR="00EE517F" w:rsidRDefault="00EE517F">
            <w:pPr>
              <w:rPr>
                <w:ins w:id="3486" w:author="FARIDA" w:date="2024-12-27T10:50:00Z"/>
                <w:rFonts w:ascii="Cambria" w:hAnsi="Cambria" w:cs="Calibri"/>
                <w:b/>
                <w:bCs/>
                <w:color w:val="000000"/>
                <w:sz w:val="20"/>
                <w:szCs w:val="20"/>
              </w:rPr>
            </w:pPr>
          </w:p>
        </w:tc>
        <w:tc>
          <w:tcPr>
            <w:tcW w:w="4164" w:type="dxa"/>
            <w:tcBorders>
              <w:top w:val="nil"/>
              <w:left w:val="nil"/>
              <w:bottom w:val="single" w:sz="4" w:space="0" w:color="auto"/>
              <w:right w:val="single" w:sz="4" w:space="0" w:color="auto"/>
            </w:tcBorders>
            <w:shd w:val="clear" w:color="auto" w:fill="auto"/>
            <w:noWrap/>
            <w:vAlign w:val="bottom"/>
            <w:hideMark/>
          </w:tcPr>
          <w:p w14:paraId="62109F39" w14:textId="77777777" w:rsidR="00EE517F" w:rsidRDefault="00EE517F">
            <w:pPr>
              <w:rPr>
                <w:ins w:id="3487" w:author="FARIDA" w:date="2024-12-27T10:50:00Z"/>
                <w:rFonts w:ascii="Cambria" w:hAnsi="Cambria" w:cs="Calibri"/>
                <w:color w:val="000000"/>
                <w:sz w:val="20"/>
                <w:szCs w:val="20"/>
              </w:rPr>
            </w:pPr>
            <w:ins w:id="3488" w:author="FARIDA" w:date="2024-12-27T10:50:00Z">
              <w:r>
                <w:rPr>
                  <w:rFonts w:ascii="Cambria" w:hAnsi="Cambria" w:cs="Calibri"/>
                  <w:color w:val="000000"/>
                  <w:sz w:val="20"/>
                  <w:szCs w:val="20"/>
                </w:rPr>
                <w:t>Treadmill</w:t>
              </w:r>
            </w:ins>
          </w:p>
        </w:tc>
        <w:tc>
          <w:tcPr>
            <w:tcW w:w="1721" w:type="dxa"/>
            <w:tcBorders>
              <w:top w:val="nil"/>
              <w:left w:val="nil"/>
              <w:bottom w:val="single" w:sz="4" w:space="0" w:color="auto"/>
              <w:right w:val="single" w:sz="4" w:space="0" w:color="auto"/>
            </w:tcBorders>
            <w:shd w:val="clear" w:color="auto" w:fill="auto"/>
            <w:noWrap/>
            <w:vAlign w:val="bottom"/>
            <w:hideMark/>
          </w:tcPr>
          <w:p w14:paraId="32B94658" w14:textId="77777777" w:rsidR="00EE517F" w:rsidRDefault="00EE517F">
            <w:pPr>
              <w:rPr>
                <w:ins w:id="3489" w:author="FARIDA" w:date="2024-12-27T10:50:00Z"/>
                <w:rFonts w:ascii="Cambria" w:hAnsi="Cambria" w:cs="Calibri"/>
                <w:color w:val="000000"/>
                <w:sz w:val="20"/>
                <w:szCs w:val="20"/>
              </w:rPr>
            </w:pPr>
            <w:ins w:id="3490" w:author="FARIDA" w:date="2024-12-27T10:50:00Z">
              <w:r>
                <w:rPr>
                  <w:rFonts w:ascii="Cambria" w:hAnsi="Cambria" w:cs="Calibri"/>
                  <w:color w:val="000000"/>
                  <w:sz w:val="20"/>
                  <w:szCs w:val="20"/>
                </w:rPr>
                <w:t> </w:t>
              </w:r>
            </w:ins>
          </w:p>
        </w:tc>
        <w:tc>
          <w:tcPr>
            <w:tcW w:w="1196" w:type="dxa"/>
            <w:tcBorders>
              <w:top w:val="nil"/>
              <w:left w:val="nil"/>
              <w:bottom w:val="single" w:sz="4" w:space="0" w:color="auto"/>
              <w:right w:val="single" w:sz="4" w:space="0" w:color="auto"/>
            </w:tcBorders>
            <w:shd w:val="clear" w:color="auto" w:fill="auto"/>
            <w:noWrap/>
            <w:vAlign w:val="bottom"/>
            <w:hideMark/>
          </w:tcPr>
          <w:p w14:paraId="08CC6262" w14:textId="77777777" w:rsidR="00EE517F" w:rsidRDefault="00EE517F">
            <w:pPr>
              <w:jc w:val="center"/>
              <w:rPr>
                <w:ins w:id="3491" w:author="FARIDA" w:date="2024-12-27T10:50:00Z"/>
                <w:rFonts w:ascii="Cambria" w:hAnsi="Cambria" w:cs="Calibri"/>
                <w:color w:val="000000"/>
                <w:sz w:val="20"/>
                <w:szCs w:val="20"/>
              </w:rPr>
            </w:pPr>
            <w:ins w:id="3492" w:author="FARIDA" w:date="2024-12-27T10:50:00Z">
              <w:r>
                <w:rPr>
                  <w:rFonts w:ascii="Cambria" w:hAnsi="Cambria" w:cs="Calibri"/>
                  <w:color w:val="000000"/>
                  <w:sz w:val="20"/>
                  <w:szCs w:val="20"/>
                </w:rPr>
                <w:t>Rp400.000</w:t>
              </w:r>
            </w:ins>
          </w:p>
        </w:tc>
        <w:tc>
          <w:tcPr>
            <w:tcW w:w="1483" w:type="dxa"/>
            <w:vMerge/>
            <w:tcBorders>
              <w:top w:val="nil"/>
              <w:left w:val="single" w:sz="4" w:space="0" w:color="auto"/>
              <w:bottom w:val="single" w:sz="4" w:space="0" w:color="000000"/>
              <w:right w:val="single" w:sz="4" w:space="0" w:color="auto"/>
            </w:tcBorders>
            <w:vAlign w:val="center"/>
            <w:hideMark/>
          </w:tcPr>
          <w:p w14:paraId="23E6F6DC" w14:textId="77777777" w:rsidR="00EE517F" w:rsidRDefault="00EE517F">
            <w:pPr>
              <w:rPr>
                <w:ins w:id="3493" w:author="FARIDA" w:date="2024-12-27T10:50:00Z"/>
                <w:rFonts w:ascii="Cambria" w:hAnsi="Cambria" w:cs="Calibri"/>
                <w:b/>
                <w:bCs/>
                <w:color w:val="000000"/>
                <w:sz w:val="20"/>
                <w:szCs w:val="20"/>
              </w:rPr>
            </w:pPr>
          </w:p>
        </w:tc>
      </w:tr>
    </w:tbl>
    <w:p w14:paraId="0D552BC1" w14:textId="696029CA" w:rsidR="00A207E8" w:rsidRPr="00DD7E40" w:rsidRDefault="00A207E8" w:rsidP="00A207E8">
      <w:pPr>
        <w:rPr>
          <w:rFonts w:ascii="Cambria" w:hAnsi="Cambria" w:cs="Calibri"/>
          <w:b/>
          <w:sz w:val="20"/>
          <w:szCs w:val="20"/>
        </w:rPr>
      </w:pPr>
    </w:p>
    <w:p w14:paraId="177C4842" w14:textId="77777777" w:rsidR="00A207E8" w:rsidRPr="00DD7E40" w:rsidRDefault="00A207E8" w:rsidP="00A207E8">
      <w:pPr>
        <w:rPr>
          <w:rFonts w:ascii="Cambria" w:hAnsi="Cambria" w:cs="Calibri"/>
          <w:sz w:val="20"/>
          <w:szCs w:val="20"/>
        </w:rPr>
      </w:pPr>
    </w:p>
    <w:p w14:paraId="15ECC7D9" w14:textId="77777777" w:rsidR="00A207E8" w:rsidRPr="00DD7E40" w:rsidRDefault="00A207E8" w:rsidP="00A207E8">
      <w:pPr>
        <w:rPr>
          <w:rFonts w:ascii="Cambria" w:hAnsi="Cambria" w:cs="Calibri"/>
          <w:sz w:val="20"/>
          <w:szCs w:val="20"/>
        </w:rPr>
      </w:pPr>
    </w:p>
    <w:p w14:paraId="37BB8854" w14:textId="77777777" w:rsidR="00A207E8" w:rsidRPr="00DD7E40" w:rsidRDefault="00A207E8" w:rsidP="00A207E8">
      <w:pPr>
        <w:rPr>
          <w:rFonts w:ascii="Cambria" w:hAnsi="Cambria" w:cs="Calibri"/>
          <w:sz w:val="20"/>
          <w:szCs w:val="20"/>
        </w:rPr>
      </w:pPr>
    </w:p>
    <w:p w14:paraId="3069D6B5" w14:textId="77777777" w:rsidR="00A207E8" w:rsidRPr="00DD7E40" w:rsidRDefault="00A207E8" w:rsidP="00A207E8">
      <w:pPr>
        <w:rPr>
          <w:rFonts w:ascii="Cambria" w:hAnsi="Cambria" w:cs="Calibri"/>
          <w:sz w:val="20"/>
          <w:szCs w:val="20"/>
        </w:rPr>
      </w:pPr>
    </w:p>
    <w:p w14:paraId="675EAF93" w14:textId="77777777" w:rsidR="00A207E8" w:rsidRPr="00DD7E40" w:rsidRDefault="00A207E8" w:rsidP="00A207E8">
      <w:pPr>
        <w:rPr>
          <w:rFonts w:ascii="Cambria" w:hAnsi="Cambria" w:cs="Calibri"/>
          <w:sz w:val="20"/>
          <w:szCs w:val="20"/>
        </w:rPr>
      </w:pPr>
    </w:p>
    <w:p w14:paraId="368281BB" w14:textId="77777777" w:rsidR="00A207E8" w:rsidRPr="00DD7E40" w:rsidRDefault="00A207E8" w:rsidP="00A207E8">
      <w:pPr>
        <w:rPr>
          <w:rFonts w:ascii="Cambria" w:hAnsi="Cambria" w:cs="Calibri"/>
          <w:sz w:val="20"/>
          <w:szCs w:val="20"/>
        </w:rPr>
      </w:pPr>
    </w:p>
    <w:p w14:paraId="47B7A8EB" w14:textId="77777777" w:rsidR="00A207E8" w:rsidRPr="00DD7E40" w:rsidRDefault="00A207E8" w:rsidP="00A207E8">
      <w:pPr>
        <w:rPr>
          <w:rFonts w:ascii="Cambria" w:hAnsi="Cambria" w:cs="Calibri"/>
          <w:sz w:val="20"/>
          <w:szCs w:val="20"/>
        </w:rPr>
      </w:pPr>
    </w:p>
    <w:p w14:paraId="6BD80BDF" w14:textId="77777777" w:rsidR="00A207E8" w:rsidRPr="00DD7E40" w:rsidRDefault="00A207E8" w:rsidP="00A207E8">
      <w:pPr>
        <w:rPr>
          <w:rFonts w:ascii="Cambria" w:hAnsi="Cambria" w:cs="Calibri"/>
          <w:sz w:val="20"/>
          <w:szCs w:val="20"/>
        </w:rPr>
      </w:pPr>
    </w:p>
    <w:p w14:paraId="5A4C554F" w14:textId="77777777" w:rsidR="00A207E8" w:rsidRPr="00DD7E40" w:rsidRDefault="00A207E8" w:rsidP="00A207E8">
      <w:pPr>
        <w:rPr>
          <w:rFonts w:ascii="Cambria" w:hAnsi="Cambria" w:cs="Calibri"/>
          <w:sz w:val="20"/>
          <w:szCs w:val="20"/>
        </w:rPr>
      </w:pPr>
    </w:p>
    <w:p w14:paraId="3D7195BC" w14:textId="77777777" w:rsidR="00A207E8" w:rsidRPr="00DD7E40" w:rsidRDefault="00A207E8" w:rsidP="00A207E8">
      <w:pPr>
        <w:rPr>
          <w:rFonts w:ascii="Cambria" w:hAnsi="Cambria" w:cs="Calibri"/>
          <w:sz w:val="20"/>
          <w:szCs w:val="20"/>
        </w:rPr>
      </w:pPr>
    </w:p>
    <w:p w14:paraId="498A2590" w14:textId="77777777" w:rsidR="00A207E8" w:rsidRPr="00DD7E40" w:rsidRDefault="00A207E8" w:rsidP="00A207E8">
      <w:pPr>
        <w:rPr>
          <w:rFonts w:ascii="Cambria" w:hAnsi="Cambria" w:cs="Calibri"/>
          <w:sz w:val="20"/>
          <w:szCs w:val="20"/>
        </w:rPr>
      </w:pPr>
    </w:p>
    <w:p w14:paraId="53CFDE1A" w14:textId="77777777" w:rsidR="00A207E8" w:rsidRPr="00DD7E40" w:rsidRDefault="00A207E8" w:rsidP="00A207E8">
      <w:pPr>
        <w:rPr>
          <w:rFonts w:ascii="Cambria" w:hAnsi="Cambria" w:cs="Calibri"/>
          <w:sz w:val="20"/>
          <w:szCs w:val="20"/>
        </w:rPr>
      </w:pPr>
    </w:p>
    <w:p w14:paraId="68886EA6" w14:textId="77777777" w:rsidR="00A207E8" w:rsidRPr="00DD7E40" w:rsidRDefault="00A207E8" w:rsidP="00A207E8">
      <w:pPr>
        <w:rPr>
          <w:rFonts w:ascii="Cambria" w:hAnsi="Cambria" w:cs="Calibri"/>
          <w:sz w:val="20"/>
          <w:szCs w:val="20"/>
        </w:rPr>
      </w:pPr>
    </w:p>
    <w:p w14:paraId="5509C306" w14:textId="77777777" w:rsidR="00A207E8" w:rsidRPr="00DD7E40" w:rsidRDefault="00A207E8" w:rsidP="00A207E8">
      <w:pPr>
        <w:rPr>
          <w:rFonts w:ascii="Cambria" w:hAnsi="Cambria" w:cs="Calibri"/>
          <w:sz w:val="20"/>
          <w:szCs w:val="20"/>
        </w:rPr>
      </w:pPr>
    </w:p>
    <w:p w14:paraId="728BAC85" w14:textId="77777777" w:rsidR="00A207E8" w:rsidRPr="00DD7E40" w:rsidRDefault="00A207E8" w:rsidP="00A207E8">
      <w:pPr>
        <w:rPr>
          <w:rFonts w:ascii="Cambria" w:hAnsi="Cambria" w:cs="Calibri"/>
          <w:sz w:val="20"/>
          <w:szCs w:val="20"/>
        </w:rPr>
      </w:pPr>
    </w:p>
    <w:p w14:paraId="7366675E" w14:textId="77777777" w:rsidR="00A207E8" w:rsidRPr="00DD7E40" w:rsidRDefault="00A207E8" w:rsidP="00A207E8">
      <w:pPr>
        <w:rPr>
          <w:rFonts w:ascii="Cambria" w:hAnsi="Cambria" w:cs="Calibri"/>
          <w:sz w:val="20"/>
          <w:szCs w:val="20"/>
        </w:rPr>
      </w:pPr>
    </w:p>
    <w:p w14:paraId="3A98877F" w14:textId="77777777" w:rsidR="00A207E8" w:rsidRPr="00DD7E40" w:rsidRDefault="00A207E8" w:rsidP="00A207E8">
      <w:pPr>
        <w:rPr>
          <w:rFonts w:ascii="Cambria" w:hAnsi="Cambria" w:cs="Calibri"/>
          <w:sz w:val="20"/>
          <w:szCs w:val="20"/>
        </w:rPr>
      </w:pPr>
    </w:p>
    <w:p w14:paraId="0892E0D7" w14:textId="77777777" w:rsidR="00A207E8" w:rsidRPr="00DD7E40" w:rsidRDefault="00A207E8" w:rsidP="00A207E8">
      <w:pPr>
        <w:rPr>
          <w:rFonts w:ascii="Cambria" w:hAnsi="Cambria" w:cs="Calibri"/>
          <w:sz w:val="20"/>
          <w:szCs w:val="20"/>
        </w:rPr>
      </w:pPr>
    </w:p>
    <w:p w14:paraId="05C85972" w14:textId="77777777" w:rsidR="00A207E8" w:rsidRPr="00DD7E40" w:rsidRDefault="00A207E8" w:rsidP="00A207E8">
      <w:pPr>
        <w:rPr>
          <w:rFonts w:ascii="Cambria" w:hAnsi="Cambria" w:cs="Calibri"/>
          <w:sz w:val="20"/>
          <w:szCs w:val="20"/>
        </w:rPr>
      </w:pPr>
    </w:p>
    <w:p w14:paraId="721C2CDF" w14:textId="77777777" w:rsidR="00A207E8" w:rsidRPr="00DD7E40" w:rsidRDefault="00A207E8" w:rsidP="00A207E8">
      <w:pPr>
        <w:rPr>
          <w:rFonts w:ascii="Cambria" w:hAnsi="Cambria" w:cs="Calibri"/>
          <w:sz w:val="20"/>
          <w:szCs w:val="20"/>
        </w:rPr>
      </w:pPr>
    </w:p>
    <w:p w14:paraId="3DF26BA3" w14:textId="77777777" w:rsidR="00A207E8" w:rsidRPr="00DD7E40" w:rsidRDefault="00A207E8" w:rsidP="00A207E8">
      <w:pPr>
        <w:rPr>
          <w:rFonts w:ascii="Cambria" w:hAnsi="Cambria" w:cs="Calibri"/>
          <w:sz w:val="20"/>
          <w:szCs w:val="20"/>
        </w:rPr>
      </w:pPr>
    </w:p>
    <w:p w14:paraId="1818132D" w14:textId="77777777" w:rsidR="00A207E8" w:rsidRPr="00DD7E40" w:rsidRDefault="00A207E8" w:rsidP="00A207E8">
      <w:pPr>
        <w:rPr>
          <w:rFonts w:ascii="Cambria" w:hAnsi="Cambria" w:cs="Calibri"/>
          <w:sz w:val="20"/>
          <w:szCs w:val="20"/>
        </w:rPr>
      </w:pPr>
    </w:p>
    <w:p w14:paraId="6EA45958" w14:textId="77777777" w:rsidR="00A207E8" w:rsidRPr="00DD7E40" w:rsidRDefault="00A207E8" w:rsidP="00A207E8">
      <w:pPr>
        <w:rPr>
          <w:rFonts w:ascii="Cambria" w:hAnsi="Cambria" w:cs="Calibri"/>
          <w:sz w:val="20"/>
          <w:szCs w:val="20"/>
        </w:rPr>
      </w:pPr>
    </w:p>
    <w:p w14:paraId="3204876C" w14:textId="77777777" w:rsidR="00A207E8" w:rsidRPr="00DD7E40" w:rsidRDefault="00A207E8" w:rsidP="00A207E8">
      <w:pPr>
        <w:rPr>
          <w:rFonts w:ascii="Cambria" w:hAnsi="Cambria" w:cs="Calibri"/>
          <w:sz w:val="20"/>
          <w:szCs w:val="20"/>
        </w:rPr>
      </w:pPr>
    </w:p>
    <w:p w14:paraId="72CBF6D9" w14:textId="77777777" w:rsidR="00A207E8" w:rsidRPr="00DD7E40" w:rsidRDefault="00A207E8" w:rsidP="00A207E8">
      <w:pPr>
        <w:rPr>
          <w:rFonts w:ascii="Cambria" w:hAnsi="Cambria" w:cs="Calibri"/>
          <w:sz w:val="20"/>
          <w:szCs w:val="20"/>
        </w:rPr>
      </w:pPr>
    </w:p>
    <w:p w14:paraId="15C9E104" w14:textId="77777777" w:rsidR="00A207E8" w:rsidRPr="00DD7E40" w:rsidRDefault="00A207E8" w:rsidP="00A207E8">
      <w:pPr>
        <w:rPr>
          <w:rFonts w:ascii="Cambria" w:hAnsi="Cambria" w:cs="Calibri"/>
          <w:sz w:val="20"/>
          <w:szCs w:val="20"/>
        </w:rPr>
      </w:pPr>
    </w:p>
    <w:p w14:paraId="7CCA056E" w14:textId="77777777" w:rsidR="00A207E8" w:rsidRPr="00DD7E40" w:rsidRDefault="00A207E8" w:rsidP="00A207E8">
      <w:pPr>
        <w:rPr>
          <w:rFonts w:ascii="Cambria" w:hAnsi="Cambria" w:cs="Calibri"/>
          <w:sz w:val="20"/>
          <w:szCs w:val="20"/>
        </w:rPr>
      </w:pPr>
    </w:p>
    <w:p w14:paraId="6D3F48E4" w14:textId="77777777" w:rsidR="00A207E8" w:rsidRPr="00DD7E40" w:rsidRDefault="00A207E8" w:rsidP="00A207E8">
      <w:pPr>
        <w:rPr>
          <w:rFonts w:ascii="Cambria" w:hAnsi="Cambria" w:cs="Calibri"/>
          <w:sz w:val="20"/>
          <w:szCs w:val="20"/>
        </w:rPr>
      </w:pPr>
    </w:p>
    <w:p w14:paraId="2FDC3D74" w14:textId="77777777" w:rsidR="00A207E8" w:rsidRPr="00DD7E40" w:rsidRDefault="00A207E8" w:rsidP="00A207E8">
      <w:pPr>
        <w:rPr>
          <w:rFonts w:ascii="Cambria" w:hAnsi="Cambria" w:cs="Calibri"/>
          <w:sz w:val="20"/>
          <w:szCs w:val="20"/>
        </w:rPr>
      </w:pPr>
    </w:p>
    <w:p w14:paraId="2F2E50E6" w14:textId="77777777" w:rsidR="00A207E8" w:rsidRPr="00DD7E40" w:rsidRDefault="00A207E8" w:rsidP="00A207E8">
      <w:pPr>
        <w:rPr>
          <w:rFonts w:ascii="Cambria" w:hAnsi="Cambria" w:cs="Calibri"/>
          <w:sz w:val="20"/>
          <w:szCs w:val="20"/>
        </w:rPr>
      </w:pPr>
    </w:p>
    <w:p w14:paraId="1EE26584" w14:textId="77777777" w:rsidR="00A207E8" w:rsidRPr="00DD7E40" w:rsidRDefault="00A207E8" w:rsidP="00A207E8">
      <w:pPr>
        <w:rPr>
          <w:rFonts w:ascii="Cambria" w:hAnsi="Cambria" w:cs="Calibri"/>
          <w:sz w:val="20"/>
          <w:szCs w:val="20"/>
        </w:rPr>
      </w:pPr>
    </w:p>
    <w:p w14:paraId="6E5D4A3F" w14:textId="77777777" w:rsidR="00A207E8" w:rsidRPr="00DD7E40" w:rsidRDefault="00A207E8" w:rsidP="00A207E8">
      <w:pPr>
        <w:rPr>
          <w:rFonts w:ascii="Cambria" w:hAnsi="Cambria" w:cs="Calibri"/>
          <w:sz w:val="20"/>
          <w:szCs w:val="20"/>
        </w:rPr>
      </w:pPr>
    </w:p>
    <w:p w14:paraId="0BF6562A" w14:textId="77777777" w:rsidR="00A207E8" w:rsidRPr="00DD7E40" w:rsidRDefault="00A207E8" w:rsidP="00A207E8">
      <w:pPr>
        <w:rPr>
          <w:rFonts w:ascii="Cambria" w:hAnsi="Cambria" w:cs="Calibri"/>
          <w:sz w:val="20"/>
          <w:szCs w:val="20"/>
        </w:rPr>
      </w:pPr>
    </w:p>
    <w:p w14:paraId="045445BB" w14:textId="77777777" w:rsidR="00A207E8" w:rsidRPr="00DD7E40" w:rsidRDefault="00A207E8" w:rsidP="00A207E8">
      <w:pPr>
        <w:rPr>
          <w:rFonts w:ascii="Cambria" w:hAnsi="Cambria" w:cs="Calibri"/>
          <w:sz w:val="20"/>
          <w:szCs w:val="20"/>
        </w:rPr>
      </w:pPr>
    </w:p>
    <w:p w14:paraId="3003BA73" w14:textId="77777777" w:rsidR="00A207E8" w:rsidRPr="00DD7E40" w:rsidRDefault="00A207E8" w:rsidP="00A207E8">
      <w:pPr>
        <w:rPr>
          <w:rFonts w:ascii="Cambria" w:hAnsi="Cambria" w:cs="Calibri"/>
          <w:sz w:val="20"/>
          <w:szCs w:val="20"/>
        </w:rPr>
      </w:pPr>
    </w:p>
    <w:p w14:paraId="1A14AB5E" w14:textId="77777777" w:rsidR="00A207E8" w:rsidRPr="00DD7E40" w:rsidRDefault="00A207E8" w:rsidP="00A207E8">
      <w:pPr>
        <w:rPr>
          <w:rFonts w:ascii="Cambria" w:hAnsi="Cambria" w:cs="Calibri"/>
          <w:sz w:val="20"/>
          <w:szCs w:val="20"/>
        </w:rPr>
      </w:pPr>
    </w:p>
    <w:p w14:paraId="25FEE39B" w14:textId="77777777" w:rsidR="00A207E8" w:rsidRPr="00DD7E40" w:rsidRDefault="00A207E8" w:rsidP="00A207E8">
      <w:pPr>
        <w:rPr>
          <w:rFonts w:ascii="Cambria" w:hAnsi="Cambria" w:cs="Calibri"/>
          <w:sz w:val="20"/>
          <w:szCs w:val="20"/>
        </w:rPr>
      </w:pPr>
    </w:p>
    <w:p w14:paraId="3E6E7C76" w14:textId="77777777" w:rsidR="00A207E8" w:rsidRPr="00DD7E40" w:rsidRDefault="00A207E8" w:rsidP="00A207E8">
      <w:pPr>
        <w:rPr>
          <w:rFonts w:ascii="Cambria" w:hAnsi="Cambria" w:cs="Calibri"/>
          <w:sz w:val="20"/>
          <w:szCs w:val="20"/>
        </w:rPr>
      </w:pPr>
    </w:p>
    <w:p w14:paraId="2FA99BD3" w14:textId="77777777" w:rsidR="00A207E8" w:rsidRPr="00DD7E40" w:rsidRDefault="00A207E8" w:rsidP="00A207E8">
      <w:pPr>
        <w:rPr>
          <w:rFonts w:ascii="Cambria" w:hAnsi="Cambria" w:cs="Calibri"/>
          <w:sz w:val="20"/>
          <w:szCs w:val="20"/>
        </w:rPr>
      </w:pPr>
    </w:p>
    <w:p w14:paraId="18CBC924" w14:textId="77777777" w:rsidR="00A207E8" w:rsidRPr="00DD7E40" w:rsidRDefault="00A207E8" w:rsidP="00A207E8">
      <w:pPr>
        <w:rPr>
          <w:rFonts w:ascii="Cambria" w:hAnsi="Cambria" w:cs="Calibri"/>
          <w:sz w:val="20"/>
          <w:szCs w:val="20"/>
        </w:rPr>
      </w:pPr>
    </w:p>
    <w:p w14:paraId="5CF03B99" w14:textId="77777777" w:rsidR="00A207E8" w:rsidRDefault="00A207E8" w:rsidP="00A207E8">
      <w:pPr>
        <w:rPr>
          <w:ins w:id="3494" w:author="FARIDA" w:date="2024-12-27T10:50:00Z"/>
          <w:rFonts w:ascii="Cambria" w:hAnsi="Cambria" w:cs="Calibri"/>
          <w:sz w:val="20"/>
          <w:szCs w:val="20"/>
        </w:rPr>
      </w:pPr>
    </w:p>
    <w:p w14:paraId="19F6A901" w14:textId="77777777" w:rsidR="00EE517F" w:rsidRDefault="00EE517F" w:rsidP="00A207E8">
      <w:pPr>
        <w:rPr>
          <w:ins w:id="3495" w:author="FARIDA" w:date="2024-12-27T10:50:00Z"/>
          <w:rFonts w:ascii="Cambria" w:hAnsi="Cambria" w:cs="Calibri"/>
          <w:sz w:val="20"/>
          <w:szCs w:val="20"/>
        </w:rPr>
      </w:pPr>
    </w:p>
    <w:p w14:paraId="02C6F6CB" w14:textId="77777777" w:rsidR="00EE517F" w:rsidRDefault="00EE517F" w:rsidP="00A207E8">
      <w:pPr>
        <w:rPr>
          <w:ins w:id="3496" w:author="FARIDA" w:date="2024-12-27T10:50:00Z"/>
          <w:rFonts w:ascii="Cambria" w:hAnsi="Cambria" w:cs="Calibri"/>
          <w:sz w:val="20"/>
          <w:szCs w:val="20"/>
        </w:rPr>
      </w:pPr>
    </w:p>
    <w:p w14:paraId="144F970A" w14:textId="77777777" w:rsidR="00EE517F" w:rsidRDefault="00EE517F" w:rsidP="00A207E8">
      <w:pPr>
        <w:rPr>
          <w:ins w:id="3497" w:author="FARIDA" w:date="2024-12-27T10:50:00Z"/>
          <w:rFonts w:ascii="Cambria" w:hAnsi="Cambria" w:cs="Calibri"/>
          <w:sz w:val="20"/>
          <w:szCs w:val="20"/>
        </w:rPr>
      </w:pPr>
    </w:p>
    <w:p w14:paraId="28E539A5" w14:textId="77777777" w:rsidR="00EE517F" w:rsidRPr="00DD7E40" w:rsidRDefault="00EE517F" w:rsidP="00A207E8">
      <w:pPr>
        <w:rPr>
          <w:rFonts w:ascii="Cambria" w:hAnsi="Cambria" w:cs="Calibri"/>
          <w:sz w:val="20"/>
          <w:szCs w:val="20"/>
        </w:rPr>
      </w:pPr>
    </w:p>
    <w:p w14:paraId="072B4E67" w14:textId="77777777" w:rsidR="00A207E8" w:rsidRPr="00DD7E40" w:rsidDel="00E04009" w:rsidRDefault="00A207E8" w:rsidP="00A207E8">
      <w:pPr>
        <w:rPr>
          <w:del w:id="3498" w:author="FARIDA" w:date="2024-11-14T12:47:00Z"/>
          <w:rFonts w:ascii="Cambria" w:hAnsi="Cambria" w:cs="Calibri"/>
          <w:sz w:val="20"/>
          <w:szCs w:val="20"/>
        </w:rPr>
      </w:pPr>
    </w:p>
    <w:p w14:paraId="236B7586" w14:textId="77777777" w:rsidR="00A207E8" w:rsidDel="00E04009" w:rsidRDefault="00A207E8" w:rsidP="00A207E8">
      <w:pPr>
        <w:rPr>
          <w:del w:id="3499" w:author="FARIDA" w:date="2024-11-14T12:47:00Z"/>
          <w:rFonts w:ascii="Cambria" w:hAnsi="Cambria" w:cs="Calibri"/>
          <w:sz w:val="20"/>
          <w:szCs w:val="20"/>
        </w:rPr>
      </w:pPr>
    </w:p>
    <w:p w14:paraId="7BF3A4F0" w14:textId="77777777" w:rsidR="000739E7" w:rsidDel="00E04009" w:rsidRDefault="000739E7" w:rsidP="00A207E8">
      <w:pPr>
        <w:rPr>
          <w:del w:id="3500" w:author="FARIDA" w:date="2024-11-14T12:47:00Z"/>
          <w:rFonts w:ascii="Cambria" w:hAnsi="Cambria" w:cs="Calibri"/>
          <w:sz w:val="20"/>
          <w:szCs w:val="20"/>
        </w:rPr>
      </w:pPr>
    </w:p>
    <w:p w14:paraId="021AEBD6" w14:textId="77777777" w:rsidR="000739E7" w:rsidDel="00E04009" w:rsidRDefault="000739E7" w:rsidP="00A207E8">
      <w:pPr>
        <w:rPr>
          <w:del w:id="3501" w:author="FARIDA" w:date="2024-11-14T12:47:00Z"/>
          <w:rFonts w:ascii="Cambria" w:hAnsi="Cambria" w:cs="Calibri"/>
          <w:sz w:val="20"/>
          <w:szCs w:val="20"/>
        </w:rPr>
      </w:pPr>
    </w:p>
    <w:p w14:paraId="06CB29BF" w14:textId="77777777" w:rsidR="000739E7" w:rsidDel="00E04009" w:rsidRDefault="000739E7" w:rsidP="00A207E8">
      <w:pPr>
        <w:rPr>
          <w:del w:id="3502" w:author="FARIDA" w:date="2024-11-14T12:47:00Z"/>
          <w:rFonts w:ascii="Cambria" w:hAnsi="Cambria" w:cs="Calibri"/>
          <w:sz w:val="20"/>
          <w:szCs w:val="20"/>
        </w:rPr>
      </w:pPr>
    </w:p>
    <w:p w14:paraId="274FC2D6" w14:textId="77777777" w:rsidR="000739E7" w:rsidDel="00E04009" w:rsidRDefault="000739E7" w:rsidP="00A207E8">
      <w:pPr>
        <w:rPr>
          <w:del w:id="3503" w:author="FARIDA" w:date="2024-11-14T12:47:00Z"/>
          <w:rFonts w:ascii="Cambria" w:hAnsi="Cambria" w:cs="Calibri"/>
          <w:sz w:val="20"/>
          <w:szCs w:val="20"/>
        </w:rPr>
      </w:pPr>
    </w:p>
    <w:p w14:paraId="2579D8EA" w14:textId="77777777" w:rsidR="000739E7" w:rsidDel="00E04009" w:rsidRDefault="000739E7" w:rsidP="00A207E8">
      <w:pPr>
        <w:rPr>
          <w:del w:id="3504" w:author="FARIDA" w:date="2024-11-14T12:47:00Z"/>
          <w:rFonts w:ascii="Cambria" w:hAnsi="Cambria" w:cs="Calibri"/>
          <w:sz w:val="20"/>
          <w:szCs w:val="20"/>
        </w:rPr>
      </w:pPr>
    </w:p>
    <w:p w14:paraId="10FB545A" w14:textId="77777777" w:rsidR="000739E7" w:rsidDel="00E04009" w:rsidRDefault="000739E7" w:rsidP="00A207E8">
      <w:pPr>
        <w:rPr>
          <w:del w:id="3505" w:author="FARIDA" w:date="2024-11-14T12:47:00Z"/>
          <w:rFonts w:ascii="Cambria" w:hAnsi="Cambria" w:cs="Calibri"/>
          <w:sz w:val="20"/>
          <w:szCs w:val="20"/>
        </w:rPr>
      </w:pPr>
    </w:p>
    <w:p w14:paraId="23A44402" w14:textId="77777777" w:rsidR="000739E7" w:rsidDel="00E04009" w:rsidRDefault="000739E7" w:rsidP="00A207E8">
      <w:pPr>
        <w:rPr>
          <w:del w:id="3506" w:author="FARIDA" w:date="2024-11-14T12:47:00Z"/>
          <w:rFonts w:ascii="Cambria" w:hAnsi="Cambria" w:cs="Calibri"/>
          <w:sz w:val="20"/>
          <w:szCs w:val="20"/>
        </w:rPr>
      </w:pPr>
    </w:p>
    <w:p w14:paraId="52E2783B" w14:textId="77777777" w:rsidR="000739E7" w:rsidRPr="00DD7E40" w:rsidDel="00E04009" w:rsidRDefault="000739E7" w:rsidP="00A207E8">
      <w:pPr>
        <w:rPr>
          <w:del w:id="3507" w:author="FARIDA" w:date="2024-11-14T12:47:00Z"/>
          <w:rFonts w:ascii="Cambria" w:hAnsi="Cambria" w:cs="Calibri"/>
          <w:sz w:val="20"/>
          <w:szCs w:val="20"/>
        </w:rPr>
      </w:pPr>
    </w:p>
    <w:p w14:paraId="6C8860AE" w14:textId="77777777" w:rsidR="00A207E8" w:rsidRPr="00DD7E40" w:rsidRDefault="00A207E8" w:rsidP="00A207E8">
      <w:pPr>
        <w:rPr>
          <w:rFonts w:ascii="Cambria" w:hAnsi="Cambria" w:cs="Calibri"/>
          <w:sz w:val="20"/>
          <w:szCs w:val="20"/>
        </w:rPr>
      </w:pPr>
    </w:p>
    <w:p w14:paraId="46F1EC98" w14:textId="05E9774E" w:rsidR="00A207E8" w:rsidRPr="00DD7E40" w:rsidRDefault="00964E77" w:rsidP="00A207E8">
      <w:pPr>
        <w:spacing w:line="276" w:lineRule="auto"/>
        <w:jc w:val="center"/>
        <w:rPr>
          <w:rFonts w:ascii="Cambria" w:hAnsi="Cambria" w:cstheme="minorHAnsi"/>
          <w:b/>
          <w:sz w:val="20"/>
          <w:szCs w:val="20"/>
        </w:rPr>
      </w:pPr>
      <w:r>
        <w:rPr>
          <w:rFonts w:ascii="Cambria" w:hAnsi="Cambria" w:cstheme="minorHAnsi"/>
          <w:b/>
          <w:sz w:val="20"/>
          <w:szCs w:val="20"/>
        </w:rPr>
        <w:t>LAMPIRAN 6.B</w:t>
      </w:r>
    </w:p>
    <w:p w14:paraId="4A0E66F3" w14:textId="77777777" w:rsidR="00A207E8" w:rsidRPr="00DD7E40" w:rsidRDefault="00A207E8" w:rsidP="00A207E8">
      <w:pPr>
        <w:spacing w:line="276" w:lineRule="auto"/>
        <w:jc w:val="center"/>
        <w:rPr>
          <w:rFonts w:ascii="Cambria" w:hAnsi="Cambria" w:cs="Calibri"/>
          <w:sz w:val="20"/>
          <w:szCs w:val="20"/>
        </w:rPr>
      </w:pPr>
      <w:r w:rsidRPr="00DD7E40">
        <w:rPr>
          <w:rFonts w:ascii="Cambria" w:hAnsi="Cambria" w:cstheme="minorHAnsi"/>
          <w:b/>
          <w:sz w:val="20"/>
          <w:szCs w:val="20"/>
        </w:rPr>
        <w:t>FORMAT SURAT PENGANTAR MEDIS</w:t>
      </w:r>
    </w:p>
    <w:p w14:paraId="2590490D" w14:textId="77777777" w:rsidR="00A207E8" w:rsidRPr="00DD7E40" w:rsidRDefault="00A207E8" w:rsidP="00A207E8">
      <w:pPr>
        <w:jc w:val="both"/>
        <w:rPr>
          <w:rFonts w:ascii="Cambria" w:hAnsi="Cambria" w:cs="Calibri"/>
          <w:sz w:val="20"/>
          <w:szCs w:val="20"/>
        </w:rPr>
      </w:pPr>
      <w:r w:rsidRPr="00DD7E40">
        <w:rPr>
          <w:rFonts w:ascii="Cambria" w:hAnsi="Cambria"/>
          <w:noProof/>
          <w:sz w:val="20"/>
          <w:szCs w:val="20"/>
        </w:rPr>
        <w:lastRenderedPageBreak/>
        <w:drawing>
          <wp:inline distT="0" distB="0" distL="0" distR="0" wp14:anchorId="4BEB7DE8" wp14:editId="244A1A01">
            <wp:extent cx="5733415" cy="7413625"/>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l="30234" t="11775" r="33723" b="6163"/>
                    <a:stretch>
                      <a:fillRect/>
                    </a:stretch>
                  </pic:blipFill>
                  <pic:spPr bwMode="auto">
                    <a:xfrm>
                      <a:off x="0" y="0"/>
                      <a:ext cx="5733415" cy="7413625"/>
                    </a:xfrm>
                    <a:prstGeom prst="rect">
                      <a:avLst/>
                    </a:prstGeom>
                    <a:noFill/>
                    <a:ln>
                      <a:noFill/>
                    </a:ln>
                  </pic:spPr>
                </pic:pic>
              </a:graphicData>
            </a:graphic>
          </wp:inline>
        </w:drawing>
      </w:r>
    </w:p>
    <w:p w14:paraId="2B4F4A38" w14:textId="77777777" w:rsidR="00A207E8" w:rsidRPr="00DD7E40" w:rsidRDefault="00A207E8" w:rsidP="00A207E8">
      <w:pPr>
        <w:jc w:val="both"/>
        <w:rPr>
          <w:rFonts w:ascii="Cambria" w:hAnsi="Cambria" w:cs="Calibri"/>
          <w:sz w:val="20"/>
          <w:szCs w:val="20"/>
        </w:rPr>
      </w:pPr>
    </w:p>
    <w:p w14:paraId="1BDF1FA9" w14:textId="77777777" w:rsidR="00A207E8" w:rsidRDefault="00A207E8" w:rsidP="00A207E8">
      <w:pPr>
        <w:jc w:val="both"/>
        <w:rPr>
          <w:rFonts w:ascii="Cambria" w:hAnsi="Cambria" w:cs="Calibri"/>
          <w:sz w:val="20"/>
          <w:szCs w:val="20"/>
        </w:rPr>
      </w:pPr>
    </w:p>
    <w:p w14:paraId="70CFCAAE" w14:textId="77777777" w:rsidR="00964E77" w:rsidRDefault="00964E77" w:rsidP="00A207E8">
      <w:pPr>
        <w:jc w:val="both"/>
        <w:rPr>
          <w:rFonts w:ascii="Cambria" w:hAnsi="Cambria" w:cs="Calibri"/>
          <w:sz w:val="20"/>
          <w:szCs w:val="20"/>
        </w:rPr>
      </w:pPr>
    </w:p>
    <w:p w14:paraId="6461F044" w14:textId="77777777" w:rsidR="00964E77" w:rsidRPr="00DD7E40" w:rsidRDefault="00964E77" w:rsidP="00A207E8">
      <w:pPr>
        <w:jc w:val="both"/>
        <w:rPr>
          <w:rFonts w:ascii="Cambria" w:hAnsi="Cambria" w:cs="Calibri"/>
          <w:sz w:val="20"/>
          <w:szCs w:val="20"/>
        </w:rPr>
      </w:pPr>
    </w:p>
    <w:p w14:paraId="5CEB9F8A" w14:textId="77777777" w:rsidR="00A207E8" w:rsidRPr="00DD7E40" w:rsidRDefault="00A207E8" w:rsidP="00A207E8">
      <w:pPr>
        <w:spacing w:line="276" w:lineRule="auto"/>
        <w:rPr>
          <w:rFonts w:ascii="Cambria" w:hAnsi="Cambria" w:cs="Calibri"/>
          <w:b/>
          <w:sz w:val="20"/>
          <w:szCs w:val="20"/>
        </w:rPr>
      </w:pPr>
    </w:p>
    <w:p w14:paraId="56546319" w14:textId="6EEBE72E" w:rsidR="00A207E8" w:rsidRPr="00DD7E40" w:rsidRDefault="00964E77" w:rsidP="00A207E8">
      <w:pPr>
        <w:spacing w:line="276" w:lineRule="auto"/>
        <w:jc w:val="center"/>
        <w:rPr>
          <w:rFonts w:ascii="Cambria" w:hAnsi="Cambria" w:cstheme="minorHAnsi"/>
          <w:b/>
          <w:sz w:val="20"/>
          <w:szCs w:val="20"/>
        </w:rPr>
      </w:pPr>
      <w:r>
        <w:rPr>
          <w:rFonts w:ascii="Cambria" w:hAnsi="Cambria" w:cstheme="minorHAnsi"/>
          <w:b/>
          <w:sz w:val="20"/>
          <w:szCs w:val="20"/>
        </w:rPr>
        <w:t>LAMPIRAN 6.C</w:t>
      </w:r>
    </w:p>
    <w:p w14:paraId="7E6A9A7C" w14:textId="77777777" w:rsidR="00A207E8" w:rsidRPr="00DD7E40" w:rsidRDefault="00A207E8" w:rsidP="00A207E8">
      <w:pPr>
        <w:spacing w:line="276" w:lineRule="auto"/>
        <w:jc w:val="center"/>
        <w:rPr>
          <w:rFonts w:ascii="Cambria" w:hAnsi="Cambria" w:cs="Calibri"/>
          <w:b/>
          <w:sz w:val="20"/>
          <w:szCs w:val="20"/>
        </w:rPr>
      </w:pPr>
      <w:r w:rsidRPr="00DD7E40">
        <w:rPr>
          <w:rFonts w:ascii="Cambria" w:hAnsi="Cambria" w:cstheme="minorHAnsi"/>
          <w:b/>
          <w:sz w:val="20"/>
          <w:szCs w:val="20"/>
        </w:rPr>
        <w:t>TIPE-TIPE PEMERIKSAAN PIHAK PERTAMA</w:t>
      </w:r>
    </w:p>
    <w:p w14:paraId="5AB5702C" w14:textId="77777777" w:rsidR="00A207E8" w:rsidRPr="00DD7E40" w:rsidRDefault="00A207E8" w:rsidP="00A207E8">
      <w:pPr>
        <w:rPr>
          <w:rFonts w:ascii="Cambria" w:hAnsi="Cambria" w:cs="Calibri"/>
          <w:b/>
          <w:bCs/>
          <w:sz w:val="20"/>
          <w:szCs w:val="20"/>
        </w:rPr>
      </w:pPr>
    </w:p>
    <w:p w14:paraId="7D9D1BD3" w14:textId="77777777" w:rsidR="00A207E8" w:rsidRPr="00DD7E40" w:rsidRDefault="00A207E8" w:rsidP="00A207E8">
      <w:pPr>
        <w:rPr>
          <w:rFonts w:ascii="Cambria" w:hAnsi="Cambria" w:cstheme="minorHAnsi"/>
          <w:sz w:val="20"/>
          <w:szCs w:val="20"/>
        </w:rPr>
      </w:pPr>
      <w:r w:rsidRPr="00DD7E40">
        <w:rPr>
          <w:rFonts w:ascii="Cambria" w:hAnsi="Cambria" w:cstheme="minorHAnsi"/>
          <w:sz w:val="20"/>
          <w:szCs w:val="20"/>
        </w:rPr>
        <w:t xml:space="preserve">1. </w:t>
      </w:r>
      <w:proofErr w:type="spellStart"/>
      <w:r w:rsidRPr="00DD7E40">
        <w:rPr>
          <w:rFonts w:ascii="Cambria" w:hAnsi="Cambria" w:cstheme="minorHAnsi"/>
          <w:b/>
          <w:bCs/>
          <w:sz w:val="20"/>
          <w:szCs w:val="20"/>
        </w:rPr>
        <w:t>Tipe</w:t>
      </w:r>
      <w:proofErr w:type="spellEnd"/>
      <w:r w:rsidRPr="00DD7E40">
        <w:rPr>
          <w:rFonts w:ascii="Cambria" w:hAnsi="Cambria" w:cstheme="minorHAnsi"/>
          <w:b/>
          <w:bCs/>
          <w:sz w:val="20"/>
          <w:szCs w:val="20"/>
        </w:rPr>
        <w:t xml:space="preserve"> A :</w:t>
      </w:r>
      <w:r w:rsidRPr="00DD7E40">
        <w:rPr>
          <w:rFonts w:ascii="Cambria" w:hAnsi="Cambria" w:cstheme="minorHAnsi"/>
          <w:sz w:val="20"/>
          <w:szCs w:val="20"/>
        </w:rPr>
        <w:t xml:space="preserve"> </w:t>
      </w:r>
    </w:p>
    <w:p w14:paraId="0F4177AC"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LPK (</w:t>
      </w:r>
      <w:proofErr w:type="spellStart"/>
      <w:r w:rsidRPr="00DD7E40">
        <w:rPr>
          <w:rFonts w:ascii="Cambria" w:hAnsi="Cambria" w:cstheme="minorHAnsi"/>
          <w:sz w:val="20"/>
          <w:szCs w:val="20"/>
        </w:rPr>
        <w:t>Laporan</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Pemeriksaan</w:t>
      </w:r>
      <w:proofErr w:type="spellEnd"/>
      <w:r w:rsidRPr="00DD7E40">
        <w:rPr>
          <w:rFonts w:ascii="Cambria" w:hAnsi="Cambria" w:cstheme="minorHAnsi"/>
          <w:sz w:val="20"/>
          <w:szCs w:val="20"/>
        </w:rPr>
        <w:t xml:space="preserve"> Kesehatan)</w:t>
      </w:r>
    </w:p>
    <w:p w14:paraId="5D98CB70"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Urine </w:t>
      </w:r>
      <w:proofErr w:type="spellStart"/>
      <w:r w:rsidRPr="00DD7E40">
        <w:rPr>
          <w:rFonts w:ascii="Cambria" w:hAnsi="Cambria" w:cstheme="minorHAnsi"/>
          <w:sz w:val="20"/>
          <w:szCs w:val="20"/>
        </w:rPr>
        <w:t>Lengkap</w:t>
      </w:r>
      <w:proofErr w:type="spellEnd"/>
    </w:p>
    <w:p w14:paraId="49C16C3E" w14:textId="77777777" w:rsidR="00A207E8" w:rsidRPr="00DD7E40" w:rsidRDefault="00A207E8" w:rsidP="00A207E8">
      <w:pPr>
        <w:rPr>
          <w:rFonts w:ascii="Cambria" w:hAnsi="Cambria" w:cstheme="minorHAnsi"/>
          <w:b/>
          <w:bCs/>
          <w:sz w:val="20"/>
          <w:szCs w:val="20"/>
        </w:rPr>
      </w:pPr>
      <w:r w:rsidRPr="00DD7E40">
        <w:rPr>
          <w:rFonts w:ascii="Cambria" w:hAnsi="Cambria" w:cstheme="minorHAnsi"/>
          <w:sz w:val="20"/>
          <w:szCs w:val="20"/>
        </w:rPr>
        <w:t>2</w:t>
      </w:r>
      <w:r w:rsidRPr="00DD7E40">
        <w:rPr>
          <w:rFonts w:ascii="Cambria" w:hAnsi="Cambria" w:cstheme="minorHAnsi"/>
          <w:b/>
          <w:bCs/>
          <w:sz w:val="20"/>
          <w:szCs w:val="20"/>
        </w:rPr>
        <w:t xml:space="preserve">. </w:t>
      </w:r>
      <w:proofErr w:type="spellStart"/>
      <w:r w:rsidRPr="00DD7E40">
        <w:rPr>
          <w:rFonts w:ascii="Cambria" w:hAnsi="Cambria" w:cstheme="minorHAnsi"/>
          <w:b/>
          <w:bCs/>
          <w:sz w:val="20"/>
          <w:szCs w:val="20"/>
        </w:rPr>
        <w:t>Tipe</w:t>
      </w:r>
      <w:proofErr w:type="spellEnd"/>
      <w:r w:rsidRPr="00DD7E40">
        <w:rPr>
          <w:rFonts w:ascii="Cambria" w:hAnsi="Cambria" w:cstheme="minorHAnsi"/>
          <w:b/>
          <w:bCs/>
          <w:sz w:val="20"/>
          <w:szCs w:val="20"/>
        </w:rPr>
        <w:t xml:space="preserve"> B</w:t>
      </w:r>
    </w:p>
    <w:p w14:paraId="1C625739"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LPK (</w:t>
      </w:r>
      <w:proofErr w:type="spellStart"/>
      <w:r w:rsidRPr="00DD7E40">
        <w:rPr>
          <w:rFonts w:ascii="Cambria" w:hAnsi="Cambria" w:cstheme="minorHAnsi"/>
          <w:sz w:val="20"/>
          <w:szCs w:val="20"/>
        </w:rPr>
        <w:t>Laporan</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Pemeriksaan</w:t>
      </w:r>
      <w:proofErr w:type="spellEnd"/>
      <w:r w:rsidRPr="00DD7E40">
        <w:rPr>
          <w:rFonts w:ascii="Cambria" w:hAnsi="Cambria" w:cstheme="minorHAnsi"/>
          <w:sz w:val="20"/>
          <w:szCs w:val="20"/>
        </w:rPr>
        <w:t xml:space="preserve"> Kesehatan)</w:t>
      </w:r>
    </w:p>
    <w:p w14:paraId="03B8F13D"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Urine </w:t>
      </w:r>
      <w:proofErr w:type="spellStart"/>
      <w:r w:rsidRPr="00DD7E40">
        <w:rPr>
          <w:rFonts w:ascii="Cambria" w:hAnsi="Cambria" w:cstheme="minorHAnsi"/>
          <w:sz w:val="20"/>
          <w:szCs w:val="20"/>
        </w:rPr>
        <w:t>Lengkap</w:t>
      </w:r>
      <w:proofErr w:type="spellEnd"/>
    </w:p>
    <w:p w14:paraId="690B683B" w14:textId="77777777" w:rsidR="00A207E8" w:rsidRPr="00DD7E40" w:rsidRDefault="00A207E8" w:rsidP="00A207E8">
      <w:pPr>
        <w:pStyle w:val="ListParagraph"/>
        <w:numPr>
          <w:ilvl w:val="0"/>
          <w:numId w:val="79"/>
        </w:numPr>
        <w:spacing w:after="160" w:line="259" w:lineRule="auto"/>
        <w:ind w:left="450" w:hanging="180"/>
        <w:contextualSpacing/>
        <w:rPr>
          <w:rFonts w:ascii="Cambria" w:hAnsi="Cambria" w:cstheme="minorHAnsi"/>
          <w:sz w:val="20"/>
          <w:szCs w:val="20"/>
          <w:lang w:val="sv-SE"/>
        </w:rPr>
      </w:pPr>
      <w:r w:rsidRPr="00DD7E40">
        <w:rPr>
          <w:rFonts w:ascii="Cambria" w:hAnsi="Cambria" w:cstheme="minorHAnsi"/>
          <w:sz w:val="20"/>
          <w:szCs w:val="20"/>
          <w:lang w:val="sv-SE"/>
        </w:rPr>
        <w:t>EKG (Elektrokardiografi dengan interpretasi dari dokter spesialis jantung/internist)</w:t>
      </w:r>
    </w:p>
    <w:p w14:paraId="75AA8CAD" w14:textId="77777777" w:rsidR="00A207E8" w:rsidRPr="00DD7E40" w:rsidRDefault="00A207E8" w:rsidP="00A207E8">
      <w:pPr>
        <w:rPr>
          <w:rFonts w:ascii="Cambria" w:hAnsi="Cambria" w:cstheme="minorHAnsi"/>
          <w:sz w:val="20"/>
          <w:szCs w:val="20"/>
        </w:rPr>
      </w:pPr>
      <w:r w:rsidRPr="00DD7E40">
        <w:rPr>
          <w:rFonts w:ascii="Cambria" w:hAnsi="Cambria" w:cstheme="minorHAnsi"/>
          <w:sz w:val="20"/>
          <w:szCs w:val="20"/>
        </w:rPr>
        <w:t xml:space="preserve">3. </w:t>
      </w:r>
      <w:proofErr w:type="spellStart"/>
      <w:r w:rsidRPr="00DD7E40">
        <w:rPr>
          <w:rFonts w:ascii="Cambria" w:hAnsi="Cambria" w:cstheme="minorHAnsi"/>
          <w:b/>
          <w:bCs/>
          <w:sz w:val="20"/>
          <w:szCs w:val="20"/>
        </w:rPr>
        <w:t>Tipe</w:t>
      </w:r>
      <w:proofErr w:type="spellEnd"/>
      <w:r w:rsidRPr="00DD7E40">
        <w:rPr>
          <w:rFonts w:ascii="Cambria" w:hAnsi="Cambria" w:cstheme="minorHAnsi"/>
          <w:b/>
          <w:bCs/>
          <w:sz w:val="20"/>
          <w:szCs w:val="20"/>
        </w:rPr>
        <w:t xml:space="preserve"> C</w:t>
      </w:r>
    </w:p>
    <w:p w14:paraId="2AE3C29C"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LPK (</w:t>
      </w:r>
      <w:proofErr w:type="spellStart"/>
      <w:r w:rsidRPr="00DD7E40">
        <w:rPr>
          <w:rFonts w:ascii="Cambria" w:hAnsi="Cambria" w:cstheme="minorHAnsi"/>
          <w:sz w:val="20"/>
          <w:szCs w:val="20"/>
        </w:rPr>
        <w:t>Laporan</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Pemeriksaan</w:t>
      </w:r>
      <w:proofErr w:type="spellEnd"/>
      <w:r w:rsidRPr="00DD7E40">
        <w:rPr>
          <w:rFonts w:ascii="Cambria" w:hAnsi="Cambria" w:cstheme="minorHAnsi"/>
          <w:sz w:val="20"/>
          <w:szCs w:val="20"/>
        </w:rPr>
        <w:t xml:space="preserve"> Kesehatan)</w:t>
      </w:r>
    </w:p>
    <w:p w14:paraId="7EAD9497"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Urine </w:t>
      </w:r>
      <w:proofErr w:type="spellStart"/>
      <w:r w:rsidRPr="00DD7E40">
        <w:rPr>
          <w:rFonts w:ascii="Cambria" w:hAnsi="Cambria" w:cstheme="minorHAnsi"/>
          <w:sz w:val="20"/>
          <w:szCs w:val="20"/>
        </w:rPr>
        <w:t>Lengkap</w:t>
      </w:r>
      <w:proofErr w:type="spellEnd"/>
    </w:p>
    <w:p w14:paraId="642A4E5A"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Darah </w:t>
      </w:r>
      <w:proofErr w:type="spellStart"/>
      <w:r w:rsidRPr="00DD7E40">
        <w:rPr>
          <w:rFonts w:ascii="Cambria" w:hAnsi="Cambria" w:cstheme="minorHAnsi"/>
          <w:sz w:val="20"/>
          <w:szCs w:val="20"/>
        </w:rPr>
        <w:t>Lengkap</w:t>
      </w:r>
      <w:proofErr w:type="spellEnd"/>
      <w:r w:rsidRPr="00DD7E40">
        <w:rPr>
          <w:rFonts w:ascii="Cambria" w:hAnsi="Cambria" w:cstheme="minorHAnsi"/>
          <w:sz w:val="20"/>
          <w:szCs w:val="20"/>
        </w:rPr>
        <w:t>:</w:t>
      </w:r>
    </w:p>
    <w:p w14:paraId="460CC94F" w14:textId="77777777" w:rsidR="00A207E8" w:rsidRPr="00DD7E40" w:rsidRDefault="00A207E8" w:rsidP="00A207E8">
      <w:pPr>
        <w:pStyle w:val="ListParagraph"/>
        <w:numPr>
          <w:ilvl w:val="0"/>
          <w:numId w:val="80"/>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Darah rutin</w:t>
      </w:r>
      <w:r w:rsidRPr="00DD7E40">
        <w:rPr>
          <w:rFonts w:ascii="Cambria" w:hAnsi="Cambria" w:cstheme="minorHAnsi"/>
          <w:sz w:val="20"/>
          <w:szCs w:val="20"/>
        </w:rPr>
        <w:tab/>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Hb,Ht,Eritrosit,Lekosit,Trombosit,Hitung</w:t>
      </w:r>
      <w:proofErr w:type="spellEnd"/>
      <w:r w:rsidRPr="00DD7E40">
        <w:rPr>
          <w:rFonts w:ascii="Cambria" w:hAnsi="Cambria" w:cstheme="minorHAnsi"/>
          <w:sz w:val="20"/>
          <w:szCs w:val="20"/>
        </w:rPr>
        <w:t xml:space="preserve">   </w:t>
      </w:r>
    </w:p>
    <w:p w14:paraId="7393A3C7" w14:textId="77777777" w:rsidR="00A207E8" w:rsidRPr="00DD7E40" w:rsidRDefault="00A207E8" w:rsidP="00A207E8">
      <w:pPr>
        <w:pStyle w:val="ListParagraph"/>
        <w:tabs>
          <w:tab w:val="left" w:pos="990"/>
        </w:tabs>
        <w:spacing w:after="160" w:line="259" w:lineRule="auto"/>
        <w:ind w:left="2610" w:firstLine="270"/>
        <w:contextualSpacing/>
        <w:rPr>
          <w:rFonts w:ascii="Cambria" w:hAnsi="Cambria" w:cstheme="minorHAnsi"/>
          <w:sz w:val="20"/>
          <w:szCs w:val="20"/>
        </w:rPr>
      </w:pPr>
      <w:r w:rsidRPr="00DD7E40">
        <w:rPr>
          <w:rFonts w:ascii="Cambria" w:hAnsi="Cambria" w:cstheme="minorHAnsi"/>
          <w:sz w:val="20"/>
          <w:szCs w:val="20"/>
        </w:rPr>
        <w:t xml:space="preserve">  </w:t>
      </w:r>
      <w:proofErr w:type="spellStart"/>
      <w:r w:rsidRPr="00DD7E40">
        <w:rPr>
          <w:rFonts w:ascii="Cambria" w:hAnsi="Cambria" w:cstheme="minorHAnsi"/>
          <w:sz w:val="20"/>
          <w:szCs w:val="20"/>
        </w:rPr>
        <w:t>Jenis,LED,MCV,MCH,MCHC,Platelet</w:t>
      </w:r>
      <w:proofErr w:type="spellEnd"/>
    </w:p>
    <w:p w14:paraId="01FEFF76" w14:textId="77777777" w:rsidR="00A207E8" w:rsidRPr="00DD7E40" w:rsidRDefault="00A207E8" w:rsidP="00A207E8">
      <w:pPr>
        <w:pStyle w:val="ListParagraph"/>
        <w:numPr>
          <w:ilvl w:val="0"/>
          <w:numId w:val="80"/>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 xml:space="preserve">Test </w:t>
      </w:r>
      <w:proofErr w:type="spellStart"/>
      <w:r w:rsidRPr="00DD7E40">
        <w:rPr>
          <w:rFonts w:ascii="Cambria" w:hAnsi="Cambria" w:cstheme="minorHAnsi"/>
          <w:sz w:val="20"/>
          <w:szCs w:val="20"/>
        </w:rPr>
        <w:t>Fungsi</w:t>
      </w:r>
      <w:proofErr w:type="spellEnd"/>
      <w:r w:rsidRPr="00DD7E40">
        <w:rPr>
          <w:rFonts w:ascii="Cambria" w:hAnsi="Cambria" w:cstheme="minorHAnsi"/>
          <w:sz w:val="20"/>
          <w:szCs w:val="20"/>
        </w:rPr>
        <w:t xml:space="preserve"> Hati   </w:t>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SGOT,SGPT,GGT,fosfatase</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alkali,Bilirubin,HbsAg</w:t>
      </w:r>
      <w:proofErr w:type="spellEnd"/>
    </w:p>
    <w:p w14:paraId="2E9AF037" w14:textId="77777777" w:rsidR="00A207E8" w:rsidRPr="00DD7E40" w:rsidRDefault="00A207E8" w:rsidP="00A207E8">
      <w:pPr>
        <w:pStyle w:val="ListParagraph"/>
        <w:numPr>
          <w:ilvl w:val="0"/>
          <w:numId w:val="80"/>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 xml:space="preserve">Test </w:t>
      </w:r>
      <w:proofErr w:type="spellStart"/>
      <w:r w:rsidRPr="00DD7E40">
        <w:rPr>
          <w:rFonts w:ascii="Cambria" w:hAnsi="Cambria" w:cstheme="minorHAnsi"/>
          <w:sz w:val="20"/>
          <w:szCs w:val="20"/>
        </w:rPr>
        <w:t>Fungsi</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Ginjal</w:t>
      </w:r>
      <w:proofErr w:type="spellEnd"/>
      <w:r w:rsidRPr="00DD7E40">
        <w:rPr>
          <w:rFonts w:ascii="Cambria" w:hAnsi="Cambria" w:cstheme="minorHAnsi"/>
          <w:sz w:val="20"/>
          <w:szCs w:val="20"/>
        </w:rPr>
        <w:tab/>
        <w:t xml:space="preserve">: </w:t>
      </w:r>
      <w:proofErr w:type="spellStart"/>
      <w:r w:rsidRPr="00DD7E40">
        <w:rPr>
          <w:rFonts w:ascii="Cambria" w:hAnsi="Cambria" w:cstheme="minorHAnsi"/>
          <w:sz w:val="20"/>
          <w:szCs w:val="20"/>
        </w:rPr>
        <w:t>Ureum,Kreatinin,Asam</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Urat</w:t>
      </w:r>
      <w:proofErr w:type="spellEnd"/>
    </w:p>
    <w:p w14:paraId="08FE371E" w14:textId="40340870" w:rsidR="00A207E8" w:rsidRPr="00DD7E40" w:rsidRDefault="00A207E8" w:rsidP="00A207E8">
      <w:pPr>
        <w:pStyle w:val="ListParagraph"/>
        <w:numPr>
          <w:ilvl w:val="0"/>
          <w:numId w:val="80"/>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Lemak Darah</w:t>
      </w:r>
      <w:r w:rsidRPr="00DD7E40">
        <w:rPr>
          <w:rFonts w:ascii="Cambria" w:hAnsi="Cambria" w:cstheme="minorHAnsi"/>
          <w:sz w:val="20"/>
          <w:szCs w:val="20"/>
        </w:rPr>
        <w:tab/>
      </w:r>
      <w:r w:rsidR="00B91210">
        <w:rPr>
          <w:rFonts w:ascii="Cambria" w:hAnsi="Cambria" w:cstheme="minorHAnsi"/>
          <w:sz w:val="20"/>
          <w:szCs w:val="20"/>
        </w:rPr>
        <w:tab/>
      </w:r>
      <w:r w:rsidRPr="00DD7E40">
        <w:rPr>
          <w:rFonts w:ascii="Cambria" w:hAnsi="Cambria" w:cstheme="minorHAnsi"/>
          <w:sz w:val="20"/>
          <w:szCs w:val="20"/>
        </w:rPr>
        <w:t xml:space="preserve">: </w:t>
      </w:r>
      <w:proofErr w:type="spellStart"/>
      <w:r w:rsidRPr="00DD7E40">
        <w:rPr>
          <w:rFonts w:ascii="Cambria" w:hAnsi="Cambria" w:cstheme="minorHAnsi"/>
          <w:sz w:val="20"/>
          <w:szCs w:val="20"/>
        </w:rPr>
        <w:t>Kolesterol</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Total,HDL,LDL,Trigliserida</w:t>
      </w:r>
      <w:proofErr w:type="spellEnd"/>
    </w:p>
    <w:p w14:paraId="1B9528CE" w14:textId="77777777" w:rsidR="00A207E8" w:rsidRPr="00DD7E40" w:rsidRDefault="00A207E8" w:rsidP="00A207E8">
      <w:pPr>
        <w:pStyle w:val="ListParagraph"/>
        <w:numPr>
          <w:ilvl w:val="0"/>
          <w:numId w:val="80"/>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Gula Darah</w:t>
      </w:r>
      <w:r w:rsidRPr="00DD7E40">
        <w:rPr>
          <w:rFonts w:ascii="Cambria" w:hAnsi="Cambria" w:cstheme="minorHAnsi"/>
          <w:sz w:val="20"/>
          <w:szCs w:val="20"/>
        </w:rPr>
        <w:tab/>
      </w:r>
      <w:r w:rsidRPr="00DD7E40">
        <w:rPr>
          <w:rFonts w:ascii="Cambria" w:hAnsi="Cambria" w:cstheme="minorHAnsi"/>
          <w:sz w:val="20"/>
          <w:szCs w:val="20"/>
        </w:rPr>
        <w:tab/>
        <w:t>: Gula Darah Puasa,Hba1C</w:t>
      </w:r>
    </w:p>
    <w:p w14:paraId="444B3570" w14:textId="77777777" w:rsidR="00A207E8" w:rsidRPr="00DD7E40" w:rsidRDefault="00A207E8" w:rsidP="00A207E8">
      <w:pPr>
        <w:pStyle w:val="ListParagraph"/>
        <w:numPr>
          <w:ilvl w:val="0"/>
          <w:numId w:val="80"/>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HIV</w:t>
      </w:r>
      <w:r w:rsidRPr="00DD7E40">
        <w:rPr>
          <w:rFonts w:ascii="Cambria" w:hAnsi="Cambria" w:cstheme="minorHAnsi"/>
          <w:sz w:val="20"/>
          <w:szCs w:val="20"/>
        </w:rPr>
        <w:tab/>
      </w:r>
      <w:r w:rsidRPr="00DD7E40">
        <w:rPr>
          <w:rFonts w:ascii="Cambria" w:hAnsi="Cambria" w:cstheme="minorHAnsi"/>
          <w:sz w:val="20"/>
          <w:szCs w:val="20"/>
        </w:rPr>
        <w:tab/>
      </w:r>
      <w:r w:rsidRPr="00DD7E40">
        <w:rPr>
          <w:rFonts w:ascii="Cambria" w:hAnsi="Cambria" w:cstheme="minorHAnsi"/>
          <w:sz w:val="20"/>
          <w:szCs w:val="20"/>
        </w:rPr>
        <w:tab/>
        <w:t>: Human Immunodeficiency Virus</w:t>
      </w:r>
    </w:p>
    <w:p w14:paraId="144DD1EC" w14:textId="77777777" w:rsidR="00A207E8" w:rsidRPr="00DD7E40" w:rsidRDefault="00A207E8" w:rsidP="00A207E8">
      <w:pPr>
        <w:pStyle w:val="ListParagraph"/>
        <w:numPr>
          <w:ilvl w:val="0"/>
          <w:numId w:val="79"/>
        </w:numPr>
        <w:spacing w:after="160" w:line="259" w:lineRule="auto"/>
        <w:ind w:left="450" w:hanging="180"/>
        <w:contextualSpacing/>
        <w:rPr>
          <w:rFonts w:ascii="Cambria" w:hAnsi="Cambria" w:cstheme="minorHAnsi"/>
          <w:sz w:val="20"/>
          <w:szCs w:val="20"/>
          <w:lang w:val="sv-SE"/>
        </w:rPr>
      </w:pPr>
      <w:r w:rsidRPr="00DD7E40">
        <w:rPr>
          <w:rFonts w:ascii="Cambria" w:hAnsi="Cambria" w:cstheme="minorHAnsi"/>
          <w:sz w:val="20"/>
          <w:szCs w:val="20"/>
          <w:lang w:val="sv-SE"/>
        </w:rPr>
        <w:t>EKG (Elektrokardiografi dengan interpretasi dari dokter spesialis jantung/internist)</w:t>
      </w:r>
    </w:p>
    <w:p w14:paraId="087B021C" w14:textId="77777777" w:rsidR="00A207E8" w:rsidRPr="00DD7E40" w:rsidRDefault="00A207E8" w:rsidP="00A207E8">
      <w:pPr>
        <w:rPr>
          <w:rFonts w:ascii="Cambria" w:hAnsi="Cambria" w:cstheme="minorHAnsi"/>
          <w:sz w:val="20"/>
          <w:szCs w:val="20"/>
        </w:rPr>
      </w:pPr>
      <w:r w:rsidRPr="00DD7E40">
        <w:rPr>
          <w:rFonts w:ascii="Cambria" w:hAnsi="Cambria" w:cstheme="minorHAnsi"/>
          <w:sz w:val="20"/>
          <w:szCs w:val="20"/>
        </w:rPr>
        <w:t xml:space="preserve">4. </w:t>
      </w:r>
      <w:proofErr w:type="spellStart"/>
      <w:r w:rsidRPr="00DD7E40">
        <w:rPr>
          <w:rFonts w:ascii="Cambria" w:hAnsi="Cambria" w:cstheme="minorHAnsi"/>
          <w:b/>
          <w:bCs/>
          <w:sz w:val="20"/>
          <w:szCs w:val="20"/>
        </w:rPr>
        <w:t>Tipe</w:t>
      </w:r>
      <w:proofErr w:type="spellEnd"/>
      <w:r w:rsidRPr="00DD7E40">
        <w:rPr>
          <w:rFonts w:ascii="Cambria" w:hAnsi="Cambria" w:cstheme="minorHAnsi"/>
          <w:b/>
          <w:bCs/>
          <w:sz w:val="20"/>
          <w:szCs w:val="20"/>
        </w:rPr>
        <w:t xml:space="preserve"> D</w:t>
      </w:r>
    </w:p>
    <w:p w14:paraId="720CA890"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LPK (</w:t>
      </w:r>
      <w:proofErr w:type="spellStart"/>
      <w:r w:rsidRPr="00DD7E40">
        <w:rPr>
          <w:rFonts w:ascii="Cambria" w:hAnsi="Cambria" w:cstheme="minorHAnsi"/>
          <w:sz w:val="20"/>
          <w:szCs w:val="20"/>
        </w:rPr>
        <w:t>Laporan</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Pemeriksaan</w:t>
      </w:r>
      <w:proofErr w:type="spellEnd"/>
      <w:r w:rsidRPr="00DD7E40">
        <w:rPr>
          <w:rFonts w:ascii="Cambria" w:hAnsi="Cambria" w:cstheme="minorHAnsi"/>
          <w:sz w:val="20"/>
          <w:szCs w:val="20"/>
        </w:rPr>
        <w:t xml:space="preserve"> Kesehatan)</w:t>
      </w:r>
    </w:p>
    <w:p w14:paraId="6AAB8596"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Urine </w:t>
      </w:r>
      <w:proofErr w:type="spellStart"/>
      <w:r w:rsidRPr="00DD7E40">
        <w:rPr>
          <w:rFonts w:ascii="Cambria" w:hAnsi="Cambria" w:cstheme="minorHAnsi"/>
          <w:sz w:val="20"/>
          <w:szCs w:val="20"/>
        </w:rPr>
        <w:t>Lengkap</w:t>
      </w:r>
      <w:proofErr w:type="spellEnd"/>
    </w:p>
    <w:p w14:paraId="5130AD46"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Darah </w:t>
      </w:r>
      <w:proofErr w:type="spellStart"/>
      <w:r w:rsidRPr="00DD7E40">
        <w:rPr>
          <w:rFonts w:ascii="Cambria" w:hAnsi="Cambria" w:cstheme="minorHAnsi"/>
          <w:sz w:val="20"/>
          <w:szCs w:val="20"/>
        </w:rPr>
        <w:t>Lengkap</w:t>
      </w:r>
      <w:proofErr w:type="spellEnd"/>
      <w:r w:rsidRPr="00DD7E40">
        <w:rPr>
          <w:rFonts w:ascii="Cambria" w:hAnsi="Cambria" w:cstheme="minorHAnsi"/>
          <w:sz w:val="20"/>
          <w:szCs w:val="20"/>
        </w:rPr>
        <w:t>:</w:t>
      </w:r>
    </w:p>
    <w:p w14:paraId="537431D7" w14:textId="77777777" w:rsidR="00A207E8" w:rsidRPr="00DD7E40" w:rsidRDefault="00A207E8" w:rsidP="00A207E8">
      <w:pPr>
        <w:pStyle w:val="ListParagraph"/>
        <w:numPr>
          <w:ilvl w:val="0"/>
          <w:numId w:val="82"/>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Darah rutin</w:t>
      </w:r>
      <w:r w:rsidRPr="00DD7E40">
        <w:rPr>
          <w:rFonts w:ascii="Cambria" w:hAnsi="Cambria" w:cstheme="minorHAnsi"/>
          <w:sz w:val="20"/>
          <w:szCs w:val="20"/>
        </w:rPr>
        <w:tab/>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Hb,Ht,Eritrosit,Lekosit,Trombosit,Hitung</w:t>
      </w:r>
      <w:proofErr w:type="spellEnd"/>
      <w:r w:rsidRPr="00DD7E40">
        <w:rPr>
          <w:rFonts w:ascii="Cambria" w:hAnsi="Cambria" w:cstheme="minorHAnsi"/>
          <w:sz w:val="20"/>
          <w:szCs w:val="20"/>
        </w:rPr>
        <w:t xml:space="preserve"> </w:t>
      </w:r>
    </w:p>
    <w:p w14:paraId="2BA8F606" w14:textId="6D8B62A2" w:rsidR="00A207E8" w:rsidRPr="00DD7E40" w:rsidRDefault="00A207E8" w:rsidP="00A207E8">
      <w:pPr>
        <w:pStyle w:val="ListParagraph"/>
        <w:tabs>
          <w:tab w:val="left" w:pos="990"/>
        </w:tabs>
        <w:spacing w:after="160" w:line="259" w:lineRule="auto"/>
        <w:ind w:left="2610" w:hanging="630"/>
        <w:contextualSpacing/>
        <w:rPr>
          <w:rFonts w:ascii="Cambria" w:hAnsi="Cambria" w:cstheme="minorHAnsi"/>
          <w:sz w:val="20"/>
          <w:szCs w:val="20"/>
        </w:rPr>
      </w:pPr>
      <w:r w:rsidRPr="00DD7E40">
        <w:rPr>
          <w:rFonts w:ascii="Cambria" w:hAnsi="Cambria" w:cstheme="minorHAnsi"/>
          <w:sz w:val="20"/>
          <w:szCs w:val="20"/>
        </w:rPr>
        <w:t xml:space="preserve">  </w:t>
      </w:r>
      <w:r w:rsidRPr="00DD7E40">
        <w:rPr>
          <w:rFonts w:ascii="Cambria" w:hAnsi="Cambria" w:cstheme="minorHAnsi"/>
          <w:sz w:val="20"/>
          <w:szCs w:val="20"/>
        </w:rPr>
        <w:tab/>
      </w:r>
      <w:r w:rsidRPr="00DD7E40">
        <w:rPr>
          <w:rFonts w:ascii="Cambria" w:hAnsi="Cambria" w:cstheme="minorHAnsi"/>
          <w:sz w:val="20"/>
          <w:szCs w:val="20"/>
        </w:rPr>
        <w:tab/>
      </w:r>
      <w:r w:rsidR="00F61C41">
        <w:rPr>
          <w:rFonts w:ascii="Cambria" w:hAnsi="Cambria" w:cstheme="minorHAnsi"/>
          <w:sz w:val="20"/>
          <w:szCs w:val="20"/>
        </w:rPr>
        <w:t xml:space="preserve">  </w:t>
      </w:r>
      <w:proofErr w:type="spellStart"/>
      <w:r w:rsidRPr="00DD7E40">
        <w:rPr>
          <w:rFonts w:ascii="Cambria" w:hAnsi="Cambria" w:cstheme="minorHAnsi"/>
          <w:sz w:val="20"/>
          <w:szCs w:val="20"/>
        </w:rPr>
        <w:t>Jenis,LED,MCV,MCH,MCHC,Platelet</w:t>
      </w:r>
      <w:proofErr w:type="spellEnd"/>
    </w:p>
    <w:p w14:paraId="0BF313C2" w14:textId="77777777" w:rsidR="00A207E8" w:rsidRPr="00DD7E40" w:rsidRDefault="00A207E8" w:rsidP="00A207E8">
      <w:pPr>
        <w:pStyle w:val="ListParagraph"/>
        <w:numPr>
          <w:ilvl w:val="0"/>
          <w:numId w:val="82"/>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 xml:space="preserve">Test </w:t>
      </w:r>
      <w:proofErr w:type="spellStart"/>
      <w:r w:rsidRPr="00DD7E40">
        <w:rPr>
          <w:rFonts w:ascii="Cambria" w:hAnsi="Cambria" w:cstheme="minorHAnsi"/>
          <w:sz w:val="20"/>
          <w:szCs w:val="20"/>
        </w:rPr>
        <w:t>Fungsi</w:t>
      </w:r>
      <w:proofErr w:type="spellEnd"/>
      <w:r w:rsidRPr="00DD7E40">
        <w:rPr>
          <w:rFonts w:ascii="Cambria" w:hAnsi="Cambria" w:cstheme="minorHAnsi"/>
          <w:sz w:val="20"/>
          <w:szCs w:val="20"/>
        </w:rPr>
        <w:t xml:space="preserve"> Hati   </w:t>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SGOT,SGPT,GGT,fosfatase</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alkali,Bilirubin,HbsAg</w:t>
      </w:r>
      <w:proofErr w:type="spellEnd"/>
    </w:p>
    <w:p w14:paraId="0749A936" w14:textId="77777777" w:rsidR="00A207E8" w:rsidRPr="00DD7E40" w:rsidRDefault="00A207E8" w:rsidP="00A207E8">
      <w:pPr>
        <w:pStyle w:val="ListParagraph"/>
        <w:numPr>
          <w:ilvl w:val="0"/>
          <w:numId w:val="82"/>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 xml:space="preserve">Test </w:t>
      </w:r>
      <w:proofErr w:type="spellStart"/>
      <w:r w:rsidRPr="00DD7E40">
        <w:rPr>
          <w:rFonts w:ascii="Cambria" w:hAnsi="Cambria" w:cstheme="minorHAnsi"/>
          <w:sz w:val="20"/>
          <w:szCs w:val="20"/>
        </w:rPr>
        <w:t>Fungsi</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Ginjal</w:t>
      </w:r>
      <w:proofErr w:type="spellEnd"/>
      <w:r w:rsidRPr="00DD7E40">
        <w:rPr>
          <w:rFonts w:ascii="Cambria" w:hAnsi="Cambria" w:cstheme="minorHAnsi"/>
          <w:sz w:val="20"/>
          <w:szCs w:val="20"/>
        </w:rPr>
        <w:tab/>
        <w:t xml:space="preserve">: </w:t>
      </w:r>
      <w:proofErr w:type="spellStart"/>
      <w:r w:rsidRPr="00DD7E40">
        <w:rPr>
          <w:rFonts w:ascii="Cambria" w:hAnsi="Cambria" w:cstheme="minorHAnsi"/>
          <w:sz w:val="20"/>
          <w:szCs w:val="20"/>
        </w:rPr>
        <w:t>Ureum,Kreatinin,Asam</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Urat</w:t>
      </w:r>
      <w:proofErr w:type="spellEnd"/>
    </w:p>
    <w:p w14:paraId="2FED24C8" w14:textId="312005F2" w:rsidR="00A207E8" w:rsidRPr="00DD7E40" w:rsidRDefault="00A207E8" w:rsidP="00A207E8">
      <w:pPr>
        <w:pStyle w:val="ListParagraph"/>
        <w:numPr>
          <w:ilvl w:val="0"/>
          <w:numId w:val="82"/>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Lemak Darah</w:t>
      </w:r>
      <w:r w:rsidRPr="00DD7E40">
        <w:rPr>
          <w:rFonts w:ascii="Cambria" w:hAnsi="Cambria" w:cstheme="minorHAnsi"/>
          <w:sz w:val="20"/>
          <w:szCs w:val="20"/>
        </w:rPr>
        <w:tab/>
      </w:r>
      <w:r w:rsidR="00B91210">
        <w:rPr>
          <w:rFonts w:ascii="Cambria" w:hAnsi="Cambria" w:cstheme="minorHAnsi"/>
          <w:sz w:val="20"/>
          <w:szCs w:val="20"/>
        </w:rPr>
        <w:tab/>
      </w:r>
      <w:r w:rsidRPr="00DD7E40">
        <w:rPr>
          <w:rFonts w:ascii="Cambria" w:hAnsi="Cambria" w:cstheme="minorHAnsi"/>
          <w:sz w:val="20"/>
          <w:szCs w:val="20"/>
        </w:rPr>
        <w:t xml:space="preserve">: </w:t>
      </w:r>
      <w:proofErr w:type="spellStart"/>
      <w:r w:rsidRPr="00DD7E40">
        <w:rPr>
          <w:rFonts w:ascii="Cambria" w:hAnsi="Cambria" w:cstheme="minorHAnsi"/>
          <w:sz w:val="20"/>
          <w:szCs w:val="20"/>
        </w:rPr>
        <w:t>Kolesterol</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Total,HDL,LDL,Trigliserida</w:t>
      </w:r>
      <w:proofErr w:type="spellEnd"/>
    </w:p>
    <w:p w14:paraId="37A8CDEB" w14:textId="77777777" w:rsidR="00A207E8" w:rsidRPr="00DD7E40" w:rsidRDefault="00A207E8" w:rsidP="00A207E8">
      <w:pPr>
        <w:pStyle w:val="ListParagraph"/>
        <w:numPr>
          <w:ilvl w:val="0"/>
          <w:numId w:val="82"/>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Gula Darah</w:t>
      </w:r>
      <w:r w:rsidRPr="00DD7E40">
        <w:rPr>
          <w:rFonts w:ascii="Cambria" w:hAnsi="Cambria" w:cstheme="minorHAnsi"/>
          <w:sz w:val="20"/>
          <w:szCs w:val="20"/>
        </w:rPr>
        <w:tab/>
      </w:r>
      <w:r w:rsidRPr="00DD7E40">
        <w:rPr>
          <w:rFonts w:ascii="Cambria" w:hAnsi="Cambria" w:cstheme="minorHAnsi"/>
          <w:sz w:val="20"/>
          <w:szCs w:val="20"/>
        </w:rPr>
        <w:tab/>
        <w:t>: Gula Darah Puasa,Hba1C</w:t>
      </w:r>
    </w:p>
    <w:p w14:paraId="61F0923A" w14:textId="77777777" w:rsidR="00A207E8" w:rsidRPr="00DD7E40" w:rsidRDefault="00A207E8" w:rsidP="00A207E8">
      <w:pPr>
        <w:pStyle w:val="ListParagraph"/>
        <w:numPr>
          <w:ilvl w:val="0"/>
          <w:numId w:val="82"/>
        </w:numPr>
        <w:tabs>
          <w:tab w:val="left" w:pos="990"/>
        </w:tabs>
        <w:spacing w:after="160" w:line="259" w:lineRule="auto"/>
        <w:ind w:left="1170" w:hanging="630"/>
        <w:contextualSpacing/>
        <w:rPr>
          <w:rFonts w:ascii="Cambria" w:hAnsi="Cambria" w:cstheme="minorHAnsi"/>
          <w:sz w:val="20"/>
          <w:szCs w:val="20"/>
        </w:rPr>
      </w:pPr>
      <w:r w:rsidRPr="00DD7E40">
        <w:rPr>
          <w:rFonts w:ascii="Cambria" w:hAnsi="Cambria" w:cstheme="minorHAnsi"/>
          <w:sz w:val="20"/>
          <w:szCs w:val="20"/>
        </w:rPr>
        <w:t>HIV</w:t>
      </w:r>
      <w:r w:rsidRPr="00DD7E40">
        <w:rPr>
          <w:rFonts w:ascii="Cambria" w:hAnsi="Cambria" w:cstheme="minorHAnsi"/>
          <w:sz w:val="20"/>
          <w:szCs w:val="20"/>
        </w:rPr>
        <w:tab/>
      </w:r>
      <w:r w:rsidRPr="00DD7E40">
        <w:rPr>
          <w:rFonts w:ascii="Cambria" w:hAnsi="Cambria" w:cstheme="minorHAnsi"/>
          <w:sz w:val="20"/>
          <w:szCs w:val="20"/>
        </w:rPr>
        <w:tab/>
      </w:r>
      <w:r w:rsidRPr="00DD7E40">
        <w:rPr>
          <w:rFonts w:ascii="Cambria" w:hAnsi="Cambria" w:cstheme="minorHAnsi"/>
          <w:sz w:val="20"/>
          <w:szCs w:val="20"/>
        </w:rPr>
        <w:tab/>
        <w:t>: Human Immunodeficiency Virus</w:t>
      </w:r>
    </w:p>
    <w:p w14:paraId="65269D73" w14:textId="77777777" w:rsidR="00A207E8" w:rsidRPr="00DD7E40" w:rsidRDefault="00A207E8" w:rsidP="00A207E8">
      <w:pPr>
        <w:pStyle w:val="ListParagraph"/>
        <w:numPr>
          <w:ilvl w:val="0"/>
          <w:numId w:val="81"/>
        </w:numPr>
        <w:spacing w:after="160" w:line="259" w:lineRule="auto"/>
        <w:ind w:left="450" w:hanging="180"/>
        <w:contextualSpacing/>
        <w:rPr>
          <w:rFonts w:ascii="Cambria" w:hAnsi="Cambria" w:cstheme="minorHAnsi"/>
          <w:sz w:val="20"/>
          <w:szCs w:val="20"/>
          <w:lang w:val="sv-SE"/>
        </w:rPr>
      </w:pPr>
      <w:r w:rsidRPr="00DD7E40">
        <w:rPr>
          <w:rFonts w:ascii="Cambria" w:hAnsi="Cambria" w:cstheme="minorHAnsi"/>
          <w:sz w:val="20"/>
          <w:szCs w:val="20"/>
          <w:lang w:val="sv-SE"/>
        </w:rPr>
        <w:t>Treadmill Test (dengan interprestasi dokter spesialis Jantung)</w:t>
      </w:r>
    </w:p>
    <w:p w14:paraId="15733193" w14:textId="77777777" w:rsidR="00A207E8" w:rsidRPr="00DD7E40" w:rsidRDefault="00A207E8" w:rsidP="00A207E8">
      <w:pPr>
        <w:rPr>
          <w:rFonts w:ascii="Cambria" w:hAnsi="Cambria" w:cstheme="minorHAnsi"/>
          <w:sz w:val="20"/>
          <w:szCs w:val="20"/>
        </w:rPr>
      </w:pPr>
      <w:r w:rsidRPr="00DD7E40">
        <w:rPr>
          <w:rFonts w:ascii="Cambria" w:hAnsi="Cambria" w:cstheme="minorHAnsi"/>
          <w:sz w:val="20"/>
          <w:szCs w:val="20"/>
        </w:rPr>
        <w:t xml:space="preserve">5. </w:t>
      </w:r>
      <w:proofErr w:type="spellStart"/>
      <w:r w:rsidRPr="00DD7E40">
        <w:rPr>
          <w:rFonts w:ascii="Cambria" w:hAnsi="Cambria" w:cstheme="minorHAnsi"/>
          <w:b/>
          <w:bCs/>
          <w:sz w:val="20"/>
          <w:szCs w:val="20"/>
        </w:rPr>
        <w:t>Tipe</w:t>
      </w:r>
      <w:proofErr w:type="spellEnd"/>
      <w:r w:rsidRPr="00DD7E40">
        <w:rPr>
          <w:rFonts w:ascii="Cambria" w:hAnsi="Cambria" w:cstheme="minorHAnsi"/>
          <w:b/>
          <w:bCs/>
          <w:sz w:val="20"/>
          <w:szCs w:val="20"/>
        </w:rPr>
        <w:t xml:space="preserve"> E</w:t>
      </w:r>
    </w:p>
    <w:p w14:paraId="7F41A459"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LPK (</w:t>
      </w:r>
      <w:proofErr w:type="spellStart"/>
      <w:r w:rsidRPr="00DD7E40">
        <w:rPr>
          <w:rFonts w:ascii="Cambria" w:hAnsi="Cambria" w:cstheme="minorHAnsi"/>
          <w:sz w:val="20"/>
          <w:szCs w:val="20"/>
        </w:rPr>
        <w:t>Laporan</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Pemeriksaan</w:t>
      </w:r>
      <w:proofErr w:type="spellEnd"/>
      <w:r w:rsidRPr="00DD7E40">
        <w:rPr>
          <w:rFonts w:ascii="Cambria" w:hAnsi="Cambria" w:cstheme="minorHAnsi"/>
          <w:sz w:val="20"/>
          <w:szCs w:val="20"/>
        </w:rPr>
        <w:t xml:space="preserve"> Kesehatan)</w:t>
      </w:r>
    </w:p>
    <w:p w14:paraId="144AE345"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Urine </w:t>
      </w:r>
      <w:proofErr w:type="spellStart"/>
      <w:r w:rsidRPr="00DD7E40">
        <w:rPr>
          <w:rFonts w:ascii="Cambria" w:hAnsi="Cambria" w:cstheme="minorHAnsi"/>
          <w:sz w:val="20"/>
          <w:szCs w:val="20"/>
        </w:rPr>
        <w:t>Lengkap</w:t>
      </w:r>
      <w:proofErr w:type="spellEnd"/>
    </w:p>
    <w:p w14:paraId="17FD8823"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Darah </w:t>
      </w:r>
      <w:proofErr w:type="spellStart"/>
      <w:r w:rsidRPr="00DD7E40">
        <w:rPr>
          <w:rFonts w:ascii="Cambria" w:hAnsi="Cambria" w:cstheme="minorHAnsi"/>
          <w:sz w:val="20"/>
          <w:szCs w:val="20"/>
        </w:rPr>
        <w:t>Lengkap</w:t>
      </w:r>
      <w:proofErr w:type="spellEnd"/>
      <w:r w:rsidRPr="00DD7E40">
        <w:rPr>
          <w:rFonts w:ascii="Cambria" w:hAnsi="Cambria" w:cstheme="minorHAnsi"/>
          <w:sz w:val="20"/>
          <w:szCs w:val="20"/>
        </w:rPr>
        <w:t>:</w:t>
      </w:r>
    </w:p>
    <w:p w14:paraId="745C77C9" w14:textId="0C14EFA4" w:rsidR="00A207E8" w:rsidRPr="00DD7E40" w:rsidRDefault="00A207E8" w:rsidP="00A207E8">
      <w:pPr>
        <w:pStyle w:val="ListParagraph"/>
        <w:numPr>
          <w:ilvl w:val="0"/>
          <w:numId w:val="83"/>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Darah rutin</w:t>
      </w:r>
      <w:r w:rsidRPr="00DD7E40">
        <w:rPr>
          <w:rFonts w:ascii="Cambria" w:hAnsi="Cambria" w:cstheme="minorHAnsi"/>
          <w:sz w:val="20"/>
          <w:szCs w:val="20"/>
        </w:rPr>
        <w:tab/>
      </w:r>
      <w:r w:rsidR="00B91210">
        <w:rPr>
          <w:rFonts w:ascii="Cambria" w:hAnsi="Cambria" w:cstheme="minorHAnsi"/>
          <w:sz w:val="20"/>
          <w:szCs w:val="20"/>
        </w:rPr>
        <w:tab/>
      </w:r>
      <w:r w:rsidRPr="00DD7E40">
        <w:rPr>
          <w:rFonts w:ascii="Cambria" w:hAnsi="Cambria" w:cstheme="minorHAnsi"/>
          <w:sz w:val="20"/>
          <w:szCs w:val="20"/>
        </w:rPr>
        <w:t xml:space="preserve">: </w:t>
      </w:r>
      <w:proofErr w:type="spellStart"/>
      <w:r w:rsidRPr="00DD7E40">
        <w:rPr>
          <w:rFonts w:ascii="Cambria" w:hAnsi="Cambria" w:cstheme="minorHAnsi"/>
          <w:sz w:val="20"/>
          <w:szCs w:val="20"/>
        </w:rPr>
        <w:t>Hb,Ht,Eritrosit,Lekosit,Trombosit,Hitung</w:t>
      </w:r>
      <w:proofErr w:type="spellEnd"/>
      <w:r w:rsidRPr="00DD7E40">
        <w:rPr>
          <w:rFonts w:ascii="Cambria" w:hAnsi="Cambria" w:cstheme="minorHAnsi"/>
          <w:sz w:val="20"/>
          <w:szCs w:val="20"/>
        </w:rPr>
        <w:t xml:space="preserve"> </w:t>
      </w:r>
    </w:p>
    <w:p w14:paraId="1A6C4864" w14:textId="77777777" w:rsidR="00A207E8" w:rsidRPr="00DD7E40" w:rsidRDefault="00A207E8" w:rsidP="00A207E8">
      <w:pPr>
        <w:pStyle w:val="ListParagraph"/>
        <w:spacing w:after="160" w:line="259" w:lineRule="auto"/>
        <w:ind w:left="2520" w:firstLine="360"/>
        <w:contextualSpacing/>
        <w:rPr>
          <w:rFonts w:ascii="Cambria" w:hAnsi="Cambria" w:cstheme="minorHAnsi"/>
          <w:sz w:val="20"/>
          <w:szCs w:val="20"/>
        </w:rPr>
      </w:pPr>
      <w:r w:rsidRPr="00DD7E40">
        <w:rPr>
          <w:rFonts w:ascii="Cambria" w:hAnsi="Cambria" w:cstheme="minorHAnsi"/>
          <w:sz w:val="20"/>
          <w:szCs w:val="20"/>
        </w:rPr>
        <w:t xml:space="preserve">  </w:t>
      </w:r>
      <w:proofErr w:type="spellStart"/>
      <w:r w:rsidRPr="00DD7E40">
        <w:rPr>
          <w:rFonts w:ascii="Cambria" w:hAnsi="Cambria" w:cstheme="minorHAnsi"/>
          <w:sz w:val="20"/>
          <w:szCs w:val="20"/>
        </w:rPr>
        <w:t>Jenis,LED,MCV,MCH,MCHC,Platelet</w:t>
      </w:r>
      <w:proofErr w:type="spellEnd"/>
    </w:p>
    <w:p w14:paraId="4721ED3C" w14:textId="77777777" w:rsidR="00A207E8" w:rsidRPr="00DD7E40" w:rsidRDefault="00A207E8" w:rsidP="00A207E8">
      <w:pPr>
        <w:pStyle w:val="ListParagraph"/>
        <w:numPr>
          <w:ilvl w:val="0"/>
          <w:numId w:val="83"/>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 xml:space="preserve">Test </w:t>
      </w:r>
      <w:proofErr w:type="spellStart"/>
      <w:r w:rsidRPr="00DD7E40">
        <w:rPr>
          <w:rFonts w:ascii="Cambria" w:hAnsi="Cambria" w:cstheme="minorHAnsi"/>
          <w:sz w:val="20"/>
          <w:szCs w:val="20"/>
        </w:rPr>
        <w:t>Fungsi</w:t>
      </w:r>
      <w:proofErr w:type="spellEnd"/>
      <w:r w:rsidRPr="00DD7E40">
        <w:rPr>
          <w:rFonts w:ascii="Cambria" w:hAnsi="Cambria" w:cstheme="minorHAnsi"/>
          <w:sz w:val="20"/>
          <w:szCs w:val="20"/>
        </w:rPr>
        <w:t xml:space="preserve"> Hati </w:t>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SGOT,SGPT,GGT,fosfatase</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alkali,Bilirubin,HbsAg</w:t>
      </w:r>
      <w:proofErr w:type="spellEnd"/>
    </w:p>
    <w:p w14:paraId="7B96E684" w14:textId="77777777" w:rsidR="00A207E8" w:rsidRPr="00DD7E40" w:rsidRDefault="00A207E8" w:rsidP="00A207E8">
      <w:pPr>
        <w:pStyle w:val="ListParagraph"/>
        <w:numPr>
          <w:ilvl w:val="0"/>
          <w:numId w:val="83"/>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 xml:space="preserve">Test </w:t>
      </w:r>
      <w:proofErr w:type="spellStart"/>
      <w:r w:rsidRPr="00DD7E40">
        <w:rPr>
          <w:rFonts w:ascii="Cambria" w:hAnsi="Cambria" w:cstheme="minorHAnsi"/>
          <w:sz w:val="20"/>
          <w:szCs w:val="20"/>
        </w:rPr>
        <w:t>Fungsi</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Ginjal</w:t>
      </w:r>
      <w:proofErr w:type="spellEnd"/>
      <w:r w:rsidRPr="00DD7E40">
        <w:rPr>
          <w:rFonts w:ascii="Cambria" w:hAnsi="Cambria" w:cstheme="minorHAnsi"/>
          <w:sz w:val="20"/>
          <w:szCs w:val="20"/>
        </w:rPr>
        <w:t xml:space="preserve"> </w:t>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Ureum,Kreatinin,Asam</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Urat</w:t>
      </w:r>
      <w:proofErr w:type="spellEnd"/>
    </w:p>
    <w:p w14:paraId="67166058" w14:textId="77777777" w:rsidR="00A207E8" w:rsidRPr="00DD7E40" w:rsidRDefault="00A207E8" w:rsidP="00A207E8">
      <w:pPr>
        <w:pStyle w:val="ListParagraph"/>
        <w:numPr>
          <w:ilvl w:val="0"/>
          <w:numId w:val="83"/>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Lemak Darah</w:t>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Kolesterol</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Total,HDL,LDL,Trigliserida</w:t>
      </w:r>
      <w:proofErr w:type="spellEnd"/>
    </w:p>
    <w:p w14:paraId="607AFCB0" w14:textId="087C9443" w:rsidR="00A207E8" w:rsidRPr="00DD7E40" w:rsidRDefault="00A207E8" w:rsidP="00A207E8">
      <w:pPr>
        <w:pStyle w:val="ListParagraph"/>
        <w:numPr>
          <w:ilvl w:val="0"/>
          <w:numId w:val="83"/>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Gula Darah</w:t>
      </w:r>
      <w:r w:rsidRPr="00DD7E40">
        <w:rPr>
          <w:rFonts w:ascii="Cambria" w:hAnsi="Cambria" w:cstheme="minorHAnsi"/>
          <w:sz w:val="20"/>
          <w:szCs w:val="20"/>
        </w:rPr>
        <w:tab/>
      </w:r>
      <w:r w:rsidR="00B91210">
        <w:rPr>
          <w:rFonts w:ascii="Cambria" w:hAnsi="Cambria" w:cstheme="minorHAnsi"/>
          <w:sz w:val="20"/>
          <w:szCs w:val="20"/>
        </w:rPr>
        <w:tab/>
      </w:r>
      <w:r w:rsidRPr="00DD7E40">
        <w:rPr>
          <w:rFonts w:ascii="Cambria" w:hAnsi="Cambria" w:cstheme="minorHAnsi"/>
          <w:sz w:val="20"/>
          <w:szCs w:val="20"/>
        </w:rPr>
        <w:t>: Gula Darah Puasa,Hba1C</w:t>
      </w:r>
    </w:p>
    <w:p w14:paraId="693CDB47" w14:textId="77777777" w:rsidR="00A207E8" w:rsidRPr="00DD7E40" w:rsidRDefault="00A207E8" w:rsidP="00A207E8">
      <w:pPr>
        <w:pStyle w:val="ListParagraph"/>
        <w:numPr>
          <w:ilvl w:val="0"/>
          <w:numId w:val="83"/>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HIV</w:t>
      </w:r>
      <w:r w:rsidRPr="00DD7E40">
        <w:rPr>
          <w:rFonts w:ascii="Cambria" w:hAnsi="Cambria" w:cstheme="minorHAnsi"/>
          <w:sz w:val="20"/>
          <w:szCs w:val="20"/>
        </w:rPr>
        <w:tab/>
      </w:r>
      <w:r w:rsidRPr="00DD7E40">
        <w:rPr>
          <w:rFonts w:ascii="Cambria" w:hAnsi="Cambria" w:cstheme="minorHAnsi"/>
          <w:sz w:val="20"/>
          <w:szCs w:val="20"/>
        </w:rPr>
        <w:tab/>
      </w:r>
      <w:r w:rsidRPr="00DD7E40">
        <w:rPr>
          <w:rFonts w:ascii="Cambria" w:hAnsi="Cambria" w:cstheme="minorHAnsi"/>
          <w:sz w:val="20"/>
          <w:szCs w:val="20"/>
        </w:rPr>
        <w:tab/>
        <w:t>: Human Immunodeficiency Virus</w:t>
      </w:r>
    </w:p>
    <w:p w14:paraId="5EB52FD9" w14:textId="77777777" w:rsidR="00A207E8" w:rsidRPr="00DD7E40" w:rsidRDefault="00A207E8" w:rsidP="00A207E8">
      <w:pPr>
        <w:pStyle w:val="ListParagraph"/>
        <w:numPr>
          <w:ilvl w:val="0"/>
          <w:numId w:val="81"/>
        </w:numPr>
        <w:spacing w:after="160" w:line="259" w:lineRule="auto"/>
        <w:ind w:left="450" w:hanging="180"/>
        <w:contextualSpacing/>
        <w:rPr>
          <w:rFonts w:ascii="Cambria" w:hAnsi="Cambria" w:cstheme="minorHAnsi"/>
          <w:sz w:val="20"/>
          <w:szCs w:val="20"/>
          <w:lang w:val="sv-SE"/>
        </w:rPr>
      </w:pPr>
      <w:r w:rsidRPr="00DD7E40">
        <w:rPr>
          <w:rFonts w:ascii="Cambria" w:hAnsi="Cambria" w:cstheme="minorHAnsi"/>
          <w:sz w:val="20"/>
          <w:szCs w:val="20"/>
          <w:lang w:val="sv-SE"/>
        </w:rPr>
        <w:t>Treadmill Test (dengan interprestasi dokter spesialis Jantung)</w:t>
      </w:r>
    </w:p>
    <w:p w14:paraId="67F977BD" w14:textId="77777777" w:rsidR="00A207E8" w:rsidRPr="00DD7E40" w:rsidRDefault="00A207E8" w:rsidP="00A207E8">
      <w:pPr>
        <w:pStyle w:val="ListParagraph"/>
        <w:numPr>
          <w:ilvl w:val="0"/>
          <w:numId w:val="81"/>
        </w:numPr>
        <w:spacing w:after="160" w:line="259" w:lineRule="auto"/>
        <w:ind w:left="450" w:hanging="180"/>
        <w:contextualSpacing/>
        <w:rPr>
          <w:rFonts w:ascii="Cambria" w:hAnsi="Cambria" w:cstheme="minorHAnsi"/>
          <w:sz w:val="20"/>
          <w:szCs w:val="20"/>
          <w:lang w:val="sv-SE"/>
        </w:rPr>
      </w:pPr>
      <w:r w:rsidRPr="00DD7E40">
        <w:rPr>
          <w:rFonts w:ascii="Cambria" w:hAnsi="Cambria" w:cstheme="minorHAnsi"/>
          <w:sz w:val="20"/>
          <w:szCs w:val="20"/>
          <w:lang w:val="sv-SE"/>
        </w:rPr>
        <w:t>Rontgen Dada (dengan interpretasi dokter spesialis radiologi)</w:t>
      </w:r>
    </w:p>
    <w:p w14:paraId="68737AAE" w14:textId="77777777" w:rsidR="00A207E8" w:rsidRPr="00DD7E40" w:rsidRDefault="00A207E8" w:rsidP="00A207E8">
      <w:pPr>
        <w:rPr>
          <w:rFonts w:ascii="Cambria" w:hAnsi="Cambria" w:cstheme="minorHAnsi"/>
          <w:b/>
          <w:bCs/>
          <w:sz w:val="20"/>
          <w:szCs w:val="20"/>
        </w:rPr>
      </w:pPr>
      <w:r w:rsidRPr="00DD7E40">
        <w:rPr>
          <w:rFonts w:ascii="Cambria" w:hAnsi="Cambria" w:cstheme="minorHAnsi"/>
          <w:sz w:val="20"/>
          <w:szCs w:val="20"/>
        </w:rPr>
        <w:t xml:space="preserve">6. </w:t>
      </w:r>
      <w:proofErr w:type="spellStart"/>
      <w:r w:rsidRPr="00DD7E40">
        <w:rPr>
          <w:rFonts w:ascii="Cambria" w:hAnsi="Cambria" w:cstheme="minorHAnsi"/>
          <w:b/>
          <w:bCs/>
          <w:sz w:val="20"/>
          <w:szCs w:val="20"/>
        </w:rPr>
        <w:t>Tipe</w:t>
      </w:r>
      <w:proofErr w:type="spellEnd"/>
      <w:r w:rsidRPr="00DD7E40">
        <w:rPr>
          <w:rFonts w:ascii="Cambria" w:hAnsi="Cambria" w:cstheme="minorHAnsi"/>
          <w:b/>
          <w:bCs/>
          <w:sz w:val="20"/>
          <w:szCs w:val="20"/>
        </w:rPr>
        <w:t xml:space="preserve"> F</w:t>
      </w:r>
    </w:p>
    <w:p w14:paraId="31364A11"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LPK (</w:t>
      </w:r>
      <w:proofErr w:type="spellStart"/>
      <w:r w:rsidRPr="00DD7E40">
        <w:rPr>
          <w:rFonts w:ascii="Cambria" w:hAnsi="Cambria" w:cstheme="minorHAnsi"/>
          <w:sz w:val="20"/>
          <w:szCs w:val="20"/>
        </w:rPr>
        <w:t>Laporan</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Pemeriksaan</w:t>
      </w:r>
      <w:proofErr w:type="spellEnd"/>
      <w:r w:rsidRPr="00DD7E40">
        <w:rPr>
          <w:rFonts w:ascii="Cambria" w:hAnsi="Cambria" w:cstheme="minorHAnsi"/>
          <w:sz w:val="20"/>
          <w:szCs w:val="20"/>
        </w:rPr>
        <w:t xml:space="preserve"> Kesehatan)</w:t>
      </w:r>
    </w:p>
    <w:p w14:paraId="0AC43463"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Gula Darah Puasa</w:t>
      </w:r>
    </w:p>
    <w:p w14:paraId="241A7503"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Hba1C</w:t>
      </w:r>
    </w:p>
    <w:p w14:paraId="2607ACAA"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lastRenderedPageBreak/>
        <w:t>Lemak Darah</w:t>
      </w:r>
      <w:r w:rsidRPr="00DD7E40">
        <w:rPr>
          <w:rFonts w:ascii="Cambria" w:hAnsi="Cambria" w:cstheme="minorHAnsi"/>
          <w:sz w:val="20"/>
          <w:szCs w:val="20"/>
        </w:rPr>
        <w:tab/>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Kolesterol</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Total,HDL,LDL,Trigliserida</w:t>
      </w:r>
      <w:proofErr w:type="spellEnd"/>
    </w:p>
    <w:p w14:paraId="0F77AE8F" w14:textId="77777777" w:rsidR="00A207E8" w:rsidRPr="00DD7E40" w:rsidRDefault="00A207E8" w:rsidP="00A207E8">
      <w:pPr>
        <w:rPr>
          <w:rFonts w:ascii="Cambria" w:hAnsi="Cambria" w:cstheme="minorHAnsi"/>
          <w:sz w:val="20"/>
          <w:szCs w:val="20"/>
        </w:rPr>
      </w:pPr>
      <w:r w:rsidRPr="00DD7E40">
        <w:rPr>
          <w:rFonts w:ascii="Cambria" w:hAnsi="Cambria" w:cstheme="minorHAnsi"/>
          <w:sz w:val="20"/>
          <w:szCs w:val="20"/>
        </w:rPr>
        <w:t xml:space="preserve">7. </w:t>
      </w:r>
      <w:proofErr w:type="spellStart"/>
      <w:r w:rsidRPr="00DD7E40">
        <w:rPr>
          <w:rFonts w:ascii="Cambria" w:hAnsi="Cambria" w:cstheme="minorHAnsi"/>
          <w:b/>
          <w:bCs/>
          <w:sz w:val="20"/>
          <w:szCs w:val="20"/>
        </w:rPr>
        <w:t>Tipe</w:t>
      </w:r>
      <w:proofErr w:type="spellEnd"/>
      <w:r w:rsidRPr="00DD7E40">
        <w:rPr>
          <w:rFonts w:ascii="Cambria" w:hAnsi="Cambria" w:cstheme="minorHAnsi"/>
          <w:b/>
          <w:bCs/>
          <w:sz w:val="20"/>
          <w:szCs w:val="20"/>
        </w:rPr>
        <w:t xml:space="preserve"> G</w:t>
      </w:r>
    </w:p>
    <w:p w14:paraId="7D704B48"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LPK (</w:t>
      </w:r>
      <w:proofErr w:type="spellStart"/>
      <w:r w:rsidRPr="00DD7E40">
        <w:rPr>
          <w:rFonts w:ascii="Cambria" w:hAnsi="Cambria" w:cstheme="minorHAnsi"/>
          <w:sz w:val="20"/>
          <w:szCs w:val="20"/>
        </w:rPr>
        <w:t>Laporan</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Pemeriksaan</w:t>
      </w:r>
      <w:proofErr w:type="spellEnd"/>
      <w:r w:rsidRPr="00DD7E40">
        <w:rPr>
          <w:rFonts w:ascii="Cambria" w:hAnsi="Cambria" w:cstheme="minorHAnsi"/>
          <w:sz w:val="20"/>
          <w:szCs w:val="20"/>
        </w:rPr>
        <w:t xml:space="preserve"> Kesehatan)</w:t>
      </w:r>
    </w:p>
    <w:p w14:paraId="58051738"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Urine </w:t>
      </w:r>
      <w:proofErr w:type="spellStart"/>
      <w:r w:rsidRPr="00DD7E40">
        <w:rPr>
          <w:rFonts w:ascii="Cambria" w:hAnsi="Cambria" w:cstheme="minorHAnsi"/>
          <w:sz w:val="20"/>
          <w:szCs w:val="20"/>
        </w:rPr>
        <w:t>Lengkap</w:t>
      </w:r>
      <w:proofErr w:type="spellEnd"/>
    </w:p>
    <w:p w14:paraId="5658A82B"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Darah </w:t>
      </w:r>
      <w:proofErr w:type="spellStart"/>
      <w:r w:rsidRPr="00DD7E40">
        <w:rPr>
          <w:rFonts w:ascii="Cambria" w:hAnsi="Cambria" w:cstheme="minorHAnsi"/>
          <w:sz w:val="20"/>
          <w:szCs w:val="20"/>
        </w:rPr>
        <w:t>Lengkap</w:t>
      </w:r>
      <w:proofErr w:type="spellEnd"/>
      <w:r w:rsidRPr="00DD7E40">
        <w:rPr>
          <w:rFonts w:ascii="Cambria" w:hAnsi="Cambria" w:cstheme="minorHAnsi"/>
          <w:sz w:val="20"/>
          <w:szCs w:val="20"/>
        </w:rPr>
        <w:t>:</w:t>
      </w:r>
    </w:p>
    <w:p w14:paraId="223857E2" w14:textId="2D075FC4" w:rsidR="00A207E8" w:rsidRPr="00DD7E40" w:rsidRDefault="00A207E8" w:rsidP="00A207E8">
      <w:pPr>
        <w:pStyle w:val="ListParagraph"/>
        <w:numPr>
          <w:ilvl w:val="0"/>
          <w:numId w:val="85"/>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Darah rutin</w:t>
      </w:r>
      <w:r w:rsidRPr="00DD7E40">
        <w:rPr>
          <w:rFonts w:ascii="Cambria" w:hAnsi="Cambria" w:cstheme="minorHAnsi"/>
          <w:sz w:val="20"/>
          <w:szCs w:val="20"/>
        </w:rPr>
        <w:tab/>
      </w:r>
      <w:r w:rsidR="00B91210">
        <w:rPr>
          <w:rFonts w:ascii="Cambria" w:hAnsi="Cambria" w:cstheme="minorHAnsi"/>
          <w:sz w:val="20"/>
          <w:szCs w:val="20"/>
        </w:rPr>
        <w:tab/>
      </w:r>
      <w:r w:rsidRPr="00DD7E40">
        <w:rPr>
          <w:rFonts w:ascii="Cambria" w:hAnsi="Cambria" w:cstheme="minorHAnsi"/>
          <w:sz w:val="20"/>
          <w:szCs w:val="20"/>
        </w:rPr>
        <w:t xml:space="preserve">: </w:t>
      </w:r>
      <w:proofErr w:type="spellStart"/>
      <w:r w:rsidRPr="00DD7E40">
        <w:rPr>
          <w:rFonts w:ascii="Cambria" w:hAnsi="Cambria" w:cstheme="minorHAnsi"/>
          <w:sz w:val="20"/>
          <w:szCs w:val="20"/>
        </w:rPr>
        <w:t>Hb,Ht,Eritrosit,Lekosit,Trombosit,Hitung</w:t>
      </w:r>
      <w:proofErr w:type="spellEnd"/>
      <w:r w:rsidRPr="00DD7E40">
        <w:rPr>
          <w:rFonts w:ascii="Cambria" w:hAnsi="Cambria" w:cstheme="minorHAnsi"/>
          <w:sz w:val="20"/>
          <w:szCs w:val="20"/>
        </w:rPr>
        <w:t xml:space="preserve"> </w:t>
      </w:r>
    </w:p>
    <w:p w14:paraId="66903FE8" w14:textId="77777777" w:rsidR="00A207E8" w:rsidRPr="00DD7E40" w:rsidRDefault="00A207E8" w:rsidP="00A207E8">
      <w:pPr>
        <w:pStyle w:val="ListParagraph"/>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 xml:space="preserve">  </w:t>
      </w:r>
      <w:r w:rsidRPr="00DD7E40">
        <w:rPr>
          <w:rFonts w:ascii="Cambria" w:hAnsi="Cambria" w:cstheme="minorHAnsi"/>
          <w:sz w:val="20"/>
          <w:szCs w:val="20"/>
        </w:rPr>
        <w:tab/>
      </w:r>
      <w:r w:rsidRPr="00DD7E40">
        <w:rPr>
          <w:rFonts w:ascii="Cambria" w:hAnsi="Cambria" w:cstheme="minorHAnsi"/>
          <w:sz w:val="20"/>
          <w:szCs w:val="20"/>
        </w:rPr>
        <w:tab/>
      </w:r>
      <w:r w:rsidRPr="00DD7E40">
        <w:rPr>
          <w:rFonts w:ascii="Cambria" w:hAnsi="Cambria" w:cstheme="minorHAnsi"/>
          <w:sz w:val="20"/>
          <w:szCs w:val="20"/>
        </w:rPr>
        <w:tab/>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Jenis,LED,MCV,MCH,MCHC,Platelet</w:t>
      </w:r>
      <w:proofErr w:type="spellEnd"/>
    </w:p>
    <w:p w14:paraId="46F09A12" w14:textId="77777777" w:rsidR="00A207E8" w:rsidRPr="00DD7E40" w:rsidRDefault="00A207E8" w:rsidP="00A207E8">
      <w:pPr>
        <w:pStyle w:val="ListParagraph"/>
        <w:numPr>
          <w:ilvl w:val="0"/>
          <w:numId w:val="85"/>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 xml:space="preserve">Test </w:t>
      </w:r>
      <w:proofErr w:type="spellStart"/>
      <w:r w:rsidRPr="00DD7E40">
        <w:rPr>
          <w:rFonts w:ascii="Cambria" w:hAnsi="Cambria" w:cstheme="minorHAnsi"/>
          <w:sz w:val="20"/>
          <w:szCs w:val="20"/>
        </w:rPr>
        <w:t>Fungsi</w:t>
      </w:r>
      <w:proofErr w:type="spellEnd"/>
      <w:r w:rsidRPr="00DD7E40">
        <w:rPr>
          <w:rFonts w:ascii="Cambria" w:hAnsi="Cambria" w:cstheme="minorHAnsi"/>
          <w:sz w:val="20"/>
          <w:szCs w:val="20"/>
        </w:rPr>
        <w:t xml:space="preserve"> Hati </w:t>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SGOT,SGPT,GGT,fosfatase</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alkali,Bilirubin,HbsAg</w:t>
      </w:r>
      <w:proofErr w:type="spellEnd"/>
    </w:p>
    <w:p w14:paraId="175388DF" w14:textId="77777777" w:rsidR="00A207E8" w:rsidRPr="00DD7E40" w:rsidRDefault="00A207E8" w:rsidP="00A207E8">
      <w:pPr>
        <w:pStyle w:val="ListParagraph"/>
        <w:numPr>
          <w:ilvl w:val="0"/>
          <w:numId w:val="85"/>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 xml:space="preserve">Test </w:t>
      </w:r>
      <w:proofErr w:type="spellStart"/>
      <w:r w:rsidRPr="00DD7E40">
        <w:rPr>
          <w:rFonts w:ascii="Cambria" w:hAnsi="Cambria" w:cstheme="minorHAnsi"/>
          <w:sz w:val="20"/>
          <w:szCs w:val="20"/>
        </w:rPr>
        <w:t>Fungsi</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Ginjal</w:t>
      </w:r>
      <w:proofErr w:type="spellEnd"/>
      <w:r w:rsidRPr="00DD7E40">
        <w:rPr>
          <w:rFonts w:ascii="Cambria" w:hAnsi="Cambria" w:cstheme="minorHAnsi"/>
          <w:sz w:val="20"/>
          <w:szCs w:val="20"/>
        </w:rPr>
        <w:tab/>
        <w:t xml:space="preserve">: </w:t>
      </w:r>
      <w:proofErr w:type="spellStart"/>
      <w:r w:rsidRPr="00DD7E40">
        <w:rPr>
          <w:rFonts w:ascii="Cambria" w:hAnsi="Cambria" w:cstheme="minorHAnsi"/>
          <w:sz w:val="20"/>
          <w:szCs w:val="20"/>
        </w:rPr>
        <w:t>Ureum,Kreatinin,Asam</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Urat</w:t>
      </w:r>
      <w:proofErr w:type="spellEnd"/>
    </w:p>
    <w:p w14:paraId="7AB68ECD" w14:textId="77777777" w:rsidR="00A207E8" w:rsidRPr="00DD7E40" w:rsidRDefault="00A207E8" w:rsidP="00A207E8">
      <w:pPr>
        <w:pStyle w:val="ListParagraph"/>
        <w:numPr>
          <w:ilvl w:val="0"/>
          <w:numId w:val="85"/>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Lemak Darah</w:t>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Kolesterol</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Total,HDL,LDL,Trigliserida</w:t>
      </w:r>
      <w:proofErr w:type="spellEnd"/>
    </w:p>
    <w:p w14:paraId="48914CBA" w14:textId="77777777" w:rsidR="00A207E8" w:rsidRPr="00DD7E40" w:rsidRDefault="00A207E8" w:rsidP="00A207E8">
      <w:pPr>
        <w:pStyle w:val="ListParagraph"/>
        <w:numPr>
          <w:ilvl w:val="0"/>
          <w:numId w:val="85"/>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Gula Darah</w:t>
      </w:r>
      <w:r w:rsidRPr="00DD7E40">
        <w:rPr>
          <w:rFonts w:ascii="Cambria" w:hAnsi="Cambria" w:cstheme="minorHAnsi"/>
          <w:sz w:val="20"/>
          <w:szCs w:val="20"/>
        </w:rPr>
        <w:tab/>
        <w:t>: Gula Darah Puasa,Hba1C</w:t>
      </w:r>
    </w:p>
    <w:p w14:paraId="093957F6" w14:textId="77777777" w:rsidR="00A207E8" w:rsidRPr="00DD7E40" w:rsidRDefault="00A207E8" w:rsidP="00A207E8">
      <w:pPr>
        <w:pStyle w:val="ListParagraph"/>
        <w:numPr>
          <w:ilvl w:val="0"/>
          <w:numId w:val="85"/>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HIV</w:t>
      </w:r>
      <w:r w:rsidRPr="00DD7E40">
        <w:rPr>
          <w:rFonts w:ascii="Cambria" w:hAnsi="Cambria" w:cstheme="minorHAnsi"/>
          <w:sz w:val="20"/>
          <w:szCs w:val="20"/>
        </w:rPr>
        <w:tab/>
      </w:r>
      <w:r w:rsidRPr="00DD7E40">
        <w:rPr>
          <w:rFonts w:ascii="Cambria" w:hAnsi="Cambria" w:cstheme="minorHAnsi"/>
          <w:sz w:val="20"/>
          <w:szCs w:val="20"/>
        </w:rPr>
        <w:tab/>
      </w:r>
      <w:r w:rsidRPr="00DD7E40">
        <w:rPr>
          <w:rFonts w:ascii="Cambria" w:hAnsi="Cambria" w:cstheme="minorHAnsi"/>
          <w:sz w:val="20"/>
          <w:szCs w:val="20"/>
        </w:rPr>
        <w:tab/>
        <w:t>: Human Immunodeficiency Virus</w:t>
      </w:r>
    </w:p>
    <w:p w14:paraId="77F02A6B" w14:textId="77777777" w:rsidR="00A207E8" w:rsidRPr="00DD7E40" w:rsidRDefault="00A207E8" w:rsidP="00A207E8">
      <w:pPr>
        <w:pStyle w:val="ListParagraph"/>
        <w:numPr>
          <w:ilvl w:val="0"/>
          <w:numId w:val="84"/>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AFP (Alpha Fetoprotein)</w:t>
      </w:r>
    </w:p>
    <w:p w14:paraId="53983199" w14:textId="77777777" w:rsidR="00A207E8" w:rsidRPr="00DD7E40" w:rsidRDefault="00A207E8" w:rsidP="00A207E8">
      <w:pPr>
        <w:pStyle w:val="ListParagraph"/>
        <w:numPr>
          <w:ilvl w:val="0"/>
          <w:numId w:val="79"/>
        </w:numPr>
        <w:spacing w:after="160" w:line="259" w:lineRule="auto"/>
        <w:ind w:left="450" w:hanging="180"/>
        <w:contextualSpacing/>
        <w:rPr>
          <w:rFonts w:ascii="Cambria" w:hAnsi="Cambria" w:cstheme="minorHAnsi"/>
          <w:sz w:val="20"/>
          <w:szCs w:val="20"/>
          <w:lang w:val="sv-SE"/>
        </w:rPr>
      </w:pPr>
      <w:r w:rsidRPr="00DD7E40">
        <w:rPr>
          <w:rFonts w:ascii="Cambria" w:hAnsi="Cambria" w:cstheme="minorHAnsi"/>
          <w:sz w:val="20"/>
          <w:szCs w:val="20"/>
          <w:lang w:val="sv-SE"/>
        </w:rPr>
        <w:t>EKG (Elektrokardiografi dengan interpretasi dari dokter spesialis jantung/internist)</w:t>
      </w:r>
    </w:p>
    <w:p w14:paraId="10B395A0" w14:textId="77777777" w:rsidR="00A207E8" w:rsidRPr="00DD7E40" w:rsidRDefault="00A207E8" w:rsidP="00A207E8">
      <w:pPr>
        <w:rPr>
          <w:rFonts w:ascii="Cambria" w:hAnsi="Cambria" w:cstheme="minorHAnsi"/>
          <w:sz w:val="20"/>
          <w:szCs w:val="20"/>
        </w:rPr>
      </w:pPr>
      <w:r w:rsidRPr="00DD7E40">
        <w:rPr>
          <w:rFonts w:ascii="Cambria" w:hAnsi="Cambria" w:cstheme="minorHAnsi"/>
          <w:sz w:val="20"/>
          <w:szCs w:val="20"/>
        </w:rPr>
        <w:t xml:space="preserve">8. </w:t>
      </w:r>
      <w:proofErr w:type="spellStart"/>
      <w:r w:rsidRPr="00DD7E40">
        <w:rPr>
          <w:rFonts w:ascii="Cambria" w:hAnsi="Cambria" w:cstheme="minorHAnsi"/>
          <w:b/>
          <w:bCs/>
          <w:sz w:val="20"/>
          <w:szCs w:val="20"/>
        </w:rPr>
        <w:t>Tipe</w:t>
      </w:r>
      <w:proofErr w:type="spellEnd"/>
      <w:r w:rsidRPr="00DD7E40">
        <w:rPr>
          <w:rFonts w:ascii="Cambria" w:hAnsi="Cambria" w:cstheme="minorHAnsi"/>
          <w:b/>
          <w:bCs/>
          <w:sz w:val="20"/>
          <w:szCs w:val="20"/>
        </w:rPr>
        <w:t xml:space="preserve"> H</w:t>
      </w:r>
    </w:p>
    <w:p w14:paraId="547FC2D6"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LPK (</w:t>
      </w:r>
      <w:proofErr w:type="spellStart"/>
      <w:r w:rsidRPr="00DD7E40">
        <w:rPr>
          <w:rFonts w:ascii="Cambria" w:hAnsi="Cambria" w:cstheme="minorHAnsi"/>
          <w:sz w:val="20"/>
          <w:szCs w:val="20"/>
        </w:rPr>
        <w:t>Laporan</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Pemeriksaan</w:t>
      </w:r>
      <w:proofErr w:type="spellEnd"/>
      <w:r w:rsidRPr="00DD7E40">
        <w:rPr>
          <w:rFonts w:ascii="Cambria" w:hAnsi="Cambria" w:cstheme="minorHAnsi"/>
          <w:sz w:val="20"/>
          <w:szCs w:val="20"/>
        </w:rPr>
        <w:t xml:space="preserve"> Kesehatan)</w:t>
      </w:r>
    </w:p>
    <w:p w14:paraId="44626FEC"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Urine </w:t>
      </w:r>
      <w:proofErr w:type="spellStart"/>
      <w:r w:rsidRPr="00DD7E40">
        <w:rPr>
          <w:rFonts w:ascii="Cambria" w:hAnsi="Cambria" w:cstheme="minorHAnsi"/>
          <w:sz w:val="20"/>
          <w:szCs w:val="20"/>
        </w:rPr>
        <w:t>Lengkap</w:t>
      </w:r>
      <w:proofErr w:type="spellEnd"/>
    </w:p>
    <w:p w14:paraId="0F6C84F5" w14:textId="77777777" w:rsidR="00A207E8" w:rsidRPr="00DD7E40" w:rsidRDefault="00A207E8" w:rsidP="00A207E8">
      <w:pPr>
        <w:pStyle w:val="ListParagraph"/>
        <w:numPr>
          <w:ilvl w:val="0"/>
          <w:numId w:val="78"/>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 xml:space="preserve">Darah </w:t>
      </w:r>
      <w:proofErr w:type="spellStart"/>
      <w:r w:rsidRPr="00DD7E40">
        <w:rPr>
          <w:rFonts w:ascii="Cambria" w:hAnsi="Cambria" w:cstheme="minorHAnsi"/>
          <w:sz w:val="20"/>
          <w:szCs w:val="20"/>
        </w:rPr>
        <w:t>Lengkap</w:t>
      </w:r>
      <w:proofErr w:type="spellEnd"/>
      <w:r w:rsidRPr="00DD7E40">
        <w:rPr>
          <w:rFonts w:ascii="Cambria" w:hAnsi="Cambria" w:cstheme="minorHAnsi"/>
          <w:sz w:val="20"/>
          <w:szCs w:val="20"/>
        </w:rPr>
        <w:t>:</w:t>
      </w:r>
    </w:p>
    <w:p w14:paraId="513564C6" w14:textId="75FC519C" w:rsidR="00A207E8" w:rsidRPr="00DD7E40" w:rsidRDefault="00A207E8" w:rsidP="00A207E8">
      <w:pPr>
        <w:pStyle w:val="ListParagraph"/>
        <w:numPr>
          <w:ilvl w:val="0"/>
          <w:numId w:val="86"/>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Darah rutin</w:t>
      </w:r>
      <w:r w:rsidRPr="00DD7E40">
        <w:rPr>
          <w:rFonts w:ascii="Cambria" w:hAnsi="Cambria" w:cstheme="minorHAnsi"/>
          <w:sz w:val="20"/>
          <w:szCs w:val="20"/>
        </w:rPr>
        <w:tab/>
      </w:r>
      <w:r w:rsidR="00B91210">
        <w:rPr>
          <w:rFonts w:ascii="Cambria" w:hAnsi="Cambria" w:cstheme="minorHAnsi"/>
          <w:sz w:val="20"/>
          <w:szCs w:val="20"/>
        </w:rPr>
        <w:tab/>
      </w:r>
      <w:r w:rsidRPr="00DD7E40">
        <w:rPr>
          <w:rFonts w:ascii="Cambria" w:hAnsi="Cambria" w:cstheme="minorHAnsi"/>
          <w:sz w:val="20"/>
          <w:szCs w:val="20"/>
        </w:rPr>
        <w:t xml:space="preserve">: </w:t>
      </w:r>
      <w:proofErr w:type="spellStart"/>
      <w:r w:rsidRPr="00DD7E40">
        <w:rPr>
          <w:rFonts w:ascii="Cambria" w:hAnsi="Cambria" w:cstheme="minorHAnsi"/>
          <w:sz w:val="20"/>
          <w:szCs w:val="20"/>
        </w:rPr>
        <w:t>Hb,Ht,Eritrosit,Lekosit,Trombosit,Hitung</w:t>
      </w:r>
      <w:proofErr w:type="spellEnd"/>
      <w:r w:rsidRPr="00DD7E40">
        <w:rPr>
          <w:rFonts w:ascii="Cambria" w:hAnsi="Cambria" w:cstheme="minorHAnsi"/>
          <w:sz w:val="20"/>
          <w:szCs w:val="20"/>
        </w:rPr>
        <w:t xml:space="preserve"> </w:t>
      </w:r>
    </w:p>
    <w:p w14:paraId="0867DB7F" w14:textId="77777777" w:rsidR="00A207E8" w:rsidRPr="00DD7E40" w:rsidRDefault="00A207E8" w:rsidP="00A207E8">
      <w:pPr>
        <w:pStyle w:val="ListParagraph"/>
        <w:spacing w:after="160" w:line="259" w:lineRule="auto"/>
        <w:ind w:left="2520" w:firstLine="360"/>
        <w:contextualSpacing/>
        <w:rPr>
          <w:rFonts w:ascii="Cambria" w:hAnsi="Cambria" w:cstheme="minorHAnsi"/>
          <w:sz w:val="20"/>
          <w:szCs w:val="20"/>
        </w:rPr>
      </w:pPr>
      <w:r w:rsidRPr="00DD7E40">
        <w:rPr>
          <w:rFonts w:ascii="Cambria" w:hAnsi="Cambria" w:cstheme="minorHAnsi"/>
          <w:sz w:val="20"/>
          <w:szCs w:val="20"/>
        </w:rPr>
        <w:t xml:space="preserve">  </w:t>
      </w:r>
      <w:proofErr w:type="spellStart"/>
      <w:r w:rsidRPr="00DD7E40">
        <w:rPr>
          <w:rFonts w:ascii="Cambria" w:hAnsi="Cambria" w:cstheme="minorHAnsi"/>
          <w:sz w:val="20"/>
          <w:szCs w:val="20"/>
        </w:rPr>
        <w:t>Jenis,LED,MCV,MCH,MCHC,Platelet</w:t>
      </w:r>
      <w:proofErr w:type="spellEnd"/>
    </w:p>
    <w:p w14:paraId="135C4944" w14:textId="77777777" w:rsidR="00A207E8" w:rsidRPr="00DD7E40" w:rsidRDefault="00A207E8" w:rsidP="00A207E8">
      <w:pPr>
        <w:pStyle w:val="ListParagraph"/>
        <w:numPr>
          <w:ilvl w:val="0"/>
          <w:numId w:val="86"/>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 xml:space="preserve">Test </w:t>
      </w:r>
      <w:proofErr w:type="spellStart"/>
      <w:r w:rsidRPr="00DD7E40">
        <w:rPr>
          <w:rFonts w:ascii="Cambria" w:hAnsi="Cambria" w:cstheme="minorHAnsi"/>
          <w:sz w:val="20"/>
          <w:szCs w:val="20"/>
        </w:rPr>
        <w:t>Fungsi</w:t>
      </w:r>
      <w:proofErr w:type="spellEnd"/>
      <w:r w:rsidRPr="00DD7E40">
        <w:rPr>
          <w:rFonts w:ascii="Cambria" w:hAnsi="Cambria" w:cstheme="minorHAnsi"/>
          <w:sz w:val="20"/>
          <w:szCs w:val="20"/>
        </w:rPr>
        <w:t xml:space="preserve"> Hati </w:t>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SGOT,SGPT,GGT,fosfatase</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alkali,Bilirubin,HbsAg</w:t>
      </w:r>
      <w:proofErr w:type="spellEnd"/>
    </w:p>
    <w:p w14:paraId="56737D09" w14:textId="77777777" w:rsidR="00A207E8" w:rsidRPr="00DD7E40" w:rsidRDefault="00A207E8" w:rsidP="00A207E8">
      <w:pPr>
        <w:pStyle w:val="ListParagraph"/>
        <w:numPr>
          <w:ilvl w:val="0"/>
          <w:numId w:val="86"/>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 xml:space="preserve">Test </w:t>
      </w:r>
      <w:proofErr w:type="spellStart"/>
      <w:r w:rsidRPr="00DD7E40">
        <w:rPr>
          <w:rFonts w:ascii="Cambria" w:hAnsi="Cambria" w:cstheme="minorHAnsi"/>
          <w:sz w:val="20"/>
          <w:szCs w:val="20"/>
        </w:rPr>
        <w:t>Fungsi</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Ginjal</w:t>
      </w:r>
      <w:proofErr w:type="spellEnd"/>
      <w:r w:rsidRPr="00DD7E40">
        <w:rPr>
          <w:rFonts w:ascii="Cambria" w:hAnsi="Cambria" w:cstheme="minorHAnsi"/>
          <w:sz w:val="20"/>
          <w:szCs w:val="20"/>
        </w:rPr>
        <w:tab/>
        <w:t xml:space="preserve">: </w:t>
      </w:r>
      <w:proofErr w:type="spellStart"/>
      <w:r w:rsidRPr="00DD7E40">
        <w:rPr>
          <w:rFonts w:ascii="Cambria" w:hAnsi="Cambria" w:cstheme="minorHAnsi"/>
          <w:sz w:val="20"/>
          <w:szCs w:val="20"/>
        </w:rPr>
        <w:t>Ureum,Kreatinin,Asam</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Urat</w:t>
      </w:r>
      <w:proofErr w:type="spellEnd"/>
    </w:p>
    <w:p w14:paraId="2790991D" w14:textId="77777777" w:rsidR="00A207E8" w:rsidRPr="00DD7E40" w:rsidRDefault="00A207E8" w:rsidP="00A207E8">
      <w:pPr>
        <w:pStyle w:val="ListParagraph"/>
        <w:numPr>
          <w:ilvl w:val="0"/>
          <w:numId w:val="86"/>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Lemak Darah</w:t>
      </w:r>
      <w:r w:rsidRPr="00DD7E40">
        <w:rPr>
          <w:rFonts w:ascii="Cambria" w:hAnsi="Cambria" w:cstheme="minorHAnsi"/>
          <w:sz w:val="20"/>
          <w:szCs w:val="20"/>
        </w:rPr>
        <w:tab/>
        <w:t xml:space="preserve">: </w:t>
      </w:r>
      <w:proofErr w:type="spellStart"/>
      <w:r w:rsidRPr="00DD7E40">
        <w:rPr>
          <w:rFonts w:ascii="Cambria" w:hAnsi="Cambria" w:cstheme="minorHAnsi"/>
          <w:sz w:val="20"/>
          <w:szCs w:val="20"/>
        </w:rPr>
        <w:t>Kolesterol</w:t>
      </w:r>
      <w:proofErr w:type="spellEnd"/>
      <w:r w:rsidRPr="00DD7E40">
        <w:rPr>
          <w:rFonts w:ascii="Cambria" w:hAnsi="Cambria" w:cstheme="minorHAnsi"/>
          <w:sz w:val="20"/>
          <w:szCs w:val="20"/>
        </w:rPr>
        <w:t xml:space="preserve"> </w:t>
      </w:r>
      <w:proofErr w:type="spellStart"/>
      <w:r w:rsidRPr="00DD7E40">
        <w:rPr>
          <w:rFonts w:ascii="Cambria" w:hAnsi="Cambria" w:cstheme="minorHAnsi"/>
          <w:sz w:val="20"/>
          <w:szCs w:val="20"/>
        </w:rPr>
        <w:t>Total,HDL,LDL,Trigliserida</w:t>
      </w:r>
      <w:proofErr w:type="spellEnd"/>
    </w:p>
    <w:p w14:paraId="714EB504" w14:textId="77777777" w:rsidR="00A207E8" w:rsidRPr="00DD7E40" w:rsidRDefault="00A207E8" w:rsidP="00A207E8">
      <w:pPr>
        <w:pStyle w:val="ListParagraph"/>
        <w:numPr>
          <w:ilvl w:val="0"/>
          <w:numId w:val="86"/>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Gula Darah</w:t>
      </w:r>
      <w:r w:rsidRPr="00DD7E40">
        <w:rPr>
          <w:rFonts w:ascii="Cambria" w:hAnsi="Cambria" w:cstheme="minorHAnsi"/>
          <w:sz w:val="20"/>
          <w:szCs w:val="20"/>
        </w:rPr>
        <w:tab/>
        <w:t>: Gula Darah Puasa,Hba1C</w:t>
      </w:r>
    </w:p>
    <w:p w14:paraId="73833F3B" w14:textId="77777777" w:rsidR="00A207E8" w:rsidRPr="00DD7E40" w:rsidRDefault="00A207E8" w:rsidP="00A207E8">
      <w:pPr>
        <w:pStyle w:val="ListParagraph"/>
        <w:numPr>
          <w:ilvl w:val="0"/>
          <w:numId w:val="86"/>
        </w:numPr>
        <w:spacing w:after="160" w:line="259" w:lineRule="auto"/>
        <w:ind w:left="1080" w:hanging="450"/>
        <w:contextualSpacing/>
        <w:rPr>
          <w:rFonts w:ascii="Cambria" w:hAnsi="Cambria" w:cstheme="minorHAnsi"/>
          <w:sz w:val="20"/>
          <w:szCs w:val="20"/>
        </w:rPr>
      </w:pPr>
      <w:r w:rsidRPr="00DD7E40">
        <w:rPr>
          <w:rFonts w:ascii="Cambria" w:hAnsi="Cambria" w:cstheme="minorHAnsi"/>
          <w:sz w:val="20"/>
          <w:szCs w:val="20"/>
        </w:rPr>
        <w:t>HIV</w:t>
      </w:r>
      <w:r w:rsidRPr="00DD7E40">
        <w:rPr>
          <w:rFonts w:ascii="Cambria" w:hAnsi="Cambria" w:cstheme="minorHAnsi"/>
          <w:sz w:val="20"/>
          <w:szCs w:val="20"/>
        </w:rPr>
        <w:tab/>
      </w:r>
      <w:r w:rsidRPr="00DD7E40">
        <w:rPr>
          <w:rFonts w:ascii="Cambria" w:hAnsi="Cambria" w:cstheme="minorHAnsi"/>
          <w:sz w:val="20"/>
          <w:szCs w:val="20"/>
        </w:rPr>
        <w:tab/>
      </w:r>
      <w:r w:rsidRPr="00DD7E40">
        <w:rPr>
          <w:rFonts w:ascii="Cambria" w:hAnsi="Cambria" w:cstheme="minorHAnsi"/>
          <w:sz w:val="20"/>
          <w:szCs w:val="20"/>
        </w:rPr>
        <w:tab/>
        <w:t>: Human Immunodeficiency Virus</w:t>
      </w:r>
    </w:p>
    <w:p w14:paraId="0D1DA01D" w14:textId="77777777" w:rsidR="00A207E8" w:rsidRPr="00DD7E40" w:rsidRDefault="00A207E8" w:rsidP="00A207E8">
      <w:pPr>
        <w:pStyle w:val="ListParagraph"/>
        <w:numPr>
          <w:ilvl w:val="0"/>
          <w:numId w:val="84"/>
        </w:numPr>
        <w:spacing w:after="160" w:line="259" w:lineRule="auto"/>
        <w:ind w:left="450" w:hanging="180"/>
        <w:contextualSpacing/>
        <w:rPr>
          <w:rFonts w:ascii="Cambria" w:hAnsi="Cambria" w:cstheme="minorHAnsi"/>
          <w:sz w:val="20"/>
          <w:szCs w:val="20"/>
        </w:rPr>
      </w:pPr>
      <w:r w:rsidRPr="00DD7E40">
        <w:rPr>
          <w:rFonts w:ascii="Cambria" w:hAnsi="Cambria" w:cstheme="minorHAnsi"/>
          <w:sz w:val="20"/>
          <w:szCs w:val="20"/>
        </w:rPr>
        <w:t>AFP (Alpha Fetoprotein)</w:t>
      </w:r>
    </w:p>
    <w:p w14:paraId="44943EBE" w14:textId="77777777" w:rsidR="00A207E8" w:rsidRPr="00DD7E40" w:rsidRDefault="00A207E8" w:rsidP="00A207E8">
      <w:pPr>
        <w:pStyle w:val="ListParagraph"/>
        <w:numPr>
          <w:ilvl w:val="0"/>
          <w:numId w:val="84"/>
        </w:numPr>
        <w:spacing w:after="160" w:line="259" w:lineRule="auto"/>
        <w:ind w:left="450" w:hanging="180"/>
        <w:contextualSpacing/>
        <w:rPr>
          <w:rFonts w:ascii="Cambria" w:hAnsi="Cambria" w:cstheme="minorHAnsi"/>
          <w:sz w:val="20"/>
          <w:szCs w:val="20"/>
          <w:lang w:val="sv-SE"/>
        </w:rPr>
      </w:pPr>
      <w:r w:rsidRPr="00DD7E40">
        <w:rPr>
          <w:rFonts w:ascii="Cambria" w:hAnsi="Cambria" w:cstheme="minorHAnsi"/>
          <w:sz w:val="20"/>
          <w:szCs w:val="20"/>
          <w:lang w:val="sv-SE"/>
        </w:rPr>
        <w:t>Treadmill Test (dengan interprestasi dokter spesialis Jantung)</w:t>
      </w:r>
    </w:p>
    <w:p w14:paraId="0637E06F" w14:textId="77777777" w:rsidR="00A207E8" w:rsidRPr="00DD7E40" w:rsidRDefault="00A207E8" w:rsidP="00A207E8">
      <w:pPr>
        <w:rPr>
          <w:rFonts w:ascii="Cambria" w:hAnsi="Cambria" w:cstheme="minorHAnsi"/>
          <w:b/>
          <w:bCs/>
          <w:sz w:val="20"/>
          <w:szCs w:val="20"/>
        </w:rPr>
      </w:pPr>
    </w:p>
    <w:p w14:paraId="28A9BAE6" w14:textId="77777777" w:rsidR="00A207E8" w:rsidRDefault="00A207E8" w:rsidP="00A207E8">
      <w:pPr>
        <w:rPr>
          <w:rFonts w:ascii="Cambria" w:hAnsi="Cambria" w:cstheme="minorHAnsi"/>
          <w:b/>
          <w:bCs/>
          <w:sz w:val="20"/>
          <w:szCs w:val="20"/>
        </w:rPr>
      </w:pPr>
    </w:p>
    <w:p w14:paraId="264CF3A6" w14:textId="77777777" w:rsidR="000739E7" w:rsidRDefault="000739E7" w:rsidP="00A207E8">
      <w:pPr>
        <w:rPr>
          <w:rFonts w:ascii="Cambria" w:hAnsi="Cambria" w:cstheme="minorHAnsi"/>
          <w:b/>
          <w:bCs/>
          <w:sz w:val="20"/>
          <w:szCs w:val="20"/>
        </w:rPr>
      </w:pPr>
    </w:p>
    <w:p w14:paraId="2AC16829" w14:textId="77777777" w:rsidR="000739E7" w:rsidRDefault="000739E7" w:rsidP="00A207E8">
      <w:pPr>
        <w:rPr>
          <w:rFonts w:ascii="Cambria" w:hAnsi="Cambria" w:cstheme="minorHAnsi"/>
          <w:b/>
          <w:bCs/>
          <w:sz w:val="20"/>
          <w:szCs w:val="20"/>
        </w:rPr>
      </w:pPr>
    </w:p>
    <w:p w14:paraId="67528169" w14:textId="77777777" w:rsidR="000739E7" w:rsidRDefault="000739E7" w:rsidP="00A207E8">
      <w:pPr>
        <w:rPr>
          <w:rFonts w:ascii="Cambria" w:hAnsi="Cambria" w:cstheme="minorHAnsi"/>
          <w:b/>
          <w:bCs/>
          <w:sz w:val="20"/>
          <w:szCs w:val="20"/>
        </w:rPr>
      </w:pPr>
    </w:p>
    <w:p w14:paraId="6133C968" w14:textId="77777777" w:rsidR="000739E7" w:rsidRDefault="000739E7" w:rsidP="00A207E8">
      <w:pPr>
        <w:rPr>
          <w:rFonts w:ascii="Cambria" w:hAnsi="Cambria" w:cstheme="minorHAnsi"/>
          <w:b/>
          <w:bCs/>
          <w:sz w:val="20"/>
          <w:szCs w:val="20"/>
        </w:rPr>
      </w:pPr>
    </w:p>
    <w:p w14:paraId="2823EC85" w14:textId="77777777" w:rsidR="000739E7" w:rsidRDefault="000739E7" w:rsidP="00A207E8">
      <w:pPr>
        <w:rPr>
          <w:rFonts w:ascii="Cambria" w:hAnsi="Cambria" w:cstheme="minorHAnsi"/>
          <w:b/>
          <w:bCs/>
          <w:sz w:val="20"/>
          <w:szCs w:val="20"/>
        </w:rPr>
      </w:pPr>
    </w:p>
    <w:p w14:paraId="30F78B51" w14:textId="77777777" w:rsidR="000739E7" w:rsidRDefault="000739E7" w:rsidP="00A207E8">
      <w:pPr>
        <w:rPr>
          <w:rFonts w:ascii="Cambria" w:hAnsi="Cambria" w:cstheme="minorHAnsi"/>
          <w:b/>
          <w:bCs/>
          <w:sz w:val="20"/>
          <w:szCs w:val="20"/>
        </w:rPr>
      </w:pPr>
    </w:p>
    <w:p w14:paraId="362F09D6" w14:textId="77777777" w:rsidR="000739E7" w:rsidRDefault="000739E7" w:rsidP="00A207E8">
      <w:pPr>
        <w:rPr>
          <w:rFonts w:ascii="Cambria" w:hAnsi="Cambria" w:cstheme="minorHAnsi"/>
          <w:b/>
          <w:bCs/>
          <w:sz w:val="20"/>
          <w:szCs w:val="20"/>
        </w:rPr>
      </w:pPr>
    </w:p>
    <w:p w14:paraId="24A79AEE" w14:textId="77777777" w:rsidR="000739E7" w:rsidRDefault="000739E7" w:rsidP="00A207E8">
      <w:pPr>
        <w:rPr>
          <w:rFonts w:ascii="Cambria" w:hAnsi="Cambria" w:cstheme="minorHAnsi"/>
          <w:b/>
          <w:bCs/>
          <w:sz w:val="20"/>
          <w:szCs w:val="20"/>
        </w:rPr>
      </w:pPr>
    </w:p>
    <w:p w14:paraId="3F1C310B" w14:textId="77777777" w:rsidR="000739E7" w:rsidRDefault="000739E7" w:rsidP="00A207E8">
      <w:pPr>
        <w:rPr>
          <w:rFonts w:ascii="Cambria" w:hAnsi="Cambria" w:cstheme="minorHAnsi"/>
          <w:b/>
          <w:bCs/>
          <w:sz w:val="20"/>
          <w:szCs w:val="20"/>
        </w:rPr>
      </w:pPr>
    </w:p>
    <w:p w14:paraId="00ED8484" w14:textId="77777777" w:rsidR="000739E7" w:rsidRDefault="000739E7" w:rsidP="00A207E8">
      <w:pPr>
        <w:rPr>
          <w:rFonts w:ascii="Cambria" w:hAnsi="Cambria" w:cstheme="minorHAnsi"/>
          <w:b/>
          <w:bCs/>
          <w:sz w:val="20"/>
          <w:szCs w:val="20"/>
        </w:rPr>
      </w:pPr>
    </w:p>
    <w:p w14:paraId="293B2ACD" w14:textId="77777777" w:rsidR="000739E7" w:rsidRDefault="000739E7" w:rsidP="00A207E8">
      <w:pPr>
        <w:rPr>
          <w:rFonts w:ascii="Cambria" w:hAnsi="Cambria" w:cstheme="minorHAnsi"/>
          <w:b/>
          <w:bCs/>
          <w:sz w:val="20"/>
          <w:szCs w:val="20"/>
        </w:rPr>
      </w:pPr>
    </w:p>
    <w:p w14:paraId="06459957" w14:textId="77777777" w:rsidR="000739E7" w:rsidRDefault="000739E7" w:rsidP="00A207E8">
      <w:pPr>
        <w:rPr>
          <w:rFonts w:ascii="Cambria" w:hAnsi="Cambria" w:cstheme="minorHAnsi"/>
          <w:b/>
          <w:bCs/>
          <w:sz w:val="20"/>
          <w:szCs w:val="20"/>
        </w:rPr>
      </w:pPr>
    </w:p>
    <w:p w14:paraId="47AF0C39" w14:textId="77777777" w:rsidR="000739E7" w:rsidRDefault="000739E7" w:rsidP="00A207E8">
      <w:pPr>
        <w:rPr>
          <w:rFonts w:ascii="Cambria" w:hAnsi="Cambria" w:cstheme="minorHAnsi"/>
          <w:b/>
          <w:bCs/>
          <w:sz w:val="20"/>
          <w:szCs w:val="20"/>
        </w:rPr>
      </w:pPr>
    </w:p>
    <w:p w14:paraId="7C8A3CDE" w14:textId="77777777" w:rsidR="000739E7" w:rsidRDefault="000739E7" w:rsidP="00A207E8">
      <w:pPr>
        <w:rPr>
          <w:rFonts w:ascii="Cambria" w:hAnsi="Cambria" w:cstheme="minorHAnsi"/>
          <w:b/>
          <w:bCs/>
          <w:sz w:val="20"/>
          <w:szCs w:val="20"/>
        </w:rPr>
      </w:pPr>
    </w:p>
    <w:p w14:paraId="4626A3E5" w14:textId="77777777" w:rsidR="000739E7" w:rsidRDefault="000739E7" w:rsidP="00A207E8">
      <w:pPr>
        <w:rPr>
          <w:rFonts w:ascii="Cambria" w:hAnsi="Cambria" w:cstheme="minorHAnsi"/>
          <w:b/>
          <w:bCs/>
          <w:sz w:val="20"/>
          <w:szCs w:val="20"/>
        </w:rPr>
      </w:pPr>
    </w:p>
    <w:p w14:paraId="6B082E07" w14:textId="77777777" w:rsidR="000739E7" w:rsidRDefault="000739E7" w:rsidP="00A207E8">
      <w:pPr>
        <w:rPr>
          <w:rFonts w:ascii="Cambria" w:hAnsi="Cambria" w:cstheme="minorHAnsi"/>
          <w:b/>
          <w:bCs/>
          <w:sz w:val="20"/>
          <w:szCs w:val="20"/>
        </w:rPr>
      </w:pPr>
    </w:p>
    <w:p w14:paraId="392C2D0B" w14:textId="77777777" w:rsidR="000739E7" w:rsidRDefault="000739E7" w:rsidP="00A207E8">
      <w:pPr>
        <w:rPr>
          <w:rFonts w:ascii="Cambria" w:hAnsi="Cambria" w:cstheme="minorHAnsi"/>
          <w:b/>
          <w:bCs/>
          <w:sz w:val="20"/>
          <w:szCs w:val="20"/>
        </w:rPr>
      </w:pPr>
    </w:p>
    <w:p w14:paraId="1478D1A0" w14:textId="77777777" w:rsidR="000739E7" w:rsidRDefault="000739E7" w:rsidP="00A207E8">
      <w:pPr>
        <w:rPr>
          <w:rFonts w:ascii="Cambria" w:hAnsi="Cambria" w:cstheme="minorHAnsi"/>
          <w:b/>
          <w:bCs/>
          <w:sz w:val="20"/>
          <w:szCs w:val="20"/>
        </w:rPr>
      </w:pPr>
    </w:p>
    <w:p w14:paraId="3273D407" w14:textId="77777777" w:rsidR="000739E7" w:rsidRDefault="000739E7" w:rsidP="00A207E8">
      <w:pPr>
        <w:rPr>
          <w:rFonts w:ascii="Cambria" w:hAnsi="Cambria" w:cstheme="minorHAnsi"/>
          <w:b/>
          <w:bCs/>
          <w:sz w:val="20"/>
          <w:szCs w:val="20"/>
        </w:rPr>
      </w:pPr>
    </w:p>
    <w:p w14:paraId="74A49D99" w14:textId="77777777" w:rsidR="000739E7" w:rsidRDefault="000739E7" w:rsidP="00A207E8">
      <w:pPr>
        <w:rPr>
          <w:rFonts w:ascii="Cambria" w:hAnsi="Cambria" w:cstheme="minorHAnsi"/>
          <w:b/>
          <w:bCs/>
          <w:sz w:val="20"/>
          <w:szCs w:val="20"/>
        </w:rPr>
      </w:pPr>
    </w:p>
    <w:p w14:paraId="2A05A21F" w14:textId="77777777" w:rsidR="000739E7" w:rsidRPr="00DD7E40" w:rsidRDefault="000739E7" w:rsidP="00A207E8">
      <w:pPr>
        <w:rPr>
          <w:rFonts w:ascii="Cambria" w:hAnsi="Cambria" w:cstheme="minorHAnsi"/>
          <w:b/>
          <w:bCs/>
          <w:sz w:val="20"/>
          <w:szCs w:val="20"/>
        </w:rPr>
      </w:pPr>
    </w:p>
    <w:p w14:paraId="1273C25A" w14:textId="7EB8AB07" w:rsidR="00A207E8" w:rsidRPr="00DD7E40" w:rsidRDefault="00964E77" w:rsidP="00A207E8">
      <w:pPr>
        <w:spacing w:line="276" w:lineRule="auto"/>
        <w:jc w:val="center"/>
        <w:rPr>
          <w:rFonts w:ascii="Cambria" w:hAnsi="Cambria" w:cstheme="minorHAnsi"/>
          <w:b/>
          <w:sz w:val="20"/>
          <w:szCs w:val="20"/>
        </w:rPr>
      </w:pPr>
      <w:r>
        <w:rPr>
          <w:rFonts w:ascii="Cambria" w:hAnsi="Cambria" w:cstheme="minorHAnsi"/>
          <w:b/>
          <w:sz w:val="20"/>
          <w:szCs w:val="20"/>
        </w:rPr>
        <w:t>LAMPIRAN 6.D</w:t>
      </w:r>
    </w:p>
    <w:p w14:paraId="7DF3C464" w14:textId="77777777" w:rsidR="00A207E8" w:rsidRPr="00DD7E40" w:rsidRDefault="00A207E8" w:rsidP="00A207E8">
      <w:pPr>
        <w:spacing w:line="276" w:lineRule="auto"/>
        <w:jc w:val="center"/>
        <w:rPr>
          <w:rFonts w:ascii="Cambria" w:hAnsi="Cambria" w:cs="Calibri"/>
          <w:b/>
          <w:sz w:val="20"/>
          <w:szCs w:val="20"/>
        </w:rPr>
      </w:pPr>
      <w:r w:rsidRPr="00DD7E40">
        <w:rPr>
          <w:rFonts w:ascii="Cambria" w:hAnsi="Cambria" w:cstheme="minorHAnsi"/>
          <w:b/>
          <w:sz w:val="20"/>
          <w:szCs w:val="20"/>
        </w:rPr>
        <w:t>FORMULIR LAPORAN PEMERIKSAAN KESEHATAN (LPK)</w:t>
      </w:r>
    </w:p>
    <w:p w14:paraId="0BC23E65" w14:textId="77777777" w:rsidR="00A207E8" w:rsidRPr="00DD7E40" w:rsidRDefault="00A207E8" w:rsidP="00A207E8">
      <w:pPr>
        <w:spacing w:line="276" w:lineRule="auto"/>
        <w:rPr>
          <w:rFonts w:ascii="Cambria" w:hAnsi="Cambria" w:cs="Calibri"/>
          <w:b/>
          <w:sz w:val="20"/>
          <w:szCs w:val="20"/>
        </w:rPr>
      </w:pPr>
    </w:p>
    <w:p w14:paraId="35E06B27" w14:textId="77777777" w:rsidR="00A207E8" w:rsidRPr="00DD7E40" w:rsidRDefault="00A207E8" w:rsidP="00A207E8">
      <w:pPr>
        <w:spacing w:line="276" w:lineRule="auto"/>
        <w:rPr>
          <w:rFonts w:ascii="Cambria" w:hAnsi="Cambria" w:cstheme="minorHAnsi"/>
          <w:b/>
          <w:sz w:val="20"/>
          <w:szCs w:val="20"/>
          <w:u w:val="single"/>
        </w:rPr>
      </w:pPr>
      <w:r w:rsidRPr="00DD7E40">
        <w:rPr>
          <w:rFonts w:ascii="Cambria" w:hAnsi="Cambria" w:cstheme="minorHAnsi"/>
          <w:b/>
          <w:sz w:val="20"/>
          <w:szCs w:val="20"/>
          <w:u w:val="single"/>
        </w:rPr>
        <w:t>LPK DEWASA:</w:t>
      </w:r>
    </w:p>
    <w:p w14:paraId="7D7B956D" w14:textId="77777777" w:rsidR="00A207E8" w:rsidRPr="00DD7E40" w:rsidRDefault="00A207E8" w:rsidP="00A207E8">
      <w:pPr>
        <w:jc w:val="center"/>
        <w:rPr>
          <w:rFonts w:ascii="Cambria" w:hAnsi="Cambria"/>
          <w:sz w:val="20"/>
          <w:szCs w:val="20"/>
        </w:rPr>
      </w:pPr>
      <w:r w:rsidRPr="00DD7E40">
        <w:rPr>
          <w:rFonts w:ascii="Cambria" w:hAnsi="Cambria"/>
          <w:noProof/>
          <w:sz w:val="20"/>
          <w:szCs w:val="20"/>
        </w:rPr>
        <w:drawing>
          <wp:inline distT="0" distB="0" distL="0" distR="0" wp14:anchorId="49D46158" wp14:editId="73A743A8">
            <wp:extent cx="5263515" cy="74263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l="30843" t="11513" r="36221" b="5891"/>
                    <a:stretch>
                      <a:fillRect/>
                    </a:stretch>
                  </pic:blipFill>
                  <pic:spPr bwMode="auto">
                    <a:xfrm>
                      <a:off x="0" y="0"/>
                      <a:ext cx="5263515" cy="7426325"/>
                    </a:xfrm>
                    <a:prstGeom prst="rect">
                      <a:avLst/>
                    </a:prstGeom>
                    <a:noFill/>
                    <a:ln>
                      <a:noFill/>
                    </a:ln>
                  </pic:spPr>
                </pic:pic>
              </a:graphicData>
            </a:graphic>
          </wp:inline>
        </w:drawing>
      </w:r>
    </w:p>
    <w:p w14:paraId="092063C6" w14:textId="77777777" w:rsidR="00A207E8" w:rsidRPr="00DD7E40" w:rsidRDefault="00A207E8" w:rsidP="00A207E8">
      <w:pPr>
        <w:jc w:val="center"/>
        <w:rPr>
          <w:rFonts w:ascii="Cambria" w:hAnsi="Cambria"/>
          <w:sz w:val="20"/>
          <w:szCs w:val="20"/>
        </w:rPr>
      </w:pPr>
      <w:r w:rsidRPr="00DD7E40">
        <w:rPr>
          <w:rFonts w:ascii="Cambria" w:hAnsi="Cambria"/>
          <w:noProof/>
          <w:sz w:val="20"/>
          <w:szCs w:val="20"/>
        </w:rPr>
        <w:lastRenderedPageBreak/>
        <w:drawing>
          <wp:inline distT="0" distB="0" distL="0" distR="0" wp14:anchorId="72DB8A4D" wp14:editId="6B5598FE">
            <wp:extent cx="5733415" cy="7985125"/>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l="30840" t="11615" r="36069" b="5798"/>
                    <a:stretch>
                      <a:fillRect/>
                    </a:stretch>
                  </pic:blipFill>
                  <pic:spPr bwMode="auto">
                    <a:xfrm>
                      <a:off x="0" y="0"/>
                      <a:ext cx="5733415" cy="7985125"/>
                    </a:xfrm>
                    <a:prstGeom prst="rect">
                      <a:avLst/>
                    </a:prstGeom>
                    <a:noFill/>
                    <a:ln>
                      <a:noFill/>
                    </a:ln>
                  </pic:spPr>
                </pic:pic>
              </a:graphicData>
            </a:graphic>
          </wp:inline>
        </w:drawing>
      </w:r>
    </w:p>
    <w:p w14:paraId="3AA04912" w14:textId="77777777" w:rsidR="00A207E8" w:rsidRPr="00DD7E40" w:rsidRDefault="00A207E8" w:rsidP="00A207E8">
      <w:pPr>
        <w:jc w:val="center"/>
        <w:rPr>
          <w:rFonts w:ascii="Cambria" w:hAnsi="Cambria"/>
          <w:sz w:val="20"/>
          <w:szCs w:val="20"/>
        </w:rPr>
      </w:pPr>
      <w:r w:rsidRPr="00DD7E40">
        <w:rPr>
          <w:rFonts w:ascii="Cambria" w:hAnsi="Cambria"/>
          <w:noProof/>
          <w:sz w:val="20"/>
          <w:szCs w:val="20"/>
        </w:rPr>
        <w:lastRenderedPageBreak/>
        <w:drawing>
          <wp:inline distT="0" distB="0" distL="0" distR="0" wp14:anchorId="4DDB2D34" wp14:editId="6C61F124">
            <wp:extent cx="5629275" cy="7847965"/>
            <wp:effectExtent l="0" t="0" r="952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l="30786" t="11511" r="36002" b="5893"/>
                    <a:stretch>
                      <a:fillRect/>
                    </a:stretch>
                  </pic:blipFill>
                  <pic:spPr bwMode="auto">
                    <a:xfrm>
                      <a:off x="0" y="0"/>
                      <a:ext cx="5629275" cy="7847965"/>
                    </a:xfrm>
                    <a:prstGeom prst="rect">
                      <a:avLst/>
                    </a:prstGeom>
                    <a:noFill/>
                    <a:ln>
                      <a:noFill/>
                    </a:ln>
                  </pic:spPr>
                </pic:pic>
              </a:graphicData>
            </a:graphic>
          </wp:inline>
        </w:drawing>
      </w:r>
    </w:p>
    <w:p w14:paraId="321FFC79" w14:textId="77777777" w:rsidR="00A207E8" w:rsidRPr="00DD7E40" w:rsidRDefault="00A207E8" w:rsidP="00A207E8">
      <w:pPr>
        <w:rPr>
          <w:rFonts w:ascii="Cambria" w:hAnsi="Cambria"/>
          <w:noProof/>
          <w:sz w:val="20"/>
          <w:szCs w:val="20"/>
        </w:rPr>
      </w:pPr>
    </w:p>
    <w:p w14:paraId="10258BFF" w14:textId="77777777" w:rsidR="00A207E8" w:rsidRPr="00DD7E40" w:rsidRDefault="00A207E8" w:rsidP="00A207E8">
      <w:pPr>
        <w:jc w:val="center"/>
        <w:rPr>
          <w:rFonts w:ascii="Cambria" w:hAnsi="Cambria"/>
          <w:sz w:val="20"/>
          <w:szCs w:val="20"/>
        </w:rPr>
      </w:pPr>
      <w:r w:rsidRPr="00DD7E40">
        <w:rPr>
          <w:rFonts w:ascii="Cambria" w:hAnsi="Cambria"/>
          <w:noProof/>
          <w:sz w:val="20"/>
          <w:szCs w:val="20"/>
        </w:rPr>
        <w:lastRenderedPageBreak/>
        <w:drawing>
          <wp:inline distT="0" distB="0" distL="0" distR="0" wp14:anchorId="046CD656" wp14:editId="5E675637">
            <wp:extent cx="5733415" cy="799084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l="30779" t="11722" r="35953" b="5791"/>
                    <a:stretch>
                      <a:fillRect/>
                    </a:stretch>
                  </pic:blipFill>
                  <pic:spPr bwMode="auto">
                    <a:xfrm>
                      <a:off x="0" y="0"/>
                      <a:ext cx="5733415" cy="7990840"/>
                    </a:xfrm>
                    <a:prstGeom prst="rect">
                      <a:avLst/>
                    </a:prstGeom>
                    <a:noFill/>
                    <a:ln>
                      <a:noFill/>
                    </a:ln>
                  </pic:spPr>
                </pic:pic>
              </a:graphicData>
            </a:graphic>
          </wp:inline>
        </w:drawing>
      </w:r>
    </w:p>
    <w:p w14:paraId="0B78678B" w14:textId="77777777" w:rsidR="00A207E8" w:rsidRPr="00DD7E40" w:rsidRDefault="00A207E8" w:rsidP="00A207E8">
      <w:pPr>
        <w:spacing w:line="276" w:lineRule="auto"/>
        <w:rPr>
          <w:rFonts w:ascii="Cambria" w:hAnsi="Cambria" w:cs="Calibri"/>
          <w:b/>
          <w:sz w:val="20"/>
          <w:szCs w:val="20"/>
          <w:u w:val="single"/>
        </w:rPr>
      </w:pPr>
    </w:p>
    <w:p w14:paraId="2528F1ED" w14:textId="77777777" w:rsidR="00A207E8" w:rsidRDefault="00A207E8" w:rsidP="00A207E8">
      <w:pPr>
        <w:spacing w:line="276" w:lineRule="auto"/>
        <w:rPr>
          <w:rFonts w:ascii="Cambria" w:hAnsi="Cambria" w:cs="Calibri"/>
          <w:b/>
          <w:sz w:val="20"/>
          <w:szCs w:val="20"/>
          <w:u w:val="single"/>
        </w:rPr>
      </w:pPr>
    </w:p>
    <w:p w14:paraId="0CCC5289" w14:textId="77777777" w:rsidR="000739E7" w:rsidRPr="00DD7E40" w:rsidRDefault="000739E7" w:rsidP="00A207E8">
      <w:pPr>
        <w:spacing w:line="276" w:lineRule="auto"/>
        <w:rPr>
          <w:rFonts w:ascii="Cambria" w:hAnsi="Cambria" w:cs="Calibri"/>
          <w:b/>
          <w:sz w:val="20"/>
          <w:szCs w:val="20"/>
          <w:u w:val="single"/>
        </w:rPr>
      </w:pPr>
    </w:p>
    <w:p w14:paraId="2ED5CDF1" w14:textId="77777777" w:rsidR="00A207E8" w:rsidRPr="00DD7E40" w:rsidRDefault="00A207E8" w:rsidP="00A207E8">
      <w:pPr>
        <w:spacing w:line="276" w:lineRule="auto"/>
        <w:rPr>
          <w:rFonts w:ascii="Cambria" w:hAnsi="Cambria" w:cstheme="minorHAnsi"/>
          <w:b/>
          <w:sz w:val="20"/>
          <w:szCs w:val="20"/>
          <w:u w:val="single"/>
        </w:rPr>
      </w:pPr>
      <w:r w:rsidRPr="00DD7E40">
        <w:rPr>
          <w:rFonts w:ascii="Cambria" w:hAnsi="Cambria" w:cstheme="minorHAnsi"/>
          <w:b/>
          <w:sz w:val="20"/>
          <w:szCs w:val="20"/>
          <w:u w:val="single"/>
        </w:rPr>
        <w:lastRenderedPageBreak/>
        <w:t>LPK ANAK-ANAK:</w:t>
      </w:r>
    </w:p>
    <w:p w14:paraId="5B4A5CE8" w14:textId="77777777" w:rsidR="00A207E8" w:rsidRPr="00DD7E40" w:rsidRDefault="00A207E8" w:rsidP="00A207E8">
      <w:pPr>
        <w:jc w:val="center"/>
        <w:rPr>
          <w:rFonts w:ascii="Cambria" w:hAnsi="Cambria"/>
          <w:sz w:val="20"/>
          <w:szCs w:val="20"/>
        </w:rPr>
      </w:pPr>
      <w:r w:rsidRPr="00DD7E40">
        <w:rPr>
          <w:rFonts w:ascii="Cambria" w:hAnsi="Cambria"/>
          <w:noProof/>
          <w:sz w:val="20"/>
          <w:szCs w:val="20"/>
        </w:rPr>
        <w:drawing>
          <wp:inline distT="0" distB="0" distL="0" distR="0" wp14:anchorId="3D6365EE" wp14:editId="294A2F28">
            <wp:extent cx="5725160" cy="802259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l="30782" t="11404" r="35953" b="6113"/>
                    <a:stretch>
                      <a:fillRect/>
                    </a:stretch>
                  </pic:blipFill>
                  <pic:spPr bwMode="auto">
                    <a:xfrm>
                      <a:off x="0" y="0"/>
                      <a:ext cx="5725160" cy="8022590"/>
                    </a:xfrm>
                    <a:prstGeom prst="rect">
                      <a:avLst/>
                    </a:prstGeom>
                    <a:noFill/>
                    <a:ln>
                      <a:noFill/>
                    </a:ln>
                  </pic:spPr>
                </pic:pic>
              </a:graphicData>
            </a:graphic>
          </wp:inline>
        </w:drawing>
      </w:r>
    </w:p>
    <w:p w14:paraId="4EDB1FA0" w14:textId="77777777" w:rsidR="00A207E8" w:rsidRPr="00DD7E40" w:rsidRDefault="00A207E8" w:rsidP="00A207E8">
      <w:pPr>
        <w:jc w:val="center"/>
        <w:rPr>
          <w:rFonts w:ascii="Cambria" w:hAnsi="Cambria"/>
          <w:sz w:val="20"/>
          <w:szCs w:val="20"/>
        </w:rPr>
      </w:pPr>
      <w:r w:rsidRPr="00DD7E40">
        <w:rPr>
          <w:rFonts w:ascii="Cambria" w:hAnsi="Cambria"/>
          <w:noProof/>
          <w:sz w:val="20"/>
          <w:szCs w:val="20"/>
        </w:rPr>
        <w:lastRenderedPageBreak/>
        <w:drawing>
          <wp:inline distT="0" distB="0" distL="0" distR="0" wp14:anchorId="1DFFE740" wp14:editId="7D57544B">
            <wp:extent cx="5733415" cy="79692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l="30843" t="11722" r="35953" b="6001"/>
                    <a:stretch>
                      <a:fillRect/>
                    </a:stretch>
                  </pic:blipFill>
                  <pic:spPr bwMode="auto">
                    <a:xfrm>
                      <a:off x="0" y="0"/>
                      <a:ext cx="5733415" cy="7969250"/>
                    </a:xfrm>
                    <a:prstGeom prst="rect">
                      <a:avLst/>
                    </a:prstGeom>
                    <a:noFill/>
                    <a:ln>
                      <a:noFill/>
                    </a:ln>
                  </pic:spPr>
                </pic:pic>
              </a:graphicData>
            </a:graphic>
          </wp:inline>
        </w:drawing>
      </w:r>
    </w:p>
    <w:p w14:paraId="475913D1" w14:textId="77777777" w:rsidR="00A207E8" w:rsidRPr="00DD7E40" w:rsidRDefault="00A207E8" w:rsidP="00A207E8">
      <w:pPr>
        <w:jc w:val="center"/>
        <w:rPr>
          <w:rFonts w:ascii="Cambria" w:hAnsi="Cambria"/>
          <w:sz w:val="20"/>
          <w:szCs w:val="20"/>
        </w:rPr>
      </w:pPr>
      <w:r w:rsidRPr="00DD7E40">
        <w:rPr>
          <w:rFonts w:ascii="Cambria" w:hAnsi="Cambria"/>
          <w:noProof/>
          <w:sz w:val="20"/>
          <w:szCs w:val="20"/>
        </w:rPr>
        <w:lastRenderedPageBreak/>
        <w:drawing>
          <wp:inline distT="0" distB="0" distL="0" distR="0" wp14:anchorId="1A49BD7B" wp14:editId="19F6D175">
            <wp:extent cx="5733415" cy="807085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l="30785" t="11511" r="36107" b="5681"/>
                    <a:stretch>
                      <a:fillRect/>
                    </a:stretch>
                  </pic:blipFill>
                  <pic:spPr bwMode="auto">
                    <a:xfrm>
                      <a:off x="0" y="0"/>
                      <a:ext cx="5733415" cy="8070850"/>
                    </a:xfrm>
                    <a:prstGeom prst="rect">
                      <a:avLst/>
                    </a:prstGeom>
                    <a:noFill/>
                    <a:ln>
                      <a:noFill/>
                    </a:ln>
                  </pic:spPr>
                </pic:pic>
              </a:graphicData>
            </a:graphic>
          </wp:inline>
        </w:drawing>
      </w:r>
    </w:p>
    <w:p w14:paraId="3F5A18D6" w14:textId="77777777" w:rsidR="00A207E8" w:rsidRPr="00DD7E40" w:rsidRDefault="00A207E8" w:rsidP="00A207E8">
      <w:pPr>
        <w:jc w:val="center"/>
        <w:rPr>
          <w:rFonts w:ascii="Cambria" w:hAnsi="Cambria"/>
          <w:sz w:val="20"/>
          <w:szCs w:val="20"/>
        </w:rPr>
      </w:pPr>
      <w:r w:rsidRPr="00DD7E40">
        <w:rPr>
          <w:rFonts w:ascii="Cambria" w:hAnsi="Cambria" w:cstheme="minorHAnsi"/>
          <w:noProof/>
          <w:sz w:val="20"/>
          <w:szCs w:val="20"/>
        </w:rPr>
        <w:lastRenderedPageBreak/>
        <w:drawing>
          <wp:inline distT="0" distB="0" distL="0" distR="0" wp14:anchorId="2CCE2AB4" wp14:editId="7C4913E1">
            <wp:extent cx="5733415" cy="797560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l="30779" t="11510" r="36122" b="5910"/>
                    <a:stretch>
                      <a:fillRect/>
                    </a:stretch>
                  </pic:blipFill>
                  <pic:spPr bwMode="auto">
                    <a:xfrm>
                      <a:off x="0" y="0"/>
                      <a:ext cx="5733415" cy="7975600"/>
                    </a:xfrm>
                    <a:prstGeom prst="rect">
                      <a:avLst/>
                    </a:prstGeom>
                    <a:noFill/>
                    <a:ln>
                      <a:noFill/>
                    </a:ln>
                  </pic:spPr>
                </pic:pic>
              </a:graphicData>
            </a:graphic>
          </wp:inline>
        </w:drawing>
      </w:r>
    </w:p>
    <w:p w14:paraId="7E779065" w14:textId="77777777" w:rsidR="00A207E8" w:rsidRPr="00DD7E40" w:rsidRDefault="00A207E8" w:rsidP="00A207E8">
      <w:pPr>
        <w:pStyle w:val="ListParagraph"/>
        <w:spacing w:line="276" w:lineRule="auto"/>
        <w:ind w:left="360"/>
        <w:contextualSpacing/>
        <w:jc w:val="both"/>
        <w:rPr>
          <w:rFonts w:ascii="Cambria" w:hAnsi="Cambria" w:cstheme="minorHAnsi"/>
          <w:sz w:val="20"/>
          <w:szCs w:val="20"/>
          <w:lang w:val="sv-SE"/>
        </w:rPr>
      </w:pPr>
    </w:p>
    <w:p w14:paraId="0EE7804C" w14:textId="77777777" w:rsidR="00563517" w:rsidRPr="00FE4C53" w:rsidRDefault="00563517" w:rsidP="00D77FCF">
      <w:pPr>
        <w:pStyle w:val="NormalWeb"/>
        <w:spacing w:before="0" w:beforeAutospacing="0" w:after="0" w:afterAutospacing="0"/>
        <w:ind w:left="2160" w:firstLine="720"/>
        <w:jc w:val="both"/>
        <w:rPr>
          <w:rFonts w:ascii="Cambria" w:hAnsi="Cambria"/>
          <w:noProof/>
          <w:sz w:val="20"/>
          <w:szCs w:val="20"/>
          <w:lang w:eastAsia="id-ID"/>
        </w:rPr>
      </w:pPr>
    </w:p>
    <w:sectPr w:rsidR="00563517" w:rsidRPr="00FE4C53" w:rsidSect="002F11D3">
      <w:headerReference w:type="default" r:id="rId26"/>
      <w:footerReference w:type="even" r:id="rId27"/>
      <w:footerReference w:type="default" r:id="rId28"/>
      <w:pgSz w:w="11909" w:h="16834"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15" w:author="Lewi Verdatama" w:date="2024-02-05T09:12:00Z" w:initials="LV">
    <w:p w14:paraId="645BA8DE" w14:textId="77777777" w:rsidR="00696F5B" w:rsidRDefault="00696F5B" w:rsidP="005A18B8">
      <w:pPr>
        <w:pStyle w:val="CommentText"/>
      </w:pPr>
      <w:r>
        <w:rPr>
          <w:rStyle w:val="CommentReference"/>
        </w:rPr>
        <w:annotationRef/>
      </w:r>
      <w:r>
        <w:t>Pasal ini merupakan Pasal yang mengatur manfaat yang diterima nasabah AFI di RS Rekanan, hal ini yang membedakan RS Rekanan dengan Non-Rekanan (Reimbursement). Sehingga RS Rekanan memiliki keunggulan untuk direferensikan oleh AFI ke tenaga pemasar dan juga kepada nasabah.</w:t>
      </w:r>
      <w:r>
        <w:br/>
      </w:r>
      <w:r>
        <w:br/>
        <w:t>Jika ada salah-satu layanan pada ayat 8.2 yang tidak bisa diberikan oleh RS Rekanan, maka bisa dihapuskan dari poin pada ayat 8.2 tersebut.</w:t>
      </w:r>
    </w:p>
  </w:comment>
  <w:comment w:id="217" w:author="FARIDA" w:date="2024-11-14T08:29:00Z" w:initials="F">
    <w:p w14:paraId="06AA0928" w14:textId="09BE6FC7" w:rsidR="00C342E0" w:rsidRDefault="00C342E0">
      <w:pPr>
        <w:pStyle w:val="CommentText"/>
      </w:pPr>
      <w:r>
        <w:rPr>
          <w:rStyle w:val="CommentReference"/>
        </w:rPr>
        <w:annotationRef/>
      </w:r>
      <w:r>
        <w:t xml:space="preserve">Blok </w:t>
      </w:r>
      <w:r>
        <w:t xml:space="preserve">kuning </w:t>
      </w:r>
      <w:r w:rsidR="0034456E">
        <w:t xml:space="preserve">mohon review </w:t>
      </w:r>
    </w:p>
  </w:comment>
  <w:comment w:id="352" w:author="APRILYA Anggie" w:date="2024-12-27T15:42:00Z" w:initials="AA">
    <w:p w14:paraId="0FE2F876" w14:textId="77777777" w:rsidR="00A66AC2" w:rsidRDefault="00A66AC2" w:rsidP="001660CC">
      <w:pPr>
        <w:pStyle w:val="CommentText"/>
      </w:pPr>
      <w:r>
        <w:rPr>
          <w:rStyle w:val="CommentReference"/>
        </w:rPr>
        <w:annotationRef/>
      </w:r>
      <w:r>
        <w:t>Kami akomodir</w:t>
      </w:r>
    </w:p>
  </w:comment>
  <w:comment w:id="377" w:author="Lewi Verdatama" w:date="2024-02-05T09:23:00Z" w:initials="LV">
    <w:p w14:paraId="6E71E53A" w14:textId="2CFE5717" w:rsidR="00603B76" w:rsidRDefault="00603B76" w:rsidP="00712325">
      <w:pPr>
        <w:pStyle w:val="CommentText"/>
      </w:pPr>
      <w:r>
        <w:rPr>
          <w:rStyle w:val="CommentReference"/>
        </w:rPr>
        <w:annotationRef/>
      </w:r>
      <w:r>
        <w:t>Merupakan pasal mandatory dari AXA Group, France. Mohon maaf tidak dapat diubah atau dihilangkan.</w:t>
      </w:r>
    </w:p>
  </w:comment>
  <w:comment w:id="382" w:author="Lewi Verdatama" w:date="2024-02-05T09:22:00Z" w:initials="LV">
    <w:p w14:paraId="20238608" w14:textId="72F5D905" w:rsidR="00603B76" w:rsidRDefault="00603B76" w:rsidP="00A02247">
      <w:pPr>
        <w:pStyle w:val="CommentText"/>
      </w:pPr>
      <w:r>
        <w:rPr>
          <w:rStyle w:val="CommentReference"/>
        </w:rPr>
        <w:annotationRef/>
      </w:r>
      <w:r>
        <w:t>Merupakan pasal mandatory dari AXA Group, France. Mohon maaf tidak dapat diubah atau dihilangkan.</w:t>
      </w:r>
    </w:p>
  </w:comment>
  <w:comment w:id="383" w:author="Lewi Verdatama" w:date="2024-02-05T09:22:00Z" w:initials="LV">
    <w:p w14:paraId="6E3A648A" w14:textId="3A8643EB" w:rsidR="00603B76" w:rsidRDefault="00603B76" w:rsidP="00A52C09">
      <w:pPr>
        <w:pStyle w:val="CommentText"/>
      </w:pPr>
      <w:r>
        <w:rPr>
          <w:rStyle w:val="CommentReference"/>
        </w:rPr>
        <w:annotationRef/>
      </w:r>
      <w:r>
        <w:t>Merupakan pasal mandatory dari AXA Group, France. Mohon maaf tidak dapat diubah atau dihilangkan.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5BA8DE" w15:done="0"/>
  <w15:commentEx w15:paraId="06AA0928" w15:done="0"/>
  <w15:commentEx w15:paraId="0FE2F876" w15:done="0"/>
  <w15:commentEx w15:paraId="6E71E53A" w15:done="0"/>
  <w15:commentEx w15:paraId="20238608" w15:done="0"/>
  <w15:commentEx w15:paraId="6E3A64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6B2514" w16cex:dateUtc="2024-02-05T02:12:00Z"/>
  <w16cex:commentExtensible w16cex:durableId="663AF208" w16cex:dateUtc="2024-11-14T01:29:00Z"/>
  <w16cex:commentExtensible w16cex:durableId="2B194975" w16cex:dateUtc="2024-12-27T08:42:00Z"/>
  <w16cex:commentExtensible w16cex:durableId="296B278F" w16cex:dateUtc="2024-02-05T02:23:00Z"/>
  <w16cex:commentExtensible w16cex:durableId="296B2761" w16cex:dateUtc="2024-02-05T02:22:00Z"/>
  <w16cex:commentExtensible w16cex:durableId="296B2753" w16cex:dateUtc="2024-02-05T0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5BA8DE" w16cid:durableId="296B2514"/>
  <w16cid:commentId w16cid:paraId="06AA0928" w16cid:durableId="663AF208"/>
  <w16cid:commentId w16cid:paraId="0FE2F876" w16cid:durableId="2B194975"/>
  <w16cid:commentId w16cid:paraId="6E71E53A" w16cid:durableId="296B278F"/>
  <w16cid:commentId w16cid:paraId="20238608" w16cid:durableId="296B2761"/>
  <w16cid:commentId w16cid:paraId="6E3A648A" w16cid:durableId="296B27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4180E" w14:textId="77777777" w:rsidR="00D1607A" w:rsidRDefault="00D1607A">
      <w:r>
        <w:separator/>
      </w:r>
    </w:p>
  </w:endnote>
  <w:endnote w:type="continuationSeparator" w:id="0">
    <w:p w14:paraId="2B76D390" w14:textId="77777777" w:rsidR="00D1607A" w:rsidRDefault="00D1607A">
      <w:r>
        <w:continuationSeparator/>
      </w:r>
    </w:p>
  </w:endnote>
  <w:endnote w:type="continuationNotice" w:id="1">
    <w:p w14:paraId="56D38F2E" w14:textId="77777777" w:rsidR="00D1607A" w:rsidRDefault="00D160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ndale Sans UI">
    <w:altName w:val="Arial"/>
    <w:charset w:val="00"/>
    <w:family w:val="swiss"/>
    <w:pitch w:val="default"/>
    <w:sig w:usb0="00000000"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n-ea">
    <w:altName w:val="Microsoft YaHe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E7367" w14:textId="77777777" w:rsidR="002F11D3" w:rsidRDefault="002F11D3" w:rsidP="002F11D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7CDF9C7" w14:textId="77777777" w:rsidR="002F11D3" w:rsidRDefault="002F11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9F380" w14:textId="2BE26FB9" w:rsidR="002F11D3" w:rsidRPr="001459AD" w:rsidRDefault="00696F5B" w:rsidP="002F11D3">
    <w:pPr>
      <w:pStyle w:val="Footer"/>
      <w:framePr w:wrap="around" w:vAnchor="text" w:hAnchor="margin" w:xAlign="center" w:y="1"/>
      <w:rPr>
        <w:rStyle w:val="PageNumber"/>
        <w:sz w:val="20"/>
        <w:szCs w:val="20"/>
      </w:rPr>
    </w:pPr>
    <w:r>
      <w:rPr>
        <w:noProof/>
        <w:sz w:val="20"/>
        <w:szCs w:val="20"/>
      </w:rPr>
      <mc:AlternateContent>
        <mc:Choice Requires="wps">
          <w:drawing>
            <wp:anchor distT="0" distB="0" distL="114300" distR="114300" simplePos="0" relativeHeight="251657216" behindDoc="0" locked="0" layoutInCell="0" allowOverlap="1" wp14:anchorId="47A207A5" wp14:editId="7B028CDA">
              <wp:simplePos x="0" y="0"/>
              <wp:positionH relativeFrom="page">
                <wp:posOffset>0</wp:posOffset>
              </wp:positionH>
              <wp:positionV relativeFrom="page">
                <wp:posOffset>10225405</wp:posOffset>
              </wp:positionV>
              <wp:extent cx="7562215" cy="273685"/>
              <wp:effectExtent l="0" t="0" r="635" b="0"/>
              <wp:wrapNone/>
              <wp:docPr id="1" name="MSIPCM706f47deafedbbaaaa2b4ff6" descr="{&quot;HashCode&quot;:442047029,&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C20BB" w14:textId="77777777" w:rsidR="00D07FA2" w:rsidRPr="00D07FA2" w:rsidRDefault="00D07FA2" w:rsidP="00D07FA2">
                          <w:pPr>
                            <w:jc w:val="center"/>
                            <w:rPr>
                              <w:rFonts w:ascii="Calibri" w:hAnsi="Calibri" w:cs="Calibri"/>
                              <w:color w:val="000000"/>
                              <w:sz w:val="20"/>
                            </w:rPr>
                          </w:pPr>
                          <w:r w:rsidRPr="00D07FA2">
                            <w:rPr>
                              <w:rFonts w:ascii="Calibri" w:hAnsi="Calibri" w:cs="Calibri"/>
                              <w:color w:val="000000"/>
                              <w:sz w:val="20"/>
                            </w:rPr>
                            <w:t>Internal</w:t>
                          </w: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7A207A5" id="_x0000_t202" coordsize="21600,21600" o:spt="202" path="m,l,21600r21600,l21600,xe">
              <v:stroke joinstyle="miter"/>
              <v:path gradientshapeok="t" o:connecttype="rect"/>
            </v:shapetype>
            <v:shape id="MSIPCM706f47deafedbbaaaa2b4ff6" o:spid="_x0000_s1026" type="#_x0000_t202" alt="{&quot;HashCode&quot;:442047029,&quot;Height&quot;:841.0,&quot;Width&quot;:595.0,&quot;Placement&quot;:&quot;Footer&quot;,&quot;Index&quot;:&quot;Primary&quot;,&quot;Section&quot;:1,&quot;Top&quot;:0.0,&quot;Left&quot;:0.0}" style="position:absolute;margin-left:0;margin-top:805.15pt;width:595.45pt;height:21.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" o:allowincell="f" filled="f" stroked="f">
              <v:textbox inset=",0,,0">
                <w:txbxContent>
                  <w:p w14:paraId="2E0C20BB" w14:textId="77777777" w:rsidR="00D07FA2" w:rsidRPr="00D07FA2" w:rsidRDefault="00D07FA2" w:rsidP="00D07FA2">
                    <w:pPr>
                      <w:jc w:val="center"/>
                      <w:rPr>
                        <w:rFonts w:ascii="Calibri" w:hAnsi="Calibri" w:cs="Calibri"/>
                        <w:color w:val="000000"/>
                        <w:sz w:val="20"/>
                      </w:rPr>
                    </w:pPr>
                    <w:r w:rsidRPr="00D07FA2">
                      <w:rPr>
                        <w:rFonts w:ascii="Calibri" w:hAnsi="Calibri" w:cs="Calibri"/>
                        <w:color w:val="000000"/>
                        <w:sz w:val="20"/>
                      </w:rPr>
                      <w:t>Internal</w:t>
                    </w:r>
                  </w:p>
                </w:txbxContent>
              </v:textbox>
              <w10:wrap anchorx="page" anchory="page"/>
            </v:shape>
          </w:pict>
        </mc:Fallback>
      </mc:AlternateContent>
    </w:r>
    <w:r w:rsidR="002F11D3" w:rsidRPr="001459AD">
      <w:rPr>
        <w:rStyle w:val="PageNumber"/>
        <w:sz w:val="20"/>
        <w:szCs w:val="20"/>
      </w:rPr>
      <w:fldChar w:fldCharType="begin"/>
    </w:r>
    <w:r w:rsidR="002F11D3" w:rsidRPr="001459AD">
      <w:rPr>
        <w:rStyle w:val="PageNumber"/>
        <w:sz w:val="20"/>
        <w:szCs w:val="20"/>
      </w:rPr>
      <w:instrText xml:space="preserve">PAGE  </w:instrText>
    </w:r>
    <w:r w:rsidR="002F11D3" w:rsidRPr="001459AD">
      <w:rPr>
        <w:rStyle w:val="PageNumber"/>
        <w:sz w:val="20"/>
        <w:szCs w:val="20"/>
      </w:rPr>
      <w:fldChar w:fldCharType="separate"/>
    </w:r>
    <w:r w:rsidR="003D34EA">
      <w:rPr>
        <w:rStyle w:val="PageNumber"/>
        <w:noProof/>
        <w:sz w:val="20"/>
        <w:szCs w:val="20"/>
      </w:rPr>
      <w:t>19</w:t>
    </w:r>
    <w:r w:rsidR="002F11D3" w:rsidRPr="001459AD">
      <w:rPr>
        <w:rStyle w:val="PageNumber"/>
        <w:sz w:val="20"/>
        <w:szCs w:val="20"/>
      </w:rPr>
      <w:fldChar w:fldCharType="end"/>
    </w:r>
  </w:p>
  <w:tbl>
    <w:tblPr>
      <w:tblW w:w="1800" w:type="dxa"/>
      <w:tblInd w:w="7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900"/>
    </w:tblGrid>
    <w:tr w:rsidR="002F11D3" w:rsidRPr="00131CC0" w14:paraId="2217122D" w14:textId="77777777" w:rsidTr="002F11D3">
      <w:trPr>
        <w:trHeight w:val="331"/>
      </w:trPr>
      <w:tc>
        <w:tcPr>
          <w:tcW w:w="900" w:type="dxa"/>
          <w:shd w:val="clear" w:color="auto" w:fill="auto"/>
          <w:vAlign w:val="center"/>
        </w:tcPr>
        <w:p w14:paraId="5ADF200F" w14:textId="77777777" w:rsidR="002F11D3" w:rsidRPr="00131CC0" w:rsidRDefault="002F11D3" w:rsidP="002F11D3">
          <w:pPr>
            <w:pStyle w:val="Footer"/>
            <w:jc w:val="center"/>
            <w:rPr>
              <w:sz w:val="14"/>
              <w:szCs w:val="14"/>
            </w:rPr>
          </w:pPr>
          <w:r>
            <w:rPr>
              <w:sz w:val="14"/>
              <w:szCs w:val="14"/>
            </w:rPr>
            <w:t>PIHAK PERTAMA</w:t>
          </w:r>
        </w:p>
      </w:tc>
      <w:tc>
        <w:tcPr>
          <w:tcW w:w="900" w:type="dxa"/>
          <w:shd w:val="clear" w:color="auto" w:fill="auto"/>
          <w:vAlign w:val="center"/>
        </w:tcPr>
        <w:p w14:paraId="3CDDBFE2" w14:textId="77777777" w:rsidR="002F11D3" w:rsidRPr="00131CC0" w:rsidRDefault="002F11D3" w:rsidP="002F11D3">
          <w:pPr>
            <w:pStyle w:val="Footer"/>
            <w:jc w:val="center"/>
            <w:rPr>
              <w:sz w:val="14"/>
              <w:szCs w:val="14"/>
            </w:rPr>
          </w:pPr>
          <w:r w:rsidRPr="00131CC0">
            <w:rPr>
              <w:sz w:val="14"/>
              <w:szCs w:val="14"/>
            </w:rPr>
            <w:t>PIHAK KEDUA</w:t>
          </w:r>
        </w:p>
      </w:tc>
    </w:tr>
    <w:tr w:rsidR="002F11D3" w14:paraId="0C6F6296" w14:textId="77777777" w:rsidTr="002F11D3">
      <w:trPr>
        <w:trHeight w:val="350"/>
      </w:trPr>
      <w:tc>
        <w:tcPr>
          <w:tcW w:w="900" w:type="dxa"/>
          <w:shd w:val="clear" w:color="auto" w:fill="auto"/>
        </w:tcPr>
        <w:p w14:paraId="6A21105A" w14:textId="77777777" w:rsidR="002F11D3" w:rsidRDefault="002F11D3">
          <w:pPr>
            <w:pStyle w:val="Footer"/>
          </w:pPr>
        </w:p>
      </w:tc>
      <w:tc>
        <w:tcPr>
          <w:tcW w:w="900" w:type="dxa"/>
          <w:shd w:val="clear" w:color="auto" w:fill="auto"/>
        </w:tcPr>
        <w:p w14:paraId="117D3BE4" w14:textId="77777777" w:rsidR="002F11D3" w:rsidRDefault="002F11D3">
          <w:pPr>
            <w:pStyle w:val="Footer"/>
          </w:pPr>
        </w:p>
      </w:tc>
    </w:tr>
  </w:tbl>
  <w:p w14:paraId="2825D648" w14:textId="77777777" w:rsidR="002F11D3" w:rsidRDefault="002F11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6DE20" w14:textId="77777777" w:rsidR="00D1607A" w:rsidRDefault="00D1607A">
      <w:r>
        <w:separator/>
      </w:r>
    </w:p>
  </w:footnote>
  <w:footnote w:type="continuationSeparator" w:id="0">
    <w:p w14:paraId="2FE573FC" w14:textId="77777777" w:rsidR="00D1607A" w:rsidRDefault="00D1607A">
      <w:r>
        <w:continuationSeparator/>
      </w:r>
    </w:p>
  </w:footnote>
  <w:footnote w:type="continuationNotice" w:id="1">
    <w:p w14:paraId="4B1D9B31" w14:textId="77777777" w:rsidR="00D1607A" w:rsidRDefault="00D160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549D6" w14:textId="77777777" w:rsidR="00FD45CA" w:rsidRDefault="00000000">
    <w:pPr>
      <w:pStyle w:val="Header"/>
    </w:pPr>
    <w:r>
      <w:rPr>
        <w:noProof/>
      </w:rPr>
      <w:pict w14:anchorId="0A7BBA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168"/>
    <w:multiLevelType w:val="multilevel"/>
    <w:tmpl w:val="CAB40AA6"/>
    <w:lvl w:ilvl="0">
      <w:start w:val="21"/>
      <w:numFmt w:val="decimal"/>
      <w:lvlText w:val="%1"/>
      <w:lvlJc w:val="left"/>
      <w:pPr>
        <w:ind w:left="370" w:hanging="37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875383"/>
    <w:multiLevelType w:val="hybridMultilevel"/>
    <w:tmpl w:val="38AEB4B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2" w15:restartNumberingAfterBreak="0">
    <w:nsid w:val="028D103D"/>
    <w:multiLevelType w:val="multilevel"/>
    <w:tmpl w:val="79460DE6"/>
    <w:lvl w:ilvl="0">
      <w:start w:val="9"/>
      <w:numFmt w:val="decimal"/>
      <w:lvlText w:val="%1."/>
      <w:lvlJc w:val="left"/>
      <w:pPr>
        <w:ind w:left="360" w:hanging="360"/>
      </w:pPr>
      <w:rPr>
        <w:rFonts w:hint="default"/>
      </w:rPr>
    </w:lvl>
    <w:lvl w:ilvl="1">
      <w:start w:val="1"/>
      <w:numFmt w:val="decimal"/>
      <w:lvlText w:val="%2."/>
      <w:lvlJc w:val="left"/>
      <w:pPr>
        <w:ind w:left="900" w:hanging="360"/>
      </w:p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 w15:restartNumberingAfterBreak="0">
    <w:nsid w:val="037C535A"/>
    <w:multiLevelType w:val="multilevel"/>
    <w:tmpl w:val="F8569C6C"/>
    <w:lvl w:ilvl="0">
      <w:start w:val="1"/>
      <w:numFmt w:val="decimal"/>
      <w:lvlText w:val="%1."/>
      <w:lvlJc w:val="left"/>
      <w:pPr>
        <w:ind w:left="1260" w:hanging="360"/>
      </w:pPr>
      <w:rPr>
        <w:b w:val="0"/>
      </w:rPr>
    </w:lvl>
    <w:lvl w:ilvl="1">
      <w:start w:val="1"/>
      <w:numFmt w:val="lowerLetter"/>
      <w:lvlText w:val="%2."/>
      <w:lvlJc w:val="left"/>
      <w:pPr>
        <w:ind w:left="1980" w:hanging="360"/>
      </w:pPr>
      <w:rPr>
        <w:rFonts w:cs="Times New Roman"/>
      </w:rPr>
    </w:lvl>
    <w:lvl w:ilvl="2">
      <w:start w:val="1"/>
      <w:numFmt w:val="bullet"/>
      <w:lvlText w:val=""/>
      <w:lvlJc w:val="left"/>
      <w:pPr>
        <w:ind w:left="2880" w:hanging="360"/>
      </w:pPr>
      <w:rPr>
        <w:rFonts w:ascii="Wingdings" w:hAnsi="Wingdings" w:hint="default"/>
      </w:rPr>
    </w:lvl>
    <w:lvl w:ilvl="3">
      <w:start w:val="1"/>
      <w:numFmt w:val="decimal"/>
      <w:lvlText w:val="%4."/>
      <w:lvlJc w:val="left"/>
      <w:pPr>
        <w:ind w:left="3420" w:hanging="360"/>
      </w:pPr>
      <w:rPr>
        <w:rFonts w:cs="Times New Roman"/>
      </w:rPr>
    </w:lvl>
    <w:lvl w:ilvl="4">
      <w:start w:val="1"/>
      <w:numFmt w:val="lowerLetter"/>
      <w:lvlText w:val="%5."/>
      <w:lvlJc w:val="left"/>
      <w:pPr>
        <w:ind w:left="4140" w:hanging="360"/>
      </w:pPr>
      <w:rPr>
        <w:rFonts w:cs="Times New Roman"/>
      </w:rPr>
    </w:lvl>
    <w:lvl w:ilvl="5">
      <w:start w:val="1"/>
      <w:numFmt w:val="lowerRoman"/>
      <w:lvlText w:val="%6."/>
      <w:lvlJc w:val="right"/>
      <w:pPr>
        <w:ind w:left="4860" w:hanging="180"/>
      </w:pPr>
      <w:rPr>
        <w:rFonts w:cs="Times New Roman"/>
      </w:rPr>
    </w:lvl>
    <w:lvl w:ilvl="6">
      <w:start w:val="1"/>
      <w:numFmt w:val="decimal"/>
      <w:lvlText w:val="%7."/>
      <w:lvlJc w:val="left"/>
      <w:pPr>
        <w:ind w:left="5580" w:hanging="360"/>
      </w:pPr>
      <w:rPr>
        <w:rFonts w:cs="Times New Roman"/>
      </w:rPr>
    </w:lvl>
    <w:lvl w:ilvl="7">
      <w:start w:val="1"/>
      <w:numFmt w:val="lowerLetter"/>
      <w:lvlText w:val="%8."/>
      <w:lvlJc w:val="left"/>
      <w:pPr>
        <w:ind w:left="6300" w:hanging="360"/>
      </w:pPr>
      <w:rPr>
        <w:rFonts w:cs="Times New Roman"/>
      </w:rPr>
    </w:lvl>
    <w:lvl w:ilvl="8">
      <w:start w:val="1"/>
      <w:numFmt w:val="lowerRoman"/>
      <w:lvlText w:val="%9."/>
      <w:lvlJc w:val="right"/>
      <w:pPr>
        <w:ind w:left="7020" w:hanging="180"/>
      </w:pPr>
      <w:rPr>
        <w:rFonts w:cs="Times New Roman"/>
      </w:rPr>
    </w:lvl>
  </w:abstractNum>
  <w:abstractNum w:abstractNumId="4" w15:restartNumberingAfterBreak="0">
    <w:nsid w:val="04A2695A"/>
    <w:multiLevelType w:val="multilevel"/>
    <w:tmpl w:val="76E238D2"/>
    <w:lvl w:ilvl="0">
      <w:start w:val="5"/>
      <w:numFmt w:val="decimal"/>
      <w:lvlText w:val="%1."/>
      <w:lvlJc w:val="left"/>
      <w:pPr>
        <w:ind w:left="450" w:hanging="450"/>
      </w:pPr>
      <w:rPr>
        <w:rFonts w:hint="default"/>
      </w:rPr>
    </w:lvl>
    <w:lvl w:ilvl="1">
      <w:start w:val="1"/>
      <w:numFmt w:val="decimal"/>
      <w:lvlText w:val="%2."/>
      <w:lvlJc w:val="left"/>
      <w:pPr>
        <w:ind w:left="990" w:hanging="360"/>
      </w:pPr>
    </w:lvl>
    <w:lvl w:ilvl="2">
      <w:start w:val="1"/>
      <w:numFmt w:val="lowerLetter"/>
      <w:lvlText w:val="%3)"/>
      <w:lvlJc w:val="left"/>
      <w:pPr>
        <w:ind w:left="1620" w:hanging="360"/>
      </w:pPr>
    </w:lvl>
    <w:lvl w:ilvl="3">
      <w:start w:val="1"/>
      <w:numFmt w:val="bullet"/>
      <w:lvlText w:val=""/>
      <w:lvlJc w:val="left"/>
      <w:pPr>
        <w:ind w:left="2250" w:hanging="360"/>
      </w:pPr>
      <w:rPr>
        <w:rFonts w:ascii="Wingdings" w:hAnsi="Wingding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5" w15:restartNumberingAfterBreak="0">
    <w:nsid w:val="059C5738"/>
    <w:multiLevelType w:val="multilevel"/>
    <w:tmpl w:val="7D548A82"/>
    <w:lvl w:ilvl="0">
      <w:start w:val="21"/>
      <w:numFmt w:val="decimal"/>
      <w:lvlText w:val="%1"/>
      <w:lvlJc w:val="left"/>
      <w:pPr>
        <w:ind w:left="370" w:hanging="370"/>
      </w:pPr>
      <w:rPr>
        <w:rFonts w:hint="default"/>
        <w:b w:val="0"/>
      </w:rPr>
    </w:lvl>
    <w:lvl w:ilvl="1">
      <w:start w:val="1"/>
      <w:numFmt w:val="decimal"/>
      <w:lvlText w:val="%1.%2"/>
      <w:lvlJc w:val="left"/>
      <w:pPr>
        <w:ind w:left="3610" w:hanging="370"/>
      </w:pPr>
      <w:rPr>
        <w:rFonts w:hint="default"/>
        <w:b w:val="0"/>
      </w:rPr>
    </w:lvl>
    <w:lvl w:ilvl="2">
      <w:start w:val="1"/>
      <w:numFmt w:val="decimal"/>
      <w:lvlText w:val="%1.%2.%3"/>
      <w:lvlJc w:val="left"/>
      <w:pPr>
        <w:ind w:left="7200" w:hanging="720"/>
      </w:pPr>
      <w:rPr>
        <w:rFonts w:hint="default"/>
        <w:b w:val="0"/>
      </w:rPr>
    </w:lvl>
    <w:lvl w:ilvl="3">
      <w:start w:val="1"/>
      <w:numFmt w:val="decimal"/>
      <w:lvlText w:val="%1.%2.%3.%4"/>
      <w:lvlJc w:val="left"/>
      <w:pPr>
        <w:ind w:left="10440" w:hanging="720"/>
      </w:pPr>
      <w:rPr>
        <w:rFonts w:hint="default"/>
        <w:b w:val="0"/>
      </w:rPr>
    </w:lvl>
    <w:lvl w:ilvl="4">
      <w:start w:val="1"/>
      <w:numFmt w:val="decimal"/>
      <w:lvlText w:val="%1.%2.%3.%4.%5"/>
      <w:lvlJc w:val="left"/>
      <w:pPr>
        <w:ind w:left="14040" w:hanging="1080"/>
      </w:pPr>
      <w:rPr>
        <w:rFonts w:hint="default"/>
        <w:b w:val="0"/>
      </w:rPr>
    </w:lvl>
    <w:lvl w:ilvl="5">
      <w:start w:val="1"/>
      <w:numFmt w:val="decimal"/>
      <w:lvlText w:val="%1.%2.%3.%4.%5.%6"/>
      <w:lvlJc w:val="left"/>
      <w:pPr>
        <w:ind w:left="17280" w:hanging="1080"/>
      </w:pPr>
      <w:rPr>
        <w:rFonts w:hint="default"/>
        <w:b w:val="0"/>
      </w:rPr>
    </w:lvl>
    <w:lvl w:ilvl="6">
      <w:start w:val="1"/>
      <w:numFmt w:val="decimal"/>
      <w:lvlText w:val="%1.%2.%3.%4.%5.%6.%7"/>
      <w:lvlJc w:val="left"/>
      <w:pPr>
        <w:ind w:left="20880" w:hanging="1440"/>
      </w:pPr>
      <w:rPr>
        <w:rFonts w:hint="default"/>
        <w:b w:val="0"/>
      </w:rPr>
    </w:lvl>
    <w:lvl w:ilvl="7">
      <w:start w:val="1"/>
      <w:numFmt w:val="decimal"/>
      <w:lvlText w:val="%1.%2.%3.%4.%5.%6.%7.%8"/>
      <w:lvlJc w:val="left"/>
      <w:pPr>
        <w:ind w:left="24120" w:hanging="1440"/>
      </w:pPr>
      <w:rPr>
        <w:rFonts w:hint="default"/>
        <w:b w:val="0"/>
      </w:rPr>
    </w:lvl>
    <w:lvl w:ilvl="8">
      <w:start w:val="1"/>
      <w:numFmt w:val="decimal"/>
      <w:lvlText w:val="%1.%2.%3.%4.%5.%6.%7.%8.%9"/>
      <w:lvlJc w:val="left"/>
      <w:pPr>
        <w:ind w:left="27720" w:hanging="1800"/>
      </w:pPr>
      <w:rPr>
        <w:rFonts w:hint="default"/>
        <w:b w:val="0"/>
      </w:rPr>
    </w:lvl>
  </w:abstractNum>
  <w:abstractNum w:abstractNumId="6" w15:restartNumberingAfterBreak="0">
    <w:nsid w:val="075C0A74"/>
    <w:multiLevelType w:val="multilevel"/>
    <w:tmpl w:val="22322E12"/>
    <w:lvl w:ilvl="0">
      <w:start w:val="8"/>
      <w:numFmt w:val="decimal"/>
      <w:lvlText w:val="%1"/>
      <w:lvlJc w:val="left"/>
      <w:pPr>
        <w:ind w:left="360" w:hanging="360"/>
      </w:pPr>
      <w:rPr>
        <w:rFonts w:hint="default"/>
        <w:b/>
      </w:rPr>
    </w:lvl>
    <w:lvl w:ilvl="1">
      <w:start w:val="1"/>
      <w:numFmt w:val="decimal"/>
      <w:lvlText w:val="%1.%2"/>
      <w:lvlJc w:val="left"/>
      <w:pPr>
        <w:ind w:left="2880" w:hanging="360"/>
      </w:pPr>
      <w:rPr>
        <w:rFonts w:hint="default"/>
        <w:b w:val="0"/>
        <w:bCs/>
      </w:rPr>
    </w:lvl>
    <w:lvl w:ilvl="2">
      <w:start w:val="1"/>
      <w:numFmt w:val="decimal"/>
      <w:lvlText w:val="%1.%2.%3"/>
      <w:lvlJc w:val="left"/>
      <w:pPr>
        <w:ind w:left="5760" w:hanging="720"/>
      </w:pPr>
      <w:rPr>
        <w:rFonts w:hint="default"/>
        <w:b/>
      </w:rPr>
    </w:lvl>
    <w:lvl w:ilvl="3">
      <w:start w:val="1"/>
      <w:numFmt w:val="decimal"/>
      <w:lvlText w:val="%1.%2.%3.%4"/>
      <w:lvlJc w:val="left"/>
      <w:pPr>
        <w:ind w:left="8280" w:hanging="720"/>
      </w:pPr>
      <w:rPr>
        <w:rFonts w:hint="default"/>
        <w:b/>
      </w:rPr>
    </w:lvl>
    <w:lvl w:ilvl="4">
      <w:start w:val="1"/>
      <w:numFmt w:val="decimal"/>
      <w:lvlText w:val="%1.%2.%3.%4.%5"/>
      <w:lvlJc w:val="left"/>
      <w:pPr>
        <w:ind w:left="10800" w:hanging="720"/>
      </w:pPr>
      <w:rPr>
        <w:rFonts w:hint="default"/>
        <w:b/>
      </w:rPr>
    </w:lvl>
    <w:lvl w:ilvl="5">
      <w:start w:val="1"/>
      <w:numFmt w:val="decimal"/>
      <w:lvlText w:val="%1.%2.%3.%4.%5.%6"/>
      <w:lvlJc w:val="left"/>
      <w:pPr>
        <w:ind w:left="13680" w:hanging="1080"/>
      </w:pPr>
      <w:rPr>
        <w:rFonts w:hint="default"/>
        <w:b/>
      </w:rPr>
    </w:lvl>
    <w:lvl w:ilvl="6">
      <w:start w:val="1"/>
      <w:numFmt w:val="decimal"/>
      <w:lvlText w:val="%1.%2.%3.%4.%5.%6.%7"/>
      <w:lvlJc w:val="left"/>
      <w:pPr>
        <w:ind w:left="16200" w:hanging="1080"/>
      </w:pPr>
      <w:rPr>
        <w:rFonts w:hint="default"/>
        <w:b/>
      </w:rPr>
    </w:lvl>
    <w:lvl w:ilvl="7">
      <w:start w:val="1"/>
      <w:numFmt w:val="decimal"/>
      <w:lvlText w:val="%1.%2.%3.%4.%5.%6.%7.%8"/>
      <w:lvlJc w:val="left"/>
      <w:pPr>
        <w:ind w:left="19080" w:hanging="1440"/>
      </w:pPr>
      <w:rPr>
        <w:rFonts w:hint="default"/>
        <w:b/>
      </w:rPr>
    </w:lvl>
    <w:lvl w:ilvl="8">
      <w:start w:val="1"/>
      <w:numFmt w:val="decimal"/>
      <w:lvlText w:val="%1.%2.%3.%4.%5.%6.%7.%8.%9"/>
      <w:lvlJc w:val="left"/>
      <w:pPr>
        <w:ind w:left="21600" w:hanging="1440"/>
      </w:pPr>
      <w:rPr>
        <w:rFonts w:hint="default"/>
        <w:b/>
      </w:rPr>
    </w:lvl>
  </w:abstractNum>
  <w:abstractNum w:abstractNumId="7" w15:restartNumberingAfterBreak="0">
    <w:nsid w:val="077371F4"/>
    <w:multiLevelType w:val="hybridMultilevel"/>
    <w:tmpl w:val="EFC4F7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A9F252E"/>
    <w:multiLevelType w:val="hybridMultilevel"/>
    <w:tmpl w:val="FCB8B7A2"/>
    <w:lvl w:ilvl="0" w:tplc="810C4DCC">
      <w:start w:val="1"/>
      <w:numFmt w:val="upperLetter"/>
      <w:lvlText w:val="%1."/>
      <w:lvlJc w:val="left"/>
      <w:pPr>
        <w:ind w:left="1260" w:hanging="360"/>
      </w:pPr>
      <w:rPr>
        <w:b/>
        <w:bCs/>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9" w15:restartNumberingAfterBreak="0">
    <w:nsid w:val="0B5568B8"/>
    <w:multiLevelType w:val="hybridMultilevel"/>
    <w:tmpl w:val="2A9640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D146DC1"/>
    <w:multiLevelType w:val="hybridMultilevel"/>
    <w:tmpl w:val="66D682A4"/>
    <w:lvl w:ilvl="0" w:tplc="4C1427D4">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D1D38DA"/>
    <w:multiLevelType w:val="hybridMultilevel"/>
    <w:tmpl w:val="4F34097C"/>
    <w:lvl w:ilvl="0" w:tplc="E8C8BF6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D911A01"/>
    <w:multiLevelType w:val="hybridMultilevel"/>
    <w:tmpl w:val="8B7A6DCC"/>
    <w:lvl w:ilvl="0" w:tplc="D9F8B5F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10203DE1"/>
    <w:multiLevelType w:val="hybridMultilevel"/>
    <w:tmpl w:val="65526F8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03F7B14"/>
    <w:multiLevelType w:val="multilevel"/>
    <w:tmpl w:val="1F50B492"/>
    <w:lvl w:ilvl="0">
      <w:start w:val="7"/>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12767AF4"/>
    <w:multiLevelType w:val="multilevel"/>
    <w:tmpl w:val="889074A6"/>
    <w:lvl w:ilvl="0">
      <w:start w:val="15"/>
      <w:numFmt w:val="decimal"/>
      <w:lvlText w:val="%1."/>
      <w:lvlJc w:val="left"/>
      <w:pPr>
        <w:ind w:left="405" w:hanging="405"/>
      </w:pPr>
      <w:rPr>
        <w:rFonts w:hint="default"/>
      </w:rPr>
    </w:lvl>
    <w:lvl w:ilvl="1">
      <w:start w:val="1"/>
      <w:numFmt w:val="decimal"/>
      <w:lvlText w:val="%2."/>
      <w:lvlJc w:val="left"/>
      <w:pPr>
        <w:ind w:left="900" w:hanging="360"/>
      </w:p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15BD37B1"/>
    <w:multiLevelType w:val="hybridMultilevel"/>
    <w:tmpl w:val="BF8CDDFC"/>
    <w:lvl w:ilvl="0" w:tplc="8C4E2DD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0F5F4E"/>
    <w:multiLevelType w:val="hybridMultilevel"/>
    <w:tmpl w:val="94E82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C461E9"/>
    <w:multiLevelType w:val="multilevel"/>
    <w:tmpl w:val="B4A6BDEE"/>
    <w:lvl w:ilvl="0">
      <w:start w:val="18"/>
      <w:numFmt w:val="decimal"/>
      <w:lvlText w:val="%1."/>
      <w:lvlJc w:val="left"/>
      <w:pPr>
        <w:ind w:left="405" w:hanging="405"/>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BD8746D"/>
    <w:multiLevelType w:val="hybridMultilevel"/>
    <w:tmpl w:val="9E26A7C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0" w15:restartNumberingAfterBreak="0">
    <w:nsid w:val="1EB53D20"/>
    <w:multiLevelType w:val="multilevel"/>
    <w:tmpl w:val="5A945924"/>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ECB7C16"/>
    <w:multiLevelType w:val="multilevel"/>
    <w:tmpl w:val="8B782630"/>
    <w:lvl w:ilvl="0">
      <w:start w:val="4"/>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2" w15:restartNumberingAfterBreak="0">
    <w:nsid w:val="237B6D73"/>
    <w:multiLevelType w:val="multilevel"/>
    <w:tmpl w:val="AC5CC31C"/>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6676A82"/>
    <w:multiLevelType w:val="multilevel"/>
    <w:tmpl w:val="FAFC557A"/>
    <w:lvl w:ilvl="0">
      <w:start w:val="22"/>
      <w:numFmt w:val="decimal"/>
      <w:lvlText w:val="%1"/>
      <w:lvlJc w:val="left"/>
      <w:pPr>
        <w:ind w:left="370" w:hanging="370"/>
      </w:pPr>
      <w:rPr>
        <w:rFonts w:hint="default"/>
      </w:rPr>
    </w:lvl>
    <w:lvl w:ilvl="1">
      <w:start w:val="1"/>
      <w:numFmt w:val="decimal"/>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26FD6823"/>
    <w:multiLevelType w:val="hybridMultilevel"/>
    <w:tmpl w:val="FFF85BB2"/>
    <w:lvl w:ilvl="0" w:tplc="04090019">
      <w:start w:val="1"/>
      <w:numFmt w:val="lowerLetter"/>
      <w:lvlText w:val="%1."/>
      <w:lvlJc w:val="left"/>
      <w:pPr>
        <w:ind w:left="1690" w:hanging="360"/>
      </w:pPr>
    </w:lvl>
    <w:lvl w:ilvl="1" w:tplc="FFFFFFFF" w:tentative="1">
      <w:start w:val="1"/>
      <w:numFmt w:val="lowerLetter"/>
      <w:lvlText w:val="%2."/>
      <w:lvlJc w:val="left"/>
      <w:pPr>
        <w:ind w:left="2410" w:hanging="360"/>
      </w:pPr>
    </w:lvl>
    <w:lvl w:ilvl="2" w:tplc="FFFFFFFF" w:tentative="1">
      <w:start w:val="1"/>
      <w:numFmt w:val="lowerRoman"/>
      <w:lvlText w:val="%3."/>
      <w:lvlJc w:val="right"/>
      <w:pPr>
        <w:ind w:left="3130" w:hanging="180"/>
      </w:pPr>
    </w:lvl>
    <w:lvl w:ilvl="3" w:tplc="FFFFFFFF" w:tentative="1">
      <w:start w:val="1"/>
      <w:numFmt w:val="decimal"/>
      <w:lvlText w:val="%4."/>
      <w:lvlJc w:val="left"/>
      <w:pPr>
        <w:ind w:left="3850" w:hanging="360"/>
      </w:pPr>
    </w:lvl>
    <w:lvl w:ilvl="4" w:tplc="FFFFFFFF" w:tentative="1">
      <w:start w:val="1"/>
      <w:numFmt w:val="lowerLetter"/>
      <w:lvlText w:val="%5."/>
      <w:lvlJc w:val="left"/>
      <w:pPr>
        <w:ind w:left="4570" w:hanging="360"/>
      </w:pPr>
    </w:lvl>
    <w:lvl w:ilvl="5" w:tplc="FFFFFFFF" w:tentative="1">
      <w:start w:val="1"/>
      <w:numFmt w:val="lowerRoman"/>
      <w:lvlText w:val="%6."/>
      <w:lvlJc w:val="right"/>
      <w:pPr>
        <w:ind w:left="5290" w:hanging="180"/>
      </w:pPr>
    </w:lvl>
    <w:lvl w:ilvl="6" w:tplc="FFFFFFFF" w:tentative="1">
      <w:start w:val="1"/>
      <w:numFmt w:val="decimal"/>
      <w:lvlText w:val="%7."/>
      <w:lvlJc w:val="left"/>
      <w:pPr>
        <w:ind w:left="6010" w:hanging="360"/>
      </w:pPr>
    </w:lvl>
    <w:lvl w:ilvl="7" w:tplc="FFFFFFFF" w:tentative="1">
      <w:start w:val="1"/>
      <w:numFmt w:val="lowerLetter"/>
      <w:lvlText w:val="%8."/>
      <w:lvlJc w:val="left"/>
      <w:pPr>
        <w:ind w:left="6730" w:hanging="360"/>
      </w:pPr>
    </w:lvl>
    <w:lvl w:ilvl="8" w:tplc="FFFFFFFF" w:tentative="1">
      <w:start w:val="1"/>
      <w:numFmt w:val="lowerRoman"/>
      <w:lvlText w:val="%9."/>
      <w:lvlJc w:val="right"/>
      <w:pPr>
        <w:ind w:left="7450" w:hanging="180"/>
      </w:pPr>
    </w:lvl>
  </w:abstractNum>
  <w:abstractNum w:abstractNumId="25" w15:restartNumberingAfterBreak="0">
    <w:nsid w:val="282B4293"/>
    <w:multiLevelType w:val="hybridMultilevel"/>
    <w:tmpl w:val="514086B4"/>
    <w:lvl w:ilvl="0" w:tplc="3C10A7D4">
      <w:start w:val="1"/>
      <w:numFmt w:val="bullet"/>
      <w:lvlText w:val=""/>
      <w:lvlJc w:val="left"/>
      <w:pPr>
        <w:ind w:left="970" w:hanging="360"/>
      </w:pPr>
      <w:rPr>
        <w:rFonts w:ascii="Symbol" w:hAnsi="Symbol" w:hint="default"/>
        <w:b/>
        <w:bCs/>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26" w15:restartNumberingAfterBreak="0">
    <w:nsid w:val="293F1C89"/>
    <w:multiLevelType w:val="hybridMultilevel"/>
    <w:tmpl w:val="AF6C2E72"/>
    <w:lvl w:ilvl="0" w:tplc="04090019">
      <w:start w:val="1"/>
      <w:numFmt w:val="lowerLetter"/>
      <w:lvlText w:val="%1."/>
      <w:lvlJc w:val="left"/>
      <w:pPr>
        <w:ind w:left="900" w:hanging="360"/>
      </w:pPr>
    </w:lvl>
    <w:lvl w:ilvl="1" w:tplc="04090019" w:tentative="1">
      <w:start w:val="1"/>
      <w:numFmt w:val="lowerLetter"/>
      <w:lvlText w:val="%2."/>
      <w:lvlJc w:val="left"/>
      <w:pPr>
        <w:ind w:left="2410" w:hanging="360"/>
      </w:pPr>
    </w:lvl>
    <w:lvl w:ilvl="2" w:tplc="0409001B" w:tentative="1">
      <w:start w:val="1"/>
      <w:numFmt w:val="lowerRoman"/>
      <w:lvlText w:val="%3."/>
      <w:lvlJc w:val="right"/>
      <w:pPr>
        <w:ind w:left="3130" w:hanging="180"/>
      </w:pPr>
    </w:lvl>
    <w:lvl w:ilvl="3" w:tplc="0409000F" w:tentative="1">
      <w:start w:val="1"/>
      <w:numFmt w:val="decimal"/>
      <w:lvlText w:val="%4."/>
      <w:lvlJc w:val="left"/>
      <w:pPr>
        <w:ind w:left="3850" w:hanging="360"/>
      </w:pPr>
    </w:lvl>
    <w:lvl w:ilvl="4" w:tplc="04090019" w:tentative="1">
      <w:start w:val="1"/>
      <w:numFmt w:val="lowerLetter"/>
      <w:lvlText w:val="%5."/>
      <w:lvlJc w:val="left"/>
      <w:pPr>
        <w:ind w:left="4570" w:hanging="360"/>
      </w:pPr>
    </w:lvl>
    <w:lvl w:ilvl="5" w:tplc="0409001B" w:tentative="1">
      <w:start w:val="1"/>
      <w:numFmt w:val="lowerRoman"/>
      <w:lvlText w:val="%6."/>
      <w:lvlJc w:val="right"/>
      <w:pPr>
        <w:ind w:left="5290" w:hanging="180"/>
      </w:pPr>
    </w:lvl>
    <w:lvl w:ilvl="6" w:tplc="0409000F" w:tentative="1">
      <w:start w:val="1"/>
      <w:numFmt w:val="decimal"/>
      <w:lvlText w:val="%7."/>
      <w:lvlJc w:val="left"/>
      <w:pPr>
        <w:ind w:left="6010" w:hanging="360"/>
      </w:pPr>
    </w:lvl>
    <w:lvl w:ilvl="7" w:tplc="04090019" w:tentative="1">
      <w:start w:val="1"/>
      <w:numFmt w:val="lowerLetter"/>
      <w:lvlText w:val="%8."/>
      <w:lvlJc w:val="left"/>
      <w:pPr>
        <w:ind w:left="6730" w:hanging="360"/>
      </w:pPr>
    </w:lvl>
    <w:lvl w:ilvl="8" w:tplc="0409001B" w:tentative="1">
      <w:start w:val="1"/>
      <w:numFmt w:val="lowerRoman"/>
      <w:lvlText w:val="%9."/>
      <w:lvlJc w:val="right"/>
      <w:pPr>
        <w:ind w:left="7450" w:hanging="180"/>
      </w:pPr>
    </w:lvl>
  </w:abstractNum>
  <w:abstractNum w:abstractNumId="27" w15:restartNumberingAfterBreak="0">
    <w:nsid w:val="297824CB"/>
    <w:multiLevelType w:val="multilevel"/>
    <w:tmpl w:val="786EA802"/>
    <w:lvl w:ilvl="0">
      <w:start w:val="12"/>
      <w:numFmt w:val="decimal"/>
      <w:lvlText w:val="%1"/>
      <w:lvlJc w:val="left"/>
      <w:pPr>
        <w:ind w:left="510" w:hanging="510"/>
      </w:pPr>
      <w:rPr>
        <w:rFonts w:hint="default"/>
      </w:rPr>
    </w:lvl>
    <w:lvl w:ilvl="1">
      <w:start w:val="1"/>
      <w:numFmt w:val="decimal"/>
      <w:lvlText w:val="%1.%2"/>
      <w:lvlJc w:val="left"/>
      <w:pPr>
        <w:ind w:left="793" w:hanging="51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8" w15:restartNumberingAfterBreak="0">
    <w:nsid w:val="2AE95BDD"/>
    <w:multiLevelType w:val="multilevel"/>
    <w:tmpl w:val="E85E04E0"/>
    <w:lvl w:ilvl="0">
      <w:start w:val="18"/>
      <w:numFmt w:val="decimal"/>
      <w:lvlText w:val="%1"/>
      <w:lvlJc w:val="left"/>
      <w:pPr>
        <w:ind w:left="390" w:hanging="39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B8B245D"/>
    <w:multiLevelType w:val="hybridMultilevel"/>
    <w:tmpl w:val="5434E5CC"/>
    <w:lvl w:ilvl="0" w:tplc="C8120454">
      <w:start w:val="2"/>
      <w:numFmt w:val="decimal"/>
      <w:lvlText w:val="%1."/>
      <w:lvlJc w:val="left"/>
      <w:pPr>
        <w:ind w:left="360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1A2482"/>
    <w:multiLevelType w:val="hybridMultilevel"/>
    <w:tmpl w:val="B41C0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2002AB"/>
    <w:multiLevelType w:val="hybridMultilevel"/>
    <w:tmpl w:val="37B80E6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C295282"/>
    <w:multiLevelType w:val="multilevel"/>
    <w:tmpl w:val="00D8D34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2CA45C03"/>
    <w:multiLevelType w:val="multilevel"/>
    <w:tmpl w:val="376CA8CE"/>
    <w:lvl w:ilvl="0">
      <w:start w:val="10"/>
      <w:numFmt w:val="decimal"/>
      <w:lvlText w:val="%1."/>
      <w:lvlJc w:val="left"/>
      <w:pPr>
        <w:ind w:left="405" w:hanging="405"/>
      </w:pPr>
      <w:rPr>
        <w:rFonts w:cs="Times New Roman" w:hint="default"/>
      </w:rPr>
    </w:lvl>
    <w:lvl w:ilvl="1">
      <w:start w:val="1"/>
      <w:numFmt w:val="decimal"/>
      <w:lvlText w:val="%1.%2."/>
      <w:lvlJc w:val="left"/>
      <w:pPr>
        <w:ind w:left="765" w:hanging="405"/>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34" w15:restartNumberingAfterBreak="0">
    <w:nsid w:val="2EB2103E"/>
    <w:multiLevelType w:val="hybridMultilevel"/>
    <w:tmpl w:val="BD2021DE"/>
    <w:lvl w:ilvl="0" w:tplc="C8BA2F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F0B6DC0"/>
    <w:multiLevelType w:val="hybridMultilevel"/>
    <w:tmpl w:val="4E0A3DEC"/>
    <w:lvl w:ilvl="0" w:tplc="CCE613A0">
      <w:start w:val="1"/>
      <w:numFmt w:val="lowerLetter"/>
      <w:lvlText w:val="%1."/>
      <w:lvlJc w:val="left"/>
      <w:pPr>
        <w:ind w:left="18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0AB54A1"/>
    <w:multiLevelType w:val="hybridMultilevel"/>
    <w:tmpl w:val="FFF85BB2"/>
    <w:lvl w:ilvl="0" w:tplc="FFFFFFFF">
      <w:start w:val="1"/>
      <w:numFmt w:val="lowerLetter"/>
      <w:lvlText w:val="%1."/>
      <w:lvlJc w:val="left"/>
      <w:pPr>
        <w:ind w:left="1690" w:hanging="360"/>
      </w:pPr>
    </w:lvl>
    <w:lvl w:ilvl="1" w:tplc="FFFFFFFF" w:tentative="1">
      <w:start w:val="1"/>
      <w:numFmt w:val="lowerLetter"/>
      <w:lvlText w:val="%2."/>
      <w:lvlJc w:val="left"/>
      <w:pPr>
        <w:ind w:left="2410" w:hanging="360"/>
      </w:pPr>
    </w:lvl>
    <w:lvl w:ilvl="2" w:tplc="FFFFFFFF" w:tentative="1">
      <w:start w:val="1"/>
      <w:numFmt w:val="lowerRoman"/>
      <w:lvlText w:val="%3."/>
      <w:lvlJc w:val="right"/>
      <w:pPr>
        <w:ind w:left="3130" w:hanging="180"/>
      </w:pPr>
    </w:lvl>
    <w:lvl w:ilvl="3" w:tplc="FFFFFFFF" w:tentative="1">
      <w:start w:val="1"/>
      <w:numFmt w:val="decimal"/>
      <w:lvlText w:val="%4."/>
      <w:lvlJc w:val="left"/>
      <w:pPr>
        <w:ind w:left="3850" w:hanging="360"/>
      </w:pPr>
    </w:lvl>
    <w:lvl w:ilvl="4" w:tplc="FFFFFFFF" w:tentative="1">
      <w:start w:val="1"/>
      <w:numFmt w:val="lowerLetter"/>
      <w:lvlText w:val="%5."/>
      <w:lvlJc w:val="left"/>
      <w:pPr>
        <w:ind w:left="4570" w:hanging="360"/>
      </w:pPr>
    </w:lvl>
    <w:lvl w:ilvl="5" w:tplc="FFFFFFFF" w:tentative="1">
      <w:start w:val="1"/>
      <w:numFmt w:val="lowerRoman"/>
      <w:lvlText w:val="%6."/>
      <w:lvlJc w:val="right"/>
      <w:pPr>
        <w:ind w:left="5290" w:hanging="180"/>
      </w:pPr>
    </w:lvl>
    <w:lvl w:ilvl="6" w:tplc="FFFFFFFF" w:tentative="1">
      <w:start w:val="1"/>
      <w:numFmt w:val="decimal"/>
      <w:lvlText w:val="%7."/>
      <w:lvlJc w:val="left"/>
      <w:pPr>
        <w:ind w:left="6010" w:hanging="360"/>
      </w:pPr>
    </w:lvl>
    <w:lvl w:ilvl="7" w:tplc="FFFFFFFF" w:tentative="1">
      <w:start w:val="1"/>
      <w:numFmt w:val="lowerLetter"/>
      <w:lvlText w:val="%8."/>
      <w:lvlJc w:val="left"/>
      <w:pPr>
        <w:ind w:left="6730" w:hanging="360"/>
      </w:pPr>
    </w:lvl>
    <w:lvl w:ilvl="8" w:tplc="FFFFFFFF" w:tentative="1">
      <w:start w:val="1"/>
      <w:numFmt w:val="lowerRoman"/>
      <w:lvlText w:val="%9."/>
      <w:lvlJc w:val="right"/>
      <w:pPr>
        <w:ind w:left="7450" w:hanging="180"/>
      </w:pPr>
    </w:lvl>
  </w:abstractNum>
  <w:abstractNum w:abstractNumId="37" w15:restartNumberingAfterBreak="0">
    <w:nsid w:val="32301919"/>
    <w:multiLevelType w:val="hybridMultilevel"/>
    <w:tmpl w:val="25BCEB4C"/>
    <w:lvl w:ilvl="0" w:tplc="0B5C3C0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231524"/>
    <w:multiLevelType w:val="multilevel"/>
    <w:tmpl w:val="735E68A0"/>
    <w:lvl w:ilvl="0">
      <w:start w:val="6"/>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348A5AF4"/>
    <w:multiLevelType w:val="hybridMultilevel"/>
    <w:tmpl w:val="1C94D7E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4B67633"/>
    <w:multiLevelType w:val="hybridMultilevel"/>
    <w:tmpl w:val="65526F8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4C241BB"/>
    <w:multiLevelType w:val="multilevel"/>
    <w:tmpl w:val="ED428B60"/>
    <w:lvl w:ilvl="0">
      <w:start w:val="12"/>
      <w:numFmt w:val="decimal"/>
      <w:lvlText w:val="%1."/>
      <w:lvlJc w:val="left"/>
      <w:pPr>
        <w:ind w:left="405" w:hanging="405"/>
      </w:pPr>
      <w:rPr>
        <w:rFonts w:hint="default"/>
      </w:rPr>
    </w:lvl>
    <w:lvl w:ilvl="1">
      <w:start w:val="1"/>
      <w:numFmt w:val="decimal"/>
      <w:lvlText w:val="%2."/>
      <w:lvlJc w:val="left"/>
      <w:pPr>
        <w:ind w:left="927" w:hanging="360"/>
      </w:pPr>
    </w:lvl>
    <w:lvl w:ilvl="2">
      <w:start w:val="1"/>
      <w:numFmt w:val="lowerLetter"/>
      <w:lvlText w:val="%3)"/>
      <w:lvlJc w:val="left"/>
      <w:pPr>
        <w:ind w:left="1494" w:hanging="360"/>
      </w:p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2" w15:restartNumberingAfterBreak="0">
    <w:nsid w:val="35AC4317"/>
    <w:multiLevelType w:val="hybridMultilevel"/>
    <w:tmpl w:val="B0F0832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6CBA93B8">
      <w:start w:val="1"/>
      <w:numFmt w:val="decimal"/>
      <w:lvlText w:val="%3."/>
      <w:lvlJc w:val="left"/>
      <w:pPr>
        <w:ind w:left="2700" w:hanging="360"/>
      </w:pPr>
      <w:rPr>
        <w:b w:val="0"/>
        <w:bCs/>
        <w:i w:val="0"/>
        <w:iCs/>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3" w15:restartNumberingAfterBreak="0">
    <w:nsid w:val="36E82490"/>
    <w:multiLevelType w:val="multilevel"/>
    <w:tmpl w:val="38A45200"/>
    <w:lvl w:ilvl="0">
      <w:start w:val="19"/>
      <w:numFmt w:val="decimal"/>
      <w:lvlText w:val="%1."/>
      <w:lvlJc w:val="left"/>
      <w:pPr>
        <w:ind w:left="405" w:hanging="405"/>
      </w:pPr>
      <w:rPr>
        <w:rFonts w:hint="default"/>
      </w:rPr>
    </w:lvl>
    <w:lvl w:ilvl="1">
      <w:start w:val="1"/>
      <w:numFmt w:val="decimal"/>
      <w:lvlText w:val="%2."/>
      <w:lvlJc w:val="left"/>
      <w:pPr>
        <w:ind w:left="972" w:hanging="405"/>
      </w:pPr>
      <w:rPr>
        <w:rFonts w:ascii="Cambria" w:eastAsia="Times New Roman" w:hAnsi="Cambria" w:cs="Arial"/>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4" w15:restartNumberingAfterBreak="0">
    <w:nsid w:val="38AF5DF4"/>
    <w:multiLevelType w:val="hybridMultilevel"/>
    <w:tmpl w:val="CE7027AE"/>
    <w:lvl w:ilvl="0" w:tplc="407AF42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1BE72B2">
      <w:start w:val="1"/>
      <w:numFmt w:val="decimal"/>
      <w:lvlText w:val="%4."/>
      <w:lvlJc w:val="left"/>
      <w:pPr>
        <w:ind w:left="288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3A8113B2"/>
    <w:multiLevelType w:val="multilevel"/>
    <w:tmpl w:val="E3442250"/>
    <w:lvl w:ilvl="0">
      <w:start w:val="1"/>
      <w:numFmt w:val="decimal"/>
      <w:lvlText w:val="%1"/>
      <w:lvlJc w:val="left"/>
      <w:pPr>
        <w:ind w:left="360" w:hanging="360"/>
      </w:pPr>
      <w:rPr>
        <w:rFonts w:hint="default"/>
        <w:b/>
        <w:u w:val="single"/>
      </w:rPr>
    </w:lvl>
    <w:lvl w:ilvl="1">
      <w:start w:val="1"/>
      <w:numFmt w:val="decimal"/>
      <w:lvlText w:val="%2."/>
      <w:lvlJc w:val="left"/>
      <w:pPr>
        <w:ind w:left="720" w:hanging="360"/>
      </w:pPr>
      <w:rPr>
        <w:b w:val="0"/>
        <w:bCs/>
      </w:rPr>
    </w:lvl>
    <w:lvl w:ilvl="2">
      <w:start w:val="1"/>
      <w:numFmt w:val="decimal"/>
      <w:lvlText w:val="%1.%2.%3"/>
      <w:lvlJc w:val="left"/>
      <w:pPr>
        <w:ind w:left="1440" w:hanging="720"/>
      </w:pPr>
      <w:rPr>
        <w:rFonts w:hint="default"/>
        <w:b/>
        <w:u w:val="single"/>
      </w:rPr>
    </w:lvl>
    <w:lvl w:ilvl="3">
      <w:start w:val="1"/>
      <w:numFmt w:val="decimal"/>
      <w:lvlText w:val="%1.%2.%3.%4"/>
      <w:lvlJc w:val="left"/>
      <w:pPr>
        <w:ind w:left="1800" w:hanging="720"/>
      </w:pPr>
      <w:rPr>
        <w:rFonts w:hint="default"/>
        <w:b/>
        <w:u w:val="single"/>
      </w:rPr>
    </w:lvl>
    <w:lvl w:ilvl="4">
      <w:start w:val="1"/>
      <w:numFmt w:val="decimal"/>
      <w:lvlText w:val="%1.%2.%3.%4.%5"/>
      <w:lvlJc w:val="left"/>
      <w:pPr>
        <w:ind w:left="2520" w:hanging="1080"/>
      </w:pPr>
      <w:rPr>
        <w:rFonts w:hint="default"/>
        <w:b/>
        <w:u w:val="single"/>
      </w:rPr>
    </w:lvl>
    <w:lvl w:ilvl="5">
      <w:start w:val="1"/>
      <w:numFmt w:val="decimal"/>
      <w:lvlText w:val="%1.%2.%3.%4.%5.%6"/>
      <w:lvlJc w:val="left"/>
      <w:pPr>
        <w:ind w:left="2880" w:hanging="1080"/>
      </w:pPr>
      <w:rPr>
        <w:rFonts w:hint="default"/>
        <w:b/>
        <w:u w:val="single"/>
      </w:rPr>
    </w:lvl>
    <w:lvl w:ilvl="6">
      <w:start w:val="1"/>
      <w:numFmt w:val="decimal"/>
      <w:lvlText w:val="%1.%2.%3.%4.%5.%6.%7"/>
      <w:lvlJc w:val="left"/>
      <w:pPr>
        <w:ind w:left="3600" w:hanging="1440"/>
      </w:pPr>
      <w:rPr>
        <w:rFonts w:hint="default"/>
        <w:b/>
        <w:u w:val="single"/>
      </w:rPr>
    </w:lvl>
    <w:lvl w:ilvl="7">
      <w:start w:val="1"/>
      <w:numFmt w:val="decimal"/>
      <w:lvlText w:val="%1.%2.%3.%4.%5.%6.%7.%8"/>
      <w:lvlJc w:val="left"/>
      <w:pPr>
        <w:ind w:left="3960" w:hanging="1440"/>
      </w:pPr>
      <w:rPr>
        <w:rFonts w:hint="default"/>
        <w:b/>
        <w:u w:val="single"/>
      </w:rPr>
    </w:lvl>
    <w:lvl w:ilvl="8">
      <w:start w:val="1"/>
      <w:numFmt w:val="decimal"/>
      <w:lvlText w:val="%1.%2.%3.%4.%5.%6.%7.%8.%9"/>
      <w:lvlJc w:val="left"/>
      <w:pPr>
        <w:ind w:left="4680" w:hanging="1800"/>
      </w:pPr>
      <w:rPr>
        <w:rFonts w:hint="default"/>
        <w:b/>
        <w:u w:val="single"/>
      </w:rPr>
    </w:lvl>
  </w:abstractNum>
  <w:abstractNum w:abstractNumId="46" w15:restartNumberingAfterBreak="0">
    <w:nsid w:val="3B4B594F"/>
    <w:multiLevelType w:val="multilevel"/>
    <w:tmpl w:val="9C806C7C"/>
    <w:lvl w:ilvl="0">
      <w:start w:val="17"/>
      <w:numFmt w:val="decimal"/>
      <w:lvlText w:val="%1."/>
      <w:lvlJc w:val="left"/>
      <w:pPr>
        <w:ind w:left="405" w:hanging="405"/>
      </w:pPr>
      <w:rPr>
        <w:rFonts w:hint="default"/>
      </w:rPr>
    </w:lvl>
    <w:lvl w:ilvl="1">
      <w:start w:val="1"/>
      <w:numFmt w:val="decimal"/>
      <w:lvlText w:val="%2."/>
      <w:lvlJc w:val="left"/>
      <w:pPr>
        <w:ind w:left="927" w:hanging="360"/>
      </w:pPr>
      <w:rPr>
        <w:b w:val="0"/>
        <w:bCs/>
      </w:rPr>
    </w:lvl>
    <w:lvl w:ilvl="2">
      <w:start w:val="1"/>
      <w:numFmt w:val="lowerLetter"/>
      <w:lvlText w:val="%3)"/>
      <w:lvlJc w:val="left"/>
      <w:pPr>
        <w:ind w:left="1494" w:hanging="360"/>
      </w:p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7" w15:restartNumberingAfterBreak="0">
    <w:nsid w:val="3BB43772"/>
    <w:multiLevelType w:val="multilevel"/>
    <w:tmpl w:val="3BB43772"/>
    <w:lvl w:ilvl="0">
      <w:start w:val="1"/>
      <w:numFmt w:val="lowerLetter"/>
      <w:lvlText w:val="%1."/>
      <w:lvlJc w:val="left"/>
      <w:pPr>
        <w:ind w:left="720" w:hanging="360"/>
      </w:pPr>
      <w:rPr>
        <w:strike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15:restartNumberingAfterBreak="0">
    <w:nsid w:val="3CFE2BC0"/>
    <w:multiLevelType w:val="multilevel"/>
    <w:tmpl w:val="C3E2654E"/>
    <w:lvl w:ilvl="0">
      <w:start w:val="23"/>
      <w:numFmt w:val="decimal"/>
      <w:lvlText w:val="%1"/>
      <w:lvlJc w:val="left"/>
      <w:pPr>
        <w:ind w:left="370" w:hanging="370"/>
      </w:pPr>
      <w:rPr>
        <w:rFonts w:hint="default"/>
      </w:rPr>
    </w:lvl>
    <w:lvl w:ilvl="1">
      <w:start w:val="1"/>
      <w:numFmt w:val="decimal"/>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3D081841"/>
    <w:multiLevelType w:val="hybridMultilevel"/>
    <w:tmpl w:val="49025B26"/>
    <w:lvl w:ilvl="0" w:tplc="04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0" w15:restartNumberingAfterBreak="0">
    <w:nsid w:val="414A731C"/>
    <w:multiLevelType w:val="multilevel"/>
    <w:tmpl w:val="68A2AC5E"/>
    <w:lvl w:ilvl="0">
      <w:start w:val="1"/>
      <w:numFmt w:val="decimal"/>
      <w:lvlText w:val="%1."/>
      <w:lvlJc w:val="left"/>
      <w:pPr>
        <w:ind w:left="900" w:hanging="360"/>
      </w:pPr>
      <w:rPr>
        <w:rFonts w:ascii="Cambria" w:eastAsia="Times New Roman" w:hAnsi="Cambria" w:cs="Arial"/>
        <w:b w:val="0"/>
        <w:color w:val="000000"/>
      </w:rPr>
    </w:lvl>
    <w:lvl w:ilvl="1">
      <w:start w:val="1"/>
      <w:numFmt w:val="decimal"/>
      <w:lvlText w:val="%2."/>
      <w:lvlJc w:val="left"/>
      <w:pPr>
        <w:ind w:left="900" w:hanging="360"/>
      </w:pPr>
    </w:lvl>
    <w:lvl w:ilvl="2">
      <w:start w:val="1"/>
      <w:numFmt w:val="decimal"/>
      <w:isLgl/>
      <w:lvlText w:val="%1.%2.%3"/>
      <w:lvlJc w:val="left"/>
      <w:pPr>
        <w:ind w:left="1260" w:hanging="720"/>
      </w:pPr>
      <w:rPr>
        <w:rFonts w:hint="default"/>
        <w:b/>
        <w:u w:val="single"/>
      </w:rPr>
    </w:lvl>
    <w:lvl w:ilvl="3">
      <w:start w:val="1"/>
      <w:numFmt w:val="decimal"/>
      <w:isLgl/>
      <w:lvlText w:val="%1.%2.%3.%4"/>
      <w:lvlJc w:val="left"/>
      <w:pPr>
        <w:ind w:left="1260" w:hanging="720"/>
      </w:pPr>
      <w:rPr>
        <w:rFonts w:hint="default"/>
        <w:b/>
        <w:u w:val="single"/>
      </w:rPr>
    </w:lvl>
    <w:lvl w:ilvl="4">
      <w:start w:val="1"/>
      <w:numFmt w:val="decimal"/>
      <w:isLgl/>
      <w:lvlText w:val="%1.%2.%3.%4.%5"/>
      <w:lvlJc w:val="left"/>
      <w:pPr>
        <w:ind w:left="1620" w:hanging="1080"/>
      </w:pPr>
      <w:rPr>
        <w:rFonts w:hint="default"/>
        <w:b/>
        <w:u w:val="single"/>
      </w:rPr>
    </w:lvl>
    <w:lvl w:ilvl="5">
      <w:start w:val="1"/>
      <w:numFmt w:val="decimal"/>
      <w:isLgl/>
      <w:lvlText w:val="%1.%2.%3.%4.%5.%6"/>
      <w:lvlJc w:val="left"/>
      <w:pPr>
        <w:ind w:left="1620" w:hanging="1080"/>
      </w:pPr>
      <w:rPr>
        <w:rFonts w:hint="default"/>
        <w:b/>
        <w:u w:val="single"/>
      </w:rPr>
    </w:lvl>
    <w:lvl w:ilvl="6">
      <w:start w:val="1"/>
      <w:numFmt w:val="decimal"/>
      <w:isLgl/>
      <w:lvlText w:val="%1.%2.%3.%4.%5.%6.%7"/>
      <w:lvlJc w:val="left"/>
      <w:pPr>
        <w:ind w:left="1980" w:hanging="1440"/>
      </w:pPr>
      <w:rPr>
        <w:rFonts w:hint="default"/>
        <w:b/>
        <w:u w:val="single"/>
      </w:rPr>
    </w:lvl>
    <w:lvl w:ilvl="7">
      <w:start w:val="1"/>
      <w:numFmt w:val="decimal"/>
      <w:isLgl/>
      <w:lvlText w:val="%1.%2.%3.%4.%5.%6.%7.%8"/>
      <w:lvlJc w:val="left"/>
      <w:pPr>
        <w:ind w:left="1980" w:hanging="1440"/>
      </w:pPr>
      <w:rPr>
        <w:rFonts w:hint="default"/>
        <w:b/>
        <w:u w:val="single"/>
      </w:rPr>
    </w:lvl>
    <w:lvl w:ilvl="8">
      <w:start w:val="1"/>
      <w:numFmt w:val="decimal"/>
      <w:isLgl/>
      <w:lvlText w:val="%1.%2.%3.%4.%5.%6.%7.%8.%9"/>
      <w:lvlJc w:val="left"/>
      <w:pPr>
        <w:ind w:left="2340" w:hanging="1800"/>
      </w:pPr>
      <w:rPr>
        <w:rFonts w:hint="default"/>
        <w:b/>
        <w:u w:val="single"/>
      </w:rPr>
    </w:lvl>
  </w:abstractNum>
  <w:abstractNum w:abstractNumId="51" w15:restartNumberingAfterBreak="0">
    <w:nsid w:val="46376D14"/>
    <w:multiLevelType w:val="multilevel"/>
    <w:tmpl w:val="E9F01C4C"/>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46782147"/>
    <w:multiLevelType w:val="multilevel"/>
    <w:tmpl w:val="C97E8E9A"/>
    <w:lvl w:ilvl="0">
      <w:start w:val="8"/>
      <w:numFmt w:val="decimal"/>
      <w:lvlText w:val="%1"/>
      <w:lvlJc w:val="left"/>
      <w:pPr>
        <w:ind w:left="360" w:hanging="360"/>
      </w:pPr>
      <w:rPr>
        <w:rFonts w:hint="default"/>
        <w:b/>
      </w:rPr>
    </w:lvl>
    <w:lvl w:ilvl="1">
      <w:start w:val="1"/>
      <w:numFmt w:val="decimal"/>
      <w:lvlText w:val="%2."/>
      <w:lvlJc w:val="left"/>
      <w:pPr>
        <w:ind w:left="2880" w:hanging="360"/>
      </w:pPr>
    </w:lvl>
    <w:lvl w:ilvl="2">
      <w:start w:val="1"/>
      <w:numFmt w:val="decimal"/>
      <w:lvlText w:val="%1.%2.%3"/>
      <w:lvlJc w:val="left"/>
      <w:pPr>
        <w:ind w:left="5760" w:hanging="720"/>
      </w:pPr>
      <w:rPr>
        <w:rFonts w:hint="default"/>
        <w:b/>
      </w:rPr>
    </w:lvl>
    <w:lvl w:ilvl="3">
      <w:start w:val="1"/>
      <w:numFmt w:val="decimal"/>
      <w:lvlText w:val="%1.%2.%3.%4"/>
      <w:lvlJc w:val="left"/>
      <w:pPr>
        <w:ind w:left="8280" w:hanging="720"/>
      </w:pPr>
      <w:rPr>
        <w:rFonts w:hint="default"/>
        <w:b/>
      </w:rPr>
    </w:lvl>
    <w:lvl w:ilvl="4">
      <w:start w:val="1"/>
      <w:numFmt w:val="decimal"/>
      <w:lvlText w:val="%1.%2.%3.%4.%5"/>
      <w:lvlJc w:val="left"/>
      <w:pPr>
        <w:ind w:left="10800" w:hanging="720"/>
      </w:pPr>
      <w:rPr>
        <w:rFonts w:hint="default"/>
        <w:b/>
      </w:rPr>
    </w:lvl>
    <w:lvl w:ilvl="5">
      <w:start w:val="1"/>
      <w:numFmt w:val="decimal"/>
      <w:lvlText w:val="%1.%2.%3.%4.%5.%6"/>
      <w:lvlJc w:val="left"/>
      <w:pPr>
        <w:ind w:left="13680" w:hanging="1080"/>
      </w:pPr>
      <w:rPr>
        <w:rFonts w:hint="default"/>
        <w:b/>
      </w:rPr>
    </w:lvl>
    <w:lvl w:ilvl="6">
      <w:start w:val="1"/>
      <w:numFmt w:val="decimal"/>
      <w:lvlText w:val="%1.%2.%3.%4.%5.%6.%7"/>
      <w:lvlJc w:val="left"/>
      <w:pPr>
        <w:ind w:left="16200" w:hanging="1080"/>
      </w:pPr>
      <w:rPr>
        <w:rFonts w:hint="default"/>
        <w:b/>
      </w:rPr>
    </w:lvl>
    <w:lvl w:ilvl="7">
      <w:start w:val="1"/>
      <w:numFmt w:val="decimal"/>
      <w:lvlText w:val="%1.%2.%3.%4.%5.%6.%7.%8"/>
      <w:lvlJc w:val="left"/>
      <w:pPr>
        <w:ind w:left="19080" w:hanging="1440"/>
      </w:pPr>
      <w:rPr>
        <w:rFonts w:hint="default"/>
        <w:b/>
      </w:rPr>
    </w:lvl>
    <w:lvl w:ilvl="8">
      <w:start w:val="1"/>
      <w:numFmt w:val="decimal"/>
      <w:lvlText w:val="%1.%2.%3.%4.%5.%6.%7.%8.%9"/>
      <w:lvlJc w:val="left"/>
      <w:pPr>
        <w:ind w:left="21600" w:hanging="1440"/>
      </w:pPr>
      <w:rPr>
        <w:rFonts w:hint="default"/>
        <w:b/>
      </w:rPr>
    </w:lvl>
  </w:abstractNum>
  <w:abstractNum w:abstractNumId="53" w15:restartNumberingAfterBreak="0">
    <w:nsid w:val="4A9274D6"/>
    <w:multiLevelType w:val="hybridMultilevel"/>
    <w:tmpl w:val="6E7018FC"/>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4" w15:restartNumberingAfterBreak="0">
    <w:nsid w:val="4D20112C"/>
    <w:multiLevelType w:val="multilevel"/>
    <w:tmpl w:val="1D7EC372"/>
    <w:lvl w:ilvl="0">
      <w:start w:val="20"/>
      <w:numFmt w:val="decimal"/>
      <w:lvlText w:val="%1"/>
      <w:lvlJc w:val="left"/>
      <w:pPr>
        <w:ind w:left="370" w:hanging="370"/>
      </w:pPr>
      <w:rPr>
        <w:rFonts w:hint="default"/>
        <w:b w:val="0"/>
      </w:rPr>
    </w:lvl>
    <w:lvl w:ilvl="1">
      <w:start w:val="1"/>
      <w:numFmt w:val="decimal"/>
      <w:lvlText w:val="%2."/>
      <w:lvlJc w:val="left"/>
      <w:pPr>
        <w:ind w:left="720" w:hanging="360"/>
      </w:pPr>
      <w:rPr>
        <w:b w:val="0"/>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5" w15:restartNumberingAfterBreak="0">
    <w:nsid w:val="4F0F2797"/>
    <w:multiLevelType w:val="multilevel"/>
    <w:tmpl w:val="4F0F2797"/>
    <w:lvl w:ilvl="0">
      <w:start w:val="1"/>
      <w:numFmt w:val="decimal"/>
      <w:lvlText w:val="%1."/>
      <w:lvlJc w:val="left"/>
      <w:pPr>
        <w:tabs>
          <w:tab w:val="left" w:pos="360"/>
        </w:tabs>
        <w:ind w:left="360" w:hanging="360"/>
      </w:pPr>
      <w:rPr>
        <w:b w:val="0"/>
      </w:rPr>
    </w:lvl>
    <w:lvl w:ilvl="1">
      <w:start w:val="1"/>
      <w:numFmt w:val="lowerLetter"/>
      <w:lvlText w:val="%2."/>
      <w:lvlJc w:val="left"/>
      <w:pPr>
        <w:tabs>
          <w:tab w:val="left" w:pos="1440"/>
        </w:tabs>
        <w:ind w:left="1440" w:hanging="360"/>
      </w:pPr>
      <w:rPr>
        <w:b w:val="0"/>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rPr>
        <w:b w:val="0"/>
        <w:bCs w:val="0"/>
        <w:strike w:val="0"/>
      </w:rPr>
    </w:lvl>
    <w:lvl w:ilvl="4">
      <w:start w:val="1"/>
      <w:numFmt w:val="lowerLetter"/>
      <w:lvlText w:val="%5."/>
      <w:lvlJc w:val="left"/>
      <w:pPr>
        <w:tabs>
          <w:tab w:val="left" w:pos="3600"/>
        </w:tabs>
        <w:ind w:left="3600" w:hanging="360"/>
      </w:pPr>
      <w:rPr>
        <w:b w:val="0"/>
      </w:rPr>
    </w:lvl>
    <w:lvl w:ilvl="5" w:tentative="1">
      <w:start w:val="1"/>
      <w:numFmt w:val="lowerRoman"/>
      <w:lvlText w:val="%6."/>
      <w:lvlJc w:val="right"/>
      <w:pPr>
        <w:tabs>
          <w:tab w:val="left" w:pos="4320"/>
        </w:tabs>
        <w:ind w:left="4320" w:hanging="180"/>
      </w:pPr>
    </w:lvl>
    <w:lvl w:ilvl="6" w:tentative="1">
      <w:start w:val="1"/>
      <w:numFmt w:val="decimal"/>
      <w:lvlText w:val="%7."/>
      <w:lvlJc w:val="left"/>
      <w:pPr>
        <w:tabs>
          <w:tab w:val="left" w:pos="5040"/>
        </w:tabs>
        <w:ind w:left="5040" w:hanging="360"/>
      </w:pPr>
    </w:lvl>
    <w:lvl w:ilvl="7" w:tentative="1">
      <w:start w:val="1"/>
      <w:numFmt w:val="lowerLetter"/>
      <w:lvlText w:val="%8."/>
      <w:lvlJc w:val="left"/>
      <w:pPr>
        <w:tabs>
          <w:tab w:val="left" w:pos="5760"/>
        </w:tabs>
        <w:ind w:left="5760" w:hanging="360"/>
      </w:pPr>
    </w:lvl>
    <w:lvl w:ilvl="8" w:tentative="1">
      <w:start w:val="1"/>
      <w:numFmt w:val="lowerRoman"/>
      <w:lvlText w:val="%9."/>
      <w:lvlJc w:val="right"/>
      <w:pPr>
        <w:tabs>
          <w:tab w:val="left" w:pos="6480"/>
        </w:tabs>
        <w:ind w:left="6480" w:hanging="180"/>
      </w:pPr>
    </w:lvl>
  </w:abstractNum>
  <w:abstractNum w:abstractNumId="56" w15:restartNumberingAfterBreak="0">
    <w:nsid w:val="4FE710CE"/>
    <w:multiLevelType w:val="hybridMultilevel"/>
    <w:tmpl w:val="0CAEDED6"/>
    <w:lvl w:ilvl="0" w:tplc="3BE2BB1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52EF5820"/>
    <w:multiLevelType w:val="multilevel"/>
    <w:tmpl w:val="AF7CC334"/>
    <w:lvl w:ilvl="0">
      <w:start w:val="8"/>
      <w:numFmt w:val="decimal"/>
      <w:lvlText w:val="%1."/>
      <w:lvlJc w:val="left"/>
      <w:pPr>
        <w:ind w:left="360" w:hanging="360"/>
      </w:pPr>
      <w:rPr>
        <w:rFonts w:hint="default"/>
      </w:rPr>
    </w:lvl>
    <w:lvl w:ilvl="1">
      <w:start w:val="1"/>
      <w:numFmt w:val="decimal"/>
      <w:lvlText w:val="%2."/>
      <w:lvlJc w:val="left"/>
      <w:pPr>
        <w:ind w:left="900" w:hanging="360"/>
      </w:p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8" w15:restartNumberingAfterBreak="0">
    <w:nsid w:val="53535D17"/>
    <w:multiLevelType w:val="multilevel"/>
    <w:tmpl w:val="0C4896C2"/>
    <w:lvl w:ilvl="0">
      <w:start w:val="4"/>
      <w:numFmt w:val="decimal"/>
      <w:lvlText w:val="%1."/>
      <w:lvlJc w:val="left"/>
      <w:pPr>
        <w:ind w:left="450" w:hanging="450"/>
      </w:pPr>
      <w:rPr>
        <w:rFonts w:cs="Times New Roman" w:hint="default"/>
      </w:rPr>
    </w:lvl>
    <w:lvl w:ilvl="1">
      <w:start w:val="2"/>
      <w:numFmt w:val="decimal"/>
      <w:lvlText w:val="%1.%2."/>
      <w:lvlJc w:val="left"/>
      <w:pPr>
        <w:ind w:left="630" w:hanging="450"/>
      </w:pPr>
      <w:rPr>
        <w:rFonts w:cs="Times New Roman" w:hint="default"/>
      </w:rPr>
    </w:lvl>
    <w:lvl w:ilvl="2">
      <w:start w:val="1"/>
      <w:numFmt w:val="decimal"/>
      <w:lvlText w:val="%1.%2.%3."/>
      <w:lvlJc w:val="left"/>
      <w:pPr>
        <w:ind w:left="1080" w:hanging="720"/>
      </w:pPr>
      <w:rPr>
        <w:rFonts w:cs="Times New Roman" w:hint="default"/>
      </w:rPr>
    </w:lvl>
    <w:lvl w:ilvl="3">
      <w:start w:val="1"/>
      <w:numFmt w:val="decimal"/>
      <w:lvlText w:val="%1.%2.%3.%4."/>
      <w:lvlJc w:val="left"/>
      <w:pPr>
        <w:ind w:left="1260" w:hanging="720"/>
      </w:pPr>
      <w:rPr>
        <w:rFonts w:cs="Times New Roman" w:hint="default"/>
      </w:rPr>
    </w:lvl>
    <w:lvl w:ilvl="4">
      <w:start w:val="1"/>
      <w:numFmt w:val="decimal"/>
      <w:lvlText w:val="%1.%2.%3.%4.%5."/>
      <w:lvlJc w:val="left"/>
      <w:pPr>
        <w:ind w:left="1800" w:hanging="1080"/>
      </w:pPr>
      <w:rPr>
        <w:rFonts w:cs="Times New Roman" w:hint="default"/>
      </w:rPr>
    </w:lvl>
    <w:lvl w:ilvl="5">
      <w:start w:val="1"/>
      <w:numFmt w:val="decimal"/>
      <w:lvlText w:val="%1.%2.%3.%4.%5.%6."/>
      <w:lvlJc w:val="left"/>
      <w:pPr>
        <w:ind w:left="1980" w:hanging="1080"/>
      </w:pPr>
      <w:rPr>
        <w:rFonts w:cs="Times New Roman" w:hint="default"/>
      </w:rPr>
    </w:lvl>
    <w:lvl w:ilvl="6">
      <w:start w:val="1"/>
      <w:numFmt w:val="decimal"/>
      <w:lvlText w:val="%1.%2.%3.%4.%5.%6.%7."/>
      <w:lvlJc w:val="left"/>
      <w:pPr>
        <w:ind w:left="2520" w:hanging="1440"/>
      </w:pPr>
      <w:rPr>
        <w:rFonts w:cs="Times New Roman" w:hint="default"/>
      </w:rPr>
    </w:lvl>
    <w:lvl w:ilvl="7">
      <w:start w:val="1"/>
      <w:numFmt w:val="decimal"/>
      <w:lvlText w:val="%1.%2.%3.%4.%5.%6.%7.%8."/>
      <w:lvlJc w:val="left"/>
      <w:pPr>
        <w:ind w:left="2700" w:hanging="1440"/>
      </w:pPr>
      <w:rPr>
        <w:rFonts w:cs="Times New Roman" w:hint="default"/>
      </w:rPr>
    </w:lvl>
    <w:lvl w:ilvl="8">
      <w:start w:val="1"/>
      <w:numFmt w:val="decimal"/>
      <w:lvlText w:val="%1.%2.%3.%4.%5.%6.%7.%8.%9."/>
      <w:lvlJc w:val="left"/>
      <w:pPr>
        <w:ind w:left="3240" w:hanging="1800"/>
      </w:pPr>
      <w:rPr>
        <w:rFonts w:cs="Times New Roman" w:hint="default"/>
      </w:rPr>
    </w:lvl>
  </w:abstractNum>
  <w:abstractNum w:abstractNumId="59" w15:restartNumberingAfterBreak="0">
    <w:nsid w:val="549A64B7"/>
    <w:multiLevelType w:val="multilevel"/>
    <w:tmpl w:val="11E278EC"/>
    <w:lvl w:ilvl="0">
      <w:start w:val="4"/>
      <w:numFmt w:val="decimal"/>
      <w:lvlText w:val="%1."/>
      <w:lvlJc w:val="left"/>
      <w:pPr>
        <w:ind w:left="450" w:hanging="450"/>
      </w:pPr>
      <w:rPr>
        <w:rFonts w:hint="default"/>
      </w:rPr>
    </w:lvl>
    <w:lvl w:ilvl="1">
      <w:start w:val="1"/>
      <w:numFmt w:val="decimal"/>
      <w:lvlText w:val="%1.%2."/>
      <w:lvlJc w:val="left"/>
      <w:pPr>
        <w:ind w:left="1062" w:hanging="45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60" w15:restartNumberingAfterBreak="0">
    <w:nsid w:val="56177F96"/>
    <w:multiLevelType w:val="hybridMultilevel"/>
    <w:tmpl w:val="06BCCAF8"/>
    <w:lvl w:ilvl="0" w:tplc="2B386694">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57477611"/>
    <w:multiLevelType w:val="hybridMultilevel"/>
    <w:tmpl w:val="5B5A0E04"/>
    <w:lvl w:ilvl="0" w:tplc="2FDA2E4E">
      <w:start w:val="1"/>
      <w:numFmt w:val="decimal"/>
      <w:lvlText w:val="%1."/>
      <w:lvlJc w:val="left"/>
      <w:pPr>
        <w:ind w:left="720" w:hanging="360"/>
      </w:pPr>
      <w:rPr>
        <w:b w:val="0"/>
        <w:bCs w:val="0"/>
      </w:rPr>
    </w:lvl>
    <w:lvl w:ilvl="1" w:tplc="AD449226">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58573EF5"/>
    <w:multiLevelType w:val="hybridMultilevel"/>
    <w:tmpl w:val="B5A626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5A5F469F"/>
    <w:multiLevelType w:val="hybridMultilevel"/>
    <w:tmpl w:val="2736CA5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CF4AF7AE">
      <w:numFmt w:val="bullet"/>
      <w:lvlText w:val="-"/>
      <w:lvlJc w:val="left"/>
      <w:pPr>
        <w:ind w:left="3060" w:hanging="360"/>
      </w:pPr>
      <w:rPr>
        <w:rFonts w:ascii="Tahoma" w:eastAsia="Calibri" w:hAnsi="Tahoma" w:cs="Tahoma" w:hint="default"/>
      </w:rPr>
    </w:lvl>
    <w:lvl w:ilvl="3" w:tplc="EDEACDB2">
      <w:start w:val="1"/>
      <w:numFmt w:val="decimal"/>
      <w:lvlText w:val="%4."/>
      <w:lvlJc w:val="left"/>
      <w:pPr>
        <w:ind w:left="3600" w:hanging="360"/>
      </w:pPr>
      <w:rPr>
        <w:b w:val="0"/>
      </w:r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4" w15:restartNumberingAfterBreak="0">
    <w:nsid w:val="5BDD6D63"/>
    <w:multiLevelType w:val="multilevel"/>
    <w:tmpl w:val="E9783756"/>
    <w:lvl w:ilvl="0">
      <w:start w:val="7"/>
      <w:numFmt w:val="decimal"/>
      <w:lvlText w:val="%1."/>
      <w:lvlJc w:val="left"/>
      <w:pPr>
        <w:ind w:left="360" w:hanging="360"/>
      </w:pPr>
      <w:rPr>
        <w:rFonts w:hint="default"/>
      </w:rPr>
    </w:lvl>
    <w:lvl w:ilvl="1">
      <w:start w:val="1"/>
      <w:numFmt w:val="decimal"/>
      <w:lvlText w:val="%2."/>
      <w:lvlJc w:val="left"/>
      <w:pPr>
        <w:ind w:left="900" w:hanging="360"/>
      </w:pPr>
    </w:lvl>
    <w:lvl w:ilvl="2">
      <w:start w:val="1"/>
      <w:numFmt w:val="lowerLetter"/>
      <w:lvlText w:val="%3)"/>
      <w:lvlJc w:val="left"/>
      <w:pPr>
        <w:ind w:left="1440" w:hanging="360"/>
      </w:p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65" w15:restartNumberingAfterBreak="0">
    <w:nsid w:val="5C3F3997"/>
    <w:multiLevelType w:val="multilevel"/>
    <w:tmpl w:val="0E0A00A4"/>
    <w:lvl w:ilvl="0">
      <w:start w:val="11"/>
      <w:numFmt w:val="decimal"/>
      <w:lvlText w:val="%1."/>
      <w:lvlJc w:val="left"/>
      <w:pPr>
        <w:ind w:left="405" w:hanging="405"/>
      </w:pPr>
      <w:rPr>
        <w:rFonts w:hint="default"/>
      </w:rPr>
    </w:lvl>
    <w:lvl w:ilvl="1">
      <w:start w:val="1"/>
      <w:numFmt w:val="decimal"/>
      <w:lvlText w:val="%1.%2."/>
      <w:lvlJc w:val="left"/>
      <w:pPr>
        <w:ind w:left="972" w:hanging="40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6" w15:restartNumberingAfterBreak="0">
    <w:nsid w:val="5C794C71"/>
    <w:multiLevelType w:val="hybridMultilevel"/>
    <w:tmpl w:val="49522A3C"/>
    <w:lvl w:ilvl="0" w:tplc="C46610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D2B746E"/>
    <w:multiLevelType w:val="multilevel"/>
    <w:tmpl w:val="A0406820"/>
    <w:lvl w:ilvl="0">
      <w:start w:val="13"/>
      <w:numFmt w:val="decimal"/>
      <w:lvlText w:val="%1."/>
      <w:lvlJc w:val="left"/>
      <w:pPr>
        <w:ind w:left="405" w:hanging="405"/>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8" w15:restartNumberingAfterBreak="0">
    <w:nsid w:val="5DE72A97"/>
    <w:multiLevelType w:val="hybridMultilevel"/>
    <w:tmpl w:val="334A164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9" w15:restartNumberingAfterBreak="0">
    <w:nsid w:val="5EAD5234"/>
    <w:multiLevelType w:val="multilevel"/>
    <w:tmpl w:val="DF5AFB2C"/>
    <w:lvl w:ilvl="0">
      <w:start w:val="1"/>
      <w:numFmt w:val="lowerLetter"/>
      <w:lvlText w:val="%1."/>
      <w:lvlJc w:val="left"/>
      <w:pPr>
        <w:tabs>
          <w:tab w:val="num" w:pos="735"/>
        </w:tabs>
        <w:ind w:left="735" w:hanging="375"/>
      </w:pPr>
      <w:rPr>
        <w:rFonts w:hint="default"/>
        <w:b w:val="0"/>
      </w:rPr>
    </w:lvl>
    <w:lvl w:ilvl="1">
      <w:start w:val="1"/>
      <w:numFmt w:val="decimal"/>
      <w:isLgl/>
      <w:lvlText w:val="1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651470AB"/>
    <w:multiLevelType w:val="multilevel"/>
    <w:tmpl w:val="3716C004"/>
    <w:lvl w:ilvl="0">
      <w:start w:val="16"/>
      <w:numFmt w:val="decimal"/>
      <w:lvlText w:val="%1."/>
      <w:lvlJc w:val="left"/>
      <w:pPr>
        <w:ind w:left="405" w:hanging="405"/>
      </w:pPr>
      <w:rPr>
        <w:rFonts w:hint="default"/>
      </w:rPr>
    </w:lvl>
    <w:lvl w:ilvl="1">
      <w:start w:val="1"/>
      <w:numFmt w:val="decimal"/>
      <w:lvlText w:val="%2."/>
      <w:lvlJc w:val="left"/>
      <w:pPr>
        <w:ind w:left="927" w:hanging="360"/>
      </w:pPr>
    </w:lvl>
    <w:lvl w:ilvl="2">
      <w:start w:val="1"/>
      <w:numFmt w:val="lowerLetter"/>
      <w:lvlText w:val="%3)"/>
      <w:lvlJc w:val="left"/>
      <w:pPr>
        <w:ind w:left="1494" w:hanging="360"/>
      </w:p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1" w15:restartNumberingAfterBreak="0">
    <w:nsid w:val="66AD489D"/>
    <w:multiLevelType w:val="hybridMultilevel"/>
    <w:tmpl w:val="D22C8AD6"/>
    <w:lvl w:ilvl="0" w:tplc="810C4DCC">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67910466"/>
    <w:multiLevelType w:val="hybridMultilevel"/>
    <w:tmpl w:val="6E7018FC"/>
    <w:lvl w:ilvl="0" w:tplc="FFFFFFFF">
      <w:start w:val="1"/>
      <w:numFmt w:val="lowerLetter"/>
      <w:lvlText w:val="%1."/>
      <w:lvlJc w:val="left"/>
      <w:pPr>
        <w:ind w:left="1170" w:hanging="360"/>
      </w:pPr>
    </w:lvl>
    <w:lvl w:ilvl="1" w:tplc="FFFFFFFF">
      <w:start w:val="1"/>
      <w:numFmt w:val="lowerLetter"/>
      <w:lvlText w:val="%2."/>
      <w:lvlJc w:val="left"/>
      <w:pPr>
        <w:ind w:left="1890" w:hanging="360"/>
      </w:pPr>
    </w:lvl>
    <w:lvl w:ilvl="2" w:tplc="FFFFFFFF">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73" w15:restartNumberingAfterBreak="0">
    <w:nsid w:val="67BC7632"/>
    <w:multiLevelType w:val="multilevel"/>
    <w:tmpl w:val="DD824D46"/>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4" w15:restartNumberingAfterBreak="0">
    <w:nsid w:val="684C703A"/>
    <w:multiLevelType w:val="hybridMultilevel"/>
    <w:tmpl w:val="0484B924"/>
    <w:lvl w:ilvl="0" w:tplc="0CA2F948">
      <w:start w:val="1"/>
      <w:numFmt w:val="lowerLetter"/>
      <w:lvlText w:val="%1."/>
      <w:lvlJc w:val="left"/>
      <w:pPr>
        <w:ind w:left="990" w:hanging="360"/>
      </w:pPr>
      <w:rPr>
        <w:rFonts w:ascii="Calibri" w:hAnsi="Calibri" w:cs="Calibri" w:hint="default"/>
        <w:b w:val="0"/>
      </w:r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75" w15:restartNumberingAfterBreak="0">
    <w:nsid w:val="693C7654"/>
    <w:multiLevelType w:val="multilevel"/>
    <w:tmpl w:val="C240BDE4"/>
    <w:lvl w:ilvl="0">
      <w:start w:val="1"/>
      <w:numFmt w:val="decimal"/>
      <w:lvlText w:val="%1."/>
      <w:lvlJc w:val="left"/>
      <w:pPr>
        <w:tabs>
          <w:tab w:val="num" w:pos="780"/>
        </w:tabs>
        <w:ind w:left="780" w:hanging="42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b w:val="0"/>
      </w:rPr>
    </w:lvl>
    <w:lvl w:ilvl="3">
      <w:start w:val="1"/>
      <w:numFmt w:val="decimal"/>
      <w:isLgl/>
      <w:lvlText w:val="%1.%2.%3.%4."/>
      <w:lvlJc w:val="left"/>
      <w:pPr>
        <w:ind w:left="23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69647A2B"/>
    <w:multiLevelType w:val="multilevel"/>
    <w:tmpl w:val="69647A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696A441B"/>
    <w:multiLevelType w:val="hybridMultilevel"/>
    <w:tmpl w:val="A5122342"/>
    <w:lvl w:ilvl="0" w:tplc="E4B0BFCA">
      <w:start w:val="1"/>
      <w:numFmt w:val="upperLetter"/>
      <w:lvlText w:val="%1."/>
      <w:lvlJc w:val="left"/>
      <w:pPr>
        <w:ind w:left="1287" w:hanging="360"/>
      </w:pPr>
      <w:rPr>
        <w:b w:val="0"/>
        <w:b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8" w15:restartNumberingAfterBreak="0">
    <w:nsid w:val="6B2D6B09"/>
    <w:multiLevelType w:val="multilevel"/>
    <w:tmpl w:val="0786044E"/>
    <w:lvl w:ilvl="0">
      <w:start w:val="12"/>
      <w:numFmt w:val="decimal"/>
      <w:lvlText w:val="%1."/>
      <w:lvlJc w:val="left"/>
      <w:pPr>
        <w:ind w:left="405" w:hanging="405"/>
      </w:pPr>
      <w:rPr>
        <w:rFonts w:hint="default"/>
      </w:rPr>
    </w:lvl>
    <w:lvl w:ilvl="1">
      <w:start w:val="1"/>
      <w:numFmt w:val="decimal"/>
      <w:lvlText w:val="%1.%2."/>
      <w:lvlJc w:val="left"/>
      <w:pPr>
        <w:ind w:left="1691" w:hanging="405"/>
      </w:pPr>
      <w:rPr>
        <w:rFonts w:hint="default"/>
      </w:rPr>
    </w:lvl>
    <w:lvl w:ilvl="2">
      <w:start w:val="1"/>
      <w:numFmt w:val="decimal"/>
      <w:lvlText w:val="%1.%2.%3."/>
      <w:lvlJc w:val="left"/>
      <w:pPr>
        <w:ind w:left="3292" w:hanging="720"/>
      </w:pPr>
      <w:rPr>
        <w:rFonts w:hint="default"/>
      </w:rPr>
    </w:lvl>
    <w:lvl w:ilvl="3">
      <w:start w:val="1"/>
      <w:numFmt w:val="decimal"/>
      <w:lvlText w:val="%1.%2.%3.%4."/>
      <w:lvlJc w:val="left"/>
      <w:pPr>
        <w:ind w:left="4578" w:hanging="720"/>
      </w:pPr>
      <w:rPr>
        <w:rFonts w:hint="default"/>
      </w:rPr>
    </w:lvl>
    <w:lvl w:ilvl="4">
      <w:start w:val="1"/>
      <w:numFmt w:val="decimal"/>
      <w:lvlText w:val="%1.%2.%3.%4.%5."/>
      <w:lvlJc w:val="left"/>
      <w:pPr>
        <w:ind w:left="6224" w:hanging="1080"/>
      </w:pPr>
      <w:rPr>
        <w:rFonts w:hint="default"/>
      </w:rPr>
    </w:lvl>
    <w:lvl w:ilvl="5">
      <w:start w:val="1"/>
      <w:numFmt w:val="decimal"/>
      <w:lvlText w:val="%1.%2.%3.%4.%5.%6."/>
      <w:lvlJc w:val="left"/>
      <w:pPr>
        <w:ind w:left="7510" w:hanging="1080"/>
      </w:pPr>
      <w:rPr>
        <w:rFonts w:hint="default"/>
      </w:rPr>
    </w:lvl>
    <w:lvl w:ilvl="6">
      <w:start w:val="1"/>
      <w:numFmt w:val="decimal"/>
      <w:lvlText w:val="%1.%2.%3.%4.%5.%6.%7."/>
      <w:lvlJc w:val="left"/>
      <w:pPr>
        <w:ind w:left="9156" w:hanging="1440"/>
      </w:pPr>
      <w:rPr>
        <w:rFonts w:hint="default"/>
      </w:rPr>
    </w:lvl>
    <w:lvl w:ilvl="7">
      <w:start w:val="1"/>
      <w:numFmt w:val="decimal"/>
      <w:lvlText w:val="%1.%2.%3.%4.%5.%6.%7.%8."/>
      <w:lvlJc w:val="left"/>
      <w:pPr>
        <w:ind w:left="10442" w:hanging="1440"/>
      </w:pPr>
      <w:rPr>
        <w:rFonts w:hint="default"/>
      </w:rPr>
    </w:lvl>
    <w:lvl w:ilvl="8">
      <w:start w:val="1"/>
      <w:numFmt w:val="decimal"/>
      <w:lvlText w:val="%1.%2.%3.%4.%5.%6.%7.%8.%9."/>
      <w:lvlJc w:val="left"/>
      <w:pPr>
        <w:ind w:left="12088" w:hanging="1800"/>
      </w:pPr>
      <w:rPr>
        <w:rFonts w:hint="default"/>
      </w:rPr>
    </w:lvl>
  </w:abstractNum>
  <w:abstractNum w:abstractNumId="79" w15:restartNumberingAfterBreak="0">
    <w:nsid w:val="6B6432E5"/>
    <w:multiLevelType w:val="hybridMultilevel"/>
    <w:tmpl w:val="88D26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CD15D5F"/>
    <w:multiLevelType w:val="hybridMultilevel"/>
    <w:tmpl w:val="C536478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1" w15:restartNumberingAfterBreak="0">
    <w:nsid w:val="6CDF70B1"/>
    <w:multiLevelType w:val="multilevel"/>
    <w:tmpl w:val="6CDF70B1"/>
    <w:lvl w:ilvl="0">
      <w:start w:val="1"/>
      <w:numFmt w:val="low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82" w15:restartNumberingAfterBreak="0">
    <w:nsid w:val="6F67147C"/>
    <w:multiLevelType w:val="multilevel"/>
    <w:tmpl w:val="44B2B332"/>
    <w:lvl w:ilvl="0">
      <w:start w:val="6"/>
      <w:numFmt w:val="decimal"/>
      <w:lvlText w:val="%1."/>
      <w:lvlJc w:val="left"/>
      <w:pPr>
        <w:ind w:left="360" w:hanging="360"/>
      </w:pPr>
      <w:rPr>
        <w:rFonts w:hint="default"/>
      </w:rPr>
    </w:lvl>
    <w:lvl w:ilvl="1">
      <w:start w:val="1"/>
      <w:numFmt w:val="decimal"/>
      <w:lvlText w:val="%2."/>
      <w:lvlJc w:val="left"/>
      <w:pPr>
        <w:ind w:left="3196" w:hanging="360"/>
      </w:pPr>
      <w:rPr>
        <w:b w:val="0"/>
        <w:bCs/>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3" w15:restartNumberingAfterBreak="0">
    <w:nsid w:val="6F990A56"/>
    <w:multiLevelType w:val="hybridMultilevel"/>
    <w:tmpl w:val="BEF8E854"/>
    <w:lvl w:ilvl="0" w:tplc="857EB2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1DF4378"/>
    <w:multiLevelType w:val="multilevel"/>
    <w:tmpl w:val="DC0C4CDA"/>
    <w:lvl w:ilvl="0">
      <w:start w:val="14"/>
      <w:numFmt w:val="decimal"/>
      <w:lvlText w:val="%1."/>
      <w:lvlJc w:val="left"/>
      <w:pPr>
        <w:ind w:left="405" w:hanging="405"/>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5" w15:restartNumberingAfterBreak="0">
    <w:nsid w:val="781D339B"/>
    <w:multiLevelType w:val="multilevel"/>
    <w:tmpl w:val="781D339B"/>
    <w:lvl w:ilvl="0" w:tentative="1">
      <w:start w:val="1"/>
      <w:numFmt w:val="lowerLetter"/>
      <w:lvlText w:val="%1."/>
      <w:lvlJc w:val="left"/>
      <w:pPr>
        <w:ind w:left="720" w:hanging="360"/>
      </w:pPr>
      <w:rPr>
        <w:rFonts w:ascii="Arial" w:eastAsia="Arial" w:hAnsi="Arial" w:hint="default"/>
        <w:color w:val="343434"/>
        <w:w w:val="104"/>
        <w:sz w:val="20"/>
        <w:szCs w:val="2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6" w15:restartNumberingAfterBreak="0">
    <w:nsid w:val="7C801D6C"/>
    <w:multiLevelType w:val="multilevel"/>
    <w:tmpl w:val="66763348"/>
    <w:lvl w:ilvl="0">
      <w:start w:val="11"/>
      <w:numFmt w:val="decimal"/>
      <w:lvlText w:val="%1."/>
      <w:lvlJc w:val="left"/>
      <w:pPr>
        <w:ind w:left="405" w:hanging="405"/>
      </w:pPr>
      <w:rPr>
        <w:rFonts w:cs="Times New Roman" w:hint="default"/>
      </w:rPr>
    </w:lvl>
    <w:lvl w:ilvl="1">
      <w:start w:val="1"/>
      <w:numFmt w:val="decimal"/>
      <w:lvlText w:val="%2."/>
      <w:lvlJc w:val="left"/>
      <w:pPr>
        <w:ind w:left="927" w:hanging="360"/>
      </w:pPr>
    </w:lvl>
    <w:lvl w:ilvl="2">
      <w:start w:val="1"/>
      <w:numFmt w:val="decimal"/>
      <w:lvlText w:val="%1.%2.%3."/>
      <w:lvlJc w:val="left"/>
      <w:pPr>
        <w:ind w:left="1854" w:hanging="720"/>
      </w:pPr>
      <w:rPr>
        <w:rFonts w:cs="Times New Roman" w:hint="default"/>
      </w:rPr>
    </w:lvl>
    <w:lvl w:ilvl="3">
      <w:start w:val="1"/>
      <w:numFmt w:val="decimal"/>
      <w:lvlText w:val="%1.%2.%3.%4."/>
      <w:lvlJc w:val="left"/>
      <w:pPr>
        <w:ind w:left="2421" w:hanging="720"/>
      </w:pPr>
      <w:rPr>
        <w:rFonts w:cs="Times New Roman" w:hint="default"/>
      </w:rPr>
    </w:lvl>
    <w:lvl w:ilvl="4">
      <w:start w:val="1"/>
      <w:numFmt w:val="decimal"/>
      <w:lvlText w:val="%1.%2.%3.%4.%5."/>
      <w:lvlJc w:val="left"/>
      <w:pPr>
        <w:ind w:left="3348" w:hanging="1080"/>
      </w:pPr>
      <w:rPr>
        <w:rFonts w:cs="Times New Roman" w:hint="default"/>
      </w:rPr>
    </w:lvl>
    <w:lvl w:ilvl="5">
      <w:start w:val="1"/>
      <w:numFmt w:val="decimal"/>
      <w:lvlText w:val="%1.%2.%3.%4.%5.%6."/>
      <w:lvlJc w:val="left"/>
      <w:pPr>
        <w:ind w:left="3915" w:hanging="1080"/>
      </w:pPr>
      <w:rPr>
        <w:rFonts w:cs="Times New Roman" w:hint="default"/>
      </w:rPr>
    </w:lvl>
    <w:lvl w:ilvl="6">
      <w:start w:val="1"/>
      <w:numFmt w:val="decimal"/>
      <w:lvlText w:val="%1.%2.%3.%4.%5.%6.%7."/>
      <w:lvlJc w:val="left"/>
      <w:pPr>
        <w:ind w:left="4842" w:hanging="1440"/>
      </w:pPr>
      <w:rPr>
        <w:rFonts w:cs="Times New Roman" w:hint="default"/>
      </w:rPr>
    </w:lvl>
    <w:lvl w:ilvl="7">
      <w:start w:val="1"/>
      <w:numFmt w:val="decimal"/>
      <w:lvlText w:val="%1.%2.%3.%4.%5.%6.%7.%8."/>
      <w:lvlJc w:val="left"/>
      <w:pPr>
        <w:ind w:left="5409" w:hanging="1440"/>
      </w:pPr>
      <w:rPr>
        <w:rFonts w:cs="Times New Roman" w:hint="default"/>
      </w:rPr>
    </w:lvl>
    <w:lvl w:ilvl="8">
      <w:start w:val="1"/>
      <w:numFmt w:val="decimal"/>
      <w:lvlText w:val="%1.%2.%3.%4.%5.%6.%7.%8.%9."/>
      <w:lvlJc w:val="left"/>
      <w:pPr>
        <w:ind w:left="6336" w:hanging="1800"/>
      </w:pPr>
      <w:rPr>
        <w:rFonts w:cs="Times New Roman" w:hint="default"/>
      </w:rPr>
    </w:lvl>
  </w:abstractNum>
  <w:abstractNum w:abstractNumId="87" w15:restartNumberingAfterBreak="0">
    <w:nsid w:val="7D340B18"/>
    <w:multiLevelType w:val="multilevel"/>
    <w:tmpl w:val="56602786"/>
    <w:lvl w:ilvl="0">
      <w:start w:val="19"/>
      <w:numFmt w:val="decimal"/>
      <w:lvlText w:val="%1"/>
      <w:lvlJc w:val="left"/>
      <w:pPr>
        <w:ind w:left="390" w:hanging="390"/>
      </w:pPr>
      <w:rPr>
        <w:rFonts w:hint="default"/>
      </w:rPr>
    </w:lvl>
    <w:lvl w:ilvl="1">
      <w:start w:val="5"/>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05687440">
    <w:abstractNumId w:val="75"/>
  </w:num>
  <w:num w:numId="2" w16cid:durableId="1248492881">
    <w:abstractNumId w:val="69"/>
  </w:num>
  <w:num w:numId="3" w16cid:durableId="1898977618">
    <w:abstractNumId w:val="51"/>
  </w:num>
  <w:num w:numId="4" w16cid:durableId="433945524">
    <w:abstractNumId w:val="38"/>
  </w:num>
  <w:num w:numId="5" w16cid:durableId="182324677">
    <w:abstractNumId w:val="14"/>
  </w:num>
  <w:num w:numId="6" w16cid:durableId="2144232106">
    <w:abstractNumId w:val="59"/>
  </w:num>
  <w:num w:numId="7" w16cid:durableId="1440567321">
    <w:abstractNumId w:val="73"/>
  </w:num>
  <w:num w:numId="8" w16cid:durableId="400759148">
    <w:abstractNumId w:val="58"/>
  </w:num>
  <w:num w:numId="9" w16cid:durableId="23336467">
    <w:abstractNumId w:val="79"/>
  </w:num>
  <w:num w:numId="10" w16cid:durableId="42213169">
    <w:abstractNumId w:val="80"/>
  </w:num>
  <w:num w:numId="11" w16cid:durableId="1604411303">
    <w:abstractNumId w:val="9"/>
  </w:num>
  <w:num w:numId="12" w16cid:durableId="1423985936">
    <w:abstractNumId w:val="7"/>
  </w:num>
  <w:num w:numId="13" w16cid:durableId="301931434">
    <w:abstractNumId w:val="50"/>
  </w:num>
  <w:num w:numId="14" w16cid:durableId="1825774842">
    <w:abstractNumId w:val="56"/>
  </w:num>
  <w:num w:numId="15" w16cid:durableId="1761101655">
    <w:abstractNumId w:val="32"/>
  </w:num>
  <w:num w:numId="16" w16cid:durableId="104353225">
    <w:abstractNumId w:val="66"/>
  </w:num>
  <w:num w:numId="17" w16cid:durableId="1536701162">
    <w:abstractNumId w:val="33"/>
  </w:num>
  <w:num w:numId="18" w16cid:durableId="58291290">
    <w:abstractNumId w:val="20"/>
  </w:num>
  <w:num w:numId="19" w16cid:durableId="1958677448">
    <w:abstractNumId w:val="22"/>
  </w:num>
  <w:num w:numId="20" w16cid:durableId="538707560">
    <w:abstractNumId w:val="67"/>
  </w:num>
  <w:num w:numId="21" w16cid:durableId="1648820913">
    <w:abstractNumId w:val="84"/>
  </w:num>
  <w:num w:numId="22" w16cid:durableId="1952281320">
    <w:abstractNumId w:val="15"/>
  </w:num>
  <w:num w:numId="23" w16cid:durableId="1875267542">
    <w:abstractNumId w:val="70"/>
  </w:num>
  <w:num w:numId="24" w16cid:durableId="51852986">
    <w:abstractNumId w:val="46"/>
  </w:num>
  <w:num w:numId="25" w16cid:durableId="1021127004">
    <w:abstractNumId w:val="18"/>
  </w:num>
  <w:num w:numId="26" w16cid:durableId="2067530035">
    <w:abstractNumId w:val="43"/>
  </w:num>
  <w:num w:numId="27" w16cid:durableId="771124958">
    <w:abstractNumId w:val="65"/>
  </w:num>
  <w:num w:numId="28" w16cid:durableId="3826375">
    <w:abstractNumId w:val="27"/>
  </w:num>
  <w:num w:numId="29" w16cid:durableId="924652204">
    <w:abstractNumId w:val="78"/>
  </w:num>
  <w:num w:numId="30" w16cid:durableId="122429800">
    <w:abstractNumId w:val="21"/>
  </w:num>
  <w:num w:numId="31" w16cid:durableId="1104036496">
    <w:abstractNumId w:val="4"/>
  </w:num>
  <w:num w:numId="32" w16cid:durableId="1343122227">
    <w:abstractNumId w:val="82"/>
  </w:num>
  <w:num w:numId="33" w16cid:durableId="1154417122">
    <w:abstractNumId w:val="64"/>
  </w:num>
  <w:num w:numId="34" w16cid:durableId="1521701665">
    <w:abstractNumId w:val="57"/>
  </w:num>
  <w:num w:numId="35" w16cid:durableId="1440948973">
    <w:abstractNumId w:val="2"/>
  </w:num>
  <w:num w:numId="36" w16cid:durableId="87967220">
    <w:abstractNumId w:val="86"/>
  </w:num>
  <w:num w:numId="37" w16cid:durableId="1654943846">
    <w:abstractNumId w:val="41"/>
  </w:num>
  <w:num w:numId="38" w16cid:durableId="1160389702">
    <w:abstractNumId w:val="34"/>
  </w:num>
  <w:num w:numId="39" w16cid:durableId="1431513423">
    <w:abstractNumId w:val="83"/>
  </w:num>
  <w:num w:numId="40" w16cid:durableId="100533666">
    <w:abstractNumId w:val="16"/>
  </w:num>
  <w:num w:numId="41" w16cid:durableId="938753350">
    <w:abstractNumId w:val="3"/>
  </w:num>
  <w:num w:numId="42" w16cid:durableId="158757220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10763586">
    <w:abstractNumId w:val="6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745866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27557629">
    <w:abstractNumId w:val="63"/>
  </w:num>
  <w:num w:numId="46" w16cid:durableId="816262373">
    <w:abstractNumId w:val="29"/>
  </w:num>
  <w:num w:numId="47" w16cid:durableId="361133366">
    <w:abstractNumId w:val="11"/>
  </w:num>
  <w:num w:numId="48" w16cid:durableId="1821723660">
    <w:abstractNumId w:val="12"/>
  </w:num>
  <w:num w:numId="49" w16cid:durableId="946933819">
    <w:abstractNumId w:val="11"/>
  </w:num>
  <w:num w:numId="50" w16cid:durableId="138891752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29327797">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81246436">
    <w:abstractNumId w:val="55"/>
  </w:num>
  <w:num w:numId="53" w16cid:durableId="452286710">
    <w:abstractNumId w:val="47"/>
  </w:num>
  <w:num w:numId="54" w16cid:durableId="657929166">
    <w:abstractNumId w:val="85"/>
  </w:num>
  <w:num w:numId="55" w16cid:durableId="627005647">
    <w:abstractNumId w:val="39"/>
  </w:num>
  <w:num w:numId="56" w16cid:durableId="1427195162">
    <w:abstractNumId w:val="52"/>
  </w:num>
  <w:num w:numId="57" w16cid:durableId="1003314267">
    <w:abstractNumId w:val="6"/>
  </w:num>
  <w:num w:numId="58" w16cid:durableId="1299409000">
    <w:abstractNumId w:val="17"/>
  </w:num>
  <w:num w:numId="59" w16cid:durableId="63742014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3615259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27153413">
    <w:abstractNumId w:val="61"/>
  </w:num>
  <w:num w:numId="62" w16cid:durableId="76706377">
    <w:abstractNumId w:val="28"/>
  </w:num>
  <w:num w:numId="63" w16cid:durableId="591359986">
    <w:abstractNumId w:val="5"/>
  </w:num>
  <w:num w:numId="64" w16cid:durableId="1658656323">
    <w:abstractNumId w:val="54"/>
  </w:num>
  <w:num w:numId="65" w16cid:durableId="894513775">
    <w:abstractNumId w:val="0"/>
  </w:num>
  <w:num w:numId="66" w16cid:durableId="457376891">
    <w:abstractNumId w:val="23"/>
  </w:num>
  <w:num w:numId="67" w16cid:durableId="520634501">
    <w:abstractNumId w:val="81"/>
  </w:num>
  <w:num w:numId="68" w16cid:durableId="2012021348">
    <w:abstractNumId w:val="48"/>
  </w:num>
  <w:num w:numId="69" w16cid:durableId="1712224990">
    <w:abstractNumId w:val="45"/>
  </w:num>
  <w:num w:numId="70" w16cid:durableId="1649363011">
    <w:abstractNumId w:val="87"/>
  </w:num>
  <w:num w:numId="71" w16cid:durableId="54834454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5958922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98508898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617132055">
    <w:abstractNumId w:val="37"/>
  </w:num>
  <w:num w:numId="75" w16cid:durableId="332689126">
    <w:abstractNumId w:val="68"/>
  </w:num>
  <w:num w:numId="76" w16cid:durableId="1247301818">
    <w:abstractNumId w:val="35"/>
  </w:num>
  <w:num w:numId="77" w16cid:durableId="890002784">
    <w:abstractNumId w:val="31"/>
  </w:num>
  <w:num w:numId="78" w16cid:durableId="704132799">
    <w:abstractNumId w:val="1"/>
  </w:num>
  <w:num w:numId="79" w16cid:durableId="1976255847">
    <w:abstractNumId w:val="25"/>
  </w:num>
  <w:num w:numId="80" w16cid:durableId="1417289974">
    <w:abstractNumId w:val="26"/>
  </w:num>
  <w:num w:numId="81" w16cid:durableId="954143966">
    <w:abstractNumId w:val="30"/>
  </w:num>
  <w:num w:numId="82" w16cid:durableId="810053719">
    <w:abstractNumId w:val="24"/>
  </w:num>
  <w:num w:numId="83" w16cid:durableId="213123535">
    <w:abstractNumId w:val="36"/>
  </w:num>
  <w:num w:numId="84" w16cid:durableId="276257796">
    <w:abstractNumId w:val="19"/>
  </w:num>
  <w:num w:numId="85" w16cid:durableId="1555040920">
    <w:abstractNumId w:val="53"/>
  </w:num>
  <w:num w:numId="86" w16cid:durableId="297539635">
    <w:abstractNumId w:val="72"/>
  </w:num>
  <w:num w:numId="87" w16cid:durableId="1886916068">
    <w:abstractNumId w:val="8"/>
  </w:num>
  <w:num w:numId="88" w16cid:durableId="11759779">
    <w:abstractNumId w:val="77"/>
  </w:num>
  <w:num w:numId="89" w16cid:durableId="1902326549">
    <w:abstractNumId w:val="71"/>
  </w:num>
  <w:num w:numId="90" w16cid:durableId="1824000812">
    <w:abstractNumId w:val="13"/>
  </w:num>
  <w:num w:numId="91" w16cid:durableId="1465810640">
    <w:abstractNumId w:val="40"/>
  </w:num>
  <w:num w:numId="92" w16cid:durableId="821120947">
    <w:abstractNumId w:val="49"/>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RIDA">
    <w15:presenceInfo w15:providerId="None" w15:userId="FARIDA"/>
  </w15:person>
  <w15:person w15:author="Ratna RS Prima Husada">
    <w15:presenceInfo w15:providerId="Windows Live" w15:userId="54416b5d715326d1"/>
  </w15:person>
  <w15:person w15:author="Lewi Verdatama">
    <w15:presenceInfo w15:providerId="AD" w15:userId="S-1-5-21-471524584-2377279850-808976914-58322"/>
  </w15:person>
  <w15:person w15:author="APRILYA Anggie">
    <w15:presenceInfo w15:providerId="AD" w15:userId="S::anggie.aprilya@axa-financial.co.id::1980dde1-c314-4076-81c0-89e433a19e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trackRevisions/>
  <w:defaultTabStop w:val="720"/>
  <w:characterSpacingControl w:val="doNotCompress"/>
  <w:hdrShapeDefaults>
    <o:shapedefaults v:ext="edit" spidmax="2050">
      <o:colormru v:ext="edit" colors="#f09252"/>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D3"/>
    <w:rsid w:val="0000342C"/>
    <w:rsid w:val="00003596"/>
    <w:rsid w:val="0001065B"/>
    <w:rsid w:val="000152A1"/>
    <w:rsid w:val="000179A5"/>
    <w:rsid w:val="00020443"/>
    <w:rsid w:val="000210F0"/>
    <w:rsid w:val="00024057"/>
    <w:rsid w:val="0003348E"/>
    <w:rsid w:val="00033A45"/>
    <w:rsid w:val="00041892"/>
    <w:rsid w:val="00044763"/>
    <w:rsid w:val="00044FDE"/>
    <w:rsid w:val="000460F1"/>
    <w:rsid w:val="0005123F"/>
    <w:rsid w:val="0005428A"/>
    <w:rsid w:val="000547B1"/>
    <w:rsid w:val="00055010"/>
    <w:rsid w:val="00055A5D"/>
    <w:rsid w:val="0005786A"/>
    <w:rsid w:val="00060C0C"/>
    <w:rsid w:val="000627FE"/>
    <w:rsid w:val="0006326C"/>
    <w:rsid w:val="00064B9B"/>
    <w:rsid w:val="00065B2E"/>
    <w:rsid w:val="000739E7"/>
    <w:rsid w:val="00074263"/>
    <w:rsid w:val="00076A06"/>
    <w:rsid w:val="000777F1"/>
    <w:rsid w:val="00082AB8"/>
    <w:rsid w:val="00084B52"/>
    <w:rsid w:val="00084F10"/>
    <w:rsid w:val="000850D6"/>
    <w:rsid w:val="0008521F"/>
    <w:rsid w:val="00090554"/>
    <w:rsid w:val="00092FA2"/>
    <w:rsid w:val="0009316D"/>
    <w:rsid w:val="000A4AC9"/>
    <w:rsid w:val="000A5663"/>
    <w:rsid w:val="000A72F3"/>
    <w:rsid w:val="000B06D4"/>
    <w:rsid w:val="000B1338"/>
    <w:rsid w:val="000C6D84"/>
    <w:rsid w:val="000D0133"/>
    <w:rsid w:val="000D6DDA"/>
    <w:rsid w:val="000E2F7F"/>
    <w:rsid w:val="000E5D5D"/>
    <w:rsid w:val="000F2BB3"/>
    <w:rsid w:val="0010082C"/>
    <w:rsid w:val="00102D11"/>
    <w:rsid w:val="00103107"/>
    <w:rsid w:val="00107A6C"/>
    <w:rsid w:val="00127A3F"/>
    <w:rsid w:val="00144D36"/>
    <w:rsid w:val="00150077"/>
    <w:rsid w:val="00160D51"/>
    <w:rsid w:val="0016379D"/>
    <w:rsid w:val="001654FD"/>
    <w:rsid w:val="00166985"/>
    <w:rsid w:val="0017213B"/>
    <w:rsid w:val="0017281D"/>
    <w:rsid w:val="00173F54"/>
    <w:rsid w:val="00174681"/>
    <w:rsid w:val="001815A9"/>
    <w:rsid w:val="001822AD"/>
    <w:rsid w:val="00187EDE"/>
    <w:rsid w:val="0019483F"/>
    <w:rsid w:val="00196BDD"/>
    <w:rsid w:val="001A2A24"/>
    <w:rsid w:val="001B061B"/>
    <w:rsid w:val="001B5D91"/>
    <w:rsid w:val="001B624D"/>
    <w:rsid w:val="001B7DE4"/>
    <w:rsid w:val="001C288F"/>
    <w:rsid w:val="001D1468"/>
    <w:rsid w:val="001D32E9"/>
    <w:rsid w:val="001D33FE"/>
    <w:rsid w:val="001D6A2E"/>
    <w:rsid w:val="001D7095"/>
    <w:rsid w:val="001E24D7"/>
    <w:rsid w:val="00204E6B"/>
    <w:rsid w:val="00206BD6"/>
    <w:rsid w:val="002124EA"/>
    <w:rsid w:val="0022040A"/>
    <w:rsid w:val="00227203"/>
    <w:rsid w:val="002418DA"/>
    <w:rsid w:val="00245DBF"/>
    <w:rsid w:val="00246FD5"/>
    <w:rsid w:val="00250251"/>
    <w:rsid w:val="0025282F"/>
    <w:rsid w:val="00255D74"/>
    <w:rsid w:val="00261F09"/>
    <w:rsid w:val="002630EB"/>
    <w:rsid w:val="002716AA"/>
    <w:rsid w:val="00272B0C"/>
    <w:rsid w:val="002748BF"/>
    <w:rsid w:val="00275D06"/>
    <w:rsid w:val="002763CB"/>
    <w:rsid w:val="00277BCD"/>
    <w:rsid w:val="00281644"/>
    <w:rsid w:val="00282B8A"/>
    <w:rsid w:val="00286FA1"/>
    <w:rsid w:val="0029271C"/>
    <w:rsid w:val="002A0A71"/>
    <w:rsid w:val="002C0A80"/>
    <w:rsid w:val="002C0B6B"/>
    <w:rsid w:val="002C3D8D"/>
    <w:rsid w:val="002C529A"/>
    <w:rsid w:val="002C5C0C"/>
    <w:rsid w:val="002D09D0"/>
    <w:rsid w:val="002D10DF"/>
    <w:rsid w:val="002D4ECD"/>
    <w:rsid w:val="002D5EA6"/>
    <w:rsid w:val="002E466D"/>
    <w:rsid w:val="002E7668"/>
    <w:rsid w:val="002F11D3"/>
    <w:rsid w:val="002F13A3"/>
    <w:rsid w:val="003038DD"/>
    <w:rsid w:val="00305167"/>
    <w:rsid w:val="003102AC"/>
    <w:rsid w:val="00314BCB"/>
    <w:rsid w:val="00317504"/>
    <w:rsid w:val="00317A8B"/>
    <w:rsid w:val="00323404"/>
    <w:rsid w:val="00326B21"/>
    <w:rsid w:val="00327048"/>
    <w:rsid w:val="00330AA1"/>
    <w:rsid w:val="0033115F"/>
    <w:rsid w:val="00331504"/>
    <w:rsid w:val="0033411B"/>
    <w:rsid w:val="00335EF3"/>
    <w:rsid w:val="00337394"/>
    <w:rsid w:val="0034456E"/>
    <w:rsid w:val="003466D9"/>
    <w:rsid w:val="00347429"/>
    <w:rsid w:val="00350540"/>
    <w:rsid w:val="0035293A"/>
    <w:rsid w:val="00354355"/>
    <w:rsid w:val="003543ED"/>
    <w:rsid w:val="00355DA6"/>
    <w:rsid w:val="00356884"/>
    <w:rsid w:val="003575CA"/>
    <w:rsid w:val="00360B0B"/>
    <w:rsid w:val="0036384A"/>
    <w:rsid w:val="003654EF"/>
    <w:rsid w:val="00366617"/>
    <w:rsid w:val="00366EDE"/>
    <w:rsid w:val="00367459"/>
    <w:rsid w:val="00367A23"/>
    <w:rsid w:val="003719A6"/>
    <w:rsid w:val="003807DE"/>
    <w:rsid w:val="0038096D"/>
    <w:rsid w:val="00381C40"/>
    <w:rsid w:val="0039059D"/>
    <w:rsid w:val="00393170"/>
    <w:rsid w:val="00395485"/>
    <w:rsid w:val="00395F7D"/>
    <w:rsid w:val="003A1047"/>
    <w:rsid w:val="003A1AF0"/>
    <w:rsid w:val="003A2712"/>
    <w:rsid w:val="003A48D9"/>
    <w:rsid w:val="003A6265"/>
    <w:rsid w:val="003B3E37"/>
    <w:rsid w:val="003B4C3E"/>
    <w:rsid w:val="003B7D60"/>
    <w:rsid w:val="003C494A"/>
    <w:rsid w:val="003D34EA"/>
    <w:rsid w:val="003D4653"/>
    <w:rsid w:val="003D7B22"/>
    <w:rsid w:val="003E2359"/>
    <w:rsid w:val="003F068A"/>
    <w:rsid w:val="003F0B6D"/>
    <w:rsid w:val="003F1588"/>
    <w:rsid w:val="003F5455"/>
    <w:rsid w:val="004017A4"/>
    <w:rsid w:val="00406A54"/>
    <w:rsid w:val="00417B46"/>
    <w:rsid w:val="004300CA"/>
    <w:rsid w:val="0043234A"/>
    <w:rsid w:val="00433436"/>
    <w:rsid w:val="00440E54"/>
    <w:rsid w:val="00441707"/>
    <w:rsid w:val="0044332A"/>
    <w:rsid w:val="00444271"/>
    <w:rsid w:val="00447E6B"/>
    <w:rsid w:val="004520C0"/>
    <w:rsid w:val="00455C94"/>
    <w:rsid w:val="00456873"/>
    <w:rsid w:val="0045690F"/>
    <w:rsid w:val="00457465"/>
    <w:rsid w:val="004628B5"/>
    <w:rsid w:val="00464674"/>
    <w:rsid w:val="00465099"/>
    <w:rsid w:val="00465C9B"/>
    <w:rsid w:val="00467703"/>
    <w:rsid w:val="0047018B"/>
    <w:rsid w:val="0047466D"/>
    <w:rsid w:val="00477182"/>
    <w:rsid w:val="00477E8B"/>
    <w:rsid w:val="004850B8"/>
    <w:rsid w:val="004974D7"/>
    <w:rsid w:val="004A3088"/>
    <w:rsid w:val="004A66E1"/>
    <w:rsid w:val="004B11FE"/>
    <w:rsid w:val="004B1517"/>
    <w:rsid w:val="004B15E6"/>
    <w:rsid w:val="004B332D"/>
    <w:rsid w:val="004C30D6"/>
    <w:rsid w:val="004D1284"/>
    <w:rsid w:val="004D4D0E"/>
    <w:rsid w:val="004D6935"/>
    <w:rsid w:val="004E21D3"/>
    <w:rsid w:val="004E27CA"/>
    <w:rsid w:val="004E2EBA"/>
    <w:rsid w:val="00502F2F"/>
    <w:rsid w:val="005041A2"/>
    <w:rsid w:val="0051268D"/>
    <w:rsid w:val="005179A7"/>
    <w:rsid w:val="0052494B"/>
    <w:rsid w:val="00525487"/>
    <w:rsid w:val="005263E1"/>
    <w:rsid w:val="00531063"/>
    <w:rsid w:val="00534839"/>
    <w:rsid w:val="005364A6"/>
    <w:rsid w:val="0054486B"/>
    <w:rsid w:val="005538D6"/>
    <w:rsid w:val="005614CD"/>
    <w:rsid w:val="00563517"/>
    <w:rsid w:val="00567205"/>
    <w:rsid w:val="00581518"/>
    <w:rsid w:val="00581FA2"/>
    <w:rsid w:val="005831B5"/>
    <w:rsid w:val="00590331"/>
    <w:rsid w:val="00592BB2"/>
    <w:rsid w:val="00597DE5"/>
    <w:rsid w:val="005A08F3"/>
    <w:rsid w:val="005A1204"/>
    <w:rsid w:val="005A1377"/>
    <w:rsid w:val="005A2840"/>
    <w:rsid w:val="005A7D0B"/>
    <w:rsid w:val="005B00A3"/>
    <w:rsid w:val="005B21E2"/>
    <w:rsid w:val="005C0646"/>
    <w:rsid w:val="005C4F54"/>
    <w:rsid w:val="005C5B6C"/>
    <w:rsid w:val="005D1FE7"/>
    <w:rsid w:val="005D3FA1"/>
    <w:rsid w:val="005D5FCE"/>
    <w:rsid w:val="005E06C8"/>
    <w:rsid w:val="005E5A21"/>
    <w:rsid w:val="005E682C"/>
    <w:rsid w:val="005E69D5"/>
    <w:rsid w:val="005F2FA4"/>
    <w:rsid w:val="005F642B"/>
    <w:rsid w:val="005F6773"/>
    <w:rsid w:val="006003D1"/>
    <w:rsid w:val="0060094D"/>
    <w:rsid w:val="00600B90"/>
    <w:rsid w:val="00601777"/>
    <w:rsid w:val="0060230A"/>
    <w:rsid w:val="00603B76"/>
    <w:rsid w:val="00605224"/>
    <w:rsid w:val="00605B0B"/>
    <w:rsid w:val="006065E5"/>
    <w:rsid w:val="00606AA4"/>
    <w:rsid w:val="00606D37"/>
    <w:rsid w:val="00611AE5"/>
    <w:rsid w:val="00614F2B"/>
    <w:rsid w:val="006160EE"/>
    <w:rsid w:val="00620C25"/>
    <w:rsid w:val="00623988"/>
    <w:rsid w:val="0062406C"/>
    <w:rsid w:val="00624E40"/>
    <w:rsid w:val="00625AE2"/>
    <w:rsid w:val="00627A32"/>
    <w:rsid w:val="00636238"/>
    <w:rsid w:val="00641F15"/>
    <w:rsid w:val="00641FA0"/>
    <w:rsid w:val="00644C74"/>
    <w:rsid w:val="006468F8"/>
    <w:rsid w:val="00655802"/>
    <w:rsid w:val="00655C18"/>
    <w:rsid w:val="0066266A"/>
    <w:rsid w:val="006701E8"/>
    <w:rsid w:val="00674175"/>
    <w:rsid w:val="00696460"/>
    <w:rsid w:val="00696F5B"/>
    <w:rsid w:val="006A170E"/>
    <w:rsid w:val="006A2BFE"/>
    <w:rsid w:val="006B0250"/>
    <w:rsid w:val="006B035A"/>
    <w:rsid w:val="006B0B71"/>
    <w:rsid w:val="006B13BA"/>
    <w:rsid w:val="006B177C"/>
    <w:rsid w:val="006B1A17"/>
    <w:rsid w:val="006B4F12"/>
    <w:rsid w:val="006C2C15"/>
    <w:rsid w:val="006C37F3"/>
    <w:rsid w:val="006C418D"/>
    <w:rsid w:val="006D0580"/>
    <w:rsid w:val="006D50B9"/>
    <w:rsid w:val="006D56A0"/>
    <w:rsid w:val="006D577F"/>
    <w:rsid w:val="006D6A58"/>
    <w:rsid w:val="006D7F6B"/>
    <w:rsid w:val="006E5975"/>
    <w:rsid w:val="006E5B9C"/>
    <w:rsid w:val="0070245D"/>
    <w:rsid w:val="007072ED"/>
    <w:rsid w:val="00723AC4"/>
    <w:rsid w:val="00724D87"/>
    <w:rsid w:val="00724F07"/>
    <w:rsid w:val="00725818"/>
    <w:rsid w:val="007335CF"/>
    <w:rsid w:val="00736094"/>
    <w:rsid w:val="00736318"/>
    <w:rsid w:val="00742C64"/>
    <w:rsid w:val="007438DB"/>
    <w:rsid w:val="00745BC6"/>
    <w:rsid w:val="00746205"/>
    <w:rsid w:val="0074795D"/>
    <w:rsid w:val="007506FB"/>
    <w:rsid w:val="007519CA"/>
    <w:rsid w:val="00763AD3"/>
    <w:rsid w:val="0076411F"/>
    <w:rsid w:val="00767AA9"/>
    <w:rsid w:val="00774657"/>
    <w:rsid w:val="00775E54"/>
    <w:rsid w:val="00780EFA"/>
    <w:rsid w:val="00783736"/>
    <w:rsid w:val="007918AB"/>
    <w:rsid w:val="007A4719"/>
    <w:rsid w:val="007B10F5"/>
    <w:rsid w:val="007B1568"/>
    <w:rsid w:val="007B6DB2"/>
    <w:rsid w:val="007C1B0B"/>
    <w:rsid w:val="007C4E5D"/>
    <w:rsid w:val="007D26DF"/>
    <w:rsid w:val="007D27FC"/>
    <w:rsid w:val="007D689F"/>
    <w:rsid w:val="007D6938"/>
    <w:rsid w:val="007E4CCA"/>
    <w:rsid w:val="007E6904"/>
    <w:rsid w:val="007F19B7"/>
    <w:rsid w:val="007F46C3"/>
    <w:rsid w:val="007F6660"/>
    <w:rsid w:val="0080675E"/>
    <w:rsid w:val="00807417"/>
    <w:rsid w:val="00807F89"/>
    <w:rsid w:val="00812ADF"/>
    <w:rsid w:val="0081599F"/>
    <w:rsid w:val="008323D8"/>
    <w:rsid w:val="008365C5"/>
    <w:rsid w:val="00842311"/>
    <w:rsid w:val="00846D31"/>
    <w:rsid w:val="00847076"/>
    <w:rsid w:val="008501C8"/>
    <w:rsid w:val="00851034"/>
    <w:rsid w:val="008520CD"/>
    <w:rsid w:val="00860857"/>
    <w:rsid w:val="0086191B"/>
    <w:rsid w:val="0086448D"/>
    <w:rsid w:val="00864A25"/>
    <w:rsid w:val="00872C44"/>
    <w:rsid w:val="00873299"/>
    <w:rsid w:val="00877177"/>
    <w:rsid w:val="00877DD1"/>
    <w:rsid w:val="0088106E"/>
    <w:rsid w:val="00881BB7"/>
    <w:rsid w:val="008831E3"/>
    <w:rsid w:val="00885B16"/>
    <w:rsid w:val="00892840"/>
    <w:rsid w:val="00893848"/>
    <w:rsid w:val="008957F7"/>
    <w:rsid w:val="008A38A0"/>
    <w:rsid w:val="008A3F2D"/>
    <w:rsid w:val="008A4085"/>
    <w:rsid w:val="008A5DFE"/>
    <w:rsid w:val="008B19E5"/>
    <w:rsid w:val="008B2684"/>
    <w:rsid w:val="008B4FC4"/>
    <w:rsid w:val="008C3046"/>
    <w:rsid w:val="008C3BDD"/>
    <w:rsid w:val="008C7D1D"/>
    <w:rsid w:val="008D3D51"/>
    <w:rsid w:val="008D4397"/>
    <w:rsid w:val="008D703D"/>
    <w:rsid w:val="008D796E"/>
    <w:rsid w:val="008E00CD"/>
    <w:rsid w:val="008E0BF4"/>
    <w:rsid w:val="008E6F07"/>
    <w:rsid w:val="008E7001"/>
    <w:rsid w:val="00902779"/>
    <w:rsid w:val="00902B70"/>
    <w:rsid w:val="009063A2"/>
    <w:rsid w:val="0091019B"/>
    <w:rsid w:val="00911F55"/>
    <w:rsid w:val="0091428F"/>
    <w:rsid w:val="00914C99"/>
    <w:rsid w:val="00921B95"/>
    <w:rsid w:val="00922A06"/>
    <w:rsid w:val="009235FE"/>
    <w:rsid w:val="00932ECD"/>
    <w:rsid w:val="0094253A"/>
    <w:rsid w:val="00945F24"/>
    <w:rsid w:val="00947BDA"/>
    <w:rsid w:val="0095052A"/>
    <w:rsid w:val="00953E6E"/>
    <w:rsid w:val="00964E77"/>
    <w:rsid w:val="009706E6"/>
    <w:rsid w:val="00976C7B"/>
    <w:rsid w:val="00981E00"/>
    <w:rsid w:val="009821E1"/>
    <w:rsid w:val="00983E2E"/>
    <w:rsid w:val="00984F43"/>
    <w:rsid w:val="00987B2E"/>
    <w:rsid w:val="009956B2"/>
    <w:rsid w:val="0099657E"/>
    <w:rsid w:val="00997284"/>
    <w:rsid w:val="009A4CC7"/>
    <w:rsid w:val="009A58E1"/>
    <w:rsid w:val="009A6773"/>
    <w:rsid w:val="009B3649"/>
    <w:rsid w:val="009B6F8B"/>
    <w:rsid w:val="009B7760"/>
    <w:rsid w:val="009C0E13"/>
    <w:rsid w:val="009C291F"/>
    <w:rsid w:val="009C32D1"/>
    <w:rsid w:val="009C64CA"/>
    <w:rsid w:val="009C74EE"/>
    <w:rsid w:val="009D2EE3"/>
    <w:rsid w:val="009D3209"/>
    <w:rsid w:val="009D6147"/>
    <w:rsid w:val="009D6CCD"/>
    <w:rsid w:val="009E16A6"/>
    <w:rsid w:val="009E3578"/>
    <w:rsid w:val="009E37D8"/>
    <w:rsid w:val="00A04CF1"/>
    <w:rsid w:val="00A059D4"/>
    <w:rsid w:val="00A1157B"/>
    <w:rsid w:val="00A12E9B"/>
    <w:rsid w:val="00A2017F"/>
    <w:rsid w:val="00A207E8"/>
    <w:rsid w:val="00A24CDC"/>
    <w:rsid w:val="00A24F94"/>
    <w:rsid w:val="00A361BA"/>
    <w:rsid w:val="00A37A10"/>
    <w:rsid w:val="00A40401"/>
    <w:rsid w:val="00A44EB0"/>
    <w:rsid w:val="00A51FF3"/>
    <w:rsid w:val="00A553A9"/>
    <w:rsid w:val="00A6089E"/>
    <w:rsid w:val="00A615D0"/>
    <w:rsid w:val="00A63A16"/>
    <w:rsid w:val="00A66AC2"/>
    <w:rsid w:val="00A73305"/>
    <w:rsid w:val="00A74321"/>
    <w:rsid w:val="00A767FC"/>
    <w:rsid w:val="00A806A6"/>
    <w:rsid w:val="00A829E2"/>
    <w:rsid w:val="00A900AA"/>
    <w:rsid w:val="00A91B27"/>
    <w:rsid w:val="00A9216B"/>
    <w:rsid w:val="00A92F6D"/>
    <w:rsid w:val="00A93FAE"/>
    <w:rsid w:val="00A96F6C"/>
    <w:rsid w:val="00A97B8D"/>
    <w:rsid w:val="00A97C8A"/>
    <w:rsid w:val="00AB14CC"/>
    <w:rsid w:val="00AB37AC"/>
    <w:rsid w:val="00AB7502"/>
    <w:rsid w:val="00AC01D7"/>
    <w:rsid w:val="00AC74DC"/>
    <w:rsid w:val="00AC7D4A"/>
    <w:rsid w:val="00AD0CF0"/>
    <w:rsid w:val="00AD2E4F"/>
    <w:rsid w:val="00AD530E"/>
    <w:rsid w:val="00AE2E90"/>
    <w:rsid w:val="00AF0827"/>
    <w:rsid w:val="00B02AE1"/>
    <w:rsid w:val="00B07469"/>
    <w:rsid w:val="00B12FB1"/>
    <w:rsid w:val="00B14CB6"/>
    <w:rsid w:val="00B16BB1"/>
    <w:rsid w:val="00B270CD"/>
    <w:rsid w:val="00B37D62"/>
    <w:rsid w:val="00B42A69"/>
    <w:rsid w:val="00B43E3E"/>
    <w:rsid w:val="00B44BBC"/>
    <w:rsid w:val="00B45E1A"/>
    <w:rsid w:val="00B51B01"/>
    <w:rsid w:val="00B51BC1"/>
    <w:rsid w:val="00B5533D"/>
    <w:rsid w:val="00B62286"/>
    <w:rsid w:val="00B6303A"/>
    <w:rsid w:val="00B90639"/>
    <w:rsid w:val="00B91210"/>
    <w:rsid w:val="00B9404D"/>
    <w:rsid w:val="00B97377"/>
    <w:rsid w:val="00BA00F1"/>
    <w:rsid w:val="00BB1FFB"/>
    <w:rsid w:val="00BB2F35"/>
    <w:rsid w:val="00BB5293"/>
    <w:rsid w:val="00BC1B59"/>
    <w:rsid w:val="00BC34E6"/>
    <w:rsid w:val="00BD31DC"/>
    <w:rsid w:val="00BD5FA9"/>
    <w:rsid w:val="00BE022D"/>
    <w:rsid w:val="00BE19FA"/>
    <w:rsid w:val="00BF13F5"/>
    <w:rsid w:val="00BF55BD"/>
    <w:rsid w:val="00C00C38"/>
    <w:rsid w:val="00C025FC"/>
    <w:rsid w:val="00C03156"/>
    <w:rsid w:val="00C0502F"/>
    <w:rsid w:val="00C0597D"/>
    <w:rsid w:val="00C164DE"/>
    <w:rsid w:val="00C16521"/>
    <w:rsid w:val="00C1701C"/>
    <w:rsid w:val="00C17103"/>
    <w:rsid w:val="00C20223"/>
    <w:rsid w:val="00C24A36"/>
    <w:rsid w:val="00C24D3B"/>
    <w:rsid w:val="00C33CE4"/>
    <w:rsid w:val="00C33D41"/>
    <w:rsid w:val="00C342E0"/>
    <w:rsid w:val="00C35539"/>
    <w:rsid w:val="00C411F0"/>
    <w:rsid w:val="00C446FF"/>
    <w:rsid w:val="00C55B80"/>
    <w:rsid w:val="00C60704"/>
    <w:rsid w:val="00C61817"/>
    <w:rsid w:val="00C61896"/>
    <w:rsid w:val="00C649C8"/>
    <w:rsid w:val="00C70419"/>
    <w:rsid w:val="00C71FC8"/>
    <w:rsid w:val="00C72ECB"/>
    <w:rsid w:val="00C7348A"/>
    <w:rsid w:val="00C7428F"/>
    <w:rsid w:val="00C747B9"/>
    <w:rsid w:val="00C76126"/>
    <w:rsid w:val="00C77452"/>
    <w:rsid w:val="00C82826"/>
    <w:rsid w:val="00C8291D"/>
    <w:rsid w:val="00C84649"/>
    <w:rsid w:val="00C847A4"/>
    <w:rsid w:val="00C90866"/>
    <w:rsid w:val="00C9671A"/>
    <w:rsid w:val="00CA1D6E"/>
    <w:rsid w:val="00CA3611"/>
    <w:rsid w:val="00CA5519"/>
    <w:rsid w:val="00CA5610"/>
    <w:rsid w:val="00CA5AB6"/>
    <w:rsid w:val="00CB1797"/>
    <w:rsid w:val="00CC185E"/>
    <w:rsid w:val="00CC1BC1"/>
    <w:rsid w:val="00CC276C"/>
    <w:rsid w:val="00CC2AC3"/>
    <w:rsid w:val="00CC4601"/>
    <w:rsid w:val="00CE005D"/>
    <w:rsid w:val="00CE1777"/>
    <w:rsid w:val="00CE1E15"/>
    <w:rsid w:val="00CE297E"/>
    <w:rsid w:val="00CE316A"/>
    <w:rsid w:val="00CE3BA5"/>
    <w:rsid w:val="00D06889"/>
    <w:rsid w:val="00D07FA2"/>
    <w:rsid w:val="00D1575F"/>
    <w:rsid w:val="00D1607A"/>
    <w:rsid w:val="00D1695C"/>
    <w:rsid w:val="00D20640"/>
    <w:rsid w:val="00D30280"/>
    <w:rsid w:val="00D31B80"/>
    <w:rsid w:val="00D40CEE"/>
    <w:rsid w:val="00D47C7A"/>
    <w:rsid w:val="00D54BF8"/>
    <w:rsid w:val="00D55AFD"/>
    <w:rsid w:val="00D639E0"/>
    <w:rsid w:val="00D67330"/>
    <w:rsid w:val="00D70F63"/>
    <w:rsid w:val="00D77FCF"/>
    <w:rsid w:val="00D80DB4"/>
    <w:rsid w:val="00D862D9"/>
    <w:rsid w:val="00D92F5C"/>
    <w:rsid w:val="00D96CFA"/>
    <w:rsid w:val="00DA6F26"/>
    <w:rsid w:val="00DA7A8A"/>
    <w:rsid w:val="00DB0364"/>
    <w:rsid w:val="00DB1C49"/>
    <w:rsid w:val="00DB463F"/>
    <w:rsid w:val="00DB6D0F"/>
    <w:rsid w:val="00DC3F3C"/>
    <w:rsid w:val="00DD15C4"/>
    <w:rsid w:val="00DD2207"/>
    <w:rsid w:val="00DD3303"/>
    <w:rsid w:val="00DD3401"/>
    <w:rsid w:val="00DD3926"/>
    <w:rsid w:val="00DD415F"/>
    <w:rsid w:val="00DD7473"/>
    <w:rsid w:val="00DD7E40"/>
    <w:rsid w:val="00DE02F2"/>
    <w:rsid w:val="00DE394E"/>
    <w:rsid w:val="00DE7FBF"/>
    <w:rsid w:val="00DF6401"/>
    <w:rsid w:val="00DF6D8B"/>
    <w:rsid w:val="00E011DB"/>
    <w:rsid w:val="00E019CE"/>
    <w:rsid w:val="00E03852"/>
    <w:rsid w:val="00E04009"/>
    <w:rsid w:val="00E045B1"/>
    <w:rsid w:val="00E0504C"/>
    <w:rsid w:val="00E0646C"/>
    <w:rsid w:val="00E20217"/>
    <w:rsid w:val="00E214F2"/>
    <w:rsid w:val="00E243D0"/>
    <w:rsid w:val="00E403F0"/>
    <w:rsid w:val="00E42821"/>
    <w:rsid w:val="00E43DBD"/>
    <w:rsid w:val="00E4759A"/>
    <w:rsid w:val="00E527C4"/>
    <w:rsid w:val="00E5369D"/>
    <w:rsid w:val="00E54A83"/>
    <w:rsid w:val="00E618D2"/>
    <w:rsid w:val="00E62F10"/>
    <w:rsid w:val="00E7605F"/>
    <w:rsid w:val="00E812CC"/>
    <w:rsid w:val="00E823FE"/>
    <w:rsid w:val="00E838A5"/>
    <w:rsid w:val="00E846E3"/>
    <w:rsid w:val="00E90381"/>
    <w:rsid w:val="00E908DA"/>
    <w:rsid w:val="00E90F69"/>
    <w:rsid w:val="00E92A7D"/>
    <w:rsid w:val="00E959FA"/>
    <w:rsid w:val="00E9677E"/>
    <w:rsid w:val="00EA2FA0"/>
    <w:rsid w:val="00EA6847"/>
    <w:rsid w:val="00EA6EA7"/>
    <w:rsid w:val="00EB491C"/>
    <w:rsid w:val="00EC0DFB"/>
    <w:rsid w:val="00EC5AE6"/>
    <w:rsid w:val="00EE03B5"/>
    <w:rsid w:val="00EE2278"/>
    <w:rsid w:val="00EE2D2B"/>
    <w:rsid w:val="00EE50DA"/>
    <w:rsid w:val="00EE517F"/>
    <w:rsid w:val="00EF49EB"/>
    <w:rsid w:val="00EF4DD1"/>
    <w:rsid w:val="00EF7671"/>
    <w:rsid w:val="00F13489"/>
    <w:rsid w:val="00F21F97"/>
    <w:rsid w:val="00F25C5C"/>
    <w:rsid w:val="00F302BE"/>
    <w:rsid w:val="00F40ED3"/>
    <w:rsid w:val="00F41881"/>
    <w:rsid w:val="00F43D20"/>
    <w:rsid w:val="00F52354"/>
    <w:rsid w:val="00F54563"/>
    <w:rsid w:val="00F56977"/>
    <w:rsid w:val="00F57B4E"/>
    <w:rsid w:val="00F61C41"/>
    <w:rsid w:val="00F66475"/>
    <w:rsid w:val="00F66EFC"/>
    <w:rsid w:val="00F70A1B"/>
    <w:rsid w:val="00F726E1"/>
    <w:rsid w:val="00F74C5D"/>
    <w:rsid w:val="00F76532"/>
    <w:rsid w:val="00F76E54"/>
    <w:rsid w:val="00F801EF"/>
    <w:rsid w:val="00F81879"/>
    <w:rsid w:val="00F822E3"/>
    <w:rsid w:val="00F82A91"/>
    <w:rsid w:val="00F8321A"/>
    <w:rsid w:val="00F84A3D"/>
    <w:rsid w:val="00F91822"/>
    <w:rsid w:val="00F919F6"/>
    <w:rsid w:val="00F9224D"/>
    <w:rsid w:val="00F9609E"/>
    <w:rsid w:val="00FA0687"/>
    <w:rsid w:val="00FB6C57"/>
    <w:rsid w:val="00FC2567"/>
    <w:rsid w:val="00FC58CD"/>
    <w:rsid w:val="00FD31DF"/>
    <w:rsid w:val="00FD45CA"/>
    <w:rsid w:val="00FD51E6"/>
    <w:rsid w:val="00FD793B"/>
    <w:rsid w:val="00FE06F3"/>
    <w:rsid w:val="00FE0723"/>
    <w:rsid w:val="00FE0CF6"/>
    <w:rsid w:val="00FE4C53"/>
    <w:rsid w:val="00FE702D"/>
    <w:rsid w:val="00FE74C6"/>
    <w:rsid w:val="00FF30FF"/>
    <w:rsid w:val="00FF3372"/>
    <w:rsid w:val="00FF617C"/>
    <w:rsid w:val="00FF7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09252"/>
    </o:shapedefaults>
    <o:shapelayout v:ext="edit">
      <o:idmap v:ext="edit" data="2"/>
    </o:shapelayout>
  </w:shapeDefaults>
  <w:decimalSymbol w:val="."/>
  <w:listSeparator w:val=","/>
  <w14:docId w14:val="41F1C793"/>
  <w15:chartTrackingRefBased/>
  <w15:docId w15:val="{BE3E3ECE-ED4C-44D4-A455-3CE08A81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D3"/>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F11D3"/>
    <w:pPr>
      <w:spacing w:line="360" w:lineRule="auto"/>
      <w:jc w:val="center"/>
    </w:pPr>
    <w:rPr>
      <w:rFonts w:ascii="Bookman Old Style" w:hAnsi="Bookman Old Style"/>
      <w:b/>
      <w:szCs w:val="20"/>
    </w:rPr>
  </w:style>
  <w:style w:type="character" w:customStyle="1" w:styleId="TitleChar">
    <w:name w:val="Title Char"/>
    <w:link w:val="Title"/>
    <w:rsid w:val="002F11D3"/>
    <w:rPr>
      <w:rFonts w:ascii="Bookman Old Style" w:eastAsia="Times New Roman" w:hAnsi="Bookman Old Style" w:cs="Times New Roman"/>
      <w:b/>
      <w:sz w:val="24"/>
      <w:szCs w:val="20"/>
    </w:rPr>
  </w:style>
  <w:style w:type="paragraph" w:styleId="BodyText">
    <w:name w:val="Body Text"/>
    <w:basedOn w:val="Normal"/>
    <w:link w:val="BodyTextChar"/>
    <w:rsid w:val="002F11D3"/>
    <w:pPr>
      <w:jc w:val="both"/>
    </w:pPr>
  </w:style>
  <w:style w:type="character" w:customStyle="1" w:styleId="BodyTextChar">
    <w:name w:val="Body Text Char"/>
    <w:link w:val="BodyText"/>
    <w:rsid w:val="002F11D3"/>
    <w:rPr>
      <w:rFonts w:ascii="Times New Roman" w:eastAsia="Times New Roman" w:hAnsi="Times New Roman" w:cs="Times New Roman"/>
      <w:sz w:val="24"/>
      <w:szCs w:val="24"/>
    </w:rPr>
  </w:style>
  <w:style w:type="paragraph" w:styleId="BodyText3">
    <w:name w:val="Body Text 3"/>
    <w:basedOn w:val="Normal"/>
    <w:link w:val="BodyText3Char"/>
    <w:rsid w:val="002F11D3"/>
    <w:pPr>
      <w:spacing w:after="120"/>
    </w:pPr>
    <w:rPr>
      <w:sz w:val="16"/>
      <w:szCs w:val="16"/>
    </w:rPr>
  </w:style>
  <w:style w:type="character" w:customStyle="1" w:styleId="BodyText3Char">
    <w:name w:val="Body Text 3 Char"/>
    <w:link w:val="BodyText3"/>
    <w:rsid w:val="002F11D3"/>
    <w:rPr>
      <w:rFonts w:ascii="Times New Roman" w:eastAsia="Times New Roman" w:hAnsi="Times New Roman" w:cs="Times New Roman"/>
      <w:sz w:val="16"/>
      <w:szCs w:val="16"/>
    </w:rPr>
  </w:style>
  <w:style w:type="paragraph" w:styleId="BodyTextIndent2">
    <w:name w:val="Body Text Indent 2"/>
    <w:basedOn w:val="Normal"/>
    <w:link w:val="BodyTextIndent2Char"/>
    <w:rsid w:val="002F11D3"/>
    <w:pPr>
      <w:spacing w:after="120" w:line="480" w:lineRule="auto"/>
      <w:ind w:left="360"/>
    </w:pPr>
  </w:style>
  <w:style w:type="character" w:customStyle="1" w:styleId="BodyTextIndent2Char">
    <w:name w:val="Body Text Indent 2 Char"/>
    <w:link w:val="BodyTextIndent2"/>
    <w:rsid w:val="002F11D3"/>
    <w:rPr>
      <w:rFonts w:ascii="Times New Roman" w:eastAsia="Times New Roman" w:hAnsi="Times New Roman" w:cs="Times New Roman"/>
      <w:sz w:val="24"/>
      <w:szCs w:val="24"/>
    </w:rPr>
  </w:style>
  <w:style w:type="character" w:styleId="CommentReference">
    <w:name w:val="annotation reference"/>
    <w:semiHidden/>
    <w:rsid w:val="002F11D3"/>
    <w:rPr>
      <w:sz w:val="16"/>
      <w:szCs w:val="16"/>
    </w:rPr>
  </w:style>
  <w:style w:type="paragraph" w:styleId="CommentText">
    <w:name w:val="annotation text"/>
    <w:basedOn w:val="Normal"/>
    <w:link w:val="CommentTextChar"/>
    <w:semiHidden/>
    <w:rsid w:val="002F11D3"/>
    <w:rPr>
      <w:sz w:val="20"/>
      <w:szCs w:val="20"/>
    </w:rPr>
  </w:style>
  <w:style w:type="character" w:customStyle="1" w:styleId="CommentTextChar">
    <w:name w:val="Comment Text Char"/>
    <w:link w:val="CommentText"/>
    <w:semiHidden/>
    <w:rsid w:val="002F11D3"/>
    <w:rPr>
      <w:rFonts w:ascii="Times New Roman" w:eastAsia="Times New Roman" w:hAnsi="Times New Roman" w:cs="Times New Roman"/>
      <w:sz w:val="20"/>
      <w:szCs w:val="20"/>
    </w:rPr>
  </w:style>
  <w:style w:type="paragraph" w:styleId="Footer">
    <w:name w:val="footer"/>
    <w:basedOn w:val="Normal"/>
    <w:link w:val="FooterChar"/>
    <w:rsid w:val="002F11D3"/>
    <w:pPr>
      <w:tabs>
        <w:tab w:val="center" w:pos="4320"/>
        <w:tab w:val="right" w:pos="8640"/>
      </w:tabs>
    </w:pPr>
  </w:style>
  <w:style w:type="character" w:customStyle="1" w:styleId="FooterChar">
    <w:name w:val="Footer Char"/>
    <w:link w:val="Footer"/>
    <w:rsid w:val="002F11D3"/>
    <w:rPr>
      <w:rFonts w:ascii="Times New Roman" w:eastAsia="Times New Roman" w:hAnsi="Times New Roman" w:cs="Times New Roman"/>
      <w:sz w:val="24"/>
      <w:szCs w:val="24"/>
    </w:rPr>
  </w:style>
  <w:style w:type="character" w:styleId="PageNumber">
    <w:name w:val="page number"/>
    <w:rsid w:val="002F11D3"/>
  </w:style>
  <w:style w:type="paragraph" w:styleId="ListParagraph">
    <w:name w:val="List Paragraph"/>
    <w:aliases w:val="Bullet point 1,First Level Outline,Paragraphe de liste1,Numbered paragraph,List Paragraph2,Medium Grid 1 - Accent 21,F5 List Paragraph,Bullet List,FooterText,Colorful List - Accent 11,Colorful List - Accent 111,Dot pt"/>
    <w:basedOn w:val="Normal"/>
    <w:uiPriority w:val="34"/>
    <w:qFormat/>
    <w:rsid w:val="002F11D3"/>
    <w:pPr>
      <w:ind w:left="720"/>
    </w:pPr>
  </w:style>
  <w:style w:type="paragraph" w:styleId="BodyText2">
    <w:name w:val="Body Text 2"/>
    <w:basedOn w:val="Normal"/>
    <w:link w:val="BodyText2Char"/>
    <w:uiPriority w:val="99"/>
    <w:rsid w:val="002F11D3"/>
    <w:pPr>
      <w:spacing w:after="120" w:line="480" w:lineRule="auto"/>
    </w:pPr>
    <w:rPr>
      <w:lang w:val="id-ID" w:eastAsia="x-none"/>
    </w:rPr>
  </w:style>
  <w:style w:type="character" w:customStyle="1" w:styleId="BodyText2Char">
    <w:name w:val="Body Text 2 Char"/>
    <w:link w:val="BodyText2"/>
    <w:uiPriority w:val="99"/>
    <w:rsid w:val="002F11D3"/>
    <w:rPr>
      <w:rFonts w:ascii="Times New Roman" w:eastAsia="Times New Roman" w:hAnsi="Times New Roman" w:cs="Times New Roman"/>
      <w:sz w:val="24"/>
      <w:szCs w:val="24"/>
      <w:lang w:val="id-ID" w:eastAsia="x-none"/>
    </w:rPr>
  </w:style>
  <w:style w:type="paragraph" w:styleId="BalloonText">
    <w:name w:val="Balloon Text"/>
    <w:basedOn w:val="Normal"/>
    <w:link w:val="BalloonTextChar"/>
    <w:uiPriority w:val="99"/>
    <w:semiHidden/>
    <w:unhideWhenUsed/>
    <w:rsid w:val="002F11D3"/>
    <w:rPr>
      <w:rFonts w:ascii="Segoe UI" w:hAnsi="Segoe UI" w:cs="Segoe UI"/>
      <w:sz w:val="18"/>
      <w:szCs w:val="18"/>
    </w:rPr>
  </w:style>
  <w:style w:type="character" w:customStyle="1" w:styleId="BalloonTextChar">
    <w:name w:val="Balloon Text Char"/>
    <w:link w:val="BalloonText"/>
    <w:uiPriority w:val="99"/>
    <w:semiHidden/>
    <w:rsid w:val="002F11D3"/>
    <w:rPr>
      <w:rFonts w:ascii="Segoe UI" w:eastAsia="Times New Roman" w:hAnsi="Segoe UI" w:cs="Segoe UI"/>
      <w:sz w:val="18"/>
      <w:szCs w:val="18"/>
    </w:rPr>
  </w:style>
  <w:style w:type="paragraph" w:styleId="Header">
    <w:name w:val="header"/>
    <w:basedOn w:val="Normal"/>
    <w:link w:val="HeaderChar"/>
    <w:uiPriority w:val="99"/>
    <w:unhideWhenUsed/>
    <w:rsid w:val="00FD45CA"/>
    <w:pPr>
      <w:tabs>
        <w:tab w:val="center" w:pos="4680"/>
        <w:tab w:val="right" w:pos="9360"/>
      </w:tabs>
    </w:pPr>
  </w:style>
  <w:style w:type="character" w:customStyle="1" w:styleId="HeaderChar">
    <w:name w:val="Header Char"/>
    <w:link w:val="Header"/>
    <w:uiPriority w:val="99"/>
    <w:rsid w:val="00FD45CA"/>
    <w:rPr>
      <w:rFonts w:ascii="Times New Roman" w:eastAsia="Times New Roman" w:hAnsi="Times New Roman"/>
      <w:sz w:val="24"/>
      <w:szCs w:val="24"/>
    </w:rPr>
  </w:style>
  <w:style w:type="paragraph" w:styleId="BodyTextIndent">
    <w:name w:val="Body Text Indent"/>
    <w:basedOn w:val="Normal"/>
    <w:link w:val="BodyTextIndentChar"/>
    <w:uiPriority w:val="99"/>
    <w:semiHidden/>
    <w:unhideWhenUsed/>
    <w:rsid w:val="006D7F6B"/>
    <w:pPr>
      <w:spacing w:after="120"/>
      <w:ind w:left="283"/>
    </w:pPr>
  </w:style>
  <w:style w:type="character" w:customStyle="1" w:styleId="BodyTextIndentChar">
    <w:name w:val="Body Text Indent Char"/>
    <w:link w:val="BodyTextIndent"/>
    <w:uiPriority w:val="99"/>
    <w:semiHidden/>
    <w:rsid w:val="006D7F6B"/>
    <w:rPr>
      <w:rFonts w:ascii="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003596"/>
    <w:rPr>
      <w:b/>
      <w:bCs/>
    </w:rPr>
  </w:style>
  <w:style w:type="character" w:customStyle="1" w:styleId="CommentSubjectChar">
    <w:name w:val="Comment Subject Char"/>
    <w:link w:val="CommentSubject"/>
    <w:uiPriority w:val="99"/>
    <w:semiHidden/>
    <w:rsid w:val="00003596"/>
    <w:rPr>
      <w:rFonts w:ascii="Times New Roman" w:eastAsia="Times New Roman" w:hAnsi="Times New Roman" w:cs="Times New Roman"/>
      <w:b/>
      <w:bCs/>
      <w:sz w:val="20"/>
      <w:szCs w:val="20"/>
    </w:rPr>
  </w:style>
  <w:style w:type="character" w:styleId="Hyperlink">
    <w:name w:val="Hyperlink"/>
    <w:uiPriority w:val="99"/>
    <w:unhideWhenUsed/>
    <w:rsid w:val="009D6147"/>
    <w:rPr>
      <w:color w:val="0563C1"/>
      <w:u w:val="single"/>
    </w:rPr>
  </w:style>
  <w:style w:type="paragraph" w:styleId="NormalWeb">
    <w:name w:val="Normal (Web)"/>
    <w:basedOn w:val="Normal"/>
    <w:uiPriority w:val="99"/>
    <w:unhideWhenUsed/>
    <w:rsid w:val="00C00C38"/>
    <w:pPr>
      <w:spacing w:before="100" w:beforeAutospacing="1" w:after="100" w:afterAutospacing="1"/>
    </w:pPr>
  </w:style>
  <w:style w:type="paragraph" w:styleId="Revision">
    <w:name w:val="Revision"/>
    <w:hidden/>
    <w:uiPriority w:val="99"/>
    <w:semiHidden/>
    <w:rsid w:val="000460F1"/>
    <w:rPr>
      <w:rFonts w:ascii="Times New Roman" w:eastAsia="Times New Roman" w:hAnsi="Times New Roman"/>
      <w:sz w:val="24"/>
      <w:szCs w:val="24"/>
    </w:rPr>
  </w:style>
  <w:style w:type="paragraph" w:customStyle="1" w:styleId="ListParagraph1">
    <w:name w:val="List Paragraph1"/>
    <w:basedOn w:val="Normal"/>
    <w:link w:val="ListParagraphChar"/>
    <w:uiPriority w:val="34"/>
    <w:qFormat/>
    <w:rsid w:val="006B177C"/>
    <w:pPr>
      <w:ind w:left="720"/>
    </w:pPr>
    <w:rPr>
      <w:sz w:val="20"/>
      <w:szCs w:val="20"/>
    </w:rPr>
  </w:style>
  <w:style w:type="character" w:customStyle="1" w:styleId="ListParagraphChar">
    <w:name w:val="List Paragraph Char"/>
    <w:aliases w:val="Bullet point 1 Char,First Level Outline Char,Paragraphe de liste1 Char,Numbered paragraph Char,List Paragraph1 Char,List Paragraph2 Char,Medium Grid 1 - Accent 21 Char,F5 List Paragraph Char,Bullet List Char,FooterText Char"/>
    <w:link w:val="ListParagraph1"/>
    <w:uiPriority w:val="34"/>
    <w:qFormat/>
    <w:rsid w:val="006B177C"/>
    <w:rPr>
      <w:rFonts w:ascii="Times New Roman" w:eastAsia="Times New Roman" w:hAnsi="Times New Roman"/>
    </w:rPr>
  </w:style>
  <w:style w:type="table" w:styleId="TableGrid">
    <w:name w:val="Table Grid"/>
    <w:basedOn w:val="TableNormal"/>
    <w:uiPriority w:val="39"/>
    <w:rsid w:val="00C649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862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918224">
      <w:bodyDiv w:val="1"/>
      <w:marLeft w:val="0"/>
      <w:marRight w:val="0"/>
      <w:marTop w:val="0"/>
      <w:marBottom w:val="0"/>
      <w:divBdr>
        <w:top w:val="none" w:sz="0" w:space="0" w:color="auto"/>
        <w:left w:val="none" w:sz="0" w:space="0" w:color="auto"/>
        <w:bottom w:val="none" w:sz="0" w:space="0" w:color="auto"/>
        <w:right w:val="none" w:sz="0" w:space="0" w:color="auto"/>
      </w:divBdr>
    </w:div>
    <w:div w:id="436026494">
      <w:bodyDiv w:val="1"/>
      <w:marLeft w:val="0"/>
      <w:marRight w:val="0"/>
      <w:marTop w:val="0"/>
      <w:marBottom w:val="0"/>
      <w:divBdr>
        <w:top w:val="none" w:sz="0" w:space="0" w:color="auto"/>
        <w:left w:val="none" w:sz="0" w:space="0" w:color="auto"/>
        <w:bottom w:val="none" w:sz="0" w:space="0" w:color="auto"/>
        <w:right w:val="none" w:sz="0" w:space="0" w:color="auto"/>
      </w:divBdr>
    </w:div>
    <w:div w:id="692999854">
      <w:bodyDiv w:val="1"/>
      <w:marLeft w:val="0"/>
      <w:marRight w:val="0"/>
      <w:marTop w:val="0"/>
      <w:marBottom w:val="0"/>
      <w:divBdr>
        <w:top w:val="none" w:sz="0" w:space="0" w:color="auto"/>
        <w:left w:val="none" w:sz="0" w:space="0" w:color="auto"/>
        <w:bottom w:val="none" w:sz="0" w:space="0" w:color="auto"/>
        <w:right w:val="none" w:sz="0" w:space="0" w:color="auto"/>
      </w:divBdr>
    </w:div>
    <w:div w:id="829832120">
      <w:bodyDiv w:val="1"/>
      <w:marLeft w:val="0"/>
      <w:marRight w:val="0"/>
      <w:marTop w:val="0"/>
      <w:marBottom w:val="0"/>
      <w:divBdr>
        <w:top w:val="none" w:sz="0" w:space="0" w:color="auto"/>
        <w:left w:val="none" w:sz="0" w:space="0" w:color="auto"/>
        <w:bottom w:val="none" w:sz="0" w:space="0" w:color="auto"/>
        <w:right w:val="none" w:sz="0" w:space="0" w:color="auto"/>
      </w:divBdr>
    </w:div>
    <w:div w:id="862550721">
      <w:bodyDiv w:val="1"/>
      <w:marLeft w:val="0"/>
      <w:marRight w:val="0"/>
      <w:marTop w:val="0"/>
      <w:marBottom w:val="0"/>
      <w:divBdr>
        <w:top w:val="none" w:sz="0" w:space="0" w:color="auto"/>
        <w:left w:val="none" w:sz="0" w:space="0" w:color="auto"/>
        <w:bottom w:val="none" w:sz="0" w:space="0" w:color="auto"/>
        <w:right w:val="none" w:sz="0" w:space="0" w:color="auto"/>
      </w:divBdr>
    </w:div>
    <w:div w:id="1388451477">
      <w:bodyDiv w:val="1"/>
      <w:marLeft w:val="0"/>
      <w:marRight w:val="0"/>
      <w:marTop w:val="0"/>
      <w:marBottom w:val="0"/>
      <w:divBdr>
        <w:top w:val="none" w:sz="0" w:space="0" w:color="auto"/>
        <w:left w:val="none" w:sz="0" w:space="0" w:color="auto"/>
        <w:bottom w:val="none" w:sz="0" w:space="0" w:color="auto"/>
        <w:right w:val="none" w:sz="0" w:space="0" w:color="auto"/>
      </w:divBdr>
    </w:div>
    <w:div w:id="1526098342">
      <w:bodyDiv w:val="1"/>
      <w:marLeft w:val="0"/>
      <w:marRight w:val="0"/>
      <w:marTop w:val="0"/>
      <w:marBottom w:val="0"/>
      <w:divBdr>
        <w:top w:val="none" w:sz="0" w:space="0" w:color="auto"/>
        <w:left w:val="none" w:sz="0" w:space="0" w:color="auto"/>
        <w:bottom w:val="none" w:sz="0" w:space="0" w:color="auto"/>
        <w:right w:val="none" w:sz="0" w:space="0" w:color="auto"/>
      </w:divBdr>
    </w:div>
    <w:div w:id="1600527339">
      <w:bodyDiv w:val="1"/>
      <w:marLeft w:val="0"/>
      <w:marRight w:val="0"/>
      <w:marTop w:val="0"/>
      <w:marBottom w:val="0"/>
      <w:divBdr>
        <w:top w:val="none" w:sz="0" w:space="0" w:color="auto"/>
        <w:left w:val="none" w:sz="0" w:space="0" w:color="auto"/>
        <w:bottom w:val="none" w:sz="0" w:space="0" w:color="auto"/>
        <w:right w:val="none" w:sz="0" w:space="0" w:color="auto"/>
      </w:divBdr>
    </w:div>
    <w:div w:id="1623879719">
      <w:bodyDiv w:val="1"/>
      <w:marLeft w:val="0"/>
      <w:marRight w:val="0"/>
      <w:marTop w:val="0"/>
      <w:marBottom w:val="0"/>
      <w:divBdr>
        <w:top w:val="none" w:sz="0" w:space="0" w:color="auto"/>
        <w:left w:val="none" w:sz="0" w:space="0" w:color="auto"/>
        <w:bottom w:val="none" w:sz="0" w:space="0" w:color="auto"/>
        <w:right w:val="none" w:sz="0" w:space="0" w:color="auto"/>
      </w:divBdr>
    </w:div>
    <w:div w:id="1745176315">
      <w:bodyDiv w:val="1"/>
      <w:marLeft w:val="0"/>
      <w:marRight w:val="0"/>
      <w:marTop w:val="0"/>
      <w:marBottom w:val="0"/>
      <w:divBdr>
        <w:top w:val="none" w:sz="0" w:space="0" w:color="auto"/>
        <w:left w:val="none" w:sz="0" w:space="0" w:color="auto"/>
        <w:bottom w:val="none" w:sz="0" w:space="0" w:color="auto"/>
        <w:right w:val="none" w:sz="0" w:space="0" w:color="auto"/>
      </w:divBdr>
    </w:div>
    <w:div w:id="212985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9F740-CC0D-4CCD-AD43-45418800A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50</Pages>
  <Words>15684</Words>
  <Characters>89399</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104874</CharactersWithSpaces>
  <SharedDoc>false</SharedDoc>
  <HLinks>
    <vt:vector size="12" baseType="variant">
      <vt:variant>
        <vt:i4>1441839</vt:i4>
      </vt:variant>
      <vt:variant>
        <vt:i4>3</vt:i4>
      </vt:variant>
      <vt:variant>
        <vt:i4>0</vt:i4>
      </vt:variant>
      <vt:variant>
        <vt:i4>5</vt:i4>
      </vt:variant>
      <vt:variant>
        <vt:lpwstr>mailto:melindacvcjalin@gmail.com</vt:lpwstr>
      </vt:variant>
      <vt:variant>
        <vt:lpwstr/>
      </vt:variant>
      <vt:variant>
        <vt:i4>1441839</vt:i4>
      </vt:variant>
      <vt:variant>
        <vt:i4>0</vt:i4>
      </vt:variant>
      <vt:variant>
        <vt:i4>0</vt:i4>
      </vt:variant>
      <vt:variant>
        <vt:i4>5</vt:i4>
      </vt:variant>
      <vt:variant>
        <vt:lpwstr>mailto:melindacvcjalin@gmail.com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Tries Dwi Saptari</dc:creator>
  <cp:keywords/>
  <dc:description/>
  <cp:lastModifiedBy>APRILYA Anggie</cp:lastModifiedBy>
  <cp:revision>3</cp:revision>
  <cp:lastPrinted>2018-01-18T03:07:00Z</cp:lastPrinted>
  <dcterms:created xsi:type="dcterms:W3CDTF">2024-12-27T08:29:00Z</dcterms:created>
  <dcterms:modified xsi:type="dcterms:W3CDTF">2024-12-27T08:48:00Z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8a86cd-93f1-4e8d-8289-cf588122df89_Enabled">
    <vt:lpwstr>true</vt:lpwstr>
  </property>
  <property fmtid="{D5CDD505-2E9C-101B-9397-08002B2CF9AE}" pid="3" name="MSIP_Label_868a86cd-93f1-4e8d-8289-cf588122df89_SetDate">
    <vt:lpwstr>2023-09-19T12:03:01Z</vt:lpwstr>
  </property>
  <property fmtid="{D5CDD505-2E9C-101B-9397-08002B2CF9AE}" pid="4" name="MSIP_Label_868a86cd-93f1-4e8d-8289-cf588122df89_Method">
    <vt:lpwstr>Standard</vt:lpwstr>
  </property>
  <property fmtid="{D5CDD505-2E9C-101B-9397-08002B2CF9AE}" pid="5" name="MSIP_Label_868a86cd-93f1-4e8d-8289-cf588122df89_Name">
    <vt:lpwstr>ID_Internal</vt:lpwstr>
  </property>
  <property fmtid="{D5CDD505-2E9C-101B-9397-08002B2CF9AE}" pid="6" name="MSIP_Label_868a86cd-93f1-4e8d-8289-cf588122df89_SiteId">
    <vt:lpwstr>396b38cc-aa65-492b-bb0e-3d94ed25a97b</vt:lpwstr>
  </property>
  <property fmtid="{D5CDD505-2E9C-101B-9397-08002B2CF9AE}" pid="7" name="MSIP_Label_868a86cd-93f1-4e8d-8289-cf588122df89_ActionId">
    <vt:lpwstr>134d7bdd-34b2-45be-92df-3686b8d30cee</vt:lpwstr>
  </property>
  <property fmtid="{D5CDD505-2E9C-101B-9397-08002B2CF9AE}" pid="8" name="MSIP_Label_868a86cd-93f1-4e8d-8289-cf588122df89_ContentBits">
    <vt:lpwstr>2</vt:lpwstr>
  </property>
</Properties>
</file>