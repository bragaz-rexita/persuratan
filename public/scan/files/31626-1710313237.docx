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2F4BB" w14:textId="4662B71B" w:rsidR="00E83880" w:rsidRPr="004E530D" w:rsidRDefault="00E83880" w:rsidP="00794BBC">
      <w:pPr>
        <w:spacing w:after="0" w:line="240" w:lineRule="auto"/>
        <w:jc w:val="center"/>
        <w:rPr>
          <w:rFonts w:cs="Calibri"/>
          <w:b/>
          <w:sz w:val="21"/>
          <w:szCs w:val="21"/>
          <w:lang w:val="sv-SE"/>
        </w:rPr>
      </w:pPr>
      <w:r w:rsidRPr="004E530D">
        <w:rPr>
          <w:rFonts w:cs="Calibri"/>
          <w:b/>
          <w:sz w:val="21"/>
          <w:szCs w:val="21"/>
          <w:lang w:val="sv-SE"/>
        </w:rPr>
        <w:t xml:space="preserve">ADENDUM </w:t>
      </w:r>
      <w:r w:rsidR="00C430BB" w:rsidRPr="004E530D">
        <w:rPr>
          <w:rFonts w:cs="Calibri"/>
          <w:b/>
          <w:sz w:val="21"/>
          <w:szCs w:val="21"/>
          <w:lang w:val="sv-SE"/>
        </w:rPr>
        <w:t>PERTAMA</w:t>
      </w:r>
    </w:p>
    <w:p w14:paraId="0E236D5F" w14:textId="77777777" w:rsidR="00E83880" w:rsidRPr="004E530D" w:rsidRDefault="00E83880" w:rsidP="00794BBC">
      <w:pPr>
        <w:spacing w:after="0" w:line="240" w:lineRule="auto"/>
        <w:jc w:val="center"/>
        <w:rPr>
          <w:rFonts w:cs="Calibri"/>
          <w:b/>
          <w:sz w:val="21"/>
          <w:szCs w:val="21"/>
          <w:lang w:val="sv-SE"/>
        </w:rPr>
      </w:pPr>
      <w:r w:rsidRPr="004E530D">
        <w:rPr>
          <w:rFonts w:cs="Calibri"/>
          <w:b/>
          <w:sz w:val="21"/>
          <w:szCs w:val="21"/>
          <w:lang w:val="sv-SE"/>
        </w:rPr>
        <w:t>ATAS</w:t>
      </w:r>
    </w:p>
    <w:p w14:paraId="00279B46" w14:textId="77777777" w:rsidR="00E83880" w:rsidRPr="004E530D" w:rsidRDefault="00E83880" w:rsidP="00794BBC">
      <w:pPr>
        <w:spacing w:after="0" w:line="240" w:lineRule="auto"/>
        <w:jc w:val="center"/>
        <w:rPr>
          <w:rFonts w:cs="Calibri"/>
          <w:b/>
          <w:sz w:val="21"/>
          <w:szCs w:val="21"/>
          <w:lang w:val="sv-SE"/>
        </w:rPr>
      </w:pPr>
      <w:r w:rsidRPr="004E530D">
        <w:rPr>
          <w:rFonts w:cs="Calibri"/>
          <w:b/>
          <w:sz w:val="21"/>
          <w:szCs w:val="21"/>
          <w:lang w:val="sv-SE"/>
        </w:rPr>
        <w:t>PERJANJIAN KERJA SAMA</w:t>
      </w:r>
    </w:p>
    <w:p w14:paraId="0A7C8408" w14:textId="77777777" w:rsidR="00E83880" w:rsidRPr="004E530D" w:rsidRDefault="00E83880" w:rsidP="00794BBC">
      <w:pPr>
        <w:spacing w:after="0" w:line="240" w:lineRule="auto"/>
        <w:jc w:val="center"/>
        <w:rPr>
          <w:rFonts w:cs="Calibri"/>
          <w:b/>
          <w:sz w:val="21"/>
          <w:szCs w:val="21"/>
          <w:lang w:val="sv-SE"/>
        </w:rPr>
      </w:pPr>
      <w:r w:rsidRPr="004E530D">
        <w:rPr>
          <w:rFonts w:cs="Calibri"/>
          <w:b/>
          <w:sz w:val="21"/>
          <w:szCs w:val="21"/>
          <w:lang w:val="sv-SE"/>
        </w:rPr>
        <w:t>PELAYANAN KESEHATAN</w:t>
      </w:r>
    </w:p>
    <w:p w14:paraId="65E1D1D7" w14:textId="77777777" w:rsidR="00E83880" w:rsidRPr="004E530D" w:rsidRDefault="00E83880" w:rsidP="00794BBC">
      <w:pPr>
        <w:spacing w:after="0" w:line="240" w:lineRule="auto"/>
        <w:jc w:val="center"/>
        <w:rPr>
          <w:rFonts w:cs="Calibri"/>
          <w:b/>
          <w:sz w:val="21"/>
          <w:szCs w:val="21"/>
          <w:lang w:val="en-ID"/>
        </w:rPr>
      </w:pPr>
      <w:r w:rsidRPr="004E530D">
        <w:rPr>
          <w:rFonts w:cs="Calibri"/>
          <w:b/>
          <w:sz w:val="21"/>
          <w:szCs w:val="21"/>
          <w:lang w:val="en-ID"/>
        </w:rPr>
        <w:t>ANTARA</w:t>
      </w:r>
    </w:p>
    <w:p w14:paraId="233C1065" w14:textId="77777777" w:rsidR="00E83880" w:rsidRPr="004E530D" w:rsidRDefault="00E83880" w:rsidP="00794BBC">
      <w:pPr>
        <w:spacing w:after="0" w:line="240" w:lineRule="auto"/>
        <w:jc w:val="center"/>
        <w:rPr>
          <w:rFonts w:cs="Calibri"/>
          <w:b/>
          <w:sz w:val="21"/>
          <w:szCs w:val="21"/>
        </w:rPr>
      </w:pPr>
      <w:r w:rsidRPr="004E530D">
        <w:rPr>
          <w:rFonts w:cs="Calibri"/>
          <w:b/>
          <w:sz w:val="21"/>
          <w:szCs w:val="21"/>
        </w:rPr>
        <w:t>PT PRUDENTIAL LIFE ASSURANCE</w:t>
      </w:r>
    </w:p>
    <w:p w14:paraId="524DC171" w14:textId="77777777" w:rsidR="00E83880" w:rsidRPr="004E530D" w:rsidRDefault="00E83880" w:rsidP="00794BBC">
      <w:pPr>
        <w:spacing w:after="0" w:line="240" w:lineRule="auto"/>
        <w:jc w:val="center"/>
        <w:rPr>
          <w:rFonts w:cs="Calibri"/>
          <w:b/>
          <w:sz w:val="21"/>
          <w:szCs w:val="21"/>
          <w:lang w:val="en-ID"/>
        </w:rPr>
      </w:pPr>
      <w:r w:rsidRPr="004E530D">
        <w:rPr>
          <w:rFonts w:cs="Calibri"/>
          <w:b/>
          <w:sz w:val="21"/>
          <w:szCs w:val="21"/>
          <w:lang w:val="en-ID"/>
        </w:rPr>
        <w:t>DAN</w:t>
      </w:r>
    </w:p>
    <w:p w14:paraId="65AD53D6" w14:textId="1E222C93" w:rsidR="00BC3AB4" w:rsidRPr="004E530D" w:rsidRDefault="00794BBC" w:rsidP="00794BBC">
      <w:pPr>
        <w:pBdr>
          <w:bottom w:val="single" w:sz="12" w:space="1" w:color="auto"/>
        </w:pBdr>
        <w:spacing w:after="0" w:line="240" w:lineRule="auto"/>
        <w:jc w:val="center"/>
        <w:rPr>
          <w:rFonts w:cs="Calibri"/>
          <w:b/>
          <w:sz w:val="21"/>
          <w:szCs w:val="21"/>
          <w:lang w:val="en-ID"/>
        </w:rPr>
      </w:pPr>
      <w:r w:rsidRPr="004E530D">
        <w:rPr>
          <w:b/>
          <w:sz w:val="21"/>
          <w:szCs w:val="21"/>
          <w:lang w:val="id-ID"/>
        </w:rPr>
        <w:t>PT DISA PRIMA MEDIKA</w:t>
      </w:r>
    </w:p>
    <w:p w14:paraId="5F267F1E" w14:textId="78D78C67" w:rsidR="00E83880" w:rsidRPr="004E530D" w:rsidRDefault="00E83880" w:rsidP="00794BBC">
      <w:pPr>
        <w:spacing w:after="0" w:line="240" w:lineRule="auto"/>
        <w:jc w:val="center"/>
        <w:rPr>
          <w:rFonts w:cs="Calibri"/>
          <w:bCs/>
          <w:sz w:val="21"/>
          <w:szCs w:val="21"/>
        </w:rPr>
      </w:pPr>
      <w:r w:rsidRPr="004E530D">
        <w:rPr>
          <w:rFonts w:cs="Calibri"/>
          <w:bCs/>
          <w:sz w:val="21"/>
          <w:szCs w:val="21"/>
        </w:rPr>
        <w:t xml:space="preserve">No. </w:t>
      </w:r>
      <w:proofErr w:type="spellStart"/>
      <w:r w:rsidRPr="004E530D">
        <w:rPr>
          <w:rFonts w:cs="Calibri"/>
          <w:bCs/>
          <w:sz w:val="21"/>
          <w:szCs w:val="21"/>
        </w:rPr>
        <w:t>Pihak</w:t>
      </w:r>
      <w:proofErr w:type="spellEnd"/>
      <w:r w:rsidRPr="004E530D">
        <w:rPr>
          <w:rFonts w:cs="Calibri"/>
          <w:bCs/>
          <w:sz w:val="21"/>
          <w:szCs w:val="21"/>
        </w:rPr>
        <w:t xml:space="preserve"> </w:t>
      </w:r>
      <w:proofErr w:type="spellStart"/>
      <w:r w:rsidRPr="004E530D">
        <w:rPr>
          <w:rFonts w:cs="Calibri"/>
          <w:bCs/>
          <w:sz w:val="21"/>
          <w:szCs w:val="21"/>
        </w:rPr>
        <w:t>Pertama</w:t>
      </w:r>
      <w:proofErr w:type="spellEnd"/>
      <w:r w:rsidRPr="004E530D">
        <w:rPr>
          <w:rFonts w:cs="Calibri"/>
          <w:bCs/>
          <w:sz w:val="21"/>
          <w:szCs w:val="21"/>
        </w:rPr>
        <w:t xml:space="preserve">: </w:t>
      </w:r>
      <w:r w:rsidR="0075762F" w:rsidRPr="004E530D">
        <w:rPr>
          <w:rFonts w:cs="Calibri"/>
          <w:bCs/>
          <w:sz w:val="21"/>
          <w:szCs w:val="21"/>
        </w:rPr>
        <w:t>………</w:t>
      </w:r>
    </w:p>
    <w:p w14:paraId="62E780C1" w14:textId="01D7E989" w:rsidR="00E83880" w:rsidRPr="004E530D" w:rsidRDefault="00E83880" w:rsidP="00794BBC">
      <w:pPr>
        <w:spacing w:after="0" w:line="240" w:lineRule="auto"/>
        <w:jc w:val="center"/>
        <w:rPr>
          <w:rFonts w:asciiTheme="minorHAnsi" w:hAnsiTheme="minorHAnsi" w:cstheme="minorHAnsi"/>
          <w:bCs/>
          <w:sz w:val="21"/>
          <w:szCs w:val="21"/>
        </w:rPr>
      </w:pPr>
      <w:commentRangeStart w:id="0"/>
      <w:r w:rsidRPr="004E530D">
        <w:rPr>
          <w:rFonts w:cs="Calibri"/>
          <w:bCs/>
          <w:sz w:val="21"/>
          <w:szCs w:val="21"/>
        </w:rPr>
        <w:t xml:space="preserve">No. </w:t>
      </w:r>
      <w:proofErr w:type="spellStart"/>
      <w:r w:rsidRPr="004E530D">
        <w:rPr>
          <w:rFonts w:cs="Calibri"/>
          <w:bCs/>
          <w:sz w:val="21"/>
          <w:szCs w:val="21"/>
        </w:rPr>
        <w:t>Pihak</w:t>
      </w:r>
      <w:proofErr w:type="spellEnd"/>
      <w:r w:rsidRPr="004E530D">
        <w:rPr>
          <w:rFonts w:cs="Calibri"/>
          <w:bCs/>
          <w:sz w:val="21"/>
          <w:szCs w:val="21"/>
        </w:rPr>
        <w:t xml:space="preserve"> </w:t>
      </w:r>
      <w:proofErr w:type="spellStart"/>
      <w:r w:rsidRPr="004E530D">
        <w:rPr>
          <w:rFonts w:cs="Calibri"/>
          <w:bCs/>
          <w:sz w:val="21"/>
          <w:szCs w:val="21"/>
        </w:rPr>
        <w:t>Kedua</w:t>
      </w:r>
      <w:proofErr w:type="spellEnd"/>
      <w:r w:rsidRPr="004E530D">
        <w:rPr>
          <w:rFonts w:cs="Calibri"/>
          <w:bCs/>
          <w:sz w:val="21"/>
          <w:szCs w:val="21"/>
        </w:rPr>
        <w:t xml:space="preserve">: </w:t>
      </w:r>
      <w:ins w:id="1" w:author="LAPTOP MARKETTING" w:date="2024-03-12T14:33:00Z">
        <w:r w:rsidR="00257A39" w:rsidRPr="004E530D">
          <w:rPr>
            <w:rFonts w:cs="Calibri"/>
            <w:bCs/>
            <w:sz w:val="21"/>
            <w:szCs w:val="21"/>
          </w:rPr>
          <w:t>212/DPM/E-PKS/DIR/X/2023</w:t>
        </w:r>
      </w:ins>
      <w:del w:id="2" w:author="LAPTOP MARKETTING" w:date="2024-03-12T14:33:00Z">
        <w:r w:rsidR="0075762F" w:rsidRPr="004E530D" w:rsidDel="00257A39">
          <w:rPr>
            <w:rFonts w:cs="Calibri"/>
            <w:bCs/>
            <w:sz w:val="21"/>
            <w:szCs w:val="21"/>
          </w:rPr>
          <w:delText>………</w:delText>
        </w:r>
        <w:commentRangeEnd w:id="0"/>
        <w:r w:rsidR="00183E20" w:rsidRPr="004E530D" w:rsidDel="00257A39">
          <w:rPr>
            <w:rStyle w:val="CommentReference"/>
            <w:rFonts w:ascii="Times New Roman" w:eastAsia="Times New Roman" w:hAnsi="Times New Roman" w:cs="Times New Roman"/>
            <w:lang w:eastAsia="ar-SA"/>
          </w:rPr>
          <w:commentReference w:id="0"/>
        </w:r>
      </w:del>
    </w:p>
    <w:p w14:paraId="66436AAA" w14:textId="77777777" w:rsidR="006F0301" w:rsidRPr="004E530D" w:rsidRDefault="006F0301" w:rsidP="00794BBC">
      <w:pPr>
        <w:spacing w:after="0" w:line="240" w:lineRule="auto"/>
        <w:jc w:val="center"/>
        <w:rPr>
          <w:rFonts w:cs="Calibri"/>
          <w:b/>
          <w:sz w:val="21"/>
          <w:szCs w:val="21"/>
        </w:rPr>
      </w:pPr>
    </w:p>
    <w:p w14:paraId="435FF3F1" w14:textId="42BC39F9" w:rsidR="006F0301" w:rsidRPr="004E530D" w:rsidRDefault="00D00EB3" w:rsidP="00794BBC">
      <w:pPr>
        <w:spacing w:after="0" w:line="240" w:lineRule="auto"/>
        <w:jc w:val="both"/>
        <w:rPr>
          <w:rFonts w:cs="Calibri"/>
          <w:sz w:val="21"/>
          <w:szCs w:val="21"/>
        </w:rPr>
      </w:pPr>
      <w:r w:rsidRPr="004E530D">
        <w:rPr>
          <w:rFonts w:cs="Calibri"/>
          <w:sz w:val="21"/>
          <w:szCs w:val="21"/>
          <w:lang w:val="sv-SE"/>
        </w:rPr>
        <w:t>Adendum</w:t>
      </w:r>
      <w:r w:rsidR="001402DC" w:rsidRPr="004E530D">
        <w:rPr>
          <w:rFonts w:cs="Calibri"/>
          <w:sz w:val="21"/>
          <w:szCs w:val="21"/>
          <w:lang w:val="sv-SE"/>
        </w:rPr>
        <w:t xml:space="preserve"> </w:t>
      </w:r>
      <w:r w:rsidR="00C430BB" w:rsidRPr="004E530D">
        <w:rPr>
          <w:rFonts w:cs="Calibri"/>
          <w:bCs/>
          <w:sz w:val="21"/>
          <w:szCs w:val="21"/>
          <w:lang w:val="sv-SE"/>
        </w:rPr>
        <w:t>Pertama</w:t>
      </w:r>
      <w:r w:rsidR="005D047B" w:rsidRPr="004E530D">
        <w:rPr>
          <w:rFonts w:cs="Calibri"/>
          <w:sz w:val="21"/>
          <w:szCs w:val="21"/>
          <w:lang w:val="sv-SE"/>
        </w:rPr>
        <w:t xml:space="preserve"> </w:t>
      </w:r>
      <w:r w:rsidR="006F0301" w:rsidRPr="004E530D">
        <w:rPr>
          <w:rFonts w:cs="Calibri"/>
          <w:sz w:val="21"/>
          <w:szCs w:val="21"/>
          <w:lang w:val="sv-SE"/>
        </w:rPr>
        <w:t>atas Perjanjian Kerja Sama Pelayanan Kesehatan ini (“</w:t>
      </w:r>
      <w:r w:rsidR="00054FFE" w:rsidRPr="004E530D">
        <w:rPr>
          <w:rFonts w:cs="Calibri"/>
          <w:b/>
          <w:sz w:val="21"/>
          <w:szCs w:val="21"/>
          <w:lang w:val="sv-SE"/>
        </w:rPr>
        <w:t>Adendum</w:t>
      </w:r>
      <w:r w:rsidR="006F0301" w:rsidRPr="004E530D">
        <w:rPr>
          <w:rFonts w:cs="Calibri"/>
          <w:b/>
          <w:sz w:val="21"/>
          <w:szCs w:val="21"/>
          <w:lang w:val="sv-SE"/>
        </w:rPr>
        <w:t xml:space="preserve"> </w:t>
      </w:r>
      <w:r w:rsidR="00C430BB" w:rsidRPr="004E530D">
        <w:rPr>
          <w:rFonts w:cs="Calibri"/>
          <w:b/>
          <w:sz w:val="21"/>
          <w:szCs w:val="21"/>
          <w:lang w:val="sv-SE"/>
        </w:rPr>
        <w:t>I</w:t>
      </w:r>
      <w:r w:rsidR="006F0301" w:rsidRPr="004E530D">
        <w:rPr>
          <w:rFonts w:cs="Calibri"/>
          <w:sz w:val="21"/>
          <w:szCs w:val="21"/>
          <w:lang w:val="sv-SE"/>
        </w:rPr>
        <w:t>”), dibuat dan diadakan pada har</w:t>
      </w:r>
      <w:ins w:id="3" w:author="LAPTOP MARKETTING" w:date="2024-03-12T14:33:00Z">
        <w:r w:rsidR="00257A39" w:rsidRPr="004E530D">
          <w:rPr>
            <w:rFonts w:cs="Calibri"/>
            <w:sz w:val="21"/>
            <w:szCs w:val="21"/>
            <w:lang w:val="sv-SE"/>
          </w:rPr>
          <w:t>i Sabtu</w:t>
        </w:r>
      </w:ins>
      <w:del w:id="4" w:author="LAPTOP MARKETTING" w:date="2024-03-12T14:33:00Z">
        <w:r w:rsidR="006F0301" w:rsidRPr="004E530D" w:rsidDel="00257A39">
          <w:rPr>
            <w:rFonts w:cs="Calibri"/>
            <w:sz w:val="21"/>
            <w:szCs w:val="21"/>
            <w:lang w:val="sv-SE"/>
          </w:rPr>
          <w:delText>i</w:delText>
        </w:r>
        <w:r w:rsidR="002A14C4" w:rsidRPr="004E530D" w:rsidDel="00257A39">
          <w:rPr>
            <w:rFonts w:cs="Calibri"/>
            <w:sz w:val="21"/>
            <w:szCs w:val="21"/>
            <w:lang w:val="sv-SE"/>
          </w:rPr>
          <w:delText xml:space="preserve"> </w:delText>
        </w:r>
        <w:r w:rsidR="00BE53A7" w:rsidRPr="004E530D" w:rsidDel="00257A39">
          <w:rPr>
            <w:rFonts w:cs="Calibri"/>
            <w:sz w:val="21"/>
            <w:szCs w:val="21"/>
            <w:lang w:val="sv-SE"/>
          </w:rPr>
          <w:delText>……</w:delText>
        </w:r>
      </w:del>
      <w:r w:rsidR="00083EED" w:rsidRPr="004E530D">
        <w:rPr>
          <w:rFonts w:cs="Calibri"/>
          <w:sz w:val="21"/>
          <w:szCs w:val="21"/>
          <w:lang w:val="sv-SE"/>
        </w:rPr>
        <w:t xml:space="preserve">, </w:t>
      </w:r>
      <w:r w:rsidR="002A14C4" w:rsidRPr="004E530D">
        <w:rPr>
          <w:rFonts w:cs="Calibri"/>
          <w:sz w:val="21"/>
          <w:szCs w:val="21"/>
          <w:lang w:val="sv-SE"/>
        </w:rPr>
        <w:t xml:space="preserve">tanggal </w:t>
      </w:r>
      <w:del w:id="5" w:author="LAPTOP MARKETTING" w:date="2024-03-12T14:33:00Z">
        <w:r w:rsidR="00005F51" w:rsidRPr="004E530D" w:rsidDel="00257A39">
          <w:rPr>
            <w:rFonts w:cs="Calibri"/>
            <w:sz w:val="21"/>
            <w:szCs w:val="21"/>
            <w:lang w:val="sv-SE"/>
          </w:rPr>
          <w:delText>.. ...........</w:delText>
        </w:r>
      </w:del>
      <w:ins w:id="6" w:author="LAPTOP MARKETTING" w:date="2024-03-12T14:33:00Z">
        <w:r w:rsidR="00257A39" w:rsidRPr="004E530D">
          <w:rPr>
            <w:rFonts w:cs="Calibri"/>
            <w:sz w:val="21"/>
            <w:szCs w:val="21"/>
            <w:lang w:val="sv-SE"/>
          </w:rPr>
          <w:t>2 Bulan 3 tahun</w:t>
        </w:r>
      </w:ins>
      <w:r w:rsidR="00005F51" w:rsidRPr="004E530D">
        <w:rPr>
          <w:rFonts w:cs="Calibri"/>
          <w:sz w:val="21"/>
          <w:szCs w:val="21"/>
          <w:lang w:val="sv-SE"/>
        </w:rPr>
        <w:t xml:space="preserve"> 2024</w:t>
      </w:r>
      <w:r w:rsidR="00083EED" w:rsidRPr="004E530D">
        <w:rPr>
          <w:rFonts w:cs="Calibri"/>
          <w:sz w:val="21"/>
          <w:szCs w:val="21"/>
        </w:rPr>
        <w:t xml:space="preserve">, </w:t>
      </w:r>
      <w:r w:rsidR="006F0301" w:rsidRPr="004E530D">
        <w:rPr>
          <w:rFonts w:cs="Calibri"/>
          <w:sz w:val="21"/>
          <w:szCs w:val="21"/>
        </w:rPr>
        <w:t xml:space="preserve">oleh dan </w:t>
      </w:r>
      <w:proofErr w:type="spellStart"/>
      <w:r w:rsidR="006F0301" w:rsidRPr="004E530D">
        <w:rPr>
          <w:rFonts w:cs="Calibri"/>
          <w:sz w:val="21"/>
          <w:szCs w:val="21"/>
        </w:rPr>
        <w:t>antara</w:t>
      </w:r>
      <w:proofErr w:type="spellEnd"/>
      <w:r w:rsidR="006F0301" w:rsidRPr="004E530D">
        <w:rPr>
          <w:rFonts w:cs="Calibri"/>
          <w:sz w:val="21"/>
          <w:szCs w:val="21"/>
        </w:rPr>
        <w:t>:</w:t>
      </w:r>
    </w:p>
    <w:p w14:paraId="531E4BE0" w14:textId="77777777" w:rsidR="006F0301" w:rsidRPr="004E530D" w:rsidRDefault="006F0301" w:rsidP="00794BBC">
      <w:pPr>
        <w:spacing w:after="0" w:line="240" w:lineRule="auto"/>
        <w:jc w:val="both"/>
        <w:rPr>
          <w:rFonts w:cs="Calibri"/>
          <w:sz w:val="21"/>
          <w:szCs w:val="21"/>
        </w:rPr>
      </w:pPr>
    </w:p>
    <w:p w14:paraId="4C51BCB9" w14:textId="6DA2BC36" w:rsidR="00D00EB3" w:rsidRPr="004E530D" w:rsidRDefault="006F0301" w:rsidP="00794BBC">
      <w:pPr>
        <w:pStyle w:val="ListParagraph"/>
        <w:numPr>
          <w:ilvl w:val="0"/>
          <w:numId w:val="1"/>
        </w:numPr>
        <w:spacing w:after="0" w:line="240" w:lineRule="auto"/>
        <w:ind w:left="432" w:hanging="432"/>
        <w:contextualSpacing w:val="0"/>
        <w:jc w:val="both"/>
        <w:rPr>
          <w:rFonts w:cs="Calibri"/>
          <w:sz w:val="21"/>
          <w:szCs w:val="21"/>
          <w:lang w:val="sv-SE"/>
        </w:rPr>
      </w:pPr>
      <w:r w:rsidRPr="004E530D">
        <w:rPr>
          <w:rFonts w:cs="Calibri"/>
          <w:b/>
          <w:sz w:val="21"/>
          <w:szCs w:val="21"/>
          <w:lang w:val="sv-SE"/>
        </w:rPr>
        <w:t>PT PRUDENTIAL LIFE ASSURANCE</w:t>
      </w:r>
      <w:r w:rsidRPr="004E530D">
        <w:rPr>
          <w:rFonts w:cs="Calibri"/>
          <w:sz w:val="21"/>
          <w:szCs w:val="21"/>
          <w:lang w:val="sv-SE"/>
        </w:rPr>
        <w:t xml:space="preserve">, suatu </w:t>
      </w:r>
      <w:r w:rsidR="00054FFE" w:rsidRPr="004E530D">
        <w:rPr>
          <w:rFonts w:cs="Calibri"/>
          <w:sz w:val="21"/>
          <w:szCs w:val="21"/>
          <w:lang w:val="sv-SE"/>
        </w:rPr>
        <w:t>perseroan terbatas</w:t>
      </w:r>
      <w:r w:rsidRPr="004E530D">
        <w:rPr>
          <w:rFonts w:cs="Calibri"/>
          <w:sz w:val="21"/>
          <w:szCs w:val="21"/>
          <w:lang w:val="sv-SE"/>
        </w:rPr>
        <w:t xml:space="preserve"> yang berdiri dan tunduk berdasarkan dan kepada Hukum </w:t>
      </w:r>
      <w:r w:rsidR="009E2EED" w:rsidRPr="004E530D">
        <w:rPr>
          <w:rFonts w:cs="Calibri"/>
          <w:sz w:val="21"/>
          <w:szCs w:val="21"/>
          <w:lang w:val="sv-SE"/>
        </w:rPr>
        <w:t xml:space="preserve">Negara </w:t>
      </w:r>
      <w:r w:rsidRPr="004E530D">
        <w:rPr>
          <w:rFonts w:cs="Calibri"/>
          <w:sz w:val="21"/>
          <w:szCs w:val="21"/>
          <w:lang w:val="sv-SE"/>
        </w:rPr>
        <w:t xml:space="preserve">Republik Indonesia, berkedudukan di Jakarta dan beralamat di Prudential Tower, Jl. Jenderal Sudirman Kav. 79, Jakarta 12910, dalam hal ini diwakili oleh </w:t>
      </w:r>
      <w:r w:rsidR="001A5936" w:rsidRPr="004E530D">
        <w:rPr>
          <w:rFonts w:cs="Calibri"/>
          <w:b/>
          <w:sz w:val="21"/>
          <w:szCs w:val="21"/>
          <w:lang w:val="sv-SE"/>
        </w:rPr>
        <w:t>dr. Dian Budiani</w:t>
      </w:r>
      <w:r w:rsidRPr="004E530D">
        <w:rPr>
          <w:rFonts w:cs="Calibri"/>
          <w:sz w:val="21"/>
          <w:szCs w:val="21"/>
          <w:lang w:val="sv-SE"/>
        </w:rPr>
        <w:t xml:space="preserve">, dalam kedudukannya sebagai </w:t>
      </w:r>
      <w:r w:rsidR="001A5936" w:rsidRPr="004E530D">
        <w:rPr>
          <w:rFonts w:cs="Calibri"/>
          <w:b/>
          <w:sz w:val="21"/>
          <w:szCs w:val="21"/>
          <w:lang w:val="sv-SE"/>
        </w:rPr>
        <w:t xml:space="preserve">Chief Operations </w:t>
      </w:r>
      <w:r w:rsidR="004B6227" w:rsidRPr="004E530D">
        <w:rPr>
          <w:rFonts w:cs="Calibri"/>
          <w:b/>
          <w:sz w:val="21"/>
          <w:szCs w:val="21"/>
          <w:lang w:val="sv-SE"/>
        </w:rPr>
        <w:t xml:space="preserve">and Health </w:t>
      </w:r>
      <w:r w:rsidR="001A5936" w:rsidRPr="004E530D">
        <w:rPr>
          <w:rFonts w:cs="Calibri"/>
          <w:b/>
          <w:sz w:val="21"/>
          <w:szCs w:val="21"/>
          <w:lang w:val="sv-SE"/>
        </w:rPr>
        <w:t>Officer</w:t>
      </w:r>
      <w:r w:rsidRPr="004E530D">
        <w:rPr>
          <w:rFonts w:cs="Calibri"/>
          <w:sz w:val="21"/>
          <w:szCs w:val="21"/>
          <w:lang w:val="sv-SE"/>
        </w:rPr>
        <w:t>,</w:t>
      </w:r>
      <w:r w:rsidR="002E0094" w:rsidRPr="004E530D">
        <w:rPr>
          <w:rFonts w:cs="Calibri"/>
          <w:sz w:val="21"/>
          <w:szCs w:val="21"/>
          <w:lang w:val="sv-SE"/>
        </w:rPr>
        <w:t xml:space="preserve"> berdasarkan Surat Kuasa No. </w:t>
      </w:r>
      <w:bookmarkStart w:id="7" w:name="_Hlk111815236"/>
      <w:r w:rsidR="002E0094" w:rsidRPr="004E530D">
        <w:rPr>
          <w:rFonts w:cs="Calibri"/>
          <w:sz w:val="21"/>
          <w:szCs w:val="21"/>
          <w:lang w:val="sv-SE"/>
        </w:rPr>
        <w:t>0</w:t>
      </w:r>
      <w:r w:rsidR="008E7D35" w:rsidRPr="004E530D">
        <w:rPr>
          <w:rFonts w:cs="Calibri"/>
          <w:sz w:val="21"/>
          <w:szCs w:val="21"/>
          <w:lang w:val="sv-SE"/>
        </w:rPr>
        <w:t>68</w:t>
      </w:r>
      <w:r w:rsidR="002E0094" w:rsidRPr="004E530D">
        <w:rPr>
          <w:rFonts w:cs="Calibri"/>
          <w:sz w:val="21"/>
          <w:szCs w:val="21"/>
          <w:lang w:val="sv-SE"/>
        </w:rPr>
        <w:t>/POA/BOD/PLA/L&amp;CS/0</w:t>
      </w:r>
      <w:r w:rsidR="008E7D35" w:rsidRPr="004E530D">
        <w:rPr>
          <w:rFonts w:cs="Calibri"/>
          <w:sz w:val="21"/>
          <w:szCs w:val="21"/>
          <w:lang w:val="sv-SE"/>
        </w:rPr>
        <w:t>9</w:t>
      </w:r>
      <w:r w:rsidR="002E0094" w:rsidRPr="004E530D">
        <w:rPr>
          <w:rFonts w:cs="Calibri"/>
          <w:sz w:val="21"/>
          <w:szCs w:val="21"/>
          <w:lang w:val="sv-SE"/>
        </w:rPr>
        <w:t>02</w:t>
      </w:r>
      <w:r w:rsidR="008E7D35" w:rsidRPr="004E530D">
        <w:rPr>
          <w:rFonts w:cs="Calibri"/>
          <w:sz w:val="21"/>
          <w:szCs w:val="21"/>
          <w:lang w:val="sv-SE"/>
        </w:rPr>
        <w:t>3</w:t>
      </w:r>
      <w:r w:rsidR="002E0094" w:rsidRPr="004E530D">
        <w:rPr>
          <w:rFonts w:cs="Calibri"/>
          <w:sz w:val="21"/>
          <w:szCs w:val="21"/>
          <w:lang w:val="sv-SE"/>
        </w:rPr>
        <w:t xml:space="preserve"> tertanggal </w:t>
      </w:r>
      <w:bookmarkEnd w:id="7"/>
      <w:r w:rsidR="008E7D35" w:rsidRPr="004E530D">
        <w:rPr>
          <w:rFonts w:cs="Calibri"/>
          <w:sz w:val="21"/>
          <w:szCs w:val="21"/>
          <w:lang w:val="sv-SE"/>
        </w:rPr>
        <w:t>09</w:t>
      </w:r>
      <w:r w:rsidR="002E0094" w:rsidRPr="004E530D">
        <w:rPr>
          <w:rFonts w:cs="Calibri"/>
          <w:sz w:val="21"/>
          <w:szCs w:val="21"/>
          <w:lang w:val="sv-SE"/>
        </w:rPr>
        <w:t xml:space="preserve"> </w:t>
      </w:r>
      <w:r w:rsidR="008E7D35" w:rsidRPr="004E530D">
        <w:rPr>
          <w:rFonts w:cs="Calibri"/>
          <w:sz w:val="21"/>
          <w:szCs w:val="21"/>
          <w:lang w:val="sv-SE"/>
        </w:rPr>
        <w:t xml:space="preserve">Oktober </w:t>
      </w:r>
      <w:r w:rsidR="002E0094" w:rsidRPr="004E530D">
        <w:rPr>
          <w:rFonts w:cs="Calibri"/>
          <w:sz w:val="21"/>
          <w:szCs w:val="21"/>
          <w:lang w:val="sv-SE"/>
        </w:rPr>
        <w:t>202</w:t>
      </w:r>
      <w:r w:rsidR="008E7D35" w:rsidRPr="004E530D">
        <w:rPr>
          <w:rFonts w:cs="Calibri"/>
          <w:sz w:val="21"/>
          <w:szCs w:val="21"/>
          <w:lang w:val="sv-SE"/>
        </w:rPr>
        <w:t>3</w:t>
      </w:r>
      <w:r w:rsidRPr="004E530D">
        <w:rPr>
          <w:rFonts w:cs="Calibri"/>
          <w:sz w:val="21"/>
          <w:szCs w:val="21"/>
          <w:lang w:val="sv-SE"/>
        </w:rPr>
        <w:t>, untuk selanjutnya disebut sebagai “</w:t>
      </w:r>
      <w:r w:rsidRPr="004E530D">
        <w:rPr>
          <w:rFonts w:cs="Calibri"/>
          <w:b/>
          <w:sz w:val="21"/>
          <w:szCs w:val="21"/>
          <w:lang w:val="sv-SE"/>
        </w:rPr>
        <w:t>Pihak Pertama</w:t>
      </w:r>
      <w:r w:rsidRPr="004E530D">
        <w:rPr>
          <w:rFonts w:cs="Calibri"/>
          <w:sz w:val="21"/>
          <w:szCs w:val="21"/>
          <w:lang w:val="sv-SE"/>
        </w:rPr>
        <w:t>”; dan</w:t>
      </w:r>
    </w:p>
    <w:p w14:paraId="0486F412" w14:textId="77777777" w:rsidR="00794BBC" w:rsidRPr="004E530D" w:rsidRDefault="00794BBC" w:rsidP="00794BBC">
      <w:pPr>
        <w:pStyle w:val="ListParagraph"/>
        <w:spacing w:after="0" w:line="240" w:lineRule="auto"/>
        <w:ind w:left="432"/>
        <w:contextualSpacing w:val="0"/>
        <w:jc w:val="both"/>
        <w:rPr>
          <w:rFonts w:cs="Calibri"/>
          <w:sz w:val="21"/>
          <w:szCs w:val="21"/>
          <w:lang w:val="sv-SE"/>
        </w:rPr>
      </w:pPr>
    </w:p>
    <w:p w14:paraId="59777505" w14:textId="614E0FDD" w:rsidR="00794BBC" w:rsidRPr="004E530D" w:rsidRDefault="00794BBC" w:rsidP="00794BBC">
      <w:pPr>
        <w:pStyle w:val="ListParagraph"/>
        <w:numPr>
          <w:ilvl w:val="0"/>
          <w:numId w:val="1"/>
        </w:numPr>
        <w:spacing w:after="0" w:line="240" w:lineRule="auto"/>
        <w:ind w:left="432" w:hanging="432"/>
        <w:contextualSpacing w:val="0"/>
        <w:jc w:val="both"/>
        <w:rPr>
          <w:rFonts w:cs="Calibri"/>
          <w:sz w:val="21"/>
          <w:szCs w:val="21"/>
          <w:lang w:val="sv-SE"/>
        </w:rPr>
      </w:pPr>
      <w:r w:rsidRPr="004E530D">
        <w:rPr>
          <w:b/>
          <w:sz w:val="21"/>
          <w:szCs w:val="21"/>
          <w:lang w:val="id-ID"/>
        </w:rPr>
        <w:t xml:space="preserve">PT DISA PRIMA MEDIKA, </w:t>
      </w:r>
      <w:r w:rsidRPr="004E530D">
        <w:rPr>
          <w:sz w:val="21"/>
          <w:szCs w:val="21"/>
          <w:lang w:val="id-ID"/>
        </w:rPr>
        <w:t xml:space="preserve">badan hukum yang berdiri dan tunduk berdasarkan dan kepada Hukum Republik Indonesia, berkedudukan di Kabupaten Malang, beralamat di Banjararum Selatan 3 Mondokoro, Kecamatan Singosari, Kabupaten Malang, dalam hal ini diwakili oleh </w:t>
      </w:r>
      <w:r w:rsidRPr="004E530D">
        <w:rPr>
          <w:b/>
          <w:bCs/>
          <w:iCs/>
          <w:sz w:val="21"/>
          <w:szCs w:val="21"/>
          <w:lang w:val="id-ID"/>
        </w:rPr>
        <w:t>Endang Susilowati</w:t>
      </w:r>
      <w:r w:rsidRPr="004E530D">
        <w:rPr>
          <w:sz w:val="21"/>
          <w:szCs w:val="21"/>
          <w:lang w:val="id-ID"/>
        </w:rPr>
        <w:t xml:space="preserve"> dalam kedudukannya sebagai Direktur PT Disa Prima Medika berdasarkan Akta Berita Acara Rapat Perseroan Terbatas PT Disa Prima Medika </w:t>
      </w:r>
      <w:commentRangeStart w:id="8"/>
      <w:ins w:id="9" w:author="LAPTOP MARKETTING" w:date="2024-03-12T14:34:00Z">
        <w:r w:rsidR="00257A39" w:rsidRPr="004E530D">
          <w:rPr>
            <w:sz w:val="21"/>
            <w:szCs w:val="21"/>
            <w:lang w:val="id-ID"/>
          </w:rPr>
          <w:t xml:space="preserve">No. 12 tertanggal 18 Oktober 2023 </w:t>
        </w:r>
        <w:commentRangeEnd w:id="8"/>
        <w:r w:rsidR="00257A39" w:rsidRPr="004E530D">
          <w:rPr>
            <w:rStyle w:val="CommentReference"/>
          </w:rPr>
          <w:commentReference w:id="8"/>
        </w:r>
      </w:ins>
      <w:commentRangeStart w:id="10"/>
      <w:del w:id="11" w:author="LAPTOP MARKETTING" w:date="2024-03-12T14:34:00Z">
        <w:r w:rsidRPr="004E530D" w:rsidDel="00257A39">
          <w:rPr>
            <w:sz w:val="21"/>
            <w:szCs w:val="21"/>
            <w:lang w:val="id-ID"/>
          </w:rPr>
          <w:delText xml:space="preserve">No. 10 tertanggal 16 Oktober 2018 </w:delText>
        </w:r>
        <w:commentRangeEnd w:id="10"/>
        <w:r w:rsidR="00005F51" w:rsidRPr="004E530D" w:rsidDel="00257A39">
          <w:rPr>
            <w:rStyle w:val="CommentReference"/>
            <w:rFonts w:ascii="Times New Roman" w:eastAsia="Times New Roman" w:hAnsi="Times New Roman" w:cs="Times New Roman"/>
            <w:lang w:eastAsia="ar-SA"/>
          </w:rPr>
          <w:commentReference w:id="10"/>
        </w:r>
      </w:del>
      <w:r w:rsidRPr="004E530D">
        <w:rPr>
          <w:sz w:val="21"/>
          <w:szCs w:val="21"/>
          <w:lang w:val="id-ID"/>
        </w:rPr>
        <w:t xml:space="preserve">yang dibuat dihadapan Yudo Sigit Riswanto, SH., Notaris di Malang, </w:t>
      </w:r>
      <w:r w:rsidRPr="004E530D">
        <w:rPr>
          <w:rFonts w:cs="Book Antiqua"/>
          <w:sz w:val="21"/>
          <w:szCs w:val="21"/>
          <w:lang w:val="id-ID"/>
        </w:rPr>
        <w:t xml:space="preserve">selaku pengelola Rumah sakit sebagai berikut : </w:t>
      </w:r>
    </w:p>
    <w:p w14:paraId="56D12B37" w14:textId="77777777" w:rsidR="00794BBC" w:rsidRPr="004E530D" w:rsidRDefault="00794BBC" w:rsidP="00794BBC">
      <w:pPr>
        <w:pStyle w:val="ListParagraph"/>
        <w:spacing w:after="0" w:line="240" w:lineRule="auto"/>
        <w:contextualSpacing w:val="0"/>
        <w:rPr>
          <w:sz w:val="21"/>
          <w:szCs w:val="21"/>
          <w:lang w:val="id-ID"/>
        </w:rPr>
      </w:pPr>
    </w:p>
    <w:p w14:paraId="37668D94" w14:textId="77777777" w:rsidR="00EF3B84" w:rsidRPr="004E530D" w:rsidRDefault="00794BBC" w:rsidP="00EF3B84">
      <w:pPr>
        <w:numPr>
          <w:ilvl w:val="0"/>
          <w:numId w:val="70"/>
        </w:numPr>
        <w:suppressAutoHyphens/>
        <w:spacing w:after="0" w:line="240" w:lineRule="auto"/>
        <w:ind w:left="851"/>
        <w:jc w:val="both"/>
        <w:rPr>
          <w:ins w:id="12" w:author="MOD" w:date="2024-03-13T10:06:00Z"/>
          <w:sz w:val="21"/>
          <w:szCs w:val="21"/>
          <w:lang w:val="id-ID"/>
        </w:rPr>
      </w:pPr>
      <w:r w:rsidRPr="004E530D">
        <w:rPr>
          <w:b/>
          <w:bCs/>
          <w:sz w:val="21"/>
          <w:szCs w:val="21"/>
        </w:rPr>
        <w:t xml:space="preserve">Rumah Sakit Prima </w:t>
      </w:r>
      <w:proofErr w:type="spellStart"/>
      <w:r w:rsidRPr="004E530D">
        <w:rPr>
          <w:b/>
          <w:bCs/>
          <w:sz w:val="21"/>
          <w:szCs w:val="21"/>
        </w:rPr>
        <w:t>Husada</w:t>
      </w:r>
      <w:proofErr w:type="spellEnd"/>
      <w:r w:rsidRPr="004E530D">
        <w:rPr>
          <w:b/>
          <w:bCs/>
          <w:sz w:val="21"/>
          <w:szCs w:val="21"/>
        </w:rPr>
        <w:t xml:space="preserve"> Malang</w:t>
      </w:r>
      <w:r w:rsidRPr="004E530D">
        <w:rPr>
          <w:sz w:val="21"/>
          <w:szCs w:val="21"/>
        </w:rPr>
        <w:t xml:space="preserve">, </w:t>
      </w:r>
      <w:proofErr w:type="spellStart"/>
      <w:r w:rsidRPr="004E530D">
        <w:rPr>
          <w:sz w:val="21"/>
          <w:szCs w:val="21"/>
        </w:rPr>
        <w:t>dengan</w:t>
      </w:r>
      <w:proofErr w:type="spellEnd"/>
      <w:r w:rsidRPr="004E530D">
        <w:rPr>
          <w:sz w:val="21"/>
          <w:szCs w:val="21"/>
        </w:rPr>
        <w:t xml:space="preserve"> </w:t>
      </w:r>
      <w:proofErr w:type="spellStart"/>
      <w:r w:rsidRPr="004E530D">
        <w:rPr>
          <w:sz w:val="21"/>
          <w:szCs w:val="21"/>
        </w:rPr>
        <w:t>izin</w:t>
      </w:r>
      <w:proofErr w:type="spellEnd"/>
      <w:r w:rsidRPr="004E530D">
        <w:rPr>
          <w:sz w:val="21"/>
          <w:szCs w:val="21"/>
        </w:rPr>
        <w:t xml:space="preserve"> </w:t>
      </w:r>
      <w:proofErr w:type="spellStart"/>
      <w:r w:rsidRPr="004E530D">
        <w:rPr>
          <w:sz w:val="21"/>
          <w:szCs w:val="21"/>
        </w:rPr>
        <w:t>Operasional</w:t>
      </w:r>
      <w:proofErr w:type="spellEnd"/>
      <w:r w:rsidRPr="004E530D">
        <w:rPr>
          <w:sz w:val="21"/>
          <w:szCs w:val="21"/>
        </w:rPr>
        <w:t xml:space="preserve"> Rumah Sakit No. 81201150815810001 </w:t>
      </w:r>
      <w:proofErr w:type="spellStart"/>
      <w:r w:rsidRPr="004E530D">
        <w:rPr>
          <w:sz w:val="21"/>
          <w:szCs w:val="21"/>
        </w:rPr>
        <w:t>tertanggal</w:t>
      </w:r>
      <w:proofErr w:type="spellEnd"/>
      <w:r w:rsidRPr="004E530D">
        <w:rPr>
          <w:sz w:val="21"/>
          <w:szCs w:val="21"/>
        </w:rPr>
        <w:t xml:space="preserve"> 17 Mei 2022, </w:t>
      </w:r>
      <w:proofErr w:type="spellStart"/>
      <w:r w:rsidRPr="004E530D">
        <w:rPr>
          <w:sz w:val="21"/>
          <w:szCs w:val="21"/>
        </w:rPr>
        <w:t>beralamat</w:t>
      </w:r>
      <w:proofErr w:type="spellEnd"/>
      <w:r w:rsidRPr="004E530D">
        <w:rPr>
          <w:sz w:val="21"/>
          <w:szCs w:val="21"/>
        </w:rPr>
        <w:t xml:space="preserve"> di Jl. </w:t>
      </w:r>
      <w:proofErr w:type="spellStart"/>
      <w:r w:rsidRPr="004E530D">
        <w:rPr>
          <w:sz w:val="21"/>
          <w:szCs w:val="21"/>
        </w:rPr>
        <w:t>Banjarum</w:t>
      </w:r>
      <w:proofErr w:type="spellEnd"/>
      <w:r w:rsidRPr="004E530D">
        <w:rPr>
          <w:sz w:val="21"/>
          <w:szCs w:val="21"/>
        </w:rPr>
        <w:t xml:space="preserve"> Selatan 3 - 7 </w:t>
      </w:r>
      <w:proofErr w:type="spellStart"/>
      <w:r w:rsidRPr="004E530D">
        <w:rPr>
          <w:sz w:val="21"/>
          <w:szCs w:val="21"/>
        </w:rPr>
        <w:t>Kecamatan</w:t>
      </w:r>
      <w:proofErr w:type="spellEnd"/>
      <w:r w:rsidRPr="004E530D">
        <w:rPr>
          <w:sz w:val="21"/>
          <w:szCs w:val="21"/>
        </w:rPr>
        <w:t xml:space="preserve"> </w:t>
      </w:r>
      <w:proofErr w:type="spellStart"/>
      <w:r w:rsidRPr="004E530D">
        <w:rPr>
          <w:sz w:val="21"/>
          <w:szCs w:val="21"/>
        </w:rPr>
        <w:t>Singosari</w:t>
      </w:r>
      <w:proofErr w:type="spellEnd"/>
      <w:r w:rsidRPr="004E530D">
        <w:rPr>
          <w:sz w:val="21"/>
          <w:szCs w:val="21"/>
        </w:rPr>
        <w:t xml:space="preserve">, </w:t>
      </w:r>
      <w:proofErr w:type="spellStart"/>
      <w:r w:rsidRPr="004E530D">
        <w:rPr>
          <w:sz w:val="21"/>
          <w:szCs w:val="21"/>
        </w:rPr>
        <w:t>Kabupaten</w:t>
      </w:r>
      <w:proofErr w:type="spellEnd"/>
      <w:r w:rsidRPr="004E530D">
        <w:rPr>
          <w:sz w:val="21"/>
          <w:szCs w:val="21"/>
        </w:rPr>
        <w:t xml:space="preserve"> Malang </w:t>
      </w:r>
      <w:proofErr w:type="spellStart"/>
      <w:r w:rsidRPr="004E530D">
        <w:rPr>
          <w:sz w:val="21"/>
          <w:szCs w:val="21"/>
        </w:rPr>
        <w:t>saat</w:t>
      </w:r>
      <w:proofErr w:type="spellEnd"/>
      <w:r w:rsidRPr="004E530D">
        <w:rPr>
          <w:sz w:val="21"/>
          <w:szCs w:val="21"/>
        </w:rPr>
        <w:t xml:space="preserve"> </w:t>
      </w:r>
      <w:proofErr w:type="spellStart"/>
      <w:r w:rsidRPr="004E530D">
        <w:rPr>
          <w:sz w:val="21"/>
          <w:szCs w:val="21"/>
        </w:rPr>
        <w:t>ini</w:t>
      </w:r>
      <w:proofErr w:type="spellEnd"/>
      <w:r w:rsidRPr="004E530D">
        <w:rPr>
          <w:sz w:val="21"/>
          <w:szCs w:val="21"/>
        </w:rPr>
        <w:t xml:space="preserve"> </w:t>
      </w:r>
      <w:proofErr w:type="spellStart"/>
      <w:r w:rsidRPr="004E530D">
        <w:rPr>
          <w:sz w:val="21"/>
          <w:szCs w:val="21"/>
        </w:rPr>
        <w:t>dipimpin</w:t>
      </w:r>
      <w:proofErr w:type="spellEnd"/>
      <w:r w:rsidRPr="004E530D">
        <w:rPr>
          <w:sz w:val="21"/>
          <w:szCs w:val="21"/>
        </w:rPr>
        <w:t xml:space="preserve"> oleh </w:t>
      </w:r>
      <w:r w:rsidRPr="004E530D">
        <w:rPr>
          <w:b/>
          <w:bCs/>
          <w:sz w:val="21"/>
          <w:szCs w:val="21"/>
        </w:rPr>
        <w:t>dr</w:t>
      </w:r>
      <w:ins w:id="13" w:author="MOD" w:date="2024-03-13T07:42:00Z">
        <w:r w:rsidR="001B6DA5" w:rsidRPr="004E530D">
          <w:rPr>
            <w:b/>
            <w:bCs/>
            <w:sz w:val="21"/>
            <w:szCs w:val="21"/>
          </w:rPr>
          <w:t xml:space="preserve">. Nur </w:t>
        </w:r>
      </w:ins>
      <w:del w:id="14" w:author="MOD" w:date="2024-03-13T07:38:00Z">
        <w:r w:rsidRPr="004E530D" w:rsidDel="001B6DA5">
          <w:rPr>
            <w:b/>
            <w:bCs/>
            <w:sz w:val="21"/>
            <w:szCs w:val="21"/>
          </w:rPr>
          <w:delText>. Ekowati Supartinah</w:delText>
        </w:r>
      </w:del>
      <w:del w:id="15" w:author="MOD" w:date="2024-03-13T07:43:00Z">
        <w:r w:rsidRPr="004E530D" w:rsidDel="001B6DA5">
          <w:rPr>
            <w:b/>
            <w:bCs/>
            <w:sz w:val="21"/>
            <w:szCs w:val="21"/>
          </w:rPr>
          <w:delText xml:space="preserve"> Kamandaka Putri, MMRS </w:delText>
        </w:r>
      </w:del>
      <w:proofErr w:type="spellStart"/>
      <w:ins w:id="16" w:author="MOD" w:date="2024-03-13T07:43:00Z">
        <w:r w:rsidR="001B6DA5" w:rsidRPr="004E530D">
          <w:rPr>
            <w:b/>
            <w:bCs/>
            <w:sz w:val="21"/>
            <w:szCs w:val="21"/>
          </w:rPr>
          <w:t>Mazidah</w:t>
        </w:r>
        <w:proofErr w:type="spellEnd"/>
        <w:r w:rsidR="001B6DA5" w:rsidRPr="004E530D">
          <w:rPr>
            <w:sz w:val="21"/>
            <w:szCs w:val="21"/>
          </w:rPr>
          <w:t xml:space="preserve"> </w:t>
        </w:r>
      </w:ins>
      <w:del w:id="17" w:author="MOD" w:date="2024-03-13T10:07:00Z">
        <w:r w:rsidRPr="004E530D" w:rsidDel="00EF3B84">
          <w:rPr>
            <w:sz w:val="21"/>
            <w:szCs w:val="21"/>
          </w:rPr>
          <w:delText xml:space="preserve">sebagai direktur </w:delText>
        </w:r>
      </w:del>
      <w:proofErr w:type="spellStart"/>
      <w:ins w:id="18" w:author="MOD" w:date="2024-03-13T10:06:00Z">
        <w:r w:rsidR="00EF3B84" w:rsidRPr="004E530D">
          <w:rPr>
            <w:sz w:val="21"/>
            <w:szCs w:val="21"/>
          </w:rPr>
          <w:t>sebagai</w:t>
        </w:r>
        <w:proofErr w:type="spellEnd"/>
        <w:r w:rsidR="00EF3B84" w:rsidRPr="004E530D">
          <w:rPr>
            <w:sz w:val="21"/>
            <w:szCs w:val="21"/>
          </w:rPr>
          <w:t xml:space="preserve"> </w:t>
        </w:r>
        <w:proofErr w:type="spellStart"/>
        <w:r w:rsidR="00EF3B84" w:rsidRPr="004E530D">
          <w:rPr>
            <w:sz w:val="21"/>
            <w:szCs w:val="21"/>
          </w:rPr>
          <w:t>direktur</w:t>
        </w:r>
        <w:proofErr w:type="spellEnd"/>
        <w:r w:rsidR="00EF3B84" w:rsidRPr="004E530D">
          <w:rPr>
            <w:sz w:val="21"/>
            <w:szCs w:val="21"/>
          </w:rPr>
          <w:t xml:space="preserve"> Rumah Sakit Prima </w:t>
        </w:r>
        <w:proofErr w:type="spellStart"/>
        <w:r w:rsidR="00EF3B84" w:rsidRPr="004E530D">
          <w:rPr>
            <w:sz w:val="21"/>
            <w:szCs w:val="21"/>
          </w:rPr>
          <w:t>Husada</w:t>
        </w:r>
        <w:proofErr w:type="spellEnd"/>
        <w:r w:rsidR="00EF3B84" w:rsidRPr="004E530D">
          <w:rPr>
            <w:sz w:val="21"/>
            <w:szCs w:val="21"/>
          </w:rPr>
          <w:t xml:space="preserve"> Malang.</w:t>
        </w:r>
      </w:ins>
    </w:p>
    <w:p w14:paraId="7470B9A0" w14:textId="74523EF4" w:rsidR="00794BBC" w:rsidRPr="004E530D" w:rsidDel="00EF3B84" w:rsidRDefault="00794BBC" w:rsidP="006D562B">
      <w:pPr>
        <w:numPr>
          <w:ilvl w:val="0"/>
          <w:numId w:val="70"/>
        </w:numPr>
        <w:suppressAutoHyphens/>
        <w:spacing w:after="0" w:line="240" w:lineRule="auto"/>
        <w:ind w:left="851"/>
        <w:jc w:val="both"/>
        <w:rPr>
          <w:del w:id="19" w:author="MOD" w:date="2024-03-13T10:06:00Z"/>
          <w:sz w:val="21"/>
          <w:szCs w:val="21"/>
          <w:lang w:val="id-ID"/>
        </w:rPr>
      </w:pPr>
      <w:del w:id="20" w:author="MOD" w:date="2024-03-13T10:06:00Z">
        <w:r w:rsidRPr="004E530D" w:rsidDel="00EF3B84">
          <w:rPr>
            <w:sz w:val="21"/>
            <w:szCs w:val="21"/>
          </w:rPr>
          <w:delText>RS.</w:delText>
        </w:r>
      </w:del>
    </w:p>
    <w:p w14:paraId="2069FEE3" w14:textId="7E6A008E" w:rsidR="00794BBC" w:rsidRPr="004E530D" w:rsidDel="00EF3B84" w:rsidRDefault="00794BBC" w:rsidP="006D562B">
      <w:pPr>
        <w:numPr>
          <w:ilvl w:val="0"/>
          <w:numId w:val="70"/>
        </w:numPr>
        <w:suppressAutoHyphens/>
        <w:spacing w:after="0" w:line="240" w:lineRule="auto"/>
        <w:ind w:left="851"/>
        <w:jc w:val="both"/>
        <w:rPr>
          <w:del w:id="21" w:author="MOD" w:date="2024-03-13T10:07:00Z"/>
          <w:sz w:val="21"/>
          <w:szCs w:val="21"/>
          <w:lang w:val="id-ID"/>
        </w:rPr>
      </w:pPr>
    </w:p>
    <w:p w14:paraId="2EB6E8C2" w14:textId="51F9A774" w:rsidR="00D00EB3" w:rsidRPr="004E530D" w:rsidDel="00EF3B84" w:rsidRDefault="00794BBC" w:rsidP="0035570E">
      <w:pPr>
        <w:numPr>
          <w:ilvl w:val="0"/>
          <w:numId w:val="70"/>
        </w:numPr>
        <w:suppressAutoHyphens/>
        <w:spacing w:after="0" w:line="240" w:lineRule="auto"/>
        <w:ind w:left="851"/>
        <w:jc w:val="both"/>
        <w:rPr>
          <w:del w:id="22" w:author="MOD" w:date="2024-03-13T10:07:00Z"/>
          <w:sz w:val="21"/>
          <w:szCs w:val="21"/>
          <w:lang w:val="id-ID"/>
        </w:rPr>
      </w:pPr>
      <w:r w:rsidRPr="004E530D">
        <w:rPr>
          <w:b/>
          <w:bCs/>
          <w:sz w:val="21"/>
          <w:szCs w:val="21"/>
        </w:rPr>
        <w:t xml:space="preserve">Rumah Sakit Prima </w:t>
      </w:r>
      <w:proofErr w:type="spellStart"/>
      <w:r w:rsidRPr="004E530D">
        <w:rPr>
          <w:b/>
          <w:bCs/>
          <w:sz w:val="21"/>
          <w:szCs w:val="21"/>
        </w:rPr>
        <w:t>Husada</w:t>
      </w:r>
      <w:proofErr w:type="spellEnd"/>
      <w:r w:rsidRPr="004E530D">
        <w:rPr>
          <w:b/>
          <w:bCs/>
          <w:sz w:val="21"/>
          <w:szCs w:val="21"/>
        </w:rPr>
        <w:t xml:space="preserve"> </w:t>
      </w:r>
      <w:proofErr w:type="spellStart"/>
      <w:r w:rsidRPr="004E530D">
        <w:rPr>
          <w:b/>
          <w:bCs/>
          <w:sz w:val="21"/>
          <w:szCs w:val="21"/>
        </w:rPr>
        <w:t>Sukorejo</w:t>
      </w:r>
      <w:proofErr w:type="spellEnd"/>
      <w:r w:rsidRPr="004E530D">
        <w:rPr>
          <w:sz w:val="21"/>
          <w:szCs w:val="21"/>
        </w:rPr>
        <w:t xml:space="preserve">, </w:t>
      </w:r>
      <w:proofErr w:type="spellStart"/>
      <w:r w:rsidRPr="004E530D">
        <w:rPr>
          <w:sz w:val="21"/>
          <w:szCs w:val="21"/>
        </w:rPr>
        <w:t>dengan</w:t>
      </w:r>
      <w:proofErr w:type="spellEnd"/>
      <w:r w:rsidRPr="004E530D">
        <w:rPr>
          <w:sz w:val="21"/>
          <w:szCs w:val="21"/>
        </w:rPr>
        <w:t xml:space="preserve"> </w:t>
      </w:r>
      <w:proofErr w:type="spellStart"/>
      <w:r w:rsidRPr="004E530D">
        <w:rPr>
          <w:sz w:val="21"/>
          <w:szCs w:val="21"/>
        </w:rPr>
        <w:t>Izin</w:t>
      </w:r>
      <w:proofErr w:type="spellEnd"/>
      <w:r w:rsidRPr="004E530D">
        <w:rPr>
          <w:sz w:val="21"/>
          <w:szCs w:val="21"/>
        </w:rPr>
        <w:t xml:space="preserve"> </w:t>
      </w:r>
      <w:proofErr w:type="spellStart"/>
      <w:r w:rsidRPr="004E530D">
        <w:rPr>
          <w:sz w:val="21"/>
          <w:szCs w:val="21"/>
        </w:rPr>
        <w:t>Operasioanl</w:t>
      </w:r>
      <w:proofErr w:type="spellEnd"/>
      <w:r w:rsidRPr="004E530D">
        <w:rPr>
          <w:sz w:val="21"/>
          <w:szCs w:val="21"/>
        </w:rPr>
        <w:t xml:space="preserve"> Rumah Sakit No. </w:t>
      </w:r>
      <w:ins w:id="23" w:author="MOD" w:date="2024-03-13T10:06:00Z">
        <w:r w:rsidR="00EF3B84" w:rsidRPr="004E530D">
          <w:rPr>
            <w:sz w:val="21"/>
            <w:szCs w:val="21"/>
          </w:rPr>
          <w:t xml:space="preserve">81201150810004 </w:t>
        </w:r>
        <w:proofErr w:type="spellStart"/>
        <w:r w:rsidR="00EF3B84" w:rsidRPr="004E530D">
          <w:rPr>
            <w:sz w:val="21"/>
            <w:szCs w:val="21"/>
          </w:rPr>
          <w:t>tertanggal</w:t>
        </w:r>
        <w:proofErr w:type="spellEnd"/>
        <w:r w:rsidR="00EF3B84" w:rsidRPr="004E530D">
          <w:rPr>
            <w:sz w:val="21"/>
            <w:szCs w:val="21"/>
          </w:rPr>
          <w:t xml:space="preserve"> 20 September 2023</w:t>
        </w:r>
      </w:ins>
      <w:del w:id="24" w:author="MOD" w:date="2024-03-13T10:06:00Z">
        <w:r w:rsidRPr="004E530D" w:rsidDel="00EF3B84">
          <w:rPr>
            <w:sz w:val="21"/>
            <w:szCs w:val="21"/>
          </w:rPr>
          <w:delText>503/IORS-C/UPJ/001/424.086/209 tertanggal 17 Oktober 2019</w:delText>
        </w:r>
      </w:del>
      <w:r w:rsidRPr="004E530D">
        <w:rPr>
          <w:sz w:val="21"/>
          <w:szCs w:val="21"/>
        </w:rPr>
        <w:t xml:space="preserve">, </w:t>
      </w:r>
      <w:proofErr w:type="spellStart"/>
      <w:r w:rsidRPr="004E530D">
        <w:rPr>
          <w:sz w:val="21"/>
          <w:szCs w:val="21"/>
        </w:rPr>
        <w:t>beralamat</w:t>
      </w:r>
      <w:proofErr w:type="spellEnd"/>
      <w:r w:rsidRPr="004E530D">
        <w:rPr>
          <w:sz w:val="21"/>
          <w:szCs w:val="21"/>
        </w:rPr>
        <w:t xml:space="preserve"> di Jl. Raya Surabaya – Malang KM 54 Desa </w:t>
      </w:r>
      <w:proofErr w:type="spellStart"/>
      <w:r w:rsidRPr="004E530D">
        <w:rPr>
          <w:sz w:val="21"/>
          <w:szCs w:val="21"/>
        </w:rPr>
        <w:t>Lembahbang</w:t>
      </w:r>
      <w:proofErr w:type="spellEnd"/>
      <w:r w:rsidRPr="004E530D">
        <w:rPr>
          <w:sz w:val="21"/>
          <w:szCs w:val="21"/>
        </w:rPr>
        <w:t xml:space="preserve"> </w:t>
      </w:r>
      <w:proofErr w:type="spellStart"/>
      <w:r w:rsidRPr="004E530D">
        <w:rPr>
          <w:sz w:val="21"/>
          <w:szCs w:val="21"/>
        </w:rPr>
        <w:t>Kecamatan</w:t>
      </w:r>
      <w:proofErr w:type="spellEnd"/>
      <w:r w:rsidRPr="004E530D">
        <w:rPr>
          <w:sz w:val="21"/>
          <w:szCs w:val="21"/>
        </w:rPr>
        <w:t xml:space="preserve"> </w:t>
      </w:r>
      <w:proofErr w:type="spellStart"/>
      <w:r w:rsidRPr="004E530D">
        <w:rPr>
          <w:sz w:val="21"/>
          <w:szCs w:val="21"/>
        </w:rPr>
        <w:t>Sukorejo</w:t>
      </w:r>
      <w:proofErr w:type="spellEnd"/>
      <w:r w:rsidRPr="004E530D">
        <w:rPr>
          <w:sz w:val="21"/>
          <w:szCs w:val="21"/>
        </w:rPr>
        <w:t xml:space="preserve"> </w:t>
      </w:r>
      <w:proofErr w:type="spellStart"/>
      <w:r w:rsidRPr="004E530D">
        <w:rPr>
          <w:sz w:val="21"/>
          <w:szCs w:val="21"/>
        </w:rPr>
        <w:t>Kabupaten</w:t>
      </w:r>
      <w:proofErr w:type="spellEnd"/>
      <w:r w:rsidRPr="004E530D">
        <w:rPr>
          <w:sz w:val="21"/>
          <w:szCs w:val="21"/>
        </w:rPr>
        <w:t xml:space="preserve"> </w:t>
      </w:r>
      <w:proofErr w:type="spellStart"/>
      <w:r w:rsidRPr="004E530D">
        <w:rPr>
          <w:sz w:val="21"/>
          <w:szCs w:val="21"/>
        </w:rPr>
        <w:t>Pasuruan</w:t>
      </w:r>
      <w:proofErr w:type="spellEnd"/>
      <w:r w:rsidRPr="004E530D">
        <w:rPr>
          <w:sz w:val="21"/>
          <w:szCs w:val="21"/>
        </w:rPr>
        <w:t xml:space="preserve"> </w:t>
      </w:r>
      <w:proofErr w:type="spellStart"/>
      <w:r w:rsidRPr="004E530D">
        <w:rPr>
          <w:sz w:val="21"/>
          <w:szCs w:val="21"/>
        </w:rPr>
        <w:t>saat</w:t>
      </w:r>
      <w:proofErr w:type="spellEnd"/>
      <w:r w:rsidRPr="004E530D">
        <w:rPr>
          <w:sz w:val="21"/>
          <w:szCs w:val="21"/>
        </w:rPr>
        <w:t xml:space="preserve"> </w:t>
      </w:r>
      <w:proofErr w:type="spellStart"/>
      <w:r w:rsidRPr="004E530D">
        <w:rPr>
          <w:sz w:val="21"/>
          <w:szCs w:val="21"/>
        </w:rPr>
        <w:t>ini</w:t>
      </w:r>
      <w:proofErr w:type="spellEnd"/>
      <w:r w:rsidRPr="004E530D">
        <w:rPr>
          <w:sz w:val="21"/>
          <w:szCs w:val="21"/>
        </w:rPr>
        <w:t xml:space="preserve"> </w:t>
      </w:r>
      <w:proofErr w:type="spellStart"/>
      <w:r w:rsidRPr="004E530D">
        <w:rPr>
          <w:sz w:val="21"/>
          <w:szCs w:val="21"/>
        </w:rPr>
        <w:t>dipimpin</w:t>
      </w:r>
      <w:proofErr w:type="spellEnd"/>
      <w:r w:rsidRPr="004E530D">
        <w:rPr>
          <w:sz w:val="21"/>
          <w:szCs w:val="21"/>
        </w:rPr>
        <w:t xml:space="preserve"> oleh </w:t>
      </w:r>
      <w:r w:rsidRPr="004E530D">
        <w:rPr>
          <w:b/>
          <w:bCs/>
          <w:sz w:val="21"/>
          <w:szCs w:val="21"/>
        </w:rPr>
        <w:t xml:space="preserve">dr. </w:t>
      </w:r>
      <w:proofErr w:type="spellStart"/>
      <w:r w:rsidRPr="004E530D">
        <w:rPr>
          <w:b/>
          <w:bCs/>
          <w:sz w:val="21"/>
          <w:szCs w:val="21"/>
        </w:rPr>
        <w:t>Ifit</w:t>
      </w:r>
      <w:proofErr w:type="spellEnd"/>
      <w:r w:rsidRPr="004E530D">
        <w:rPr>
          <w:b/>
          <w:bCs/>
          <w:sz w:val="21"/>
          <w:szCs w:val="21"/>
        </w:rPr>
        <w:t xml:space="preserve"> Bagus </w:t>
      </w:r>
      <w:proofErr w:type="spellStart"/>
      <w:r w:rsidRPr="004E530D">
        <w:rPr>
          <w:b/>
          <w:bCs/>
          <w:sz w:val="21"/>
          <w:szCs w:val="21"/>
        </w:rPr>
        <w:t>Apriantono</w:t>
      </w:r>
      <w:proofErr w:type="spellEnd"/>
      <w:r w:rsidRPr="004E530D">
        <w:rPr>
          <w:sz w:val="21"/>
          <w:szCs w:val="21"/>
        </w:rPr>
        <w:t xml:space="preserve"> </w:t>
      </w:r>
      <w:proofErr w:type="spellStart"/>
      <w:ins w:id="25" w:author="MOD" w:date="2024-03-13T10:07:00Z">
        <w:r w:rsidR="00EF3B84" w:rsidRPr="004E530D">
          <w:rPr>
            <w:sz w:val="21"/>
            <w:szCs w:val="21"/>
          </w:rPr>
          <w:t>sebagai</w:t>
        </w:r>
        <w:proofErr w:type="spellEnd"/>
        <w:r w:rsidR="00EF3B84" w:rsidRPr="004E530D">
          <w:rPr>
            <w:sz w:val="21"/>
            <w:szCs w:val="21"/>
          </w:rPr>
          <w:t xml:space="preserve"> </w:t>
        </w:r>
        <w:proofErr w:type="spellStart"/>
        <w:r w:rsidR="00EF3B84" w:rsidRPr="004E530D">
          <w:rPr>
            <w:sz w:val="21"/>
            <w:szCs w:val="21"/>
          </w:rPr>
          <w:t>direktur</w:t>
        </w:r>
        <w:proofErr w:type="spellEnd"/>
        <w:r w:rsidR="00EF3B84" w:rsidRPr="004E530D">
          <w:rPr>
            <w:sz w:val="21"/>
            <w:szCs w:val="21"/>
          </w:rPr>
          <w:t xml:space="preserve"> Rumah Sakit Prima </w:t>
        </w:r>
        <w:proofErr w:type="spellStart"/>
        <w:r w:rsidR="00EF3B84" w:rsidRPr="004E530D">
          <w:rPr>
            <w:sz w:val="21"/>
            <w:szCs w:val="21"/>
          </w:rPr>
          <w:t>Husada</w:t>
        </w:r>
        <w:proofErr w:type="spellEnd"/>
        <w:r w:rsidR="00EF3B84" w:rsidRPr="004E530D">
          <w:rPr>
            <w:sz w:val="21"/>
            <w:szCs w:val="21"/>
          </w:rPr>
          <w:t xml:space="preserve"> </w:t>
        </w:r>
        <w:proofErr w:type="spellStart"/>
        <w:r w:rsidR="00EF3B84" w:rsidRPr="004E530D">
          <w:rPr>
            <w:sz w:val="21"/>
            <w:szCs w:val="21"/>
          </w:rPr>
          <w:t>Sukorejo</w:t>
        </w:r>
        <w:proofErr w:type="spellEnd"/>
        <w:r w:rsidR="00EF3B84" w:rsidRPr="004E530D" w:rsidDel="00EF3B84">
          <w:rPr>
            <w:sz w:val="21"/>
            <w:szCs w:val="21"/>
          </w:rPr>
          <w:t xml:space="preserve"> </w:t>
        </w:r>
      </w:ins>
      <w:del w:id="26" w:author="MOD" w:date="2024-03-13T10:07:00Z">
        <w:r w:rsidRPr="004E530D" w:rsidDel="00EF3B84">
          <w:rPr>
            <w:sz w:val="21"/>
            <w:szCs w:val="21"/>
          </w:rPr>
          <w:delText>sebagai direktur RS.</w:delText>
        </w:r>
      </w:del>
    </w:p>
    <w:p w14:paraId="03EF2609" w14:textId="77777777" w:rsidR="00794BBC" w:rsidRPr="004E530D" w:rsidRDefault="00794BBC" w:rsidP="0035570E">
      <w:pPr>
        <w:numPr>
          <w:ilvl w:val="0"/>
          <w:numId w:val="70"/>
        </w:numPr>
        <w:suppressAutoHyphens/>
        <w:spacing w:after="0" w:line="240" w:lineRule="auto"/>
        <w:ind w:left="851"/>
        <w:jc w:val="both"/>
        <w:rPr>
          <w:sz w:val="21"/>
          <w:szCs w:val="21"/>
          <w:lang w:val="id-ID"/>
        </w:rPr>
      </w:pPr>
    </w:p>
    <w:p w14:paraId="3A0C32BE" w14:textId="77777777" w:rsidR="006F0301" w:rsidRPr="004E530D" w:rsidRDefault="006F0301" w:rsidP="00794BBC">
      <w:pPr>
        <w:spacing w:after="0" w:line="240" w:lineRule="auto"/>
        <w:jc w:val="both"/>
        <w:rPr>
          <w:rFonts w:cs="Calibri"/>
          <w:sz w:val="21"/>
          <w:szCs w:val="21"/>
          <w:lang w:val="id-ID"/>
        </w:rPr>
      </w:pPr>
      <w:r w:rsidRPr="004E530D">
        <w:rPr>
          <w:rFonts w:cs="Calibri"/>
          <w:sz w:val="21"/>
          <w:szCs w:val="21"/>
          <w:lang w:val="id-ID"/>
        </w:rPr>
        <w:t xml:space="preserve">Selanjutnya Pihak Pertama dan Pihak Kedua secara bersama-sama disebut sebagai </w:t>
      </w:r>
      <w:r w:rsidRPr="004E530D">
        <w:rPr>
          <w:rFonts w:cs="Calibri"/>
          <w:b/>
          <w:sz w:val="21"/>
          <w:szCs w:val="21"/>
          <w:lang w:val="id-ID"/>
        </w:rPr>
        <w:t>“Para Pihak”</w:t>
      </w:r>
      <w:r w:rsidRPr="004E530D">
        <w:rPr>
          <w:rFonts w:cs="Calibri"/>
          <w:sz w:val="21"/>
          <w:szCs w:val="21"/>
          <w:lang w:val="id-ID"/>
        </w:rPr>
        <w:t xml:space="preserve"> dan sendiri-sendiri sebagai ”</w:t>
      </w:r>
      <w:r w:rsidRPr="004E530D">
        <w:rPr>
          <w:rFonts w:cs="Calibri"/>
          <w:b/>
          <w:sz w:val="21"/>
          <w:szCs w:val="21"/>
          <w:lang w:val="id-ID"/>
        </w:rPr>
        <w:t>Pihak</w:t>
      </w:r>
      <w:r w:rsidRPr="004E530D">
        <w:rPr>
          <w:rFonts w:cs="Calibri"/>
          <w:sz w:val="21"/>
          <w:szCs w:val="21"/>
          <w:lang w:val="id-ID"/>
        </w:rPr>
        <w:t>”.</w:t>
      </w:r>
    </w:p>
    <w:p w14:paraId="01037BD1" w14:textId="77777777" w:rsidR="006F0301" w:rsidRPr="004E530D" w:rsidRDefault="006F0301" w:rsidP="00794BBC">
      <w:pPr>
        <w:spacing w:after="0" w:line="240" w:lineRule="auto"/>
        <w:jc w:val="both"/>
        <w:rPr>
          <w:rFonts w:cs="Calibri"/>
          <w:sz w:val="21"/>
          <w:szCs w:val="21"/>
          <w:lang w:val="sv-SE"/>
        </w:rPr>
      </w:pPr>
      <w:r w:rsidRPr="004E530D">
        <w:rPr>
          <w:rFonts w:cs="Calibri"/>
          <w:sz w:val="21"/>
          <w:szCs w:val="21"/>
          <w:lang w:val="sv-SE"/>
        </w:rPr>
        <w:t xml:space="preserve">Para Pihak sepakat untuk terlebih dahulu menerangkan hal-hal </w:t>
      </w:r>
      <w:r w:rsidR="00054FFE" w:rsidRPr="004E530D">
        <w:rPr>
          <w:rFonts w:cs="Calibri"/>
          <w:sz w:val="21"/>
          <w:szCs w:val="21"/>
          <w:lang w:val="sv-SE"/>
        </w:rPr>
        <w:t>sebagai berikut</w:t>
      </w:r>
      <w:r w:rsidRPr="004E530D">
        <w:rPr>
          <w:rFonts w:cs="Calibri"/>
          <w:sz w:val="21"/>
          <w:szCs w:val="21"/>
          <w:lang w:val="sv-SE"/>
        </w:rPr>
        <w:t>:</w:t>
      </w:r>
    </w:p>
    <w:p w14:paraId="7DB1BDC4" w14:textId="77777777" w:rsidR="00054FFE" w:rsidRPr="004E530D" w:rsidRDefault="00054FFE" w:rsidP="00794BBC">
      <w:pPr>
        <w:spacing w:after="0" w:line="240" w:lineRule="auto"/>
        <w:jc w:val="both"/>
        <w:rPr>
          <w:rFonts w:cs="Calibri"/>
          <w:sz w:val="21"/>
          <w:szCs w:val="21"/>
          <w:lang w:val="sv-SE"/>
        </w:rPr>
      </w:pPr>
    </w:p>
    <w:p w14:paraId="26C9F4ED" w14:textId="18CC48B5" w:rsidR="00E83880" w:rsidRPr="004E530D" w:rsidRDefault="00C430BB" w:rsidP="00794BBC">
      <w:pPr>
        <w:pStyle w:val="ListParagraph"/>
        <w:numPr>
          <w:ilvl w:val="0"/>
          <w:numId w:val="2"/>
        </w:numPr>
        <w:spacing w:after="0" w:line="240" w:lineRule="auto"/>
        <w:ind w:left="432" w:hanging="432"/>
        <w:contextualSpacing w:val="0"/>
        <w:jc w:val="both"/>
        <w:rPr>
          <w:rFonts w:cs="Calibri"/>
          <w:sz w:val="21"/>
          <w:szCs w:val="21"/>
          <w:lang w:val="sv-SE"/>
        </w:rPr>
      </w:pPr>
      <w:bookmarkStart w:id="27" w:name="_Hlk17202810"/>
      <w:r w:rsidRPr="004E530D">
        <w:rPr>
          <w:rFonts w:cs="Calibri"/>
          <w:sz w:val="21"/>
          <w:szCs w:val="21"/>
          <w:lang w:val="sv-SE"/>
        </w:rPr>
        <w:t>Bahwa Para Pihak telah menandatangani Perjanjian Kerja Sama Pelayanan Kesehatan No. 15</w:t>
      </w:r>
      <w:r w:rsidR="00794BBC" w:rsidRPr="004E530D">
        <w:rPr>
          <w:rFonts w:cs="Calibri"/>
          <w:sz w:val="21"/>
          <w:szCs w:val="21"/>
          <w:lang w:val="sv-SE"/>
        </w:rPr>
        <w:t>78</w:t>
      </w:r>
      <w:r w:rsidRPr="004E530D">
        <w:rPr>
          <w:rFonts w:cs="Calibri"/>
          <w:sz w:val="21"/>
          <w:szCs w:val="21"/>
          <w:lang w:val="sv-SE"/>
        </w:rPr>
        <w:t>/PMN-PLA/</w:t>
      </w:r>
      <w:r w:rsidR="00794BBC" w:rsidRPr="004E530D">
        <w:rPr>
          <w:rFonts w:cs="Calibri"/>
          <w:sz w:val="21"/>
          <w:szCs w:val="21"/>
          <w:lang w:val="sv-SE"/>
        </w:rPr>
        <w:t>XI</w:t>
      </w:r>
      <w:r w:rsidRPr="004E530D">
        <w:rPr>
          <w:rFonts w:cs="Calibri"/>
          <w:sz w:val="21"/>
          <w:szCs w:val="21"/>
          <w:lang w:val="sv-SE"/>
        </w:rPr>
        <w:t xml:space="preserve">/2020 dan No. </w:t>
      </w:r>
      <w:r w:rsidR="00794BBC" w:rsidRPr="004E530D">
        <w:rPr>
          <w:rFonts w:cs="Calibri"/>
          <w:sz w:val="21"/>
          <w:szCs w:val="21"/>
          <w:lang w:val="sv-SE"/>
        </w:rPr>
        <w:t>047/DPM/E-PKS/DIR/VIII/2020</w:t>
      </w:r>
      <w:r w:rsidRPr="004E530D">
        <w:rPr>
          <w:rFonts w:cs="Calibri"/>
          <w:sz w:val="21"/>
          <w:szCs w:val="21"/>
          <w:lang w:val="sv-SE"/>
        </w:rPr>
        <w:t xml:space="preserve"> tertanggal </w:t>
      </w:r>
      <w:bookmarkEnd w:id="27"/>
      <w:r w:rsidR="00794BBC" w:rsidRPr="004E530D">
        <w:rPr>
          <w:rFonts w:cs="Calibri"/>
          <w:sz w:val="21"/>
          <w:szCs w:val="21"/>
          <w:lang w:val="sv-SE"/>
        </w:rPr>
        <w:t>28 Januari 2021</w:t>
      </w:r>
      <w:r w:rsidRPr="004E530D">
        <w:rPr>
          <w:rFonts w:cs="Calibri"/>
          <w:sz w:val="21"/>
          <w:szCs w:val="21"/>
          <w:lang w:val="sv-SE"/>
        </w:rPr>
        <w:t>, (selanjutnya disebut sebagai ”Perjanjian”).</w:t>
      </w:r>
    </w:p>
    <w:p w14:paraId="2CC5FCB1" w14:textId="77777777" w:rsidR="00054FFE" w:rsidRPr="004E530D" w:rsidRDefault="00054FFE" w:rsidP="00794BBC">
      <w:pPr>
        <w:spacing w:after="0" w:line="240" w:lineRule="auto"/>
        <w:jc w:val="both"/>
        <w:rPr>
          <w:rFonts w:cs="Calibri"/>
          <w:sz w:val="21"/>
          <w:szCs w:val="21"/>
          <w:lang w:val="sv-SE"/>
        </w:rPr>
      </w:pPr>
    </w:p>
    <w:p w14:paraId="5980D718" w14:textId="361F8D4F" w:rsidR="00054FFE" w:rsidRPr="004E530D" w:rsidRDefault="007063C7" w:rsidP="00794BBC">
      <w:pPr>
        <w:pStyle w:val="ListParagraph"/>
        <w:numPr>
          <w:ilvl w:val="0"/>
          <w:numId w:val="2"/>
        </w:numPr>
        <w:spacing w:after="0" w:line="240" w:lineRule="auto"/>
        <w:ind w:left="432" w:hanging="432"/>
        <w:contextualSpacing w:val="0"/>
        <w:jc w:val="both"/>
        <w:rPr>
          <w:rFonts w:cs="Calibri"/>
          <w:sz w:val="21"/>
          <w:szCs w:val="21"/>
          <w:lang w:val="sv-SE"/>
        </w:rPr>
      </w:pPr>
      <w:r w:rsidRPr="004E530D">
        <w:rPr>
          <w:rFonts w:cs="Calibri"/>
          <w:sz w:val="21"/>
          <w:szCs w:val="21"/>
          <w:lang w:val="sv-SE"/>
        </w:rPr>
        <w:t>Bahwa Para Pihak sepakat untuk memperpanjang jangka waktu Perjanjia</w:t>
      </w:r>
      <w:r w:rsidR="00836D6F" w:rsidRPr="004E530D">
        <w:rPr>
          <w:rFonts w:cs="Calibri"/>
          <w:sz w:val="21"/>
          <w:szCs w:val="21"/>
          <w:lang w:val="sv-SE"/>
        </w:rPr>
        <w:t>n</w:t>
      </w:r>
      <w:r w:rsidR="003114A1" w:rsidRPr="004E530D">
        <w:rPr>
          <w:rFonts w:cs="Calibri"/>
          <w:sz w:val="21"/>
          <w:szCs w:val="21"/>
          <w:lang w:val="sv-SE"/>
        </w:rPr>
        <w:t xml:space="preserve"> dan mengubah beberapa ketentuan dalam Perjanjian</w:t>
      </w:r>
      <w:r w:rsidR="00054FFE" w:rsidRPr="004E530D">
        <w:rPr>
          <w:rFonts w:cs="Calibri"/>
          <w:sz w:val="21"/>
          <w:szCs w:val="21"/>
          <w:lang w:val="sv-SE"/>
        </w:rPr>
        <w:t>.</w:t>
      </w:r>
    </w:p>
    <w:p w14:paraId="3EC88FCE" w14:textId="77777777" w:rsidR="00DA41EB" w:rsidRPr="004E530D" w:rsidRDefault="00DA41EB" w:rsidP="00794BBC">
      <w:pPr>
        <w:pStyle w:val="ListParagraph"/>
        <w:spacing w:after="0" w:line="240" w:lineRule="auto"/>
        <w:contextualSpacing w:val="0"/>
        <w:rPr>
          <w:rFonts w:cs="Calibri"/>
          <w:sz w:val="21"/>
          <w:szCs w:val="21"/>
          <w:lang w:val="sv-SE"/>
        </w:rPr>
      </w:pPr>
    </w:p>
    <w:p w14:paraId="6579E070" w14:textId="77777777" w:rsidR="00794BBC" w:rsidRPr="004E530D" w:rsidRDefault="00794BBC" w:rsidP="00794BBC">
      <w:pPr>
        <w:pStyle w:val="ListParagraph"/>
        <w:spacing w:after="0" w:line="240" w:lineRule="auto"/>
        <w:contextualSpacing w:val="0"/>
        <w:rPr>
          <w:rFonts w:cs="Calibri"/>
          <w:sz w:val="21"/>
          <w:szCs w:val="21"/>
          <w:lang w:val="sv-SE"/>
        </w:rPr>
      </w:pPr>
    </w:p>
    <w:p w14:paraId="23EA70BB" w14:textId="77777777" w:rsidR="00794BBC" w:rsidRPr="004E530D" w:rsidRDefault="00794BBC" w:rsidP="00794BBC">
      <w:pPr>
        <w:pStyle w:val="ListParagraph"/>
        <w:spacing w:after="0" w:line="240" w:lineRule="auto"/>
        <w:contextualSpacing w:val="0"/>
        <w:rPr>
          <w:rFonts w:cs="Calibri"/>
          <w:sz w:val="21"/>
          <w:szCs w:val="21"/>
          <w:lang w:val="sv-SE"/>
        </w:rPr>
      </w:pPr>
    </w:p>
    <w:p w14:paraId="604D02B5" w14:textId="77777777" w:rsidR="00794BBC" w:rsidRPr="004E530D" w:rsidRDefault="00794BBC" w:rsidP="00794BBC">
      <w:pPr>
        <w:pStyle w:val="ListParagraph"/>
        <w:spacing w:after="0" w:line="240" w:lineRule="auto"/>
        <w:contextualSpacing w:val="0"/>
        <w:rPr>
          <w:rFonts w:cs="Calibri"/>
          <w:sz w:val="21"/>
          <w:szCs w:val="21"/>
          <w:lang w:val="sv-SE"/>
        </w:rPr>
      </w:pPr>
    </w:p>
    <w:p w14:paraId="5CBD9DD2" w14:textId="77777777" w:rsidR="00794BBC" w:rsidRPr="004E530D" w:rsidRDefault="00794BBC" w:rsidP="00794BBC">
      <w:pPr>
        <w:pStyle w:val="ListParagraph"/>
        <w:spacing w:after="0" w:line="240" w:lineRule="auto"/>
        <w:contextualSpacing w:val="0"/>
        <w:rPr>
          <w:rFonts w:cs="Calibri"/>
          <w:sz w:val="21"/>
          <w:szCs w:val="21"/>
          <w:lang w:val="sv-SE"/>
        </w:rPr>
      </w:pPr>
    </w:p>
    <w:p w14:paraId="2F41B4BE" w14:textId="631BFED1" w:rsidR="00B6712B" w:rsidRPr="004E530D" w:rsidRDefault="00B6712B" w:rsidP="00794BBC">
      <w:pPr>
        <w:spacing w:after="0" w:line="240" w:lineRule="auto"/>
        <w:jc w:val="both"/>
        <w:rPr>
          <w:rFonts w:cs="Calibri"/>
          <w:sz w:val="21"/>
          <w:szCs w:val="21"/>
          <w:lang w:val="id-ID"/>
        </w:rPr>
      </w:pPr>
      <w:r w:rsidRPr="004E530D">
        <w:rPr>
          <w:rFonts w:cs="Calibri"/>
          <w:sz w:val="21"/>
          <w:szCs w:val="21"/>
          <w:lang w:val="id-ID"/>
        </w:rPr>
        <w:t xml:space="preserve">Oleh karenanya, Para Pihak dengan ini menyetujui untuk mengadakan dan menandatangani </w:t>
      </w:r>
      <w:r w:rsidRPr="004E530D">
        <w:rPr>
          <w:rFonts w:cs="Calibri"/>
          <w:sz w:val="21"/>
          <w:szCs w:val="21"/>
          <w:lang w:val="sv-SE"/>
        </w:rPr>
        <w:t xml:space="preserve">Adendum </w:t>
      </w:r>
      <w:r w:rsidR="00C430BB" w:rsidRPr="004E530D">
        <w:rPr>
          <w:rFonts w:cs="Calibri"/>
          <w:bCs/>
          <w:sz w:val="21"/>
          <w:szCs w:val="21"/>
          <w:lang w:val="sv-SE"/>
        </w:rPr>
        <w:t>I</w:t>
      </w:r>
      <w:r w:rsidR="0031224A" w:rsidRPr="004E530D">
        <w:rPr>
          <w:rFonts w:cs="Calibri"/>
          <w:bCs/>
          <w:sz w:val="21"/>
          <w:szCs w:val="21"/>
          <w:lang w:val="sv-SE"/>
        </w:rPr>
        <w:t xml:space="preserve"> </w:t>
      </w:r>
      <w:r w:rsidRPr="004E530D">
        <w:rPr>
          <w:rFonts w:cs="Calibri"/>
          <w:sz w:val="21"/>
          <w:szCs w:val="21"/>
          <w:lang w:val="id-ID"/>
        </w:rPr>
        <w:t>ini</w:t>
      </w:r>
      <w:r w:rsidRPr="004E530D">
        <w:rPr>
          <w:rFonts w:cs="Calibri"/>
          <w:b/>
          <w:sz w:val="21"/>
          <w:szCs w:val="21"/>
          <w:lang w:val="id-ID"/>
        </w:rPr>
        <w:t xml:space="preserve"> </w:t>
      </w:r>
      <w:r w:rsidRPr="004E530D">
        <w:rPr>
          <w:rFonts w:cs="Calibri"/>
          <w:sz w:val="21"/>
          <w:szCs w:val="21"/>
          <w:lang w:val="id-ID"/>
        </w:rPr>
        <w:t>berdasarkan syarat-syarat dan ketentuan-ketentuan sebagai berikut:</w:t>
      </w:r>
    </w:p>
    <w:p w14:paraId="2C26A6D9" w14:textId="77777777" w:rsidR="008309B3" w:rsidRPr="004E530D" w:rsidRDefault="008309B3" w:rsidP="00794BBC">
      <w:pPr>
        <w:pStyle w:val="ListParagraph"/>
        <w:spacing w:after="0" w:line="240" w:lineRule="auto"/>
        <w:ind w:left="0"/>
        <w:contextualSpacing w:val="0"/>
        <w:jc w:val="both"/>
        <w:rPr>
          <w:rFonts w:cs="Calibri"/>
          <w:sz w:val="21"/>
          <w:szCs w:val="21"/>
          <w:lang w:val="id-ID"/>
        </w:rPr>
      </w:pPr>
    </w:p>
    <w:p w14:paraId="61DBA720" w14:textId="3A00ED7A" w:rsidR="00403AE9" w:rsidRPr="004E530D" w:rsidRDefault="00403AE9" w:rsidP="00794BBC">
      <w:pPr>
        <w:pStyle w:val="ListParagraph"/>
        <w:numPr>
          <w:ilvl w:val="0"/>
          <w:numId w:val="3"/>
        </w:numPr>
        <w:spacing w:after="0" w:line="240" w:lineRule="auto"/>
        <w:ind w:left="426" w:hanging="426"/>
        <w:contextualSpacing w:val="0"/>
        <w:jc w:val="both"/>
        <w:rPr>
          <w:rFonts w:cs="Calibri"/>
          <w:sz w:val="21"/>
          <w:szCs w:val="21"/>
          <w:lang w:val="sv-SE"/>
        </w:rPr>
      </w:pPr>
      <w:r w:rsidRPr="004E530D">
        <w:rPr>
          <w:rFonts w:cs="Calibri"/>
          <w:sz w:val="21"/>
          <w:szCs w:val="21"/>
          <w:lang w:val="sv-SE"/>
        </w:rPr>
        <w:lastRenderedPageBreak/>
        <w:t>Para Pihak sepakat untuk mengubah poin 2 pada Perjanjian tentang Jangka Waktu yang terbaca sebagai berikut:</w:t>
      </w:r>
    </w:p>
    <w:p w14:paraId="42A75DBA" w14:textId="77777777" w:rsidR="00F328D7" w:rsidRPr="004E530D" w:rsidRDefault="00F328D7" w:rsidP="00794BBC">
      <w:pPr>
        <w:pStyle w:val="ListParagraph"/>
        <w:spacing w:after="0" w:line="240" w:lineRule="auto"/>
        <w:ind w:left="426"/>
        <w:contextualSpacing w:val="0"/>
        <w:jc w:val="both"/>
        <w:rPr>
          <w:rFonts w:cs="Calibri"/>
          <w:sz w:val="21"/>
          <w:szCs w:val="21"/>
          <w:lang w:val="sv-SE"/>
        </w:rPr>
      </w:pPr>
    </w:p>
    <w:p w14:paraId="29C38003" w14:textId="77777777" w:rsidR="00F328D7" w:rsidRPr="004E530D" w:rsidRDefault="00F328D7" w:rsidP="00794BBC">
      <w:pPr>
        <w:pStyle w:val="ListParagraph"/>
        <w:numPr>
          <w:ilvl w:val="0"/>
          <w:numId w:val="12"/>
        </w:numPr>
        <w:spacing w:after="0" w:line="240" w:lineRule="auto"/>
        <w:ind w:hanging="294"/>
        <w:contextualSpacing w:val="0"/>
        <w:jc w:val="both"/>
        <w:rPr>
          <w:rFonts w:cs="Calibri"/>
          <w:b/>
          <w:bCs/>
          <w:sz w:val="21"/>
          <w:szCs w:val="21"/>
          <w:lang w:val="sv-SE"/>
        </w:rPr>
      </w:pPr>
      <w:r w:rsidRPr="004E530D">
        <w:rPr>
          <w:rFonts w:cs="Calibri"/>
          <w:b/>
          <w:bCs/>
          <w:sz w:val="21"/>
          <w:szCs w:val="21"/>
          <w:lang w:val="sv-SE"/>
        </w:rPr>
        <w:t>JANGKA WAKTU</w:t>
      </w:r>
    </w:p>
    <w:p w14:paraId="4C12CBF4" w14:textId="77777777" w:rsidR="00403AE9" w:rsidRPr="004E530D" w:rsidRDefault="00403AE9" w:rsidP="00794BBC">
      <w:pPr>
        <w:pStyle w:val="ListParagraph"/>
        <w:spacing w:after="0" w:line="240" w:lineRule="auto"/>
        <w:contextualSpacing w:val="0"/>
        <w:jc w:val="both"/>
        <w:rPr>
          <w:rFonts w:cs="Calibri"/>
          <w:sz w:val="21"/>
          <w:szCs w:val="21"/>
          <w:lang w:val="sv-SE"/>
        </w:rPr>
      </w:pPr>
    </w:p>
    <w:p w14:paraId="082739D1" w14:textId="66EF7D98" w:rsidR="00403AE9" w:rsidRPr="004E530D" w:rsidRDefault="00C430BB" w:rsidP="00794BBC">
      <w:pPr>
        <w:pStyle w:val="ListParagraph"/>
        <w:spacing w:after="0" w:line="240" w:lineRule="auto"/>
        <w:ind w:left="709"/>
        <w:contextualSpacing w:val="0"/>
        <w:jc w:val="both"/>
        <w:rPr>
          <w:rFonts w:cs="Calibri"/>
          <w:i/>
          <w:iCs/>
          <w:sz w:val="21"/>
          <w:szCs w:val="21"/>
          <w:lang w:val="es-ES"/>
        </w:rPr>
      </w:pPr>
      <w:proofErr w:type="spellStart"/>
      <w:r w:rsidRPr="004E530D">
        <w:rPr>
          <w:rFonts w:cs="Calibri"/>
          <w:i/>
          <w:iCs/>
          <w:sz w:val="21"/>
          <w:szCs w:val="21"/>
          <w:lang w:val="es-ES"/>
        </w:rPr>
        <w:t>Perjanjian</w:t>
      </w:r>
      <w:proofErr w:type="spellEnd"/>
      <w:r w:rsidRPr="004E530D">
        <w:rPr>
          <w:rFonts w:cs="Calibri"/>
          <w:i/>
          <w:iCs/>
          <w:sz w:val="21"/>
          <w:szCs w:val="21"/>
          <w:lang w:val="es-ES"/>
        </w:rPr>
        <w:t xml:space="preserve"> </w:t>
      </w:r>
      <w:proofErr w:type="spellStart"/>
      <w:r w:rsidRPr="004E530D">
        <w:rPr>
          <w:rFonts w:cs="Calibri"/>
          <w:i/>
          <w:iCs/>
          <w:sz w:val="21"/>
          <w:szCs w:val="21"/>
          <w:lang w:val="es-ES"/>
        </w:rPr>
        <w:t>ini</w:t>
      </w:r>
      <w:proofErr w:type="spellEnd"/>
      <w:r w:rsidRPr="004E530D">
        <w:rPr>
          <w:rFonts w:cs="Calibri"/>
          <w:i/>
          <w:iCs/>
          <w:sz w:val="21"/>
          <w:szCs w:val="21"/>
          <w:lang w:val="es-ES"/>
        </w:rPr>
        <w:t xml:space="preserve"> </w:t>
      </w:r>
      <w:proofErr w:type="spellStart"/>
      <w:r w:rsidRPr="004E530D">
        <w:rPr>
          <w:rFonts w:cs="Calibri"/>
          <w:i/>
          <w:iCs/>
          <w:sz w:val="21"/>
          <w:szCs w:val="21"/>
          <w:lang w:val="es-ES"/>
        </w:rPr>
        <w:t>mulai</w:t>
      </w:r>
      <w:proofErr w:type="spellEnd"/>
      <w:r w:rsidRPr="004E530D">
        <w:rPr>
          <w:rFonts w:cs="Calibri"/>
          <w:i/>
          <w:iCs/>
          <w:sz w:val="21"/>
          <w:szCs w:val="21"/>
          <w:lang w:val="es-ES"/>
        </w:rPr>
        <w:t xml:space="preserve"> </w:t>
      </w:r>
      <w:proofErr w:type="spellStart"/>
      <w:r w:rsidRPr="004E530D">
        <w:rPr>
          <w:rFonts w:cs="Calibri"/>
          <w:i/>
          <w:iCs/>
          <w:sz w:val="21"/>
          <w:szCs w:val="21"/>
          <w:lang w:val="es-ES"/>
        </w:rPr>
        <w:t>efektif</w:t>
      </w:r>
      <w:proofErr w:type="spellEnd"/>
      <w:r w:rsidRPr="004E530D">
        <w:rPr>
          <w:rFonts w:cs="Calibri"/>
          <w:i/>
          <w:iCs/>
          <w:sz w:val="21"/>
          <w:szCs w:val="21"/>
          <w:lang w:val="es-ES"/>
        </w:rPr>
        <w:t xml:space="preserve"> </w:t>
      </w:r>
      <w:proofErr w:type="spellStart"/>
      <w:r w:rsidRPr="004E530D">
        <w:rPr>
          <w:rFonts w:cs="Calibri"/>
          <w:i/>
          <w:iCs/>
          <w:sz w:val="21"/>
          <w:szCs w:val="21"/>
          <w:lang w:val="es-ES"/>
        </w:rPr>
        <w:t>berlaku</w:t>
      </w:r>
      <w:proofErr w:type="spellEnd"/>
      <w:r w:rsidRPr="004E530D">
        <w:rPr>
          <w:rFonts w:cs="Calibri"/>
          <w:i/>
          <w:iCs/>
          <w:sz w:val="21"/>
          <w:szCs w:val="21"/>
          <w:lang w:val="es-ES"/>
        </w:rPr>
        <w:t xml:space="preserve"> </w:t>
      </w:r>
      <w:proofErr w:type="spellStart"/>
      <w:r w:rsidRPr="004E530D">
        <w:rPr>
          <w:rFonts w:cs="Calibri"/>
          <w:i/>
          <w:iCs/>
          <w:sz w:val="21"/>
          <w:szCs w:val="21"/>
          <w:lang w:val="es-ES"/>
        </w:rPr>
        <w:t>sejak</w:t>
      </w:r>
      <w:proofErr w:type="spellEnd"/>
      <w:r w:rsidRPr="004E530D">
        <w:rPr>
          <w:rFonts w:cs="Calibri"/>
          <w:i/>
          <w:iCs/>
          <w:sz w:val="21"/>
          <w:szCs w:val="21"/>
          <w:lang w:val="es-ES"/>
        </w:rPr>
        <w:t xml:space="preserve"> </w:t>
      </w:r>
      <w:proofErr w:type="spellStart"/>
      <w:r w:rsidRPr="004E530D">
        <w:rPr>
          <w:rFonts w:cs="Calibri"/>
          <w:i/>
          <w:iCs/>
          <w:sz w:val="21"/>
          <w:szCs w:val="21"/>
          <w:lang w:val="es-ES"/>
        </w:rPr>
        <w:t>tan</w:t>
      </w:r>
      <w:r w:rsidR="00794BBC" w:rsidRPr="004E530D">
        <w:rPr>
          <w:rFonts w:cs="Calibri"/>
          <w:i/>
          <w:iCs/>
          <w:sz w:val="21"/>
          <w:szCs w:val="21"/>
          <w:lang w:val="es-ES"/>
        </w:rPr>
        <w:t>g</w:t>
      </w:r>
      <w:r w:rsidRPr="004E530D">
        <w:rPr>
          <w:rFonts w:cs="Calibri"/>
          <w:i/>
          <w:iCs/>
          <w:sz w:val="21"/>
          <w:szCs w:val="21"/>
          <w:lang w:val="es-ES"/>
        </w:rPr>
        <w:t>gal</w:t>
      </w:r>
      <w:proofErr w:type="spellEnd"/>
      <w:r w:rsidRPr="004E530D">
        <w:rPr>
          <w:rFonts w:cs="Calibri"/>
          <w:i/>
          <w:iCs/>
          <w:sz w:val="21"/>
          <w:szCs w:val="21"/>
          <w:lang w:val="es-ES"/>
        </w:rPr>
        <w:t xml:space="preserve"> </w:t>
      </w:r>
      <w:proofErr w:type="spellStart"/>
      <w:r w:rsidR="00794BBC" w:rsidRPr="004E530D">
        <w:rPr>
          <w:rFonts w:cs="Calibri"/>
          <w:i/>
          <w:iCs/>
          <w:sz w:val="21"/>
          <w:szCs w:val="21"/>
          <w:lang w:val="es-ES"/>
        </w:rPr>
        <w:t>ditandatangani</w:t>
      </w:r>
      <w:proofErr w:type="spellEnd"/>
      <w:r w:rsidR="00794BBC" w:rsidRPr="004E530D">
        <w:rPr>
          <w:rFonts w:cs="Calibri"/>
          <w:i/>
          <w:iCs/>
          <w:sz w:val="21"/>
          <w:szCs w:val="21"/>
          <w:lang w:val="es-ES"/>
        </w:rPr>
        <w:t xml:space="preserve"> </w:t>
      </w:r>
      <w:proofErr w:type="spellStart"/>
      <w:r w:rsidR="00794BBC" w:rsidRPr="004E530D">
        <w:rPr>
          <w:rFonts w:cs="Calibri"/>
          <w:i/>
          <w:iCs/>
          <w:sz w:val="21"/>
          <w:szCs w:val="21"/>
          <w:lang w:val="es-ES"/>
        </w:rPr>
        <w:t>oleh</w:t>
      </w:r>
      <w:proofErr w:type="spellEnd"/>
      <w:r w:rsidR="00794BBC" w:rsidRPr="004E530D">
        <w:rPr>
          <w:rFonts w:cs="Calibri"/>
          <w:i/>
          <w:iCs/>
          <w:sz w:val="21"/>
          <w:szCs w:val="21"/>
          <w:lang w:val="es-ES"/>
        </w:rPr>
        <w:t xml:space="preserve"> Para </w:t>
      </w:r>
      <w:proofErr w:type="spellStart"/>
      <w:r w:rsidR="00794BBC" w:rsidRPr="004E530D">
        <w:rPr>
          <w:rFonts w:cs="Calibri"/>
          <w:i/>
          <w:iCs/>
          <w:sz w:val="21"/>
          <w:szCs w:val="21"/>
          <w:lang w:val="es-ES"/>
        </w:rPr>
        <w:t>Pihak</w:t>
      </w:r>
      <w:proofErr w:type="spellEnd"/>
      <w:r w:rsidRPr="004E530D">
        <w:rPr>
          <w:rFonts w:cs="Calibri"/>
          <w:i/>
          <w:iCs/>
          <w:sz w:val="21"/>
          <w:szCs w:val="21"/>
          <w:lang w:val="es-ES"/>
        </w:rPr>
        <w:t xml:space="preserve"> (“</w:t>
      </w:r>
      <w:proofErr w:type="spellStart"/>
      <w:r w:rsidRPr="004E530D">
        <w:rPr>
          <w:rFonts w:cs="Calibri"/>
          <w:b/>
          <w:i/>
          <w:iCs/>
          <w:sz w:val="21"/>
          <w:szCs w:val="21"/>
          <w:lang w:val="es-ES"/>
        </w:rPr>
        <w:t>Tanggal</w:t>
      </w:r>
      <w:proofErr w:type="spellEnd"/>
      <w:r w:rsidRPr="004E530D">
        <w:rPr>
          <w:rFonts w:cs="Calibri"/>
          <w:b/>
          <w:i/>
          <w:iCs/>
          <w:sz w:val="21"/>
          <w:szCs w:val="21"/>
          <w:lang w:val="es-ES"/>
        </w:rPr>
        <w:t xml:space="preserve"> </w:t>
      </w:r>
      <w:proofErr w:type="spellStart"/>
      <w:r w:rsidRPr="004E530D">
        <w:rPr>
          <w:rFonts w:cs="Calibri"/>
          <w:b/>
          <w:i/>
          <w:iCs/>
          <w:sz w:val="21"/>
          <w:szCs w:val="21"/>
          <w:lang w:val="es-ES"/>
        </w:rPr>
        <w:t>Efektif</w:t>
      </w:r>
      <w:proofErr w:type="spellEnd"/>
      <w:r w:rsidRPr="004E530D">
        <w:rPr>
          <w:rFonts w:cs="Calibri"/>
          <w:i/>
          <w:iCs/>
          <w:sz w:val="21"/>
          <w:szCs w:val="21"/>
          <w:lang w:val="es-ES"/>
        </w:rPr>
        <w:t xml:space="preserve">”), dan </w:t>
      </w:r>
      <w:proofErr w:type="spellStart"/>
      <w:r w:rsidRPr="004E530D">
        <w:rPr>
          <w:rFonts w:cs="Calibri"/>
          <w:i/>
          <w:iCs/>
          <w:sz w:val="21"/>
          <w:szCs w:val="21"/>
          <w:lang w:val="es-ES"/>
        </w:rPr>
        <w:t>berlaku</w:t>
      </w:r>
      <w:proofErr w:type="spellEnd"/>
      <w:r w:rsidRPr="004E530D">
        <w:rPr>
          <w:rFonts w:cs="Calibri"/>
          <w:i/>
          <w:iCs/>
          <w:sz w:val="21"/>
          <w:szCs w:val="21"/>
          <w:lang w:val="es-ES"/>
        </w:rPr>
        <w:t xml:space="preserve"> </w:t>
      </w:r>
      <w:proofErr w:type="spellStart"/>
      <w:r w:rsidRPr="004E530D">
        <w:rPr>
          <w:rFonts w:cs="Calibri"/>
          <w:i/>
          <w:iCs/>
          <w:sz w:val="21"/>
          <w:szCs w:val="21"/>
          <w:lang w:val="es-ES"/>
        </w:rPr>
        <w:t>untuk</w:t>
      </w:r>
      <w:proofErr w:type="spellEnd"/>
      <w:r w:rsidRPr="004E530D">
        <w:rPr>
          <w:rFonts w:cs="Calibri"/>
          <w:i/>
          <w:iCs/>
          <w:sz w:val="21"/>
          <w:szCs w:val="21"/>
          <w:lang w:val="es-ES"/>
        </w:rPr>
        <w:t xml:space="preserve"> </w:t>
      </w:r>
      <w:proofErr w:type="spellStart"/>
      <w:r w:rsidRPr="004E530D">
        <w:rPr>
          <w:rFonts w:cs="Calibri"/>
          <w:i/>
          <w:iCs/>
          <w:sz w:val="21"/>
          <w:szCs w:val="21"/>
          <w:lang w:val="es-ES"/>
        </w:rPr>
        <w:t>jangka</w:t>
      </w:r>
      <w:proofErr w:type="spellEnd"/>
      <w:r w:rsidRPr="004E530D">
        <w:rPr>
          <w:rFonts w:cs="Calibri"/>
          <w:i/>
          <w:iCs/>
          <w:sz w:val="21"/>
          <w:szCs w:val="21"/>
          <w:lang w:val="es-ES"/>
        </w:rPr>
        <w:t xml:space="preserve"> </w:t>
      </w:r>
      <w:proofErr w:type="spellStart"/>
      <w:r w:rsidRPr="004E530D">
        <w:rPr>
          <w:rFonts w:cs="Calibri"/>
          <w:i/>
          <w:iCs/>
          <w:sz w:val="21"/>
          <w:szCs w:val="21"/>
          <w:lang w:val="es-ES"/>
        </w:rPr>
        <w:t>waktu</w:t>
      </w:r>
      <w:proofErr w:type="spellEnd"/>
      <w:r w:rsidRPr="004E530D">
        <w:rPr>
          <w:rFonts w:cs="Calibri"/>
          <w:i/>
          <w:iCs/>
          <w:sz w:val="21"/>
          <w:szCs w:val="21"/>
          <w:lang w:val="es-ES"/>
        </w:rPr>
        <w:t xml:space="preserve"> </w:t>
      </w:r>
      <w:proofErr w:type="spellStart"/>
      <w:r w:rsidRPr="004E530D">
        <w:rPr>
          <w:rFonts w:cs="Calibri"/>
          <w:i/>
          <w:iCs/>
          <w:sz w:val="21"/>
          <w:szCs w:val="21"/>
          <w:lang w:val="es-ES"/>
        </w:rPr>
        <w:t>selama</w:t>
      </w:r>
      <w:proofErr w:type="spellEnd"/>
      <w:r w:rsidRPr="004E530D">
        <w:rPr>
          <w:rFonts w:cs="Calibri"/>
          <w:i/>
          <w:iCs/>
          <w:sz w:val="21"/>
          <w:szCs w:val="21"/>
          <w:lang w:val="es-ES"/>
        </w:rPr>
        <w:t xml:space="preserve"> </w:t>
      </w:r>
      <w:r w:rsidR="00794BBC" w:rsidRPr="004E530D">
        <w:rPr>
          <w:rFonts w:cs="Calibri"/>
          <w:i/>
          <w:iCs/>
          <w:sz w:val="21"/>
          <w:szCs w:val="21"/>
          <w:lang w:val="es-ES"/>
        </w:rPr>
        <w:t>3</w:t>
      </w:r>
      <w:r w:rsidRPr="004E530D">
        <w:rPr>
          <w:rFonts w:cs="Calibri"/>
          <w:i/>
          <w:iCs/>
          <w:sz w:val="21"/>
          <w:szCs w:val="21"/>
          <w:lang w:val="es-ES"/>
        </w:rPr>
        <w:t xml:space="preserve"> (</w:t>
      </w:r>
      <w:proofErr w:type="spellStart"/>
      <w:r w:rsidR="00794BBC" w:rsidRPr="004E530D">
        <w:rPr>
          <w:rFonts w:cs="Calibri"/>
          <w:i/>
          <w:iCs/>
          <w:sz w:val="21"/>
          <w:szCs w:val="21"/>
          <w:lang w:val="es-ES"/>
        </w:rPr>
        <w:t>tiga</w:t>
      </w:r>
      <w:proofErr w:type="spellEnd"/>
      <w:r w:rsidRPr="004E530D">
        <w:rPr>
          <w:rFonts w:cs="Calibri"/>
          <w:i/>
          <w:iCs/>
          <w:sz w:val="21"/>
          <w:szCs w:val="21"/>
          <w:lang w:val="es-ES"/>
        </w:rPr>
        <w:t xml:space="preserve">) </w:t>
      </w:r>
      <w:proofErr w:type="spellStart"/>
      <w:r w:rsidRPr="004E530D">
        <w:rPr>
          <w:rFonts w:cs="Calibri"/>
          <w:i/>
          <w:iCs/>
          <w:sz w:val="21"/>
          <w:szCs w:val="21"/>
          <w:lang w:val="es-ES"/>
        </w:rPr>
        <w:t>tahun</w:t>
      </w:r>
      <w:proofErr w:type="spellEnd"/>
      <w:r w:rsidRPr="004E530D">
        <w:rPr>
          <w:rFonts w:cs="Calibri"/>
          <w:i/>
          <w:iCs/>
          <w:sz w:val="21"/>
          <w:szCs w:val="21"/>
          <w:lang w:val="es-ES"/>
        </w:rPr>
        <w:t xml:space="preserve"> </w:t>
      </w:r>
      <w:proofErr w:type="spellStart"/>
      <w:r w:rsidRPr="004E530D">
        <w:rPr>
          <w:rFonts w:cs="Calibri"/>
          <w:i/>
          <w:iCs/>
          <w:sz w:val="21"/>
          <w:szCs w:val="21"/>
          <w:lang w:val="es-ES"/>
        </w:rPr>
        <w:t>sampai</w:t>
      </w:r>
      <w:proofErr w:type="spellEnd"/>
      <w:r w:rsidRPr="004E530D">
        <w:rPr>
          <w:rFonts w:cs="Calibri"/>
          <w:i/>
          <w:iCs/>
          <w:sz w:val="21"/>
          <w:szCs w:val="21"/>
          <w:lang w:val="es-ES"/>
        </w:rPr>
        <w:t xml:space="preserve"> </w:t>
      </w:r>
      <w:proofErr w:type="spellStart"/>
      <w:r w:rsidRPr="004E530D">
        <w:rPr>
          <w:rFonts w:cs="Calibri"/>
          <w:i/>
          <w:iCs/>
          <w:sz w:val="21"/>
          <w:szCs w:val="21"/>
          <w:lang w:val="es-ES"/>
        </w:rPr>
        <w:t>dengan</w:t>
      </w:r>
      <w:proofErr w:type="spellEnd"/>
      <w:r w:rsidRPr="004E530D">
        <w:rPr>
          <w:rFonts w:cs="Calibri"/>
          <w:i/>
          <w:iCs/>
          <w:sz w:val="21"/>
          <w:szCs w:val="21"/>
          <w:lang w:val="es-ES"/>
        </w:rPr>
        <w:t xml:space="preserve"> </w:t>
      </w:r>
      <w:proofErr w:type="spellStart"/>
      <w:r w:rsidRPr="004E530D">
        <w:rPr>
          <w:rFonts w:cs="Calibri"/>
          <w:i/>
          <w:iCs/>
          <w:sz w:val="21"/>
          <w:szCs w:val="21"/>
          <w:lang w:val="es-ES"/>
        </w:rPr>
        <w:t>tanggal</w:t>
      </w:r>
      <w:proofErr w:type="spellEnd"/>
      <w:r w:rsidRPr="004E530D">
        <w:rPr>
          <w:rFonts w:cs="Calibri"/>
          <w:i/>
          <w:iCs/>
          <w:sz w:val="21"/>
          <w:szCs w:val="21"/>
          <w:lang w:val="es-ES"/>
        </w:rPr>
        <w:t xml:space="preserve"> </w:t>
      </w:r>
      <w:ins w:id="28" w:author="LAPTOP MARKETTING" w:date="2024-03-12T14:35:00Z">
        <w:r w:rsidR="00257A39" w:rsidRPr="004E530D">
          <w:rPr>
            <w:sz w:val="21"/>
            <w:szCs w:val="21"/>
            <w:lang w:val="id-ID"/>
          </w:rPr>
          <w:t xml:space="preserve">tanggal 01 Maret 2028 </w:t>
        </w:r>
      </w:ins>
      <w:del w:id="29" w:author="LAPTOP MARKETTING" w:date="2024-03-12T14:35:00Z">
        <w:r w:rsidR="00794BBC" w:rsidRPr="004E530D" w:rsidDel="00257A39">
          <w:rPr>
            <w:sz w:val="21"/>
            <w:szCs w:val="21"/>
            <w:lang w:val="id-ID"/>
          </w:rPr>
          <w:delText>28 Januari 2027</w:delText>
        </w:r>
        <w:r w:rsidRPr="004E530D" w:rsidDel="00257A39">
          <w:rPr>
            <w:rFonts w:cs="Calibri"/>
            <w:i/>
            <w:iCs/>
            <w:sz w:val="21"/>
            <w:szCs w:val="21"/>
            <w:lang w:val="es-ES"/>
          </w:rPr>
          <w:delText xml:space="preserve"> </w:delText>
        </w:r>
      </w:del>
      <w:r w:rsidRPr="004E530D">
        <w:rPr>
          <w:rFonts w:cs="Calibri"/>
          <w:i/>
          <w:iCs/>
          <w:sz w:val="21"/>
          <w:szCs w:val="21"/>
          <w:lang w:val="es-ES"/>
        </w:rPr>
        <w:t>(“</w:t>
      </w:r>
      <w:proofErr w:type="spellStart"/>
      <w:r w:rsidRPr="004E530D">
        <w:rPr>
          <w:rFonts w:cs="Calibri"/>
          <w:b/>
          <w:i/>
          <w:iCs/>
          <w:sz w:val="21"/>
          <w:szCs w:val="21"/>
          <w:lang w:val="es-ES"/>
        </w:rPr>
        <w:t>Jangka</w:t>
      </w:r>
      <w:proofErr w:type="spellEnd"/>
      <w:r w:rsidRPr="004E530D">
        <w:rPr>
          <w:rFonts w:cs="Calibri"/>
          <w:b/>
          <w:i/>
          <w:iCs/>
          <w:sz w:val="21"/>
          <w:szCs w:val="21"/>
          <w:lang w:val="es-ES"/>
        </w:rPr>
        <w:t xml:space="preserve"> </w:t>
      </w:r>
      <w:proofErr w:type="spellStart"/>
      <w:r w:rsidRPr="004E530D">
        <w:rPr>
          <w:rFonts w:cs="Calibri"/>
          <w:b/>
          <w:i/>
          <w:iCs/>
          <w:sz w:val="21"/>
          <w:szCs w:val="21"/>
          <w:lang w:val="es-ES"/>
        </w:rPr>
        <w:t>Waktu</w:t>
      </w:r>
      <w:proofErr w:type="spellEnd"/>
      <w:r w:rsidRPr="004E530D">
        <w:rPr>
          <w:rFonts w:cs="Calibri"/>
          <w:b/>
          <w:i/>
          <w:iCs/>
          <w:sz w:val="21"/>
          <w:szCs w:val="21"/>
          <w:lang w:val="es-ES"/>
        </w:rPr>
        <w:t xml:space="preserve"> </w:t>
      </w:r>
      <w:proofErr w:type="spellStart"/>
      <w:r w:rsidRPr="004E530D">
        <w:rPr>
          <w:rFonts w:cs="Calibri"/>
          <w:b/>
          <w:i/>
          <w:iCs/>
          <w:sz w:val="21"/>
          <w:szCs w:val="21"/>
          <w:lang w:val="es-ES"/>
        </w:rPr>
        <w:t>Perjanjian</w:t>
      </w:r>
      <w:proofErr w:type="spellEnd"/>
      <w:r w:rsidRPr="004E530D">
        <w:rPr>
          <w:rFonts w:cs="Calibri"/>
          <w:i/>
          <w:iCs/>
          <w:sz w:val="21"/>
          <w:szCs w:val="21"/>
          <w:lang w:val="es-ES"/>
        </w:rPr>
        <w:t xml:space="preserve">”), </w:t>
      </w:r>
      <w:proofErr w:type="spellStart"/>
      <w:r w:rsidRPr="004E530D">
        <w:rPr>
          <w:rFonts w:cs="Calibri"/>
          <w:i/>
          <w:iCs/>
          <w:sz w:val="21"/>
          <w:szCs w:val="21"/>
          <w:lang w:val="es-ES"/>
        </w:rPr>
        <w:t>kecuali</w:t>
      </w:r>
      <w:proofErr w:type="spellEnd"/>
      <w:r w:rsidRPr="004E530D">
        <w:rPr>
          <w:rFonts w:cs="Calibri"/>
          <w:i/>
          <w:iCs/>
          <w:sz w:val="21"/>
          <w:szCs w:val="21"/>
          <w:lang w:val="es-ES"/>
        </w:rPr>
        <w:t xml:space="preserve"> </w:t>
      </w:r>
      <w:proofErr w:type="spellStart"/>
      <w:r w:rsidRPr="004E530D">
        <w:rPr>
          <w:rFonts w:cs="Calibri"/>
          <w:i/>
          <w:iCs/>
          <w:sz w:val="21"/>
          <w:szCs w:val="21"/>
          <w:lang w:val="es-ES"/>
        </w:rPr>
        <w:t>diakhiri</w:t>
      </w:r>
      <w:proofErr w:type="spellEnd"/>
      <w:r w:rsidRPr="004E530D">
        <w:rPr>
          <w:rFonts w:cs="Calibri"/>
          <w:i/>
          <w:iCs/>
          <w:sz w:val="21"/>
          <w:szCs w:val="21"/>
          <w:lang w:val="es-ES"/>
        </w:rPr>
        <w:t xml:space="preserve"> </w:t>
      </w:r>
      <w:proofErr w:type="spellStart"/>
      <w:r w:rsidRPr="004E530D">
        <w:rPr>
          <w:rFonts w:cs="Calibri"/>
          <w:i/>
          <w:iCs/>
          <w:sz w:val="21"/>
          <w:szCs w:val="21"/>
          <w:lang w:val="es-ES"/>
        </w:rPr>
        <w:t>sesuai</w:t>
      </w:r>
      <w:proofErr w:type="spellEnd"/>
      <w:r w:rsidRPr="004E530D">
        <w:rPr>
          <w:rFonts w:cs="Calibri"/>
          <w:i/>
          <w:iCs/>
          <w:sz w:val="21"/>
          <w:szCs w:val="21"/>
          <w:lang w:val="es-ES"/>
        </w:rPr>
        <w:t xml:space="preserve"> </w:t>
      </w:r>
      <w:proofErr w:type="spellStart"/>
      <w:r w:rsidRPr="004E530D">
        <w:rPr>
          <w:rFonts w:cs="Calibri"/>
          <w:i/>
          <w:iCs/>
          <w:sz w:val="21"/>
          <w:szCs w:val="21"/>
          <w:lang w:val="es-ES"/>
        </w:rPr>
        <w:t>syarat-syarat</w:t>
      </w:r>
      <w:proofErr w:type="spellEnd"/>
      <w:r w:rsidRPr="004E530D">
        <w:rPr>
          <w:rFonts w:cs="Calibri"/>
          <w:i/>
          <w:iCs/>
          <w:sz w:val="21"/>
          <w:szCs w:val="21"/>
          <w:lang w:val="es-ES"/>
        </w:rPr>
        <w:t xml:space="preserve"> </w:t>
      </w:r>
      <w:proofErr w:type="spellStart"/>
      <w:r w:rsidRPr="004E530D">
        <w:rPr>
          <w:rFonts w:cs="Calibri"/>
          <w:i/>
          <w:iCs/>
          <w:sz w:val="21"/>
          <w:szCs w:val="21"/>
          <w:lang w:val="es-ES"/>
        </w:rPr>
        <w:t>sebagaimana</w:t>
      </w:r>
      <w:proofErr w:type="spellEnd"/>
      <w:r w:rsidRPr="004E530D">
        <w:rPr>
          <w:rFonts w:cs="Calibri"/>
          <w:i/>
          <w:iCs/>
          <w:sz w:val="21"/>
          <w:szCs w:val="21"/>
          <w:lang w:val="es-ES"/>
        </w:rPr>
        <w:t xml:space="preserve"> </w:t>
      </w:r>
      <w:proofErr w:type="spellStart"/>
      <w:r w:rsidRPr="004E530D">
        <w:rPr>
          <w:rFonts w:cs="Calibri"/>
          <w:i/>
          <w:iCs/>
          <w:sz w:val="21"/>
          <w:szCs w:val="21"/>
          <w:lang w:val="es-ES"/>
        </w:rPr>
        <w:t>diatur</w:t>
      </w:r>
      <w:proofErr w:type="spellEnd"/>
      <w:r w:rsidRPr="004E530D">
        <w:rPr>
          <w:rFonts w:cs="Calibri"/>
          <w:i/>
          <w:iCs/>
          <w:sz w:val="21"/>
          <w:szCs w:val="21"/>
          <w:lang w:val="es-ES"/>
        </w:rPr>
        <w:t xml:space="preserve"> </w:t>
      </w:r>
      <w:proofErr w:type="spellStart"/>
      <w:r w:rsidRPr="004E530D">
        <w:rPr>
          <w:rFonts w:cs="Calibri"/>
          <w:i/>
          <w:iCs/>
          <w:sz w:val="21"/>
          <w:szCs w:val="21"/>
          <w:lang w:val="es-ES"/>
        </w:rPr>
        <w:t>dalam</w:t>
      </w:r>
      <w:proofErr w:type="spellEnd"/>
      <w:r w:rsidRPr="004E530D">
        <w:rPr>
          <w:rFonts w:cs="Calibri"/>
          <w:i/>
          <w:iCs/>
          <w:sz w:val="21"/>
          <w:szCs w:val="21"/>
          <w:lang w:val="es-ES"/>
        </w:rPr>
        <w:t xml:space="preserve"> </w:t>
      </w:r>
      <w:proofErr w:type="spellStart"/>
      <w:r w:rsidRPr="004E530D">
        <w:rPr>
          <w:rFonts w:cs="Calibri"/>
          <w:i/>
          <w:iCs/>
          <w:sz w:val="21"/>
          <w:szCs w:val="21"/>
          <w:lang w:val="es-ES"/>
        </w:rPr>
        <w:t>Perjanjian</w:t>
      </w:r>
      <w:proofErr w:type="spellEnd"/>
      <w:r w:rsidRPr="004E530D">
        <w:rPr>
          <w:rFonts w:cs="Calibri"/>
          <w:i/>
          <w:iCs/>
          <w:sz w:val="21"/>
          <w:szCs w:val="21"/>
          <w:lang w:val="es-ES"/>
        </w:rPr>
        <w:t xml:space="preserve"> </w:t>
      </w:r>
      <w:proofErr w:type="spellStart"/>
      <w:r w:rsidRPr="004E530D">
        <w:rPr>
          <w:rFonts w:cs="Calibri"/>
          <w:i/>
          <w:iCs/>
          <w:sz w:val="21"/>
          <w:szCs w:val="21"/>
          <w:lang w:val="es-ES"/>
        </w:rPr>
        <w:t>ini</w:t>
      </w:r>
      <w:proofErr w:type="spellEnd"/>
      <w:r w:rsidRPr="004E530D">
        <w:rPr>
          <w:rFonts w:cs="Calibri"/>
          <w:i/>
          <w:iCs/>
          <w:sz w:val="21"/>
          <w:szCs w:val="21"/>
          <w:lang w:val="es-ES"/>
        </w:rPr>
        <w:t>.</w:t>
      </w:r>
    </w:p>
    <w:p w14:paraId="63E1C929" w14:textId="77777777" w:rsidR="00403AE9" w:rsidRPr="004E530D" w:rsidRDefault="00403AE9" w:rsidP="00794BBC">
      <w:pPr>
        <w:pStyle w:val="ListParagraph"/>
        <w:spacing w:after="0" w:line="240" w:lineRule="auto"/>
        <w:ind w:left="709"/>
        <w:contextualSpacing w:val="0"/>
        <w:jc w:val="both"/>
        <w:rPr>
          <w:rFonts w:cs="Calibri"/>
          <w:i/>
          <w:iCs/>
          <w:sz w:val="21"/>
          <w:szCs w:val="21"/>
          <w:lang w:val="es-ES"/>
        </w:rPr>
      </w:pPr>
    </w:p>
    <w:p w14:paraId="67EF199C" w14:textId="77777777" w:rsidR="00403AE9" w:rsidRPr="004E530D" w:rsidRDefault="00403AE9" w:rsidP="00794BBC">
      <w:pPr>
        <w:pStyle w:val="ListParagraph"/>
        <w:spacing w:after="0" w:line="240" w:lineRule="auto"/>
        <w:ind w:left="709"/>
        <w:contextualSpacing w:val="0"/>
        <w:jc w:val="both"/>
        <w:rPr>
          <w:rFonts w:cs="Calibri"/>
          <w:i/>
          <w:iCs/>
          <w:sz w:val="21"/>
          <w:szCs w:val="21"/>
          <w:lang w:val="sv-SE"/>
        </w:rPr>
      </w:pPr>
      <w:r w:rsidRPr="004E530D">
        <w:rPr>
          <w:rFonts w:cs="Calibri"/>
          <w:i/>
          <w:iCs/>
          <w:sz w:val="21"/>
          <w:szCs w:val="21"/>
          <w:lang w:val="sv-SE" w:eastAsia="en-ID"/>
        </w:rPr>
        <w:t>Perjanjian ini dapat diperpanjang dengan pemberitahuan tertulis selambat-lambatnya 30 (tiga puluh) Hari sebelum Jangka Waktu Perjanjian berakhir. Pihak yang menerima pemberitahuan tersebut wajib untuk memberikan jawaban secara tertulis maksimal 14 (empat belas) Hari setelah diterimanya pemberitahuan permohonan perpanjangan Jangka Waktu Perjanjian. Apabila tidak ada jawaban yang diberikan, maka Pihak yang menerima pemberitahuan tersebut dianggap sepakat dan setuju untuk memperpanjang Jangka Waktu Perjanjian ini sesuai dengan syarat dan ketentuan sebagaimana diatur dalam perjanjian ini</w:t>
      </w:r>
      <w:r w:rsidRPr="004E530D">
        <w:rPr>
          <w:rFonts w:cs="Calibri"/>
          <w:i/>
          <w:iCs/>
          <w:sz w:val="21"/>
          <w:szCs w:val="21"/>
          <w:lang w:val="es-ES"/>
        </w:rPr>
        <w:t>.</w:t>
      </w:r>
      <w:r w:rsidRPr="004E530D">
        <w:rPr>
          <w:rFonts w:cs="Calibri"/>
          <w:i/>
          <w:iCs/>
          <w:sz w:val="21"/>
          <w:szCs w:val="21"/>
          <w:lang w:val="sv-SE"/>
        </w:rPr>
        <w:t xml:space="preserve"> </w:t>
      </w:r>
    </w:p>
    <w:p w14:paraId="30339ADD" w14:textId="77777777" w:rsidR="00C430BB" w:rsidRPr="004E530D" w:rsidRDefault="00C430BB" w:rsidP="00794BBC">
      <w:pPr>
        <w:pStyle w:val="ListParagraph"/>
        <w:spacing w:after="0" w:line="240" w:lineRule="auto"/>
        <w:ind w:left="709"/>
        <w:contextualSpacing w:val="0"/>
        <w:jc w:val="both"/>
        <w:rPr>
          <w:rFonts w:cs="Calibri"/>
          <w:i/>
          <w:iCs/>
          <w:sz w:val="21"/>
          <w:szCs w:val="21"/>
          <w:lang w:val="sv-SE"/>
        </w:rPr>
      </w:pPr>
    </w:p>
    <w:p w14:paraId="032BE09D"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poin 1, 7 poin a, 13, 14, 27, 28 dan 29 dari Pasal 1 Syarat dan Ketentuan Perjanjian tentang Definisi sehingga selanjutnya Pasal 1 poin 1, 7 poin a, 13, 14, 27, 28 dan 29 yang terbaca sebagai berikut:</w:t>
      </w:r>
    </w:p>
    <w:p w14:paraId="4554ABAB"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5C4AA7A6" w14:textId="77777777" w:rsidR="00F9224E" w:rsidRPr="004E530D" w:rsidRDefault="00F9224E" w:rsidP="00794BBC">
      <w:pPr>
        <w:pStyle w:val="ListParagraph"/>
        <w:spacing w:after="0" w:line="240" w:lineRule="auto"/>
        <w:ind w:left="360"/>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PASAL 1</w:t>
      </w:r>
    </w:p>
    <w:p w14:paraId="370E64B2" w14:textId="77777777" w:rsidR="00F9224E" w:rsidRPr="004E530D" w:rsidRDefault="00F9224E" w:rsidP="00794BBC">
      <w:pPr>
        <w:pStyle w:val="ListParagraph"/>
        <w:spacing w:after="0" w:line="240" w:lineRule="auto"/>
        <w:ind w:left="360"/>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DEFINISI</w:t>
      </w:r>
    </w:p>
    <w:p w14:paraId="3E39CEE4" w14:textId="77777777" w:rsidR="00F9224E" w:rsidRPr="004E530D" w:rsidRDefault="00F9224E" w:rsidP="00794BBC">
      <w:pPr>
        <w:pStyle w:val="ListParagraph"/>
        <w:spacing w:after="0" w:line="240" w:lineRule="auto"/>
        <w:ind w:left="432"/>
        <w:contextualSpacing w:val="0"/>
        <w:jc w:val="both"/>
        <w:rPr>
          <w:rFonts w:asciiTheme="minorHAnsi" w:hAnsiTheme="minorHAnsi" w:cstheme="minorHAnsi"/>
          <w:sz w:val="21"/>
          <w:szCs w:val="21"/>
          <w:lang w:val="sv-SE"/>
        </w:rPr>
      </w:pPr>
    </w:p>
    <w:p w14:paraId="4AC2CC95" w14:textId="77777777" w:rsidR="00F9224E" w:rsidRPr="004E530D" w:rsidRDefault="00F9224E" w:rsidP="00794BBC">
      <w:pPr>
        <w:pStyle w:val="ListParagraph"/>
        <w:numPr>
          <w:ilvl w:val="0"/>
          <w:numId w:val="38"/>
        </w:numPr>
        <w:spacing w:after="0" w:line="240" w:lineRule="auto"/>
        <w:ind w:left="720" w:hanging="294"/>
        <w:contextualSpacing w:val="0"/>
        <w:jc w:val="both"/>
        <w:rPr>
          <w:rFonts w:asciiTheme="minorHAnsi" w:hAnsiTheme="minorHAnsi" w:cstheme="minorHAnsi"/>
          <w:i/>
          <w:iCs/>
          <w:sz w:val="21"/>
          <w:szCs w:val="21"/>
          <w:lang w:val="sv-SE"/>
        </w:rPr>
      </w:pPr>
      <w:r w:rsidRPr="004E530D">
        <w:rPr>
          <w:rFonts w:asciiTheme="minorHAnsi" w:hAnsiTheme="minorHAnsi" w:cstheme="minorHAnsi"/>
          <w:b/>
          <w:bCs/>
          <w:i/>
          <w:iCs/>
          <w:sz w:val="21"/>
          <w:szCs w:val="21"/>
          <w:lang w:val="sv-SE"/>
        </w:rPr>
        <w:t xml:space="preserve">Administrator Pihak Ketiga </w:t>
      </w:r>
      <w:r w:rsidRPr="004E530D">
        <w:rPr>
          <w:rFonts w:asciiTheme="minorHAnsi" w:hAnsiTheme="minorHAnsi" w:cstheme="minorHAnsi"/>
          <w:bCs/>
          <w:i/>
          <w:iCs/>
          <w:sz w:val="21"/>
          <w:szCs w:val="21"/>
          <w:lang w:val="sv-SE"/>
        </w:rPr>
        <w:t xml:space="preserve">atau Third Party Administrator (TPA) </w:t>
      </w:r>
      <w:r w:rsidRPr="004E530D">
        <w:rPr>
          <w:rFonts w:asciiTheme="minorHAnsi" w:hAnsiTheme="minorHAnsi" w:cstheme="minorHAnsi"/>
          <w:i/>
          <w:iCs/>
          <w:sz w:val="21"/>
          <w:szCs w:val="21"/>
          <w:lang w:val="sv-SE"/>
        </w:rPr>
        <w:t>adalah suatu</w:t>
      </w:r>
      <w:r w:rsidRPr="004E530D">
        <w:rPr>
          <w:rFonts w:asciiTheme="minorHAnsi" w:hAnsiTheme="minorHAnsi" w:cstheme="minorHAnsi"/>
          <w:b/>
          <w:bCs/>
          <w:i/>
          <w:iCs/>
          <w:sz w:val="21"/>
          <w:szCs w:val="21"/>
          <w:lang w:val="sv-SE"/>
        </w:rPr>
        <w:t xml:space="preserve"> </w:t>
      </w:r>
      <w:r w:rsidRPr="004E530D">
        <w:rPr>
          <w:rFonts w:asciiTheme="minorHAnsi" w:hAnsiTheme="minorHAnsi" w:cstheme="minorHAnsi"/>
          <w:i/>
          <w:iCs/>
          <w:sz w:val="21"/>
          <w:szCs w:val="21"/>
          <w:lang w:val="sv-SE"/>
        </w:rPr>
        <w:t>pihak yang ditunjuk oleh Pihak Pertama untuk membantu Pihak Pertama dalam menyelenggarakan administrasi terhadap proses pengajuan klaim tertentu sebagaimana ditentukan dalam Polis.</w:t>
      </w:r>
    </w:p>
    <w:p w14:paraId="2E2F3C1C" w14:textId="77777777" w:rsidR="00F9224E" w:rsidRPr="004E530D" w:rsidRDefault="00F9224E" w:rsidP="00794BBC">
      <w:pPr>
        <w:pStyle w:val="ListParagraph"/>
        <w:spacing w:after="0" w:line="240" w:lineRule="auto"/>
        <w:contextualSpacing w:val="0"/>
        <w:jc w:val="both"/>
        <w:rPr>
          <w:rFonts w:asciiTheme="minorHAnsi" w:hAnsiTheme="minorHAnsi" w:cstheme="minorHAnsi"/>
          <w:i/>
          <w:iCs/>
          <w:sz w:val="21"/>
          <w:szCs w:val="21"/>
          <w:lang w:val="sv-SE"/>
        </w:rPr>
      </w:pPr>
    </w:p>
    <w:p w14:paraId="6521B8B0" w14:textId="77777777" w:rsidR="00F9224E" w:rsidRPr="004E530D" w:rsidRDefault="00F9224E" w:rsidP="00794BBC">
      <w:pPr>
        <w:pStyle w:val="ListParagraph"/>
        <w:numPr>
          <w:ilvl w:val="0"/>
          <w:numId w:val="52"/>
        </w:numPr>
        <w:spacing w:after="0" w:line="240" w:lineRule="auto"/>
        <w:ind w:left="709" w:hanging="277"/>
        <w:contextualSpacing w:val="0"/>
        <w:jc w:val="both"/>
        <w:rPr>
          <w:rFonts w:asciiTheme="minorHAnsi" w:hAnsiTheme="minorHAnsi" w:cstheme="minorHAnsi"/>
          <w:i/>
          <w:iCs/>
          <w:sz w:val="21"/>
          <w:szCs w:val="21"/>
          <w:lang w:val="sv-SE"/>
        </w:rPr>
      </w:pPr>
      <w:r w:rsidRPr="004E530D">
        <w:rPr>
          <w:rFonts w:asciiTheme="minorHAnsi" w:hAnsiTheme="minorHAnsi" w:cstheme="minorHAnsi"/>
          <w:b/>
          <w:i/>
          <w:iCs/>
          <w:sz w:val="21"/>
          <w:szCs w:val="21"/>
          <w:lang w:val="sv-SE"/>
        </w:rPr>
        <w:t>Diperlukan Secara Medis</w:t>
      </w:r>
      <w:r w:rsidRPr="004E530D">
        <w:rPr>
          <w:rFonts w:asciiTheme="minorHAnsi" w:hAnsiTheme="minorHAnsi" w:cstheme="minorHAnsi"/>
          <w:i/>
          <w:iCs/>
          <w:sz w:val="21"/>
          <w:szCs w:val="21"/>
          <w:lang w:val="sv-SE"/>
        </w:rPr>
        <w:t xml:space="preserve"> adalah suatu pelayanan, penyediaan jasa medis, atau perawatan yang dianjurkan oleh Dokter dan yang:</w:t>
      </w:r>
    </w:p>
    <w:p w14:paraId="59B732D2" w14:textId="77777777" w:rsidR="00F9224E" w:rsidRPr="004E530D" w:rsidRDefault="00F9224E" w:rsidP="00794BBC">
      <w:pPr>
        <w:pStyle w:val="ListParagraph"/>
        <w:numPr>
          <w:ilvl w:val="0"/>
          <w:numId w:val="36"/>
        </w:numPr>
        <w:suppressAutoHyphens/>
        <w:spacing w:after="0" w:line="240" w:lineRule="auto"/>
        <w:ind w:left="1080" w:hanging="360"/>
        <w:contextualSpacing w:val="0"/>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 xml:space="preserve">ditujukan untuk pengobatan terhadap suatu ketidakmampuan secara langsung dan bukan untuk tujuan pemeriksaan Medical Check Up dan Screening; </w:t>
      </w:r>
    </w:p>
    <w:p w14:paraId="642577EE" w14:textId="77777777" w:rsidR="00F9224E" w:rsidRPr="004E530D" w:rsidRDefault="00F9224E" w:rsidP="00794BBC">
      <w:pPr>
        <w:pStyle w:val="ListParagraph"/>
        <w:widowControl w:val="0"/>
        <w:autoSpaceDE w:val="0"/>
        <w:autoSpaceDN w:val="0"/>
        <w:spacing w:after="0" w:line="240" w:lineRule="auto"/>
        <w:ind w:left="432"/>
        <w:contextualSpacing w:val="0"/>
        <w:jc w:val="both"/>
        <w:rPr>
          <w:rFonts w:asciiTheme="minorHAnsi" w:hAnsiTheme="minorHAnsi" w:cstheme="minorHAnsi"/>
          <w:i/>
          <w:iCs/>
          <w:sz w:val="21"/>
          <w:szCs w:val="21"/>
          <w:lang w:val="sv-SE"/>
        </w:rPr>
      </w:pPr>
    </w:p>
    <w:p w14:paraId="0C76D6E8" w14:textId="77777777" w:rsidR="00F9224E" w:rsidRPr="004E530D" w:rsidRDefault="00F9224E" w:rsidP="00794BBC">
      <w:pPr>
        <w:pStyle w:val="ListParagraph"/>
        <w:widowControl w:val="0"/>
        <w:numPr>
          <w:ilvl w:val="0"/>
          <w:numId w:val="53"/>
        </w:numPr>
        <w:autoSpaceDE w:val="0"/>
        <w:autoSpaceDN w:val="0"/>
        <w:spacing w:after="0" w:line="240" w:lineRule="auto"/>
        <w:ind w:left="709" w:hanging="283"/>
        <w:contextualSpacing w:val="0"/>
        <w:jc w:val="both"/>
        <w:rPr>
          <w:rFonts w:asciiTheme="minorHAnsi" w:hAnsiTheme="minorHAnsi" w:cstheme="minorHAnsi"/>
          <w:i/>
          <w:iCs/>
          <w:sz w:val="21"/>
          <w:szCs w:val="21"/>
          <w:lang w:val="sv-SE"/>
        </w:rPr>
      </w:pPr>
      <w:r w:rsidRPr="004E530D">
        <w:rPr>
          <w:rFonts w:asciiTheme="minorHAnsi" w:hAnsiTheme="minorHAnsi" w:cstheme="minorHAnsi"/>
          <w:b/>
          <w:bCs/>
          <w:i/>
          <w:iCs/>
          <w:sz w:val="21"/>
          <w:szCs w:val="21"/>
          <w:lang w:val="sv-SE"/>
        </w:rPr>
        <w:t>PMN Portal</w:t>
      </w:r>
      <w:r w:rsidRPr="004E530D">
        <w:rPr>
          <w:rFonts w:asciiTheme="minorHAnsi" w:hAnsiTheme="minorHAnsi" w:cstheme="minorHAnsi"/>
          <w:i/>
          <w:iCs/>
          <w:sz w:val="21"/>
          <w:szCs w:val="21"/>
          <w:lang w:val="sv-SE"/>
        </w:rPr>
        <w:t xml:space="preserve"> adalah aplikasi yang dibuat oleh Pihak Pertama yang wajib digunakan oleh Pihak Kedua sebagai media pengajuan penjaminan dan sarana komunikasi selama proses penjaminan tersebut. Aplikasi ini memungkinkan Pihak Kedua untuk secara mandiri memastikan kelayakan (eligibility) calon pasien yang merupakan Peserta, melakukan verifikasi Pasien, input data medis awal (Laporan Medis Awal/LMA), dan transaksi lainnya terkait proses penjaminan.</w:t>
      </w:r>
    </w:p>
    <w:p w14:paraId="461F35E8" w14:textId="77777777" w:rsidR="00F9224E" w:rsidRPr="004E530D" w:rsidRDefault="00F9224E" w:rsidP="00794BBC">
      <w:pPr>
        <w:pStyle w:val="ListParagraph"/>
        <w:widowControl w:val="0"/>
        <w:autoSpaceDE w:val="0"/>
        <w:autoSpaceDN w:val="0"/>
        <w:spacing w:after="0" w:line="240" w:lineRule="auto"/>
        <w:ind w:left="709"/>
        <w:contextualSpacing w:val="0"/>
        <w:jc w:val="both"/>
        <w:rPr>
          <w:rFonts w:asciiTheme="minorHAnsi" w:hAnsiTheme="minorHAnsi" w:cstheme="minorHAnsi"/>
          <w:i/>
          <w:iCs/>
          <w:sz w:val="21"/>
          <w:szCs w:val="21"/>
          <w:lang w:val="sv-SE"/>
        </w:rPr>
      </w:pPr>
    </w:p>
    <w:p w14:paraId="3663E4E4" w14:textId="77777777" w:rsidR="00F9224E" w:rsidRPr="004E530D" w:rsidRDefault="00F9224E" w:rsidP="00794BBC">
      <w:pPr>
        <w:pStyle w:val="ListParagraph"/>
        <w:widowControl w:val="0"/>
        <w:numPr>
          <w:ilvl w:val="0"/>
          <w:numId w:val="53"/>
        </w:numPr>
        <w:autoSpaceDE w:val="0"/>
        <w:autoSpaceDN w:val="0"/>
        <w:spacing w:after="0" w:line="240" w:lineRule="auto"/>
        <w:ind w:left="709" w:hanging="283"/>
        <w:contextualSpacing w:val="0"/>
        <w:jc w:val="both"/>
        <w:rPr>
          <w:rFonts w:asciiTheme="minorHAnsi" w:hAnsiTheme="minorHAnsi" w:cstheme="minorHAnsi"/>
          <w:i/>
          <w:iCs/>
          <w:sz w:val="21"/>
          <w:szCs w:val="21"/>
          <w:lang w:val="sv-SE"/>
        </w:rPr>
      </w:pPr>
      <w:r w:rsidRPr="004E530D">
        <w:rPr>
          <w:rFonts w:asciiTheme="minorHAnsi" w:hAnsiTheme="minorHAnsi" w:cstheme="minorHAnsi"/>
          <w:b/>
          <w:bCs/>
          <w:i/>
          <w:iCs/>
          <w:sz w:val="21"/>
          <w:szCs w:val="21"/>
          <w:lang w:val="sv-SE"/>
        </w:rPr>
        <w:t xml:space="preserve">Bukti Kepesertaan </w:t>
      </w:r>
      <w:r w:rsidRPr="004E530D">
        <w:rPr>
          <w:rFonts w:asciiTheme="minorHAnsi" w:hAnsiTheme="minorHAnsi" w:cstheme="minorHAnsi"/>
          <w:i/>
          <w:iCs/>
          <w:sz w:val="21"/>
          <w:szCs w:val="21"/>
          <w:lang w:val="sv-SE"/>
        </w:rPr>
        <w:t>adalah tanda kepesertaan dalam bentuk kartu fisik maupun kartu elektronik atau bukti kepesertaan lain berupa nomor polis/nomor peserta</w:t>
      </w:r>
      <w:r w:rsidRPr="004E530D">
        <w:rPr>
          <w:rFonts w:asciiTheme="minorHAnsi" w:hAnsiTheme="minorHAnsi" w:cstheme="minorHAnsi"/>
          <w:b/>
          <w:bCs/>
          <w:i/>
          <w:iCs/>
          <w:sz w:val="21"/>
          <w:szCs w:val="21"/>
          <w:lang w:val="sv-SE"/>
        </w:rPr>
        <w:t xml:space="preserve"> </w:t>
      </w:r>
      <w:r w:rsidRPr="004E530D">
        <w:rPr>
          <w:rFonts w:asciiTheme="minorHAnsi" w:hAnsiTheme="minorHAnsi" w:cstheme="minorHAnsi"/>
          <w:i/>
          <w:iCs/>
          <w:sz w:val="21"/>
          <w:szCs w:val="21"/>
          <w:lang w:val="sv-SE"/>
        </w:rPr>
        <w:t>yang diterbitkan oleh Pihak Pertama sekaligus menjadi alat bukti yang sah atas hak untuk memperoleh Pelayanan Kesehatan di Pihak Kedua sesuai dengan manfaat asuransi Pasien.</w:t>
      </w:r>
    </w:p>
    <w:p w14:paraId="3150CFFA" w14:textId="77777777" w:rsidR="00F9224E" w:rsidRPr="004E530D" w:rsidRDefault="00F9224E" w:rsidP="00794BBC">
      <w:pPr>
        <w:pStyle w:val="ListParagraph"/>
        <w:widowControl w:val="0"/>
        <w:autoSpaceDE w:val="0"/>
        <w:autoSpaceDN w:val="0"/>
        <w:spacing w:after="0" w:line="240" w:lineRule="auto"/>
        <w:ind w:left="993" w:hanging="561"/>
        <w:contextualSpacing w:val="0"/>
        <w:jc w:val="both"/>
        <w:rPr>
          <w:rFonts w:asciiTheme="minorHAnsi" w:hAnsiTheme="minorHAnsi" w:cstheme="minorHAnsi"/>
          <w:i/>
          <w:iCs/>
          <w:sz w:val="21"/>
          <w:szCs w:val="21"/>
          <w:lang w:val="sv-SE"/>
        </w:rPr>
      </w:pPr>
    </w:p>
    <w:p w14:paraId="044778CC" w14:textId="77777777" w:rsidR="00F9224E" w:rsidRPr="004E530D" w:rsidRDefault="00F9224E" w:rsidP="00794BBC">
      <w:pPr>
        <w:pStyle w:val="ListParagraph"/>
        <w:numPr>
          <w:ilvl w:val="0"/>
          <w:numId w:val="39"/>
        </w:numPr>
        <w:suppressAutoHyphens/>
        <w:spacing w:after="0" w:line="240" w:lineRule="auto"/>
        <w:ind w:hanging="294"/>
        <w:contextualSpacing w:val="0"/>
        <w:jc w:val="both"/>
        <w:rPr>
          <w:rFonts w:asciiTheme="minorHAnsi" w:hAnsiTheme="minorHAnsi" w:cstheme="minorHAnsi"/>
          <w:i/>
          <w:iCs/>
          <w:sz w:val="21"/>
          <w:szCs w:val="21"/>
          <w:lang w:val="sv-SE"/>
        </w:rPr>
      </w:pPr>
      <w:r w:rsidRPr="004E530D">
        <w:rPr>
          <w:rFonts w:asciiTheme="minorHAnsi" w:hAnsiTheme="minorHAnsi" w:cstheme="minorHAnsi"/>
          <w:b/>
          <w:i/>
          <w:iCs/>
          <w:sz w:val="21"/>
          <w:szCs w:val="21"/>
          <w:lang w:val="sv-SE"/>
        </w:rPr>
        <w:t xml:space="preserve">Surat Jaminan atau Letter of Guarantee </w:t>
      </w:r>
      <w:r w:rsidRPr="004E530D">
        <w:rPr>
          <w:rFonts w:asciiTheme="minorHAnsi" w:hAnsiTheme="minorHAnsi" w:cstheme="minorHAnsi"/>
          <w:i/>
          <w:iCs/>
          <w:sz w:val="21"/>
          <w:szCs w:val="21"/>
          <w:lang w:val="sv-SE"/>
        </w:rPr>
        <w:t>adalah surat yang dikeluarkan oleh Pihak Pertama atau Administrator Pihak Ketiga sebagai jaminan pelaksanaan Pelayanan Kesehatan baik untuk Rawat Inap maupun Rawat Jalan oleh Pihak Kedua kepada Pasien Pihak Pertama sesuai isi surat jaminan tersebut.  Surat Jaminan berisi ketentuan sebagai berikut:</w:t>
      </w:r>
    </w:p>
    <w:p w14:paraId="7359DF7C" w14:textId="77777777" w:rsidR="00794BBC" w:rsidRPr="004E530D" w:rsidRDefault="00794BBC" w:rsidP="00794BBC">
      <w:pPr>
        <w:pStyle w:val="ListParagraph"/>
        <w:suppressAutoHyphens/>
        <w:spacing w:after="0" w:line="240" w:lineRule="auto"/>
        <w:contextualSpacing w:val="0"/>
        <w:jc w:val="both"/>
        <w:rPr>
          <w:rFonts w:asciiTheme="minorHAnsi" w:hAnsiTheme="minorHAnsi" w:cstheme="minorHAnsi"/>
          <w:i/>
          <w:iCs/>
          <w:sz w:val="21"/>
          <w:szCs w:val="21"/>
          <w:lang w:val="sv-SE"/>
        </w:rPr>
      </w:pPr>
    </w:p>
    <w:p w14:paraId="44F1EED2"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Tercantum</w:t>
      </w:r>
      <w:proofErr w:type="spellEnd"/>
      <w:r w:rsidRPr="004E530D">
        <w:rPr>
          <w:rFonts w:asciiTheme="minorHAnsi" w:hAnsiTheme="minorHAnsi" w:cstheme="minorHAnsi"/>
          <w:i/>
          <w:iCs/>
          <w:sz w:val="21"/>
          <w:szCs w:val="21"/>
          <w:lang w:val="es-ES"/>
        </w:rPr>
        <w:t xml:space="preserve"> Logo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Pertama</w:t>
      </w:r>
      <w:proofErr w:type="spellEnd"/>
      <w:r w:rsidRPr="004E530D">
        <w:rPr>
          <w:rFonts w:asciiTheme="minorHAnsi" w:hAnsiTheme="minorHAnsi" w:cstheme="minorHAnsi"/>
          <w:i/>
          <w:iCs/>
          <w:sz w:val="21"/>
          <w:szCs w:val="21"/>
          <w:lang w:val="es-ES"/>
        </w:rPr>
        <w:t xml:space="preserve">/Logo </w:t>
      </w:r>
      <w:proofErr w:type="spellStart"/>
      <w:r w:rsidRPr="004E530D">
        <w:rPr>
          <w:rFonts w:asciiTheme="minorHAnsi" w:hAnsiTheme="minorHAnsi" w:cstheme="minorHAnsi"/>
          <w:i/>
          <w:iCs/>
          <w:sz w:val="21"/>
          <w:szCs w:val="21"/>
          <w:lang w:val="es-ES"/>
        </w:rPr>
        <w:t>Administrator</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Ketiga</w:t>
      </w:r>
      <w:proofErr w:type="spellEnd"/>
    </w:p>
    <w:p w14:paraId="1063B76C"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Mempunyai nomor surat dan tanggal dikeluarkan</w:t>
      </w:r>
    </w:p>
    <w:p w14:paraId="5C806880"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Mencantumkan</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nama</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jelas</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Pasien</w:t>
      </w:r>
      <w:proofErr w:type="spellEnd"/>
      <w:r w:rsidRPr="004E530D">
        <w:rPr>
          <w:rFonts w:asciiTheme="minorHAnsi" w:hAnsiTheme="minorHAnsi" w:cstheme="minorHAnsi"/>
          <w:i/>
          <w:iCs/>
          <w:sz w:val="21"/>
          <w:szCs w:val="21"/>
          <w:lang w:val="es-ES"/>
        </w:rPr>
        <w:t xml:space="preserve"> yang </w:t>
      </w:r>
      <w:proofErr w:type="spellStart"/>
      <w:r w:rsidRPr="004E530D">
        <w:rPr>
          <w:rFonts w:asciiTheme="minorHAnsi" w:hAnsiTheme="minorHAnsi" w:cstheme="minorHAnsi"/>
          <w:i/>
          <w:iCs/>
          <w:sz w:val="21"/>
          <w:szCs w:val="21"/>
          <w:lang w:val="es-ES"/>
        </w:rPr>
        <w:t>dijaminkan</w:t>
      </w:r>
      <w:proofErr w:type="spellEnd"/>
    </w:p>
    <w:p w14:paraId="4535CE2B"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rPr>
      </w:pPr>
      <w:proofErr w:type="spellStart"/>
      <w:r w:rsidRPr="004E530D">
        <w:rPr>
          <w:rFonts w:asciiTheme="minorHAnsi" w:hAnsiTheme="minorHAnsi" w:cstheme="minorHAnsi"/>
          <w:i/>
          <w:iCs/>
          <w:sz w:val="21"/>
          <w:szCs w:val="21"/>
        </w:rPr>
        <w:t>Mencantumkan</w:t>
      </w:r>
      <w:proofErr w:type="spellEnd"/>
      <w:r w:rsidRPr="004E530D">
        <w:rPr>
          <w:rFonts w:asciiTheme="minorHAnsi" w:hAnsiTheme="minorHAnsi" w:cstheme="minorHAnsi"/>
          <w:i/>
          <w:iCs/>
          <w:sz w:val="21"/>
          <w:szCs w:val="21"/>
        </w:rPr>
        <w:t xml:space="preserve"> Hak </w:t>
      </w:r>
      <w:proofErr w:type="spellStart"/>
      <w:r w:rsidRPr="004E530D">
        <w:rPr>
          <w:rFonts w:asciiTheme="minorHAnsi" w:hAnsiTheme="minorHAnsi" w:cstheme="minorHAnsi"/>
          <w:i/>
          <w:iCs/>
          <w:sz w:val="21"/>
          <w:szCs w:val="21"/>
        </w:rPr>
        <w:t>kelas</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perawatan</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Pasien</w:t>
      </w:r>
      <w:proofErr w:type="spellEnd"/>
    </w:p>
    <w:p w14:paraId="3C330F07"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lastRenderedPageBreak/>
        <w:t>Mencantumkan catatan/ketentuan yang berkaitan dengan benefit/penjaminan Pasien</w:t>
      </w:r>
    </w:p>
    <w:p w14:paraId="0DD45D5B"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Surat Jaminan sah hanya apabila dikirimkan dari email terdaftar atau aplikasi Pihak Pertama atau Administrator Pihak Ketiga yang ditunjuk oleh Pihak Pertama.</w:t>
      </w:r>
    </w:p>
    <w:p w14:paraId="270E2F6C" w14:textId="77777777" w:rsidR="00F9224E" w:rsidRPr="004E530D" w:rsidRDefault="00F9224E" w:rsidP="00794BBC">
      <w:pPr>
        <w:pStyle w:val="Footer"/>
        <w:tabs>
          <w:tab w:val="clear" w:pos="4680"/>
          <w:tab w:val="clear" w:pos="9360"/>
          <w:tab w:val="left" w:pos="1276"/>
        </w:tabs>
        <w:ind w:left="993"/>
        <w:jc w:val="both"/>
        <w:rPr>
          <w:rFonts w:asciiTheme="minorHAnsi" w:hAnsiTheme="minorHAnsi" w:cstheme="minorHAnsi"/>
          <w:i/>
          <w:iCs/>
          <w:sz w:val="21"/>
          <w:szCs w:val="21"/>
          <w:lang w:val="sv-SE"/>
        </w:rPr>
      </w:pPr>
    </w:p>
    <w:p w14:paraId="663E0106" w14:textId="77777777" w:rsidR="00F9224E" w:rsidRPr="004E530D" w:rsidRDefault="00F9224E" w:rsidP="00794BBC">
      <w:pPr>
        <w:numPr>
          <w:ilvl w:val="0"/>
          <w:numId w:val="54"/>
        </w:numPr>
        <w:suppressAutoHyphens/>
        <w:spacing w:after="0" w:line="240" w:lineRule="auto"/>
        <w:ind w:left="709" w:hanging="283"/>
        <w:jc w:val="both"/>
        <w:rPr>
          <w:rFonts w:asciiTheme="minorHAnsi" w:hAnsiTheme="minorHAnsi" w:cstheme="minorHAnsi"/>
          <w:i/>
          <w:iCs/>
          <w:sz w:val="21"/>
          <w:szCs w:val="21"/>
          <w:lang w:val="sv-SE"/>
        </w:rPr>
      </w:pPr>
      <w:r w:rsidRPr="004E530D">
        <w:rPr>
          <w:rFonts w:asciiTheme="minorHAnsi" w:hAnsiTheme="minorHAnsi" w:cstheme="minorHAnsi"/>
          <w:b/>
          <w:i/>
          <w:iCs/>
          <w:sz w:val="21"/>
          <w:szCs w:val="21"/>
          <w:lang w:val="sv-SE"/>
        </w:rPr>
        <w:t xml:space="preserve">Surat Penolakan atau Rejection Letter </w:t>
      </w:r>
      <w:r w:rsidRPr="004E530D">
        <w:rPr>
          <w:rFonts w:asciiTheme="minorHAnsi" w:hAnsiTheme="minorHAnsi" w:cstheme="minorHAnsi"/>
          <w:i/>
          <w:iCs/>
          <w:sz w:val="21"/>
          <w:szCs w:val="21"/>
          <w:lang w:val="sv-SE"/>
        </w:rPr>
        <w:t>adalah surat yang</w:t>
      </w:r>
      <w:r w:rsidRPr="004E530D">
        <w:rPr>
          <w:rFonts w:asciiTheme="minorHAnsi" w:hAnsiTheme="minorHAnsi" w:cstheme="minorHAnsi"/>
          <w:b/>
          <w:bCs/>
          <w:i/>
          <w:iCs/>
          <w:sz w:val="21"/>
          <w:szCs w:val="21"/>
          <w:lang w:val="sv-SE"/>
        </w:rPr>
        <w:t xml:space="preserve"> </w:t>
      </w:r>
      <w:r w:rsidRPr="004E530D">
        <w:rPr>
          <w:rFonts w:asciiTheme="minorHAnsi" w:hAnsiTheme="minorHAnsi" w:cstheme="minorHAnsi"/>
          <w:i/>
          <w:iCs/>
          <w:sz w:val="21"/>
          <w:szCs w:val="21"/>
          <w:lang w:val="sv-SE"/>
        </w:rPr>
        <w:t>dikeluarkan oleh Pihak Pertama atau Administrator Pihak Ketiga sebagai penolakan jaminan pelaksanaan Pelayanan Kesehatan baik untuk Rawat Inap maupun Rawat Jalan oleh Pihak Kedua kepada Pasien sesuai isi surat penolakan tersebut. Surat Penolakan ini memiliki ketentuan sebagai berikut:</w:t>
      </w:r>
    </w:p>
    <w:p w14:paraId="73BA2542"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Tercantum</w:t>
      </w:r>
      <w:proofErr w:type="spellEnd"/>
      <w:r w:rsidRPr="004E530D">
        <w:rPr>
          <w:rFonts w:asciiTheme="minorHAnsi" w:hAnsiTheme="minorHAnsi" w:cstheme="minorHAnsi"/>
          <w:i/>
          <w:iCs/>
          <w:sz w:val="21"/>
          <w:szCs w:val="21"/>
          <w:lang w:val="es-ES"/>
        </w:rPr>
        <w:t xml:space="preserve"> Logo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Pertama</w:t>
      </w:r>
      <w:proofErr w:type="spellEnd"/>
      <w:r w:rsidRPr="004E530D">
        <w:rPr>
          <w:rFonts w:asciiTheme="minorHAnsi" w:hAnsiTheme="minorHAnsi" w:cstheme="minorHAnsi"/>
          <w:i/>
          <w:iCs/>
          <w:sz w:val="21"/>
          <w:szCs w:val="21"/>
          <w:lang w:val="es-ES"/>
        </w:rPr>
        <w:t xml:space="preserve">/Logo </w:t>
      </w:r>
      <w:proofErr w:type="spellStart"/>
      <w:r w:rsidRPr="004E530D">
        <w:rPr>
          <w:rFonts w:asciiTheme="minorHAnsi" w:hAnsiTheme="minorHAnsi" w:cstheme="minorHAnsi"/>
          <w:i/>
          <w:iCs/>
          <w:sz w:val="21"/>
          <w:szCs w:val="21"/>
          <w:lang w:val="es-ES"/>
        </w:rPr>
        <w:t>Administrator</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Ketiga</w:t>
      </w:r>
      <w:proofErr w:type="spellEnd"/>
    </w:p>
    <w:p w14:paraId="47344C43"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Mempunyai nomor surat dan tanggal dikeluarkan</w:t>
      </w:r>
    </w:p>
    <w:p w14:paraId="3C5E86C6"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Mencantumkan</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nama</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jelas</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Pasien</w:t>
      </w:r>
      <w:proofErr w:type="spellEnd"/>
      <w:r w:rsidRPr="004E530D">
        <w:rPr>
          <w:rFonts w:asciiTheme="minorHAnsi" w:hAnsiTheme="minorHAnsi" w:cstheme="minorHAnsi"/>
          <w:i/>
          <w:iCs/>
          <w:sz w:val="21"/>
          <w:szCs w:val="21"/>
          <w:lang w:val="es-ES"/>
        </w:rPr>
        <w:t xml:space="preserve"> yang </w:t>
      </w:r>
      <w:proofErr w:type="spellStart"/>
      <w:r w:rsidRPr="004E530D">
        <w:rPr>
          <w:rFonts w:asciiTheme="minorHAnsi" w:hAnsiTheme="minorHAnsi" w:cstheme="minorHAnsi"/>
          <w:i/>
          <w:iCs/>
          <w:sz w:val="21"/>
          <w:szCs w:val="21"/>
          <w:lang w:val="es-ES"/>
        </w:rPr>
        <w:t>dijaminkan</w:t>
      </w:r>
      <w:proofErr w:type="spellEnd"/>
    </w:p>
    <w:p w14:paraId="11652B01"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rPr>
      </w:pPr>
      <w:proofErr w:type="spellStart"/>
      <w:r w:rsidRPr="004E530D">
        <w:rPr>
          <w:rFonts w:asciiTheme="minorHAnsi" w:hAnsiTheme="minorHAnsi" w:cstheme="minorHAnsi"/>
          <w:i/>
          <w:iCs/>
          <w:sz w:val="21"/>
          <w:szCs w:val="21"/>
        </w:rPr>
        <w:t>Mencantumkan</w:t>
      </w:r>
      <w:proofErr w:type="spellEnd"/>
      <w:r w:rsidRPr="004E530D">
        <w:rPr>
          <w:rFonts w:asciiTheme="minorHAnsi" w:hAnsiTheme="minorHAnsi" w:cstheme="minorHAnsi"/>
          <w:i/>
          <w:iCs/>
          <w:sz w:val="21"/>
          <w:szCs w:val="21"/>
        </w:rPr>
        <w:t xml:space="preserve"> Hak </w:t>
      </w:r>
      <w:proofErr w:type="spellStart"/>
      <w:r w:rsidRPr="004E530D">
        <w:rPr>
          <w:rFonts w:asciiTheme="minorHAnsi" w:hAnsiTheme="minorHAnsi" w:cstheme="minorHAnsi"/>
          <w:i/>
          <w:iCs/>
          <w:sz w:val="21"/>
          <w:szCs w:val="21"/>
        </w:rPr>
        <w:t>kelas</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perawatan</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Pasien</w:t>
      </w:r>
      <w:proofErr w:type="spellEnd"/>
    </w:p>
    <w:p w14:paraId="712F8D5E"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Mencantumkan catatan/ketentuan yang berkaitan dengan penolakan penjaminan Pasien</w:t>
      </w:r>
    </w:p>
    <w:p w14:paraId="484F3E58" w14:textId="77777777" w:rsidR="00F9224E" w:rsidRPr="004E530D" w:rsidRDefault="00F9224E" w:rsidP="00794BBC">
      <w:pPr>
        <w:pStyle w:val="Footer"/>
        <w:numPr>
          <w:ilvl w:val="0"/>
          <w:numId w:val="37"/>
        </w:numPr>
        <w:tabs>
          <w:tab w:val="clear" w:pos="927"/>
          <w:tab w:val="clear" w:pos="4680"/>
          <w:tab w:val="clear" w:pos="9360"/>
        </w:tabs>
        <w:ind w:left="993" w:hanging="28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Surat penolakan sah hanya apabila dikirimkan dari email terdaftar atau aplikasi Pihak Pertama atau Administrator Pihak Ketiga yang ditunjuk oleh Pihak Pertama.</w:t>
      </w:r>
    </w:p>
    <w:p w14:paraId="23177EBA"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5765675B" w14:textId="77777777" w:rsidR="00F9224E" w:rsidRPr="004E530D" w:rsidRDefault="00F9224E" w:rsidP="00794BBC">
      <w:pPr>
        <w:pStyle w:val="Footer"/>
        <w:numPr>
          <w:ilvl w:val="0"/>
          <w:numId w:val="40"/>
        </w:numPr>
        <w:tabs>
          <w:tab w:val="clear" w:pos="4680"/>
          <w:tab w:val="clear" w:pos="9360"/>
        </w:tabs>
        <w:ind w:hanging="294"/>
        <w:jc w:val="both"/>
        <w:rPr>
          <w:rFonts w:asciiTheme="minorHAnsi" w:hAnsiTheme="minorHAnsi" w:cstheme="minorHAnsi"/>
          <w:i/>
          <w:iCs/>
          <w:sz w:val="21"/>
          <w:szCs w:val="21"/>
        </w:rPr>
      </w:pPr>
      <w:r w:rsidRPr="004E530D">
        <w:rPr>
          <w:rFonts w:asciiTheme="minorHAnsi" w:hAnsiTheme="minorHAnsi" w:cstheme="minorHAnsi"/>
          <w:b/>
          <w:i/>
          <w:iCs/>
          <w:sz w:val="21"/>
          <w:szCs w:val="21"/>
          <w:lang w:val="sv-SE"/>
        </w:rPr>
        <w:t xml:space="preserve">Surat Jaminan Akhir atau Guarantee of Payment </w:t>
      </w:r>
      <w:r w:rsidRPr="004E530D">
        <w:rPr>
          <w:rFonts w:asciiTheme="minorHAnsi" w:hAnsiTheme="minorHAnsi" w:cstheme="minorHAnsi"/>
          <w:i/>
          <w:iCs/>
          <w:sz w:val="21"/>
          <w:szCs w:val="21"/>
          <w:lang w:val="sv-SE"/>
        </w:rPr>
        <w:t>adalah surat yang dikeluarkan oleh Pihak Pertama atau Administrator Pihak Ketiga sebagai jaminan terhadap keputusan akhir penjaminan dan biaya yang ditanggung oleh Pihak Pertama yang dikirimkan pada proses pulang rawat inap Pasien. Surat Jaminan Akhir berisi ketentuan sebagai berikut:</w:t>
      </w:r>
    </w:p>
    <w:p w14:paraId="683AFA54"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Tercantum</w:t>
      </w:r>
      <w:proofErr w:type="spellEnd"/>
      <w:r w:rsidRPr="004E530D">
        <w:rPr>
          <w:rFonts w:asciiTheme="minorHAnsi" w:hAnsiTheme="minorHAnsi" w:cstheme="minorHAnsi"/>
          <w:i/>
          <w:iCs/>
          <w:sz w:val="21"/>
          <w:szCs w:val="21"/>
          <w:lang w:val="es-ES"/>
        </w:rPr>
        <w:t xml:space="preserve"> Logo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Pertama</w:t>
      </w:r>
      <w:proofErr w:type="spellEnd"/>
      <w:r w:rsidRPr="004E530D">
        <w:rPr>
          <w:rFonts w:asciiTheme="minorHAnsi" w:hAnsiTheme="minorHAnsi" w:cstheme="minorHAnsi"/>
          <w:i/>
          <w:iCs/>
          <w:sz w:val="21"/>
          <w:szCs w:val="21"/>
          <w:lang w:val="es-ES"/>
        </w:rPr>
        <w:t xml:space="preserve">/Logo </w:t>
      </w:r>
      <w:proofErr w:type="spellStart"/>
      <w:r w:rsidRPr="004E530D">
        <w:rPr>
          <w:rFonts w:asciiTheme="minorHAnsi" w:hAnsiTheme="minorHAnsi" w:cstheme="minorHAnsi"/>
          <w:i/>
          <w:iCs/>
          <w:sz w:val="21"/>
          <w:szCs w:val="21"/>
          <w:lang w:val="es-ES"/>
        </w:rPr>
        <w:t>Administrator</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Pihak</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Ketiga</w:t>
      </w:r>
      <w:proofErr w:type="spellEnd"/>
    </w:p>
    <w:p w14:paraId="39A2546A"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Mempunyai nomor surat dan tanggal dikeluarkan</w:t>
      </w:r>
    </w:p>
    <w:p w14:paraId="238D2F91"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es-ES"/>
        </w:rPr>
      </w:pPr>
      <w:proofErr w:type="spellStart"/>
      <w:r w:rsidRPr="004E530D">
        <w:rPr>
          <w:rFonts w:asciiTheme="minorHAnsi" w:hAnsiTheme="minorHAnsi" w:cstheme="minorHAnsi"/>
          <w:i/>
          <w:iCs/>
          <w:sz w:val="21"/>
          <w:szCs w:val="21"/>
          <w:lang w:val="es-ES"/>
        </w:rPr>
        <w:t>Mencantumkan</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nama</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jelas</w:t>
      </w:r>
      <w:proofErr w:type="spellEnd"/>
      <w:r w:rsidRPr="004E530D">
        <w:rPr>
          <w:rFonts w:asciiTheme="minorHAnsi" w:hAnsiTheme="minorHAnsi" w:cstheme="minorHAnsi"/>
          <w:i/>
          <w:iCs/>
          <w:sz w:val="21"/>
          <w:szCs w:val="21"/>
          <w:lang w:val="es-ES"/>
        </w:rPr>
        <w:t xml:space="preserve"> </w:t>
      </w:r>
      <w:proofErr w:type="spellStart"/>
      <w:r w:rsidRPr="004E530D">
        <w:rPr>
          <w:rFonts w:asciiTheme="minorHAnsi" w:hAnsiTheme="minorHAnsi" w:cstheme="minorHAnsi"/>
          <w:i/>
          <w:iCs/>
          <w:sz w:val="21"/>
          <w:szCs w:val="21"/>
          <w:lang w:val="es-ES"/>
        </w:rPr>
        <w:t>Pasien</w:t>
      </w:r>
      <w:proofErr w:type="spellEnd"/>
      <w:r w:rsidRPr="004E530D">
        <w:rPr>
          <w:rFonts w:asciiTheme="minorHAnsi" w:hAnsiTheme="minorHAnsi" w:cstheme="minorHAnsi"/>
          <w:i/>
          <w:iCs/>
          <w:sz w:val="21"/>
          <w:szCs w:val="21"/>
          <w:lang w:val="es-ES"/>
        </w:rPr>
        <w:t xml:space="preserve"> yang </w:t>
      </w:r>
      <w:proofErr w:type="spellStart"/>
      <w:r w:rsidRPr="004E530D">
        <w:rPr>
          <w:rFonts w:asciiTheme="minorHAnsi" w:hAnsiTheme="minorHAnsi" w:cstheme="minorHAnsi"/>
          <w:i/>
          <w:iCs/>
          <w:sz w:val="21"/>
          <w:szCs w:val="21"/>
          <w:lang w:val="es-ES"/>
        </w:rPr>
        <w:t>dijaminkan</w:t>
      </w:r>
      <w:proofErr w:type="spellEnd"/>
    </w:p>
    <w:p w14:paraId="7A6684F8"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rPr>
      </w:pPr>
      <w:proofErr w:type="spellStart"/>
      <w:r w:rsidRPr="004E530D">
        <w:rPr>
          <w:rFonts w:asciiTheme="minorHAnsi" w:hAnsiTheme="minorHAnsi" w:cstheme="minorHAnsi"/>
          <w:i/>
          <w:iCs/>
          <w:sz w:val="21"/>
          <w:szCs w:val="21"/>
        </w:rPr>
        <w:t>Mencantumkan</w:t>
      </w:r>
      <w:proofErr w:type="spellEnd"/>
      <w:r w:rsidRPr="004E530D">
        <w:rPr>
          <w:rFonts w:asciiTheme="minorHAnsi" w:hAnsiTheme="minorHAnsi" w:cstheme="minorHAnsi"/>
          <w:i/>
          <w:iCs/>
          <w:sz w:val="21"/>
          <w:szCs w:val="21"/>
        </w:rPr>
        <w:t xml:space="preserve"> Hak </w:t>
      </w:r>
      <w:proofErr w:type="spellStart"/>
      <w:r w:rsidRPr="004E530D">
        <w:rPr>
          <w:rFonts w:asciiTheme="minorHAnsi" w:hAnsiTheme="minorHAnsi" w:cstheme="minorHAnsi"/>
          <w:i/>
          <w:iCs/>
          <w:sz w:val="21"/>
          <w:szCs w:val="21"/>
        </w:rPr>
        <w:t>kelas</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perawatan</w:t>
      </w:r>
      <w:proofErr w:type="spellEnd"/>
      <w:r w:rsidRPr="004E530D">
        <w:rPr>
          <w:rFonts w:asciiTheme="minorHAnsi" w:hAnsiTheme="minorHAnsi" w:cstheme="minorHAnsi"/>
          <w:i/>
          <w:iCs/>
          <w:sz w:val="21"/>
          <w:szCs w:val="21"/>
        </w:rPr>
        <w:t xml:space="preserve"> </w:t>
      </w:r>
      <w:proofErr w:type="spellStart"/>
      <w:r w:rsidRPr="004E530D">
        <w:rPr>
          <w:rFonts w:asciiTheme="minorHAnsi" w:hAnsiTheme="minorHAnsi" w:cstheme="minorHAnsi"/>
          <w:i/>
          <w:iCs/>
          <w:sz w:val="21"/>
          <w:szCs w:val="21"/>
        </w:rPr>
        <w:t>Pasien</w:t>
      </w:r>
      <w:proofErr w:type="spellEnd"/>
    </w:p>
    <w:p w14:paraId="4A08203E"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Mencantumkan catatan/ketentuan yang berkaitan dengan benefit/penjaminan Pasien</w:t>
      </w:r>
    </w:p>
    <w:p w14:paraId="34C9D7FF"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Surat Jaminan Akhir sah hanya apabila dikirimkan dari email sah Pihak Pertama atau Administrator Pihak Ketiga yang ditunjuk oleh Pihak Pertama.</w:t>
      </w:r>
    </w:p>
    <w:p w14:paraId="3E701393" w14:textId="77777777" w:rsidR="00F9224E" w:rsidRPr="004E530D" w:rsidRDefault="00F9224E" w:rsidP="00794BBC">
      <w:pPr>
        <w:pStyle w:val="Footer"/>
        <w:numPr>
          <w:ilvl w:val="0"/>
          <w:numId w:val="37"/>
        </w:numPr>
        <w:tabs>
          <w:tab w:val="clear" w:pos="927"/>
          <w:tab w:val="clear" w:pos="4680"/>
          <w:tab w:val="clear" w:pos="9360"/>
        </w:tabs>
        <w:ind w:left="993"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Keterangan jumlah rupiah penjaminan oleh Pihak Pertama dan jumlah rupiah yang harus dibayar oleh pasien sebelum pasien meninggalkan rumah sakit.</w:t>
      </w:r>
    </w:p>
    <w:p w14:paraId="6CABC23F" w14:textId="77777777" w:rsidR="00F9224E" w:rsidRPr="004E530D" w:rsidRDefault="00F9224E" w:rsidP="00794BBC">
      <w:pPr>
        <w:pStyle w:val="Footer"/>
        <w:tabs>
          <w:tab w:val="clear" w:pos="4680"/>
          <w:tab w:val="clear" w:pos="9360"/>
        </w:tabs>
        <w:ind w:left="993"/>
        <w:jc w:val="both"/>
        <w:rPr>
          <w:rFonts w:asciiTheme="minorHAnsi" w:hAnsiTheme="minorHAnsi" w:cstheme="minorHAnsi"/>
          <w:i/>
          <w:iCs/>
          <w:sz w:val="21"/>
          <w:szCs w:val="21"/>
          <w:lang w:val="sv-SE"/>
        </w:rPr>
      </w:pPr>
    </w:p>
    <w:p w14:paraId="1447CE8B" w14:textId="77777777" w:rsidR="00F9224E" w:rsidRPr="004E530D" w:rsidRDefault="00F9224E" w:rsidP="00794BBC">
      <w:pPr>
        <w:pStyle w:val="Footer"/>
        <w:ind w:left="710"/>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Pihak kedua berkewajiban untuk menagihkan sejumlah biaya yang harus dibayar oleh pasien sebelum pasien meninggalkan rumah sakit, Pihak Kedua tidak dapat menagihkan jumlah tersebut kepada Pihak Pertama.</w:t>
      </w:r>
    </w:p>
    <w:p w14:paraId="21CB7474"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153F4456" w14:textId="77777777" w:rsidR="00F9224E" w:rsidRPr="004E530D" w:rsidRDefault="00F9224E" w:rsidP="00794BBC">
      <w:pPr>
        <w:spacing w:after="0" w:line="240" w:lineRule="auto"/>
        <w:ind w:left="426"/>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Dengan diubahnya poin 13 dan 14 Pasal 1 Perjanjian, seluruh penyebutan dan referensi terhadap Hospital Portal dan Kartu Peserta dalam Perjanjian dianggap berubah menjadi sebagaimana dimaksud pada Adendum I ini.</w:t>
      </w:r>
    </w:p>
    <w:p w14:paraId="372D4194"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5E39964B"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Pasal 2 dari Syarat dan Ketentuan Perjanjian tentang Ketentuan Umum Pelayanan Kesehatan sehingga selanjutnya Pasal 2 Syarat dan Ketentuan Perjanjian yang terbaca sebagai berikut:</w:t>
      </w:r>
    </w:p>
    <w:p w14:paraId="624798AE" w14:textId="77777777" w:rsidR="00F9224E" w:rsidRPr="004E530D" w:rsidRDefault="00F9224E" w:rsidP="00794BBC">
      <w:pPr>
        <w:pStyle w:val="ListParagraph"/>
        <w:spacing w:after="0" w:line="240" w:lineRule="auto"/>
        <w:ind w:left="450"/>
        <w:contextualSpacing w:val="0"/>
        <w:jc w:val="both"/>
        <w:rPr>
          <w:rFonts w:asciiTheme="minorHAnsi" w:hAnsiTheme="minorHAnsi" w:cstheme="minorHAnsi"/>
          <w:sz w:val="21"/>
          <w:szCs w:val="21"/>
          <w:lang w:val="sv-SE"/>
        </w:rPr>
      </w:pPr>
    </w:p>
    <w:p w14:paraId="6FF51709" w14:textId="77777777" w:rsidR="00794BBC" w:rsidRPr="004E530D" w:rsidRDefault="00794BBC" w:rsidP="00794BBC">
      <w:pPr>
        <w:pStyle w:val="ListParagraph"/>
        <w:spacing w:after="0" w:line="240" w:lineRule="auto"/>
        <w:ind w:left="450"/>
        <w:contextualSpacing w:val="0"/>
        <w:jc w:val="both"/>
        <w:rPr>
          <w:rFonts w:asciiTheme="minorHAnsi" w:hAnsiTheme="minorHAnsi" w:cstheme="minorHAnsi"/>
          <w:sz w:val="21"/>
          <w:szCs w:val="21"/>
          <w:lang w:val="sv-SE"/>
        </w:rPr>
      </w:pPr>
    </w:p>
    <w:p w14:paraId="0F43A255" w14:textId="77777777" w:rsidR="00794BBC" w:rsidRPr="004E530D" w:rsidRDefault="00794BBC" w:rsidP="00794BBC">
      <w:pPr>
        <w:pStyle w:val="ListParagraph"/>
        <w:spacing w:after="0" w:line="240" w:lineRule="auto"/>
        <w:ind w:left="450"/>
        <w:contextualSpacing w:val="0"/>
        <w:jc w:val="both"/>
        <w:rPr>
          <w:rFonts w:asciiTheme="minorHAnsi" w:hAnsiTheme="minorHAnsi" w:cstheme="minorHAnsi"/>
          <w:sz w:val="21"/>
          <w:szCs w:val="21"/>
          <w:lang w:val="sv-SE"/>
        </w:rPr>
      </w:pPr>
    </w:p>
    <w:p w14:paraId="00E90B0A" w14:textId="77777777" w:rsidR="00794BBC" w:rsidRPr="004E530D" w:rsidRDefault="00794BBC" w:rsidP="00794BBC">
      <w:pPr>
        <w:pStyle w:val="ListParagraph"/>
        <w:spacing w:after="0" w:line="240" w:lineRule="auto"/>
        <w:ind w:left="450"/>
        <w:contextualSpacing w:val="0"/>
        <w:jc w:val="both"/>
        <w:rPr>
          <w:rFonts w:asciiTheme="minorHAnsi" w:hAnsiTheme="minorHAnsi" w:cstheme="minorHAnsi"/>
          <w:sz w:val="21"/>
          <w:szCs w:val="21"/>
          <w:lang w:val="sv-SE"/>
        </w:rPr>
      </w:pPr>
    </w:p>
    <w:p w14:paraId="5704E208" w14:textId="77777777" w:rsidR="00F9224E" w:rsidRPr="004E530D" w:rsidRDefault="00F9224E" w:rsidP="00794BBC">
      <w:pPr>
        <w:spacing w:after="0" w:line="240" w:lineRule="auto"/>
        <w:ind w:left="426"/>
        <w:jc w:val="center"/>
        <w:rPr>
          <w:rFonts w:asciiTheme="minorHAnsi" w:hAnsiTheme="minorHAnsi" w:cstheme="minorHAnsi"/>
          <w:b/>
          <w:iCs/>
          <w:sz w:val="21"/>
          <w:szCs w:val="21"/>
          <w:lang w:val="sv-SE"/>
        </w:rPr>
      </w:pPr>
    </w:p>
    <w:p w14:paraId="1308848D" w14:textId="77777777" w:rsidR="00F9224E" w:rsidRPr="004E530D" w:rsidRDefault="00F9224E" w:rsidP="00794BBC">
      <w:pPr>
        <w:spacing w:after="0" w:line="240" w:lineRule="auto"/>
        <w:ind w:left="426"/>
        <w:jc w:val="center"/>
        <w:rPr>
          <w:rFonts w:asciiTheme="minorHAnsi" w:hAnsiTheme="minorHAnsi" w:cstheme="minorHAnsi"/>
          <w:b/>
          <w:iCs/>
          <w:sz w:val="21"/>
          <w:szCs w:val="21"/>
          <w:lang w:val="sv-SE"/>
        </w:rPr>
      </w:pPr>
    </w:p>
    <w:p w14:paraId="32DF4EC5" w14:textId="77777777" w:rsidR="00F9224E" w:rsidRPr="004E530D" w:rsidRDefault="00F9224E" w:rsidP="00794BBC">
      <w:pPr>
        <w:spacing w:after="0" w:line="240" w:lineRule="auto"/>
        <w:ind w:left="426"/>
        <w:jc w:val="center"/>
        <w:rPr>
          <w:rFonts w:asciiTheme="minorHAnsi" w:hAnsiTheme="minorHAnsi" w:cstheme="minorHAnsi"/>
          <w:b/>
          <w:iCs/>
          <w:sz w:val="21"/>
          <w:szCs w:val="21"/>
          <w:lang w:val="sv-SE"/>
        </w:rPr>
      </w:pPr>
    </w:p>
    <w:p w14:paraId="41D5FBDA" w14:textId="77777777" w:rsidR="00F9224E" w:rsidRPr="004E530D" w:rsidRDefault="00F9224E" w:rsidP="00794BBC">
      <w:pPr>
        <w:spacing w:after="0" w:line="240" w:lineRule="auto"/>
        <w:ind w:left="426"/>
        <w:jc w:val="center"/>
        <w:rPr>
          <w:rFonts w:asciiTheme="minorHAnsi" w:hAnsiTheme="minorHAnsi" w:cstheme="minorHAnsi"/>
          <w:b/>
          <w:iCs/>
          <w:sz w:val="21"/>
          <w:szCs w:val="21"/>
          <w:lang w:val="sv-SE"/>
        </w:rPr>
      </w:pPr>
    </w:p>
    <w:p w14:paraId="2D3C0838" w14:textId="77777777" w:rsidR="00F9224E" w:rsidRPr="004E530D" w:rsidRDefault="00F9224E" w:rsidP="00794BBC">
      <w:pPr>
        <w:spacing w:after="0" w:line="240" w:lineRule="auto"/>
        <w:ind w:left="426"/>
        <w:jc w:val="center"/>
        <w:rPr>
          <w:rFonts w:asciiTheme="minorHAnsi" w:hAnsiTheme="minorHAnsi" w:cstheme="minorHAnsi"/>
          <w:b/>
          <w:iCs/>
          <w:sz w:val="21"/>
          <w:szCs w:val="21"/>
          <w:lang w:val="sv-SE"/>
        </w:rPr>
      </w:pPr>
    </w:p>
    <w:p w14:paraId="6FB93874" w14:textId="492BB7EE" w:rsidR="00F9224E" w:rsidRPr="004E530D" w:rsidRDefault="00F9224E" w:rsidP="00794BBC">
      <w:pPr>
        <w:spacing w:after="0" w:line="240" w:lineRule="auto"/>
        <w:ind w:left="426"/>
        <w:jc w:val="center"/>
        <w:rPr>
          <w:rFonts w:asciiTheme="minorHAnsi" w:hAnsiTheme="minorHAnsi" w:cstheme="minorHAnsi"/>
          <w:b/>
          <w:iCs/>
          <w:sz w:val="21"/>
          <w:szCs w:val="21"/>
        </w:rPr>
      </w:pPr>
      <w:r w:rsidRPr="004E530D">
        <w:rPr>
          <w:rFonts w:asciiTheme="minorHAnsi" w:hAnsiTheme="minorHAnsi" w:cstheme="minorHAnsi"/>
          <w:b/>
          <w:iCs/>
          <w:sz w:val="21"/>
          <w:szCs w:val="21"/>
        </w:rPr>
        <w:t>PASAL 2</w:t>
      </w:r>
    </w:p>
    <w:p w14:paraId="2FB7B3E7" w14:textId="77777777" w:rsidR="00F9224E" w:rsidRPr="004E530D" w:rsidRDefault="00F9224E" w:rsidP="00794BBC">
      <w:pPr>
        <w:spacing w:after="0" w:line="240" w:lineRule="auto"/>
        <w:ind w:left="426"/>
        <w:jc w:val="center"/>
        <w:rPr>
          <w:rFonts w:asciiTheme="minorHAnsi" w:hAnsiTheme="minorHAnsi" w:cstheme="minorHAnsi"/>
          <w:b/>
          <w:i/>
          <w:sz w:val="21"/>
          <w:szCs w:val="21"/>
        </w:rPr>
      </w:pPr>
      <w:r w:rsidRPr="004E530D">
        <w:rPr>
          <w:rFonts w:asciiTheme="minorHAnsi" w:hAnsiTheme="minorHAnsi" w:cstheme="minorHAnsi"/>
          <w:b/>
          <w:iCs/>
          <w:sz w:val="21"/>
          <w:szCs w:val="21"/>
        </w:rPr>
        <w:t>KETENTUAN UMUM PELAYANAN KESEHATAN</w:t>
      </w:r>
    </w:p>
    <w:p w14:paraId="357D5ED7"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25AC213E"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lastRenderedPageBreak/>
        <w:t>Peserta yang memerlukan Pelayanan Kesehatan wajib menunjukkan Bukti Kepesertaan yang masih berlaku. Contoh Bukti Kepesertaan berupa kartu peserta sebagaimana tercantum pada Lampiran I. Bukti Kepesertaan tidak dapat berfungsi sebagai jaminan untuk mendapatkan layanan Rawat Inap.</w:t>
      </w:r>
    </w:p>
    <w:p w14:paraId="578417C5"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0190CF04"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Pihak Kedua wajib memeriksa kesesuaian Bukti Kepesertaan dengan identitas diri (KTP/SIM/Kartu Identitas Diri lainnya) dari Peserta yang akan mendapatkan Pelayanan Kesehatan. Jika tidak ada kesesuaian atau Peserta tidak dapat menunjukkan Bukti Kepesertaan maka Peserta tersebut akan diberlakukan sebagai pasien umum dengan pembayaran tunai.</w:t>
      </w:r>
    </w:p>
    <w:p w14:paraId="2B6275E4"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7B517076"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Apabila dalam keadaan gawat darurat (emergency) atau menurut perhitungan medis Pasien memerlukan perawatan segera, Pihak Kedua dapat mendahulukan keselamatan jiwa Pasien tanpa menunggu Surat Jaminan dan/atau persetujuan dari Pihak Pertama dengan tetap melakukan konfirmasi kepada Pihak Pertama.</w:t>
      </w:r>
    </w:p>
    <w:p w14:paraId="7E5452E4"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03FCEC58"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Dalam hal Pasien memerlukan tindakan dan atau pemeriksaan lebih lanjut pada saat Pasien menjalani Rawat Inap dimana pemeriksaan tersebut tidak dapat dilakukan oleh Pihak Kedua karena keterbatasan fasilitas yang ada, maka Pihak Kedua dapat merujuk Pasien ke Rumah sakit lain yang memiliki fasilitas yang dimaksud atas persetujuan Pihak Pertama.</w:t>
      </w:r>
    </w:p>
    <w:p w14:paraId="190394A8"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396ABCB6"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Biaya-biaya yang timbul akibat adanya perujukkan tindakan dan atau pemeriksaan ke rumah sakit lain sementara menjadi tanggung jawab Pihak Kedua dan ditagihkan kepada Pihak Pertama.</w:t>
      </w:r>
    </w:p>
    <w:p w14:paraId="4ED65720"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0FD94BA2"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Para Pihak sepakat Pelayanan Kesehatan terhadap seluruh Pasien dibedakan berdasarkan program asuransi yang diambil oleh yang bersangkutan sesuai yang tercantum dalam Surat Jaminan.</w:t>
      </w:r>
    </w:p>
    <w:p w14:paraId="1E3733A3"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46C4A704"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Pengecualian atas Pelayanan Kesehatan tercantum dalam Lampiran II Perjanjian dan Para Pihak sepakat bahwa Pihak Pertama terbebas dari seluruh tanggung jawab atas Pelayanan Kesehatan yang tidak mendapatkan penggantian tersebut.</w:t>
      </w:r>
    </w:p>
    <w:p w14:paraId="01482424" w14:textId="77777777" w:rsidR="00F9224E" w:rsidRPr="004E530D" w:rsidRDefault="00F9224E" w:rsidP="00794BBC">
      <w:pPr>
        <w:tabs>
          <w:tab w:val="left" w:pos="409"/>
        </w:tabs>
        <w:spacing w:after="0" w:line="240" w:lineRule="auto"/>
        <w:ind w:left="720" w:hanging="294"/>
        <w:jc w:val="both"/>
        <w:rPr>
          <w:rFonts w:asciiTheme="minorHAnsi" w:hAnsiTheme="minorHAnsi" w:cstheme="minorHAnsi"/>
          <w:i/>
          <w:iCs/>
          <w:sz w:val="21"/>
          <w:szCs w:val="21"/>
          <w:lang w:val="sv-SE"/>
        </w:rPr>
      </w:pPr>
    </w:p>
    <w:p w14:paraId="479F2AD5"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Pihak Kedua tidak akan meminta deposit atau uang muka kepada Pasien terhadap layanan Rawat Inap kecuali jika telah ada Surat Penolakan dari Pihak Pertama atau benefit yang dimiliki oleh Pasien telah mencapai batas maksimum berdasarkan informasi tertulis dari Pihak Pertama.</w:t>
      </w:r>
    </w:p>
    <w:p w14:paraId="403AF83C"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3151E659"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Pihak Kedua menjamin bahwa informasi medis yang disampaikan pada setiap pelaporan Pasien dalam Laporan Medis Awal (LMA) maupun Laporan Medis Lanjutan (LML) adalah sesuai dengan kondisi Pasien pada saat itu dan sesuai dengan rekam medis (medical record) Pasien di Pihak Kedua.</w:t>
      </w:r>
    </w:p>
    <w:p w14:paraId="2DFEA1ED"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1C96C06A"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Dalam hal pelaksanaan administrasi proses Pelayanan Kesehatan dan verifikasi dari tagihan yang diajukan oleh Pihak Kedua, Pihak Pertama dapat menunjuk Administrator Pihak Ketiga.  Prosedur administrasi dan verifikasi tagihan yang dikelola melalui Administrator Pihak Ketiga akan mengikuti ketentuan yang berlaku dari Administrator Pihak Ketiga tersebut.</w:t>
      </w:r>
    </w:p>
    <w:p w14:paraId="5E6068A4"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339B3605" w14:textId="77777777" w:rsidR="00F9224E" w:rsidRPr="004E530D" w:rsidRDefault="00F9224E" w:rsidP="00794BBC">
      <w:pPr>
        <w:numPr>
          <w:ilvl w:val="0"/>
          <w:numId w:val="42"/>
        </w:numPr>
        <w:tabs>
          <w:tab w:val="left" w:pos="409"/>
        </w:tabs>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Apabila tagihan melebihi nilai manfaat yang dimiliki oleh Pasien atau yang tidak dijaminkan oleh Pihak Pertama, maka Pihak Kedua akan membebankan biaya-biaya tersebut langsung kepada Pasien.</w:t>
      </w:r>
    </w:p>
    <w:p w14:paraId="64741A82" w14:textId="77777777" w:rsidR="00F9224E" w:rsidRPr="004E530D" w:rsidRDefault="00F9224E" w:rsidP="00794BBC">
      <w:pPr>
        <w:tabs>
          <w:tab w:val="left" w:pos="409"/>
        </w:tabs>
        <w:spacing w:after="0" w:line="240" w:lineRule="auto"/>
        <w:ind w:left="720" w:hanging="294"/>
        <w:jc w:val="both"/>
        <w:rPr>
          <w:rFonts w:asciiTheme="minorHAnsi" w:hAnsiTheme="minorHAnsi" w:cstheme="minorHAnsi"/>
          <w:i/>
          <w:iCs/>
          <w:sz w:val="21"/>
          <w:szCs w:val="21"/>
          <w:lang w:val="sv-SE"/>
        </w:rPr>
      </w:pPr>
    </w:p>
    <w:p w14:paraId="5529CC03"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Jika terdapat kejadian dimana Pasien tidak bersedia membayar selisih biaya Pelayanan Kesehatan yang ditagihkan oleh Pihak Kedua, maka selisih biaya tersebut tetap menjadi tanggung jawab Pasien yang wajib dibayar ke Pihak Kedua tanpa melibatkan Pihak Pertama.</w:t>
      </w:r>
    </w:p>
    <w:p w14:paraId="3F846050" w14:textId="77777777" w:rsidR="00F9224E" w:rsidRPr="004E530D" w:rsidRDefault="00F9224E" w:rsidP="00794BBC">
      <w:pPr>
        <w:spacing w:after="0" w:line="240" w:lineRule="auto"/>
        <w:ind w:left="720" w:hanging="294"/>
        <w:jc w:val="both"/>
        <w:rPr>
          <w:rFonts w:asciiTheme="minorHAnsi" w:hAnsiTheme="minorHAnsi" w:cstheme="minorHAnsi"/>
          <w:i/>
          <w:iCs/>
          <w:sz w:val="21"/>
          <w:szCs w:val="21"/>
          <w:lang w:val="sv-SE"/>
        </w:rPr>
      </w:pPr>
    </w:p>
    <w:p w14:paraId="546FB301" w14:textId="77777777" w:rsidR="00F9224E" w:rsidRPr="004E530D" w:rsidRDefault="00F9224E" w:rsidP="00794BBC">
      <w:pPr>
        <w:numPr>
          <w:ilvl w:val="0"/>
          <w:numId w:val="42"/>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 xml:space="preserve">Atas poin 12 tersebut, Pihak Kedua membebaskan Pihak Pertama dari segala tanggung jawab. Bila terdapat biaya-biaya yang tidak ditanggung antara lain namun tidak terbatas pada kondisi </w:t>
      </w:r>
      <w:r w:rsidRPr="004E530D">
        <w:rPr>
          <w:rFonts w:asciiTheme="minorHAnsi" w:hAnsiTheme="minorHAnsi" w:cstheme="minorHAnsi"/>
          <w:i/>
          <w:iCs/>
          <w:sz w:val="21"/>
          <w:szCs w:val="21"/>
          <w:lang w:val="sv-SE"/>
        </w:rPr>
        <w:lastRenderedPageBreak/>
        <w:t>pengecualian atau melebihi batas manfaat sesuai dengan apa yang ada di Surat Jaminan Rawat Inap, dan Pihak Kedua lalai menagihkan kepada Pasien, maka biaya tersebut tidak dapat ditagihkan kepada Pihak Pertama dan menjadi beban dan tanggung jawab Pihak Kedua.</w:t>
      </w:r>
    </w:p>
    <w:p w14:paraId="5C331450"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2E9F30EF"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poin Pasal 4 poin 3 dan poin 4 dan menghapus poin 5 dari Syarat dan Ketentuan Perjanjian tentang Tata Cara Pembayaran sehingga selanjutnya Pasal 4 poin 3, 4 dan 5 Perjanjian yang terbaca sebagai berikut:</w:t>
      </w:r>
    </w:p>
    <w:p w14:paraId="2C24FB92"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21D3D31A" w14:textId="77777777" w:rsidR="00F9224E" w:rsidRPr="004E530D" w:rsidRDefault="00F9224E" w:rsidP="00794BBC">
      <w:pPr>
        <w:spacing w:after="0" w:line="240" w:lineRule="auto"/>
        <w:ind w:left="426"/>
        <w:jc w:val="center"/>
        <w:rPr>
          <w:rFonts w:asciiTheme="minorHAnsi" w:hAnsiTheme="minorHAnsi" w:cstheme="minorHAnsi"/>
          <w:b/>
          <w:iCs/>
          <w:sz w:val="21"/>
          <w:szCs w:val="21"/>
        </w:rPr>
      </w:pPr>
      <w:r w:rsidRPr="004E530D">
        <w:rPr>
          <w:rFonts w:asciiTheme="minorHAnsi" w:hAnsiTheme="minorHAnsi" w:cstheme="minorHAnsi"/>
          <w:b/>
          <w:iCs/>
          <w:sz w:val="21"/>
          <w:szCs w:val="21"/>
        </w:rPr>
        <w:t>PASAL 4</w:t>
      </w:r>
    </w:p>
    <w:p w14:paraId="565655B9" w14:textId="77777777" w:rsidR="00F9224E" w:rsidRPr="004E530D" w:rsidRDefault="00F9224E" w:rsidP="00794BBC">
      <w:pPr>
        <w:spacing w:after="0" w:line="240" w:lineRule="auto"/>
        <w:ind w:left="426"/>
        <w:jc w:val="center"/>
        <w:rPr>
          <w:rFonts w:asciiTheme="minorHAnsi" w:hAnsiTheme="minorHAnsi" w:cstheme="minorHAnsi"/>
          <w:b/>
          <w:i/>
          <w:sz w:val="21"/>
          <w:szCs w:val="21"/>
        </w:rPr>
      </w:pPr>
      <w:r w:rsidRPr="004E530D">
        <w:rPr>
          <w:rFonts w:asciiTheme="minorHAnsi" w:hAnsiTheme="minorHAnsi" w:cstheme="minorHAnsi"/>
          <w:b/>
          <w:iCs/>
          <w:sz w:val="21"/>
          <w:szCs w:val="21"/>
        </w:rPr>
        <w:t>TATA CARA PEMBAYARAN</w:t>
      </w:r>
    </w:p>
    <w:p w14:paraId="49238CC6" w14:textId="77777777" w:rsidR="00F9224E" w:rsidRPr="004E530D" w:rsidRDefault="00F9224E" w:rsidP="00794BBC">
      <w:pPr>
        <w:spacing w:after="0" w:line="240" w:lineRule="auto"/>
        <w:jc w:val="both"/>
        <w:rPr>
          <w:rFonts w:asciiTheme="minorHAnsi" w:hAnsiTheme="minorHAnsi" w:cstheme="minorHAnsi"/>
          <w:i/>
          <w:iCs/>
          <w:sz w:val="21"/>
          <w:szCs w:val="21"/>
          <w:lang w:val="sv-SE"/>
        </w:rPr>
      </w:pPr>
    </w:p>
    <w:p w14:paraId="73DC575A" w14:textId="77777777" w:rsidR="00F9224E" w:rsidRPr="004E530D" w:rsidRDefault="00F9224E" w:rsidP="00794BBC">
      <w:pPr>
        <w:numPr>
          <w:ilvl w:val="0"/>
          <w:numId w:val="55"/>
        </w:numPr>
        <w:spacing w:after="0" w:line="240" w:lineRule="auto"/>
        <w:ind w:left="709"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Tagihan dari Pihak Kedua dikirimkan ke alamat sesuai dengan yang tercantum dalam Lampiran I Perjanjian ini.</w:t>
      </w:r>
    </w:p>
    <w:p w14:paraId="67100636" w14:textId="77777777" w:rsidR="00F9224E" w:rsidRPr="004E530D" w:rsidRDefault="00F9224E" w:rsidP="00794BBC">
      <w:pPr>
        <w:spacing w:after="0" w:line="240" w:lineRule="auto"/>
        <w:ind w:left="720" w:hanging="360"/>
        <w:jc w:val="both"/>
        <w:rPr>
          <w:rFonts w:asciiTheme="minorHAnsi" w:hAnsiTheme="minorHAnsi" w:cstheme="minorHAnsi"/>
          <w:i/>
          <w:iCs/>
          <w:sz w:val="21"/>
          <w:szCs w:val="21"/>
          <w:lang w:val="sv-SE"/>
        </w:rPr>
      </w:pPr>
    </w:p>
    <w:p w14:paraId="6CCB42D2" w14:textId="77777777" w:rsidR="00F9224E" w:rsidRPr="004E530D" w:rsidRDefault="00F9224E" w:rsidP="00794BBC">
      <w:pPr>
        <w:numPr>
          <w:ilvl w:val="0"/>
          <w:numId w:val="55"/>
        </w:numPr>
        <w:spacing w:after="0" w:line="240" w:lineRule="auto"/>
        <w:ind w:left="709" w:hanging="283"/>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Tagihan keseluruhan biaya Pelayanan Kesehatan yang diajukan oleh Pihak Kedua terhadap Pihak Pertama harus dilampirkan</w:t>
      </w:r>
      <w:bookmarkStart w:id="30" w:name="page6"/>
      <w:bookmarkEnd w:id="30"/>
      <w:r w:rsidRPr="004E530D">
        <w:rPr>
          <w:rFonts w:asciiTheme="minorHAnsi" w:hAnsiTheme="minorHAnsi" w:cstheme="minorHAnsi"/>
          <w:i/>
          <w:iCs/>
          <w:sz w:val="21"/>
          <w:szCs w:val="21"/>
          <w:lang w:val="sv-SE"/>
        </w:rPr>
        <w:t xml:space="preserve"> dokumen pendukung sebagaimana diatur dalam Lampiran I Perjanjian ini.</w:t>
      </w:r>
    </w:p>
    <w:p w14:paraId="4CCF6022" w14:textId="77777777" w:rsidR="00F9224E" w:rsidRPr="004E530D" w:rsidRDefault="00F9224E" w:rsidP="00794BBC">
      <w:pPr>
        <w:spacing w:after="0" w:line="240" w:lineRule="auto"/>
        <w:ind w:left="720" w:hanging="360"/>
        <w:jc w:val="both"/>
        <w:rPr>
          <w:rFonts w:asciiTheme="minorHAnsi" w:hAnsiTheme="minorHAnsi" w:cstheme="minorHAnsi"/>
          <w:i/>
          <w:iCs/>
          <w:sz w:val="21"/>
          <w:szCs w:val="21"/>
          <w:lang w:val="sv-SE"/>
        </w:rPr>
      </w:pPr>
    </w:p>
    <w:p w14:paraId="4AA7DD48" w14:textId="77777777" w:rsidR="00F9224E" w:rsidRPr="004E530D" w:rsidRDefault="00F9224E" w:rsidP="00794BBC">
      <w:pPr>
        <w:numPr>
          <w:ilvl w:val="0"/>
          <w:numId w:val="44"/>
        </w:numPr>
        <w:spacing w:after="0" w:line="240" w:lineRule="auto"/>
        <w:ind w:left="720" w:hanging="294"/>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[dihapus].</w:t>
      </w:r>
    </w:p>
    <w:p w14:paraId="24E0E056"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620AFA2A"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menambahkan poin 5 Pasal 5 dari Syarat dan Ketentuan Perjanjian tentang Jangka Waktu dan Pengakhiran Perjanjian sehingga selanjutnya poin 5 Pasal 5 Syarat dan Ketentuan Perjanjian yang terbaca sebagai berikut:</w:t>
      </w:r>
    </w:p>
    <w:p w14:paraId="5A2BFC91"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64852250" w14:textId="77777777" w:rsidR="00F9224E" w:rsidRPr="004E530D" w:rsidRDefault="00F9224E" w:rsidP="00794BBC">
      <w:pPr>
        <w:pStyle w:val="ListParagraph"/>
        <w:spacing w:after="0" w:line="240" w:lineRule="auto"/>
        <w:ind w:left="360"/>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PASAL 5</w:t>
      </w:r>
    </w:p>
    <w:p w14:paraId="62823685" w14:textId="77777777" w:rsidR="00F9224E" w:rsidRPr="004E530D" w:rsidRDefault="00F9224E" w:rsidP="00794BBC">
      <w:pPr>
        <w:pStyle w:val="ListParagraph"/>
        <w:spacing w:after="0" w:line="240" w:lineRule="auto"/>
        <w:ind w:left="360"/>
        <w:contextualSpacing w:val="0"/>
        <w:jc w:val="center"/>
        <w:rPr>
          <w:rFonts w:asciiTheme="minorHAnsi" w:hAnsiTheme="minorHAnsi" w:cstheme="minorHAnsi"/>
          <w:sz w:val="21"/>
          <w:szCs w:val="21"/>
          <w:lang w:val="sv-SE"/>
        </w:rPr>
      </w:pPr>
      <w:r w:rsidRPr="004E530D">
        <w:rPr>
          <w:rFonts w:asciiTheme="minorHAnsi" w:hAnsiTheme="minorHAnsi" w:cstheme="minorHAnsi"/>
          <w:b/>
          <w:bCs/>
          <w:sz w:val="21"/>
          <w:szCs w:val="21"/>
          <w:lang w:val="sv-SE"/>
        </w:rPr>
        <w:t>JANGKA WAKTU DAN PENGAKHIRAN PERJANJIAN</w:t>
      </w:r>
    </w:p>
    <w:p w14:paraId="387275E4"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1A21830C" w14:textId="331B9C21" w:rsidR="00F9224E" w:rsidRPr="004E530D" w:rsidRDefault="00F9224E" w:rsidP="00794BBC">
      <w:pPr>
        <w:pStyle w:val="ListParagraph"/>
        <w:numPr>
          <w:ilvl w:val="0"/>
          <w:numId w:val="51"/>
        </w:numPr>
        <w:spacing w:after="0" w:line="240" w:lineRule="auto"/>
        <w:ind w:left="720" w:hanging="294"/>
        <w:contextualSpacing w:val="0"/>
        <w:jc w:val="both"/>
        <w:rPr>
          <w:rFonts w:asciiTheme="minorHAnsi" w:hAnsiTheme="minorHAnsi" w:cstheme="minorHAnsi"/>
          <w:i/>
          <w:iCs/>
          <w:sz w:val="21"/>
          <w:szCs w:val="21"/>
          <w:lang w:val="sv-SE"/>
        </w:rPr>
      </w:pPr>
      <w:r w:rsidRPr="004E530D">
        <w:rPr>
          <w:rFonts w:asciiTheme="minorHAnsi" w:hAnsiTheme="minorHAnsi" w:cstheme="minorHAnsi"/>
          <w:i/>
          <w:iCs/>
          <w:sz w:val="21"/>
          <w:szCs w:val="21"/>
          <w:lang w:val="sv-SE"/>
        </w:rPr>
        <w:t>Dalam hal</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Perjanjian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ini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berakhir</w:t>
      </w:r>
      <w:r w:rsidRPr="004E530D">
        <w:rPr>
          <w:rFonts w:asciiTheme="minorHAnsi" w:hAnsiTheme="minorHAnsi" w:cstheme="minorHAnsi"/>
          <w:i/>
          <w:iCs/>
          <w:spacing w:val="46"/>
          <w:sz w:val="21"/>
          <w:szCs w:val="21"/>
          <w:lang w:val="sv-SE"/>
        </w:rPr>
        <w:t xml:space="preserve"> </w:t>
      </w:r>
      <w:r w:rsidRPr="004E530D">
        <w:rPr>
          <w:rFonts w:asciiTheme="minorHAnsi" w:hAnsiTheme="minorHAnsi" w:cstheme="minorHAnsi"/>
          <w:i/>
          <w:iCs/>
          <w:sz w:val="21"/>
          <w:szCs w:val="21"/>
          <w:lang w:val="sv-SE"/>
        </w:rPr>
        <w:t>atau</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diakhiri, Pasien yang sedang menjalani Rawat</w:t>
      </w:r>
      <w:r w:rsidRPr="004E530D">
        <w:rPr>
          <w:rFonts w:asciiTheme="minorHAnsi" w:hAnsiTheme="minorHAnsi" w:cstheme="minorHAnsi"/>
          <w:i/>
          <w:iCs/>
          <w:spacing w:val="-43"/>
          <w:sz w:val="21"/>
          <w:szCs w:val="21"/>
          <w:lang w:val="sv-SE"/>
        </w:rPr>
        <w:t xml:space="preserve"> </w:t>
      </w:r>
      <w:ins w:id="31" w:author="MOD" w:date="2024-03-13T07:45:00Z">
        <w:r w:rsidR="00DC3371" w:rsidRPr="004E530D">
          <w:rPr>
            <w:rFonts w:asciiTheme="minorHAnsi" w:hAnsiTheme="minorHAnsi" w:cstheme="minorHAnsi"/>
            <w:i/>
            <w:iCs/>
            <w:spacing w:val="-43"/>
            <w:sz w:val="21"/>
            <w:szCs w:val="21"/>
            <w:lang w:val="sv-SE"/>
          </w:rPr>
          <w:t xml:space="preserve"> </w:t>
        </w:r>
      </w:ins>
      <w:r w:rsidRPr="004E530D">
        <w:rPr>
          <w:rFonts w:asciiTheme="minorHAnsi" w:hAnsiTheme="minorHAnsi" w:cstheme="minorHAnsi"/>
          <w:i/>
          <w:iCs/>
          <w:sz w:val="21"/>
          <w:szCs w:val="21"/>
          <w:lang w:val="sv-SE"/>
        </w:rPr>
        <w:t>Inap</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akan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tetap</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dilayani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sesuai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syarat</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dan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ketentuan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Perjanjian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ini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sampai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Pasien</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tersebut</w:t>
      </w:r>
      <w:r w:rsidRPr="004E530D">
        <w:rPr>
          <w:rFonts w:asciiTheme="minorHAnsi" w:hAnsiTheme="minorHAnsi" w:cstheme="minorHAnsi"/>
          <w:i/>
          <w:iCs/>
          <w:spacing w:val="-2"/>
          <w:sz w:val="21"/>
          <w:szCs w:val="21"/>
          <w:lang w:val="sv-SE"/>
        </w:rPr>
        <w:t xml:space="preserve"> </w:t>
      </w:r>
      <w:r w:rsidRPr="004E530D">
        <w:rPr>
          <w:rFonts w:asciiTheme="minorHAnsi" w:hAnsiTheme="minorHAnsi" w:cstheme="minorHAnsi"/>
          <w:i/>
          <w:iCs/>
          <w:sz w:val="21"/>
          <w:szCs w:val="21"/>
          <w:lang w:val="sv-SE"/>
        </w:rPr>
        <w:t>selesai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menjalani</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Rawat</w:t>
      </w:r>
      <w:r w:rsidRPr="004E530D">
        <w:rPr>
          <w:rFonts w:asciiTheme="minorHAnsi" w:hAnsiTheme="minorHAnsi" w:cstheme="minorHAnsi"/>
          <w:i/>
          <w:iCs/>
          <w:spacing w:val="-1"/>
          <w:sz w:val="21"/>
          <w:szCs w:val="21"/>
          <w:lang w:val="sv-SE"/>
        </w:rPr>
        <w:t xml:space="preserve"> </w:t>
      </w:r>
      <w:r w:rsidRPr="004E530D">
        <w:rPr>
          <w:rFonts w:asciiTheme="minorHAnsi" w:hAnsiTheme="minorHAnsi" w:cstheme="minorHAnsi"/>
          <w:i/>
          <w:iCs/>
          <w:sz w:val="21"/>
          <w:szCs w:val="21"/>
          <w:lang w:val="sv-SE"/>
        </w:rPr>
        <w:t>Inap.</w:t>
      </w:r>
    </w:p>
    <w:p w14:paraId="12AD2753"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17CA44F7"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Pasal 9 Poin 1 dari Syarat dan Ketentuan Perjanjian tentang Cedera Janji sehingga selanjutnya Pasal 9 poin 1 Syarat dan Ketentuan Perjanjian yang terbaca sebagai berikut:</w:t>
      </w:r>
    </w:p>
    <w:p w14:paraId="45C478D8" w14:textId="77777777" w:rsidR="00F9224E" w:rsidRPr="004E530D" w:rsidRDefault="00F9224E" w:rsidP="00794BBC">
      <w:pPr>
        <w:spacing w:after="0" w:line="240" w:lineRule="auto"/>
        <w:jc w:val="both"/>
        <w:rPr>
          <w:rFonts w:asciiTheme="minorHAnsi" w:hAnsiTheme="minorHAnsi" w:cstheme="minorHAnsi"/>
          <w:sz w:val="21"/>
          <w:szCs w:val="21"/>
          <w:lang w:val="sv-SE"/>
        </w:rPr>
      </w:pPr>
    </w:p>
    <w:p w14:paraId="1D5CCA64"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PASAL 9</w:t>
      </w:r>
    </w:p>
    <w:p w14:paraId="0BCD2297"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sz w:val="21"/>
          <w:szCs w:val="21"/>
          <w:lang w:val="sv-SE"/>
        </w:rPr>
      </w:pPr>
      <w:r w:rsidRPr="004E530D">
        <w:rPr>
          <w:rFonts w:asciiTheme="minorHAnsi" w:hAnsiTheme="minorHAnsi" w:cstheme="minorHAnsi"/>
          <w:b/>
          <w:bCs/>
          <w:sz w:val="21"/>
          <w:szCs w:val="21"/>
          <w:lang w:val="sv-SE"/>
        </w:rPr>
        <w:t>CEDERA JANJI</w:t>
      </w:r>
    </w:p>
    <w:p w14:paraId="57B4C08A" w14:textId="77777777" w:rsidR="00F9224E" w:rsidRPr="004E530D" w:rsidRDefault="00F9224E" w:rsidP="00794BBC">
      <w:pPr>
        <w:pStyle w:val="ListParagraph"/>
        <w:spacing w:after="0" w:line="240" w:lineRule="auto"/>
        <w:contextualSpacing w:val="0"/>
        <w:jc w:val="both"/>
        <w:rPr>
          <w:rFonts w:asciiTheme="minorHAnsi" w:hAnsiTheme="minorHAnsi" w:cstheme="minorHAnsi"/>
          <w:sz w:val="21"/>
          <w:szCs w:val="21"/>
          <w:lang w:val="sv-SE"/>
        </w:rPr>
      </w:pPr>
    </w:p>
    <w:p w14:paraId="4C4B4520" w14:textId="77777777" w:rsidR="00F9224E" w:rsidRPr="004E530D" w:rsidRDefault="00F9224E" w:rsidP="00794BBC">
      <w:pPr>
        <w:numPr>
          <w:ilvl w:val="0"/>
          <w:numId w:val="49"/>
        </w:numPr>
        <w:spacing w:after="0" w:line="240" w:lineRule="auto"/>
        <w:ind w:left="720" w:hanging="294"/>
        <w:jc w:val="both"/>
        <w:rPr>
          <w:rFonts w:asciiTheme="minorHAnsi" w:hAnsiTheme="minorHAnsi" w:cstheme="minorHAnsi"/>
          <w:i/>
          <w:iCs/>
          <w:sz w:val="21"/>
          <w:szCs w:val="21"/>
          <w:lang w:val="sv-SE" w:eastAsia="en-ID"/>
        </w:rPr>
      </w:pPr>
      <w:r w:rsidRPr="004E530D">
        <w:rPr>
          <w:rFonts w:asciiTheme="minorHAnsi" w:hAnsiTheme="minorHAnsi" w:cstheme="minorHAnsi"/>
          <w:i/>
          <w:iCs/>
          <w:sz w:val="21"/>
          <w:szCs w:val="21"/>
          <w:lang w:val="sv-SE" w:eastAsia="en-ID"/>
        </w:rPr>
        <w:t>Atas setiap kelalaian atau pelanggaran yang dilakukan, masing-masing Pihak dapat menyampaikan surat peringatan pertama hingga surat peringatan ketiga (terakhir) kepada Pihak yang melakukan cedera janji, dalam hal mana masing-masing surat peringatan berjarak 1 (satu) minggu. Dalam hal Pihak yang melakukan cedera janji gagal memperbaiki pelanggaran dalam jangka waktu 1 (satu) minggu sejak diterimanya surat peringatan ketiga (terakhir), maka Pihak yang mengirimkan surat peringatan dapat mengakhiri Perjanjian ini.</w:t>
      </w:r>
    </w:p>
    <w:p w14:paraId="7EA7B20A" w14:textId="77777777" w:rsidR="00F9224E" w:rsidRPr="004E530D" w:rsidRDefault="00F9224E" w:rsidP="00794BBC">
      <w:pPr>
        <w:pStyle w:val="ListParagraph"/>
        <w:spacing w:after="0" w:line="240" w:lineRule="auto"/>
        <w:contextualSpacing w:val="0"/>
        <w:jc w:val="both"/>
        <w:rPr>
          <w:rFonts w:asciiTheme="minorHAnsi" w:hAnsiTheme="minorHAnsi" w:cstheme="minorHAnsi"/>
          <w:sz w:val="21"/>
          <w:szCs w:val="21"/>
          <w:lang w:val="sv-SE"/>
        </w:rPr>
      </w:pPr>
    </w:p>
    <w:p w14:paraId="02662C89"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menghapus poin 10 dari Pasal 11 Syarat dan Ketentuan Perjanjian tentang Hak dan Kewajiban Pihak Kedua sehingga poin 10 Syarat dan Ketentuan Perjanjian terbaca sebagai berikut:</w:t>
      </w:r>
    </w:p>
    <w:p w14:paraId="24C743D6" w14:textId="77777777" w:rsidR="00F9224E" w:rsidRPr="004E530D" w:rsidRDefault="00F9224E" w:rsidP="00794BBC">
      <w:pPr>
        <w:pStyle w:val="ListParagraph"/>
        <w:tabs>
          <w:tab w:val="left" w:pos="360"/>
        </w:tabs>
        <w:spacing w:after="0" w:line="240" w:lineRule="auto"/>
        <w:ind w:left="360"/>
        <w:contextualSpacing w:val="0"/>
        <w:jc w:val="both"/>
        <w:rPr>
          <w:rFonts w:asciiTheme="minorHAnsi" w:hAnsiTheme="minorHAnsi" w:cstheme="minorHAnsi"/>
          <w:sz w:val="21"/>
          <w:szCs w:val="21"/>
          <w:lang w:val="sv-SE"/>
        </w:rPr>
      </w:pPr>
    </w:p>
    <w:p w14:paraId="639A1251"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sv-SE"/>
        </w:rPr>
      </w:pPr>
    </w:p>
    <w:p w14:paraId="0EEBD47A"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sv-SE"/>
        </w:rPr>
      </w:pPr>
    </w:p>
    <w:p w14:paraId="0BC3D926"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sv-SE"/>
        </w:rPr>
      </w:pPr>
    </w:p>
    <w:p w14:paraId="0B8227D6" w14:textId="0842F529"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en-ID"/>
        </w:rPr>
      </w:pPr>
      <w:r w:rsidRPr="004E530D">
        <w:rPr>
          <w:rFonts w:asciiTheme="minorHAnsi" w:hAnsiTheme="minorHAnsi" w:cstheme="minorHAnsi"/>
          <w:b/>
          <w:bCs/>
          <w:sz w:val="21"/>
          <w:szCs w:val="21"/>
          <w:lang w:val="en-ID"/>
        </w:rPr>
        <w:t>PASAL 11</w:t>
      </w:r>
    </w:p>
    <w:p w14:paraId="1B3F04FA"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sz w:val="21"/>
          <w:szCs w:val="21"/>
          <w:lang w:val="en-ID"/>
        </w:rPr>
      </w:pPr>
      <w:r w:rsidRPr="004E530D">
        <w:rPr>
          <w:rFonts w:asciiTheme="minorHAnsi" w:hAnsiTheme="minorHAnsi" w:cstheme="minorHAnsi"/>
          <w:b/>
          <w:bCs/>
          <w:sz w:val="21"/>
          <w:szCs w:val="21"/>
          <w:lang w:val="en-ID"/>
        </w:rPr>
        <w:t>HAK DAN KEWAJIBAN PIHAK KEDUA</w:t>
      </w:r>
    </w:p>
    <w:p w14:paraId="5BAEA231" w14:textId="77777777" w:rsidR="00F9224E" w:rsidRPr="004E530D" w:rsidRDefault="00F9224E" w:rsidP="00794BBC">
      <w:pPr>
        <w:pStyle w:val="ListParagraph"/>
        <w:spacing w:after="0" w:line="240" w:lineRule="auto"/>
        <w:ind w:hanging="360"/>
        <w:contextualSpacing w:val="0"/>
        <w:jc w:val="both"/>
        <w:rPr>
          <w:rFonts w:asciiTheme="minorHAnsi" w:hAnsiTheme="minorHAnsi" w:cstheme="minorHAnsi"/>
          <w:i/>
          <w:iCs/>
          <w:sz w:val="21"/>
          <w:szCs w:val="21"/>
          <w:lang w:val="en-ID"/>
        </w:rPr>
      </w:pPr>
    </w:p>
    <w:p w14:paraId="5591148E" w14:textId="77777777" w:rsidR="00F9224E" w:rsidRPr="004E530D" w:rsidRDefault="00F9224E" w:rsidP="00794BBC">
      <w:pPr>
        <w:pStyle w:val="ListParagraph"/>
        <w:spacing w:after="0" w:line="240" w:lineRule="auto"/>
        <w:ind w:hanging="294"/>
        <w:contextualSpacing w:val="0"/>
        <w:jc w:val="both"/>
        <w:rPr>
          <w:rFonts w:asciiTheme="minorHAnsi" w:hAnsiTheme="minorHAnsi" w:cstheme="minorHAnsi"/>
          <w:i/>
          <w:iCs/>
          <w:sz w:val="21"/>
          <w:szCs w:val="21"/>
          <w:lang w:val="en-ID"/>
        </w:rPr>
      </w:pPr>
      <w:r w:rsidRPr="004E530D">
        <w:rPr>
          <w:rFonts w:asciiTheme="minorHAnsi" w:hAnsiTheme="minorHAnsi" w:cstheme="minorHAnsi"/>
          <w:i/>
          <w:iCs/>
          <w:sz w:val="21"/>
          <w:szCs w:val="21"/>
          <w:lang w:val="en-ID"/>
        </w:rPr>
        <w:t>10. [</w:t>
      </w:r>
      <w:proofErr w:type="spellStart"/>
      <w:r w:rsidRPr="004E530D">
        <w:rPr>
          <w:rFonts w:asciiTheme="minorHAnsi" w:hAnsiTheme="minorHAnsi" w:cstheme="minorHAnsi"/>
          <w:i/>
          <w:iCs/>
          <w:sz w:val="21"/>
          <w:szCs w:val="21"/>
          <w:lang w:val="en-ID"/>
        </w:rPr>
        <w:t>dihapus</w:t>
      </w:r>
      <w:proofErr w:type="spellEnd"/>
      <w:r w:rsidRPr="004E530D">
        <w:rPr>
          <w:rFonts w:asciiTheme="minorHAnsi" w:hAnsiTheme="minorHAnsi" w:cstheme="minorHAnsi"/>
          <w:i/>
          <w:iCs/>
          <w:sz w:val="21"/>
          <w:szCs w:val="21"/>
          <w:lang w:val="en-ID"/>
        </w:rPr>
        <w:t>].</w:t>
      </w:r>
    </w:p>
    <w:p w14:paraId="39CE74DC" w14:textId="77777777" w:rsidR="00F9224E" w:rsidRPr="004E530D" w:rsidRDefault="00F9224E" w:rsidP="00794BBC">
      <w:pPr>
        <w:pStyle w:val="ListParagraph"/>
        <w:spacing w:after="0" w:line="240" w:lineRule="auto"/>
        <w:ind w:hanging="270"/>
        <w:contextualSpacing w:val="0"/>
        <w:jc w:val="both"/>
        <w:rPr>
          <w:rFonts w:asciiTheme="minorHAnsi" w:hAnsiTheme="minorHAnsi" w:cstheme="minorHAnsi"/>
          <w:sz w:val="21"/>
          <w:szCs w:val="21"/>
          <w:lang w:val="en-ID"/>
        </w:rPr>
      </w:pPr>
    </w:p>
    <w:p w14:paraId="7F127053"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keseluruhan Pasal 19 Syarat dan Ketentuan Perjanjian tentang Kepatuhan Terhadap Hukum Anti Korupsi dan Hukum Anti Penyuapan, sehingga untuk selanjutnya Pasal 19 Syarat dan Ketentuan Perjanjian yang terbaca sebagai berikut:</w:t>
      </w:r>
    </w:p>
    <w:p w14:paraId="016C1CD6" w14:textId="77777777" w:rsidR="00F9224E" w:rsidRPr="004E530D" w:rsidRDefault="00F9224E" w:rsidP="00794BBC">
      <w:pPr>
        <w:pStyle w:val="ListParagraph"/>
        <w:spacing w:after="0" w:line="240" w:lineRule="auto"/>
        <w:ind w:left="450"/>
        <w:contextualSpacing w:val="0"/>
        <w:jc w:val="both"/>
        <w:rPr>
          <w:rFonts w:asciiTheme="minorHAnsi" w:hAnsiTheme="minorHAnsi" w:cstheme="minorHAnsi"/>
          <w:sz w:val="21"/>
          <w:szCs w:val="21"/>
          <w:lang w:val="sv-SE"/>
        </w:rPr>
      </w:pPr>
    </w:p>
    <w:p w14:paraId="2B9AFACF" w14:textId="77777777" w:rsidR="00F9224E" w:rsidRPr="004E530D" w:rsidRDefault="00F9224E" w:rsidP="00794BBC">
      <w:pPr>
        <w:pStyle w:val="ListParagraph"/>
        <w:spacing w:after="0" w:line="240" w:lineRule="auto"/>
        <w:ind w:left="450"/>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PASAL 19</w:t>
      </w:r>
    </w:p>
    <w:p w14:paraId="7394B276" w14:textId="77777777" w:rsidR="00F9224E" w:rsidRPr="004E530D" w:rsidRDefault="00F9224E" w:rsidP="00794BBC">
      <w:pPr>
        <w:pStyle w:val="ListParagraph"/>
        <w:spacing w:after="0" w:line="240" w:lineRule="auto"/>
        <w:ind w:left="450"/>
        <w:contextualSpacing w:val="0"/>
        <w:jc w:val="center"/>
        <w:rPr>
          <w:rFonts w:asciiTheme="minorHAnsi" w:hAnsiTheme="minorHAnsi" w:cstheme="minorHAnsi"/>
          <w:b/>
          <w:bCs/>
          <w:i/>
          <w:iCs/>
          <w:sz w:val="21"/>
          <w:szCs w:val="21"/>
          <w:lang w:val="sv-SE"/>
        </w:rPr>
      </w:pPr>
      <w:r w:rsidRPr="004E530D">
        <w:rPr>
          <w:rFonts w:asciiTheme="minorHAnsi" w:hAnsiTheme="minorHAnsi" w:cstheme="minorHAnsi"/>
          <w:b/>
          <w:bCs/>
          <w:sz w:val="21"/>
          <w:szCs w:val="21"/>
          <w:lang w:val="sv-SE"/>
        </w:rPr>
        <w:t>KEPATUHAN TERHADAP HUKUM ANTI KORUPSI DAN ANTI PENYUAPAN, ANTI PENCUCIAN UANG DAN PENCEGAHAN PENDANAAN TERORISME</w:t>
      </w:r>
    </w:p>
    <w:p w14:paraId="2A8F475A" w14:textId="77777777" w:rsidR="00F9224E" w:rsidRPr="004E530D" w:rsidRDefault="00F9224E" w:rsidP="00794BBC">
      <w:pPr>
        <w:pStyle w:val="ListParagraph"/>
        <w:spacing w:after="0" w:line="240" w:lineRule="auto"/>
        <w:ind w:left="450"/>
        <w:contextualSpacing w:val="0"/>
        <w:jc w:val="center"/>
        <w:rPr>
          <w:rFonts w:asciiTheme="minorHAnsi" w:hAnsiTheme="minorHAnsi" w:cstheme="minorHAnsi"/>
          <w:b/>
          <w:bCs/>
          <w:i/>
          <w:iCs/>
          <w:sz w:val="21"/>
          <w:szCs w:val="21"/>
          <w:lang w:val="sv-SE"/>
        </w:rPr>
      </w:pPr>
    </w:p>
    <w:p w14:paraId="55B107E8" w14:textId="77777777" w:rsidR="00F9224E" w:rsidRPr="004E530D" w:rsidRDefault="00F9224E" w:rsidP="00794BBC">
      <w:pPr>
        <w:pStyle w:val="ListParagraph"/>
        <w:numPr>
          <w:ilvl w:val="0"/>
          <w:numId w:val="41"/>
        </w:numPr>
        <w:spacing w:after="0" w:line="240" w:lineRule="auto"/>
        <w:ind w:left="720" w:hanging="294"/>
        <w:contextualSpacing w:val="0"/>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Dalam melaksanakan kewajibannya berdasarkan Perjanjian ini, Pihak Kedua akan mematuhi seluruh undang-undang anti penyuapan dan anti korupsi yang berlaku (dan seluruh peraturan dan kebijakan yang terkait). Secara khusus, Pihak Kedua dengan ini mengakui dan setuju untuk:</w:t>
      </w:r>
    </w:p>
    <w:p w14:paraId="038942AD" w14:textId="77777777" w:rsidR="00F9224E" w:rsidRPr="004E530D" w:rsidRDefault="00F9224E" w:rsidP="00794BBC">
      <w:pPr>
        <w:pStyle w:val="ListParagraph"/>
        <w:spacing w:after="0" w:line="240" w:lineRule="auto"/>
        <w:ind w:left="810"/>
        <w:contextualSpacing w:val="0"/>
        <w:jc w:val="both"/>
        <w:rPr>
          <w:rFonts w:asciiTheme="minorHAnsi" w:hAnsiTheme="minorHAnsi" w:cstheme="minorHAnsi"/>
          <w:i/>
          <w:sz w:val="21"/>
          <w:szCs w:val="21"/>
          <w:lang w:val="sv-SE"/>
        </w:rPr>
      </w:pPr>
    </w:p>
    <w:p w14:paraId="43CF8FD5" w14:textId="77777777" w:rsidR="00F9224E" w:rsidRPr="004E530D" w:rsidRDefault="00F9224E" w:rsidP="00794BBC">
      <w:pPr>
        <w:numPr>
          <w:ilvl w:val="1"/>
          <w:numId w:val="41"/>
        </w:numPr>
        <w:overflowPunct w:val="0"/>
        <w:autoSpaceDE w:val="0"/>
        <w:autoSpaceDN w:val="0"/>
        <w:adjustRightInd w:val="0"/>
        <w:spacing w:after="0" w:line="240" w:lineRule="auto"/>
        <w:ind w:left="993" w:hanging="284"/>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 xml:space="preserve">Mematuhi ketentuan US Foreign Corrupt Practices Act dan UK Bribery Act </w:t>
      </w:r>
      <w:r w:rsidRPr="004E530D">
        <w:rPr>
          <w:rFonts w:asciiTheme="minorHAnsi" w:hAnsiTheme="minorHAnsi" w:cstheme="minorHAnsi"/>
          <w:i/>
          <w:iCs/>
          <w:sz w:val="21"/>
          <w:szCs w:val="21"/>
          <w:lang w:val="sv-SE"/>
        </w:rPr>
        <w:t>dan Hongkong Prevention of Bribery Ordinance</w:t>
      </w:r>
      <w:r w:rsidRPr="004E530D">
        <w:rPr>
          <w:rFonts w:asciiTheme="minorHAnsi" w:hAnsiTheme="minorHAnsi" w:cstheme="minorHAnsi"/>
          <w:i/>
          <w:sz w:val="21"/>
          <w:szCs w:val="21"/>
          <w:lang w:val="sv-SE"/>
        </w:rPr>
        <w:t xml:space="preserve"> bersama-sama dengan peraturan dan kebijakan terkait lainnya dan tidak akan bertindak sedemikian rupa yang dapat dianggap sebagai pelanggaran atas undang-undang tersebut dan persyaratannya, termasuk namun tidak terbatas pada menawarkan suap atau melakukan pembayaran fasilitasi kepada Pejabat Publik atau kepada pihak lainnya;</w:t>
      </w:r>
    </w:p>
    <w:p w14:paraId="0CCDC5EF" w14:textId="77777777" w:rsidR="00F9224E" w:rsidRPr="004E530D" w:rsidRDefault="00F9224E" w:rsidP="00794BBC">
      <w:pPr>
        <w:spacing w:after="0" w:line="240" w:lineRule="auto"/>
        <w:ind w:left="993" w:hanging="284"/>
        <w:jc w:val="both"/>
        <w:rPr>
          <w:rFonts w:asciiTheme="minorHAnsi" w:hAnsiTheme="minorHAnsi" w:cstheme="minorHAnsi"/>
          <w:i/>
          <w:sz w:val="21"/>
          <w:szCs w:val="21"/>
          <w:lang w:val="sv-SE"/>
        </w:rPr>
      </w:pPr>
    </w:p>
    <w:p w14:paraId="4D2F1659" w14:textId="77777777" w:rsidR="00F9224E" w:rsidRPr="004E530D" w:rsidRDefault="00F9224E" w:rsidP="00794BBC">
      <w:pPr>
        <w:numPr>
          <w:ilvl w:val="1"/>
          <w:numId w:val="41"/>
        </w:numPr>
        <w:overflowPunct w:val="0"/>
        <w:autoSpaceDE w:val="0"/>
        <w:autoSpaceDN w:val="0"/>
        <w:adjustRightInd w:val="0"/>
        <w:spacing w:after="0" w:line="240" w:lineRule="auto"/>
        <w:ind w:left="993" w:hanging="284"/>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Memastikan bahwa kegiatan Pihak Kedua yang berhubungan atau terkait dengan kewajiban berdasarkan Perjanjian ini tidak akan menyebabkan Pihak Pertama dianggap melakukan pelanggaran undang-undang anti penyuapan dan anti korupsi (dan seluruh peraturan dan kebijakan yang terkait);</w:t>
      </w:r>
    </w:p>
    <w:p w14:paraId="22793AD6" w14:textId="77777777" w:rsidR="00F9224E" w:rsidRPr="004E530D" w:rsidRDefault="00F9224E" w:rsidP="00794BBC">
      <w:pPr>
        <w:spacing w:after="0" w:line="240" w:lineRule="auto"/>
        <w:ind w:left="993" w:hanging="284"/>
        <w:jc w:val="both"/>
        <w:rPr>
          <w:rFonts w:asciiTheme="minorHAnsi" w:hAnsiTheme="minorHAnsi" w:cstheme="minorHAnsi"/>
          <w:i/>
          <w:sz w:val="21"/>
          <w:szCs w:val="21"/>
          <w:lang w:val="sv-SE"/>
        </w:rPr>
      </w:pPr>
    </w:p>
    <w:p w14:paraId="1FD2E9CD" w14:textId="77777777" w:rsidR="00F9224E" w:rsidRPr="004E530D" w:rsidRDefault="00F9224E" w:rsidP="00794BBC">
      <w:pPr>
        <w:numPr>
          <w:ilvl w:val="1"/>
          <w:numId w:val="41"/>
        </w:numPr>
        <w:overflowPunct w:val="0"/>
        <w:autoSpaceDE w:val="0"/>
        <w:autoSpaceDN w:val="0"/>
        <w:adjustRightInd w:val="0"/>
        <w:spacing w:after="0" w:line="240" w:lineRule="auto"/>
        <w:ind w:left="993" w:hanging="284"/>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Memastikan bahwa Pihak Kedua telah memiliki prosedur internal yang memadai dalam organisasinya untuk mencegah penyuapan yang dilakukan oleh karyawan Pihak Kedua atau orang lain yang berada dalam pengawasan Pihak Kedua; dan</w:t>
      </w:r>
    </w:p>
    <w:p w14:paraId="796030F1" w14:textId="77777777" w:rsidR="00F9224E" w:rsidRPr="004E530D" w:rsidRDefault="00F9224E" w:rsidP="00794BBC">
      <w:pPr>
        <w:spacing w:after="0" w:line="240" w:lineRule="auto"/>
        <w:ind w:left="993" w:hanging="284"/>
        <w:jc w:val="both"/>
        <w:rPr>
          <w:rFonts w:asciiTheme="minorHAnsi" w:hAnsiTheme="minorHAnsi" w:cstheme="minorHAnsi"/>
          <w:i/>
          <w:sz w:val="21"/>
          <w:szCs w:val="21"/>
          <w:lang w:val="sv-SE"/>
        </w:rPr>
      </w:pPr>
    </w:p>
    <w:p w14:paraId="7A4274B9" w14:textId="77777777" w:rsidR="00F9224E" w:rsidRPr="004E530D" w:rsidRDefault="00F9224E" w:rsidP="00794BBC">
      <w:pPr>
        <w:numPr>
          <w:ilvl w:val="1"/>
          <w:numId w:val="41"/>
        </w:numPr>
        <w:overflowPunct w:val="0"/>
        <w:autoSpaceDE w:val="0"/>
        <w:autoSpaceDN w:val="0"/>
        <w:adjustRightInd w:val="0"/>
        <w:spacing w:after="0" w:line="240" w:lineRule="auto"/>
        <w:ind w:left="993" w:hanging="284"/>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Apabila Pihak Kedua, dalam hubungannya atau terkait dengan kewajibannya berdasarkan Perjanjian ini, diminta untuk melakukan suatu kegiatan yang melanggar ketentuan undang-undang anti penyuapan dan anti korupsi, atau menyadari adanya suatu tindakan yang dilakukan oleh karyawannya atau orang lain yang berada dalam pengawasannya yang berhubungan dengan Perjanjian ini, Pihak Kedua setuju untuk segera memberitahukan hal tersebut secara detail kepada Pihak Pertama.</w:t>
      </w:r>
    </w:p>
    <w:p w14:paraId="6284E20E" w14:textId="77777777" w:rsidR="00F9224E" w:rsidRPr="004E530D" w:rsidRDefault="00F9224E" w:rsidP="00794BBC">
      <w:pPr>
        <w:spacing w:after="0" w:line="240" w:lineRule="auto"/>
        <w:ind w:left="993" w:hanging="284"/>
        <w:jc w:val="both"/>
        <w:rPr>
          <w:rFonts w:asciiTheme="minorHAnsi" w:hAnsiTheme="minorHAnsi" w:cstheme="minorHAnsi"/>
          <w:i/>
          <w:sz w:val="21"/>
          <w:szCs w:val="21"/>
          <w:lang w:val="sv-SE"/>
        </w:rPr>
      </w:pPr>
    </w:p>
    <w:p w14:paraId="1EE10EE0" w14:textId="77777777" w:rsidR="00F9224E" w:rsidRPr="004E530D" w:rsidRDefault="00F9224E" w:rsidP="00794BBC">
      <w:pPr>
        <w:numPr>
          <w:ilvl w:val="1"/>
          <w:numId w:val="41"/>
        </w:numPr>
        <w:overflowPunct w:val="0"/>
        <w:autoSpaceDE w:val="0"/>
        <w:autoSpaceDN w:val="0"/>
        <w:adjustRightInd w:val="0"/>
        <w:spacing w:after="0" w:line="240" w:lineRule="auto"/>
        <w:ind w:left="993" w:hanging="284"/>
        <w:jc w:val="both"/>
        <w:rPr>
          <w:rFonts w:asciiTheme="minorHAnsi" w:hAnsiTheme="minorHAnsi" w:cstheme="minorHAnsi"/>
          <w:i/>
          <w:sz w:val="21"/>
          <w:szCs w:val="21"/>
          <w:lang w:val="sv-SE"/>
        </w:rPr>
      </w:pPr>
      <w:r w:rsidRPr="004E530D">
        <w:rPr>
          <w:rFonts w:asciiTheme="minorHAnsi" w:hAnsiTheme="minorHAnsi" w:cstheme="minorHAnsi"/>
          <w:i/>
          <w:sz w:val="21"/>
          <w:szCs w:val="21"/>
          <w:lang w:val="sv-SE"/>
        </w:rPr>
        <w:t>Pihak Pertama berhak untuk mengakhiri Perjanjian ini dengan tanpa pemberitahuan, tanpa adanya kewajiban dalam bentuk apa pun atas setiap pelanggaran atas ketentuan ini.</w:t>
      </w:r>
    </w:p>
    <w:p w14:paraId="3B046E68" w14:textId="77777777" w:rsidR="00F9224E" w:rsidRPr="004E530D" w:rsidRDefault="00F9224E" w:rsidP="00794BBC">
      <w:pPr>
        <w:pStyle w:val="ListParagraph"/>
        <w:spacing w:after="0" w:line="240" w:lineRule="auto"/>
        <w:contextualSpacing w:val="0"/>
        <w:rPr>
          <w:rFonts w:asciiTheme="minorHAnsi" w:hAnsiTheme="minorHAnsi" w:cstheme="minorHAnsi"/>
          <w:i/>
          <w:sz w:val="21"/>
          <w:szCs w:val="21"/>
          <w:lang w:val="zh-CN" w:eastAsia="zh-CN"/>
        </w:rPr>
      </w:pPr>
    </w:p>
    <w:p w14:paraId="340C6D1D" w14:textId="77777777" w:rsidR="00F9224E" w:rsidRPr="004E530D" w:rsidRDefault="00F9224E" w:rsidP="00794BBC">
      <w:pPr>
        <w:pStyle w:val="ListParagraph"/>
        <w:numPr>
          <w:ilvl w:val="0"/>
          <w:numId w:val="41"/>
        </w:numPr>
        <w:overflowPunct w:val="0"/>
        <w:autoSpaceDE w:val="0"/>
        <w:autoSpaceDN w:val="0"/>
        <w:adjustRightInd w:val="0"/>
        <w:spacing w:after="0" w:line="240" w:lineRule="auto"/>
        <w:ind w:left="720" w:hanging="294"/>
        <w:contextualSpacing w:val="0"/>
        <w:jc w:val="both"/>
        <w:rPr>
          <w:rFonts w:asciiTheme="minorHAnsi" w:hAnsiTheme="minorHAnsi" w:cstheme="minorHAnsi"/>
          <w:i/>
          <w:sz w:val="21"/>
          <w:szCs w:val="21"/>
          <w:lang w:val="sv-SE" w:eastAsia="zh-CN"/>
        </w:rPr>
      </w:pPr>
      <w:r w:rsidRPr="004E530D">
        <w:rPr>
          <w:rFonts w:asciiTheme="minorHAnsi" w:hAnsiTheme="minorHAnsi" w:cstheme="minorHAnsi"/>
          <w:i/>
          <w:sz w:val="21"/>
          <w:szCs w:val="21"/>
          <w:lang w:val="zh-CN" w:eastAsia="zh-CN"/>
        </w:rPr>
        <w:t>Para Pihak sepakat untuk berkomitmen menerapkan hukum dan peraturan tentang setiap persyaratan dibawah prinsip anti Pencucian Uang, dan Pencegahan Pendanaan Terorisme dengan hukum dan peraturan sejauh mungkin berlaku bagi Para Pihak.</w:t>
      </w:r>
    </w:p>
    <w:p w14:paraId="5BC2C980" w14:textId="77777777" w:rsidR="00F9224E" w:rsidRPr="004E530D" w:rsidRDefault="00F9224E" w:rsidP="00794BBC">
      <w:pPr>
        <w:pStyle w:val="ListParagraph"/>
        <w:overflowPunct w:val="0"/>
        <w:autoSpaceDE w:val="0"/>
        <w:autoSpaceDN w:val="0"/>
        <w:adjustRightInd w:val="0"/>
        <w:spacing w:after="0" w:line="240" w:lineRule="auto"/>
        <w:ind w:hanging="360"/>
        <w:contextualSpacing w:val="0"/>
        <w:jc w:val="both"/>
        <w:rPr>
          <w:rFonts w:asciiTheme="minorHAnsi" w:hAnsiTheme="minorHAnsi" w:cstheme="minorHAnsi"/>
          <w:i/>
          <w:sz w:val="21"/>
          <w:szCs w:val="21"/>
          <w:lang w:val="sv-SE" w:eastAsia="zh-CN"/>
        </w:rPr>
      </w:pPr>
    </w:p>
    <w:p w14:paraId="5AB916C7" w14:textId="77777777" w:rsidR="00F9224E" w:rsidRPr="004E530D" w:rsidRDefault="00F9224E" w:rsidP="00794BBC">
      <w:pPr>
        <w:pStyle w:val="ListParagraph"/>
        <w:numPr>
          <w:ilvl w:val="0"/>
          <w:numId w:val="41"/>
        </w:numPr>
        <w:overflowPunct w:val="0"/>
        <w:autoSpaceDE w:val="0"/>
        <w:autoSpaceDN w:val="0"/>
        <w:adjustRightInd w:val="0"/>
        <w:spacing w:after="0" w:line="240" w:lineRule="auto"/>
        <w:ind w:left="720" w:hanging="294"/>
        <w:contextualSpacing w:val="0"/>
        <w:jc w:val="both"/>
        <w:rPr>
          <w:rFonts w:asciiTheme="minorHAnsi" w:hAnsiTheme="minorHAnsi" w:cstheme="minorHAnsi"/>
          <w:i/>
          <w:sz w:val="21"/>
          <w:szCs w:val="21"/>
          <w:lang w:val="sv-SE" w:eastAsia="zh-CN"/>
        </w:rPr>
      </w:pPr>
      <w:r w:rsidRPr="004E530D">
        <w:rPr>
          <w:rFonts w:asciiTheme="minorHAnsi" w:hAnsiTheme="minorHAnsi" w:cstheme="minorHAnsi"/>
          <w:i/>
          <w:sz w:val="21"/>
          <w:szCs w:val="21"/>
          <w:lang w:val="zh-CN" w:eastAsia="zh-CN"/>
        </w:rPr>
        <w:t xml:space="preserve">Para Pihak juga harus tunduk dan patuh kepada aturan Grup Prudential yang berlaku terkait dengan Penerapan daftar Sanksi Tertentu. Adapun yang dimaksud dengan Sanksi Tertentu, adalah “tindakan pembatasan yang diberlakukan terhadap suatu rezim/tata pemerintahan yang berkuasa, negara, pemerintah, entitas, orang perorangan dan industri tertentu oleh lembaga international, atau pemerintah di Indonesia atau pemerintah di luar Indonesia, termasuk namun tidak terbatas pada, the Office of Financial Sanctions Implementation HM Treasury, the United Nations, the European Union, the US Treasury Department’s Office of Foreign Assets Control”. Sehubungan dengan penerapan daftar Sanksi Tertentu, apabila Pihak Kedua tercantum di dalam </w:t>
      </w:r>
      <w:r w:rsidRPr="004E530D">
        <w:rPr>
          <w:rFonts w:asciiTheme="minorHAnsi" w:hAnsiTheme="minorHAnsi" w:cstheme="minorHAnsi"/>
          <w:i/>
          <w:sz w:val="21"/>
          <w:szCs w:val="21"/>
          <w:lang w:val="zh-CN" w:eastAsia="zh-CN"/>
        </w:rPr>
        <w:lastRenderedPageBreak/>
        <w:t xml:space="preserve">daftar Sanksi Tertentu maka Pihak </w:t>
      </w:r>
      <w:r w:rsidRPr="004E530D">
        <w:rPr>
          <w:rFonts w:asciiTheme="minorHAnsi" w:hAnsiTheme="minorHAnsi" w:cstheme="minorHAnsi"/>
          <w:i/>
          <w:sz w:val="21"/>
          <w:szCs w:val="21"/>
          <w:lang w:val="sv-SE" w:eastAsia="zh-CN"/>
        </w:rPr>
        <w:t>Pertama</w:t>
      </w:r>
      <w:r w:rsidRPr="004E530D">
        <w:rPr>
          <w:rFonts w:asciiTheme="minorHAnsi" w:hAnsiTheme="minorHAnsi" w:cstheme="minorHAnsi"/>
          <w:i/>
          <w:sz w:val="21"/>
          <w:szCs w:val="21"/>
          <w:lang w:val="zh-CN" w:eastAsia="zh-CN"/>
        </w:rPr>
        <w:t xml:space="preserve"> dapat mengakhiri Perjanjian </w:t>
      </w:r>
      <w:r w:rsidRPr="004E530D">
        <w:rPr>
          <w:rFonts w:asciiTheme="minorHAnsi" w:hAnsiTheme="minorHAnsi" w:cstheme="minorHAnsi"/>
          <w:i/>
          <w:sz w:val="21"/>
          <w:szCs w:val="21"/>
          <w:lang w:val="sv-SE" w:eastAsia="zh-CN"/>
        </w:rPr>
        <w:t xml:space="preserve">ini </w:t>
      </w:r>
      <w:proofErr w:type="spellStart"/>
      <w:r w:rsidRPr="004E530D">
        <w:rPr>
          <w:rFonts w:cs="Calibri"/>
          <w:i/>
          <w:sz w:val="21"/>
          <w:szCs w:val="21"/>
          <w:lang w:eastAsia="zh-CN"/>
        </w:rPr>
        <w:t>mengacu</w:t>
      </w:r>
      <w:proofErr w:type="spellEnd"/>
      <w:r w:rsidRPr="004E530D">
        <w:rPr>
          <w:rFonts w:cs="Calibri"/>
          <w:i/>
          <w:sz w:val="21"/>
          <w:szCs w:val="21"/>
          <w:lang w:eastAsia="zh-CN"/>
        </w:rPr>
        <w:t xml:space="preserve"> pada Pasal 5 </w:t>
      </w:r>
      <w:proofErr w:type="spellStart"/>
      <w:r w:rsidRPr="004E530D">
        <w:rPr>
          <w:rFonts w:cs="Calibri"/>
          <w:i/>
          <w:sz w:val="21"/>
          <w:szCs w:val="21"/>
          <w:lang w:eastAsia="zh-CN"/>
        </w:rPr>
        <w:t>Perjanjian</w:t>
      </w:r>
      <w:proofErr w:type="spellEnd"/>
      <w:r w:rsidRPr="004E530D">
        <w:rPr>
          <w:rFonts w:cs="Calibri"/>
          <w:i/>
          <w:sz w:val="21"/>
          <w:szCs w:val="21"/>
          <w:lang w:eastAsia="zh-CN"/>
        </w:rPr>
        <w:t xml:space="preserve"> </w:t>
      </w:r>
      <w:proofErr w:type="spellStart"/>
      <w:r w:rsidRPr="004E530D">
        <w:rPr>
          <w:rFonts w:cs="Calibri"/>
          <w:i/>
          <w:sz w:val="21"/>
          <w:szCs w:val="21"/>
          <w:lang w:eastAsia="zh-CN"/>
        </w:rPr>
        <w:t>ini</w:t>
      </w:r>
      <w:proofErr w:type="spellEnd"/>
      <w:r w:rsidRPr="004E530D">
        <w:rPr>
          <w:rFonts w:asciiTheme="minorHAnsi" w:hAnsiTheme="minorHAnsi" w:cstheme="minorHAnsi"/>
          <w:i/>
          <w:sz w:val="21"/>
          <w:szCs w:val="21"/>
          <w:lang w:val="zh-CN" w:eastAsia="zh-CN"/>
        </w:rPr>
        <w:t>.</w:t>
      </w:r>
    </w:p>
    <w:p w14:paraId="09ABC3FC" w14:textId="77777777" w:rsidR="00F9224E" w:rsidRPr="004E530D" w:rsidRDefault="00F9224E" w:rsidP="00794BBC">
      <w:pPr>
        <w:pStyle w:val="ListParagraph"/>
        <w:spacing w:after="0" w:line="240" w:lineRule="auto"/>
        <w:ind w:left="450"/>
        <w:contextualSpacing w:val="0"/>
        <w:jc w:val="both"/>
        <w:rPr>
          <w:rFonts w:asciiTheme="minorHAnsi" w:hAnsiTheme="minorHAnsi" w:cstheme="minorHAnsi"/>
          <w:sz w:val="21"/>
          <w:szCs w:val="21"/>
          <w:lang w:val="sv-SE" w:eastAsia="zh-CN"/>
        </w:rPr>
      </w:pPr>
    </w:p>
    <w:p w14:paraId="1D8A5F69" w14:textId="77777777" w:rsidR="00F9224E" w:rsidRPr="004E530D" w:rsidRDefault="00F9224E" w:rsidP="00794BBC">
      <w:pPr>
        <w:pStyle w:val="ListParagraph"/>
        <w:numPr>
          <w:ilvl w:val="0"/>
          <w:numId w:val="3"/>
        </w:numPr>
        <w:spacing w:after="0" w:line="240" w:lineRule="auto"/>
        <w:ind w:left="426" w:hanging="426"/>
        <w:contextualSpacing w:val="0"/>
        <w:jc w:val="both"/>
        <w:rPr>
          <w:rFonts w:asciiTheme="minorHAnsi" w:hAnsiTheme="minorHAnsi" w:cstheme="minorHAnsi"/>
          <w:sz w:val="21"/>
          <w:szCs w:val="21"/>
          <w:lang w:val="sv-SE"/>
        </w:rPr>
      </w:pPr>
      <w:r w:rsidRPr="004E530D">
        <w:rPr>
          <w:rFonts w:asciiTheme="minorHAnsi" w:hAnsiTheme="minorHAnsi" w:cstheme="minorHAnsi"/>
          <w:sz w:val="21"/>
          <w:szCs w:val="21"/>
          <w:lang w:val="sv-SE"/>
        </w:rPr>
        <w:t>Para Pihak sepakat untuk mengubah Pasal 21 Poin 3 dari Syarat dan Ketentuan Perjanjian tentang Ketentuan Penutup sehingga selanjutnya Pasal 21  poin 3 Syarat dan Ketentuan Perjanjian yang terbaca sebagai berikut:</w:t>
      </w:r>
    </w:p>
    <w:p w14:paraId="607AEFD9" w14:textId="77777777" w:rsidR="00F9224E" w:rsidRPr="004E530D" w:rsidRDefault="00F9224E" w:rsidP="00794BBC">
      <w:pPr>
        <w:pStyle w:val="ListParagraph"/>
        <w:spacing w:after="0" w:line="240" w:lineRule="auto"/>
        <w:ind w:left="360"/>
        <w:contextualSpacing w:val="0"/>
        <w:jc w:val="both"/>
        <w:rPr>
          <w:rFonts w:asciiTheme="minorHAnsi" w:hAnsiTheme="minorHAnsi" w:cstheme="minorHAnsi"/>
          <w:sz w:val="21"/>
          <w:szCs w:val="21"/>
          <w:lang w:val="sv-SE"/>
        </w:rPr>
      </w:pPr>
    </w:p>
    <w:p w14:paraId="67503437"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b/>
          <w:bCs/>
          <w:sz w:val="21"/>
          <w:szCs w:val="21"/>
          <w:lang w:val="sv-SE"/>
        </w:rPr>
      </w:pPr>
      <w:r w:rsidRPr="004E530D">
        <w:rPr>
          <w:rFonts w:asciiTheme="minorHAnsi" w:hAnsiTheme="minorHAnsi" w:cstheme="minorHAnsi"/>
          <w:b/>
          <w:bCs/>
          <w:sz w:val="21"/>
          <w:szCs w:val="21"/>
          <w:lang w:val="sv-SE"/>
        </w:rPr>
        <w:t>PASAL 21</w:t>
      </w:r>
    </w:p>
    <w:p w14:paraId="0AF020C3" w14:textId="77777777" w:rsidR="00F9224E" w:rsidRPr="004E530D" w:rsidRDefault="00F9224E" w:rsidP="00794BBC">
      <w:pPr>
        <w:pStyle w:val="ListParagraph"/>
        <w:spacing w:after="0" w:line="240" w:lineRule="auto"/>
        <w:ind w:left="426"/>
        <w:contextualSpacing w:val="0"/>
        <w:jc w:val="center"/>
        <w:rPr>
          <w:rFonts w:asciiTheme="minorHAnsi" w:hAnsiTheme="minorHAnsi" w:cstheme="minorHAnsi"/>
          <w:sz w:val="21"/>
          <w:szCs w:val="21"/>
          <w:lang w:val="sv-SE"/>
        </w:rPr>
      </w:pPr>
      <w:r w:rsidRPr="004E530D">
        <w:rPr>
          <w:rFonts w:asciiTheme="minorHAnsi" w:hAnsiTheme="minorHAnsi" w:cstheme="minorHAnsi"/>
          <w:b/>
          <w:bCs/>
          <w:sz w:val="21"/>
          <w:szCs w:val="21"/>
          <w:lang w:val="sv-SE"/>
        </w:rPr>
        <w:t>KETENTUAN PENUTUP</w:t>
      </w:r>
    </w:p>
    <w:p w14:paraId="39259934" w14:textId="77777777" w:rsidR="00F9224E" w:rsidRPr="004E530D" w:rsidRDefault="00F9224E" w:rsidP="00794BBC">
      <w:pPr>
        <w:pStyle w:val="ListParagraph"/>
        <w:spacing w:after="0" w:line="240" w:lineRule="auto"/>
        <w:contextualSpacing w:val="0"/>
        <w:jc w:val="both"/>
        <w:rPr>
          <w:rFonts w:asciiTheme="minorHAnsi" w:hAnsiTheme="minorHAnsi" w:cstheme="minorHAnsi"/>
          <w:sz w:val="21"/>
          <w:szCs w:val="21"/>
          <w:lang w:val="sv-SE"/>
        </w:rPr>
      </w:pPr>
    </w:p>
    <w:p w14:paraId="72733ADA" w14:textId="77777777" w:rsidR="00F9224E" w:rsidRPr="004E530D" w:rsidRDefault="00F9224E" w:rsidP="00794BBC">
      <w:pPr>
        <w:pStyle w:val="ListParagraph"/>
        <w:numPr>
          <w:ilvl w:val="0"/>
          <w:numId w:val="50"/>
        </w:numPr>
        <w:spacing w:after="0" w:line="240" w:lineRule="auto"/>
        <w:ind w:left="720" w:hanging="294"/>
        <w:contextualSpacing w:val="0"/>
        <w:jc w:val="both"/>
        <w:rPr>
          <w:rFonts w:asciiTheme="minorHAnsi" w:hAnsiTheme="minorHAnsi" w:cstheme="minorHAnsi"/>
          <w:i/>
          <w:iCs/>
          <w:sz w:val="21"/>
          <w:szCs w:val="21"/>
          <w:lang w:val="sv-SE" w:eastAsia="en-ID"/>
        </w:rPr>
      </w:pPr>
      <w:r w:rsidRPr="004E530D">
        <w:rPr>
          <w:rFonts w:asciiTheme="minorHAnsi" w:hAnsiTheme="minorHAnsi" w:cstheme="minorHAnsi"/>
          <w:i/>
          <w:iCs/>
          <w:sz w:val="21"/>
          <w:szCs w:val="21"/>
          <w:lang w:val="sv-SE" w:eastAsia="en-ID"/>
        </w:rPr>
        <w:t>Hal-hal yang belum cukup diatur dan/atau belum diatur dalam Perjanjian ini dan karenanya perlu dilakukan perubahan ataupun penambahan persyaratan, maka Pihak Pertama dapat menerbitkan surat sosialisasi kepada Pihak Kedua dan untuk selanjutnya Para Pihak sepakat untuk menuangkannya dalam suatu perjanjian tambahan (Adendum) yang merupakan satu kesatuan serta bagian yang tidak terpisahkan dari Perjanjian ini.</w:t>
      </w:r>
    </w:p>
    <w:p w14:paraId="5AB66F34" w14:textId="77777777" w:rsidR="00841A25" w:rsidRPr="004E530D" w:rsidRDefault="00841A25" w:rsidP="00794BBC">
      <w:pPr>
        <w:pStyle w:val="ListParagraph"/>
        <w:spacing w:after="0" w:line="240" w:lineRule="auto"/>
        <w:ind w:left="450"/>
        <w:contextualSpacing w:val="0"/>
        <w:jc w:val="both"/>
        <w:rPr>
          <w:rFonts w:cs="Calibri"/>
          <w:sz w:val="21"/>
          <w:szCs w:val="21"/>
          <w:lang w:val="sv-SE"/>
        </w:rPr>
      </w:pPr>
      <w:bookmarkStart w:id="32" w:name="page5"/>
      <w:bookmarkEnd w:id="32"/>
    </w:p>
    <w:p w14:paraId="256D2ED8" w14:textId="77777777" w:rsidR="00F9224E" w:rsidRPr="004E530D" w:rsidRDefault="00F328D7" w:rsidP="00794BBC">
      <w:pPr>
        <w:pStyle w:val="ListParagraph"/>
        <w:numPr>
          <w:ilvl w:val="0"/>
          <w:numId w:val="57"/>
        </w:numPr>
        <w:spacing w:after="0" w:line="240" w:lineRule="auto"/>
        <w:ind w:left="426"/>
        <w:contextualSpacing w:val="0"/>
        <w:jc w:val="both"/>
        <w:rPr>
          <w:rFonts w:cs="Calibri"/>
          <w:sz w:val="21"/>
          <w:szCs w:val="21"/>
          <w:lang w:val="sv-SE"/>
        </w:rPr>
      </w:pPr>
      <w:r w:rsidRPr="004E530D">
        <w:rPr>
          <w:sz w:val="21"/>
          <w:szCs w:val="21"/>
          <w:lang w:val="sv-SE"/>
        </w:rPr>
        <w:t xml:space="preserve">Para Pihak sepakat untuk mengubah Lampiran I Perjanjian sehingga Lampiran I Perjanjian menjadi sebagaimana terlampir dalam Adendum </w:t>
      </w:r>
      <w:r w:rsidR="00F9224E" w:rsidRPr="004E530D">
        <w:rPr>
          <w:rFonts w:cs="Calibri"/>
          <w:bCs/>
          <w:sz w:val="21"/>
          <w:szCs w:val="21"/>
          <w:lang w:val="sv-SE"/>
        </w:rPr>
        <w:t>I</w:t>
      </w:r>
      <w:r w:rsidRPr="004E530D">
        <w:rPr>
          <w:sz w:val="21"/>
          <w:szCs w:val="21"/>
          <w:lang w:val="sv-SE"/>
        </w:rPr>
        <w:t xml:space="preserve"> ini.</w:t>
      </w:r>
    </w:p>
    <w:p w14:paraId="7C29D08C" w14:textId="77777777" w:rsidR="00F9224E" w:rsidRPr="004E530D" w:rsidRDefault="00F9224E" w:rsidP="00794BBC">
      <w:pPr>
        <w:pStyle w:val="ListParagraph"/>
        <w:spacing w:after="0" w:line="240" w:lineRule="auto"/>
        <w:ind w:left="426"/>
        <w:contextualSpacing w:val="0"/>
        <w:jc w:val="both"/>
        <w:rPr>
          <w:rFonts w:cs="Calibri"/>
          <w:sz w:val="21"/>
          <w:szCs w:val="21"/>
          <w:lang w:val="sv-SE"/>
        </w:rPr>
      </w:pPr>
    </w:p>
    <w:p w14:paraId="5EB922C6" w14:textId="77777777" w:rsidR="00F9224E" w:rsidRPr="004E530D" w:rsidRDefault="00F328D7" w:rsidP="00794BBC">
      <w:pPr>
        <w:pStyle w:val="ListParagraph"/>
        <w:numPr>
          <w:ilvl w:val="0"/>
          <w:numId w:val="57"/>
        </w:numPr>
        <w:spacing w:after="0" w:line="240" w:lineRule="auto"/>
        <w:ind w:left="426"/>
        <w:contextualSpacing w:val="0"/>
        <w:jc w:val="both"/>
        <w:rPr>
          <w:rFonts w:cs="Calibri"/>
          <w:sz w:val="21"/>
          <w:szCs w:val="21"/>
          <w:lang w:val="sv-SE"/>
        </w:rPr>
      </w:pPr>
      <w:r w:rsidRPr="004E530D">
        <w:rPr>
          <w:sz w:val="21"/>
          <w:szCs w:val="21"/>
          <w:lang w:val="sv-SE"/>
        </w:rPr>
        <w:t xml:space="preserve">Para Pihak sepakat untuk mengubah Lampiran III Perjanjian sehingga Lampiran III Perjanjian menjadi sebagaimana terlampir dalam Adendum </w:t>
      </w:r>
      <w:r w:rsidR="00F9224E" w:rsidRPr="004E530D">
        <w:rPr>
          <w:rFonts w:cs="Calibri"/>
          <w:bCs/>
          <w:sz w:val="21"/>
          <w:szCs w:val="21"/>
          <w:lang w:val="sv-SE"/>
        </w:rPr>
        <w:t>I</w:t>
      </w:r>
      <w:r w:rsidRPr="004E530D">
        <w:rPr>
          <w:sz w:val="21"/>
          <w:szCs w:val="21"/>
          <w:lang w:val="sv-SE"/>
        </w:rPr>
        <w:t xml:space="preserve"> ini.</w:t>
      </w:r>
    </w:p>
    <w:p w14:paraId="1DCE9289" w14:textId="77777777" w:rsidR="00010B4B" w:rsidRPr="004E530D" w:rsidRDefault="00010B4B" w:rsidP="00794BBC">
      <w:pPr>
        <w:pStyle w:val="ListParagraph"/>
        <w:spacing w:after="0" w:line="240" w:lineRule="auto"/>
        <w:contextualSpacing w:val="0"/>
        <w:rPr>
          <w:rFonts w:cs="Calibri"/>
          <w:sz w:val="21"/>
          <w:szCs w:val="21"/>
          <w:lang w:val="sv-SE"/>
        </w:rPr>
      </w:pPr>
    </w:p>
    <w:p w14:paraId="0DE38827" w14:textId="10982691" w:rsidR="00010B4B" w:rsidRPr="004E530D" w:rsidRDefault="00010B4B" w:rsidP="00794BBC">
      <w:pPr>
        <w:pStyle w:val="ListParagraph"/>
        <w:numPr>
          <w:ilvl w:val="0"/>
          <w:numId w:val="57"/>
        </w:numPr>
        <w:spacing w:after="0" w:line="240" w:lineRule="auto"/>
        <w:ind w:left="426"/>
        <w:contextualSpacing w:val="0"/>
        <w:jc w:val="both"/>
        <w:rPr>
          <w:rFonts w:cs="Calibri"/>
          <w:sz w:val="21"/>
          <w:szCs w:val="21"/>
          <w:lang w:val="sv-SE"/>
        </w:rPr>
      </w:pPr>
      <w:r w:rsidRPr="004E530D">
        <w:rPr>
          <w:sz w:val="21"/>
          <w:szCs w:val="21"/>
          <w:lang w:val="sv-SE"/>
        </w:rPr>
        <w:t xml:space="preserve">Para Pihak sepakat untuk mengubah Lampiran IV Perjanjian sehingga Lampiran III Perjanjian menjadi sebagaimana terlampir dalam Adendum </w:t>
      </w:r>
      <w:r w:rsidRPr="004E530D">
        <w:rPr>
          <w:rFonts w:cs="Calibri"/>
          <w:bCs/>
          <w:sz w:val="21"/>
          <w:szCs w:val="21"/>
          <w:lang w:val="sv-SE"/>
        </w:rPr>
        <w:t>I</w:t>
      </w:r>
      <w:r w:rsidRPr="004E530D">
        <w:rPr>
          <w:sz w:val="21"/>
          <w:szCs w:val="21"/>
          <w:lang w:val="sv-SE"/>
        </w:rPr>
        <w:t xml:space="preserve"> ini.</w:t>
      </w:r>
    </w:p>
    <w:p w14:paraId="64AEB7D0" w14:textId="77777777" w:rsidR="00010B4B" w:rsidRPr="004E530D" w:rsidRDefault="00010B4B" w:rsidP="00794BBC">
      <w:pPr>
        <w:spacing w:after="0" w:line="240" w:lineRule="auto"/>
        <w:jc w:val="both"/>
        <w:rPr>
          <w:rFonts w:cs="Calibri"/>
          <w:sz w:val="21"/>
          <w:szCs w:val="21"/>
          <w:lang w:val="sv-SE"/>
        </w:rPr>
      </w:pPr>
    </w:p>
    <w:p w14:paraId="37C7DFB2" w14:textId="4AF338BE" w:rsidR="00010B4B" w:rsidRPr="004E530D" w:rsidRDefault="00010B4B" w:rsidP="00794BBC">
      <w:pPr>
        <w:pStyle w:val="ListParagraph"/>
        <w:numPr>
          <w:ilvl w:val="0"/>
          <w:numId w:val="57"/>
        </w:numPr>
        <w:spacing w:after="0" w:line="240" w:lineRule="auto"/>
        <w:ind w:left="426"/>
        <w:contextualSpacing w:val="0"/>
        <w:jc w:val="both"/>
        <w:rPr>
          <w:rFonts w:cs="Calibri"/>
          <w:sz w:val="21"/>
          <w:szCs w:val="21"/>
          <w:lang w:val="sv-SE"/>
        </w:rPr>
      </w:pPr>
      <w:r w:rsidRPr="004E530D">
        <w:rPr>
          <w:sz w:val="21"/>
          <w:szCs w:val="21"/>
          <w:lang w:val="sv-SE"/>
        </w:rPr>
        <w:t xml:space="preserve">Para Pihak sepakat untuk mengubah Lampiran V Perjanjian sehingga Lampiran III Perjanjian menjadi sebagaimana terlampir dalam Adendum </w:t>
      </w:r>
      <w:r w:rsidRPr="004E530D">
        <w:rPr>
          <w:rFonts w:cs="Calibri"/>
          <w:bCs/>
          <w:sz w:val="21"/>
          <w:szCs w:val="21"/>
          <w:lang w:val="sv-SE"/>
        </w:rPr>
        <w:t>I</w:t>
      </w:r>
      <w:r w:rsidRPr="004E530D">
        <w:rPr>
          <w:sz w:val="21"/>
          <w:szCs w:val="21"/>
          <w:lang w:val="sv-SE"/>
        </w:rPr>
        <w:t xml:space="preserve"> ini.</w:t>
      </w:r>
    </w:p>
    <w:p w14:paraId="7F77FC8A" w14:textId="77777777" w:rsidR="00F9224E" w:rsidRPr="004E530D" w:rsidRDefault="00F9224E" w:rsidP="00794BBC">
      <w:pPr>
        <w:pStyle w:val="ListParagraph"/>
        <w:spacing w:after="0" w:line="240" w:lineRule="auto"/>
        <w:contextualSpacing w:val="0"/>
        <w:rPr>
          <w:rFonts w:cs="Calibri"/>
          <w:sz w:val="21"/>
          <w:szCs w:val="21"/>
          <w:lang w:val="sv-SE"/>
        </w:rPr>
      </w:pPr>
    </w:p>
    <w:p w14:paraId="2CA2FB2B" w14:textId="77777777" w:rsidR="00F9224E" w:rsidRPr="004E530D" w:rsidRDefault="00D9047C" w:rsidP="00794BBC">
      <w:pPr>
        <w:pStyle w:val="ListParagraph"/>
        <w:numPr>
          <w:ilvl w:val="0"/>
          <w:numId w:val="57"/>
        </w:numPr>
        <w:spacing w:after="0" w:line="240" w:lineRule="auto"/>
        <w:ind w:left="426"/>
        <w:contextualSpacing w:val="0"/>
        <w:jc w:val="both"/>
        <w:rPr>
          <w:rFonts w:cs="Calibri"/>
          <w:sz w:val="21"/>
          <w:szCs w:val="21"/>
          <w:lang w:val="sv-SE"/>
        </w:rPr>
      </w:pPr>
      <w:r w:rsidRPr="004E530D">
        <w:rPr>
          <w:rFonts w:cs="Calibri"/>
          <w:sz w:val="21"/>
          <w:szCs w:val="21"/>
          <w:lang w:val="sv-SE"/>
        </w:rPr>
        <w:t>Adendum</w:t>
      </w:r>
      <w:r w:rsidR="00C67485" w:rsidRPr="004E530D">
        <w:rPr>
          <w:rFonts w:cs="Calibri"/>
          <w:sz w:val="21"/>
          <w:szCs w:val="21"/>
          <w:lang w:val="sv-SE"/>
        </w:rPr>
        <w:t xml:space="preserve"> </w:t>
      </w:r>
      <w:r w:rsidR="00F9224E" w:rsidRPr="004E530D">
        <w:rPr>
          <w:rFonts w:cs="Calibri"/>
          <w:bCs/>
          <w:sz w:val="21"/>
          <w:szCs w:val="21"/>
          <w:lang w:val="sv-SE"/>
        </w:rPr>
        <w:t>I</w:t>
      </w:r>
      <w:r w:rsidR="00CD2559" w:rsidRPr="004E530D">
        <w:rPr>
          <w:rFonts w:cs="Calibri"/>
          <w:sz w:val="21"/>
          <w:szCs w:val="21"/>
          <w:lang w:val="sv-SE"/>
        </w:rPr>
        <w:t xml:space="preserve"> </w:t>
      </w:r>
      <w:r w:rsidR="00C67485" w:rsidRPr="004E530D">
        <w:rPr>
          <w:rFonts w:cs="Calibri"/>
          <w:sz w:val="21"/>
          <w:szCs w:val="21"/>
          <w:lang w:val="sv-SE"/>
        </w:rPr>
        <w:t>ini merupakan satu kesatuan yang tidak terpisahkan dari Perjanjian.</w:t>
      </w:r>
    </w:p>
    <w:p w14:paraId="038A5C6B" w14:textId="77777777" w:rsidR="00F9224E" w:rsidRPr="004E530D" w:rsidRDefault="00F9224E" w:rsidP="00794BBC">
      <w:pPr>
        <w:pStyle w:val="ListParagraph"/>
        <w:spacing w:after="0" w:line="240" w:lineRule="auto"/>
        <w:contextualSpacing w:val="0"/>
        <w:rPr>
          <w:rFonts w:cs="Calibri"/>
          <w:sz w:val="21"/>
          <w:szCs w:val="21"/>
          <w:lang w:val="id-ID"/>
        </w:rPr>
      </w:pPr>
    </w:p>
    <w:p w14:paraId="18CA3ACB" w14:textId="77777777" w:rsidR="0015619F" w:rsidRPr="004E530D" w:rsidRDefault="00C67485" w:rsidP="00794BBC">
      <w:pPr>
        <w:pStyle w:val="ListParagraph"/>
        <w:numPr>
          <w:ilvl w:val="0"/>
          <w:numId w:val="57"/>
        </w:numPr>
        <w:spacing w:after="0" w:line="240" w:lineRule="auto"/>
        <w:ind w:left="426"/>
        <w:contextualSpacing w:val="0"/>
        <w:jc w:val="both"/>
        <w:rPr>
          <w:rFonts w:cs="Calibri"/>
          <w:sz w:val="21"/>
          <w:szCs w:val="21"/>
          <w:lang w:val="sv-SE"/>
        </w:rPr>
      </w:pPr>
      <w:r w:rsidRPr="004E530D">
        <w:rPr>
          <w:rFonts w:cs="Calibri"/>
          <w:sz w:val="21"/>
          <w:szCs w:val="21"/>
          <w:lang w:val="id-ID"/>
        </w:rPr>
        <w:t xml:space="preserve">Sepanjang tidak diubah dalam </w:t>
      </w:r>
      <w:r w:rsidRPr="004E530D">
        <w:rPr>
          <w:rFonts w:cs="Calibri"/>
          <w:sz w:val="21"/>
          <w:szCs w:val="21"/>
          <w:lang w:val="sv-SE"/>
        </w:rPr>
        <w:t xml:space="preserve">Adendum </w:t>
      </w:r>
      <w:r w:rsidR="00F9224E" w:rsidRPr="004E530D">
        <w:rPr>
          <w:rFonts w:cs="Calibri"/>
          <w:bCs/>
          <w:sz w:val="21"/>
          <w:szCs w:val="21"/>
          <w:lang w:val="sv-SE"/>
        </w:rPr>
        <w:t>I</w:t>
      </w:r>
      <w:r w:rsidR="005D047B" w:rsidRPr="004E530D">
        <w:rPr>
          <w:rFonts w:cs="Calibri"/>
          <w:sz w:val="21"/>
          <w:szCs w:val="21"/>
          <w:lang w:val="sv-SE"/>
        </w:rPr>
        <w:t xml:space="preserve"> </w:t>
      </w:r>
      <w:r w:rsidRPr="004E530D">
        <w:rPr>
          <w:rFonts w:cs="Calibri"/>
          <w:sz w:val="21"/>
          <w:szCs w:val="21"/>
          <w:lang w:val="id-ID"/>
        </w:rPr>
        <w:t xml:space="preserve">ini, maka seluruh syarat dan ketentuan sebagaimana tercantum dalam Perjanjian tetap </w:t>
      </w:r>
      <w:r w:rsidRPr="004E530D">
        <w:rPr>
          <w:rFonts w:cs="Calibri"/>
          <w:sz w:val="21"/>
          <w:szCs w:val="21"/>
          <w:lang w:val="sv-SE"/>
        </w:rPr>
        <w:t xml:space="preserve">tidak berubah, terus </w:t>
      </w:r>
      <w:r w:rsidRPr="004E530D">
        <w:rPr>
          <w:rFonts w:cs="Calibri"/>
          <w:sz w:val="21"/>
          <w:szCs w:val="21"/>
          <w:lang w:val="id-ID"/>
        </w:rPr>
        <w:t>berlaku dan mengikat Para Pihak</w:t>
      </w:r>
      <w:r w:rsidRPr="004E530D">
        <w:rPr>
          <w:rFonts w:cs="Calibri"/>
          <w:sz w:val="21"/>
          <w:szCs w:val="21"/>
          <w:lang w:val="sv-SE"/>
        </w:rPr>
        <w:t>.</w:t>
      </w:r>
    </w:p>
    <w:p w14:paraId="213E3E56" w14:textId="77777777" w:rsidR="0015619F" w:rsidRPr="004E530D" w:rsidRDefault="0015619F" w:rsidP="00794BBC">
      <w:pPr>
        <w:pStyle w:val="ListParagraph"/>
        <w:spacing w:after="0" w:line="240" w:lineRule="auto"/>
        <w:contextualSpacing w:val="0"/>
        <w:rPr>
          <w:rFonts w:asciiTheme="minorHAnsi" w:hAnsiTheme="minorHAnsi" w:cstheme="minorHAnsi"/>
          <w:sz w:val="21"/>
          <w:szCs w:val="21"/>
          <w:lang w:val="id-ID"/>
        </w:rPr>
      </w:pPr>
    </w:p>
    <w:p w14:paraId="306E599E" w14:textId="77777777" w:rsidR="0015619F" w:rsidRPr="004E530D" w:rsidRDefault="0015619F" w:rsidP="00794BBC">
      <w:pPr>
        <w:pStyle w:val="ListParagraph"/>
        <w:numPr>
          <w:ilvl w:val="0"/>
          <w:numId w:val="57"/>
        </w:numPr>
        <w:spacing w:after="0" w:line="240" w:lineRule="auto"/>
        <w:ind w:left="426"/>
        <w:contextualSpacing w:val="0"/>
        <w:jc w:val="both"/>
        <w:rPr>
          <w:rFonts w:cs="Calibri"/>
          <w:sz w:val="21"/>
          <w:szCs w:val="21"/>
          <w:lang w:val="sv-SE"/>
        </w:rPr>
      </w:pPr>
      <w:r w:rsidRPr="004E530D">
        <w:rPr>
          <w:rFonts w:asciiTheme="minorHAnsi" w:hAnsiTheme="minorHAnsi" w:cstheme="minorHAnsi"/>
          <w:sz w:val="21"/>
          <w:szCs w:val="21"/>
          <w:lang w:val="id-ID"/>
        </w:rPr>
        <w:t xml:space="preserve">Kecuali dinyatakan atau disyaratkan lain, seluruh kata, definisi dan ungkapan yang digunakan dalam </w:t>
      </w:r>
      <w:r w:rsidRPr="004E530D">
        <w:rPr>
          <w:rFonts w:asciiTheme="minorHAnsi" w:hAnsiTheme="minorHAnsi" w:cstheme="minorHAnsi"/>
          <w:sz w:val="21"/>
          <w:szCs w:val="21"/>
          <w:lang w:val="sv-SE"/>
        </w:rPr>
        <w:t>Adendum I</w:t>
      </w:r>
      <w:r w:rsidRPr="004E530D">
        <w:rPr>
          <w:rFonts w:asciiTheme="minorHAnsi" w:hAnsiTheme="minorHAnsi" w:cstheme="minorHAnsi"/>
          <w:sz w:val="21"/>
          <w:szCs w:val="21"/>
          <w:lang w:val="id-ID"/>
        </w:rPr>
        <w:t xml:space="preserve"> ini memiliki arti yang sama sebagaimana di dalam Perjanjian</w:t>
      </w:r>
      <w:r w:rsidRPr="004E530D">
        <w:rPr>
          <w:rFonts w:asciiTheme="minorHAnsi" w:hAnsiTheme="minorHAnsi" w:cstheme="minorHAnsi"/>
          <w:sz w:val="21"/>
          <w:szCs w:val="21"/>
          <w:lang w:val="sv-SE"/>
        </w:rPr>
        <w:t>.</w:t>
      </w:r>
    </w:p>
    <w:p w14:paraId="1470E18F" w14:textId="77777777" w:rsidR="0015619F" w:rsidRPr="004E530D" w:rsidRDefault="0015619F" w:rsidP="00794BBC">
      <w:pPr>
        <w:pStyle w:val="ListParagraph"/>
        <w:spacing w:after="0" w:line="240" w:lineRule="auto"/>
        <w:contextualSpacing w:val="0"/>
        <w:rPr>
          <w:rFonts w:asciiTheme="minorHAnsi" w:hAnsiTheme="minorHAnsi" w:cstheme="minorHAnsi"/>
          <w:sz w:val="21"/>
          <w:szCs w:val="21"/>
          <w:lang w:val="sv-SE"/>
        </w:rPr>
      </w:pPr>
    </w:p>
    <w:p w14:paraId="5234F929" w14:textId="77777777" w:rsidR="0015619F" w:rsidRPr="004E530D" w:rsidRDefault="0015619F" w:rsidP="00794BBC">
      <w:pPr>
        <w:pStyle w:val="ListParagraph"/>
        <w:numPr>
          <w:ilvl w:val="0"/>
          <w:numId w:val="57"/>
        </w:numPr>
        <w:spacing w:after="0" w:line="240" w:lineRule="auto"/>
        <w:ind w:left="426"/>
        <w:contextualSpacing w:val="0"/>
        <w:jc w:val="both"/>
        <w:rPr>
          <w:rFonts w:cs="Calibri"/>
          <w:sz w:val="21"/>
          <w:szCs w:val="21"/>
          <w:lang w:val="sv-SE"/>
        </w:rPr>
      </w:pPr>
      <w:r w:rsidRPr="004E530D">
        <w:rPr>
          <w:rFonts w:asciiTheme="minorHAnsi" w:hAnsiTheme="minorHAnsi" w:cstheme="minorHAnsi"/>
          <w:sz w:val="21"/>
          <w:szCs w:val="21"/>
          <w:lang w:val="sv-SE"/>
        </w:rPr>
        <w:t>Adendum I ini memiliki kekuatan mengikat dan efektif berlaku sejak ditandatangani oleh Para Pihak.</w:t>
      </w:r>
    </w:p>
    <w:p w14:paraId="554789D6" w14:textId="77777777" w:rsidR="0015619F" w:rsidRPr="004E530D" w:rsidRDefault="0015619F" w:rsidP="00794BBC">
      <w:pPr>
        <w:pStyle w:val="ListParagraph"/>
        <w:spacing w:after="0" w:line="240" w:lineRule="auto"/>
        <w:contextualSpacing w:val="0"/>
        <w:rPr>
          <w:rFonts w:asciiTheme="minorHAnsi" w:hAnsiTheme="minorHAnsi" w:cstheme="minorHAnsi"/>
          <w:sz w:val="21"/>
          <w:szCs w:val="21"/>
          <w:lang w:val="sv-SE"/>
        </w:rPr>
      </w:pPr>
    </w:p>
    <w:p w14:paraId="67645611" w14:textId="283D4962" w:rsidR="00C67485" w:rsidRPr="004E530D" w:rsidRDefault="0015619F" w:rsidP="00794BBC">
      <w:pPr>
        <w:pStyle w:val="ListParagraph"/>
        <w:numPr>
          <w:ilvl w:val="0"/>
          <w:numId w:val="57"/>
        </w:numPr>
        <w:spacing w:after="0" w:line="240" w:lineRule="auto"/>
        <w:ind w:left="426"/>
        <w:contextualSpacing w:val="0"/>
        <w:jc w:val="both"/>
        <w:rPr>
          <w:rFonts w:cs="Calibri"/>
          <w:sz w:val="21"/>
          <w:szCs w:val="21"/>
          <w:lang w:val="sv-SE"/>
        </w:rPr>
      </w:pPr>
      <w:r w:rsidRPr="004E530D">
        <w:rPr>
          <w:rFonts w:asciiTheme="minorHAnsi" w:hAnsiTheme="minorHAnsi" w:cstheme="minorHAnsi"/>
          <w:sz w:val="21"/>
          <w:szCs w:val="21"/>
          <w:lang w:val="sv-SE"/>
        </w:rPr>
        <w:t>Adendum I ini dibuat dalam rangkap 2 (dua) asli, masing-masing memiliki kekuatan hukum yang sama setelah ditandatangani oleh Para Pihak.</w:t>
      </w:r>
    </w:p>
    <w:p w14:paraId="0F46BB65" w14:textId="77777777" w:rsidR="00C67485" w:rsidRPr="004E530D" w:rsidRDefault="00C67485" w:rsidP="00794BBC">
      <w:pPr>
        <w:spacing w:after="0" w:line="240" w:lineRule="auto"/>
        <w:jc w:val="both"/>
        <w:rPr>
          <w:rFonts w:cs="Calibri"/>
          <w:sz w:val="21"/>
          <w:szCs w:val="21"/>
          <w:lang w:val="sv-SE"/>
        </w:rPr>
      </w:pPr>
    </w:p>
    <w:p w14:paraId="61194104" w14:textId="77777777" w:rsidR="00010B4B" w:rsidRPr="004E530D" w:rsidRDefault="00010B4B" w:rsidP="00794BBC">
      <w:pPr>
        <w:spacing w:after="0" w:line="240" w:lineRule="auto"/>
        <w:jc w:val="both"/>
        <w:rPr>
          <w:rFonts w:cs="Calibri"/>
          <w:sz w:val="21"/>
          <w:szCs w:val="21"/>
          <w:lang w:val="sv-SE"/>
        </w:rPr>
      </w:pPr>
    </w:p>
    <w:p w14:paraId="517E80A8" w14:textId="77777777" w:rsidR="00010B4B" w:rsidRPr="004E530D" w:rsidRDefault="00010B4B" w:rsidP="00794BBC">
      <w:pPr>
        <w:spacing w:after="0" w:line="240" w:lineRule="auto"/>
        <w:jc w:val="both"/>
        <w:rPr>
          <w:rFonts w:cs="Calibri"/>
          <w:sz w:val="21"/>
          <w:szCs w:val="21"/>
          <w:lang w:val="sv-SE"/>
        </w:rPr>
      </w:pPr>
    </w:p>
    <w:p w14:paraId="7CDA7482" w14:textId="77777777" w:rsidR="00010B4B" w:rsidRPr="004E530D" w:rsidRDefault="00010B4B" w:rsidP="00794BBC">
      <w:pPr>
        <w:spacing w:after="0" w:line="240" w:lineRule="auto"/>
        <w:jc w:val="both"/>
        <w:rPr>
          <w:rFonts w:cs="Calibri"/>
          <w:sz w:val="21"/>
          <w:szCs w:val="21"/>
          <w:lang w:val="sv-SE"/>
        </w:rPr>
      </w:pPr>
    </w:p>
    <w:p w14:paraId="243B065D" w14:textId="77777777" w:rsidR="00010B4B" w:rsidRPr="004E530D" w:rsidRDefault="00010B4B" w:rsidP="00794BBC">
      <w:pPr>
        <w:spacing w:after="0" w:line="240" w:lineRule="auto"/>
        <w:jc w:val="both"/>
        <w:rPr>
          <w:rFonts w:cs="Calibri"/>
          <w:sz w:val="21"/>
          <w:szCs w:val="21"/>
          <w:lang w:val="sv-SE"/>
        </w:rPr>
      </w:pPr>
    </w:p>
    <w:p w14:paraId="6B0BC2DC" w14:textId="77777777" w:rsidR="00010B4B" w:rsidRPr="004E530D" w:rsidRDefault="00010B4B" w:rsidP="00794BBC">
      <w:pPr>
        <w:spacing w:after="0" w:line="240" w:lineRule="auto"/>
        <w:jc w:val="both"/>
        <w:rPr>
          <w:rFonts w:cs="Calibri"/>
          <w:sz w:val="21"/>
          <w:szCs w:val="21"/>
          <w:lang w:val="sv-SE"/>
        </w:rPr>
      </w:pPr>
    </w:p>
    <w:p w14:paraId="420215BA" w14:textId="77777777" w:rsidR="00010B4B" w:rsidRPr="004E530D" w:rsidRDefault="00010B4B" w:rsidP="00794BBC">
      <w:pPr>
        <w:spacing w:after="0" w:line="240" w:lineRule="auto"/>
        <w:jc w:val="both"/>
        <w:rPr>
          <w:rFonts w:cs="Calibri"/>
          <w:sz w:val="21"/>
          <w:szCs w:val="21"/>
          <w:lang w:val="sv-SE"/>
        </w:rPr>
      </w:pPr>
    </w:p>
    <w:p w14:paraId="09EEFD70" w14:textId="77777777" w:rsidR="00010B4B" w:rsidRPr="004E530D" w:rsidRDefault="00010B4B" w:rsidP="00794BBC">
      <w:pPr>
        <w:spacing w:after="0" w:line="240" w:lineRule="auto"/>
        <w:jc w:val="both"/>
        <w:rPr>
          <w:rFonts w:cs="Calibri"/>
          <w:sz w:val="21"/>
          <w:szCs w:val="21"/>
          <w:lang w:val="sv-SE"/>
        </w:rPr>
      </w:pPr>
    </w:p>
    <w:p w14:paraId="53404937" w14:textId="77777777" w:rsidR="00010B4B" w:rsidRPr="004E530D" w:rsidRDefault="00010B4B" w:rsidP="00794BBC">
      <w:pPr>
        <w:spacing w:after="0" w:line="240" w:lineRule="auto"/>
        <w:jc w:val="both"/>
        <w:rPr>
          <w:rFonts w:cs="Calibri"/>
          <w:sz w:val="21"/>
          <w:szCs w:val="21"/>
          <w:lang w:val="sv-SE"/>
        </w:rPr>
      </w:pPr>
    </w:p>
    <w:p w14:paraId="6160EAA3" w14:textId="77777777" w:rsidR="00010B4B" w:rsidRPr="004E530D" w:rsidRDefault="00010B4B" w:rsidP="00794BBC">
      <w:pPr>
        <w:spacing w:after="0" w:line="240" w:lineRule="auto"/>
        <w:jc w:val="both"/>
        <w:rPr>
          <w:rFonts w:cs="Calibri"/>
          <w:sz w:val="21"/>
          <w:szCs w:val="21"/>
          <w:lang w:val="sv-SE"/>
        </w:rPr>
      </w:pPr>
    </w:p>
    <w:p w14:paraId="18004FA2" w14:textId="77777777" w:rsidR="00010B4B" w:rsidRPr="004E530D" w:rsidRDefault="00010B4B" w:rsidP="00794BBC">
      <w:pPr>
        <w:spacing w:after="0" w:line="240" w:lineRule="auto"/>
        <w:jc w:val="both"/>
        <w:rPr>
          <w:rFonts w:cs="Calibri"/>
          <w:sz w:val="21"/>
          <w:szCs w:val="21"/>
          <w:lang w:val="sv-SE"/>
        </w:rPr>
      </w:pPr>
    </w:p>
    <w:p w14:paraId="7785E913" w14:textId="77777777" w:rsidR="00010B4B" w:rsidRPr="004E530D" w:rsidRDefault="00010B4B" w:rsidP="00794BBC">
      <w:pPr>
        <w:spacing w:after="0" w:line="240" w:lineRule="auto"/>
        <w:jc w:val="both"/>
        <w:rPr>
          <w:rFonts w:cs="Calibri"/>
          <w:sz w:val="21"/>
          <w:szCs w:val="21"/>
          <w:lang w:val="sv-SE"/>
        </w:rPr>
      </w:pPr>
    </w:p>
    <w:p w14:paraId="538E21DF" w14:textId="77777777" w:rsidR="00010B4B" w:rsidRPr="004E530D" w:rsidRDefault="00010B4B" w:rsidP="00794BBC">
      <w:pPr>
        <w:spacing w:after="0" w:line="240" w:lineRule="auto"/>
        <w:jc w:val="both"/>
        <w:rPr>
          <w:rFonts w:cs="Calibri"/>
          <w:sz w:val="21"/>
          <w:szCs w:val="21"/>
          <w:lang w:val="sv-SE"/>
        </w:rPr>
      </w:pPr>
    </w:p>
    <w:p w14:paraId="025F2A7B" w14:textId="77777777" w:rsidR="00010B4B" w:rsidRPr="004E530D" w:rsidRDefault="00010B4B" w:rsidP="00794BBC">
      <w:pPr>
        <w:spacing w:after="0" w:line="240" w:lineRule="auto"/>
        <w:jc w:val="both"/>
        <w:rPr>
          <w:rFonts w:cs="Calibri"/>
          <w:sz w:val="21"/>
          <w:szCs w:val="21"/>
          <w:lang w:val="sv-SE"/>
        </w:rPr>
      </w:pPr>
    </w:p>
    <w:p w14:paraId="0A561CFE" w14:textId="77777777" w:rsidR="00010B4B" w:rsidRPr="004E530D" w:rsidRDefault="00010B4B" w:rsidP="00794BBC">
      <w:pPr>
        <w:spacing w:after="0" w:line="240" w:lineRule="auto"/>
        <w:jc w:val="both"/>
        <w:rPr>
          <w:rFonts w:cs="Calibri"/>
          <w:sz w:val="21"/>
          <w:szCs w:val="21"/>
          <w:lang w:val="sv-SE"/>
        </w:rPr>
      </w:pPr>
    </w:p>
    <w:p w14:paraId="1B9A95FE" w14:textId="77777777" w:rsidR="00010B4B" w:rsidRPr="004E530D" w:rsidRDefault="00010B4B" w:rsidP="00794BBC">
      <w:pPr>
        <w:spacing w:after="0" w:line="240" w:lineRule="auto"/>
        <w:jc w:val="both"/>
        <w:rPr>
          <w:rFonts w:cs="Calibri"/>
          <w:sz w:val="21"/>
          <w:szCs w:val="21"/>
          <w:lang w:val="sv-SE"/>
        </w:rPr>
      </w:pPr>
    </w:p>
    <w:p w14:paraId="278FD6C7" w14:textId="246201AE" w:rsidR="00C67485" w:rsidRPr="004E530D" w:rsidRDefault="00C67485" w:rsidP="00794BBC">
      <w:pPr>
        <w:spacing w:after="0" w:line="240" w:lineRule="auto"/>
        <w:jc w:val="both"/>
        <w:rPr>
          <w:rFonts w:cs="Calibri"/>
          <w:sz w:val="21"/>
          <w:szCs w:val="21"/>
          <w:lang w:val="sv-SE"/>
        </w:rPr>
      </w:pPr>
      <w:r w:rsidRPr="004E530D">
        <w:rPr>
          <w:rFonts w:cs="Calibri"/>
          <w:sz w:val="21"/>
          <w:szCs w:val="21"/>
          <w:lang w:val="id-ID"/>
        </w:rPr>
        <w:t>Demikian,</w:t>
      </w:r>
      <w:r w:rsidRPr="004E530D">
        <w:rPr>
          <w:rFonts w:cs="Calibri"/>
          <w:b/>
          <w:sz w:val="21"/>
          <w:szCs w:val="21"/>
          <w:lang w:val="id-ID"/>
        </w:rPr>
        <w:t xml:space="preserve"> </w:t>
      </w:r>
      <w:r w:rsidRPr="004E530D">
        <w:rPr>
          <w:rFonts w:cs="Calibri"/>
          <w:sz w:val="21"/>
          <w:szCs w:val="21"/>
          <w:lang w:val="sv-SE"/>
        </w:rPr>
        <w:t xml:space="preserve">Adendum </w:t>
      </w:r>
      <w:r w:rsidR="0015619F" w:rsidRPr="004E530D">
        <w:rPr>
          <w:rFonts w:cs="Calibri"/>
          <w:bCs/>
          <w:sz w:val="21"/>
          <w:szCs w:val="21"/>
          <w:lang w:val="sv-SE"/>
        </w:rPr>
        <w:t>I</w:t>
      </w:r>
      <w:r w:rsidR="00CD2559" w:rsidRPr="004E530D">
        <w:rPr>
          <w:rFonts w:cs="Calibri"/>
          <w:sz w:val="21"/>
          <w:szCs w:val="21"/>
          <w:lang w:val="sv-SE"/>
        </w:rPr>
        <w:t xml:space="preserve"> </w:t>
      </w:r>
      <w:r w:rsidRPr="004E530D">
        <w:rPr>
          <w:rFonts w:cs="Calibri"/>
          <w:sz w:val="21"/>
          <w:szCs w:val="21"/>
          <w:lang w:val="id-ID"/>
        </w:rPr>
        <w:t xml:space="preserve">ini ditandatangani oleh Para Pihak pada hari dan tanggal </w:t>
      </w:r>
      <w:r w:rsidRPr="004E530D">
        <w:rPr>
          <w:rFonts w:cs="Calibri"/>
          <w:sz w:val="21"/>
          <w:szCs w:val="21"/>
          <w:lang w:val="sv-SE"/>
        </w:rPr>
        <w:t>yang tertulis di bagian awal Adendum</w:t>
      </w:r>
      <w:r w:rsidR="009E64DF" w:rsidRPr="004E530D">
        <w:rPr>
          <w:rFonts w:cs="Calibri"/>
          <w:sz w:val="21"/>
          <w:szCs w:val="21"/>
          <w:lang w:val="sv-SE"/>
        </w:rPr>
        <w:t xml:space="preserve"> </w:t>
      </w:r>
      <w:r w:rsidR="0015619F" w:rsidRPr="004E530D">
        <w:rPr>
          <w:rFonts w:cs="Calibri"/>
          <w:bCs/>
          <w:sz w:val="21"/>
          <w:szCs w:val="21"/>
          <w:lang w:val="sv-SE"/>
        </w:rPr>
        <w:t>I</w:t>
      </w:r>
      <w:r w:rsidR="00CD2559" w:rsidRPr="004E530D">
        <w:rPr>
          <w:rFonts w:cs="Calibri"/>
          <w:sz w:val="21"/>
          <w:szCs w:val="21"/>
          <w:lang w:val="sv-SE"/>
        </w:rPr>
        <w:t xml:space="preserve"> </w:t>
      </w:r>
      <w:r w:rsidRPr="004E530D">
        <w:rPr>
          <w:rFonts w:cs="Calibri"/>
          <w:sz w:val="21"/>
          <w:szCs w:val="21"/>
          <w:lang w:val="sv-SE"/>
        </w:rPr>
        <w:t>ini.</w:t>
      </w:r>
    </w:p>
    <w:p w14:paraId="542F55E7" w14:textId="77777777" w:rsidR="00D002D9" w:rsidRPr="004E530D" w:rsidRDefault="00D002D9" w:rsidP="00794BBC">
      <w:pPr>
        <w:spacing w:after="0" w:line="240" w:lineRule="auto"/>
        <w:jc w:val="both"/>
        <w:rPr>
          <w:rFonts w:cs="Calibri"/>
          <w:sz w:val="21"/>
          <w:szCs w:val="21"/>
          <w:lang w:val="sv-SE"/>
        </w:rPr>
      </w:pPr>
    </w:p>
    <w:tbl>
      <w:tblPr>
        <w:tblW w:w="10507" w:type="dxa"/>
        <w:tblLook w:val="04A0" w:firstRow="1" w:lastRow="0" w:firstColumn="1" w:lastColumn="0" w:noHBand="0" w:noVBand="1"/>
      </w:tblPr>
      <w:tblGrid>
        <w:gridCol w:w="4915"/>
        <w:gridCol w:w="5592"/>
      </w:tblGrid>
      <w:tr w:rsidR="00C67485" w:rsidRPr="004E530D" w14:paraId="55B0950E" w14:textId="77777777" w:rsidTr="004B6172">
        <w:trPr>
          <w:trHeight w:val="3756"/>
        </w:trPr>
        <w:tc>
          <w:tcPr>
            <w:tcW w:w="4915" w:type="dxa"/>
            <w:shd w:val="clear" w:color="auto" w:fill="auto"/>
          </w:tcPr>
          <w:p w14:paraId="36FF4EF1" w14:textId="77777777" w:rsidR="00C67485" w:rsidRPr="004E530D" w:rsidRDefault="00C67485" w:rsidP="00794BBC">
            <w:pPr>
              <w:tabs>
                <w:tab w:val="center" w:pos="2202"/>
              </w:tabs>
              <w:spacing w:after="0" w:line="240" w:lineRule="auto"/>
              <w:jc w:val="both"/>
              <w:rPr>
                <w:rFonts w:cs="Calibri"/>
                <w:b/>
                <w:sz w:val="21"/>
                <w:szCs w:val="21"/>
              </w:rPr>
            </w:pPr>
            <w:r w:rsidRPr="004E530D">
              <w:rPr>
                <w:rFonts w:cs="Calibri"/>
                <w:b/>
                <w:sz w:val="21"/>
                <w:szCs w:val="21"/>
              </w:rPr>
              <w:t>PIHAK PERTAMA</w:t>
            </w:r>
          </w:p>
          <w:p w14:paraId="7B844D16" w14:textId="77777777" w:rsidR="00C67485" w:rsidRPr="004E530D" w:rsidRDefault="00C67485" w:rsidP="00794BBC">
            <w:pPr>
              <w:tabs>
                <w:tab w:val="center" w:pos="2202"/>
              </w:tabs>
              <w:spacing w:after="0" w:line="240" w:lineRule="auto"/>
              <w:jc w:val="both"/>
              <w:rPr>
                <w:rFonts w:cs="Calibri"/>
                <w:b/>
                <w:sz w:val="21"/>
                <w:szCs w:val="21"/>
              </w:rPr>
            </w:pPr>
            <w:r w:rsidRPr="004E530D">
              <w:rPr>
                <w:rFonts w:cs="Calibri"/>
                <w:b/>
                <w:sz w:val="21"/>
                <w:szCs w:val="21"/>
              </w:rPr>
              <w:t>PT PRUDENTIAL LIFE ASSURANCE</w:t>
            </w:r>
          </w:p>
          <w:p w14:paraId="1D8E4785" w14:textId="77777777" w:rsidR="00C67485" w:rsidRPr="004E530D" w:rsidRDefault="00C67485" w:rsidP="00794BBC">
            <w:pPr>
              <w:tabs>
                <w:tab w:val="center" w:pos="2202"/>
              </w:tabs>
              <w:spacing w:after="0" w:line="240" w:lineRule="auto"/>
              <w:jc w:val="both"/>
              <w:rPr>
                <w:rFonts w:cs="Calibri"/>
                <w:b/>
                <w:sz w:val="21"/>
                <w:szCs w:val="21"/>
              </w:rPr>
            </w:pPr>
          </w:p>
          <w:p w14:paraId="765A7CF9" w14:textId="77777777" w:rsidR="00C67485" w:rsidRPr="004E530D" w:rsidRDefault="00C67485" w:rsidP="00794BBC">
            <w:pPr>
              <w:tabs>
                <w:tab w:val="center" w:pos="2202"/>
              </w:tabs>
              <w:spacing w:after="0" w:line="240" w:lineRule="auto"/>
              <w:jc w:val="both"/>
              <w:rPr>
                <w:rFonts w:cs="Calibri"/>
                <w:b/>
                <w:sz w:val="21"/>
                <w:szCs w:val="21"/>
              </w:rPr>
            </w:pPr>
          </w:p>
          <w:p w14:paraId="08795D7D" w14:textId="77777777" w:rsidR="00C67485" w:rsidRPr="004E530D" w:rsidRDefault="00C67485" w:rsidP="00794BBC">
            <w:pPr>
              <w:tabs>
                <w:tab w:val="center" w:pos="2202"/>
              </w:tabs>
              <w:spacing w:after="0" w:line="240" w:lineRule="auto"/>
              <w:jc w:val="both"/>
              <w:rPr>
                <w:rFonts w:cs="Calibri"/>
                <w:b/>
                <w:sz w:val="21"/>
                <w:szCs w:val="21"/>
              </w:rPr>
            </w:pPr>
          </w:p>
          <w:p w14:paraId="33042FCB" w14:textId="77777777" w:rsidR="00C67485" w:rsidRPr="004E530D" w:rsidRDefault="00C67485" w:rsidP="00794BBC">
            <w:pPr>
              <w:tabs>
                <w:tab w:val="center" w:pos="2202"/>
              </w:tabs>
              <w:spacing w:after="0" w:line="240" w:lineRule="auto"/>
              <w:jc w:val="both"/>
              <w:rPr>
                <w:rFonts w:cs="Calibri"/>
                <w:b/>
                <w:sz w:val="21"/>
                <w:szCs w:val="21"/>
              </w:rPr>
            </w:pPr>
          </w:p>
          <w:p w14:paraId="42AA5F1B" w14:textId="77777777" w:rsidR="00D00EB3" w:rsidRPr="004E530D" w:rsidRDefault="00D00EB3" w:rsidP="00794BBC">
            <w:pPr>
              <w:tabs>
                <w:tab w:val="center" w:pos="2202"/>
              </w:tabs>
              <w:spacing w:after="0" w:line="240" w:lineRule="auto"/>
              <w:jc w:val="both"/>
              <w:rPr>
                <w:rFonts w:cs="Calibri"/>
                <w:b/>
                <w:sz w:val="21"/>
                <w:szCs w:val="21"/>
              </w:rPr>
            </w:pPr>
          </w:p>
          <w:p w14:paraId="1D0F58EA" w14:textId="77777777" w:rsidR="00CC5B43" w:rsidRPr="004E530D" w:rsidRDefault="00CC5B43" w:rsidP="00794BBC">
            <w:pPr>
              <w:tabs>
                <w:tab w:val="center" w:pos="2202"/>
              </w:tabs>
              <w:spacing w:after="0" w:line="240" w:lineRule="auto"/>
              <w:jc w:val="both"/>
              <w:rPr>
                <w:rFonts w:cs="Calibri"/>
                <w:b/>
                <w:sz w:val="21"/>
                <w:szCs w:val="21"/>
              </w:rPr>
            </w:pPr>
          </w:p>
          <w:p w14:paraId="70D2D522" w14:textId="77777777" w:rsidR="00C67485" w:rsidRPr="004E530D" w:rsidRDefault="000C566F" w:rsidP="00794BBC">
            <w:pPr>
              <w:tabs>
                <w:tab w:val="center" w:pos="2202"/>
              </w:tabs>
              <w:spacing w:after="0" w:line="240" w:lineRule="auto"/>
              <w:jc w:val="both"/>
              <w:rPr>
                <w:rFonts w:cs="Calibri"/>
                <w:b/>
                <w:sz w:val="21"/>
                <w:szCs w:val="21"/>
                <w:u w:val="single"/>
              </w:rPr>
            </w:pPr>
            <w:r w:rsidRPr="004E530D">
              <w:rPr>
                <w:rFonts w:cs="Calibri"/>
                <w:b/>
                <w:sz w:val="21"/>
                <w:szCs w:val="21"/>
                <w:u w:val="single"/>
              </w:rPr>
              <w:t>dr</w:t>
            </w:r>
            <w:r w:rsidR="00C52941" w:rsidRPr="004E530D">
              <w:rPr>
                <w:rFonts w:cs="Calibri"/>
                <w:b/>
                <w:sz w:val="21"/>
                <w:szCs w:val="21"/>
                <w:u w:val="single"/>
              </w:rPr>
              <w:t>. Dian Budiani</w:t>
            </w:r>
          </w:p>
          <w:p w14:paraId="6347682B" w14:textId="77777777" w:rsidR="00C67485" w:rsidRPr="004E530D" w:rsidRDefault="00C52941" w:rsidP="00794BBC">
            <w:pPr>
              <w:tabs>
                <w:tab w:val="center" w:pos="2202"/>
              </w:tabs>
              <w:spacing w:after="0" w:line="240" w:lineRule="auto"/>
              <w:jc w:val="both"/>
              <w:rPr>
                <w:rFonts w:cs="Calibri"/>
                <w:sz w:val="21"/>
                <w:szCs w:val="21"/>
              </w:rPr>
            </w:pPr>
            <w:r w:rsidRPr="004E530D">
              <w:rPr>
                <w:rFonts w:cs="Calibri"/>
                <w:sz w:val="21"/>
                <w:szCs w:val="21"/>
              </w:rPr>
              <w:t>Chief Operations</w:t>
            </w:r>
            <w:r w:rsidR="0049721B" w:rsidRPr="004E530D">
              <w:rPr>
                <w:rFonts w:cs="Calibri"/>
                <w:sz w:val="21"/>
                <w:szCs w:val="21"/>
              </w:rPr>
              <w:t xml:space="preserve"> and Health</w:t>
            </w:r>
            <w:r w:rsidRPr="004E530D">
              <w:rPr>
                <w:rFonts w:cs="Calibri"/>
                <w:sz w:val="21"/>
                <w:szCs w:val="21"/>
              </w:rPr>
              <w:t xml:space="preserve"> Officer</w:t>
            </w:r>
          </w:p>
          <w:p w14:paraId="45742C56" w14:textId="77777777" w:rsidR="00CC5B43" w:rsidRPr="004E530D" w:rsidRDefault="00CC5B43" w:rsidP="00794BBC">
            <w:pPr>
              <w:tabs>
                <w:tab w:val="center" w:pos="2202"/>
              </w:tabs>
              <w:spacing w:after="0" w:line="240" w:lineRule="auto"/>
              <w:jc w:val="both"/>
              <w:rPr>
                <w:rFonts w:cs="Calibri"/>
                <w:sz w:val="21"/>
                <w:szCs w:val="21"/>
              </w:rPr>
            </w:pPr>
          </w:p>
          <w:p w14:paraId="14D5BC9B" w14:textId="77777777" w:rsidR="00CC5B43" w:rsidRPr="004E530D" w:rsidRDefault="00CC5B43" w:rsidP="00794BBC">
            <w:pPr>
              <w:tabs>
                <w:tab w:val="center" w:pos="2202"/>
              </w:tabs>
              <w:spacing w:after="0" w:line="240" w:lineRule="auto"/>
              <w:jc w:val="both"/>
              <w:rPr>
                <w:rFonts w:cs="Calibri"/>
                <w:sz w:val="21"/>
                <w:szCs w:val="21"/>
              </w:rPr>
            </w:pPr>
          </w:p>
          <w:p w14:paraId="66B14638" w14:textId="77777777" w:rsidR="00CC5B43" w:rsidRPr="004E530D" w:rsidRDefault="00CC5B43" w:rsidP="00794BBC">
            <w:pPr>
              <w:tabs>
                <w:tab w:val="center" w:pos="2202"/>
              </w:tabs>
              <w:spacing w:after="0" w:line="240" w:lineRule="auto"/>
              <w:jc w:val="both"/>
              <w:rPr>
                <w:rFonts w:cs="Calibri"/>
                <w:sz w:val="21"/>
                <w:szCs w:val="21"/>
              </w:rPr>
            </w:pPr>
          </w:p>
          <w:p w14:paraId="39DFD039" w14:textId="77777777" w:rsidR="00CC5B43" w:rsidRPr="004E530D" w:rsidRDefault="00CC5B43" w:rsidP="00794BBC">
            <w:pPr>
              <w:tabs>
                <w:tab w:val="center" w:pos="2202"/>
              </w:tabs>
              <w:spacing w:after="0" w:line="240" w:lineRule="auto"/>
              <w:jc w:val="both"/>
              <w:rPr>
                <w:rFonts w:cs="Calibri"/>
                <w:sz w:val="21"/>
                <w:szCs w:val="21"/>
              </w:rPr>
            </w:pPr>
          </w:p>
        </w:tc>
        <w:tc>
          <w:tcPr>
            <w:tcW w:w="5592" w:type="dxa"/>
            <w:shd w:val="clear" w:color="auto" w:fill="auto"/>
          </w:tcPr>
          <w:p w14:paraId="5A43FA8A" w14:textId="77777777" w:rsidR="00C67485" w:rsidRPr="004E530D" w:rsidRDefault="00C67485" w:rsidP="00794BBC">
            <w:pPr>
              <w:spacing w:after="0" w:line="240" w:lineRule="auto"/>
              <w:ind w:right="-105"/>
              <w:jc w:val="both"/>
              <w:rPr>
                <w:rFonts w:cs="Calibri"/>
                <w:b/>
                <w:sz w:val="21"/>
                <w:szCs w:val="21"/>
                <w:lang w:val="sv-SE"/>
              </w:rPr>
            </w:pPr>
            <w:r w:rsidRPr="004E530D">
              <w:rPr>
                <w:rFonts w:cs="Calibri"/>
                <w:b/>
                <w:sz w:val="21"/>
                <w:szCs w:val="21"/>
                <w:lang w:val="sv-SE"/>
              </w:rPr>
              <w:t>PIHAK KEDUA</w:t>
            </w:r>
          </w:p>
          <w:p w14:paraId="0730020D" w14:textId="151E9690" w:rsidR="00C67485" w:rsidRPr="004E530D" w:rsidRDefault="00794BBC" w:rsidP="00794BBC">
            <w:pPr>
              <w:spacing w:after="0" w:line="240" w:lineRule="auto"/>
              <w:ind w:right="-105"/>
              <w:jc w:val="both"/>
              <w:rPr>
                <w:rFonts w:cs="Calibri"/>
                <w:b/>
                <w:sz w:val="21"/>
                <w:szCs w:val="21"/>
                <w:lang w:val="sv-SE"/>
              </w:rPr>
            </w:pPr>
            <w:r w:rsidRPr="004E530D">
              <w:rPr>
                <w:b/>
                <w:sz w:val="21"/>
                <w:szCs w:val="21"/>
                <w:lang w:val="id-ID"/>
              </w:rPr>
              <w:t>PT DISA PRIMA MEDIKA</w:t>
            </w:r>
          </w:p>
          <w:p w14:paraId="57CB72A1" w14:textId="77777777" w:rsidR="00D9047C" w:rsidRPr="004E530D" w:rsidRDefault="00D9047C" w:rsidP="00794BBC">
            <w:pPr>
              <w:spacing w:after="0" w:line="240" w:lineRule="auto"/>
              <w:ind w:right="-105"/>
              <w:jc w:val="both"/>
              <w:rPr>
                <w:rFonts w:cs="Calibri"/>
                <w:b/>
                <w:sz w:val="21"/>
                <w:szCs w:val="21"/>
                <w:lang w:val="sv-SE"/>
              </w:rPr>
            </w:pPr>
          </w:p>
          <w:p w14:paraId="32F97663" w14:textId="77777777" w:rsidR="00CD3A2A" w:rsidRPr="004E530D" w:rsidRDefault="00CD3A2A" w:rsidP="00794BBC">
            <w:pPr>
              <w:spacing w:after="0" w:line="240" w:lineRule="auto"/>
              <w:ind w:right="-105"/>
              <w:jc w:val="both"/>
              <w:rPr>
                <w:rFonts w:cs="Calibri"/>
                <w:b/>
                <w:sz w:val="21"/>
                <w:szCs w:val="21"/>
                <w:lang w:val="sv-SE"/>
              </w:rPr>
            </w:pPr>
          </w:p>
          <w:p w14:paraId="273F7D06" w14:textId="77777777" w:rsidR="00D00EB3" w:rsidRPr="004E530D" w:rsidRDefault="00D00EB3" w:rsidP="00794BBC">
            <w:pPr>
              <w:spacing w:after="0" w:line="240" w:lineRule="auto"/>
              <w:ind w:right="-105"/>
              <w:jc w:val="both"/>
              <w:rPr>
                <w:rFonts w:cs="Calibri"/>
                <w:b/>
                <w:sz w:val="21"/>
                <w:szCs w:val="21"/>
                <w:lang w:val="sv-SE"/>
              </w:rPr>
            </w:pPr>
          </w:p>
          <w:p w14:paraId="49AC067A" w14:textId="77777777" w:rsidR="00C67485" w:rsidRPr="004E530D" w:rsidRDefault="00C67485" w:rsidP="00794BBC">
            <w:pPr>
              <w:spacing w:after="0" w:line="240" w:lineRule="auto"/>
              <w:ind w:right="-105"/>
              <w:jc w:val="both"/>
              <w:rPr>
                <w:rFonts w:cs="Calibri"/>
                <w:b/>
                <w:sz w:val="21"/>
                <w:szCs w:val="21"/>
                <w:lang w:val="sv-SE"/>
              </w:rPr>
            </w:pPr>
          </w:p>
          <w:p w14:paraId="6781521B" w14:textId="77777777" w:rsidR="002C4A6D" w:rsidRPr="004E530D" w:rsidRDefault="002C4A6D" w:rsidP="00794BBC">
            <w:pPr>
              <w:spacing w:after="0" w:line="240" w:lineRule="auto"/>
              <w:ind w:right="-105"/>
              <w:jc w:val="both"/>
              <w:rPr>
                <w:rFonts w:cs="Calibri"/>
                <w:b/>
                <w:sz w:val="21"/>
                <w:szCs w:val="21"/>
                <w:lang w:val="sv-SE"/>
              </w:rPr>
            </w:pPr>
          </w:p>
          <w:p w14:paraId="57FD0E75" w14:textId="77777777" w:rsidR="004B6172" w:rsidRPr="004E530D" w:rsidRDefault="004B6172" w:rsidP="00794BBC">
            <w:pPr>
              <w:spacing w:after="0" w:line="240" w:lineRule="auto"/>
              <w:ind w:right="-105"/>
              <w:jc w:val="both"/>
              <w:rPr>
                <w:rFonts w:cs="Calibri"/>
                <w:b/>
                <w:sz w:val="21"/>
                <w:szCs w:val="21"/>
                <w:lang w:val="sv-SE"/>
              </w:rPr>
            </w:pPr>
          </w:p>
          <w:p w14:paraId="61488339" w14:textId="1091933D" w:rsidR="00C52941" w:rsidRPr="004E530D" w:rsidRDefault="004B6172" w:rsidP="00794BBC">
            <w:pPr>
              <w:spacing w:after="0" w:line="240" w:lineRule="auto"/>
              <w:ind w:right="-105"/>
              <w:jc w:val="both"/>
              <w:rPr>
                <w:rFonts w:cs="Calibri"/>
                <w:sz w:val="21"/>
                <w:szCs w:val="21"/>
                <w:u w:val="single"/>
                <w:lang w:val="sv-SE"/>
              </w:rPr>
            </w:pPr>
            <w:proofErr w:type="spellStart"/>
            <w:r w:rsidRPr="004E530D">
              <w:rPr>
                <w:rFonts w:eastAsia="Times New Roman" w:cs="Calibri"/>
                <w:b/>
                <w:bCs/>
                <w:iCs/>
                <w:sz w:val="21"/>
                <w:szCs w:val="21"/>
                <w:u w:val="single"/>
                <w:lang w:val="fr-ML" w:eastAsia="ar-SA"/>
              </w:rPr>
              <w:t>Endang</w:t>
            </w:r>
            <w:proofErr w:type="spellEnd"/>
            <w:r w:rsidRPr="004E530D">
              <w:rPr>
                <w:rFonts w:eastAsia="Times New Roman" w:cs="Calibri"/>
                <w:b/>
                <w:bCs/>
                <w:iCs/>
                <w:sz w:val="21"/>
                <w:szCs w:val="21"/>
                <w:u w:val="single"/>
                <w:lang w:val="fr-ML" w:eastAsia="ar-SA"/>
              </w:rPr>
              <w:t xml:space="preserve"> </w:t>
            </w:r>
            <w:proofErr w:type="spellStart"/>
            <w:r w:rsidRPr="004E530D">
              <w:rPr>
                <w:rFonts w:eastAsia="Times New Roman" w:cs="Calibri"/>
                <w:b/>
                <w:bCs/>
                <w:iCs/>
                <w:sz w:val="21"/>
                <w:szCs w:val="21"/>
                <w:u w:val="single"/>
                <w:lang w:val="fr-ML" w:eastAsia="ar-SA"/>
              </w:rPr>
              <w:t>Susilowati</w:t>
            </w:r>
            <w:proofErr w:type="spellEnd"/>
          </w:p>
          <w:p w14:paraId="70B11CF3" w14:textId="25E643E6" w:rsidR="00010B4B" w:rsidRPr="004E530D" w:rsidRDefault="0015619F" w:rsidP="00794BBC">
            <w:pPr>
              <w:spacing w:after="0" w:line="240" w:lineRule="auto"/>
              <w:ind w:right="-105"/>
              <w:jc w:val="both"/>
              <w:rPr>
                <w:rFonts w:cs="Calibri"/>
                <w:sz w:val="21"/>
                <w:szCs w:val="21"/>
                <w:lang w:val="sv-SE"/>
              </w:rPr>
            </w:pPr>
            <w:r w:rsidRPr="004E530D">
              <w:rPr>
                <w:rFonts w:cs="Calibri"/>
                <w:sz w:val="21"/>
                <w:szCs w:val="21"/>
                <w:lang w:val="sv-SE"/>
              </w:rPr>
              <w:t xml:space="preserve">Direktur </w:t>
            </w:r>
            <w:r w:rsidR="004B6172" w:rsidRPr="004E530D">
              <w:rPr>
                <w:rFonts w:cs="Calibri"/>
                <w:sz w:val="21"/>
                <w:szCs w:val="21"/>
                <w:lang w:val="sv-SE"/>
              </w:rPr>
              <w:t>Utama</w:t>
            </w:r>
          </w:p>
        </w:tc>
      </w:tr>
    </w:tbl>
    <w:p w14:paraId="58896806" w14:textId="77777777" w:rsidR="00010B4B" w:rsidRPr="004E530D" w:rsidRDefault="00010B4B" w:rsidP="00794BBC">
      <w:pPr>
        <w:spacing w:after="0" w:line="240" w:lineRule="auto"/>
        <w:jc w:val="center"/>
        <w:rPr>
          <w:rFonts w:cs="Calibri"/>
          <w:b/>
          <w:sz w:val="21"/>
          <w:szCs w:val="21"/>
          <w:lang w:val="sv-SE"/>
        </w:rPr>
      </w:pPr>
    </w:p>
    <w:p w14:paraId="06624310" w14:textId="77777777" w:rsidR="00010B4B" w:rsidRPr="004E530D" w:rsidRDefault="00010B4B" w:rsidP="00794BBC">
      <w:pPr>
        <w:spacing w:after="0" w:line="240" w:lineRule="auto"/>
        <w:jc w:val="center"/>
        <w:rPr>
          <w:rFonts w:cs="Calibri"/>
          <w:b/>
          <w:sz w:val="21"/>
          <w:szCs w:val="21"/>
          <w:lang w:val="sv-SE"/>
        </w:rPr>
      </w:pPr>
    </w:p>
    <w:p w14:paraId="388B9CB2" w14:textId="77777777" w:rsidR="00010B4B" w:rsidRPr="004E530D" w:rsidRDefault="00010B4B" w:rsidP="00794BBC">
      <w:pPr>
        <w:spacing w:after="0" w:line="240" w:lineRule="auto"/>
        <w:jc w:val="center"/>
        <w:rPr>
          <w:rFonts w:cs="Calibri"/>
          <w:b/>
          <w:sz w:val="21"/>
          <w:szCs w:val="21"/>
          <w:lang w:val="sv-SE"/>
        </w:rPr>
      </w:pPr>
    </w:p>
    <w:p w14:paraId="2EDC4D90" w14:textId="77777777" w:rsidR="00010B4B" w:rsidRPr="004E530D" w:rsidRDefault="00010B4B" w:rsidP="00794BBC">
      <w:pPr>
        <w:spacing w:after="0" w:line="240" w:lineRule="auto"/>
        <w:jc w:val="center"/>
        <w:rPr>
          <w:rFonts w:cs="Calibri"/>
          <w:b/>
          <w:sz w:val="21"/>
          <w:szCs w:val="21"/>
          <w:lang w:val="sv-SE"/>
        </w:rPr>
      </w:pPr>
    </w:p>
    <w:p w14:paraId="71E5E0F0" w14:textId="77777777" w:rsidR="00010B4B" w:rsidRPr="004E530D" w:rsidRDefault="00010B4B" w:rsidP="00794BBC">
      <w:pPr>
        <w:spacing w:after="0" w:line="240" w:lineRule="auto"/>
        <w:jc w:val="center"/>
        <w:rPr>
          <w:rFonts w:cs="Calibri"/>
          <w:b/>
          <w:sz w:val="21"/>
          <w:szCs w:val="21"/>
          <w:lang w:val="sv-SE"/>
        </w:rPr>
      </w:pPr>
    </w:p>
    <w:p w14:paraId="023BE239" w14:textId="77777777" w:rsidR="00010B4B" w:rsidRPr="004E530D" w:rsidRDefault="00010B4B" w:rsidP="00794BBC">
      <w:pPr>
        <w:spacing w:after="0" w:line="240" w:lineRule="auto"/>
        <w:jc w:val="center"/>
        <w:rPr>
          <w:rFonts w:cs="Calibri"/>
          <w:b/>
          <w:sz w:val="21"/>
          <w:szCs w:val="21"/>
          <w:lang w:val="sv-SE"/>
        </w:rPr>
      </w:pPr>
    </w:p>
    <w:p w14:paraId="2D7EF905" w14:textId="77777777" w:rsidR="00010B4B" w:rsidRPr="004E530D" w:rsidRDefault="00010B4B" w:rsidP="00794BBC">
      <w:pPr>
        <w:spacing w:after="0" w:line="240" w:lineRule="auto"/>
        <w:jc w:val="center"/>
        <w:rPr>
          <w:rFonts w:cs="Calibri"/>
          <w:b/>
          <w:sz w:val="21"/>
          <w:szCs w:val="21"/>
          <w:lang w:val="sv-SE"/>
        </w:rPr>
      </w:pPr>
    </w:p>
    <w:p w14:paraId="2C56CE20" w14:textId="77777777" w:rsidR="00010B4B" w:rsidRPr="004E530D" w:rsidRDefault="00010B4B" w:rsidP="00794BBC">
      <w:pPr>
        <w:spacing w:after="0" w:line="240" w:lineRule="auto"/>
        <w:jc w:val="center"/>
        <w:rPr>
          <w:rFonts w:cs="Calibri"/>
          <w:b/>
          <w:sz w:val="21"/>
          <w:szCs w:val="21"/>
          <w:lang w:val="sv-SE"/>
        </w:rPr>
      </w:pPr>
    </w:p>
    <w:p w14:paraId="25776A99" w14:textId="77777777" w:rsidR="00010B4B" w:rsidRPr="004E530D" w:rsidRDefault="00010B4B" w:rsidP="00794BBC">
      <w:pPr>
        <w:spacing w:after="0" w:line="240" w:lineRule="auto"/>
        <w:jc w:val="center"/>
        <w:rPr>
          <w:rFonts w:cs="Calibri"/>
          <w:b/>
          <w:sz w:val="21"/>
          <w:szCs w:val="21"/>
          <w:lang w:val="sv-SE"/>
        </w:rPr>
      </w:pPr>
    </w:p>
    <w:p w14:paraId="6BED7C7B" w14:textId="77777777" w:rsidR="00010B4B" w:rsidRPr="004E530D" w:rsidRDefault="00010B4B" w:rsidP="00794BBC">
      <w:pPr>
        <w:spacing w:after="0" w:line="240" w:lineRule="auto"/>
        <w:jc w:val="center"/>
        <w:rPr>
          <w:rFonts w:cs="Calibri"/>
          <w:b/>
          <w:sz w:val="21"/>
          <w:szCs w:val="21"/>
          <w:lang w:val="sv-SE"/>
        </w:rPr>
      </w:pPr>
    </w:p>
    <w:p w14:paraId="3207D538" w14:textId="77777777" w:rsidR="00010B4B" w:rsidRPr="004E530D" w:rsidRDefault="00010B4B" w:rsidP="00794BBC">
      <w:pPr>
        <w:spacing w:after="0" w:line="240" w:lineRule="auto"/>
        <w:jc w:val="center"/>
        <w:rPr>
          <w:rFonts w:cs="Calibri"/>
          <w:b/>
          <w:sz w:val="21"/>
          <w:szCs w:val="21"/>
          <w:lang w:val="sv-SE"/>
        </w:rPr>
      </w:pPr>
    </w:p>
    <w:p w14:paraId="11D45D5D" w14:textId="77777777" w:rsidR="00010B4B" w:rsidRPr="004E530D" w:rsidRDefault="00010B4B" w:rsidP="00794BBC">
      <w:pPr>
        <w:spacing w:after="0" w:line="240" w:lineRule="auto"/>
        <w:jc w:val="center"/>
        <w:rPr>
          <w:rFonts w:cs="Calibri"/>
          <w:b/>
          <w:sz w:val="21"/>
          <w:szCs w:val="21"/>
          <w:lang w:val="sv-SE"/>
        </w:rPr>
      </w:pPr>
    </w:p>
    <w:p w14:paraId="16C030F5" w14:textId="77777777" w:rsidR="00010B4B" w:rsidRPr="004E530D" w:rsidRDefault="00010B4B" w:rsidP="00794BBC">
      <w:pPr>
        <w:spacing w:after="0" w:line="240" w:lineRule="auto"/>
        <w:jc w:val="center"/>
        <w:rPr>
          <w:rFonts w:cs="Calibri"/>
          <w:b/>
          <w:sz w:val="21"/>
          <w:szCs w:val="21"/>
          <w:lang w:val="sv-SE"/>
        </w:rPr>
      </w:pPr>
    </w:p>
    <w:p w14:paraId="65494E24" w14:textId="77777777" w:rsidR="00010B4B" w:rsidRPr="004E530D" w:rsidRDefault="00010B4B" w:rsidP="00794BBC">
      <w:pPr>
        <w:spacing w:after="0" w:line="240" w:lineRule="auto"/>
        <w:jc w:val="center"/>
        <w:rPr>
          <w:rFonts w:cs="Calibri"/>
          <w:b/>
          <w:sz w:val="21"/>
          <w:szCs w:val="21"/>
          <w:lang w:val="sv-SE"/>
        </w:rPr>
      </w:pPr>
    </w:p>
    <w:p w14:paraId="026450C8" w14:textId="77777777" w:rsidR="00010B4B" w:rsidRPr="004E530D" w:rsidRDefault="00010B4B" w:rsidP="00794BBC">
      <w:pPr>
        <w:spacing w:after="0" w:line="240" w:lineRule="auto"/>
        <w:jc w:val="center"/>
        <w:rPr>
          <w:rFonts w:cs="Calibri"/>
          <w:b/>
          <w:sz w:val="21"/>
          <w:szCs w:val="21"/>
          <w:lang w:val="sv-SE"/>
        </w:rPr>
      </w:pPr>
    </w:p>
    <w:p w14:paraId="6E85BAAE" w14:textId="77777777" w:rsidR="00010B4B" w:rsidRPr="004E530D" w:rsidRDefault="00010B4B" w:rsidP="00794BBC">
      <w:pPr>
        <w:spacing w:after="0" w:line="240" w:lineRule="auto"/>
        <w:jc w:val="center"/>
        <w:rPr>
          <w:rFonts w:cs="Calibri"/>
          <w:b/>
          <w:sz w:val="21"/>
          <w:szCs w:val="21"/>
          <w:lang w:val="sv-SE"/>
        </w:rPr>
      </w:pPr>
    </w:p>
    <w:p w14:paraId="094FA944" w14:textId="77777777" w:rsidR="00010B4B" w:rsidRPr="004E530D" w:rsidRDefault="00010B4B" w:rsidP="00794BBC">
      <w:pPr>
        <w:spacing w:after="0" w:line="240" w:lineRule="auto"/>
        <w:jc w:val="center"/>
        <w:rPr>
          <w:rFonts w:cs="Calibri"/>
          <w:b/>
          <w:sz w:val="21"/>
          <w:szCs w:val="21"/>
          <w:lang w:val="sv-SE"/>
        </w:rPr>
      </w:pPr>
    </w:p>
    <w:p w14:paraId="0E50DE1A" w14:textId="77777777" w:rsidR="00010B4B" w:rsidRPr="004E530D" w:rsidRDefault="00010B4B" w:rsidP="00794BBC">
      <w:pPr>
        <w:spacing w:after="0" w:line="240" w:lineRule="auto"/>
        <w:jc w:val="center"/>
        <w:rPr>
          <w:rFonts w:cs="Calibri"/>
          <w:b/>
          <w:sz w:val="21"/>
          <w:szCs w:val="21"/>
          <w:lang w:val="sv-SE"/>
        </w:rPr>
      </w:pPr>
    </w:p>
    <w:p w14:paraId="7B93053D" w14:textId="77777777" w:rsidR="00010B4B" w:rsidRPr="004E530D" w:rsidRDefault="00010B4B" w:rsidP="00794BBC">
      <w:pPr>
        <w:spacing w:after="0" w:line="240" w:lineRule="auto"/>
        <w:jc w:val="center"/>
        <w:rPr>
          <w:rFonts w:cs="Calibri"/>
          <w:b/>
          <w:sz w:val="21"/>
          <w:szCs w:val="21"/>
          <w:lang w:val="sv-SE"/>
        </w:rPr>
      </w:pPr>
    </w:p>
    <w:p w14:paraId="0516FFB6" w14:textId="77777777" w:rsidR="00010B4B" w:rsidRPr="004E530D" w:rsidRDefault="00010B4B" w:rsidP="00794BBC">
      <w:pPr>
        <w:spacing w:after="0" w:line="240" w:lineRule="auto"/>
        <w:jc w:val="center"/>
        <w:rPr>
          <w:rFonts w:cs="Calibri"/>
          <w:b/>
          <w:sz w:val="21"/>
          <w:szCs w:val="21"/>
          <w:lang w:val="sv-SE"/>
        </w:rPr>
      </w:pPr>
    </w:p>
    <w:p w14:paraId="1F300494" w14:textId="77777777" w:rsidR="00010B4B" w:rsidRPr="004E530D" w:rsidRDefault="00010B4B" w:rsidP="00794BBC">
      <w:pPr>
        <w:spacing w:after="0" w:line="240" w:lineRule="auto"/>
        <w:jc w:val="center"/>
        <w:rPr>
          <w:rFonts w:cs="Calibri"/>
          <w:b/>
          <w:sz w:val="21"/>
          <w:szCs w:val="21"/>
          <w:lang w:val="sv-SE"/>
        </w:rPr>
      </w:pPr>
    </w:p>
    <w:p w14:paraId="119248E5" w14:textId="77777777" w:rsidR="00010B4B" w:rsidRPr="004E530D" w:rsidRDefault="00010B4B" w:rsidP="00794BBC">
      <w:pPr>
        <w:spacing w:after="0" w:line="240" w:lineRule="auto"/>
        <w:jc w:val="center"/>
        <w:rPr>
          <w:rFonts w:cs="Calibri"/>
          <w:b/>
          <w:sz w:val="21"/>
          <w:szCs w:val="21"/>
          <w:lang w:val="sv-SE"/>
        </w:rPr>
      </w:pPr>
    </w:p>
    <w:p w14:paraId="798A85A4" w14:textId="77777777" w:rsidR="00010B4B" w:rsidRPr="004E530D" w:rsidRDefault="00010B4B" w:rsidP="00794BBC">
      <w:pPr>
        <w:spacing w:after="0" w:line="240" w:lineRule="auto"/>
        <w:jc w:val="center"/>
        <w:rPr>
          <w:rFonts w:cs="Calibri"/>
          <w:b/>
          <w:sz w:val="21"/>
          <w:szCs w:val="21"/>
          <w:lang w:val="sv-SE"/>
        </w:rPr>
      </w:pPr>
    </w:p>
    <w:p w14:paraId="79DB6FB6" w14:textId="77777777" w:rsidR="00010B4B" w:rsidRPr="004E530D" w:rsidRDefault="00010B4B" w:rsidP="00794BBC">
      <w:pPr>
        <w:spacing w:after="0" w:line="240" w:lineRule="auto"/>
        <w:jc w:val="center"/>
        <w:rPr>
          <w:rFonts w:cs="Calibri"/>
          <w:b/>
          <w:sz w:val="21"/>
          <w:szCs w:val="21"/>
          <w:lang w:val="sv-SE"/>
        </w:rPr>
      </w:pPr>
    </w:p>
    <w:p w14:paraId="717E5A91" w14:textId="77777777" w:rsidR="00010B4B" w:rsidRPr="004E530D" w:rsidRDefault="00010B4B" w:rsidP="00794BBC">
      <w:pPr>
        <w:spacing w:after="0" w:line="240" w:lineRule="auto"/>
        <w:jc w:val="center"/>
        <w:rPr>
          <w:rFonts w:cs="Calibri"/>
          <w:b/>
          <w:sz w:val="21"/>
          <w:szCs w:val="21"/>
          <w:lang w:val="sv-SE"/>
        </w:rPr>
      </w:pPr>
    </w:p>
    <w:p w14:paraId="26E6DE51" w14:textId="77777777" w:rsidR="00010B4B" w:rsidRPr="004E530D" w:rsidRDefault="00010B4B" w:rsidP="00794BBC">
      <w:pPr>
        <w:spacing w:after="0" w:line="240" w:lineRule="auto"/>
        <w:jc w:val="center"/>
        <w:rPr>
          <w:rFonts w:cs="Calibri"/>
          <w:b/>
          <w:sz w:val="21"/>
          <w:szCs w:val="21"/>
          <w:lang w:val="sv-SE"/>
        </w:rPr>
      </w:pPr>
    </w:p>
    <w:p w14:paraId="46B566F4" w14:textId="77777777" w:rsidR="00010B4B" w:rsidRPr="004E530D" w:rsidRDefault="00010B4B" w:rsidP="00794BBC">
      <w:pPr>
        <w:spacing w:after="0" w:line="240" w:lineRule="auto"/>
        <w:jc w:val="center"/>
        <w:rPr>
          <w:rFonts w:cs="Calibri"/>
          <w:b/>
          <w:sz w:val="21"/>
          <w:szCs w:val="21"/>
          <w:lang w:val="sv-SE"/>
        </w:rPr>
      </w:pPr>
    </w:p>
    <w:p w14:paraId="5E13BDA4" w14:textId="77777777" w:rsidR="00010B4B" w:rsidRPr="004E530D" w:rsidRDefault="00010B4B" w:rsidP="00794BBC">
      <w:pPr>
        <w:spacing w:after="0" w:line="240" w:lineRule="auto"/>
        <w:jc w:val="center"/>
        <w:rPr>
          <w:rFonts w:cs="Calibri"/>
          <w:b/>
          <w:sz w:val="21"/>
          <w:szCs w:val="21"/>
          <w:lang w:val="sv-SE"/>
        </w:rPr>
      </w:pPr>
    </w:p>
    <w:p w14:paraId="791F9636" w14:textId="77777777" w:rsidR="00010B4B" w:rsidRPr="004E530D" w:rsidRDefault="00010B4B" w:rsidP="00794BBC">
      <w:pPr>
        <w:spacing w:after="0" w:line="240" w:lineRule="auto"/>
        <w:jc w:val="center"/>
        <w:rPr>
          <w:rFonts w:cs="Calibri"/>
          <w:b/>
          <w:sz w:val="21"/>
          <w:szCs w:val="21"/>
          <w:lang w:val="sv-SE"/>
        </w:rPr>
      </w:pPr>
    </w:p>
    <w:p w14:paraId="691AE76A" w14:textId="77777777" w:rsidR="00010B4B" w:rsidRPr="004E530D" w:rsidRDefault="00010B4B" w:rsidP="00794BBC">
      <w:pPr>
        <w:spacing w:after="0" w:line="240" w:lineRule="auto"/>
        <w:jc w:val="center"/>
        <w:rPr>
          <w:rFonts w:cs="Calibri"/>
          <w:b/>
          <w:sz w:val="21"/>
          <w:szCs w:val="21"/>
          <w:lang w:val="sv-SE"/>
        </w:rPr>
      </w:pPr>
    </w:p>
    <w:p w14:paraId="750B6844" w14:textId="77777777" w:rsidR="00010B4B" w:rsidRPr="004E530D" w:rsidRDefault="00010B4B" w:rsidP="00794BBC">
      <w:pPr>
        <w:spacing w:after="0" w:line="240" w:lineRule="auto"/>
        <w:jc w:val="center"/>
        <w:rPr>
          <w:rFonts w:cs="Calibri"/>
          <w:b/>
          <w:sz w:val="21"/>
          <w:szCs w:val="21"/>
          <w:lang w:val="sv-SE"/>
        </w:rPr>
      </w:pPr>
    </w:p>
    <w:p w14:paraId="4DE3092B" w14:textId="77777777" w:rsidR="00010B4B" w:rsidRPr="004E530D" w:rsidRDefault="00010B4B" w:rsidP="00794BBC">
      <w:pPr>
        <w:spacing w:after="0" w:line="240" w:lineRule="auto"/>
        <w:jc w:val="center"/>
        <w:rPr>
          <w:rFonts w:cs="Calibri"/>
          <w:b/>
          <w:sz w:val="21"/>
          <w:szCs w:val="21"/>
          <w:lang w:val="sv-SE"/>
        </w:rPr>
      </w:pPr>
    </w:p>
    <w:p w14:paraId="390069EC" w14:textId="51ABFBAD" w:rsidR="008309B3" w:rsidRPr="004E530D" w:rsidRDefault="008309B3" w:rsidP="00794BBC">
      <w:pPr>
        <w:spacing w:after="0" w:line="240" w:lineRule="auto"/>
        <w:jc w:val="center"/>
        <w:rPr>
          <w:rFonts w:cs="Calibri"/>
          <w:b/>
          <w:sz w:val="21"/>
          <w:szCs w:val="21"/>
          <w:lang w:val="sv-SE"/>
        </w:rPr>
      </w:pPr>
      <w:r w:rsidRPr="004E530D">
        <w:rPr>
          <w:rFonts w:cs="Calibri"/>
          <w:b/>
          <w:sz w:val="21"/>
          <w:szCs w:val="21"/>
          <w:lang w:val="sv-SE"/>
        </w:rPr>
        <w:t>LAMPIRAN I</w:t>
      </w:r>
    </w:p>
    <w:p w14:paraId="5FEC554E" w14:textId="48056032" w:rsidR="008309B3" w:rsidRPr="004E530D" w:rsidRDefault="008309B3" w:rsidP="00794BBC">
      <w:pPr>
        <w:spacing w:after="0" w:line="240" w:lineRule="auto"/>
        <w:jc w:val="center"/>
        <w:rPr>
          <w:rFonts w:cs="Calibri"/>
          <w:b/>
          <w:sz w:val="21"/>
          <w:szCs w:val="21"/>
          <w:lang w:val="sv-SE"/>
        </w:rPr>
      </w:pPr>
      <w:r w:rsidRPr="004E530D">
        <w:rPr>
          <w:rFonts w:cs="Calibri"/>
          <w:b/>
          <w:sz w:val="21"/>
          <w:szCs w:val="21"/>
          <w:lang w:val="sv-SE"/>
        </w:rPr>
        <w:t xml:space="preserve">CONTOH </w:t>
      </w:r>
      <w:r w:rsidR="008E7D35" w:rsidRPr="004E530D">
        <w:rPr>
          <w:rFonts w:cs="Calibri"/>
          <w:b/>
          <w:sz w:val="21"/>
          <w:szCs w:val="21"/>
          <w:lang w:val="sv-SE"/>
        </w:rPr>
        <w:t>KARTU PESERTA</w:t>
      </w:r>
      <w:r w:rsidRPr="004E530D">
        <w:rPr>
          <w:rFonts w:cs="Calibri"/>
          <w:b/>
          <w:sz w:val="21"/>
          <w:szCs w:val="21"/>
          <w:lang w:val="sv-SE"/>
        </w:rPr>
        <w:t xml:space="preserve"> DAN KETENTUAN PENAGIHAN</w:t>
      </w:r>
    </w:p>
    <w:p w14:paraId="0891719F" w14:textId="77777777" w:rsidR="008309B3" w:rsidRPr="004E530D" w:rsidRDefault="008309B3" w:rsidP="00794BBC">
      <w:pPr>
        <w:spacing w:after="0" w:line="240" w:lineRule="auto"/>
        <w:jc w:val="center"/>
        <w:rPr>
          <w:rFonts w:cs="Calibri"/>
          <w:b/>
          <w:sz w:val="21"/>
          <w:szCs w:val="21"/>
          <w:lang w:val="sv-SE"/>
        </w:rPr>
      </w:pPr>
    </w:p>
    <w:tbl>
      <w:tblPr>
        <w:tblW w:w="920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2993"/>
        <w:gridCol w:w="3184"/>
      </w:tblGrid>
      <w:tr w:rsidR="008E7D35" w:rsidRPr="004E530D" w14:paraId="44601D3B" w14:textId="77777777" w:rsidTr="008E7D35">
        <w:tc>
          <w:tcPr>
            <w:tcW w:w="3032" w:type="dxa"/>
            <w:shd w:val="clear" w:color="auto" w:fill="auto"/>
          </w:tcPr>
          <w:p w14:paraId="57BAC415" w14:textId="77777777" w:rsidR="008E7D35" w:rsidRPr="004E530D" w:rsidRDefault="008E7D35" w:rsidP="00794BBC">
            <w:pPr>
              <w:spacing w:after="0" w:line="240" w:lineRule="auto"/>
              <w:rPr>
                <w:rFonts w:cs="Calibri"/>
                <w:b/>
                <w:sz w:val="21"/>
                <w:szCs w:val="21"/>
              </w:rPr>
            </w:pPr>
            <w:r w:rsidRPr="004E530D">
              <w:rPr>
                <w:rFonts w:cs="Calibri"/>
                <w:b/>
                <w:sz w:val="21"/>
                <w:szCs w:val="21"/>
              </w:rPr>
              <w:t>CONTOH KARTU PESERTA</w:t>
            </w:r>
          </w:p>
        </w:tc>
        <w:tc>
          <w:tcPr>
            <w:tcW w:w="2993" w:type="dxa"/>
            <w:shd w:val="clear" w:color="auto" w:fill="auto"/>
          </w:tcPr>
          <w:p w14:paraId="33012FF3" w14:textId="77777777" w:rsidR="008E7D35" w:rsidRPr="004E530D" w:rsidRDefault="008E7D35" w:rsidP="00794BBC">
            <w:pPr>
              <w:spacing w:after="0" w:line="240" w:lineRule="auto"/>
              <w:rPr>
                <w:rFonts w:cs="Calibri"/>
                <w:b/>
                <w:sz w:val="21"/>
                <w:szCs w:val="21"/>
              </w:rPr>
            </w:pPr>
            <w:r w:rsidRPr="004E530D">
              <w:rPr>
                <w:rFonts w:cs="Calibri"/>
                <w:b/>
                <w:sz w:val="21"/>
                <w:szCs w:val="21"/>
              </w:rPr>
              <w:t>KETERANGAN DAN BENEFIT</w:t>
            </w:r>
          </w:p>
        </w:tc>
        <w:tc>
          <w:tcPr>
            <w:tcW w:w="3184" w:type="dxa"/>
            <w:shd w:val="clear" w:color="auto" w:fill="auto"/>
          </w:tcPr>
          <w:p w14:paraId="4F993A58" w14:textId="77777777" w:rsidR="008E7D35" w:rsidRPr="004E530D" w:rsidRDefault="008E7D35" w:rsidP="00794BBC">
            <w:pPr>
              <w:spacing w:after="0" w:line="240" w:lineRule="auto"/>
              <w:rPr>
                <w:rFonts w:cs="Calibri"/>
                <w:b/>
                <w:sz w:val="21"/>
                <w:szCs w:val="21"/>
              </w:rPr>
            </w:pPr>
            <w:r w:rsidRPr="004E530D">
              <w:rPr>
                <w:rFonts w:cs="Calibri"/>
                <w:b/>
                <w:sz w:val="21"/>
                <w:szCs w:val="21"/>
              </w:rPr>
              <w:t>KETENTUAN PENAGIHAN</w:t>
            </w:r>
          </w:p>
        </w:tc>
      </w:tr>
      <w:tr w:rsidR="008E7D35" w:rsidRPr="004E530D" w14:paraId="1D432C82" w14:textId="77777777" w:rsidTr="008E7D35">
        <w:tc>
          <w:tcPr>
            <w:tcW w:w="3032" w:type="dxa"/>
            <w:shd w:val="clear" w:color="auto" w:fill="auto"/>
          </w:tcPr>
          <w:p w14:paraId="364E436A" w14:textId="503E32C5" w:rsidR="008E7D35" w:rsidRPr="004E530D" w:rsidRDefault="003864DE" w:rsidP="00794BBC">
            <w:pPr>
              <w:spacing w:after="0" w:line="240" w:lineRule="auto"/>
              <w:rPr>
                <w:rFonts w:cs="Calibri"/>
                <w:b/>
                <w:sz w:val="21"/>
                <w:szCs w:val="21"/>
              </w:rPr>
            </w:pPr>
            <w:r w:rsidRPr="004E530D">
              <w:rPr>
                <w:noProof/>
              </w:rPr>
              <w:drawing>
                <wp:anchor distT="0" distB="0" distL="114300" distR="114300" simplePos="0" relativeHeight="251658259" behindDoc="0" locked="0" layoutInCell="1" allowOverlap="1" wp14:anchorId="4F91BA16" wp14:editId="2AF691A5">
                  <wp:simplePos x="0" y="0"/>
                  <wp:positionH relativeFrom="margin">
                    <wp:posOffset>1532255</wp:posOffset>
                  </wp:positionH>
                  <wp:positionV relativeFrom="paragraph">
                    <wp:posOffset>122555</wp:posOffset>
                  </wp:positionV>
                  <wp:extent cx="302260" cy="302260"/>
                  <wp:effectExtent l="0" t="0" r="0" b="0"/>
                  <wp:wrapNone/>
                  <wp:docPr id="69" name="Picture 1781309292" descr="A black circle with a numb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309292" descr="A black circle with a number in i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60" behindDoc="0" locked="0" layoutInCell="1" allowOverlap="1" wp14:anchorId="41CBED95" wp14:editId="1D525CCA">
                  <wp:simplePos x="0" y="0"/>
                  <wp:positionH relativeFrom="column">
                    <wp:posOffset>-45085</wp:posOffset>
                  </wp:positionH>
                  <wp:positionV relativeFrom="paragraph">
                    <wp:posOffset>145415</wp:posOffset>
                  </wp:positionV>
                  <wp:extent cx="285750" cy="285750"/>
                  <wp:effectExtent l="0" t="0" r="0" b="0"/>
                  <wp:wrapNone/>
                  <wp:docPr id="68" name="Picture 1417479715" descr="A black numb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479715" descr="A black number in a circ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p w14:paraId="737D1152" w14:textId="779B4DF2" w:rsidR="008E7D35" w:rsidRPr="004E530D" w:rsidRDefault="003864DE" w:rsidP="00794BBC">
            <w:pPr>
              <w:spacing w:after="0" w:line="240" w:lineRule="auto"/>
              <w:jc w:val="center"/>
              <w:rPr>
                <w:rFonts w:cs="Calibri"/>
                <w:noProof/>
              </w:rPr>
            </w:pPr>
            <w:r w:rsidRPr="004E530D">
              <w:rPr>
                <w:rFonts w:cs="Calibri"/>
                <w:noProof/>
              </w:rPr>
              <w:drawing>
                <wp:inline distT="0" distB="0" distL="0" distR="0" wp14:anchorId="43D621AD" wp14:editId="6795C45F">
                  <wp:extent cx="1257300" cy="752475"/>
                  <wp:effectExtent l="0" t="0" r="0" b="0"/>
                  <wp:docPr id="1" name="Picture 48614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459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57300" cy="752475"/>
                          </a:xfrm>
                          <a:prstGeom prst="rect">
                            <a:avLst/>
                          </a:prstGeom>
                          <a:noFill/>
                          <a:ln>
                            <a:noFill/>
                          </a:ln>
                        </pic:spPr>
                      </pic:pic>
                    </a:graphicData>
                  </a:graphic>
                </wp:inline>
              </w:drawing>
            </w:r>
          </w:p>
          <w:p w14:paraId="200E727F" w14:textId="77777777" w:rsidR="008E7D35" w:rsidRPr="004E530D" w:rsidRDefault="008E7D35" w:rsidP="00794BBC">
            <w:pPr>
              <w:spacing w:after="0" w:line="240" w:lineRule="auto"/>
              <w:jc w:val="center"/>
              <w:rPr>
                <w:rFonts w:cs="Calibri"/>
                <w:noProof/>
              </w:rPr>
            </w:pPr>
          </w:p>
          <w:p w14:paraId="654B47C7"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PRUSolusi Sehat</w:t>
            </w:r>
          </w:p>
          <w:p w14:paraId="140D8EBD" w14:textId="002F5BC1" w:rsidR="008E7D35"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66" behindDoc="0" locked="0" layoutInCell="1" allowOverlap="1" wp14:anchorId="79048412" wp14:editId="665C5B81">
                  <wp:simplePos x="0" y="0"/>
                  <wp:positionH relativeFrom="column">
                    <wp:posOffset>-57150</wp:posOffset>
                  </wp:positionH>
                  <wp:positionV relativeFrom="paragraph">
                    <wp:posOffset>165735</wp:posOffset>
                  </wp:positionV>
                  <wp:extent cx="285750" cy="285750"/>
                  <wp:effectExtent l="0" t="0" r="0" b="0"/>
                  <wp:wrapNone/>
                  <wp:docPr id="67" name="Picture 214440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408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61" behindDoc="0" locked="0" layoutInCell="1" allowOverlap="1" wp14:anchorId="038D72C5" wp14:editId="038CA88A">
                  <wp:simplePos x="0" y="0"/>
                  <wp:positionH relativeFrom="margin">
                    <wp:posOffset>1536700</wp:posOffset>
                  </wp:positionH>
                  <wp:positionV relativeFrom="paragraph">
                    <wp:posOffset>143510</wp:posOffset>
                  </wp:positionV>
                  <wp:extent cx="302260" cy="302260"/>
                  <wp:effectExtent l="0" t="0" r="0" b="0"/>
                  <wp:wrapNone/>
                  <wp:docPr id="66" name="Picture 149599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99285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pic:spPr>
                      </pic:pic>
                    </a:graphicData>
                  </a:graphic>
                  <wp14:sizeRelH relativeFrom="margin">
                    <wp14:pctWidth>0</wp14:pctWidth>
                  </wp14:sizeRelH>
                  <wp14:sizeRelV relativeFrom="margin">
                    <wp14:pctHeight>0</wp14:pctHeight>
                  </wp14:sizeRelV>
                </wp:anchor>
              </w:drawing>
            </w:r>
          </w:p>
          <w:p w14:paraId="67299C49" w14:textId="6C2F75F9" w:rsidR="008E7D35" w:rsidRPr="004E530D" w:rsidRDefault="003864DE" w:rsidP="00794BBC">
            <w:pPr>
              <w:spacing w:after="0" w:line="240" w:lineRule="auto"/>
              <w:jc w:val="center"/>
              <w:rPr>
                <w:rFonts w:cs="Calibri"/>
                <w:b/>
                <w:sz w:val="21"/>
                <w:szCs w:val="21"/>
              </w:rPr>
            </w:pPr>
            <w:r w:rsidRPr="004E530D">
              <w:rPr>
                <w:rFonts w:cs="Calibri"/>
                <w:noProof/>
              </w:rPr>
              <w:drawing>
                <wp:inline distT="0" distB="0" distL="0" distR="0" wp14:anchorId="63649C7C" wp14:editId="58C72DA8">
                  <wp:extent cx="1295400" cy="800100"/>
                  <wp:effectExtent l="0" t="0" r="0" b="0"/>
                  <wp:docPr id="2" name="Picture 152645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4539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95400" cy="800100"/>
                          </a:xfrm>
                          <a:prstGeom prst="rect">
                            <a:avLst/>
                          </a:prstGeom>
                          <a:noFill/>
                          <a:ln>
                            <a:noFill/>
                          </a:ln>
                        </pic:spPr>
                      </pic:pic>
                    </a:graphicData>
                  </a:graphic>
                </wp:inline>
              </w:drawing>
            </w:r>
          </w:p>
          <w:p w14:paraId="425D7C21" w14:textId="77777777" w:rsidR="008E7D35" w:rsidRPr="004E530D" w:rsidRDefault="008E7D35" w:rsidP="00794BBC">
            <w:pPr>
              <w:spacing w:after="0" w:line="240" w:lineRule="auto"/>
              <w:jc w:val="center"/>
              <w:rPr>
                <w:rFonts w:cs="Calibri"/>
                <w:b/>
                <w:sz w:val="21"/>
                <w:szCs w:val="21"/>
              </w:rPr>
            </w:pPr>
          </w:p>
          <w:p w14:paraId="176FCF23"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PRUSolusi Sehat Plus Pro</w:t>
            </w:r>
          </w:p>
          <w:p w14:paraId="376A40B1" w14:textId="4FAEEDBA" w:rsidR="008E7D35" w:rsidRPr="004E530D" w:rsidRDefault="003864DE" w:rsidP="00794BBC">
            <w:pPr>
              <w:spacing w:after="0" w:line="240" w:lineRule="auto"/>
              <w:jc w:val="center"/>
              <w:rPr>
                <w:rFonts w:cs="Calibri"/>
                <w:b/>
                <w:sz w:val="21"/>
                <w:szCs w:val="21"/>
              </w:rPr>
            </w:pPr>
            <w:r w:rsidRPr="004E530D">
              <w:rPr>
                <w:noProof/>
              </w:rPr>
              <w:drawing>
                <wp:anchor distT="0" distB="0" distL="114300" distR="114300" simplePos="0" relativeHeight="251658267" behindDoc="0" locked="0" layoutInCell="1" allowOverlap="1" wp14:anchorId="3CF32A26" wp14:editId="2DF94A94">
                  <wp:simplePos x="0" y="0"/>
                  <wp:positionH relativeFrom="column">
                    <wp:posOffset>-28575</wp:posOffset>
                  </wp:positionH>
                  <wp:positionV relativeFrom="paragraph">
                    <wp:posOffset>144780</wp:posOffset>
                  </wp:positionV>
                  <wp:extent cx="240665" cy="285750"/>
                  <wp:effectExtent l="0" t="0" r="0" b="0"/>
                  <wp:wrapNone/>
                  <wp:docPr id="65" name="Picture 1596064293" descr="A black numb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064293" descr="A black number in a circl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665" cy="28575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62" behindDoc="0" locked="0" layoutInCell="1" allowOverlap="1" wp14:anchorId="54E60613" wp14:editId="458012ED">
                  <wp:simplePos x="0" y="0"/>
                  <wp:positionH relativeFrom="margin">
                    <wp:posOffset>1554480</wp:posOffset>
                  </wp:positionH>
                  <wp:positionV relativeFrom="paragraph">
                    <wp:posOffset>147320</wp:posOffset>
                  </wp:positionV>
                  <wp:extent cx="274320" cy="302260"/>
                  <wp:effectExtent l="0" t="0" r="0" b="0"/>
                  <wp:wrapNone/>
                  <wp:docPr id="64" name="Picture 10287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7401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 cy="302260"/>
                          </a:xfrm>
                          <a:prstGeom prst="rect">
                            <a:avLst/>
                          </a:prstGeom>
                          <a:noFill/>
                        </pic:spPr>
                      </pic:pic>
                    </a:graphicData>
                  </a:graphic>
                  <wp14:sizeRelH relativeFrom="margin">
                    <wp14:pctWidth>0</wp14:pctWidth>
                  </wp14:sizeRelH>
                  <wp14:sizeRelV relativeFrom="margin">
                    <wp14:pctHeight>0</wp14:pctHeight>
                  </wp14:sizeRelV>
                </wp:anchor>
              </w:drawing>
            </w:r>
          </w:p>
          <w:p w14:paraId="02408B04" w14:textId="77777777" w:rsidR="008E7D35" w:rsidRPr="004E530D" w:rsidRDefault="008E7D35" w:rsidP="00794BBC">
            <w:pPr>
              <w:spacing w:after="0" w:line="240" w:lineRule="auto"/>
              <w:jc w:val="center"/>
              <w:rPr>
                <w:rFonts w:cs="Calibri"/>
              </w:rPr>
            </w:pPr>
            <w:r w:rsidRPr="004E530D">
              <w:rPr>
                <w:rFonts w:cs="Calibri"/>
              </w:rPr>
              <w:object w:dxaOrig="15000" w:dyaOrig="9765" w14:anchorId="452C5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25pt;height:57.75pt" o:ole="">
                  <v:imagedata r:id="rId19" o:title=""/>
                </v:shape>
                <o:OLEObject Type="Embed" ProgID="PBrush" ShapeID="_x0000_i1025" DrawAspect="Content" ObjectID="_1771830686" r:id="rId20"/>
              </w:object>
            </w:r>
          </w:p>
          <w:p w14:paraId="0121BB39" w14:textId="77777777" w:rsidR="008E7D35" w:rsidRPr="004E530D" w:rsidRDefault="008E7D35" w:rsidP="00794BBC">
            <w:pPr>
              <w:spacing w:after="0" w:line="240" w:lineRule="auto"/>
              <w:jc w:val="center"/>
              <w:rPr>
                <w:rFonts w:cs="Calibri"/>
              </w:rPr>
            </w:pPr>
          </w:p>
          <w:p w14:paraId="061837FB" w14:textId="77777777" w:rsidR="008E7D35" w:rsidRPr="004E530D" w:rsidRDefault="008E7D35" w:rsidP="00794BBC">
            <w:pPr>
              <w:spacing w:after="0" w:line="240" w:lineRule="auto"/>
              <w:jc w:val="center"/>
              <w:rPr>
                <w:rFonts w:cs="Calibri"/>
                <w:b/>
                <w:sz w:val="21"/>
                <w:szCs w:val="21"/>
                <w:lang w:val="fr-ML"/>
              </w:rPr>
            </w:pPr>
            <w:proofErr w:type="spellStart"/>
            <w:r w:rsidRPr="004E530D">
              <w:rPr>
                <w:rFonts w:cs="Calibri"/>
                <w:b/>
                <w:sz w:val="21"/>
                <w:szCs w:val="21"/>
                <w:lang w:val="fr-ML"/>
              </w:rPr>
              <w:t>PRUSolusi</w:t>
            </w:r>
            <w:proofErr w:type="spellEnd"/>
            <w:r w:rsidRPr="004E530D">
              <w:rPr>
                <w:rFonts w:cs="Calibri"/>
                <w:b/>
                <w:sz w:val="21"/>
                <w:szCs w:val="21"/>
                <w:lang w:val="fr-ML"/>
              </w:rPr>
              <w:t xml:space="preserve"> </w:t>
            </w:r>
            <w:proofErr w:type="spellStart"/>
            <w:r w:rsidRPr="004E530D">
              <w:rPr>
                <w:rFonts w:cs="Calibri"/>
                <w:b/>
                <w:sz w:val="21"/>
                <w:szCs w:val="21"/>
                <w:lang w:val="fr-ML"/>
              </w:rPr>
              <w:t>Sehat</w:t>
            </w:r>
            <w:proofErr w:type="spellEnd"/>
            <w:r w:rsidRPr="004E530D">
              <w:rPr>
                <w:rFonts w:cs="Calibri"/>
                <w:b/>
                <w:sz w:val="21"/>
                <w:szCs w:val="21"/>
                <w:lang w:val="fr-ML"/>
              </w:rPr>
              <w:t xml:space="preserve"> Plus Pro</w:t>
            </w:r>
          </w:p>
          <w:p w14:paraId="6A283A1E" w14:textId="77777777" w:rsidR="008E7D35" w:rsidRPr="004E530D" w:rsidRDefault="008E7D35" w:rsidP="00794BBC">
            <w:pPr>
              <w:spacing w:after="0" w:line="240" w:lineRule="auto"/>
              <w:jc w:val="center"/>
              <w:rPr>
                <w:rFonts w:cs="Calibri"/>
                <w:b/>
                <w:sz w:val="21"/>
                <w:szCs w:val="21"/>
                <w:lang w:val="fr-ML"/>
              </w:rPr>
            </w:pPr>
            <w:r w:rsidRPr="004E530D">
              <w:rPr>
                <w:rFonts w:cs="Calibri"/>
                <w:b/>
                <w:sz w:val="21"/>
                <w:szCs w:val="21"/>
                <w:lang w:val="fr-ML"/>
              </w:rPr>
              <w:t>(</w:t>
            </w:r>
            <w:proofErr w:type="spellStart"/>
            <w:r w:rsidRPr="004E530D">
              <w:rPr>
                <w:rFonts w:cs="Calibri"/>
                <w:b/>
                <w:sz w:val="21"/>
                <w:szCs w:val="21"/>
                <w:lang w:val="fr-ML"/>
              </w:rPr>
              <w:t>Cermat</w:t>
            </w:r>
            <w:proofErr w:type="spellEnd"/>
            <w:r w:rsidRPr="004E530D">
              <w:rPr>
                <w:rFonts w:cs="Calibri"/>
                <w:b/>
                <w:sz w:val="21"/>
                <w:szCs w:val="21"/>
                <w:lang w:val="fr-ML"/>
              </w:rPr>
              <w:t>)</w:t>
            </w:r>
          </w:p>
          <w:p w14:paraId="244A88D8" w14:textId="65F83262" w:rsidR="008E7D35" w:rsidRPr="004E530D" w:rsidRDefault="003864DE" w:rsidP="00794BBC">
            <w:pPr>
              <w:spacing w:after="0" w:line="240" w:lineRule="auto"/>
              <w:jc w:val="center"/>
              <w:rPr>
                <w:rFonts w:cs="Calibri"/>
                <w:b/>
                <w:sz w:val="21"/>
                <w:szCs w:val="21"/>
                <w:lang w:val="fr-ML"/>
              </w:rPr>
            </w:pPr>
            <w:r w:rsidRPr="004E530D">
              <w:rPr>
                <w:noProof/>
              </w:rPr>
              <w:drawing>
                <wp:anchor distT="0" distB="0" distL="114300" distR="114300" simplePos="0" relativeHeight="251658263" behindDoc="0" locked="0" layoutInCell="1" allowOverlap="1" wp14:anchorId="18BA127F" wp14:editId="65FE405E">
                  <wp:simplePos x="0" y="0"/>
                  <wp:positionH relativeFrom="margin">
                    <wp:posOffset>1566545</wp:posOffset>
                  </wp:positionH>
                  <wp:positionV relativeFrom="paragraph">
                    <wp:posOffset>66675</wp:posOffset>
                  </wp:positionV>
                  <wp:extent cx="271145" cy="266700"/>
                  <wp:effectExtent l="0" t="0" r="0" b="0"/>
                  <wp:wrapNone/>
                  <wp:docPr id="63" name="Picture 112160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6048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145" cy="26670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55" behindDoc="0" locked="0" layoutInCell="1" allowOverlap="1" wp14:anchorId="5789AA68" wp14:editId="11981F16">
                  <wp:simplePos x="0" y="0"/>
                  <wp:positionH relativeFrom="column">
                    <wp:posOffset>233045</wp:posOffset>
                  </wp:positionH>
                  <wp:positionV relativeFrom="paragraph">
                    <wp:posOffset>76200</wp:posOffset>
                  </wp:positionV>
                  <wp:extent cx="1333500" cy="890270"/>
                  <wp:effectExtent l="0" t="0" r="0" b="0"/>
                  <wp:wrapNone/>
                  <wp:docPr id="62" name="Picture 21426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689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33500" cy="89027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68" behindDoc="0" locked="0" layoutInCell="1" allowOverlap="1" wp14:anchorId="2D051446" wp14:editId="77B666AE">
                  <wp:simplePos x="0" y="0"/>
                  <wp:positionH relativeFrom="column">
                    <wp:posOffset>-57150</wp:posOffset>
                  </wp:positionH>
                  <wp:positionV relativeFrom="paragraph">
                    <wp:posOffset>90170</wp:posOffset>
                  </wp:positionV>
                  <wp:extent cx="285750" cy="285750"/>
                  <wp:effectExtent l="0" t="0" r="0" b="0"/>
                  <wp:wrapNone/>
                  <wp:docPr id="61" name="Picture 21938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882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p w14:paraId="5A707A65" w14:textId="77777777" w:rsidR="008E7D35" w:rsidRPr="004E530D" w:rsidRDefault="008E7D35" w:rsidP="00794BBC">
            <w:pPr>
              <w:spacing w:after="0" w:line="240" w:lineRule="auto"/>
              <w:jc w:val="center"/>
              <w:rPr>
                <w:rFonts w:cs="Calibri"/>
                <w:b/>
                <w:sz w:val="21"/>
                <w:szCs w:val="21"/>
                <w:lang w:val="fr-ML"/>
              </w:rPr>
            </w:pPr>
          </w:p>
          <w:p w14:paraId="281449D0" w14:textId="77777777" w:rsidR="008E7D35" w:rsidRPr="004E530D" w:rsidRDefault="008E7D35" w:rsidP="00794BBC">
            <w:pPr>
              <w:spacing w:after="0" w:line="240" w:lineRule="auto"/>
              <w:jc w:val="center"/>
              <w:rPr>
                <w:rFonts w:cs="Calibri"/>
                <w:b/>
                <w:sz w:val="21"/>
                <w:szCs w:val="21"/>
                <w:lang w:val="fr-ML"/>
              </w:rPr>
            </w:pPr>
          </w:p>
          <w:p w14:paraId="2D60713A" w14:textId="77777777" w:rsidR="008E7D35" w:rsidRPr="004E530D" w:rsidRDefault="008E7D35" w:rsidP="00794BBC">
            <w:pPr>
              <w:spacing w:after="0" w:line="240" w:lineRule="auto"/>
              <w:jc w:val="center"/>
              <w:rPr>
                <w:rFonts w:cs="Calibri"/>
                <w:lang w:val="fr-ML"/>
              </w:rPr>
            </w:pPr>
          </w:p>
          <w:p w14:paraId="67E48E8B" w14:textId="77777777" w:rsidR="008E7D35" w:rsidRPr="004E530D" w:rsidRDefault="008E7D35" w:rsidP="00794BBC">
            <w:pPr>
              <w:spacing w:after="0" w:line="240" w:lineRule="auto"/>
              <w:jc w:val="center"/>
              <w:rPr>
                <w:rFonts w:cs="Calibri"/>
                <w:lang w:val="fr-ML"/>
              </w:rPr>
            </w:pPr>
          </w:p>
          <w:p w14:paraId="463D477B" w14:textId="77777777" w:rsidR="008E7D35" w:rsidRPr="004E530D" w:rsidRDefault="008E7D35" w:rsidP="00794BBC">
            <w:pPr>
              <w:spacing w:after="0" w:line="240" w:lineRule="auto"/>
              <w:jc w:val="center"/>
              <w:rPr>
                <w:rFonts w:cs="Calibri"/>
                <w:lang w:val="fr-ML"/>
              </w:rPr>
            </w:pPr>
          </w:p>
          <w:p w14:paraId="37EC237C"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PRUPrime Healthcare</w:t>
            </w:r>
          </w:p>
          <w:p w14:paraId="791A11CD" w14:textId="6FC20DFB" w:rsidR="008E7D35"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72" behindDoc="0" locked="0" layoutInCell="1" allowOverlap="1" wp14:anchorId="53005584" wp14:editId="2FB28C6D">
                  <wp:simplePos x="0" y="0"/>
                  <wp:positionH relativeFrom="margin">
                    <wp:posOffset>1547495</wp:posOffset>
                  </wp:positionH>
                  <wp:positionV relativeFrom="paragraph">
                    <wp:posOffset>161290</wp:posOffset>
                  </wp:positionV>
                  <wp:extent cx="288290" cy="302260"/>
                  <wp:effectExtent l="0" t="0" r="0" b="0"/>
                  <wp:wrapNone/>
                  <wp:docPr id="60" name="Picture 196237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374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29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73" behindDoc="0" locked="0" layoutInCell="1" allowOverlap="1" wp14:anchorId="2CE1BDAC" wp14:editId="1DEF7D82">
                  <wp:simplePos x="0" y="0"/>
                  <wp:positionH relativeFrom="column">
                    <wp:posOffset>-71755</wp:posOffset>
                  </wp:positionH>
                  <wp:positionV relativeFrom="paragraph">
                    <wp:posOffset>170815</wp:posOffset>
                  </wp:positionV>
                  <wp:extent cx="288290" cy="285750"/>
                  <wp:effectExtent l="0" t="0" r="0" b="0"/>
                  <wp:wrapNone/>
                  <wp:docPr id="59" name="Picture 109016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1657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290" cy="285750"/>
                          </a:xfrm>
                          <a:prstGeom prst="rect">
                            <a:avLst/>
                          </a:prstGeom>
                          <a:noFill/>
                        </pic:spPr>
                      </pic:pic>
                    </a:graphicData>
                  </a:graphic>
                  <wp14:sizeRelH relativeFrom="page">
                    <wp14:pctWidth>0</wp14:pctWidth>
                  </wp14:sizeRelH>
                  <wp14:sizeRelV relativeFrom="page">
                    <wp14:pctHeight>0</wp14:pctHeight>
                  </wp14:sizeRelV>
                </wp:anchor>
              </w:drawing>
            </w:r>
          </w:p>
          <w:p w14:paraId="7829E9CB" w14:textId="77777777" w:rsidR="008E7D35" w:rsidRPr="004E530D" w:rsidRDefault="008E7D35" w:rsidP="00794BBC">
            <w:pPr>
              <w:spacing w:after="0" w:line="240" w:lineRule="auto"/>
              <w:jc w:val="center"/>
              <w:rPr>
                <w:rFonts w:cs="Calibri"/>
                <w:b/>
                <w:sz w:val="21"/>
                <w:szCs w:val="21"/>
                <w:lang w:val="sv-SE"/>
              </w:rPr>
            </w:pPr>
            <w:r w:rsidRPr="004E530D">
              <w:object w:dxaOrig="5340" w:dyaOrig="3630" w14:anchorId="52379331">
                <v:shape id="_x0000_i1026" type="#_x0000_t75" style="width:99.75pt;height:72.75pt" o:ole="">
                  <v:imagedata r:id="rId22" o:title=""/>
                </v:shape>
                <o:OLEObject Type="Embed" ProgID="PBrush" ShapeID="_x0000_i1026" DrawAspect="Content" ObjectID="_1771830687" r:id="rId23"/>
              </w:object>
            </w:r>
          </w:p>
          <w:p w14:paraId="7AFB088E" w14:textId="77777777" w:rsidR="008E7D35" w:rsidRPr="004E530D" w:rsidRDefault="008E7D35" w:rsidP="00794BBC">
            <w:pPr>
              <w:spacing w:after="0" w:line="240" w:lineRule="auto"/>
              <w:jc w:val="center"/>
              <w:rPr>
                <w:rFonts w:cs="Calibri"/>
                <w:b/>
                <w:sz w:val="21"/>
                <w:szCs w:val="21"/>
                <w:lang w:val="sv-SE"/>
              </w:rPr>
            </w:pPr>
          </w:p>
          <w:p w14:paraId="0B841A83"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PRUPrime Healthcare Plus</w:t>
            </w:r>
          </w:p>
          <w:p w14:paraId="65F9CEDB" w14:textId="4F3E2CCD" w:rsidR="008E7D35"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78" behindDoc="0" locked="0" layoutInCell="1" allowOverlap="1" wp14:anchorId="07635976" wp14:editId="2E3F58CB">
                  <wp:simplePos x="0" y="0"/>
                  <wp:positionH relativeFrom="margin">
                    <wp:posOffset>1592580</wp:posOffset>
                  </wp:positionH>
                  <wp:positionV relativeFrom="paragraph">
                    <wp:posOffset>126365</wp:posOffset>
                  </wp:positionV>
                  <wp:extent cx="250190" cy="302260"/>
                  <wp:effectExtent l="0" t="0" r="0" b="0"/>
                  <wp:wrapNone/>
                  <wp:docPr id="58" name="Picture 1048227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2275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019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79" behindDoc="0" locked="0" layoutInCell="1" allowOverlap="1" wp14:anchorId="07CAF6F7" wp14:editId="49D97823">
                  <wp:simplePos x="0" y="0"/>
                  <wp:positionH relativeFrom="column">
                    <wp:posOffset>-57150</wp:posOffset>
                  </wp:positionH>
                  <wp:positionV relativeFrom="paragraph">
                    <wp:posOffset>165100</wp:posOffset>
                  </wp:positionV>
                  <wp:extent cx="228600" cy="285750"/>
                  <wp:effectExtent l="0" t="0" r="0" b="0"/>
                  <wp:wrapNone/>
                  <wp:docPr id="57" name="Picture 72320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2074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pic:spPr>
                      </pic:pic>
                    </a:graphicData>
                  </a:graphic>
                  <wp14:sizeRelH relativeFrom="page">
                    <wp14:pctWidth>0</wp14:pctWidth>
                  </wp14:sizeRelH>
                  <wp14:sizeRelV relativeFrom="page">
                    <wp14:pctHeight>0</wp14:pctHeight>
                  </wp14:sizeRelV>
                </wp:anchor>
              </w:drawing>
            </w:r>
          </w:p>
          <w:p w14:paraId="3B819B66" w14:textId="295A4E03" w:rsidR="008E7D35" w:rsidRPr="004E530D" w:rsidRDefault="003864DE" w:rsidP="00794BBC">
            <w:pPr>
              <w:spacing w:after="0" w:line="240" w:lineRule="auto"/>
              <w:jc w:val="center"/>
              <w:rPr>
                <w:rFonts w:cs="Calibri"/>
                <w:b/>
                <w:sz w:val="21"/>
                <w:szCs w:val="21"/>
                <w:lang w:val="sv-SE"/>
              </w:rPr>
            </w:pPr>
            <w:r w:rsidRPr="004E530D">
              <w:rPr>
                <w:noProof/>
              </w:rPr>
              <w:drawing>
                <wp:inline distT="0" distB="0" distL="0" distR="0" wp14:anchorId="2CE806A5" wp14:editId="06D80C3E">
                  <wp:extent cx="1371600" cy="904875"/>
                  <wp:effectExtent l="0" t="0" r="0" b="0"/>
                  <wp:docPr id="5" name="Picture 27844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4429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1600" cy="904875"/>
                          </a:xfrm>
                          <a:prstGeom prst="rect">
                            <a:avLst/>
                          </a:prstGeom>
                          <a:noFill/>
                          <a:ln>
                            <a:noFill/>
                          </a:ln>
                        </pic:spPr>
                      </pic:pic>
                    </a:graphicData>
                  </a:graphic>
                </wp:inline>
              </w:drawing>
            </w:r>
          </w:p>
          <w:p w14:paraId="76336AD9" w14:textId="77777777" w:rsidR="008E7D35" w:rsidRPr="004E530D" w:rsidRDefault="008E7D35" w:rsidP="00794BBC">
            <w:pPr>
              <w:spacing w:after="0" w:line="240" w:lineRule="auto"/>
              <w:rPr>
                <w:rFonts w:cs="Calibri"/>
                <w:b/>
                <w:sz w:val="21"/>
                <w:szCs w:val="21"/>
                <w:lang w:val="sv-SE"/>
              </w:rPr>
            </w:pPr>
          </w:p>
          <w:p w14:paraId="2D96FC05" w14:textId="77777777" w:rsidR="008E7D35" w:rsidRPr="004E530D" w:rsidRDefault="008E7D35" w:rsidP="00794BBC">
            <w:pPr>
              <w:spacing w:after="0" w:line="240" w:lineRule="auto"/>
              <w:jc w:val="center"/>
              <w:rPr>
                <w:rFonts w:cs="Calibri"/>
                <w:b/>
                <w:sz w:val="21"/>
                <w:szCs w:val="21"/>
                <w:lang w:val="en-ID"/>
              </w:rPr>
            </w:pPr>
            <w:proofErr w:type="spellStart"/>
            <w:r w:rsidRPr="004E530D">
              <w:rPr>
                <w:rFonts w:cs="Calibri"/>
                <w:b/>
                <w:sz w:val="21"/>
                <w:szCs w:val="21"/>
                <w:lang w:val="en-ID"/>
              </w:rPr>
              <w:t>PRUPrime</w:t>
            </w:r>
            <w:proofErr w:type="spellEnd"/>
            <w:r w:rsidRPr="004E530D">
              <w:rPr>
                <w:rFonts w:cs="Calibri"/>
                <w:b/>
                <w:sz w:val="21"/>
                <w:szCs w:val="21"/>
                <w:lang w:val="en-ID"/>
              </w:rPr>
              <w:t xml:space="preserve"> Healthcare Plus Pro</w:t>
            </w:r>
          </w:p>
          <w:p w14:paraId="144F28F5" w14:textId="77777777" w:rsidR="008E7D35" w:rsidRPr="004E530D" w:rsidRDefault="008E7D35" w:rsidP="00794BBC">
            <w:pPr>
              <w:spacing w:after="0" w:line="240" w:lineRule="auto"/>
              <w:rPr>
                <w:rFonts w:cs="Calibri"/>
                <w:b/>
                <w:sz w:val="21"/>
                <w:szCs w:val="21"/>
                <w:lang w:val="en-ID"/>
              </w:rPr>
            </w:pPr>
          </w:p>
          <w:p w14:paraId="3BE2EA03" w14:textId="6E838819" w:rsidR="008E7D35" w:rsidRPr="004E530D" w:rsidRDefault="003864DE" w:rsidP="00794BBC">
            <w:pPr>
              <w:spacing w:after="0" w:line="240" w:lineRule="auto"/>
              <w:rPr>
                <w:rFonts w:cs="Calibri"/>
                <w:b/>
                <w:sz w:val="21"/>
                <w:szCs w:val="21"/>
                <w:lang w:val="en-ID"/>
              </w:rPr>
            </w:pPr>
            <w:r w:rsidRPr="004E530D">
              <w:rPr>
                <w:noProof/>
              </w:rPr>
              <w:drawing>
                <wp:anchor distT="0" distB="0" distL="114300" distR="114300" simplePos="0" relativeHeight="251658264" behindDoc="0" locked="0" layoutInCell="1" allowOverlap="1" wp14:anchorId="613EB921" wp14:editId="5CDEE852">
                  <wp:simplePos x="0" y="0"/>
                  <wp:positionH relativeFrom="margin">
                    <wp:posOffset>1564640</wp:posOffset>
                  </wp:positionH>
                  <wp:positionV relativeFrom="paragraph">
                    <wp:posOffset>148590</wp:posOffset>
                  </wp:positionV>
                  <wp:extent cx="274320" cy="302260"/>
                  <wp:effectExtent l="0" t="0" r="0" b="0"/>
                  <wp:wrapNone/>
                  <wp:docPr id="56" name="Picture 23716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648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 cy="302260"/>
                          </a:xfrm>
                          <a:prstGeom prst="rect">
                            <a:avLst/>
                          </a:prstGeom>
                          <a:noFill/>
                        </pic:spPr>
                      </pic:pic>
                    </a:graphicData>
                  </a:graphic>
                  <wp14:sizeRelH relativeFrom="margin">
                    <wp14:pctWidth>0</wp14:pctWidth>
                  </wp14:sizeRelH>
                  <wp14:sizeRelV relativeFrom="margin">
                    <wp14:pctHeight>0</wp14:pctHeight>
                  </wp14:sizeRelV>
                </wp:anchor>
              </w:drawing>
            </w:r>
          </w:p>
          <w:p w14:paraId="0B3858F9" w14:textId="549DDF87" w:rsidR="008E7D35" w:rsidRPr="004E530D" w:rsidRDefault="003864DE" w:rsidP="00794BBC">
            <w:pPr>
              <w:spacing w:after="0" w:line="240" w:lineRule="auto"/>
              <w:jc w:val="center"/>
              <w:rPr>
                <w:rFonts w:cs="Calibri"/>
                <w:b/>
                <w:sz w:val="21"/>
                <w:szCs w:val="21"/>
                <w:lang w:val="en-ID"/>
              </w:rPr>
            </w:pPr>
            <w:r w:rsidRPr="004E530D">
              <w:rPr>
                <w:noProof/>
              </w:rPr>
              <w:drawing>
                <wp:anchor distT="0" distB="0" distL="114300" distR="114300" simplePos="0" relativeHeight="251658269" behindDoc="0" locked="0" layoutInCell="1" allowOverlap="1" wp14:anchorId="59B1121C" wp14:editId="186422F5">
                  <wp:simplePos x="0" y="0"/>
                  <wp:positionH relativeFrom="column">
                    <wp:posOffset>0</wp:posOffset>
                  </wp:positionH>
                  <wp:positionV relativeFrom="paragraph">
                    <wp:posOffset>20320</wp:posOffset>
                  </wp:positionV>
                  <wp:extent cx="285750" cy="285750"/>
                  <wp:effectExtent l="0" t="0" r="0" b="0"/>
                  <wp:wrapNone/>
                  <wp:docPr id="55" name="Picture 126446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46504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56" behindDoc="0" locked="0" layoutInCell="1" allowOverlap="1" wp14:anchorId="678B3459" wp14:editId="241A6E57">
                  <wp:simplePos x="0" y="0"/>
                  <wp:positionH relativeFrom="column">
                    <wp:posOffset>285750</wp:posOffset>
                  </wp:positionH>
                  <wp:positionV relativeFrom="paragraph">
                    <wp:posOffset>33655</wp:posOffset>
                  </wp:positionV>
                  <wp:extent cx="1260475" cy="763270"/>
                  <wp:effectExtent l="0" t="0" r="0" b="0"/>
                  <wp:wrapNone/>
                  <wp:docPr id="54" name="Picture 178136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3697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60475" cy="763270"/>
                          </a:xfrm>
                          <a:prstGeom prst="rect">
                            <a:avLst/>
                          </a:prstGeom>
                          <a:noFill/>
                        </pic:spPr>
                      </pic:pic>
                    </a:graphicData>
                  </a:graphic>
                  <wp14:sizeRelH relativeFrom="page">
                    <wp14:pctWidth>0</wp14:pctWidth>
                  </wp14:sizeRelH>
                  <wp14:sizeRelV relativeFrom="page">
                    <wp14:pctHeight>0</wp14:pctHeight>
                  </wp14:sizeRelV>
                </wp:anchor>
              </w:drawing>
            </w:r>
          </w:p>
          <w:p w14:paraId="0BBA00CE" w14:textId="77777777" w:rsidR="008E7D35" w:rsidRPr="004E530D" w:rsidRDefault="008E7D35" w:rsidP="00794BBC">
            <w:pPr>
              <w:spacing w:after="0" w:line="240" w:lineRule="auto"/>
              <w:jc w:val="center"/>
              <w:rPr>
                <w:rFonts w:cs="Calibri"/>
                <w:b/>
                <w:sz w:val="21"/>
                <w:szCs w:val="21"/>
                <w:lang w:val="en-ID"/>
              </w:rPr>
            </w:pPr>
          </w:p>
          <w:p w14:paraId="79BDA916" w14:textId="77777777" w:rsidR="008E7D35" w:rsidRPr="004E530D" w:rsidRDefault="008E7D35" w:rsidP="00794BBC">
            <w:pPr>
              <w:spacing w:after="0" w:line="240" w:lineRule="auto"/>
              <w:jc w:val="center"/>
              <w:rPr>
                <w:rFonts w:cs="Calibri"/>
                <w:b/>
                <w:sz w:val="21"/>
                <w:szCs w:val="21"/>
              </w:rPr>
            </w:pPr>
          </w:p>
          <w:p w14:paraId="7C0CB16A" w14:textId="77777777" w:rsidR="008E7D35" w:rsidRPr="004E530D" w:rsidRDefault="008E7D35" w:rsidP="00794BBC">
            <w:pPr>
              <w:spacing w:after="0" w:line="240" w:lineRule="auto"/>
              <w:jc w:val="center"/>
              <w:rPr>
                <w:rFonts w:cs="Calibri"/>
                <w:b/>
                <w:sz w:val="21"/>
                <w:szCs w:val="21"/>
              </w:rPr>
            </w:pPr>
          </w:p>
          <w:p w14:paraId="0DFF3C9A" w14:textId="77777777" w:rsidR="008E7D35" w:rsidRPr="004E530D" w:rsidRDefault="008E7D35" w:rsidP="00794BBC">
            <w:pPr>
              <w:spacing w:after="0" w:line="240" w:lineRule="auto"/>
              <w:jc w:val="center"/>
              <w:rPr>
                <w:rFonts w:cs="Calibri"/>
                <w:b/>
                <w:sz w:val="21"/>
                <w:szCs w:val="21"/>
              </w:rPr>
            </w:pPr>
          </w:p>
          <w:p w14:paraId="13C4949F" w14:textId="77777777" w:rsidR="008E7D35" w:rsidRPr="004E530D" w:rsidRDefault="008E7D35" w:rsidP="00794BBC">
            <w:pPr>
              <w:spacing w:after="0" w:line="240" w:lineRule="auto"/>
              <w:jc w:val="center"/>
              <w:rPr>
                <w:rFonts w:cs="Calibri"/>
                <w:b/>
                <w:sz w:val="21"/>
                <w:szCs w:val="21"/>
                <w:lang w:val="en-ID"/>
              </w:rPr>
            </w:pPr>
            <w:proofErr w:type="spellStart"/>
            <w:r w:rsidRPr="004E530D">
              <w:rPr>
                <w:rFonts w:cs="Calibri"/>
                <w:b/>
                <w:sz w:val="21"/>
                <w:szCs w:val="21"/>
                <w:lang w:val="en-ID"/>
              </w:rPr>
              <w:t>PRUPrime</w:t>
            </w:r>
            <w:proofErr w:type="spellEnd"/>
            <w:r w:rsidRPr="004E530D">
              <w:rPr>
                <w:rFonts w:cs="Calibri"/>
                <w:b/>
                <w:sz w:val="21"/>
                <w:szCs w:val="21"/>
                <w:lang w:val="en-ID"/>
              </w:rPr>
              <w:t xml:space="preserve"> Healthcare Plus – Plan </w:t>
            </w:r>
            <w:proofErr w:type="spellStart"/>
            <w:r w:rsidRPr="004E530D">
              <w:rPr>
                <w:rFonts w:cs="Calibri"/>
                <w:b/>
                <w:sz w:val="21"/>
                <w:szCs w:val="21"/>
                <w:lang w:val="en-ID"/>
              </w:rPr>
              <w:t>Cermat</w:t>
            </w:r>
            <w:proofErr w:type="spellEnd"/>
            <w:r w:rsidRPr="004E530D">
              <w:rPr>
                <w:rFonts w:cs="Calibri"/>
                <w:b/>
                <w:sz w:val="21"/>
                <w:szCs w:val="21"/>
                <w:lang w:val="en-ID"/>
              </w:rPr>
              <w:t xml:space="preserve"> (PPH </w:t>
            </w:r>
            <w:proofErr w:type="spellStart"/>
            <w:r w:rsidRPr="004E530D">
              <w:rPr>
                <w:rFonts w:cs="Calibri"/>
                <w:b/>
                <w:sz w:val="21"/>
                <w:szCs w:val="21"/>
                <w:lang w:val="en-ID"/>
              </w:rPr>
              <w:t>Cermat</w:t>
            </w:r>
            <w:proofErr w:type="spellEnd"/>
            <w:r w:rsidRPr="004E530D">
              <w:rPr>
                <w:rFonts w:cs="Calibri"/>
                <w:b/>
                <w:sz w:val="21"/>
                <w:szCs w:val="21"/>
                <w:lang w:val="en-ID"/>
              </w:rPr>
              <w:t>)</w:t>
            </w:r>
          </w:p>
          <w:p w14:paraId="778665D5" w14:textId="28877662" w:rsidR="008E7D35" w:rsidRPr="004E530D" w:rsidRDefault="003864DE" w:rsidP="00794BBC">
            <w:pPr>
              <w:spacing w:after="0" w:line="240" w:lineRule="auto"/>
              <w:jc w:val="center"/>
              <w:rPr>
                <w:rFonts w:cs="Calibri"/>
                <w:b/>
                <w:sz w:val="21"/>
                <w:szCs w:val="21"/>
                <w:lang w:val="en-ID"/>
              </w:rPr>
            </w:pPr>
            <w:r w:rsidRPr="004E530D">
              <w:rPr>
                <w:noProof/>
              </w:rPr>
              <w:drawing>
                <wp:anchor distT="0" distB="0" distL="114300" distR="114300" simplePos="0" relativeHeight="251658280" behindDoc="0" locked="0" layoutInCell="1" allowOverlap="1" wp14:anchorId="38725337" wp14:editId="5E27662B">
                  <wp:simplePos x="0" y="0"/>
                  <wp:positionH relativeFrom="margin">
                    <wp:posOffset>1551940</wp:posOffset>
                  </wp:positionH>
                  <wp:positionV relativeFrom="paragraph">
                    <wp:posOffset>134620</wp:posOffset>
                  </wp:positionV>
                  <wp:extent cx="274320" cy="302260"/>
                  <wp:effectExtent l="0" t="0" r="0" b="0"/>
                  <wp:wrapNone/>
                  <wp:docPr id="53" name="Picture 1051847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8476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81" behindDoc="0" locked="0" layoutInCell="1" allowOverlap="1" wp14:anchorId="0BADFF9A" wp14:editId="12AA7350">
                  <wp:simplePos x="0" y="0"/>
                  <wp:positionH relativeFrom="column">
                    <wp:posOffset>-47625</wp:posOffset>
                  </wp:positionH>
                  <wp:positionV relativeFrom="paragraph">
                    <wp:posOffset>147320</wp:posOffset>
                  </wp:positionV>
                  <wp:extent cx="285750" cy="285750"/>
                  <wp:effectExtent l="0" t="0" r="0" b="0"/>
                  <wp:wrapNone/>
                  <wp:docPr id="52" name="Picture 486873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737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p w14:paraId="79FDA6EB" w14:textId="10F70D6B" w:rsidR="008E7D35" w:rsidRPr="004E530D" w:rsidRDefault="003864DE" w:rsidP="00794BBC">
            <w:pPr>
              <w:spacing w:after="0" w:line="240" w:lineRule="auto"/>
              <w:jc w:val="center"/>
              <w:rPr>
                <w:noProof/>
              </w:rPr>
            </w:pPr>
            <w:r w:rsidRPr="004E530D">
              <w:rPr>
                <w:noProof/>
              </w:rPr>
              <w:drawing>
                <wp:inline distT="0" distB="0" distL="0" distR="0" wp14:anchorId="1BEAE93A" wp14:editId="2BE87C58">
                  <wp:extent cx="1295400" cy="781050"/>
                  <wp:effectExtent l="0" t="0" r="0" b="0"/>
                  <wp:docPr id="6" name="Picture 160695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9537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95400" cy="781050"/>
                          </a:xfrm>
                          <a:prstGeom prst="rect">
                            <a:avLst/>
                          </a:prstGeom>
                          <a:noFill/>
                          <a:ln>
                            <a:noFill/>
                          </a:ln>
                        </pic:spPr>
                      </pic:pic>
                    </a:graphicData>
                  </a:graphic>
                </wp:inline>
              </w:drawing>
            </w:r>
          </w:p>
          <w:p w14:paraId="12F98008" w14:textId="77777777" w:rsidR="008E7D35" w:rsidRPr="004E530D" w:rsidRDefault="008E7D35" w:rsidP="00794BBC">
            <w:pPr>
              <w:spacing w:after="0" w:line="240" w:lineRule="auto"/>
              <w:jc w:val="center"/>
              <w:rPr>
                <w:b/>
                <w:noProof/>
              </w:rPr>
            </w:pPr>
          </w:p>
          <w:p w14:paraId="08B173B9" w14:textId="77777777" w:rsidR="008E7D35" w:rsidRPr="004E530D" w:rsidRDefault="008E7D35" w:rsidP="00794BBC">
            <w:pPr>
              <w:spacing w:after="0" w:line="240" w:lineRule="auto"/>
              <w:jc w:val="center"/>
              <w:rPr>
                <w:rFonts w:cs="Calibri"/>
                <w:b/>
                <w:sz w:val="21"/>
                <w:szCs w:val="21"/>
                <w:lang w:val="en-ID"/>
              </w:rPr>
            </w:pPr>
            <w:proofErr w:type="spellStart"/>
            <w:r w:rsidRPr="004E530D">
              <w:rPr>
                <w:rFonts w:cs="Calibri"/>
                <w:b/>
                <w:sz w:val="21"/>
                <w:szCs w:val="21"/>
                <w:lang w:val="en-ID"/>
              </w:rPr>
              <w:t>PRUPrime</w:t>
            </w:r>
            <w:proofErr w:type="spellEnd"/>
            <w:r w:rsidRPr="004E530D">
              <w:rPr>
                <w:rFonts w:cs="Calibri"/>
                <w:b/>
                <w:sz w:val="21"/>
                <w:szCs w:val="21"/>
                <w:lang w:val="en-ID"/>
              </w:rPr>
              <w:t xml:space="preserve"> Healthcare Plus Pro – Plan </w:t>
            </w:r>
            <w:proofErr w:type="spellStart"/>
            <w:r w:rsidRPr="004E530D">
              <w:rPr>
                <w:rFonts w:cs="Calibri"/>
                <w:b/>
                <w:sz w:val="21"/>
                <w:szCs w:val="21"/>
                <w:lang w:val="en-ID"/>
              </w:rPr>
              <w:t>Cermat</w:t>
            </w:r>
            <w:proofErr w:type="spellEnd"/>
            <w:r w:rsidRPr="004E530D">
              <w:rPr>
                <w:rFonts w:cs="Calibri"/>
                <w:b/>
                <w:sz w:val="21"/>
                <w:szCs w:val="21"/>
                <w:lang w:val="en-ID"/>
              </w:rPr>
              <w:t xml:space="preserve"> (PPH </w:t>
            </w:r>
            <w:proofErr w:type="spellStart"/>
            <w:r w:rsidRPr="004E530D">
              <w:rPr>
                <w:rFonts w:cs="Calibri"/>
                <w:b/>
                <w:sz w:val="21"/>
                <w:szCs w:val="21"/>
                <w:lang w:val="en-ID"/>
              </w:rPr>
              <w:t>Cermat</w:t>
            </w:r>
            <w:proofErr w:type="spellEnd"/>
            <w:r w:rsidRPr="004E530D">
              <w:rPr>
                <w:rFonts w:cs="Calibri"/>
                <w:b/>
                <w:sz w:val="21"/>
                <w:szCs w:val="21"/>
                <w:lang w:val="en-ID"/>
              </w:rPr>
              <w:t>)</w:t>
            </w:r>
          </w:p>
          <w:p w14:paraId="1AB13842" w14:textId="29DC83EE" w:rsidR="008E7D35" w:rsidRPr="004E530D" w:rsidRDefault="003864DE" w:rsidP="00794BBC">
            <w:pPr>
              <w:spacing w:after="0" w:line="240" w:lineRule="auto"/>
              <w:jc w:val="center"/>
              <w:rPr>
                <w:rFonts w:cs="Calibri"/>
                <w:b/>
                <w:sz w:val="21"/>
                <w:szCs w:val="21"/>
                <w:lang w:val="en-ID"/>
              </w:rPr>
            </w:pPr>
            <w:r w:rsidRPr="004E530D">
              <w:rPr>
                <w:noProof/>
              </w:rPr>
              <w:drawing>
                <wp:anchor distT="0" distB="0" distL="114300" distR="114300" simplePos="0" relativeHeight="251658276" behindDoc="0" locked="0" layoutInCell="1" allowOverlap="1" wp14:anchorId="51B801E1" wp14:editId="0ED559A3">
                  <wp:simplePos x="0" y="0"/>
                  <wp:positionH relativeFrom="margin">
                    <wp:posOffset>1583690</wp:posOffset>
                  </wp:positionH>
                  <wp:positionV relativeFrom="paragraph">
                    <wp:posOffset>149225</wp:posOffset>
                  </wp:positionV>
                  <wp:extent cx="261620" cy="302260"/>
                  <wp:effectExtent l="0" t="0" r="0" b="0"/>
                  <wp:wrapNone/>
                  <wp:docPr id="51" name="Picture 2239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82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62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77" behindDoc="0" locked="0" layoutInCell="1" allowOverlap="1" wp14:anchorId="0A5ECA06" wp14:editId="41EE3C39">
                  <wp:simplePos x="0" y="0"/>
                  <wp:positionH relativeFrom="column">
                    <wp:posOffset>-63500</wp:posOffset>
                  </wp:positionH>
                  <wp:positionV relativeFrom="paragraph">
                    <wp:posOffset>188595</wp:posOffset>
                  </wp:positionV>
                  <wp:extent cx="254000" cy="285750"/>
                  <wp:effectExtent l="0" t="0" r="0" b="0"/>
                  <wp:wrapNone/>
                  <wp:docPr id="50" name="Picture 127752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5232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000" cy="285750"/>
                          </a:xfrm>
                          <a:prstGeom prst="rect">
                            <a:avLst/>
                          </a:prstGeom>
                          <a:noFill/>
                        </pic:spPr>
                      </pic:pic>
                    </a:graphicData>
                  </a:graphic>
                  <wp14:sizeRelH relativeFrom="page">
                    <wp14:pctWidth>0</wp14:pctWidth>
                  </wp14:sizeRelH>
                  <wp14:sizeRelV relativeFrom="page">
                    <wp14:pctHeight>0</wp14:pctHeight>
                  </wp14:sizeRelV>
                </wp:anchor>
              </w:drawing>
            </w:r>
          </w:p>
          <w:p w14:paraId="1BC7EA5C" w14:textId="77777777" w:rsidR="008E7D35" w:rsidRPr="004E530D" w:rsidRDefault="008E7D35" w:rsidP="00794BBC">
            <w:pPr>
              <w:spacing w:after="0" w:line="240" w:lineRule="auto"/>
              <w:jc w:val="center"/>
              <w:rPr>
                <w:rFonts w:cs="Calibri"/>
                <w:b/>
                <w:sz w:val="21"/>
                <w:szCs w:val="21"/>
                <w:lang w:val="sv-SE"/>
              </w:rPr>
            </w:pPr>
            <w:r w:rsidRPr="004E530D">
              <w:object w:dxaOrig="7545" w:dyaOrig="4890" w14:anchorId="3916A1EF">
                <v:shape id="_x0000_i1027" type="#_x0000_t75" style="width:108.75pt;height:73.5pt" o:ole="">
                  <v:imagedata r:id="rId27" o:title=""/>
                </v:shape>
                <o:OLEObject Type="Embed" ProgID="PBrush" ShapeID="_x0000_i1027" DrawAspect="Content" ObjectID="_1771830688" r:id="rId28"/>
              </w:object>
            </w:r>
          </w:p>
          <w:p w14:paraId="5F768F9B"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PRUHospital &amp; Surgical</w:t>
            </w:r>
          </w:p>
          <w:p w14:paraId="62701263" w14:textId="7A445072" w:rsidR="008E7D35"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75" behindDoc="0" locked="0" layoutInCell="1" allowOverlap="1" wp14:anchorId="059F523A" wp14:editId="4C447B8B">
                  <wp:simplePos x="0" y="0"/>
                  <wp:positionH relativeFrom="margin">
                    <wp:posOffset>1572260</wp:posOffset>
                  </wp:positionH>
                  <wp:positionV relativeFrom="paragraph">
                    <wp:posOffset>130175</wp:posOffset>
                  </wp:positionV>
                  <wp:extent cx="259080" cy="285750"/>
                  <wp:effectExtent l="0" t="0" r="0" b="0"/>
                  <wp:wrapNone/>
                  <wp:docPr id="49" name="Picture 148959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59456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080" cy="28575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74" behindDoc="0" locked="0" layoutInCell="1" allowOverlap="1" wp14:anchorId="12ECC215" wp14:editId="2A422FFB">
                  <wp:simplePos x="0" y="0"/>
                  <wp:positionH relativeFrom="column">
                    <wp:posOffset>-63500</wp:posOffset>
                  </wp:positionH>
                  <wp:positionV relativeFrom="paragraph">
                    <wp:posOffset>150495</wp:posOffset>
                  </wp:positionV>
                  <wp:extent cx="263525" cy="285750"/>
                  <wp:effectExtent l="0" t="0" r="0" b="0"/>
                  <wp:wrapNone/>
                  <wp:docPr id="48" name="Picture 72753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5352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3525" cy="285750"/>
                          </a:xfrm>
                          <a:prstGeom prst="rect">
                            <a:avLst/>
                          </a:prstGeom>
                          <a:noFill/>
                        </pic:spPr>
                      </pic:pic>
                    </a:graphicData>
                  </a:graphic>
                  <wp14:sizeRelH relativeFrom="page">
                    <wp14:pctWidth>0</wp14:pctWidth>
                  </wp14:sizeRelH>
                  <wp14:sizeRelV relativeFrom="page">
                    <wp14:pctHeight>0</wp14:pctHeight>
                  </wp14:sizeRelV>
                </wp:anchor>
              </w:drawing>
            </w:r>
          </w:p>
          <w:p w14:paraId="007E3B15" w14:textId="77777777" w:rsidR="008E7D35" w:rsidRPr="004E530D" w:rsidRDefault="008E7D35" w:rsidP="00794BBC">
            <w:pPr>
              <w:spacing w:after="0" w:line="240" w:lineRule="auto"/>
              <w:jc w:val="center"/>
              <w:rPr>
                <w:rFonts w:cs="Calibri"/>
                <w:b/>
                <w:sz w:val="21"/>
                <w:szCs w:val="21"/>
                <w:lang w:val="sv-SE"/>
              </w:rPr>
            </w:pPr>
            <w:r w:rsidRPr="004E530D">
              <w:object w:dxaOrig="7545" w:dyaOrig="4875" w14:anchorId="344F0D37">
                <v:shape id="_x0000_i1028" type="#_x0000_t75" style="width:105.75pt;height:66pt" o:ole="">
                  <v:imagedata r:id="rId29" o:title=""/>
                </v:shape>
                <o:OLEObject Type="Embed" ProgID="PBrush" ShapeID="_x0000_i1028" DrawAspect="Content" ObjectID="_1771830689" r:id="rId30"/>
              </w:object>
            </w:r>
          </w:p>
          <w:p w14:paraId="05AD4350"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PRUHospital &amp; Surgical Cover</w:t>
            </w:r>
          </w:p>
          <w:p w14:paraId="62FC0DC2" w14:textId="75819A2F" w:rsidR="008E7D35"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65" behindDoc="0" locked="0" layoutInCell="1" allowOverlap="1" wp14:anchorId="3FC72DE9" wp14:editId="182C45E1">
                  <wp:simplePos x="0" y="0"/>
                  <wp:positionH relativeFrom="margin">
                    <wp:posOffset>1570990</wp:posOffset>
                  </wp:positionH>
                  <wp:positionV relativeFrom="paragraph">
                    <wp:posOffset>136525</wp:posOffset>
                  </wp:positionV>
                  <wp:extent cx="274320" cy="302260"/>
                  <wp:effectExtent l="0" t="0" r="0" b="0"/>
                  <wp:wrapNone/>
                  <wp:docPr id="47" name="Picture 18867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757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 cy="30226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70" behindDoc="0" locked="0" layoutInCell="1" allowOverlap="1" wp14:anchorId="61380BD6" wp14:editId="71364325">
                  <wp:simplePos x="0" y="0"/>
                  <wp:positionH relativeFrom="column">
                    <wp:posOffset>-38100</wp:posOffset>
                  </wp:positionH>
                  <wp:positionV relativeFrom="paragraph">
                    <wp:posOffset>127000</wp:posOffset>
                  </wp:positionV>
                  <wp:extent cx="257175" cy="285750"/>
                  <wp:effectExtent l="0" t="0" r="0" b="0"/>
                  <wp:wrapNone/>
                  <wp:docPr id="46" name="Picture 89262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6214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175" cy="285750"/>
                          </a:xfrm>
                          <a:prstGeom prst="rect">
                            <a:avLst/>
                          </a:prstGeom>
                          <a:noFill/>
                        </pic:spPr>
                      </pic:pic>
                    </a:graphicData>
                  </a:graphic>
                  <wp14:sizeRelH relativeFrom="page">
                    <wp14:pctWidth>0</wp14:pctWidth>
                  </wp14:sizeRelH>
                  <wp14:sizeRelV relativeFrom="page">
                    <wp14:pctHeight>0</wp14:pctHeight>
                  </wp14:sizeRelV>
                </wp:anchor>
              </w:drawing>
            </w:r>
          </w:p>
          <w:p w14:paraId="7AA8AB90" w14:textId="3554DDC9" w:rsidR="008E7D35" w:rsidRPr="004E530D" w:rsidRDefault="003864DE" w:rsidP="00794BBC">
            <w:pPr>
              <w:spacing w:after="0" w:line="240" w:lineRule="auto"/>
              <w:jc w:val="center"/>
              <w:rPr>
                <w:rFonts w:cs="Calibri"/>
                <w:b/>
                <w:sz w:val="21"/>
                <w:szCs w:val="21"/>
                <w:lang w:val="sv-SE"/>
              </w:rPr>
            </w:pPr>
            <w:r w:rsidRPr="004E530D">
              <w:rPr>
                <w:noProof/>
              </w:rPr>
              <w:drawing>
                <wp:inline distT="0" distB="0" distL="0" distR="0" wp14:anchorId="7FE01A21" wp14:editId="5F0747A8">
                  <wp:extent cx="1323975" cy="981075"/>
                  <wp:effectExtent l="0" t="0" r="0" b="0"/>
                  <wp:docPr id="9" name="Picture 199624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24360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23975" cy="981075"/>
                          </a:xfrm>
                          <a:prstGeom prst="rect">
                            <a:avLst/>
                          </a:prstGeom>
                          <a:noFill/>
                          <a:ln>
                            <a:noFill/>
                          </a:ln>
                        </pic:spPr>
                      </pic:pic>
                    </a:graphicData>
                  </a:graphic>
                </wp:inline>
              </w:drawing>
            </w:r>
          </w:p>
          <w:p w14:paraId="33CABD55" w14:textId="77777777" w:rsidR="008E7D35" w:rsidRPr="004E530D" w:rsidRDefault="008E7D35" w:rsidP="00794BBC">
            <w:pPr>
              <w:spacing w:after="0" w:line="240" w:lineRule="auto"/>
              <w:jc w:val="center"/>
              <w:rPr>
                <w:rFonts w:cs="Calibri"/>
                <w:b/>
                <w:sz w:val="21"/>
                <w:szCs w:val="21"/>
                <w:lang w:val="sv-SE"/>
              </w:rPr>
            </w:pPr>
            <w:r w:rsidRPr="004E530D">
              <w:rPr>
                <w:rFonts w:cs="Calibri"/>
                <w:b/>
                <w:sz w:val="21"/>
                <w:szCs w:val="21"/>
                <w:lang w:val="sv-SE"/>
              </w:rPr>
              <w:t>PRUHospital &amp; Surgical Cover Plus</w:t>
            </w:r>
          </w:p>
          <w:p w14:paraId="03CE2FD6" w14:textId="77777777" w:rsidR="008E7D35" w:rsidRPr="004E530D" w:rsidRDefault="008E7D35" w:rsidP="00794BBC">
            <w:pPr>
              <w:spacing w:after="0" w:line="240" w:lineRule="auto"/>
              <w:jc w:val="center"/>
              <w:rPr>
                <w:rFonts w:cs="Calibri"/>
                <w:b/>
                <w:sz w:val="21"/>
                <w:szCs w:val="21"/>
              </w:rPr>
            </w:pPr>
          </w:p>
        </w:tc>
        <w:tc>
          <w:tcPr>
            <w:tcW w:w="2993" w:type="dxa"/>
            <w:shd w:val="clear" w:color="auto" w:fill="auto"/>
          </w:tcPr>
          <w:p w14:paraId="180DE2EF" w14:textId="2C2319AF" w:rsidR="008E7D35" w:rsidRPr="004E530D" w:rsidRDefault="003864DE" w:rsidP="00794BBC">
            <w:pPr>
              <w:spacing w:after="0" w:line="240" w:lineRule="auto"/>
              <w:jc w:val="center"/>
              <w:rPr>
                <w:rFonts w:cs="Calibri"/>
                <w:b/>
                <w:sz w:val="21"/>
                <w:szCs w:val="21"/>
                <w:lang w:val="en-ID"/>
              </w:rPr>
            </w:pPr>
            <w:r w:rsidRPr="004E530D">
              <w:rPr>
                <w:noProof/>
              </w:rPr>
              <w:lastRenderedPageBreak/>
              <w:drawing>
                <wp:anchor distT="0" distB="0" distL="114300" distR="114300" simplePos="0" relativeHeight="251658257" behindDoc="0" locked="0" layoutInCell="1" allowOverlap="1" wp14:anchorId="271ADDB9" wp14:editId="301837D8">
                  <wp:simplePos x="0" y="0"/>
                  <wp:positionH relativeFrom="margin">
                    <wp:posOffset>10795</wp:posOffset>
                  </wp:positionH>
                  <wp:positionV relativeFrom="paragraph">
                    <wp:posOffset>102870</wp:posOffset>
                  </wp:positionV>
                  <wp:extent cx="302260" cy="302260"/>
                  <wp:effectExtent l="0" t="0" r="0" b="0"/>
                  <wp:wrapNone/>
                  <wp:docPr id="45" name="Picture 7501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165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pic:spPr>
                      </pic:pic>
                    </a:graphicData>
                  </a:graphic>
                  <wp14:sizeRelH relativeFrom="margin">
                    <wp14:pctWidth>0</wp14:pctWidth>
                  </wp14:sizeRelH>
                  <wp14:sizeRelV relativeFrom="margin">
                    <wp14:pctHeight>0</wp14:pctHeight>
                  </wp14:sizeRelV>
                </wp:anchor>
              </w:drawing>
            </w:r>
          </w:p>
          <w:p w14:paraId="67C7BB85" w14:textId="77777777" w:rsidR="008E7D35" w:rsidRPr="004E530D" w:rsidRDefault="008E7D35" w:rsidP="00794BBC">
            <w:pPr>
              <w:spacing w:after="0" w:line="240" w:lineRule="auto"/>
              <w:rPr>
                <w:rFonts w:cs="Calibri"/>
                <w:b/>
                <w:sz w:val="21"/>
                <w:szCs w:val="21"/>
                <w:lang w:val="en-ID"/>
              </w:rPr>
            </w:pPr>
            <w:r w:rsidRPr="004E530D">
              <w:rPr>
                <w:rFonts w:cs="Calibri"/>
                <w:sz w:val="21"/>
                <w:szCs w:val="21"/>
                <w:lang w:val="en-ID"/>
              </w:rPr>
              <w:t xml:space="preserve">             Logo Asuransi</w:t>
            </w:r>
          </w:p>
          <w:p w14:paraId="7471CF34" w14:textId="56E3D0AF" w:rsidR="008E7D35" w:rsidRPr="004E530D" w:rsidRDefault="003864DE" w:rsidP="00794BBC">
            <w:pPr>
              <w:spacing w:after="0" w:line="240" w:lineRule="auto"/>
              <w:jc w:val="center"/>
              <w:rPr>
                <w:rFonts w:cs="Calibri"/>
                <w:b/>
                <w:sz w:val="21"/>
                <w:szCs w:val="21"/>
                <w:lang w:val="en-ID"/>
              </w:rPr>
            </w:pPr>
            <w:r w:rsidRPr="004E530D">
              <w:rPr>
                <w:noProof/>
              </w:rPr>
              <w:drawing>
                <wp:anchor distT="0" distB="0" distL="114300" distR="114300" simplePos="0" relativeHeight="251658258" behindDoc="0" locked="0" layoutInCell="1" allowOverlap="1" wp14:anchorId="66444D64" wp14:editId="347A6790">
                  <wp:simplePos x="0" y="0"/>
                  <wp:positionH relativeFrom="column">
                    <wp:posOffset>25400</wp:posOffset>
                  </wp:positionH>
                  <wp:positionV relativeFrom="paragraph">
                    <wp:posOffset>99060</wp:posOffset>
                  </wp:positionV>
                  <wp:extent cx="285750" cy="285750"/>
                  <wp:effectExtent l="0" t="0" r="0" b="0"/>
                  <wp:wrapNone/>
                  <wp:docPr id="44" name="Picture 62852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2410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p w14:paraId="4D2701B0" w14:textId="77777777" w:rsidR="008E7D35" w:rsidRPr="004E530D" w:rsidRDefault="008E7D35" w:rsidP="00794BBC">
            <w:pPr>
              <w:spacing w:after="0" w:line="240" w:lineRule="auto"/>
              <w:ind w:firstLine="589"/>
              <w:jc w:val="both"/>
              <w:rPr>
                <w:rFonts w:cs="Calibri"/>
                <w:sz w:val="21"/>
                <w:szCs w:val="21"/>
                <w:lang w:val="en-ID"/>
              </w:rPr>
            </w:pPr>
            <w:proofErr w:type="spellStart"/>
            <w:r w:rsidRPr="004E530D">
              <w:rPr>
                <w:rFonts w:cs="Calibri"/>
                <w:sz w:val="21"/>
                <w:szCs w:val="21"/>
                <w:lang w:val="en-ID"/>
              </w:rPr>
              <w:t>PRUMedical</w:t>
            </w:r>
            <w:proofErr w:type="spellEnd"/>
            <w:r w:rsidRPr="004E530D">
              <w:rPr>
                <w:rFonts w:cs="Calibri"/>
                <w:sz w:val="21"/>
                <w:szCs w:val="21"/>
                <w:lang w:val="en-ID"/>
              </w:rPr>
              <w:t xml:space="preserve"> Network</w:t>
            </w:r>
          </w:p>
          <w:p w14:paraId="6C78AA41" w14:textId="77777777" w:rsidR="008E7D35" w:rsidRPr="004E530D" w:rsidRDefault="008E7D35" w:rsidP="00794BBC">
            <w:pPr>
              <w:spacing w:after="0" w:line="240" w:lineRule="auto"/>
              <w:jc w:val="center"/>
              <w:rPr>
                <w:rFonts w:cs="Calibri"/>
                <w:b/>
                <w:sz w:val="21"/>
                <w:szCs w:val="21"/>
                <w:lang w:val="en-ID"/>
              </w:rPr>
            </w:pPr>
          </w:p>
          <w:p w14:paraId="6C288056" w14:textId="77777777" w:rsidR="008E7D35" w:rsidRPr="004E530D" w:rsidRDefault="008E7D35" w:rsidP="00794BBC">
            <w:pPr>
              <w:spacing w:after="0" w:line="240" w:lineRule="auto"/>
              <w:rPr>
                <w:rFonts w:cs="Calibri"/>
                <w:b/>
                <w:sz w:val="21"/>
                <w:szCs w:val="21"/>
                <w:lang w:val="en-ID"/>
              </w:rPr>
            </w:pPr>
            <w:r w:rsidRPr="004E530D">
              <w:rPr>
                <w:rFonts w:cs="Calibri"/>
                <w:b/>
                <w:bCs/>
                <w:sz w:val="21"/>
                <w:szCs w:val="21"/>
                <w:lang w:val="en-ID"/>
              </w:rPr>
              <w:t xml:space="preserve">WAB PMN Line </w:t>
            </w:r>
            <w:r w:rsidRPr="004E530D">
              <w:rPr>
                <w:rStyle w:val="ui-provider"/>
                <w:rFonts w:cs="Calibri"/>
                <w:b/>
                <w:bCs/>
                <w:sz w:val="21"/>
                <w:szCs w:val="21"/>
              </w:rPr>
              <w:t>081190000321</w:t>
            </w:r>
          </w:p>
          <w:p w14:paraId="68D065D7" w14:textId="77777777" w:rsidR="008E7D35" w:rsidRPr="004E530D" w:rsidRDefault="008E7D35" w:rsidP="00794BBC">
            <w:pPr>
              <w:spacing w:after="0" w:line="240" w:lineRule="auto"/>
              <w:jc w:val="center"/>
              <w:rPr>
                <w:rFonts w:cs="Calibri"/>
                <w:b/>
                <w:sz w:val="21"/>
                <w:szCs w:val="21"/>
                <w:lang w:val="en-ID"/>
              </w:rPr>
            </w:pPr>
          </w:p>
          <w:p w14:paraId="1DDFDA06" w14:textId="77777777" w:rsidR="008E7D35" w:rsidRPr="004E530D" w:rsidRDefault="008E7D35" w:rsidP="004B6172">
            <w:pPr>
              <w:spacing w:after="0" w:line="240" w:lineRule="auto"/>
              <w:rPr>
                <w:rFonts w:cs="Calibri"/>
                <w:b/>
                <w:sz w:val="21"/>
                <w:szCs w:val="21"/>
                <w:lang w:val="en-ID"/>
              </w:rPr>
            </w:pPr>
          </w:p>
          <w:p w14:paraId="2FBBE7C1" w14:textId="77777777" w:rsidR="008E7D35" w:rsidRPr="004E530D" w:rsidRDefault="008E7D35" w:rsidP="004B6172">
            <w:pPr>
              <w:spacing w:after="0" w:line="240" w:lineRule="auto"/>
              <w:rPr>
                <w:rFonts w:cs="Calibri"/>
                <w:b/>
                <w:sz w:val="21"/>
                <w:szCs w:val="21"/>
                <w:lang w:val="en-ID"/>
              </w:rPr>
            </w:pPr>
            <w:r w:rsidRPr="004E530D">
              <w:rPr>
                <w:rFonts w:cs="Calibri"/>
                <w:b/>
                <w:noProof/>
                <w:sz w:val="21"/>
                <w:szCs w:val="21"/>
                <w:u w:val="single"/>
              </w:rPr>
              <w:t>Catatan:</w:t>
            </w:r>
            <w:r w:rsidRPr="004E530D">
              <w:rPr>
                <w:rFonts w:cs="Calibri"/>
                <w:noProof/>
                <w:sz w:val="21"/>
                <w:szCs w:val="21"/>
                <w:u w:val="single"/>
              </w:rPr>
              <w:br/>
            </w:r>
            <w:proofErr w:type="spellStart"/>
            <w:r w:rsidRPr="004E530D">
              <w:rPr>
                <w:rFonts w:cs="Calibri"/>
                <w:sz w:val="21"/>
                <w:szCs w:val="21"/>
                <w:lang w:val="en-ID"/>
              </w:rPr>
              <w:t>Pelayanan</w:t>
            </w:r>
            <w:proofErr w:type="spellEnd"/>
            <w:r w:rsidRPr="004E530D">
              <w:rPr>
                <w:rFonts w:cs="Calibri"/>
                <w:sz w:val="21"/>
                <w:szCs w:val="21"/>
                <w:lang w:val="en-ID"/>
              </w:rPr>
              <w:t xml:space="preserve"> dan </w:t>
            </w:r>
            <w:proofErr w:type="spellStart"/>
            <w:r w:rsidRPr="004E530D">
              <w:rPr>
                <w:rFonts w:cs="Calibri"/>
                <w:sz w:val="21"/>
                <w:szCs w:val="21"/>
                <w:lang w:val="en-ID"/>
              </w:rPr>
              <w:t>Ketentuan</w:t>
            </w:r>
            <w:proofErr w:type="spellEnd"/>
            <w:r w:rsidRPr="004E530D">
              <w:rPr>
                <w:rFonts w:cs="Calibri"/>
                <w:sz w:val="21"/>
                <w:szCs w:val="21"/>
                <w:lang w:val="en-ID"/>
              </w:rPr>
              <w:t xml:space="preserve"> </w:t>
            </w:r>
            <w:proofErr w:type="spellStart"/>
            <w:r w:rsidRPr="004E530D">
              <w:rPr>
                <w:rFonts w:cs="Calibri"/>
                <w:sz w:val="21"/>
                <w:szCs w:val="21"/>
                <w:lang w:val="en-ID"/>
              </w:rPr>
              <w:t>Penagihan</w:t>
            </w:r>
            <w:proofErr w:type="spellEnd"/>
            <w:r w:rsidRPr="004E530D">
              <w:rPr>
                <w:rFonts w:cs="Calibri"/>
                <w:sz w:val="21"/>
                <w:szCs w:val="21"/>
                <w:lang w:val="en-ID"/>
              </w:rPr>
              <w:t xml:space="preserve"> </w:t>
            </w:r>
            <w:proofErr w:type="spellStart"/>
            <w:r w:rsidRPr="004E530D">
              <w:rPr>
                <w:rFonts w:cs="Calibri"/>
                <w:sz w:val="21"/>
                <w:szCs w:val="21"/>
                <w:lang w:val="en-ID"/>
              </w:rPr>
              <w:t>untuk</w:t>
            </w:r>
            <w:proofErr w:type="spellEnd"/>
            <w:r w:rsidRPr="004E530D">
              <w:rPr>
                <w:rFonts w:cs="Calibri"/>
                <w:sz w:val="21"/>
                <w:szCs w:val="21"/>
                <w:lang w:val="en-ID"/>
              </w:rPr>
              <w:t xml:space="preserve"> </w:t>
            </w:r>
            <w:proofErr w:type="spellStart"/>
            <w:r w:rsidRPr="004E530D">
              <w:rPr>
                <w:rFonts w:cs="Calibri"/>
                <w:sz w:val="21"/>
                <w:szCs w:val="21"/>
                <w:lang w:val="en-ID"/>
              </w:rPr>
              <w:t>jenis</w:t>
            </w:r>
            <w:proofErr w:type="spellEnd"/>
            <w:r w:rsidRPr="004E530D">
              <w:rPr>
                <w:rFonts w:cs="Calibri"/>
                <w:sz w:val="21"/>
                <w:szCs w:val="21"/>
                <w:lang w:val="en-ID"/>
              </w:rPr>
              <w:t xml:space="preserve"> </w:t>
            </w:r>
            <w:proofErr w:type="spellStart"/>
            <w:r w:rsidRPr="004E530D">
              <w:rPr>
                <w:rFonts w:cs="Calibri"/>
                <w:sz w:val="21"/>
                <w:szCs w:val="21"/>
                <w:lang w:val="en-ID"/>
              </w:rPr>
              <w:t>kartu</w:t>
            </w:r>
            <w:proofErr w:type="spellEnd"/>
            <w:r w:rsidRPr="004E530D">
              <w:rPr>
                <w:rFonts w:cs="Calibri"/>
                <w:sz w:val="21"/>
                <w:szCs w:val="21"/>
                <w:lang w:val="en-ID"/>
              </w:rPr>
              <w:t xml:space="preserve"> </w:t>
            </w:r>
            <w:proofErr w:type="spellStart"/>
            <w:r w:rsidRPr="004E530D">
              <w:rPr>
                <w:rFonts w:cs="Calibri"/>
                <w:sz w:val="21"/>
                <w:szCs w:val="21"/>
                <w:lang w:val="en-ID"/>
              </w:rPr>
              <w:t>ini</w:t>
            </w:r>
            <w:proofErr w:type="spellEnd"/>
            <w:r w:rsidRPr="004E530D">
              <w:rPr>
                <w:rFonts w:cs="Calibri"/>
                <w:sz w:val="21"/>
                <w:szCs w:val="21"/>
                <w:lang w:val="en-ID"/>
              </w:rPr>
              <w:t xml:space="preserve"> </w:t>
            </w:r>
            <w:proofErr w:type="spellStart"/>
            <w:r w:rsidRPr="004E530D">
              <w:rPr>
                <w:rFonts w:cs="Calibri"/>
                <w:sz w:val="21"/>
                <w:szCs w:val="21"/>
                <w:lang w:val="en-ID"/>
              </w:rPr>
              <w:t>dapat</w:t>
            </w:r>
            <w:proofErr w:type="spellEnd"/>
            <w:r w:rsidRPr="004E530D">
              <w:rPr>
                <w:rFonts w:cs="Calibri"/>
                <w:sz w:val="21"/>
                <w:szCs w:val="21"/>
                <w:lang w:val="en-ID"/>
              </w:rPr>
              <w:t xml:space="preserve"> </w:t>
            </w:r>
            <w:proofErr w:type="spellStart"/>
            <w:r w:rsidRPr="004E530D">
              <w:rPr>
                <w:rFonts w:cs="Calibri"/>
                <w:sz w:val="21"/>
                <w:szCs w:val="21"/>
                <w:lang w:val="en-ID"/>
              </w:rPr>
              <w:t>dilakukan</w:t>
            </w:r>
            <w:proofErr w:type="spellEnd"/>
            <w:r w:rsidRPr="004E530D">
              <w:rPr>
                <w:rFonts w:cs="Calibri"/>
                <w:sz w:val="21"/>
                <w:szCs w:val="21"/>
                <w:lang w:val="en-ID"/>
              </w:rPr>
              <w:t xml:space="preserve"> oleh </w:t>
            </w:r>
            <w:proofErr w:type="spellStart"/>
            <w:r w:rsidRPr="004E530D">
              <w:rPr>
                <w:rFonts w:cs="Calibri"/>
                <w:sz w:val="21"/>
                <w:szCs w:val="21"/>
                <w:lang w:val="en-ID"/>
              </w:rPr>
              <w:t>Pihak</w:t>
            </w:r>
            <w:proofErr w:type="spellEnd"/>
            <w:r w:rsidRPr="004E530D">
              <w:rPr>
                <w:rFonts w:cs="Calibri"/>
                <w:sz w:val="21"/>
                <w:szCs w:val="21"/>
                <w:lang w:val="en-ID"/>
              </w:rPr>
              <w:t xml:space="preserve"> </w:t>
            </w:r>
            <w:proofErr w:type="spellStart"/>
            <w:r w:rsidRPr="004E530D">
              <w:rPr>
                <w:rFonts w:cs="Calibri"/>
                <w:sz w:val="21"/>
                <w:szCs w:val="21"/>
                <w:lang w:val="en-ID"/>
              </w:rPr>
              <w:t>Kedua</w:t>
            </w:r>
            <w:proofErr w:type="spellEnd"/>
            <w:r w:rsidRPr="004E530D">
              <w:rPr>
                <w:rFonts w:cs="Calibri"/>
                <w:sz w:val="21"/>
                <w:szCs w:val="21"/>
                <w:lang w:val="en-ID"/>
              </w:rPr>
              <w:t xml:space="preserve"> </w:t>
            </w:r>
            <w:proofErr w:type="spellStart"/>
            <w:r w:rsidRPr="004E530D">
              <w:rPr>
                <w:rFonts w:cs="Calibri"/>
                <w:sz w:val="21"/>
                <w:szCs w:val="21"/>
                <w:lang w:val="en-ID"/>
              </w:rPr>
              <w:t>berdasarkan</w:t>
            </w:r>
            <w:proofErr w:type="spellEnd"/>
            <w:r w:rsidRPr="004E530D">
              <w:rPr>
                <w:rFonts w:cs="Calibri"/>
                <w:sz w:val="21"/>
                <w:szCs w:val="21"/>
                <w:lang w:val="en-ID"/>
              </w:rPr>
              <w:t xml:space="preserve"> </w:t>
            </w:r>
            <w:proofErr w:type="spellStart"/>
            <w:r w:rsidRPr="004E530D">
              <w:rPr>
                <w:rFonts w:cs="Calibri"/>
                <w:sz w:val="21"/>
                <w:szCs w:val="21"/>
                <w:lang w:val="en-ID"/>
              </w:rPr>
              <w:t>konfirmasi</w:t>
            </w:r>
            <w:proofErr w:type="spellEnd"/>
            <w:r w:rsidRPr="004E530D">
              <w:rPr>
                <w:rFonts w:cs="Calibri"/>
                <w:sz w:val="21"/>
                <w:szCs w:val="21"/>
                <w:lang w:val="en-ID"/>
              </w:rPr>
              <w:t xml:space="preserve"> </w:t>
            </w:r>
            <w:proofErr w:type="spellStart"/>
            <w:r w:rsidRPr="004E530D">
              <w:rPr>
                <w:rFonts w:cs="Calibri"/>
                <w:sz w:val="21"/>
                <w:szCs w:val="21"/>
                <w:lang w:val="en-ID"/>
              </w:rPr>
              <w:t>tertulis</w:t>
            </w:r>
            <w:proofErr w:type="spellEnd"/>
            <w:r w:rsidRPr="004E530D">
              <w:rPr>
                <w:rFonts w:cs="Calibri"/>
                <w:sz w:val="21"/>
                <w:szCs w:val="21"/>
                <w:lang w:val="en-ID"/>
              </w:rPr>
              <w:t xml:space="preserve"> </w:t>
            </w:r>
            <w:proofErr w:type="spellStart"/>
            <w:r w:rsidRPr="004E530D">
              <w:rPr>
                <w:rFonts w:cs="Calibri"/>
                <w:sz w:val="21"/>
                <w:szCs w:val="21"/>
                <w:lang w:val="en-ID"/>
              </w:rPr>
              <w:t>dari</w:t>
            </w:r>
            <w:proofErr w:type="spellEnd"/>
            <w:r w:rsidRPr="004E530D">
              <w:rPr>
                <w:rFonts w:cs="Calibri"/>
                <w:sz w:val="21"/>
                <w:szCs w:val="21"/>
                <w:lang w:val="en-ID"/>
              </w:rPr>
              <w:t xml:space="preserve"> </w:t>
            </w:r>
            <w:proofErr w:type="spellStart"/>
            <w:r w:rsidRPr="004E530D">
              <w:rPr>
                <w:rFonts w:cs="Calibri"/>
                <w:sz w:val="21"/>
                <w:szCs w:val="21"/>
                <w:lang w:val="en-ID"/>
              </w:rPr>
              <w:t>Pihak</w:t>
            </w:r>
            <w:proofErr w:type="spellEnd"/>
            <w:r w:rsidRPr="004E530D">
              <w:rPr>
                <w:rFonts w:cs="Calibri"/>
                <w:sz w:val="21"/>
                <w:szCs w:val="21"/>
                <w:lang w:val="en-ID"/>
              </w:rPr>
              <w:t xml:space="preserve"> </w:t>
            </w:r>
            <w:proofErr w:type="spellStart"/>
            <w:r w:rsidRPr="004E530D">
              <w:rPr>
                <w:rFonts w:cs="Calibri"/>
                <w:sz w:val="21"/>
                <w:szCs w:val="21"/>
                <w:lang w:val="en-ID"/>
              </w:rPr>
              <w:t>Pertama</w:t>
            </w:r>
            <w:proofErr w:type="spellEnd"/>
          </w:p>
          <w:p w14:paraId="56B6AD34" w14:textId="77777777" w:rsidR="008E7D35" w:rsidRPr="004E530D" w:rsidRDefault="008E7D35" w:rsidP="004B6172">
            <w:pPr>
              <w:spacing w:after="0" w:line="240" w:lineRule="auto"/>
              <w:rPr>
                <w:rFonts w:cs="Calibri"/>
                <w:b/>
                <w:sz w:val="21"/>
                <w:szCs w:val="21"/>
              </w:rPr>
            </w:pPr>
          </w:p>
          <w:p w14:paraId="391F98C8" w14:textId="77777777" w:rsidR="008E7D35" w:rsidRPr="004E530D" w:rsidRDefault="008E7D35" w:rsidP="004B6172">
            <w:pPr>
              <w:spacing w:after="0" w:line="240" w:lineRule="auto"/>
              <w:rPr>
                <w:rFonts w:cs="Calibri"/>
                <w:b/>
                <w:u w:val="single"/>
                <w:lang w:val="sv-SE"/>
              </w:rPr>
            </w:pPr>
            <w:r w:rsidRPr="004E530D">
              <w:rPr>
                <w:rFonts w:cs="Calibri"/>
                <w:b/>
                <w:u w:val="single"/>
                <w:lang w:val="sv-SE"/>
              </w:rPr>
              <w:t>Keterangan Kartu:</w:t>
            </w:r>
          </w:p>
          <w:p w14:paraId="0C34F1EC" w14:textId="77777777" w:rsidR="008E7D35" w:rsidRPr="004E530D" w:rsidRDefault="008E7D35" w:rsidP="004B6172">
            <w:pPr>
              <w:spacing w:after="0" w:line="240" w:lineRule="auto"/>
              <w:rPr>
                <w:rFonts w:cs="Calibri"/>
                <w:b/>
                <w:sz w:val="21"/>
                <w:szCs w:val="21"/>
                <w:lang w:val="sv-SE"/>
              </w:rPr>
            </w:pPr>
          </w:p>
          <w:p w14:paraId="6631A63A" w14:textId="77777777" w:rsidR="008E7D35" w:rsidRPr="004E530D" w:rsidRDefault="008E7D35" w:rsidP="004B6172">
            <w:pPr>
              <w:spacing w:after="0" w:line="240" w:lineRule="auto"/>
              <w:rPr>
                <w:rFonts w:cs="Calibri"/>
                <w:b/>
                <w:sz w:val="21"/>
                <w:szCs w:val="21"/>
                <w:lang w:val="sv-SE"/>
              </w:rPr>
            </w:pPr>
            <w:r w:rsidRPr="004E530D">
              <w:rPr>
                <w:rFonts w:cs="Calibri"/>
                <w:b/>
                <w:sz w:val="21"/>
                <w:szCs w:val="21"/>
                <w:lang w:val="sv-SE"/>
              </w:rPr>
              <w:t>Benefit yang dijaminkan:</w:t>
            </w:r>
          </w:p>
          <w:p w14:paraId="19C2E174" w14:textId="77777777" w:rsidR="008E7D35" w:rsidRPr="004E530D" w:rsidRDefault="008E7D35" w:rsidP="004B6172">
            <w:pPr>
              <w:spacing w:after="0" w:line="240" w:lineRule="auto"/>
              <w:rPr>
                <w:rFonts w:cs="Calibri"/>
                <w:sz w:val="21"/>
                <w:szCs w:val="21"/>
                <w:lang w:val="en-ID"/>
              </w:rPr>
            </w:pPr>
            <w:r w:rsidRPr="004E530D">
              <w:rPr>
                <w:rFonts w:cs="Calibri"/>
                <w:sz w:val="21"/>
                <w:szCs w:val="21"/>
                <w:lang w:val="en-ID"/>
              </w:rPr>
              <w:t xml:space="preserve">Rawat </w:t>
            </w:r>
            <w:proofErr w:type="spellStart"/>
            <w:r w:rsidRPr="004E530D">
              <w:rPr>
                <w:rFonts w:cs="Calibri"/>
                <w:sz w:val="21"/>
                <w:szCs w:val="21"/>
                <w:lang w:val="en-ID"/>
              </w:rPr>
              <w:t>Inap</w:t>
            </w:r>
            <w:proofErr w:type="spellEnd"/>
            <w:r w:rsidRPr="004E530D">
              <w:rPr>
                <w:rFonts w:cs="Calibri"/>
                <w:sz w:val="21"/>
                <w:szCs w:val="21"/>
                <w:lang w:val="en-ID"/>
              </w:rPr>
              <w:t xml:space="preserve">, Rawat </w:t>
            </w:r>
            <w:proofErr w:type="spellStart"/>
            <w:r w:rsidRPr="004E530D">
              <w:rPr>
                <w:rFonts w:cs="Calibri"/>
                <w:sz w:val="21"/>
                <w:szCs w:val="21"/>
                <w:lang w:val="en-ID"/>
              </w:rPr>
              <w:t>jalan</w:t>
            </w:r>
            <w:proofErr w:type="spellEnd"/>
            <w:r w:rsidRPr="004E530D">
              <w:rPr>
                <w:rFonts w:cs="Calibri"/>
                <w:sz w:val="21"/>
                <w:szCs w:val="21"/>
                <w:lang w:val="en-ID"/>
              </w:rPr>
              <w:t xml:space="preserve"> </w:t>
            </w:r>
            <w:proofErr w:type="spellStart"/>
            <w:r w:rsidRPr="004E530D">
              <w:rPr>
                <w:rFonts w:cs="Calibri"/>
                <w:sz w:val="21"/>
                <w:szCs w:val="21"/>
                <w:lang w:val="en-ID"/>
              </w:rPr>
              <w:t>Kontrol</w:t>
            </w:r>
            <w:proofErr w:type="spellEnd"/>
            <w:r w:rsidRPr="004E530D">
              <w:rPr>
                <w:rFonts w:cs="Calibri"/>
                <w:sz w:val="21"/>
                <w:szCs w:val="21"/>
                <w:lang w:val="en-ID"/>
              </w:rPr>
              <w:t xml:space="preserve"> Post Rawat </w:t>
            </w:r>
            <w:proofErr w:type="spellStart"/>
            <w:r w:rsidRPr="004E530D">
              <w:rPr>
                <w:rFonts w:cs="Calibri"/>
                <w:sz w:val="21"/>
                <w:szCs w:val="21"/>
                <w:lang w:val="en-ID"/>
              </w:rPr>
              <w:t>Inap</w:t>
            </w:r>
            <w:proofErr w:type="spellEnd"/>
            <w:r w:rsidRPr="004E530D">
              <w:rPr>
                <w:rFonts w:cs="Calibri"/>
                <w:sz w:val="21"/>
                <w:szCs w:val="21"/>
                <w:lang w:val="en-ID"/>
              </w:rPr>
              <w:t xml:space="preserve">, </w:t>
            </w:r>
            <w:proofErr w:type="spellStart"/>
            <w:r w:rsidRPr="004E530D">
              <w:rPr>
                <w:rFonts w:cs="Calibri"/>
                <w:sz w:val="21"/>
                <w:szCs w:val="21"/>
                <w:lang w:val="en-ID"/>
              </w:rPr>
              <w:t>Hemodialisa</w:t>
            </w:r>
            <w:proofErr w:type="spellEnd"/>
            <w:r w:rsidRPr="004E530D">
              <w:rPr>
                <w:rFonts w:cs="Calibri"/>
                <w:sz w:val="21"/>
                <w:szCs w:val="21"/>
                <w:lang w:val="en-ID"/>
              </w:rPr>
              <w:t xml:space="preserve">, </w:t>
            </w:r>
            <w:proofErr w:type="spellStart"/>
            <w:r w:rsidRPr="004E530D">
              <w:rPr>
                <w:rFonts w:cs="Calibri"/>
                <w:sz w:val="21"/>
                <w:szCs w:val="21"/>
                <w:lang w:val="en-ID"/>
              </w:rPr>
              <w:t>Kemotherapy</w:t>
            </w:r>
            <w:proofErr w:type="spellEnd"/>
            <w:r w:rsidRPr="004E530D">
              <w:rPr>
                <w:rFonts w:cs="Calibri"/>
                <w:sz w:val="21"/>
                <w:szCs w:val="21"/>
                <w:lang w:val="en-ID"/>
              </w:rPr>
              <w:t>, One Day Care, One Day Surgery</w:t>
            </w:r>
          </w:p>
          <w:p w14:paraId="644FE592" w14:textId="77777777" w:rsidR="008E7D35" w:rsidRPr="004E530D" w:rsidRDefault="008E7D35" w:rsidP="00794BBC">
            <w:pPr>
              <w:spacing w:after="0" w:line="240" w:lineRule="auto"/>
              <w:jc w:val="both"/>
              <w:rPr>
                <w:rFonts w:cs="Calibri"/>
                <w:sz w:val="21"/>
                <w:szCs w:val="21"/>
                <w:lang w:val="en-ID"/>
              </w:rPr>
            </w:pPr>
          </w:p>
          <w:p w14:paraId="68270859" w14:textId="77777777" w:rsidR="008E7D35" w:rsidRPr="004E530D" w:rsidRDefault="008E7D35" w:rsidP="00794BBC">
            <w:pPr>
              <w:spacing w:after="0" w:line="240" w:lineRule="auto"/>
              <w:rPr>
                <w:rFonts w:cs="Calibri"/>
                <w:b/>
                <w:sz w:val="21"/>
                <w:szCs w:val="21"/>
                <w:u w:val="single"/>
                <w:lang w:val="sv-SE"/>
              </w:rPr>
            </w:pPr>
            <w:r w:rsidRPr="004E530D">
              <w:rPr>
                <w:rFonts w:cs="Calibri"/>
                <w:b/>
                <w:sz w:val="21"/>
                <w:szCs w:val="21"/>
                <w:u w:val="single"/>
                <w:lang w:val="sv-SE"/>
              </w:rPr>
              <w:t>Penjamin Perawatan:</w:t>
            </w:r>
          </w:p>
          <w:p w14:paraId="3C783744" w14:textId="77777777" w:rsidR="008E7D35" w:rsidRPr="004E530D" w:rsidRDefault="008E7D35" w:rsidP="00794BBC">
            <w:pPr>
              <w:spacing w:after="0" w:line="240" w:lineRule="auto"/>
              <w:rPr>
                <w:rFonts w:cs="Calibri"/>
                <w:sz w:val="21"/>
                <w:szCs w:val="21"/>
                <w:lang w:val="sv-SE"/>
              </w:rPr>
            </w:pPr>
            <w:r w:rsidRPr="004E530D">
              <w:rPr>
                <w:rFonts w:cs="Calibri"/>
                <w:sz w:val="21"/>
                <w:szCs w:val="21"/>
                <w:lang w:val="sv-SE"/>
              </w:rPr>
              <w:t>PRUMedical Network – Prudential</w:t>
            </w:r>
          </w:p>
          <w:p w14:paraId="6AED0BFC" w14:textId="77777777" w:rsidR="008E7D35" w:rsidRPr="004E530D" w:rsidRDefault="008E7D35" w:rsidP="00794BBC">
            <w:pPr>
              <w:spacing w:after="0" w:line="240" w:lineRule="auto"/>
              <w:rPr>
                <w:rFonts w:cs="Calibri"/>
                <w:sz w:val="21"/>
                <w:szCs w:val="21"/>
                <w:lang w:val="sv-SE"/>
              </w:rPr>
            </w:pPr>
          </w:p>
          <w:p w14:paraId="22F1AC0C" w14:textId="77777777" w:rsidR="008E7D35" w:rsidRPr="004E530D" w:rsidRDefault="008E7D35" w:rsidP="00794BBC">
            <w:pPr>
              <w:spacing w:after="0" w:line="240" w:lineRule="auto"/>
              <w:jc w:val="both"/>
              <w:rPr>
                <w:rFonts w:cs="Calibri"/>
                <w:b/>
                <w:sz w:val="21"/>
                <w:szCs w:val="21"/>
                <w:lang w:val="sv-SE"/>
              </w:rPr>
            </w:pPr>
            <w:r w:rsidRPr="004E530D">
              <w:rPr>
                <w:rFonts w:cs="Calibri"/>
                <w:b/>
                <w:sz w:val="21"/>
                <w:szCs w:val="21"/>
                <w:lang w:val="sv-SE"/>
              </w:rPr>
              <w:t>Kartu tersedia dalam bentuk kartu Fisik dan Kartu Elektronik (E-Card)</w:t>
            </w:r>
          </w:p>
          <w:p w14:paraId="2C62189C" w14:textId="71BA35C8" w:rsidR="008E7D35" w:rsidRPr="004E530D" w:rsidRDefault="003864DE" w:rsidP="00794BBC">
            <w:pPr>
              <w:spacing w:after="0" w:line="240" w:lineRule="auto"/>
              <w:jc w:val="both"/>
              <w:rPr>
                <w:rFonts w:cs="Calibri"/>
                <w:b/>
                <w:sz w:val="21"/>
                <w:szCs w:val="21"/>
                <w:lang w:val="sv-SE"/>
              </w:rPr>
            </w:pPr>
            <w:r w:rsidRPr="004E530D">
              <w:rPr>
                <w:noProof/>
              </w:rPr>
              <w:drawing>
                <wp:anchor distT="0" distB="0" distL="114300" distR="114300" simplePos="0" relativeHeight="251658271" behindDoc="0" locked="0" layoutInCell="1" allowOverlap="1" wp14:anchorId="5C32EA6A" wp14:editId="339B8E98">
                  <wp:simplePos x="0" y="0"/>
                  <wp:positionH relativeFrom="column">
                    <wp:posOffset>261620</wp:posOffset>
                  </wp:positionH>
                  <wp:positionV relativeFrom="paragraph">
                    <wp:posOffset>3810</wp:posOffset>
                  </wp:positionV>
                  <wp:extent cx="1282700" cy="2736850"/>
                  <wp:effectExtent l="0" t="0" r="0" b="0"/>
                  <wp:wrapNone/>
                  <wp:docPr id="43" name="Picture 20692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220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82700" cy="2736850"/>
                          </a:xfrm>
                          <a:prstGeom prst="rect">
                            <a:avLst/>
                          </a:prstGeom>
                          <a:noFill/>
                        </pic:spPr>
                      </pic:pic>
                    </a:graphicData>
                  </a:graphic>
                  <wp14:sizeRelH relativeFrom="page">
                    <wp14:pctWidth>0</wp14:pctWidth>
                  </wp14:sizeRelH>
                  <wp14:sizeRelV relativeFrom="page">
                    <wp14:pctHeight>0</wp14:pctHeight>
                  </wp14:sizeRelV>
                </wp:anchor>
              </w:drawing>
            </w:r>
          </w:p>
          <w:p w14:paraId="4A56E0C1" w14:textId="77777777" w:rsidR="008E7D35" w:rsidRPr="004E530D" w:rsidRDefault="008E7D35" w:rsidP="00794BBC">
            <w:pPr>
              <w:spacing w:after="0" w:line="240" w:lineRule="auto"/>
              <w:jc w:val="both"/>
              <w:rPr>
                <w:rFonts w:cs="Calibri"/>
                <w:b/>
                <w:sz w:val="21"/>
                <w:szCs w:val="21"/>
                <w:lang w:val="sv-SE"/>
              </w:rPr>
            </w:pPr>
          </w:p>
          <w:p w14:paraId="01F91BEB" w14:textId="77777777" w:rsidR="008E7D35" w:rsidRPr="004E530D" w:rsidRDefault="008E7D35" w:rsidP="00794BBC">
            <w:pPr>
              <w:spacing w:after="0" w:line="240" w:lineRule="auto"/>
              <w:jc w:val="both"/>
              <w:rPr>
                <w:rFonts w:cs="Calibri"/>
                <w:b/>
                <w:sz w:val="21"/>
                <w:szCs w:val="21"/>
                <w:lang w:val="sv-SE"/>
              </w:rPr>
            </w:pPr>
          </w:p>
          <w:p w14:paraId="4CB0A4A4" w14:textId="77777777" w:rsidR="008E7D35" w:rsidRPr="004E530D" w:rsidRDefault="008E7D35" w:rsidP="00794BBC">
            <w:pPr>
              <w:spacing w:after="0" w:line="240" w:lineRule="auto"/>
              <w:jc w:val="both"/>
              <w:rPr>
                <w:rFonts w:cs="Calibri"/>
                <w:b/>
                <w:sz w:val="21"/>
                <w:szCs w:val="21"/>
                <w:lang w:val="sv-SE"/>
              </w:rPr>
            </w:pPr>
          </w:p>
          <w:p w14:paraId="2FA9101B" w14:textId="77777777" w:rsidR="008E7D35" w:rsidRPr="004E530D" w:rsidRDefault="008E7D35" w:rsidP="00794BBC">
            <w:pPr>
              <w:spacing w:after="0" w:line="240" w:lineRule="auto"/>
              <w:jc w:val="both"/>
              <w:rPr>
                <w:rFonts w:cs="Calibri"/>
                <w:b/>
                <w:sz w:val="21"/>
                <w:szCs w:val="21"/>
                <w:lang w:val="sv-SE"/>
              </w:rPr>
            </w:pPr>
          </w:p>
          <w:p w14:paraId="03DBB534" w14:textId="77777777" w:rsidR="008E7D35" w:rsidRPr="004E530D" w:rsidRDefault="008E7D35" w:rsidP="00794BBC">
            <w:pPr>
              <w:spacing w:after="0" w:line="240" w:lineRule="auto"/>
              <w:jc w:val="both"/>
              <w:rPr>
                <w:rFonts w:cs="Calibri"/>
                <w:b/>
                <w:sz w:val="21"/>
                <w:szCs w:val="21"/>
                <w:lang w:val="sv-SE"/>
              </w:rPr>
            </w:pPr>
          </w:p>
          <w:p w14:paraId="1EC333C1" w14:textId="77777777" w:rsidR="008E7D35" w:rsidRPr="004E530D" w:rsidRDefault="008E7D35" w:rsidP="00794BBC">
            <w:pPr>
              <w:spacing w:after="0" w:line="240" w:lineRule="auto"/>
              <w:jc w:val="both"/>
              <w:rPr>
                <w:rFonts w:cs="Calibri"/>
                <w:b/>
                <w:sz w:val="21"/>
                <w:szCs w:val="21"/>
                <w:lang w:val="sv-SE"/>
              </w:rPr>
            </w:pPr>
          </w:p>
          <w:p w14:paraId="41A53EDE" w14:textId="77777777" w:rsidR="008E7D35" w:rsidRPr="004E530D" w:rsidRDefault="008E7D35" w:rsidP="00794BBC">
            <w:pPr>
              <w:spacing w:after="0" w:line="240" w:lineRule="auto"/>
              <w:jc w:val="both"/>
              <w:rPr>
                <w:rFonts w:cs="Calibri"/>
                <w:b/>
                <w:sz w:val="21"/>
                <w:szCs w:val="21"/>
                <w:lang w:val="sv-SE"/>
              </w:rPr>
            </w:pPr>
          </w:p>
          <w:p w14:paraId="7B69969F" w14:textId="77777777" w:rsidR="008E7D35" w:rsidRPr="004E530D" w:rsidRDefault="008E7D35" w:rsidP="00794BBC">
            <w:pPr>
              <w:spacing w:after="0" w:line="240" w:lineRule="auto"/>
              <w:jc w:val="both"/>
              <w:rPr>
                <w:rFonts w:cs="Calibri"/>
                <w:b/>
                <w:sz w:val="21"/>
                <w:szCs w:val="21"/>
                <w:lang w:val="sv-SE"/>
              </w:rPr>
            </w:pPr>
          </w:p>
          <w:p w14:paraId="1CC45902" w14:textId="77777777" w:rsidR="008E7D35" w:rsidRPr="004E530D" w:rsidRDefault="008E7D35" w:rsidP="00794BBC">
            <w:pPr>
              <w:spacing w:after="0" w:line="240" w:lineRule="auto"/>
              <w:jc w:val="both"/>
              <w:rPr>
                <w:rFonts w:cs="Calibri"/>
                <w:b/>
                <w:sz w:val="21"/>
                <w:szCs w:val="21"/>
                <w:lang w:val="sv-SE"/>
              </w:rPr>
            </w:pPr>
          </w:p>
          <w:p w14:paraId="33977652" w14:textId="77777777" w:rsidR="008E7D35" w:rsidRPr="004E530D" w:rsidRDefault="008E7D35" w:rsidP="00794BBC">
            <w:pPr>
              <w:spacing w:after="0" w:line="240" w:lineRule="auto"/>
              <w:jc w:val="both"/>
              <w:rPr>
                <w:rFonts w:cs="Calibri"/>
                <w:b/>
                <w:sz w:val="21"/>
                <w:szCs w:val="21"/>
                <w:lang w:val="sv-SE"/>
              </w:rPr>
            </w:pPr>
          </w:p>
          <w:p w14:paraId="54A30466" w14:textId="77777777" w:rsidR="008E7D35" w:rsidRPr="004E530D" w:rsidRDefault="008E7D35" w:rsidP="00794BBC">
            <w:pPr>
              <w:spacing w:after="0" w:line="240" w:lineRule="auto"/>
              <w:jc w:val="both"/>
              <w:rPr>
                <w:rFonts w:cs="Calibri"/>
                <w:b/>
                <w:sz w:val="21"/>
                <w:szCs w:val="21"/>
                <w:lang w:val="sv-SE"/>
              </w:rPr>
            </w:pPr>
          </w:p>
          <w:p w14:paraId="0CECAA61" w14:textId="77777777" w:rsidR="008E7D35" w:rsidRPr="004E530D" w:rsidRDefault="008E7D35" w:rsidP="00794BBC">
            <w:pPr>
              <w:spacing w:after="0" w:line="240" w:lineRule="auto"/>
              <w:jc w:val="both"/>
              <w:rPr>
                <w:rFonts w:cs="Calibri"/>
                <w:b/>
                <w:sz w:val="21"/>
                <w:szCs w:val="21"/>
                <w:lang w:val="sv-SE"/>
              </w:rPr>
            </w:pPr>
          </w:p>
          <w:p w14:paraId="6E50FF3C" w14:textId="77777777" w:rsidR="008E7D35" w:rsidRPr="004E530D" w:rsidRDefault="008E7D35" w:rsidP="00794BBC">
            <w:pPr>
              <w:spacing w:after="0" w:line="240" w:lineRule="auto"/>
              <w:jc w:val="both"/>
              <w:rPr>
                <w:rFonts w:cs="Calibri"/>
                <w:b/>
                <w:sz w:val="21"/>
                <w:szCs w:val="21"/>
                <w:lang w:val="sv-SE"/>
              </w:rPr>
            </w:pPr>
          </w:p>
          <w:p w14:paraId="345CA340" w14:textId="77777777" w:rsidR="008E7D35" w:rsidRPr="004E530D" w:rsidRDefault="008E7D35" w:rsidP="00794BBC">
            <w:pPr>
              <w:spacing w:after="0" w:line="240" w:lineRule="auto"/>
              <w:jc w:val="both"/>
              <w:rPr>
                <w:rFonts w:cs="Calibri"/>
                <w:b/>
                <w:sz w:val="21"/>
                <w:szCs w:val="21"/>
                <w:lang w:val="sv-SE"/>
              </w:rPr>
            </w:pPr>
          </w:p>
          <w:p w14:paraId="60EF8ADE" w14:textId="77777777" w:rsidR="008E7D35" w:rsidRPr="004E530D" w:rsidRDefault="008E7D35" w:rsidP="00794BBC">
            <w:pPr>
              <w:spacing w:after="0" w:line="240" w:lineRule="auto"/>
              <w:jc w:val="both"/>
              <w:rPr>
                <w:rFonts w:cs="Calibri"/>
                <w:b/>
                <w:sz w:val="21"/>
                <w:szCs w:val="21"/>
                <w:lang w:val="sv-SE"/>
              </w:rPr>
            </w:pPr>
          </w:p>
          <w:p w14:paraId="60AF3E76" w14:textId="77777777" w:rsidR="008E7D35" w:rsidRPr="004E530D" w:rsidRDefault="008E7D35" w:rsidP="00794BBC">
            <w:pPr>
              <w:spacing w:after="0" w:line="240" w:lineRule="auto"/>
              <w:jc w:val="both"/>
              <w:rPr>
                <w:rFonts w:cs="Calibri"/>
                <w:b/>
                <w:sz w:val="21"/>
                <w:szCs w:val="21"/>
                <w:lang w:val="sv-SE"/>
              </w:rPr>
            </w:pPr>
          </w:p>
          <w:p w14:paraId="3DFC3093" w14:textId="77777777" w:rsidR="008E7D35" w:rsidRPr="004E530D" w:rsidRDefault="008E7D35" w:rsidP="00794BBC">
            <w:pPr>
              <w:spacing w:after="0" w:line="240" w:lineRule="auto"/>
              <w:jc w:val="center"/>
              <w:rPr>
                <w:rFonts w:cs="Calibri"/>
                <w:bCs/>
                <w:sz w:val="21"/>
                <w:szCs w:val="21"/>
              </w:rPr>
            </w:pPr>
            <w:proofErr w:type="spellStart"/>
            <w:r w:rsidRPr="004E530D">
              <w:rPr>
                <w:rFonts w:cs="Calibri"/>
                <w:bCs/>
                <w:sz w:val="21"/>
                <w:szCs w:val="21"/>
              </w:rPr>
              <w:t>Contoh</w:t>
            </w:r>
            <w:proofErr w:type="spellEnd"/>
            <w:r w:rsidRPr="004E530D">
              <w:rPr>
                <w:rFonts w:cs="Calibri"/>
                <w:bCs/>
                <w:sz w:val="21"/>
                <w:szCs w:val="21"/>
              </w:rPr>
              <w:t xml:space="preserve"> Kartu </w:t>
            </w:r>
            <w:proofErr w:type="spellStart"/>
            <w:r w:rsidRPr="004E530D">
              <w:rPr>
                <w:rFonts w:cs="Calibri"/>
                <w:bCs/>
                <w:sz w:val="21"/>
                <w:szCs w:val="21"/>
              </w:rPr>
              <w:t>Elektronik</w:t>
            </w:r>
            <w:proofErr w:type="spellEnd"/>
          </w:p>
        </w:tc>
        <w:tc>
          <w:tcPr>
            <w:tcW w:w="3184" w:type="dxa"/>
            <w:shd w:val="clear" w:color="auto" w:fill="auto"/>
          </w:tcPr>
          <w:p w14:paraId="0EE04CF9" w14:textId="77777777" w:rsidR="008E7D35" w:rsidRPr="004E530D" w:rsidRDefault="008E7D35" w:rsidP="00794BBC">
            <w:pPr>
              <w:numPr>
                <w:ilvl w:val="0"/>
                <w:numId w:val="30"/>
              </w:numPr>
              <w:spacing w:after="0" w:line="240" w:lineRule="auto"/>
              <w:rPr>
                <w:rFonts w:cs="Calibri"/>
                <w:b/>
                <w:sz w:val="21"/>
                <w:szCs w:val="21"/>
                <w:lang w:val="sv-SE"/>
              </w:rPr>
            </w:pPr>
            <w:r w:rsidRPr="004E530D">
              <w:rPr>
                <w:rFonts w:cs="Calibri"/>
                <w:b/>
                <w:sz w:val="21"/>
                <w:szCs w:val="21"/>
                <w:lang w:val="sv-SE"/>
              </w:rPr>
              <w:t xml:space="preserve">Pengiriman tagihan </w:t>
            </w:r>
            <w:hyperlink r:id="rId33" w:history="1">
              <w:r w:rsidRPr="004E530D">
                <w:rPr>
                  <w:rStyle w:val="Hyperlink"/>
                  <w:rFonts w:cs="Calibri"/>
                  <w:b/>
                  <w:color w:val="auto"/>
                  <w:sz w:val="21"/>
                  <w:szCs w:val="21"/>
                  <w:u w:val="none"/>
                  <w:lang w:val="sv-SE"/>
                </w:rPr>
                <w:t>melalui</w:t>
              </w:r>
            </w:hyperlink>
            <w:r w:rsidRPr="004E530D">
              <w:rPr>
                <w:rFonts w:cs="Calibri"/>
                <w:b/>
                <w:sz w:val="21"/>
                <w:szCs w:val="21"/>
                <w:lang w:val="sv-SE"/>
              </w:rPr>
              <w:t xml:space="preserve"> PMN Portal pada menu ”Klaim” </w:t>
            </w:r>
          </w:p>
          <w:p w14:paraId="4DF5B091" w14:textId="77777777" w:rsidR="008E7D35" w:rsidRPr="004E530D" w:rsidRDefault="008E7D35" w:rsidP="00794BBC">
            <w:pPr>
              <w:spacing w:after="0" w:line="240" w:lineRule="auto"/>
              <w:ind w:left="447"/>
              <w:rPr>
                <w:rFonts w:cs="Calibri"/>
                <w:b/>
                <w:sz w:val="21"/>
                <w:szCs w:val="21"/>
                <w:lang w:val="sv-SE"/>
              </w:rPr>
            </w:pPr>
            <w:r w:rsidRPr="004E530D">
              <w:rPr>
                <w:rFonts w:cs="Calibri"/>
                <w:sz w:val="21"/>
                <w:szCs w:val="21"/>
                <w:lang w:val="sv-SE"/>
              </w:rPr>
              <w:t>Dokumen yang dilampirkan:</w:t>
            </w:r>
          </w:p>
          <w:p w14:paraId="658388C9" w14:textId="77777777" w:rsidR="008E7D35" w:rsidRPr="004E530D" w:rsidRDefault="008E7D35" w:rsidP="00794BBC">
            <w:pPr>
              <w:numPr>
                <w:ilvl w:val="0"/>
                <w:numId w:val="29"/>
              </w:numPr>
              <w:spacing w:after="0" w:line="240" w:lineRule="auto"/>
              <w:ind w:left="447" w:firstLine="0"/>
              <w:rPr>
                <w:rFonts w:cs="Calibri"/>
                <w:sz w:val="21"/>
                <w:szCs w:val="21"/>
                <w:lang w:val="en-ID"/>
              </w:rPr>
            </w:pPr>
            <w:r w:rsidRPr="004E530D">
              <w:rPr>
                <w:rFonts w:cs="Calibri"/>
                <w:sz w:val="21"/>
                <w:szCs w:val="21"/>
              </w:rPr>
              <w:t>Final GOP (</w:t>
            </w:r>
            <w:proofErr w:type="spellStart"/>
            <w:r w:rsidRPr="004E530D">
              <w:rPr>
                <w:rFonts w:cs="Calibri"/>
                <w:sz w:val="21"/>
                <w:szCs w:val="21"/>
              </w:rPr>
              <w:t>surat</w:t>
            </w:r>
            <w:proofErr w:type="spellEnd"/>
            <w:r w:rsidRPr="004E530D">
              <w:rPr>
                <w:rFonts w:cs="Calibri"/>
                <w:sz w:val="21"/>
                <w:szCs w:val="21"/>
              </w:rPr>
              <w:t xml:space="preserve"> </w:t>
            </w:r>
            <w:proofErr w:type="spellStart"/>
            <w:r w:rsidRPr="004E530D">
              <w:rPr>
                <w:rFonts w:cs="Calibri"/>
                <w:sz w:val="21"/>
                <w:szCs w:val="21"/>
              </w:rPr>
              <w:t>jaminan</w:t>
            </w:r>
            <w:proofErr w:type="spellEnd"/>
            <w:r w:rsidRPr="004E530D">
              <w:rPr>
                <w:rFonts w:cs="Calibri"/>
                <w:sz w:val="21"/>
                <w:szCs w:val="21"/>
              </w:rPr>
              <w:t xml:space="preserve"> </w:t>
            </w:r>
            <w:proofErr w:type="spellStart"/>
            <w:r w:rsidRPr="004E530D">
              <w:rPr>
                <w:rFonts w:cs="Calibri"/>
                <w:sz w:val="21"/>
                <w:szCs w:val="21"/>
              </w:rPr>
              <w:t>akhir</w:t>
            </w:r>
            <w:proofErr w:type="spellEnd"/>
            <w:r w:rsidRPr="004E530D">
              <w:rPr>
                <w:rFonts w:cs="Calibri"/>
                <w:sz w:val="21"/>
                <w:szCs w:val="21"/>
              </w:rPr>
              <w:t>)</w:t>
            </w:r>
          </w:p>
          <w:p w14:paraId="02236642" w14:textId="77777777" w:rsidR="008E7D35" w:rsidRPr="004E530D" w:rsidRDefault="008E7D35" w:rsidP="00794BBC">
            <w:pPr>
              <w:numPr>
                <w:ilvl w:val="0"/>
                <w:numId w:val="29"/>
              </w:numPr>
              <w:spacing w:after="0" w:line="240" w:lineRule="auto"/>
              <w:ind w:left="447" w:firstLine="0"/>
              <w:rPr>
                <w:rFonts w:cs="Calibri"/>
                <w:sz w:val="21"/>
                <w:szCs w:val="21"/>
              </w:rPr>
            </w:pPr>
            <w:r w:rsidRPr="004E530D">
              <w:rPr>
                <w:rFonts w:cs="Calibri"/>
                <w:sz w:val="21"/>
                <w:szCs w:val="21"/>
              </w:rPr>
              <w:t>Final Invoice dan/</w:t>
            </w:r>
            <w:proofErr w:type="spellStart"/>
            <w:r w:rsidRPr="004E530D">
              <w:rPr>
                <w:rFonts w:cs="Calibri"/>
                <w:sz w:val="21"/>
                <w:szCs w:val="21"/>
              </w:rPr>
              <w:t>atau</w:t>
            </w:r>
            <w:proofErr w:type="spellEnd"/>
            <w:r w:rsidRPr="004E530D">
              <w:rPr>
                <w:rFonts w:cs="Calibri"/>
                <w:sz w:val="21"/>
                <w:szCs w:val="21"/>
              </w:rPr>
              <w:t xml:space="preserve"> </w:t>
            </w:r>
            <w:proofErr w:type="spellStart"/>
            <w:r w:rsidRPr="004E530D">
              <w:rPr>
                <w:rFonts w:cs="Calibri"/>
                <w:sz w:val="21"/>
                <w:szCs w:val="21"/>
              </w:rPr>
              <w:t>kuitansi</w:t>
            </w:r>
            <w:proofErr w:type="spellEnd"/>
          </w:p>
          <w:p w14:paraId="2316A049" w14:textId="77777777" w:rsidR="008E7D35" w:rsidRPr="004E530D" w:rsidRDefault="008E7D35" w:rsidP="00794BBC">
            <w:pPr>
              <w:numPr>
                <w:ilvl w:val="0"/>
                <w:numId w:val="29"/>
              </w:numPr>
              <w:spacing w:after="0" w:line="240" w:lineRule="auto"/>
              <w:ind w:left="447" w:firstLine="0"/>
              <w:rPr>
                <w:rFonts w:cs="Calibri"/>
                <w:sz w:val="21"/>
                <w:szCs w:val="21"/>
                <w:lang w:val="sv-SE"/>
              </w:rPr>
            </w:pPr>
            <w:proofErr w:type="spellStart"/>
            <w:r w:rsidRPr="004E530D">
              <w:rPr>
                <w:rFonts w:cs="Calibri"/>
                <w:sz w:val="21"/>
                <w:szCs w:val="21"/>
              </w:rPr>
              <w:t>Rekap</w:t>
            </w:r>
            <w:proofErr w:type="spellEnd"/>
            <w:r w:rsidRPr="004E530D">
              <w:rPr>
                <w:rFonts w:cs="Calibri"/>
                <w:sz w:val="21"/>
                <w:szCs w:val="21"/>
              </w:rPr>
              <w:t xml:space="preserve"> Billing / Summary </w:t>
            </w:r>
            <w:proofErr w:type="spellStart"/>
            <w:r w:rsidRPr="004E530D">
              <w:rPr>
                <w:rFonts w:cs="Calibri"/>
                <w:sz w:val="21"/>
                <w:szCs w:val="21"/>
              </w:rPr>
              <w:t>Tagihan</w:t>
            </w:r>
            <w:proofErr w:type="spellEnd"/>
          </w:p>
          <w:p w14:paraId="360FCDBD" w14:textId="77777777" w:rsidR="008E7D35" w:rsidRPr="004E530D" w:rsidRDefault="008E7D35" w:rsidP="00794BBC">
            <w:pPr>
              <w:numPr>
                <w:ilvl w:val="0"/>
                <w:numId w:val="29"/>
              </w:numPr>
              <w:spacing w:after="0" w:line="240" w:lineRule="auto"/>
              <w:ind w:left="447" w:firstLine="0"/>
              <w:rPr>
                <w:rFonts w:cs="Calibri"/>
                <w:sz w:val="21"/>
                <w:szCs w:val="21"/>
                <w:lang w:val="sv-SE"/>
              </w:rPr>
            </w:pPr>
            <w:r w:rsidRPr="004E530D">
              <w:rPr>
                <w:rFonts w:cs="Calibri"/>
                <w:sz w:val="21"/>
                <w:szCs w:val="21"/>
                <w:lang w:val="sv-SE"/>
              </w:rPr>
              <w:t>Dokumen lain yang belum dilampirkan saat Pasien selesai perawatan.</w:t>
            </w:r>
          </w:p>
          <w:p w14:paraId="1754A581" w14:textId="77777777" w:rsidR="008E7D35" w:rsidRPr="004E530D" w:rsidRDefault="008E7D35" w:rsidP="00794BBC">
            <w:pPr>
              <w:spacing w:after="0" w:line="240" w:lineRule="auto"/>
              <w:rPr>
                <w:rFonts w:cs="Calibri"/>
                <w:b/>
                <w:sz w:val="21"/>
                <w:szCs w:val="21"/>
                <w:lang w:val="sv-SE"/>
              </w:rPr>
            </w:pPr>
          </w:p>
          <w:p w14:paraId="255DF12C" w14:textId="77777777" w:rsidR="008E7D35" w:rsidRPr="004E530D" w:rsidRDefault="008E7D35" w:rsidP="00794BBC">
            <w:pPr>
              <w:numPr>
                <w:ilvl w:val="0"/>
                <w:numId w:val="30"/>
              </w:numPr>
              <w:spacing w:after="0" w:line="240" w:lineRule="auto"/>
              <w:rPr>
                <w:rFonts w:cs="Calibri"/>
                <w:bCs/>
                <w:sz w:val="21"/>
                <w:szCs w:val="21"/>
                <w:lang w:val="sv-SE"/>
              </w:rPr>
            </w:pPr>
            <w:r w:rsidRPr="004E530D">
              <w:rPr>
                <w:rFonts w:cs="Calibri"/>
                <w:bCs/>
                <w:sz w:val="21"/>
                <w:szCs w:val="21"/>
                <w:lang w:val="sv-SE"/>
              </w:rPr>
              <w:t>Jika Sewaktu-waktu Pihak Pertama membutuhkan dokumen hardcopy sesuai poin 1, maka Pihak Pertama akan mengirimkan permintaan secara tertulis via Email/Surat kepada Pihak Kedua dan Pihak Kedua bersedia mengirimkan dokumen tersebut ke alamat yang akan dicantumkan pada Email/Surat.</w:t>
            </w:r>
          </w:p>
          <w:p w14:paraId="1FF9FE60" w14:textId="77777777" w:rsidR="008E7D35" w:rsidRPr="004E530D" w:rsidRDefault="008E7D35" w:rsidP="00794BBC">
            <w:pPr>
              <w:spacing w:after="0" w:line="240" w:lineRule="auto"/>
              <w:ind w:left="360"/>
              <w:jc w:val="both"/>
              <w:rPr>
                <w:rFonts w:cs="Calibri"/>
                <w:bCs/>
                <w:sz w:val="21"/>
                <w:szCs w:val="21"/>
                <w:lang w:val="sv-SE"/>
              </w:rPr>
            </w:pPr>
          </w:p>
          <w:p w14:paraId="54A07719" w14:textId="77777777" w:rsidR="008E7D35" w:rsidRPr="004E530D" w:rsidRDefault="008E7D35" w:rsidP="00794BBC">
            <w:pPr>
              <w:numPr>
                <w:ilvl w:val="0"/>
                <w:numId w:val="30"/>
              </w:numPr>
              <w:spacing w:after="0" w:line="240" w:lineRule="auto"/>
              <w:rPr>
                <w:rFonts w:cs="Calibri"/>
                <w:b/>
                <w:sz w:val="21"/>
                <w:szCs w:val="21"/>
              </w:rPr>
            </w:pPr>
            <w:proofErr w:type="spellStart"/>
            <w:r w:rsidRPr="004E530D">
              <w:rPr>
                <w:rFonts w:cs="Calibri"/>
                <w:b/>
                <w:sz w:val="21"/>
                <w:szCs w:val="21"/>
              </w:rPr>
              <w:t>Pembayar</w:t>
            </w:r>
            <w:proofErr w:type="spellEnd"/>
            <w:r w:rsidRPr="004E530D">
              <w:rPr>
                <w:rFonts w:cs="Calibri"/>
                <w:b/>
                <w:sz w:val="21"/>
                <w:szCs w:val="21"/>
              </w:rPr>
              <w:t xml:space="preserve"> </w:t>
            </w:r>
            <w:proofErr w:type="spellStart"/>
            <w:r w:rsidRPr="004E530D">
              <w:rPr>
                <w:rFonts w:cs="Calibri"/>
                <w:b/>
                <w:sz w:val="21"/>
                <w:szCs w:val="21"/>
              </w:rPr>
              <w:t>Tagihan</w:t>
            </w:r>
            <w:proofErr w:type="spellEnd"/>
            <w:r w:rsidRPr="004E530D">
              <w:rPr>
                <w:rFonts w:cs="Calibri"/>
                <w:b/>
                <w:sz w:val="21"/>
                <w:szCs w:val="21"/>
              </w:rPr>
              <w:t>:</w:t>
            </w:r>
          </w:p>
          <w:p w14:paraId="2B05EC33" w14:textId="2BB651DF" w:rsidR="008E7D35" w:rsidRPr="004E530D" w:rsidRDefault="008E7D35" w:rsidP="00794BBC">
            <w:pPr>
              <w:spacing w:after="0" w:line="240" w:lineRule="auto"/>
              <w:ind w:left="357" w:hanging="357"/>
              <w:jc w:val="center"/>
              <w:rPr>
                <w:rFonts w:cs="Calibri"/>
                <w:b/>
                <w:sz w:val="21"/>
                <w:szCs w:val="21"/>
              </w:rPr>
            </w:pPr>
            <w:r w:rsidRPr="004E530D">
              <w:rPr>
                <w:rFonts w:cs="Calibri"/>
                <w:sz w:val="21"/>
                <w:szCs w:val="21"/>
              </w:rPr>
              <w:t xml:space="preserve">     PT. Prudential Life Assurance</w:t>
            </w:r>
          </w:p>
        </w:tc>
      </w:tr>
    </w:tbl>
    <w:p w14:paraId="350F31BF" w14:textId="77777777" w:rsidR="008E7D35" w:rsidRPr="004E530D" w:rsidRDefault="008E7D35" w:rsidP="00794BBC">
      <w:pPr>
        <w:spacing w:after="0" w:line="240" w:lineRule="auto"/>
        <w:rPr>
          <w:rFonts w:cs="Calibri"/>
          <w:b/>
          <w:sz w:val="21"/>
          <w:szCs w:val="21"/>
        </w:rPr>
      </w:pPr>
    </w:p>
    <w:p w14:paraId="3FF87558" w14:textId="77777777" w:rsidR="008309B3" w:rsidRPr="004E530D" w:rsidRDefault="008309B3" w:rsidP="00794BBC">
      <w:pPr>
        <w:spacing w:after="0" w:line="240" w:lineRule="auto"/>
        <w:rPr>
          <w:rFonts w:cs="Calibri"/>
          <w:b/>
          <w:sz w:val="21"/>
          <w:szCs w:val="21"/>
          <w:lang w:val="sv-SE"/>
        </w:rPr>
      </w:pPr>
    </w:p>
    <w:p w14:paraId="39BA8C75" w14:textId="77777777" w:rsidR="008309B3" w:rsidRPr="004E530D" w:rsidRDefault="008309B3" w:rsidP="00794BBC">
      <w:pPr>
        <w:spacing w:after="0" w:line="240" w:lineRule="auto"/>
        <w:rPr>
          <w:rFonts w:cs="Calibri"/>
          <w:b/>
          <w:sz w:val="21"/>
          <w:szCs w:val="21"/>
          <w:lang w:val="sv-SE"/>
        </w:rPr>
      </w:pPr>
    </w:p>
    <w:p w14:paraId="44AB3607" w14:textId="77777777" w:rsidR="008309B3" w:rsidRPr="004E530D" w:rsidRDefault="008309B3" w:rsidP="00794BBC">
      <w:pPr>
        <w:spacing w:after="0" w:line="240" w:lineRule="auto"/>
        <w:rPr>
          <w:rFonts w:cs="Calibri"/>
          <w:b/>
          <w:sz w:val="21"/>
          <w:szCs w:val="21"/>
          <w:lang w:val="sv-SE"/>
        </w:rPr>
      </w:pPr>
    </w:p>
    <w:p w14:paraId="774475FE" w14:textId="77777777" w:rsidR="008309B3" w:rsidRPr="004E530D" w:rsidRDefault="008309B3" w:rsidP="00794BBC">
      <w:pPr>
        <w:spacing w:after="0" w:line="240" w:lineRule="auto"/>
        <w:rPr>
          <w:rFonts w:cs="Calibri"/>
          <w:b/>
          <w:sz w:val="21"/>
          <w:szCs w:val="21"/>
          <w:lang w:val="sv-SE"/>
        </w:rPr>
      </w:pPr>
    </w:p>
    <w:p w14:paraId="186F8E1B" w14:textId="77777777" w:rsidR="008309B3" w:rsidRPr="004E530D" w:rsidRDefault="008309B3" w:rsidP="00794BBC">
      <w:pPr>
        <w:spacing w:after="0" w:line="240" w:lineRule="auto"/>
        <w:rPr>
          <w:rFonts w:cs="Calibri"/>
          <w:b/>
          <w:sz w:val="21"/>
          <w:szCs w:val="21"/>
          <w:lang w:val="sv-SE"/>
        </w:rPr>
      </w:pPr>
    </w:p>
    <w:p w14:paraId="0AAB6CF7" w14:textId="77777777" w:rsidR="008309B3" w:rsidRPr="004E530D" w:rsidRDefault="008309B3" w:rsidP="00794BBC">
      <w:pPr>
        <w:spacing w:after="0" w:line="240" w:lineRule="auto"/>
        <w:rPr>
          <w:rFonts w:cs="Calibri"/>
          <w:b/>
          <w:sz w:val="21"/>
          <w:szCs w:val="21"/>
          <w:lang w:val="sv-SE"/>
        </w:rPr>
      </w:pPr>
    </w:p>
    <w:p w14:paraId="6D7FFA52" w14:textId="77777777" w:rsidR="008309B3" w:rsidRPr="004E530D" w:rsidRDefault="008309B3" w:rsidP="00794BBC">
      <w:pPr>
        <w:spacing w:after="0" w:line="240" w:lineRule="auto"/>
        <w:rPr>
          <w:rFonts w:cs="Calibri"/>
          <w:b/>
          <w:sz w:val="21"/>
          <w:szCs w:val="21"/>
          <w:lang w:val="sv-SE"/>
        </w:rPr>
      </w:pPr>
    </w:p>
    <w:p w14:paraId="61B31DA3" w14:textId="77777777" w:rsidR="008309B3" w:rsidRPr="004E530D" w:rsidRDefault="008309B3" w:rsidP="00794BBC">
      <w:pPr>
        <w:spacing w:after="0" w:line="240" w:lineRule="auto"/>
        <w:rPr>
          <w:rFonts w:cs="Calibri"/>
          <w:b/>
          <w:sz w:val="21"/>
          <w:szCs w:val="21"/>
          <w:lang w:val="sv-SE"/>
        </w:rPr>
      </w:pPr>
    </w:p>
    <w:p w14:paraId="2F84EE2D" w14:textId="77777777" w:rsidR="008309B3" w:rsidRPr="004E530D" w:rsidRDefault="008309B3" w:rsidP="00794BBC">
      <w:pPr>
        <w:spacing w:after="0" w:line="240" w:lineRule="auto"/>
        <w:rPr>
          <w:rFonts w:cs="Calibri"/>
          <w:b/>
          <w:sz w:val="21"/>
          <w:szCs w:val="21"/>
          <w:lang w:val="sv-SE"/>
        </w:rPr>
      </w:pPr>
    </w:p>
    <w:p w14:paraId="19B206C5" w14:textId="77777777" w:rsidR="008309B3" w:rsidRPr="004E530D" w:rsidRDefault="008309B3" w:rsidP="00794BBC">
      <w:pPr>
        <w:spacing w:after="0" w:line="240" w:lineRule="auto"/>
        <w:rPr>
          <w:rFonts w:cs="Calibri"/>
          <w:b/>
          <w:sz w:val="21"/>
          <w:szCs w:val="21"/>
          <w:lang w:val="sv-SE"/>
        </w:rPr>
      </w:pPr>
    </w:p>
    <w:p w14:paraId="14E898CA" w14:textId="77777777" w:rsidR="008309B3" w:rsidRPr="004E530D" w:rsidRDefault="008309B3" w:rsidP="00794BBC">
      <w:pPr>
        <w:spacing w:after="0" w:line="240" w:lineRule="auto"/>
        <w:rPr>
          <w:rFonts w:cs="Calibri"/>
          <w:b/>
          <w:sz w:val="21"/>
          <w:szCs w:val="21"/>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19"/>
        <w:gridCol w:w="3026"/>
      </w:tblGrid>
      <w:tr w:rsidR="008309B3" w:rsidRPr="004E530D" w14:paraId="514B7C78" w14:textId="77777777" w:rsidTr="008309B3">
        <w:tc>
          <w:tcPr>
            <w:tcW w:w="3081" w:type="dxa"/>
            <w:tcBorders>
              <w:top w:val="single" w:sz="4" w:space="0" w:color="auto"/>
              <w:left w:val="single" w:sz="4" w:space="0" w:color="auto"/>
              <w:bottom w:val="single" w:sz="4" w:space="0" w:color="auto"/>
              <w:right w:val="single" w:sz="4" w:space="0" w:color="auto"/>
            </w:tcBorders>
            <w:hideMark/>
          </w:tcPr>
          <w:p w14:paraId="3A3A3581" w14:textId="77777777" w:rsidR="008309B3" w:rsidRPr="004E530D" w:rsidRDefault="008309B3" w:rsidP="00794BBC">
            <w:pPr>
              <w:spacing w:after="0" w:line="240" w:lineRule="auto"/>
              <w:jc w:val="center"/>
              <w:rPr>
                <w:rFonts w:cs="Calibri"/>
                <w:b/>
                <w:sz w:val="21"/>
                <w:szCs w:val="21"/>
              </w:rPr>
            </w:pPr>
            <w:r w:rsidRPr="004E530D">
              <w:rPr>
                <w:rFonts w:cs="Calibri"/>
                <w:b/>
                <w:sz w:val="21"/>
                <w:szCs w:val="21"/>
              </w:rPr>
              <w:t>CONTOH KARTU PESERTA</w:t>
            </w:r>
          </w:p>
        </w:tc>
        <w:tc>
          <w:tcPr>
            <w:tcW w:w="3081" w:type="dxa"/>
            <w:tcBorders>
              <w:top w:val="single" w:sz="4" w:space="0" w:color="auto"/>
              <w:left w:val="single" w:sz="4" w:space="0" w:color="auto"/>
              <w:bottom w:val="single" w:sz="4" w:space="0" w:color="auto"/>
              <w:right w:val="single" w:sz="4" w:space="0" w:color="auto"/>
            </w:tcBorders>
            <w:hideMark/>
          </w:tcPr>
          <w:p w14:paraId="66237193" w14:textId="77777777" w:rsidR="008309B3" w:rsidRPr="004E530D" w:rsidRDefault="008309B3" w:rsidP="00794BBC">
            <w:pPr>
              <w:spacing w:after="0" w:line="240" w:lineRule="auto"/>
              <w:rPr>
                <w:rFonts w:cs="Calibri"/>
                <w:b/>
                <w:sz w:val="21"/>
                <w:szCs w:val="21"/>
              </w:rPr>
            </w:pPr>
            <w:r w:rsidRPr="004E530D">
              <w:rPr>
                <w:rFonts w:cs="Calibri"/>
                <w:b/>
                <w:sz w:val="21"/>
                <w:szCs w:val="21"/>
              </w:rPr>
              <w:t>KETERANGAN DAN BENEFIT</w:t>
            </w:r>
          </w:p>
        </w:tc>
        <w:tc>
          <w:tcPr>
            <w:tcW w:w="3081" w:type="dxa"/>
            <w:tcBorders>
              <w:top w:val="single" w:sz="4" w:space="0" w:color="auto"/>
              <w:left w:val="single" w:sz="4" w:space="0" w:color="auto"/>
              <w:bottom w:val="single" w:sz="4" w:space="0" w:color="auto"/>
              <w:right w:val="single" w:sz="4" w:space="0" w:color="auto"/>
            </w:tcBorders>
            <w:hideMark/>
          </w:tcPr>
          <w:p w14:paraId="78C8FAD4" w14:textId="77777777" w:rsidR="008309B3" w:rsidRPr="004E530D" w:rsidRDefault="008309B3" w:rsidP="00794BBC">
            <w:pPr>
              <w:spacing w:after="0" w:line="240" w:lineRule="auto"/>
              <w:rPr>
                <w:rFonts w:cs="Calibri"/>
                <w:b/>
                <w:sz w:val="21"/>
                <w:szCs w:val="21"/>
              </w:rPr>
            </w:pPr>
            <w:r w:rsidRPr="004E530D">
              <w:rPr>
                <w:rFonts w:cs="Calibri"/>
                <w:b/>
                <w:sz w:val="21"/>
                <w:szCs w:val="21"/>
              </w:rPr>
              <w:t>KETENTUAN PENAGIHAN</w:t>
            </w:r>
          </w:p>
        </w:tc>
      </w:tr>
      <w:tr w:rsidR="008309B3" w:rsidRPr="004E530D" w14:paraId="05823259" w14:textId="77777777" w:rsidTr="008309B3">
        <w:tc>
          <w:tcPr>
            <w:tcW w:w="3081" w:type="dxa"/>
            <w:tcBorders>
              <w:top w:val="single" w:sz="4" w:space="0" w:color="auto"/>
              <w:left w:val="single" w:sz="4" w:space="0" w:color="auto"/>
              <w:bottom w:val="single" w:sz="4" w:space="0" w:color="auto"/>
              <w:right w:val="single" w:sz="4" w:space="0" w:color="auto"/>
            </w:tcBorders>
          </w:tcPr>
          <w:p w14:paraId="57F2DF55" w14:textId="77777777" w:rsidR="008309B3" w:rsidRPr="004E530D" w:rsidRDefault="008309B3" w:rsidP="00794BBC">
            <w:pPr>
              <w:spacing w:after="0" w:line="240" w:lineRule="auto"/>
              <w:rPr>
                <w:rFonts w:cs="Calibri"/>
                <w:b/>
                <w:sz w:val="21"/>
                <w:szCs w:val="21"/>
              </w:rPr>
            </w:pPr>
          </w:p>
          <w:p w14:paraId="1B6EB49F" w14:textId="104D56F9" w:rsidR="008309B3" w:rsidRPr="004E530D" w:rsidRDefault="003864DE" w:rsidP="00794BBC">
            <w:pPr>
              <w:spacing w:after="0" w:line="240" w:lineRule="auto"/>
              <w:jc w:val="center"/>
              <w:rPr>
                <w:rFonts w:cs="Calibri"/>
                <w:b/>
                <w:sz w:val="21"/>
                <w:szCs w:val="21"/>
              </w:rPr>
            </w:pPr>
            <w:r w:rsidRPr="004E530D">
              <w:rPr>
                <w:noProof/>
              </w:rPr>
              <w:lastRenderedPageBreak/>
              <w:drawing>
                <wp:anchor distT="0" distB="0" distL="114300" distR="114300" simplePos="0" relativeHeight="251658242" behindDoc="0" locked="0" layoutInCell="1" allowOverlap="1" wp14:anchorId="6D2EE590" wp14:editId="30037933">
                  <wp:simplePos x="0" y="0"/>
                  <wp:positionH relativeFrom="column">
                    <wp:posOffset>1524635</wp:posOffset>
                  </wp:positionH>
                  <wp:positionV relativeFrom="paragraph">
                    <wp:posOffset>2528570</wp:posOffset>
                  </wp:positionV>
                  <wp:extent cx="306705" cy="256540"/>
                  <wp:effectExtent l="0" t="0" r="0" b="0"/>
                  <wp:wrapNone/>
                  <wp:docPr id="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6705" cy="256540"/>
                          </a:xfrm>
                          <a:prstGeom prst="rect">
                            <a:avLst/>
                          </a:prstGeom>
                          <a:noFill/>
                        </pic:spPr>
                      </pic:pic>
                    </a:graphicData>
                  </a:graphic>
                  <wp14:sizeRelH relativeFrom="page">
                    <wp14:pctWidth>0</wp14:pctWidth>
                  </wp14:sizeRelH>
                  <wp14:sizeRelV relativeFrom="page">
                    <wp14:pctHeight>0</wp14:pctHeight>
                  </wp14:sizeRelV>
                </wp:anchor>
              </w:drawing>
            </w:r>
            <w:r w:rsidR="00000000" w:rsidRPr="004E530D">
              <w:object w:dxaOrig="1440" w:dyaOrig="1440" w14:anchorId="3B29BC86">
                <v:shape id="_x0000_s2071" type="#_x0000_t75" style="position:absolute;left:0;text-align:left;margin-left:15.8pt;margin-top:199.05pt;width:105pt;height:76.1pt;z-index:251658244;mso-position-horizontal-relative:text;mso-position-vertical-relative:text">
                  <v:imagedata r:id="rId34" o:title=""/>
                </v:shape>
                <o:OLEObject Type="Embed" ProgID="PBrush" ShapeID="_x0000_s2071" DrawAspect="Content" ObjectID="_1771830690" r:id="rId35"/>
              </w:object>
            </w:r>
            <w:r w:rsidRPr="004E530D">
              <w:rPr>
                <w:noProof/>
              </w:rPr>
              <w:drawing>
                <wp:anchor distT="0" distB="0" distL="114300" distR="114300" simplePos="0" relativeHeight="251658249" behindDoc="0" locked="0" layoutInCell="1" allowOverlap="1" wp14:anchorId="4B323A38" wp14:editId="34639E7A">
                  <wp:simplePos x="0" y="0"/>
                  <wp:positionH relativeFrom="column">
                    <wp:posOffset>-28575</wp:posOffset>
                  </wp:positionH>
                  <wp:positionV relativeFrom="paragraph">
                    <wp:posOffset>660400</wp:posOffset>
                  </wp:positionV>
                  <wp:extent cx="242570" cy="248920"/>
                  <wp:effectExtent l="0" t="0" r="0" b="0"/>
                  <wp:wrapNone/>
                  <wp:docPr id="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70" cy="24892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51" behindDoc="0" locked="0" layoutInCell="1" allowOverlap="1" wp14:anchorId="60F05281" wp14:editId="2D5F67DC">
                  <wp:simplePos x="0" y="0"/>
                  <wp:positionH relativeFrom="column">
                    <wp:posOffset>258445</wp:posOffset>
                  </wp:positionH>
                  <wp:positionV relativeFrom="paragraph">
                    <wp:posOffset>1343025</wp:posOffset>
                  </wp:positionV>
                  <wp:extent cx="1302385" cy="850900"/>
                  <wp:effectExtent l="0" t="0" r="0" b="0"/>
                  <wp:wrapNone/>
                  <wp:docPr id="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02385" cy="85090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53" behindDoc="0" locked="0" layoutInCell="1" allowOverlap="1" wp14:anchorId="7E9A08BC" wp14:editId="20FE3499">
                  <wp:simplePos x="0" y="0"/>
                  <wp:positionH relativeFrom="column">
                    <wp:posOffset>-22860</wp:posOffset>
                  </wp:positionH>
                  <wp:positionV relativeFrom="paragraph">
                    <wp:posOffset>1917700</wp:posOffset>
                  </wp:positionV>
                  <wp:extent cx="243205" cy="248920"/>
                  <wp:effectExtent l="0" t="0" r="0" b="0"/>
                  <wp:wrapNone/>
                  <wp:docPr id="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205" cy="24892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52" behindDoc="0" locked="0" layoutInCell="1" allowOverlap="1" wp14:anchorId="764E0762" wp14:editId="3BB11472">
                  <wp:simplePos x="0" y="0"/>
                  <wp:positionH relativeFrom="column">
                    <wp:posOffset>1579245</wp:posOffset>
                  </wp:positionH>
                  <wp:positionV relativeFrom="paragraph">
                    <wp:posOffset>1348740</wp:posOffset>
                  </wp:positionV>
                  <wp:extent cx="256540" cy="262890"/>
                  <wp:effectExtent l="0" t="0" r="0" b="0"/>
                  <wp:wrapNone/>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 cy="26289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50" behindDoc="0" locked="0" layoutInCell="1" allowOverlap="1" wp14:anchorId="2A7E3ACE" wp14:editId="5F732610">
                  <wp:simplePos x="0" y="0"/>
                  <wp:positionH relativeFrom="column">
                    <wp:posOffset>264160</wp:posOffset>
                  </wp:positionH>
                  <wp:positionV relativeFrom="paragraph">
                    <wp:posOffset>103505</wp:posOffset>
                  </wp:positionV>
                  <wp:extent cx="1260475" cy="820420"/>
                  <wp:effectExtent l="0" t="0" r="0" b="0"/>
                  <wp:wrapNone/>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60475" cy="820420"/>
                          </a:xfrm>
                          <a:prstGeom prst="rect">
                            <a:avLst/>
                          </a:prstGeom>
                          <a:noFill/>
                        </pic:spPr>
                      </pic:pic>
                    </a:graphicData>
                  </a:graphic>
                  <wp14:sizeRelH relativeFrom="page">
                    <wp14:pctWidth>0</wp14:pctWidth>
                  </wp14:sizeRelH>
                  <wp14:sizeRelV relativeFrom="page">
                    <wp14:pctHeight>0</wp14:pctHeight>
                  </wp14:sizeRelV>
                </wp:anchor>
              </w:drawing>
            </w:r>
            <w:r w:rsidRPr="004E530D">
              <w:rPr>
                <w:noProof/>
              </w:rPr>
              <w:drawing>
                <wp:anchor distT="0" distB="0" distL="114300" distR="114300" simplePos="0" relativeHeight="251658248" behindDoc="0" locked="0" layoutInCell="1" allowOverlap="1" wp14:anchorId="47A2C295" wp14:editId="3B260002">
                  <wp:simplePos x="0" y="0"/>
                  <wp:positionH relativeFrom="column">
                    <wp:posOffset>1549400</wp:posOffset>
                  </wp:positionH>
                  <wp:positionV relativeFrom="paragraph">
                    <wp:posOffset>109855</wp:posOffset>
                  </wp:positionV>
                  <wp:extent cx="256540" cy="262255"/>
                  <wp:effectExtent l="0" t="0" r="0" b="0"/>
                  <wp:wrapNone/>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540" cy="262255"/>
                          </a:xfrm>
                          <a:prstGeom prst="rect">
                            <a:avLst/>
                          </a:prstGeom>
                          <a:noFill/>
                        </pic:spPr>
                      </pic:pic>
                    </a:graphicData>
                  </a:graphic>
                  <wp14:sizeRelH relativeFrom="page">
                    <wp14:pctWidth>0</wp14:pctWidth>
                  </wp14:sizeRelH>
                  <wp14:sizeRelV relativeFrom="page">
                    <wp14:pctHeight>0</wp14:pctHeight>
                  </wp14:sizeRelV>
                </wp:anchor>
              </w:drawing>
            </w:r>
          </w:p>
          <w:p w14:paraId="0113EB17" w14:textId="77777777" w:rsidR="008309B3" w:rsidRPr="004E530D" w:rsidRDefault="008309B3" w:rsidP="00794BBC">
            <w:pPr>
              <w:spacing w:after="0" w:line="240" w:lineRule="auto"/>
              <w:jc w:val="center"/>
              <w:rPr>
                <w:rFonts w:cs="Calibri"/>
                <w:b/>
                <w:sz w:val="21"/>
                <w:szCs w:val="21"/>
              </w:rPr>
            </w:pPr>
          </w:p>
          <w:p w14:paraId="742E9516" w14:textId="77777777" w:rsidR="008309B3" w:rsidRPr="004E530D" w:rsidRDefault="008309B3" w:rsidP="00794BBC">
            <w:pPr>
              <w:spacing w:after="0" w:line="240" w:lineRule="auto"/>
              <w:jc w:val="center"/>
              <w:rPr>
                <w:rFonts w:cs="Calibri"/>
                <w:b/>
                <w:sz w:val="21"/>
                <w:szCs w:val="21"/>
              </w:rPr>
            </w:pPr>
          </w:p>
          <w:p w14:paraId="3A1A74FD" w14:textId="77777777" w:rsidR="008309B3" w:rsidRPr="004E530D" w:rsidRDefault="008309B3" w:rsidP="00794BBC">
            <w:pPr>
              <w:spacing w:after="0" w:line="240" w:lineRule="auto"/>
              <w:jc w:val="center"/>
              <w:rPr>
                <w:rFonts w:cs="Calibri"/>
                <w:b/>
                <w:sz w:val="21"/>
                <w:szCs w:val="21"/>
              </w:rPr>
            </w:pPr>
          </w:p>
          <w:p w14:paraId="2406E700" w14:textId="77777777" w:rsidR="008309B3" w:rsidRPr="004E530D" w:rsidRDefault="008309B3" w:rsidP="00794BBC">
            <w:pPr>
              <w:spacing w:after="0" w:line="240" w:lineRule="auto"/>
              <w:jc w:val="center"/>
              <w:rPr>
                <w:rFonts w:cs="Calibri"/>
                <w:b/>
                <w:sz w:val="21"/>
                <w:szCs w:val="21"/>
              </w:rPr>
            </w:pPr>
          </w:p>
          <w:p w14:paraId="37D8C3B7" w14:textId="77777777" w:rsidR="008309B3" w:rsidRPr="004E530D" w:rsidRDefault="008309B3" w:rsidP="00794BBC">
            <w:pPr>
              <w:spacing w:after="0" w:line="240" w:lineRule="auto"/>
              <w:jc w:val="center"/>
              <w:rPr>
                <w:rFonts w:cs="Calibri"/>
                <w:b/>
                <w:sz w:val="21"/>
                <w:szCs w:val="21"/>
              </w:rPr>
            </w:pPr>
          </w:p>
          <w:p w14:paraId="11D91FB8" w14:textId="77777777" w:rsidR="008309B3" w:rsidRPr="004E530D" w:rsidRDefault="008309B3" w:rsidP="00794BBC">
            <w:pPr>
              <w:spacing w:after="0" w:line="240" w:lineRule="auto"/>
              <w:jc w:val="center"/>
              <w:rPr>
                <w:rFonts w:cs="Calibri"/>
                <w:b/>
                <w:sz w:val="21"/>
                <w:szCs w:val="21"/>
              </w:rPr>
            </w:pPr>
          </w:p>
          <w:p w14:paraId="51A2A052" w14:textId="77777777" w:rsidR="008309B3" w:rsidRPr="004E530D" w:rsidRDefault="008309B3" w:rsidP="00794BBC">
            <w:pPr>
              <w:spacing w:after="0" w:line="240" w:lineRule="auto"/>
              <w:jc w:val="center"/>
              <w:rPr>
                <w:rFonts w:cs="Calibri"/>
                <w:b/>
                <w:sz w:val="21"/>
                <w:szCs w:val="21"/>
              </w:rPr>
            </w:pPr>
          </w:p>
          <w:p w14:paraId="66ED58C1" w14:textId="77777777" w:rsidR="008309B3" w:rsidRPr="004E530D" w:rsidRDefault="008309B3" w:rsidP="00794BBC">
            <w:pPr>
              <w:spacing w:after="0" w:line="240" w:lineRule="auto"/>
              <w:jc w:val="center"/>
              <w:rPr>
                <w:rFonts w:cs="Calibri"/>
                <w:b/>
                <w:sz w:val="21"/>
                <w:szCs w:val="21"/>
              </w:rPr>
            </w:pPr>
          </w:p>
          <w:p w14:paraId="3A72E4B1" w14:textId="77777777" w:rsidR="008309B3" w:rsidRPr="004E530D" w:rsidRDefault="008309B3" w:rsidP="00794BBC">
            <w:pPr>
              <w:spacing w:after="0" w:line="240" w:lineRule="auto"/>
              <w:jc w:val="center"/>
              <w:rPr>
                <w:rFonts w:cs="Calibri"/>
                <w:b/>
                <w:sz w:val="21"/>
                <w:szCs w:val="21"/>
              </w:rPr>
            </w:pPr>
          </w:p>
          <w:p w14:paraId="64BC2873" w14:textId="77777777" w:rsidR="008309B3" w:rsidRPr="004E530D" w:rsidRDefault="008309B3" w:rsidP="00794BBC">
            <w:pPr>
              <w:spacing w:after="0" w:line="240" w:lineRule="auto"/>
              <w:jc w:val="center"/>
              <w:rPr>
                <w:rFonts w:cs="Calibri"/>
                <w:b/>
                <w:sz w:val="21"/>
                <w:szCs w:val="21"/>
              </w:rPr>
            </w:pPr>
          </w:p>
          <w:p w14:paraId="2168AEED" w14:textId="77777777" w:rsidR="008309B3" w:rsidRPr="004E530D" w:rsidRDefault="008309B3" w:rsidP="00794BBC">
            <w:pPr>
              <w:spacing w:after="0" w:line="240" w:lineRule="auto"/>
              <w:jc w:val="center"/>
              <w:rPr>
                <w:rFonts w:cs="Calibri"/>
                <w:b/>
                <w:sz w:val="21"/>
                <w:szCs w:val="21"/>
              </w:rPr>
            </w:pPr>
          </w:p>
          <w:p w14:paraId="480B8A32" w14:textId="77777777" w:rsidR="008309B3" w:rsidRPr="004E530D" w:rsidRDefault="008309B3" w:rsidP="00794BBC">
            <w:pPr>
              <w:spacing w:after="0" w:line="240" w:lineRule="auto"/>
              <w:jc w:val="center"/>
              <w:rPr>
                <w:rFonts w:cs="Calibri"/>
                <w:b/>
                <w:sz w:val="21"/>
                <w:szCs w:val="21"/>
              </w:rPr>
            </w:pPr>
          </w:p>
          <w:p w14:paraId="7DC180AB" w14:textId="77777777" w:rsidR="008309B3" w:rsidRPr="004E530D" w:rsidRDefault="008309B3" w:rsidP="00794BBC">
            <w:pPr>
              <w:spacing w:after="0" w:line="240" w:lineRule="auto"/>
              <w:jc w:val="center"/>
              <w:rPr>
                <w:rFonts w:cs="Calibri"/>
                <w:b/>
                <w:sz w:val="21"/>
                <w:szCs w:val="21"/>
              </w:rPr>
            </w:pPr>
          </w:p>
          <w:p w14:paraId="03721E87" w14:textId="77777777" w:rsidR="008309B3" w:rsidRPr="004E530D" w:rsidRDefault="008309B3" w:rsidP="00794BBC">
            <w:pPr>
              <w:spacing w:after="0" w:line="240" w:lineRule="auto"/>
              <w:rPr>
                <w:rFonts w:cs="Calibri"/>
                <w:b/>
                <w:sz w:val="21"/>
                <w:szCs w:val="21"/>
                <w:lang w:val="sv-SE"/>
              </w:rPr>
            </w:pPr>
          </w:p>
          <w:p w14:paraId="4C09E501" w14:textId="77777777" w:rsidR="008309B3" w:rsidRPr="004E530D" w:rsidRDefault="008309B3" w:rsidP="00794BBC">
            <w:pPr>
              <w:spacing w:after="0" w:line="240" w:lineRule="auto"/>
              <w:jc w:val="center"/>
              <w:rPr>
                <w:rFonts w:cs="Calibri"/>
                <w:b/>
                <w:sz w:val="21"/>
                <w:szCs w:val="21"/>
                <w:lang w:val="sv-SE"/>
              </w:rPr>
            </w:pPr>
          </w:p>
          <w:p w14:paraId="32A3278A" w14:textId="77777777" w:rsidR="008309B3" w:rsidRPr="004E530D" w:rsidRDefault="008309B3" w:rsidP="00794BBC">
            <w:pPr>
              <w:spacing w:after="0" w:line="240" w:lineRule="auto"/>
              <w:jc w:val="center"/>
              <w:rPr>
                <w:rFonts w:cs="Calibri"/>
                <w:b/>
                <w:sz w:val="21"/>
                <w:szCs w:val="21"/>
                <w:lang w:val="sv-SE"/>
              </w:rPr>
            </w:pPr>
          </w:p>
          <w:p w14:paraId="38309A3F" w14:textId="77777777" w:rsidR="008309B3" w:rsidRPr="004E530D" w:rsidRDefault="008309B3" w:rsidP="00794BBC">
            <w:pPr>
              <w:spacing w:after="0" w:line="240" w:lineRule="auto"/>
              <w:jc w:val="center"/>
              <w:rPr>
                <w:rFonts w:cs="Calibri"/>
                <w:b/>
                <w:sz w:val="21"/>
                <w:szCs w:val="21"/>
                <w:lang w:val="sv-SE"/>
              </w:rPr>
            </w:pPr>
          </w:p>
          <w:p w14:paraId="3B9A36CF" w14:textId="77777777" w:rsidR="008309B3" w:rsidRPr="004E530D" w:rsidRDefault="008309B3" w:rsidP="00794BBC">
            <w:pPr>
              <w:spacing w:after="0" w:line="240" w:lineRule="auto"/>
              <w:jc w:val="center"/>
              <w:rPr>
                <w:rFonts w:cs="Calibri"/>
                <w:b/>
                <w:sz w:val="21"/>
                <w:szCs w:val="21"/>
                <w:lang w:val="sv-SE"/>
              </w:rPr>
            </w:pPr>
          </w:p>
          <w:p w14:paraId="26356776" w14:textId="77777777" w:rsidR="008309B3" w:rsidRPr="004E530D" w:rsidRDefault="008309B3" w:rsidP="00794BBC">
            <w:pPr>
              <w:spacing w:after="0" w:line="240" w:lineRule="auto"/>
              <w:jc w:val="center"/>
              <w:rPr>
                <w:rFonts w:cs="Calibri"/>
                <w:b/>
                <w:sz w:val="21"/>
                <w:szCs w:val="21"/>
                <w:lang w:val="sv-SE"/>
              </w:rPr>
            </w:pPr>
          </w:p>
          <w:p w14:paraId="69CEDF8C" w14:textId="232C541A" w:rsidR="008309B3" w:rsidRPr="004E530D" w:rsidRDefault="003864DE" w:rsidP="00794BBC">
            <w:pPr>
              <w:spacing w:after="0" w:line="240" w:lineRule="auto"/>
              <w:rPr>
                <w:rFonts w:cs="Calibri"/>
                <w:b/>
                <w:sz w:val="21"/>
                <w:szCs w:val="21"/>
                <w:lang w:val="sv-SE"/>
              </w:rPr>
            </w:pPr>
            <w:r w:rsidRPr="004E530D">
              <w:rPr>
                <w:noProof/>
              </w:rPr>
              <w:drawing>
                <wp:anchor distT="0" distB="0" distL="114300" distR="114300" simplePos="0" relativeHeight="251658245" behindDoc="0" locked="0" layoutInCell="1" allowOverlap="1" wp14:anchorId="4A0FAE7D" wp14:editId="61A572A7">
                  <wp:simplePos x="0" y="0"/>
                  <wp:positionH relativeFrom="column">
                    <wp:posOffset>1561465</wp:posOffset>
                  </wp:positionH>
                  <wp:positionV relativeFrom="paragraph">
                    <wp:posOffset>57785</wp:posOffset>
                  </wp:positionV>
                  <wp:extent cx="243840" cy="245745"/>
                  <wp:effectExtent l="0" t="0" r="0" b="0"/>
                  <wp:wrapNone/>
                  <wp:docPr id="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840" cy="245745"/>
                          </a:xfrm>
                          <a:prstGeom prst="rect">
                            <a:avLst/>
                          </a:prstGeom>
                          <a:noFill/>
                        </pic:spPr>
                      </pic:pic>
                    </a:graphicData>
                  </a:graphic>
                  <wp14:sizeRelH relativeFrom="page">
                    <wp14:pctWidth>0</wp14:pctWidth>
                  </wp14:sizeRelH>
                  <wp14:sizeRelV relativeFrom="page">
                    <wp14:pctHeight>0</wp14:pctHeight>
                  </wp14:sizeRelV>
                </wp:anchor>
              </w:drawing>
            </w:r>
            <w:r w:rsidR="008309B3" w:rsidRPr="004E530D">
              <w:rPr>
                <w:rFonts w:cs="Calibri"/>
                <w:b/>
                <w:sz w:val="21"/>
                <w:szCs w:val="21"/>
                <w:lang w:val="sv-SE"/>
              </w:rPr>
              <w:t xml:space="preserve">                           </w:t>
            </w:r>
          </w:p>
          <w:p w14:paraId="4062FB37" w14:textId="77777777" w:rsidR="008309B3" w:rsidRPr="004E530D" w:rsidRDefault="008309B3" w:rsidP="00794BBC">
            <w:pPr>
              <w:spacing w:after="0" w:line="240" w:lineRule="auto"/>
              <w:jc w:val="center"/>
              <w:rPr>
                <w:rFonts w:cs="Calibri"/>
                <w:b/>
                <w:sz w:val="21"/>
                <w:szCs w:val="21"/>
                <w:lang w:val="sv-SE"/>
              </w:rPr>
            </w:pPr>
          </w:p>
          <w:p w14:paraId="304C4266" w14:textId="77777777" w:rsidR="008309B3" w:rsidRPr="004E530D" w:rsidRDefault="008309B3" w:rsidP="00794BBC">
            <w:pPr>
              <w:spacing w:after="0" w:line="240" w:lineRule="auto"/>
              <w:jc w:val="center"/>
              <w:rPr>
                <w:rFonts w:cs="Calibri"/>
                <w:b/>
                <w:sz w:val="21"/>
                <w:szCs w:val="21"/>
                <w:lang w:val="sv-SE"/>
              </w:rPr>
            </w:pPr>
          </w:p>
          <w:p w14:paraId="789C1F97" w14:textId="4B73FA4B" w:rsidR="008309B3" w:rsidRPr="004E530D" w:rsidRDefault="003864DE" w:rsidP="00794BBC">
            <w:pPr>
              <w:spacing w:after="0" w:line="240" w:lineRule="auto"/>
              <w:jc w:val="center"/>
              <w:rPr>
                <w:rFonts w:cs="Calibri"/>
                <w:b/>
                <w:sz w:val="21"/>
                <w:szCs w:val="21"/>
              </w:rPr>
            </w:pPr>
            <w:r w:rsidRPr="004E530D">
              <w:rPr>
                <w:noProof/>
              </w:rPr>
              <w:drawing>
                <wp:anchor distT="0" distB="0" distL="114300" distR="114300" simplePos="0" relativeHeight="251658243" behindDoc="0" locked="0" layoutInCell="1" allowOverlap="1" wp14:anchorId="56A5BB83" wp14:editId="432A5E64">
                  <wp:simplePos x="0" y="0"/>
                  <wp:positionH relativeFrom="column">
                    <wp:posOffset>266700</wp:posOffset>
                  </wp:positionH>
                  <wp:positionV relativeFrom="paragraph">
                    <wp:posOffset>66040</wp:posOffset>
                  </wp:positionV>
                  <wp:extent cx="1294130" cy="885190"/>
                  <wp:effectExtent l="0" t="0" r="0" b="0"/>
                  <wp:wrapNone/>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94130" cy="885190"/>
                          </a:xfrm>
                          <a:prstGeom prst="rect">
                            <a:avLst/>
                          </a:prstGeom>
                          <a:noFill/>
                        </pic:spPr>
                      </pic:pic>
                    </a:graphicData>
                  </a:graphic>
                  <wp14:sizeRelH relativeFrom="margin">
                    <wp14:pctWidth>0</wp14:pctWidth>
                  </wp14:sizeRelH>
                  <wp14:sizeRelV relativeFrom="margin">
                    <wp14:pctHeight>0</wp14:pctHeight>
                  </wp14:sizeRelV>
                </wp:anchor>
              </w:drawing>
            </w:r>
            <w:r w:rsidRPr="004E530D">
              <w:rPr>
                <w:noProof/>
              </w:rPr>
              <w:drawing>
                <wp:anchor distT="0" distB="0" distL="114300" distR="114300" simplePos="0" relativeHeight="251658246" behindDoc="0" locked="0" layoutInCell="1" allowOverlap="1" wp14:anchorId="2F178315" wp14:editId="4AE5F663">
                  <wp:simplePos x="0" y="0"/>
                  <wp:positionH relativeFrom="column">
                    <wp:posOffset>-1905</wp:posOffset>
                  </wp:positionH>
                  <wp:positionV relativeFrom="paragraph">
                    <wp:posOffset>768350</wp:posOffset>
                  </wp:positionV>
                  <wp:extent cx="222250" cy="222250"/>
                  <wp:effectExtent l="0" t="0" r="0" b="0"/>
                  <wp:wrapNone/>
                  <wp:docPr id="25"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con&#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pic:spPr>
                      </pic:pic>
                    </a:graphicData>
                  </a:graphic>
                  <wp14:sizeRelH relativeFrom="page">
                    <wp14:pctWidth>0</wp14:pctWidth>
                  </wp14:sizeRelH>
                  <wp14:sizeRelV relativeFrom="page">
                    <wp14:pctHeight>0</wp14:pctHeight>
                  </wp14:sizeRelV>
                </wp:anchor>
              </w:drawing>
            </w:r>
          </w:p>
          <w:p w14:paraId="1874CA36" w14:textId="77777777" w:rsidR="008309B3" w:rsidRPr="004E530D" w:rsidRDefault="008309B3" w:rsidP="00794BBC">
            <w:pPr>
              <w:spacing w:after="0" w:line="240" w:lineRule="auto"/>
              <w:rPr>
                <w:rFonts w:cs="Calibri"/>
                <w:sz w:val="21"/>
                <w:szCs w:val="21"/>
              </w:rPr>
            </w:pPr>
          </w:p>
          <w:p w14:paraId="537E31E3" w14:textId="77777777" w:rsidR="008309B3" w:rsidRPr="004E530D" w:rsidRDefault="008309B3" w:rsidP="00794BBC">
            <w:pPr>
              <w:spacing w:after="0" w:line="240" w:lineRule="auto"/>
              <w:rPr>
                <w:rFonts w:cs="Calibri"/>
                <w:sz w:val="21"/>
                <w:szCs w:val="21"/>
              </w:rPr>
            </w:pPr>
          </w:p>
          <w:p w14:paraId="2B4CBB1E" w14:textId="77777777" w:rsidR="008309B3" w:rsidRPr="004E530D" w:rsidRDefault="008309B3" w:rsidP="00794BBC">
            <w:pPr>
              <w:spacing w:after="0" w:line="240" w:lineRule="auto"/>
              <w:rPr>
                <w:rFonts w:cs="Calibri"/>
                <w:sz w:val="21"/>
                <w:szCs w:val="21"/>
              </w:rPr>
            </w:pPr>
          </w:p>
          <w:p w14:paraId="39B325B9" w14:textId="77777777" w:rsidR="008309B3" w:rsidRPr="004E530D" w:rsidRDefault="008309B3" w:rsidP="00794BBC">
            <w:pPr>
              <w:spacing w:after="0" w:line="240" w:lineRule="auto"/>
              <w:rPr>
                <w:rFonts w:cs="Calibri"/>
                <w:sz w:val="21"/>
                <w:szCs w:val="21"/>
              </w:rPr>
            </w:pPr>
          </w:p>
          <w:p w14:paraId="28BAEA0C" w14:textId="77777777" w:rsidR="008309B3" w:rsidRPr="004E530D" w:rsidRDefault="008309B3" w:rsidP="00794BBC">
            <w:pPr>
              <w:spacing w:after="0" w:line="240" w:lineRule="auto"/>
              <w:rPr>
                <w:rFonts w:cs="Calibri"/>
                <w:b/>
                <w:sz w:val="21"/>
                <w:szCs w:val="21"/>
              </w:rPr>
            </w:pPr>
          </w:p>
          <w:p w14:paraId="25B19EE9" w14:textId="77777777" w:rsidR="008309B3" w:rsidRPr="004E530D" w:rsidRDefault="008309B3" w:rsidP="00794BBC">
            <w:pPr>
              <w:spacing w:after="0" w:line="240" w:lineRule="auto"/>
              <w:jc w:val="center"/>
              <w:rPr>
                <w:rFonts w:cs="Calibri"/>
                <w:b/>
                <w:sz w:val="21"/>
                <w:szCs w:val="21"/>
                <w:lang w:val="sv-SE"/>
              </w:rPr>
            </w:pPr>
            <w:r w:rsidRPr="004E530D">
              <w:rPr>
                <w:rFonts w:cs="Calibri"/>
                <w:b/>
                <w:sz w:val="21"/>
                <w:szCs w:val="21"/>
                <w:lang w:val="sv-SE"/>
              </w:rPr>
              <w:t>PRUCorporate Medical</w:t>
            </w:r>
          </w:p>
          <w:p w14:paraId="2A2A0E3D" w14:textId="77777777" w:rsidR="008309B3" w:rsidRPr="004E530D" w:rsidRDefault="008309B3" w:rsidP="00794BBC">
            <w:pPr>
              <w:spacing w:after="0" w:line="240" w:lineRule="auto"/>
              <w:jc w:val="center"/>
              <w:rPr>
                <w:rFonts w:cs="Calibri"/>
                <w:b/>
                <w:sz w:val="21"/>
                <w:szCs w:val="21"/>
                <w:lang w:val="sv-SE"/>
              </w:rPr>
            </w:pPr>
            <w:r w:rsidRPr="004E530D">
              <w:rPr>
                <w:rFonts w:cs="Calibri"/>
                <w:b/>
                <w:sz w:val="21"/>
                <w:szCs w:val="21"/>
                <w:lang w:val="sv-SE"/>
              </w:rPr>
              <w:t>PRUWorks</w:t>
            </w:r>
          </w:p>
          <w:p w14:paraId="2A70F97A" w14:textId="77777777" w:rsidR="008309B3" w:rsidRPr="004E530D" w:rsidRDefault="008309B3" w:rsidP="00794BBC">
            <w:pPr>
              <w:spacing w:after="0" w:line="240" w:lineRule="auto"/>
              <w:ind w:firstLine="720"/>
              <w:rPr>
                <w:rFonts w:cs="Calibri"/>
                <w:sz w:val="21"/>
                <w:szCs w:val="21"/>
              </w:rPr>
            </w:pPr>
          </w:p>
        </w:tc>
        <w:tc>
          <w:tcPr>
            <w:tcW w:w="3081" w:type="dxa"/>
            <w:tcBorders>
              <w:top w:val="single" w:sz="4" w:space="0" w:color="auto"/>
              <w:left w:val="single" w:sz="4" w:space="0" w:color="auto"/>
              <w:bottom w:val="single" w:sz="4" w:space="0" w:color="auto"/>
              <w:right w:val="single" w:sz="4" w:space="0" w:color="auto"/>
            </w:tcBorders>
          </w:tcPr>
          <w:p w14:paraId="4B1F8374" w14:textId="15C3EFA0" w:rsidR="008309B3" w:rsidRPr="004E530D" w:rsidRDefault="003864DE" w:rsidP="00794BBC">
            <w:pPr>
              <w:spacing w:after="0" w:line="240" w:lineRule="auto"/>
              <w:jc w:val="center"/>
              <w:rPr>
                <w:rFonts w:cs="Calibri"/>
                <w:b/>
                <w:sz w:val="21"/>
                <w:szCs w:val="21"/>
                <w:lang w:val="sv-SE"/>
              </w:rPr>
            </w:pPr>
            <w:r w:rsidRPr="004E530D">
              <w:rPr>
                <w:noProof/>
              </w:rPr>
              <w:lastRenderedPageBreak/>
              <w:drawing>
                <wp:anchor distT="0" distB="0" distL="114300" distR="114300" simplePos="0" relativeHeight="251658240" behindDoc="0" locked="0" layoutInCell="1" allowOverlap="1" wp14:anchorId="340C8516" wp14:editId="2CE2D9A2">
                  <wp:simplePos x="0" y="0"/>
                  <wp:positionH relativeFrom="margin">
                    <wp:posOffset>10795</wp:posOffset>
                  </wp:positionH>
                  <wp:positionV relativeFrom="paragraph">
                    <wp:posOffset>102870</wp:posOffset>
                  </wp:positionV>
                  <wp:extent cx="302260" cy="302260"/>
                  <wp:effectExtent l="0" t="0" r="0" b="0"/>
                  <wp:wrapNone/>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pic:spPr>
                      </pic:pic>
                    </a:graphicData>
                  </a:graphic>
                  <wp14:sizeRelH relativeFrom="margin">
                    <wp14:pctWidth>0</wp14:pctWidth>
                  </wp14:sizeRelH>
                  <wp14:sizeRelV relativeFrom="margin">
                    <wp14:pctHeight>0</wp14:pctHeight>
                  </wp14:sizeRelV>
                </wp:anchor>
              </w:drawing>
            </w:r>
          </w:p>
          <w:p w14:paraId="1302D395" w14:textId="77777777" w:rsidR="008309B3" w:rsidRPr="004E530D" w:rsidRDefault="008309B3" w:rsidP="00794BBC">
            <w:pPr>
              <w:spacing w:after="0" w:line="240" w:lineRule="auto"/>
              <w:rPr>
                <w:rFonts w:cs="Calibri"/>
                <w:b/>
                <w:sz w:val="21"/>
                <w:szCs w:val="21"/>
                <w:lang w:val="sv-SE"/>
              </w:rPr>
            </w:pPr>
            <w:r w:rsidRPr="004E530D">
              <w:rPr>
                <w:rFonts w:cs="Calibri"/>
                <w:sz w:val="21"/>
                <w:szCs w:val="21"/>
                <w:lang w:val="sv-SE"/>
              </w:rPr>
              <w:lastRenderedPageBreak/>
              <w:t xml:space="preserve">            Logo Asuransi</w:t>
            </w:r>
          </w:p>
          <w:p w14:paraId="6E7BB7D1" w14:textId="02CACA02" w:rsidR="008309B3"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41" behindDoc="0" locked="0" layoutInCell="1" allowOverlap="1" wp14:anchorId="5F5A6945" wp14:editId="009582E2">
                  <wp:simplePos x="0" y="0"/>
                  <wp:positionH relativeFrom="column">
                    <wp:posOffset>10795</wp:posOffset>
                  </wp:positionH>
                  <wp:positionV relativeFrom="paragraph">
                    <wp:posOffset>90170</wp:posOffset>
                  </wp:positionV>
                  <wp:extent cx="285750" cy="285750"/>
                  <wp:effectExtent l="0" t="0" r="0" b="0"/>
                  <wp:wrapNone/>
                  <wp:docPr id="20"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c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14:sizeRelH relativeFrom="page">
                    <wp14:pctWidth>0</wp14:pctWidth>
                  </wp14:sizeRelH>
                  <wp14:sizeRelV relativeFrom="page">
                    <wp14:pctHeight>0</wp14:pctHeight>
                  </wp14:sizeRelV>
                </wp:anchor>
              </w:drawing>
            </w:r>
          </w:p>
          <w:p w14:paraId="1B47D213" w14:textId="77777777" w:rsidR="008309B3" w:rsidRPr="004E530D" w:rsidRDefault="008309B3" w:rsidP="00794BBC">
            <w:pPr>
              <w:spacing w:after="0" w:line="240" w:lineRule="auto"/>
              <w:ind w:firstLine="589"/>
              <w:jc w:val="both"/>
              <w:rPr>
                <w:rFonts w:cs="Calibri"/>
                <w:sz w:val="21"/>
                <w:szCs w:val="21"/>
                <w:lang w:val="sv-SE"/>
              </w:rPr>
            </w:pPr>
            <w:r w:rsidRPr="004E530D">
              <w:rPr>
                <w:rFonts w:cs="Calibri"/>
                <w:sz w:val="21"/>
                <w:szCs w:val="21"/>
                <w:lang w:val="sv-SE"/>
              </w:rPr>
              <w:t>Logo TPA Admedika dan Halodoc</w:t>
            </w:r>
          </w:p>
          <w:p w14:paraId="2D52F433" w14:textId="5ADA9ACF" w:rsidR="008309B3" w:rsidRPr="004E530D" w:rsidRDefault="003864DE" w:rsidP="00794BBC">
            <w:pPr>
              <w:spacing w:after="0" w:line="240" w:lineRule="auto"/>
              <w:jc w:val="center"/>
              <w:rPr>
                <w:rFonts w:cs="Calibri"/>
                <w:b/>
                <w:sz w:val="21"/>
                <w:szCs w:val="21"/>
                <w:lang w:val="sv-SE"/>
              </w:rPr>
            </w:pPr>
            <w:r w:rsidRPr="004E530D">
              <w:rPr>
                <w:noProof/>
              </w:rPr>
              <w:drawing>
                <wp:anchor distT="0" distB="0" distL="114300" distR="114300" simplePos="0" relativeHeight="251658247" behindDoc="0" locked="0" layoutInCell="1" allowOverlap="1" wp14:anchorId="2A855276" wp14:editId="17CAD1AD">
                  <wp:simplePos x="0" y="0"/>
                  <wp:positionH relativeFrom="column">
                    <wp:posOffset>61595</wp:posOffset>
                  </wp:positionH>
                  <wp:positionV relativeFrom="paragraph">
                    <wp:posOffset>71120</wp:posOffset>
                  </wp:positionV>
                  <wp:extent cx="222250" cy="222250"/>
                  <wp:effectExtent l="0" t="0" r="0" b="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pic:spPr>
                      </pic:pic>
                    </a:graphicData>
                  </a:graphic>
                  <wp14:sizeRelH relativeFrom="page">
                    <wp14:pctWidth>0</wp14:pctWidth>
                  </wp14:sizeRelH>
                  <wp14:sizeRelV relativeFrom="page">
                    <wp14:pctHeight>0</wp14:pctHeight>
                  </wp14:sizeRelV>
                </wp:anchor>
              </w:drawing>
            </w:r>
          </w:p>
          <w:p w14:paraId="626F2570" w14:textId="77777777" w:rsidR="008309B3" w:rsidRPr="004E530D" w:rsidRDefault="008309B3" w:rsidP="00794BBC">
            <w:pPr>
              <w:spacing w:after="0" w:line="240" w:lineRule="auto"/>
              <w:rPr>
                <w:rFonts w:cs="Calibri"/>
                <w:b/>
                <w:sz w:val="21"/>
                <w:szCs w:val="21"/>
                <w:lang w:val="sv-SE"/>
              </w:rPr>
            </w:pPr>
            <w:r w:rsidRPr="004E530D">
              <w:rPr>
                <w:rFonts w:cs="Calibri"/>
                <w:sz w:val="21"/>
                <w:szCs w:val="21"/>
                <w:lang w:val="sv-SE"/>
              </w:rPr>
              <w:t xml:space="preserve">            Call Centre TPA </w:t>
            </w:r>
            <w:r w:rsidRPr="004E530D">
              <w:rPr>
                <w:rFonts w:cs="Calibri"/>
                <w:b/>
                <w:bCs/>
                <w:sz w:val="21"/>
                <w:szCs w:val="21"/>
                <w:lang w:val="sv-SE"/>
              </w:rPr>
              <w:t>(021) 5088 1817</w:t>
            </w:r>
          </w:p>
          <w:p w14:paraId="5CFC1C84" w14:textId="77777777" w:rsidR="008309B3" w:rsidRPr="004E530D" w:rsidRDefault="008309B3" w:rsidP="00794BBC">
            <w:pPr>
              <w:spacing w:after="0" w:line="240" w:lineRule="auto"/>
              <w:rPr>
                <w:rFonts w:cs="Calibri"/>
                <w:b/>
                <w:sz w:val="21"/>
                <w:szCs w:val="21"/>
                <w:lang w:val="sv-SE"/>
              </w:rPr>
            </w:pPr>
          </w:p>
          <w:p w14:paraId="4EDEE432" w14:textId="77777777" w:rsidR="008309B3" w:rsidRPr="004E530D" w:rsidRDefault="008309B3" w:rsidP="00794BBC">
            <w:pPr>
              <w:spacing w:after="0" w:line="240" w:lineRule="auto"/>
              <w:jc w:val="both"/>
              <w:rPr>
                <w:rFonts w:cs="Calibri"/>
                <w:b/>
                <w:u w:val="single"/>
                <w:lang w:val="sv-SE"/>
              </w:rPr>
            </w:pPr>
            <w:r w:rsidRPr="004E530D">
              <w:rPr>
                <w:rFonts w:cs="Calibri"/>
                <w:b/>
                <w:u w:val="single"/>
                <w:lang w:val="sv-SE"/>
              </w:rPr>
              <w:t>Keterangan:</w:t>
            </w:r>
          </w:p>
          <w:p w14:paraId="57E52FC0" w14:textId="77777777" w:rsidR="008309B3" w:rsidRPr="004E530D" w:rsidRDefault="008309B3" w:rsidP="00794BBC">
            <w:pPr>
              <w:spacing w:after="0" w:line="240" w:lineRule="auto"/>
              <w:jc w:val="both"/>
              <w:rPr>
                <w:rFonts w:cs="Calibri"/>
                <w:b/>
                <w:sz w:val="21"/>
                <w:szCs w:val="21"/>
                <w:lang w:val="sv-SE"/>
              </w:rPr>
            </w:pPr>
          </w:p>
          <w:p w14:paraId="0E65AD92" w14:textId="77777777" w:rsidR="008309B3" w:rsidRPr="004E530D" w:rsidRDefault="008309B3" w:rsidP="00794BBC">
            <w:pPr>
              <w:spacing w:after="0" w:line="240" w:lineRule="auto"/>
              <w:jc w:val="both"/>
              <w:rPr>
                <w:rFonts w:cs="Calibri"/>
                <w:b/>
                <w:sz w:val="21"/>
                <w:szCs w:val="21"/>
                <w:lang w:val="sv-SE"/>
              </w:rPr>
            </w:pPr>
            <w:r w:rsidRPr="004E530D">
              <w:rPr>
                <w:rFonts w:cs="Calibri"/>
                <w:b/>
                <w:sz w:val="21"/>
                <w:szCs w:val="21"/>
                <w:lang w:val="sv-SE"/>
              </w:rPr>
              <w:t>Benefit yang dijaminkan:</w:t>
            </w:r>
          </w:p>
          <w:p w14:paraId="6DC08531" w14:textId="77777777" w:rsidR="008309B3" w:rsidRPr="004E530D" w:rsidRDefault="008309B3" w:rsidP="00794BBC">
            <w:pPr>
              <w:spacing w:after="0" w:line="240" w:lineRule="auto"/>
              <w:jc w:val="both"/>
              <w:rPr>
                <w:rFonts w:cs="Calibri"/>
                <w:sz w:val="21"/>
                <w:szCs w:val="21"/>
                <w:lang w:val="sv-SE"/>
              </w:rPr>
            </w:pPr>
            <w:r w:rsidRPr="004E530D">
              <w:rPr>
                <w:rFonts w:cs="Calibri"/>
                <w:sz w:val="21"/>
                <w:szCs w:val="21"/>
                <w:lang w:val="sv-SE"/>
              </w:rPr>
              <w:t>Rawat Inap, Rawat Jalan, Rawat Jalan Gigi, Melahirkan, Kacamata</w:t>
            </w:r>
          </w:p>
          <w:p w14:paraId="0DC289C3" w14:textId="77777777" w:rsidR="008309B3" w:rsidRPr="004E530D" w:rsidRDefault="008309B3" w:rsidP="00794BBC">
            <w:pPr>
              <w:spacing w:after="0" w:line="240" w:lineRule="auto"/>
              <w:jc w:val="both"/>
              <w:rPr>
                <w:rFonts w:cs="Calibri"/>
                <w:sz w:val="21"/>
                <w:szCs w:val="21"/>
                <w:lang w:val="sv-SE"/>
              </w:rPr>
            </w:pPr>
          </w:p>
          <w:p w14:paraId="7B2BB31C" w14:textId="77777777" w:rsidR="008309B3" w:rsidRPr="004E530D" w:rsidRDefault="008309B3" w:rsidP="00794BBC">
            <w:pPr>
              <w:spacing w:after="0" w:line="240" w:lineRule="auto"/>
              <w:jc w:val="both"/>
              <w:rPr>
                <w:rFonts w:cs="Calibri"/>
                <w:b/>
                <w:sz w:val="21"/>
                <w:szCs w:val="21"/>
                <w:lang w:val="sv-SE"/>
              </w:rPr>
            </w:pPr>
            <w:r w:rsidRPr="004E530D">
              <w:rPr>
                <w:rFonts w:cs="Calibri"/>
                <w:b/>
                <w:sz w:val="21"/>
                <w:szCs w:val="21"/>
                <w:lang w:val="sv-SE"/>
              </w:rPr>
              <w:t xml:space="preserve">Penjamin Perawatan: </w:t>
            </w:r>
            <w:r w:rsidRPr="004E530D">
              <w:rPr>
                <w:rFonts w:cs="Calibri"/>
                <w:sz w:val="21"/>
                <w:szCs w:val="21"/>
                <w:lang w:val="sv-SE"/>
              </w:rPr>
              <w:t>TPA (AdMedika dan Halodoc)</w:t>
            </w:r>
          </w:p>
          <w:p w14:paraId="56833EFE" w14:textId="77777777" w:rsidR="008309B3" w:rsidRPr="004E530D" w:rsidRDefault="008309B3" w:rsidP="00794BBC">
            <w:pPr>
              <w:spacing w:after="0" w:line="240" w:lineRule="auto"/>
              <w:jc w:val="both"/>
              <w:rPr>
                <w:rFonts w:cs="Calibri"/>
                <w:sz w:val="21"/>
                <w:szCs w:val="21"/>
                <w:lang w:val="sv-SE"/>
              </w:rPr>
            </w:pPr>
          </w:p>
          <w:p w14:paraId="04148000" w14:textId="77777777" w:rsidR="008309B3" w:rsidRPr="004E530D" w:rsidRDefault="008309B3" w:rsidP="00794BBC">
            <w:pPr>
              <w:spacing w:after="0" w:line="240" w:lineRule="auto"/>
              <w:jc w:val="both"/>
              <w:rPr>
                <w:rFonts w:cs="Calibri"/>
                <w:sz w:val="21"/>
                <w:szCs w:val="21"/>
                <w:lang w:val="en-ID"/>
              </w:rPr>
            </w:pPr>
            <w:proofErr w:type="spellStart"/>
            <w:r w:rsidRPr="004E530D">
              <w:rPr>
                <w:rFonts w:cs="Calibri"/>
                <w:b/>
                <w:bCs/>
                <w:sz w:val="21"/>
                <w:szCs w:val="21"/>
                <w:lang w:val="en-ID"/>
              </w:rPr>
              <w:t>Pembayar</w:t>
            </w:r>
            <w:proofErr w:type="spellEnd"/>
            <w:r w:rsidRPr="004E530D">
              <w:rPr>
                <w:rFonts w:cs="Calibri"/>
                <w:b/>
                <w:bCs/>
                <w:sz w:val="21"/>
                <w:szCs w:val="21"/>
                <w:lang w:val="en-ID"/>
              </w:rPr>
              <w:t xml:space="preserve"> </w:t>
            </w:r>
            <w:proofErr w:type="spellStart"/>
            <w:proofErr w:type="gramStart"/>
            <w:r w:rsidRPr="004E530D">
              <w:rPr>
                <w:rFonts w:cs="Calibri"/>
                <w:b/>
                <w:bCs/>
                <w:sz w:val="21"/>
                <w:szCs w:val="21"/>
                <w:lang w:val="en-ID"/>
              </w:rPr>
              <w:t>Tagihan</w:t>
            </w:r>
            <w:proofErr w:type="spellEnd"/>
            <w:r w:rsidRPr="004E530D">
              <w:rPr>
                <w:rFonts w:cs="Calibri"/>
                <w:b/>
                <w:bCs/>
                <w:sz w:val="21"/>
                <w:szCs w:val="21"/>
                <w:lang w:val="en-ID"/>
              </w:rPr>
              <w:t xml:space="preserve"> :</w:t>
            </w:r>
            <w:proofErr w:type="gramEnd"/>
            <w:r w:rsidRPr="004E530D">
              <w:rPr>
                <w:rFonts w:cs="Calibri"/>
                <w:sz w:val="21"/>
                <w:szCs w:val="21"/>
                <w:lang w:val="en-ID"/>
              </w:rPr>
              <w:t xml:space="preserve"> PT. Prudential Life Assurance</w:t>
            </w:r>
          </w:p>
          <w:p w14:paraId="217F3ECB" w14:textId="77777777" w:rsidR="008309B3" w:rsidRPr="004E530D" w:rsidRDefault="008309B3" w:rsidP="00794BBC">
            <w:pPr>
              <w:spacing w:after="0" w:line="240" w:lineRule="auto"/>
              <w:rPr>
                <w:rFonts w:cs="Calibri"/>
                <w:sz w:val="21"/>
                <w:szCs w:val="21"/>
                <w:lang w:val="en-ID"/>
              </w:rPr>
            </w:pPr>
          </w:p>
          <w:p w14:paraId="2998AD77" w14:textId="77777777" w:rsidR="008309B3" w:rsidRPr="004E530D" w:rsidRDefault="008309B3" w:rsidP="00794BBC">
            <w:pPr>
              <w:spacing w:after="0" w:line="240" w:lineRule="auto"/>
              <w:jc w:val="both"/>
              <w:rPr>
                <w:rFonts w:cs="Calibri"/>
                <w:b/>
                <w:sz w:val="21"/>
                <w:szCs w:val="21"/>
                <w:lang w:val="en-ID"/>
              </w:rPr>
            </w:pPr>
            <w:proofErr w:type="spellStart"/>
            <w:r w:rsidRPr="004E530D">
              <w:rPr>
                <w:rFonts w:cs="Calibri"/>
                <w:b/>
                <w:sz w:val="21"/>
                <w:szCs w:val="21"/>
                <w:lang w:val="en-ID"/>
              </w:rPr>
              <w:t>Catatan</w:t>
            </w:r>
            <w:proofErr w:type="spellEnd"/>
            <w:r w:rsidRPr="004E530D">
              <w:rPr>
                <w:rFonts w:cs="Calibri"/>
                <w:b/>
                <w:sz w:val="21"/>
                <w:szCs w:val="21"/>
                <w:lang w:val="en-ID"/>
              </w:rPr>
              <w:t>:</w:t>
            </w:r>
          </w:p>
          <w:p w14:paraId="61437F27" w14:textId="77777777" w:rsidR="008309B3" w:rsidRPr="004E530D" w:rsidRDefault="008309B3" w:rsidP="004B6172">
            <w:pPr>
              <w:spacing w:after="0" w:line="240" w:lineRule="auto"/>
              <w:rPr>
                <w:rFonts w:cs="Calibri"/>
                <w:sz w:val="21"/>
                <w:szCs w:val="21"/>
                <w:lang w:val="en-ID"/>
              </w:rPr>
            </w:pPr>
            <w:r w:rsidRPr="004E530D">
              <w:rPr>
                <w:rFonts w:cs="Calibri"/>
                <w:sz w:val="21"/>
                <w:szCs w:val="21"/>
              </w:rPr>
              <w:t xml:space="preserve">Dalam </w:t>
            </w:r>
            <w:proofErr w:type="spellStart"/>
            <w:r w:rsidRPr="004E530D">
              <w:rPr>
                <w:rFonts w:cs="Calibri"/>
                <w:sz w:val="21"/>
                <w:szCs w:val="21"/>
              </w:rPr>
              <w:t>hal</w:t>
            </w:r>
            <w:proofErr w:type="spellEnd"/>
            <w:r w:rsidRPr="004E530D">
              <w:rPr>
                <w:rFonts w:cs="Calibri"/>
                <w:sz w:val="21"/>
                <w:szCs w:val="21"/>
              </w:rPr>
              <w:t xml:space="preserve"> </w:t>
            </w:r>
            <w:proofErr w:type="spellStart"/>
            <w:r w:rsidRPr="004E530D">
              <w:rPr>
                <w:rFonts w:cs="Calibri"/>
                <w:sz w:val="21"/>
                <w:szCs w:val="21"/>
              </w:rPr>
              <w:t>terjadi</w:t>
            </w:r>
            <w:proofErr w:type="spellEnd"/>
            <w:r w:rsidRPr="004E530D">
              <w:rPr>
                <w:rFonts w:cs="Calibri"/>
                <w:sz w:val="21"/>
                <w:szCs w:val="21"/>
              </w:rPr>
              <w:t xml:space="preserve"> </w:t>
            </w:r>
            <w:proofErr w:type="spellStart"/>
            <w:r w:rsidRPr="004E530D">
              <w:rPr>
                <w:rFonts w:cs="Calibri"/>
                <w:sz w:val="21"/>
                <w:szCs w:val="21"/>
              </w:rPr>
              <w:t>peralihan</w:t>
            </w:r>
            <w:proofErr w:type="spellEnd"/>
            <w:r w:rsidRPr="004E530D">
              <w:rPr>
                <w:rFonts w:cs="Calibri"/>
                <w:sz w:val="21"/>
                <w:szCs w:val="21"/>
              </w:rPr>
              <w:t xml:space="preserve"> </w:t>
            </w:r>
            <w:proofErr w:type="spellStart"/>
            <w:r w:rsidRPr="004E530D">
              <w:rPr>
                <w:rFonts w:cs="Calibri"/>
                <w:sz w:val="21"/>
                <w:szCs w:val="21"/>
              </w:rPr>
              <w:t>penjaminan</w:t>
            </w:r>
            <w:proofErr w:type="spellEnd"/>
            <w:r w:rsidRPr="004E530D">
              <w:rPr>
                <w:rFonts w:cs="Calibri"/>
                <w:sz w:val="21"/>
                <w:szCs w:val="21"/>
              </w:rPr>
              <w:t xml:space="preserve"> </w:t>
            </w:r>
            <w:proofErr w:type="spellStart"/>
            <w:r w:rsidRPr="004E530D">
              <w:rPr>
                <w:rFonts w:cs="Calibri"/>
                <w:sz w:val="21"/>
                <w:szCs w:val="21"/>
              </w:rPr>
              <w:t>dari</w:t>
            </w:r>
            <w:proofErr w:type="spellEnd"/>
            <w:r w:rsidRPr="004E530D">
              <w:rPr>
                <w:rFonts w:cs="Calibri"/>
                <w:sz w:val="21"/>
                <w:szCs w:val="21"/>
              </w:rPr>
              <w:t xml:space="preserve"> TPA </w:t>
            </w:r>
            <w:proofErr w:type="spellStart"/>
            <w:r w:rsidRPr="004E530D">
              <w:rPr>
                <w:rFonts w:cs="Calibri"/>
                <w:sz w:val="21"/>
                <w:szCs w:val="21"/>
              </w:rPr>
              <w:t>ke</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Pertama</w:t>
            </w:r>
            <w:proofErr w:type="spellEnd"/>
            <w:r w:rsidRPr="004E530D">
              <w:rPr>
                <w:rFonts w:cs="Calibri"/>
                <w:sz w:val="21"/>
                <w:szCs w:val="21"/>
              </w:rPr>
              <w:t xml:space="preserve">, </w:t>
            </w:r>
            <w:proofErr w:type="spellStart"/>
            <w:r w:rsidRPr="004E530D">
              <w:rPr>
                <w:rFonts w:cs="Calibri"/>
                <w:sz w:val="21"/>
                <w:szCs w:val="21"/>
              </w:rPr>
              <w:t>maka</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Pertama</w:t>
            </w:r>
            <w:proofErr w:type="spellEnd"/>
            <w:r w:rsidRPr="004E530D">
              <w:rPr>
                <w:rFonts w:cs="Calibri"/>
                <w:sz w:val="21"/>
                <w:szCs w:val="21"/>
              </w:rPr>
              <w:t xml:space="preserve"> </w:t>
            </w:r>
            <w:proofErr w:type="spellStart"/>
            <w:r w:rsidRPr="004E530D">
              <w:rPr>
                <w:rFonts w:cs="Calibri"/>
                <w:sz w:val="21"/>
                <w:szCs w:val="21"/>
              </w:rPr>
              <w:t>akan</w:t>
            </w:r>
            <w:proofErr w:type="spellEnd"/>
            <w:r w:rsidRPr="004E530D">
              <w:rPr>
                <w:rFonts w:cs="Calibri"/>
                <w:sz w:val="21"/>
                <w:szCs w:val="21"/>
              </w:rPr>
              <w:t xml:space="preserve"> </w:t>
            </w:r>
            <w:proofErr w:type="spellStart"/>
            <w:r w:rsidRPr="004E530D">
              <w:rPr>
                <w:rFonts w:cs="Calibri"/>
                <w:sz w:val="21"/>
                <w:szCs w:val="21"/>
              </w:rPr>
              <w:t>mengirimkan</w:t>
            </w:r>
            <w:proofErr w:type="spellEnd"/>
            <w:r w:rsidRPr="004E530D">
              <w:rPr>
                <w:rFonts w:cs="Calibri"/>
                <w:sz w:val="21"/>
                <w:szCs w:val="21"/>
              </w:rPr>
              <w:t xml:space="preserve"> </w:t>
            </w:r>
            <w:proofErr w:type="spellStart"/>
            <w:r w:rsidRPr="004E530D">
              <w:rPr>
                <w:rFonts w:cs="Calibri"/>
                <w:sz w:val="21"/>
                <w:szCs w:val="21"/>
              </w:rPr>
              <w:t>pemberitahuan</w:t>
            </w:r>
            <w:proofErr w:type="spellEnd"/>
            <w:r w:rsidRPr="004E530D">
              <w:rPr>
                <w:rFonts w:cs="Calibri"/>
                <w:sz w:val="21"/>
                <w:szCs w:val="21"/>
              </w:rPr>
              <w:t xml:space="preserve"> </w:t>
            </w:r>
            <w:proofErr w:type="spellStart"/>
            <w:r w:rsidRPr="004E530D">
              <w:rPr>
                <w:rFonts w:cs="Calibri"/>
                <w:sz w:val="21"/>
                <w:szCs w:val="21"/>
              </w:rPr>
              <w:t>tertulis</w:t>
            </w:r>
            <w:proofErr w:type="spellEnd"/>
            <w:r w:rsidRPr="004E530D">
              <w:rPr>
                <w:rFonts w:cs="Calibri"/>
                <w:sz w:val="21"/>
                <w:szCs w:val="21"/>
              </w:rPr>
              <w:t xml:space="preserve"> </w:t>
            </w:r>
            <w:proofErr w:type="spellStart"/>
            <w:r w:rsidRPr="004E530D">
              <w:rPr>
                <w:rFonts w:cs="Calibri"/>
                <w:sz w:val="21"/>
                <w:szCs w:val="21"/>
              </w:rPr>
              <w:t>kepada</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Kedua</w:t>
            </w:r>
            <w:proofErr w:type="spellEnd"/>
            <w:r w:rsidRPr="004E530D">
              <w:rPr>
                <w:rFonts w:cs="Calibri"/>
                <w:sz w:val="21"/>
                <w:szCs w:val="21"/>
              </w:rPr>
              <w:t xml:space="preserve"> </w:t>
            </w:r>
            <w:proofErr w:type="spellStart"/>
            <w:r w:rsidRPr="004E530D">
              <w:rPr>
                <w:rFonts w:cs="Calibri"/>
                <w:sz w:val="21"/>
                <w:szCs w:val="21"/>
              </w:rPr>
              <w:t>selambat-lambatnya</w:t>
            </w:r>
            <w:proofErr w:type="spellEnd"/>
            <w:r w:rsidRPr="004E530D">
              <w:rPr>
                <w:rFonts w:cs="Calibri"/>
                <w:sz w:val="21"/>
                <w:szCs w:val="21"/>
              </w:rPr>
              <w:t xml:space="preserve"> 3 Hari </w:t>
            </w:r>
            <w:proofErr w:type="spellStart"/>
            <w:r w:rsidRPr="004E530D">
              <w:rPr>
                <w:rFonts w:cs="Calibri"/>
                <w:sz w:val="21"/>
                <w:szCs w:val="21"/>
              </w:rPr>
              <w:t>Kerja</w:t>
            </w:r>
            <w:proofErr w:type="spellEnd"/>
            <w:r w:rsidRPr="004E530D">
              <w:rPr>
                <w:rFonts w:cs="Calibri"/>
                <w:sz w:val="21"/>
                <w:szCs w:val="21"/>
              </w:rPr>
              <w:t xml:space="preserve"> </w:t>
            </w:r>
            <w:proofErr w:type="spellStart"/>
            <w:r w:rsidRPr="004E530D">
              <w:rPr>
                <w:rFonts w:cs="Calibri"/>
                <w:sz w:val="21"/>
                <w:szCs w:val="21"/>
              </w:rPr>
              <w:t>sebelum</w:t>
            </w:r>
            <w:proofErr w:type="spellEnd"/>
            <w:r w:rsidRPr="004E530D">
              <w:rPr>
                <w:rFonts w:cs="Calibri"/>
                <w:sz w:val="21"/>
                <w:szCs w:val="21"/>
              </w:rPr>
              <w:t xml:space="preserve"> </w:t>
            </w:r>
            <w:proofErr w:type="spellStart"/>
            <w:r w:rsidRPr="004E530D">
              <w:rPr>
                <w:rFonts w:cs="Calibri"/>
                <w:sz w:val="21"/>
                <w:szCs w:val="21"/>
              </w:rPr>
              <w:t>tanggal</w:t>
            </w:r>
            <w:proofErr w:type="spellEnd"/>
            <w:r w:rsidRPr="004E530D">
              <w:rPr>
                <w:rFonts w:cs="Calibri"/>
                <w:sz w:val="21"/>
                <w:szCs w:val="21"/>
              </w:rPr>
              <w:t xml:space="preserve"> </w:t>
            </w:r>
            <w:proofErr w:type="spellStart"/>
            <w:r w:rsidRPr="004E530D">
              <w:rPr>
                <w:rFonts w:cs="Calibri"/>
                <w:sz w:val="21"/>
                <w:szCs w:val="21"/>
              </w:rPr>
              <w:t>efektif</w:t>
            </w:r>
            <w:proofErr w:type="spellEnd"/>
            <w:r w:rsidRPr="004E530D">
              <w:rPr>
                <w:rFonts w:cs="Calibri"/>
                <w:sz w:val="21"/>
                <w:szCs w:val="21"/>
              </w:rPr>
              <w:t xml:space="preserve"> </w:t>
            </w:r>
            <w:proofErr w:type="spellStart"/>
            <w:r w:rsidRPr="004E530D">
              <w:rPr>
                <w:rFonts w:cs="Calibri"/>
                <w:sz w:val="21"/>
                <w:szCs w:val="21"/>
              </w:rPr>
              <w:t>peralihan</w:t>
            </w:r>
            <w:proofErr w:type="spellEnd"/>
          </w:p>
          <w:p w14:paraId="7571DB99" w14:textId="77777777" w:rsidR="008309B3" w:rsidRPr="004E530D" w:rsidRDefault="008309B3" w:rsidP="00794BBC">
            <w:pPr>
              <w:spacing w:after="0" w:line="240" w:lineRule="auto"/>
              <w:rPr>
                <w:rFonts w:cs="Calibri"/>
                <w:sz w:val="21"/>
                <w:szCs w:val="21"/>
                <w:lang w:val="en-ID"/>
              </w:rPr>
            </w:pPr>
          </w:p>
          <w:p w14:paraId="2C027405" w14:textId="77777777" w:rsidR="008309B3" w:rsidRPr="004E530D" w:rsidRDefault="008309B3" w:rsidP="00794BBC">
            <w:pPr>
              <w:spacing w:after="0" w:line="240" w:lineRule="auto"/>
              <w:jc w:val="both"/>
              <w:rPr>
                <w:rFonts w:cs="Calibri"/>
                <w:b/>
                <w:sz w:val="21"/>
                <w:szCs w:val="21"/>
                <w:lang w:val="sv-SE"/>
              </w:rPr>
            </w:pPr>
            <w:r w:rsidRPr="004E530D">
              <w:rPr>
                <w:rFonts w:cs="Calibri"/>
                <w:b/>
                <w:sz w:val="21"/>
                <w:szCs w:val="21"/>
                <w:lang w:val="sv-SE"/>
              </w:rPr>
              <w:t>Kartu tersedia dalam bentuk kartu Fisik dan Kartu Elektronik (E-Card)</w:t>
            </w:r>
          </w:p>
          <w:p w14:paraId="7529ABF8" w14:textId="1FAB0E3E" w:rsidR="008309B3" w:rsidRPr="004E530D" w:rsidRDefault="003864DE" w:rsidP="00794BBC">
            <w:pPr>
              <w:spacing w:after="0" w:line="240" w:lineRule="auto"/>
              <w:jc w:val="both"/>
              <w:rPr>
                <w:rFonts w:cs="Calibri"/>
                <w:b/>
                <w:sz w:val="21"/>
                <w:szCs w:val="21"/>
                <w:lang w:val="sv-SE"/>
              </w:rPr>
            </w:pPr>
            <w:r w:rsidRPr="004E530D">
              <w:rPr>
                <w:noProof/>
              </w:rPr>
              <mc:AlternateContent>
                <mc:Choice Requires="wpg">
                  <w:drawing>
                    <wp:anchor distT="0" distB="0" distL="114300" distR="114300" simplePos="0" relativeHeight="251658254" behindDoc="0" locked="0" layoutInCell="1" allowOverlap="1" wp14:anchorId="57B93CE7" wp14:editId="43FB6DAB">
                      <wp:simplePos x="0" y="0"/>
                      <wp:positionH relativeFrom="column">
                        <wp:posOffset>241300</wp:posOffset>
                      </wp:positionH>
                      <wp:positionV relativeFrom="paragraph">
                        <wp:posOffset>147955</wp:posOffset>
                      </wp:positionV>
                      <wp:extent cx="1282700" cy="2491740"/>
                      <wp:effectExtent l="2540" t="0" r="635" b="5715"/>
                      <wp:wrapNone/>
                      <wp:docPr id="7184443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2700" cy="2491740"/>
                                <a:chOff x="7117" y="3016"/>
                                <a:chExt cx="2020" cy="4314"/>
                              </a:xfrm>
                            </wpg:grpSpPr>
                            <pic:pic xmlns:pic="http://schemas.openxmlformats.org/drawingml/2006/picture">
                              <pic:nvPicPr>
                                <pic:cNvPr id="39605863"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7117" y="3016"/>
                                  <a:ext cx="2020" cy="43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8857419" name="Picture 4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8758" y="4081"/>
                                  <a:ext cx="189" cy="10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7806890" name="Picture 4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7357" y="4126"/>
                                  <a:ext cx="1365" cy="9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84AA2B9" id="Group 7" o:spid="_x0000_s1026" style="position:absolute;margin-left:19pt;margin-top:11.65pt;width:101pt;height:196.2pt;z-index:251658254" coordorigin="7117,3016" coordsize="2020,43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">
                      <v:shape id="Picture 47" o:spid="_x0000_s1027" type="#_x0000_t75" style="position:absolute;left:7117;top:3016;width:2020;height:4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">
                        <v:imagedata r:id="rId42" o:title=""/>
                      </v:shape>
                      <v:shape id="Picture 48" o:spid="_x0000_s1028" type="#_x0000_t75" style="position:absolute;left:8758;top:4081;width:189;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">
                        <v:imagedata r:id="rId43" o:title=""/>
                      </v:shape>
                      <v:shape id="Picture 49" o:spid="_x0000_s1029" type="#_x0000_t75" style="position:absolute;left:7357;top:4126;width:1365;height: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">
                        <v:imagedata r:id="rId44" o:title=""/>
                      </v:shape>
                    </v:group>
                  </w:pict>
                </mc:Fallback>
              </mc:AlternateContent>
            </w:r>
          </w:p>
          <w:p w14:paraId="5AB74639" w14:textId="77777777" w:rsidR="008309B3" w:rsidRPr="004E530D" w:rsidRDefault="008309B3" w:rsidP="00794BBC">
            <w:pPr>
              <w:spacing w:after="0" w:line="240" w:lineRule="auto"/>
              <w:jc w:val="both"/>
              <w:rPr>
                <w:rFonts w:cs="Calibri"/>
                <w:b/>
                <w:sz w:val="21"/>
                <w:szCs w:val="21"/>
                <w:lang w:val="sv-SE"/>
              </w:rPr>
            </w:pPr>
          </w:p>
          <w:p w14:paraId="440DDFBC" w14:textId="77777777" w:rsidR="008309B3" w:rsidRPr="004E530D" w:rsidRDefault="008309B3" w:rsidP="00794BBC">
            <w:pPr>
              <w:spacing w:after="0" w:line="240" w:lineRule="auto"/>
              <w:jc w:val="both"/>
              <w:rPr>
                <w:rFonts w:cs="Calibri"/>
                <w:b/>
                <w:sz w:val="21"/>
                <w:szCs w:val="21"/>
                <w:lang w:val="sv-SE"/>
              </w:rPr>
            </w:pPr>
          </w:p>
          <w:p w14:paraId="634CFFC5" w14:textId="77777777" w:rsidR="008309B3" w:rsidRPr="004E530D" w:rsidRDefault="008309B3" w:rsidP="00794BBC">
            <w:pPr>
              <w:spacing w:after="0" w:line="240" w:lineRule="auto"/>
              <w:jc w:val="both"/>
              <w:rPr>
                <w:rFonts w:cs="Calibri"/>
                <w:b/>
                <w:sz w:val="21"/>
                <w:szCs w:val="21"/>
                <w:lang w:val="sv-SE"/>
              </w:rPr>
            </w:pPr>
          </w:p>
          <w:p w14:paraId="1BFD058E" w14:textId="77777777" w:rsidR="008309B3" w:rsidRPr="004E530D" w:rsidRDefault="008309B3" w:rsidP="00794BBC">
            <w:pPr>
              <w:spacing w:after="0" w:line="240" w:lineRule="auto"/>
              <w:jc w:val="both"/>
              <w:rPr>
                <w:rFonts w:cs="Calibri"/>
                <w:b/>
                <w:sz w:val="21"/>
                <w:szCs w:val="21"/>
                <w:lang w:val="sv-SE"/>
              </w:rPr>
            </w:pPr>
          </w:p>
          <w:p w14:paraId="54CADC05" w14:textId="77777777" w:rsidR="008309B3" w:rsidRPr="004E530D" w:rsidRDefault="008309B3" w:rsidP="00794BBC">
            <w:pPr>
              <w:spacing w:after="0" w:line="240" w:lineRule="auto"/>
              <w:jc w:val="both"/>
              <w:rPr>
                <w:rFonts w:cs="Calibri"/>
                <w:b/>
                <w:sz w:val="21"/>
                <w:szCs w:val="21"/>
                <w:lang w:val="sv-SE"/>
              </w:rPr>
            </w:pPr>
          </w:p>
          <w:p w14:paraId="056797F1" w14:textId="77777777" w:rsidR="008309B3" w:rsidRPr="004E530D" w:rsidRDefault="008309B3" w:rsidP="00794BBC">
            <w:pPr>
              <w:spacing w:after="0" w:line="240" w:lineRule="auto"/>
              <w:jc w:val="both"/>
              <w:rPr>
                <w:rFonts w:cs="Calibri"/>
                <w:b/>
                <w:sz w:val="21"/>
                <w:szCs w:val="21"/>
                <w:lang w:val="sv-SE"/>
              </w:rPr>
            </w:pPr>
          </w:p>
          <w:p w14:paraId="723CB025" w14:textId="77777777" w:rsidR="008309B3" w:rsidRPr="004E530D" w:rsidRDefault="008309B3" w:rsidP="00794BBC">
            <w:pPr>
              <w:spacing w:after="0" w:line="240" w:lineRule="auto"/>
              <w:jc w:val="both"/>
              <w:rPr>
                <w:rFonts w:cs="Calibri"/>
                <w:b/>
                <w:sz w:val="21"/>
                <w:szCs w:val="21"/>
                <w:lang w:val="sv-SE"/>
              </w:rPr>
            </w:pPr>
          </w:p>
          <w:p w14:paraId="1D3E731B" w14:textId="77777777" w:rsidR="008309B3" w:rsidRPr="004E530D" w:rsidRDefault="008309B3" w:rsidP="00794BBC">
            <w:pPr>
              <w:spacing w:after="0" w:line="240" w:lineRule="auto"/>
              <w:jc w:val="both"/>
              <w:rPr>
                <w:rFonts w:cs="Calibri"/>
                <w:b/>
                <w:sz w:val="21"/>
                <w:szCs w:val="21"/>
                <w:lang w:val="sv-SE"/>
              </w:rPr>
            </w:pPr>
          </w:p>
          <w:p w14:paraId="7FD2896E" w14:textId="77777777" w:rsidR="008309B3" w:rsidRPr="004E530D" w:rsidRDefault="008309B3" w:rsidP="00794BBC">
            <w:pPr>
              <w:spacing w:after="0" w:line="240" w:lineRule="auto"/>
              <w:jc w:val="both"/>
              <w:rPr>
                <w:rFonts w:cs="Calibri"/>
                <w:b/>
                <w:sz w:val="21"/>
                <w:szCs w:val="21"/>
                <w:lang w:val="sv-SE"/>
              </w:rPr>
            </w:pPr>
          </w:p>
          <w:p w14:paraId="4AEF2AC2" w14:textId="77777777" w:rsidR="008309B3" w:rsidRPr="004E530D" w:rsidRDefault="008309B3" w:rsidP="00794BBC">
            <w:pPr>
              <w:spacing w:after="0" w:line="240" w:lineRule="auto"/>
              <w:jc w:val="both"/>
              <w:rPr>
                <w:rFonts w:cs="Calibri"/>
                <w:b/>
                <w:sz w:val="21"/>
                <w:szCs w:val="21"/>
                <w:lang w:val="sv-SE"/>
              </w:rPr>
            </w:pPr>
          </w:p>
          <w:p w14:paraId="54484099" w14:textId="77777777" w:rsidR="008309B3" w:rsidRPr="004E530D" w:rsidRDefault="008309B3" w:rsidP="00794BBC">
            <w:pPr>
              <w:spacing w:after="0" w:line="240" w:lineRule="auto"/>
              <w:jc w:val="both"/>
              <w:rPr>
                <w:rFonts w:cs="Calibri"/>
                <w:b/>
                <w:sz w:val="21"/>
                <w:szCs w:val="21"/>
                <w:lang w:val="sv-SE"/>
              </w:rPr>
            </w:pPr>
          </w:p>
          <w:p w14:paraId="72E30B8A" w14:textId="77777777" w:rsidR="008309B3" w:rsidRPr="004E530D" w:rsidRDefault="008309B3" w:rsidP="00794BBC">
            <w:pPr>
              <w:spacing w:after="0" w:line="240" w:lineRule="auto"/>
              <w:jc w:val="both"/>
              <w:rPr>
                <w:rFonts w:cs="Calibri"/>
                <w:b/>
                <w:sz w:val="21"/>
                <w:szCs w:val="21"/>
                <w:lang w:val="sv-SE"/>
              </w:rPr>
            </w:pPr>
          </w:p>
          <w:p w14:paraId="0B3EA4CC" w14:textId="77777777" w:rsidR="008309B3" w:rsidRPr="004E530D" w:rsidRDefault="008309B3" w:rsidP="00794BBC">
            <w:pPr>
              <w:spacing w:after="0" w:line="240" w:lineRule="auto"/>
              <w:jc w:val="both"/>
              <w:rPr>
                <w:rFonts w:cs="Calibri"/>
                <w:b/>
                <w:sz w:val="21"/>
                <w:szCs w:val="21"/>
                <w:lang w:val="sv-SE"/>
              </w:rPr>
            </w:pPr>
          </w:p>
          <w:p w14:paraId="7D44DCBB" w14:textId="77777777" w:rsidR="008309B3" w:rsidRPr="004E530D" w:rsidRDefault="008309B3" w:rsidP="00794BBC">
            <w:pPr>
              <w:spacing w:after="0" w:line="240" w:lineRule="auto"/>
              <w:jc w:val="both"/>
              <w:rPr>
                <w:rFonts w:cs="Calibri"/>
                <w:b/>
                <w:sz w:val="21"/>
                <w:szCs w:val="21"/>
                <w:lang w:val="sv-SE"/>
              </w:rPr>
            </w:pPr>
          </w:p>
          <w:p w14:paraId="55D4DBBB" w14:textId="77777777" w:rsidR="008309B3" w:rsidRPr="004E530D" w:rsidRDefault="008309B3" w:rsidP="00794BBC">
            <w:pPr>
              <w:spacing w:after="0" w:line="240" w:lineRule="auto"/>
              <w:jc w:val="both"/>
              <w:rPr>
                <w:rFonts w:cs="Calibri"/>
                <w:b/>
                <w:sz w:val="21"/>
                <w:szCs w:val="21"/>
                <w:lang w:val="sv-SE"/>
              </w:rPr>
            </w:pPr>
          </w:p>
          <w:p w14:paraId="61FE810E" w14:textId="77777777" w:rsidR="008309B3" w:rsidRPr="004E530D" w:rsidRDefault="008309B3" w:rsidP="00794BBC">
            <w:pPr>
              <w:spacing w:after="0" w:line="240" w:lineRule="auto"/>
              <w:jc w:val="center"/>
              <w:rPr>
                <w:rFonts w:cs="Calibri"/>
                <w:bCs/>
                <w:sz w:val="21"/>
                <w:szCs w:val="21"/>
              </w:rPr>
            </w:pPr>
            <w:proofErr w:type="spellStart"/>
            <w:r w:rsidRPr="004E530D">
              <w:rPr>
                <w:rFonts w:cs="Calibri"/>
                <w:bCs/>
                <w:sz w:val="21"/>
                <w:szCs w:val="21"/>
              </w:rPr>
              <w:t>Contoh</w:t>
            </w:r>
            <w:proofErr w:type="spellEnd"/>
            <w:r w:rsidRPr="004E530D">
              <w:rPr>
                <w:rFonts w:cs="Calibri"/>
                <w:bCs/>
                <w:sz w:val="21"/>
                <w:szCs w:val="21"/>
              </w:rPr>
              <w:t xml:space="preserve"> Kartu </w:t>
            </w:r>
            <w:proofErr w:type="spellStart"/>
            <w:r w:rsidRPr="004E530D">
              <w:rPr>
                <w:rFonts w:cs="Calibri"/>
                <w:bCs/>
                <w:sz w:val="21"/>
                <w:szCs w:val="21"/>
              </w:rPr>
              <w:t>Elektronik</w:t>
            </w:r>
            <w:proofErr w:type="spellEnd"/>
          </w:p>
          <w:p w14:paraId="7BA9D40B" w14:textId="77777777" w:rsidR="008309B3" w:rsidRPr="004E530D" w:rsidRDefault="008309B3" w:rsidP="00794BBC">
            <w:pPr>
              <w:spacing w:after="0" w:line="240" w:lineRule="auto"/>
              <w:jc w:val="center"/>
              <w:rPr>
                <w:rFonts w:cs="Calibri"/>
                <w:bCs/>
                <w:sz w:val="21"/>
                <w:szCs w:val="21"/>
              </w:rPr>
            </w:pPr>
          </w:p>
        </w:tc>
        <w:tc>
          <w:tcPr>
            <w:tcW w:w="3081" w:type="dxa"/>
            <w:tcBorders>
              <w:top w:val="single" w:sz="4" w:space="0" w:color="auto"/>
              <w:left w:val="single" w:sz="4" w:space="0" w:color="auto"/>
              <w:bottom w:val="single" w:sz="4" w:space="0" w:color="auto"/>
              <w:right w:val="single" w:sz="4" w:space="0" w:color="auto"/>
            </w:tcBorders>
          </w:tcPr>
          <w:p w14:paraId="3D38A1A8" w14:textId="77777777" w:rsidR="008309B3" w:rsidRPr="004E530D" w:rsidRDefault="008309B3" w:rsidP="00794BBC">
            <w:pPr>
              <w:spacing w:after="0" w:line="240" w:lineRule="auto"/>
              <w:rPr>
                <w:rFonts w:cs="Calibri"/>
                <w:b/>
                <w:sz w:val="21"/>
                <w:szCs w:val="21"/>
                <w:lang w:val="sv-SE"/>
              </w:rPr>
            </w:pPr>
            <w:r w:rsidRPr="004E530D">
              <w:rPr>
                <w:rFonts w:cs="Calibri"/>
                <w:b/>
                <w:sz w:val="21"/>
                <w:szCs w:val="21"/>
                <w:lang w:val="sv-SE"/>
              </w:rPr>
              <w:lastRenderedPageBreak/>
              <w:t>Ketentuan Penagihan:</w:t>
            </w:r>
          </w:p>
          <w:p w14:paraId="409E8704" w14:textId="77777777" w:rsidR="008309B3" w:rsidRPr="004E530D" w:rsidRDefault="008309B3" w:rsidP="00794BBC">
            <w:pPr>
              <w:numPr>
                <w:ilvl w:val="0"/>
                <w:numId w:val="18"/>
              </w:numPr>
              <w:spacing w:after="0" w:line="240" w:lineRule="auto"/>
              <w:rPr>
                <w:rFonts w:cs="Calibri"/>
                <w:b/>
                <w:sz w:val="21"/>
                <w:szCs w:val="21"/>
                <w:lang w:val="sv-SE"/>
              </w:rPr>
            </w:pPr>
            <w:r w:rsidRPr="004E530D">
              <w:rPr>
                <w:rFonts w:cs="Calibri"/>
                <w:b/>
                <w:sz w:val="21"/>
                <w:szCs w:val="21"/>
                <w:lang w:val="sv-SE"/>
              </w:rPr>
              <w:lastRenderedPageBreak/>
              <w:t>Kelengkapan dokumen Penagihan dan alamat pengiriman:</w:t>
            </w:r>
          </w:p>
          <w:p w14:paraId="1CAE8E41" w14:textId="77777777" w:rsidR="008309B3" w:rsidRPr="004E530D" w:rsidRDefault="008309B3" w:rsidP="00794BBC">
            <w:pPr>
              <w:spacing w:after="0" w:line="240" w:lineRule="auto"/>
              <w:ind w:left="360"/>
              <w:rPr>
                <w:rFonts w:cs="Calibri"/>
                <w:b/>
                <w:sz w:val="21"/>
                <w:szCs w:val="21"/>
                <w:lang w:val="sv-SE"/>
              </w:rPr>
            </w:pPr>
          </w:p>
          <w:p w14:paraId="6F94195E" w14:textId="77777777" w:rsidR="008309B3" w:rsidRPr="004E530D" w:rsidRDefault="008309B3" w:rsidP="00794BBC">
            <w:pPr>
              <w:spacing w:after="0" w:line="240" w:lineRule="auto"/>
              <w:ind w:left="360"/>
              <w:rPr>
                <w:rFonts w:cs="Calibri"/>
                <w:sz w:val="21"/>
                <w:szCs w:val="21"/>
                <w:lang w:val="sv-SE"/>
              </w:rPr>
            </w:pPr>
            <w:r w:rsidRPr="004E530D">
              <w:rPr>
                <w:rFonts w:cs="Calibri"/>
                <w:sz w:val="21"/>
                <w:szCs w:val="21"/>
                <w:lang w:val="sv-SE"/>
              </w:rPr>
              <w:t>Sesuai ketentuan TPA</w:t>
            </w:r>
          </w:p>
          <w:p w14:paraId="1F9E2F79" w14:textId="77777777" w:rsidR="008309B3" w:rsidRPr="004E530D" w:rsidRDefault="008309B3" w:rsidP="00794BBC">
            <w:pPr>
              <w:spacing w:after="0" w:line="240" w:lineRule="auto"/>
              <w:ind w:left="360"/>
              <w:rPr>
                <w:rFonts w:cs="Calibri"/>
                <w:sz w:val="21"/>
                <w:szCs w:val="21"/>
                <w:lang w:val="sv-SE"/>
              </w:rPr>
            </w:pPr>
          </w:p>
          <w:p w14:paraId="12900668" w14:textId="77777777" w:rsidR="008309B3" w:rsidRPr="004E530D" w:rsidRDefault="008309B3" w:rsidP="00794BBC">
            <w:pPr>
              <w:numPr>
                <w:ilvl w:val="0"/>
                <w:numId w:val="18"/>
              </w:numPr>
              <w:spacing w:after="0" w:line="240" w:lineRule="auto"/>
              <w:rPr>
                <w:rFonts w:cs="Calibri"/>
                <w:b/>
                <w:sz w:val="21"/>
                <w:szCs w:val="21"/>
              </w:rPr>
            </w:pPr>
            <w:proofErr w:type="spellStart"/>
            <w:r w:rsidRPr="004E530D">
              <w:rPr>
                <w:rFonts w:cs="Calibri"/>
                <w:b/>
                <w:sz w:val="21"/>
                <w:szCs w:val="21"/>
              </w:rPr>
              <w:t>Pembayar</w:t>
            </w:r>
            <w:proofErr w:type="spellEnd"/>
            <w:r w:rsidRPr="004E530D">
              <w:rPr>
                <w:rFonts w:cs="Calibri"/>
                <w:b/>
                <w:sz w:val="21"/>
                <w:szCs w:val="21"/>
              </w:rPr>
              <w:t xml:space="preserve"> </w:t>
            </w:r>
            <w:proofErr w:type="spellStart"/>
            <w:r w:rsidRPr="004E530D">
              <w:rPr>
                <w:rFonts w:cs="Calibri"/>
                <w:b/>
                <w:sz w:val="21"/>
                <w:szCs w:val="21"/>
              </w:rPr>
              <w:t>Tagihan</w:t>
            </w:r>
            <w:proofErr w:type="spellEnd"/>
            <w:r w:rsidRPr="004E530D">
              <w:rPr>
                <w:rFonts w:cs="Calibri"/>
                <w:b/>
                <w:sz w:val="21"/>
                <w:szCs w:val="21"/>
              </w:rPr>
              <w:t>:</w:t>
            </w:r>
          </w:p>
          <w:p w14:paraId="3A528844" w14:textId="77777777" w:rsidR="008309B3" w:rsidRPr="004E530D" w:rsidRDefault="008309B3" w:rsidP="00794BBC">
            <w:pPr>
              <w:spacing w:after="0" w:line="240" w:lineRule="auto"/>
              <w:ind w:left="360"/>
              <w:rPr>
                <w:rFonts w:cs="Calibri"/>
                <w:sz w:val="21"/>
                <w:szCs w:val="21"/>
              </w:rPr>
            </w:pPr>
            <w:r w:rsidRPr="004E530D">
              <w:rPr>
                <w:rFonts w:cs="Calibri"/>
                <w:sz w:val="21"/>
                <w:szCs w:val="21"/>
              </w:rPr>
              <w:t>PT. Prudential Life Assurance</w:t>
            </w:r>
          </w:p>
          <w:p w14:paraId="0B42734C" w14:textId="77777777" w:rsidR="008309B3" w:rsidRPr="004E530D" w:rsidRDefault="008309B3" w:rsidP="00794BBC">
            <w:pPr>
              <w:spacing w:after="0" w:line="240" w:lineRule="auto"/>
              <w:ind w:left="360"/>
              <w:rPr>
                <w:rFonts w:cs="Calibri"/>
                <w:b/>
                <w:sz w:val="21"/>
                <w:szCs w:val="21"/>
              </w:rPr>
            </w:pPr>
          </w:p>
          <w:p w14:paraId="0F4DCEE1" w14:textId="77777777" w:rsidR="008309B3" w:rsidRPr="004E530D" w:rsidRDefault="008309B3" w:rsidP="00794BBC">
            <w:pPr>
              <w:numPr>
                <w:ilvl w:val="0"/>
                <w:numId w:val="18"/>
              </w:numPr>
              <w:spacing w:after="0" w:line="240" w:lineRule="auto"/>
              <w:rPr>
                <w:rFonts w:cs="Calibri"/>
                <w:b/>
                <w:sz w:val="21"/>
                <w:szCs w:val="21"/>
              </w:rPr>
            </w:pPr>
            <w:proofErr w:type="spellStart"/>
            <w:r w:rsidRPr="004E530D">
              <w:rPr>
                <w:rFonts w:cs="Calibri"/>
                <w:b/>
                <w:sz w:val="21"/>
                <w:szCs w:val="21"/>
              </w:rPr>
              <w:t>Usulan</w:t>
            </w:r>
            <w:proofErr w:type="spellEnd"/>
            <w:r w:rsidRPr="004E530D">
              <w:rPr>
                <w:rFonts w:cs="Calibri"/>
                <w:b/>
                <w:sz w:val="21"/>
                <w:szCs w:val="21"/>
              </w:rPr>
              <w:t xml:space="preserve"> </w:t>
            </w:r>
            <w:proofErr w:type="spellStart"/>
            <w:r w:rsidRPr="004E530D">
              <w:rPr>
                <w:rFonts w:cs="Calibri"/>
                <w:b/>
                <w:sz w:val="21"/>
                <w:szCs w:val="21"/>
              </w:rPr>
              <w:t>Penamaan</w:t>
            </w:r>
            <w:proofErr w:type="spellEnd"/>
            <w:r w:rsidRPr="004E530D">
              <w:rPr>
                <w:rFonts w:cs="Calibri"/>
                <w:b/>
                <w:sz w:val="21"/>
                <w:szCs w:val="21"/>
              </w:rPr>
              <w:t xml:space="preserve"> Payor di RS:</w:t>
            </w:r>
          </w:p>
          <w:p w14:paraId="37063DEB" w14:textId="77777777" w:rsidR="008309B3" w:rsidRPr="004E530D" w:rsidRDefault="008309B3" w:rsidP="00794BBC">
            <w:pPr>
              <w:spacing w:after="0" w:line="240" w:lineRule="auto"/>
              <w:ind w:left="357" w:hanging="357"/>
              <w:rPr>
                <w:rFonts w:cs="Calibri"/>
                <w:b/>
                <w:sz w:val="21"/>
                <w:szCs w:val="21"/>
              </w:rPr>
            </w:pPr>
            <w:r w:rsidRPr="004E530D">
              <w:rPr>
                <w:rFonts w:cs="Calibri"/>
                <w:sz w:val="21"/>
                <w:szCs w:val="21"/>
              </w:rPr>
              <w:t xml:space="preserve">       </w:t>
            </w:r>
            <w:proofErr w:type="spellStart"/>
            <w:r w:rsidRPr="004E530D">
              <w:rPr>
                <w:rFonts w:cs="Calibri"/>
                <w:sz w:val="21"/>
                <w:szCs w:val="21"/>
              </w:rPr>
              <w:t>Admedika</w:t>
            </w:r>
            <w:proofErr w:type="spellEnd"/>
            <w:r w:rsidRPr="004E530D">
              <w:rPr>
                <w:rFonts w:cs="Calibri"/>
                <w:sz w:val="21"/>
                <w:szCs w:val="21"/>
              </w:rPr>
              <w:t xml:space="preserve"> - Prudential</w:t>
            </w:r>
          </w:p>
        </w:tc>
      </w:tr>
    </w:tbl>
    <w:p w14:paraId="6ED228DE" w14:textId="77777777" w:rsidR="008309B3" w:rsidRPr="004E530D" w:rsidRDefault="008309B3" w:rsidP="00794BBC">
      <w:pPr>
        <w:spacing w:after="0" w:line="240" w:lineRule="auto"/>
        <w:jc w:val="both"/>
        <w:rPr>
          <w:rFonts w:cs="Calibri"/>
          <w:b/>
          <w:sz w:val="21"/>
          <w:szCs w:val="21"/>
        </w:rPr>
      </w:pPr>
    </w:p>
    <w:p w14:paraId="0F76B0C2" w14:textId="77777777" w:rsidR="008309B3" w:rsidRPr="004E530D" w:rsidRDefault="008309B3" w:rsidP="00794BBC">
      <w:pPr>
        <w:spacing w:after="0" w:line="240" w:lineRule="auto"/>
        <w:jc w:val="center"/>
        <w:rPr>
          <w:rFonts w:cs="Calibri"/>
          <w:b/>
          <w:sz w:val="21"/>
          <w:szCs w:val="21"/>
        </w:rPr>
      </w:pPr>
      <w:r w:rsidRPr="004E530D">
        <w:rPr>
          <w:rFonts w:cs="Calibri"/>
          <w:b/>
          <w:sz w:val="21"/>
          <w:szCs w:val="21"/>
        </w:rPr>
        <w:t>LAMPIRAN III</w:t>
      </w:r>
    </w:p>
    <w:p w14:paraId="5767A95D" w14:textId="77777777" w:rsidR="008309B3" w:rsidRPr="004E530D" w:rsidRDefault="008309B3" w:rsidP="00794BBC">
      <w:pPr>
        <w:spacing w:after="0" w:line="240" w:lineRule="auto"/>
        <w:jc w:val="center"/>
        <w:rPr>
          <w:rFonts w:cs="Calibri"/>
          <w:b/>
          <w:sz w:val="21"/>
          <w:szCs w:val="21"/>
        </w:rPr>
      </w:pPr>
      <w:r w:rsidRPr="004E530D">
        <w:rPr>
          <w:rFonts w:cs="Calibri"/>
          <w:b/>
          <w:sz w:val="21"/>
          <w:szCs w:val="21"/>
        </w:rPr>
        <w:t>KORESPONDENSI</w:t>
      </w:r>
    </w:p>
    <w:p w14:paraId="3ED9390A" w14:textId="77777777" w:rsidR="008309B3" w:rsidRPr="004E530D" w:rsidRDefault="008309B3" w:rsidP="00794BBC">
      <w:pPr>
        <w:spacing w:after="0" w:line="240" w:lineRule="auto"/>
        <w:jc w:val="center"/>
        <w:rPr>
          <w:rFonts w:cs="Calibri"/>
          <w:b/>
          <w:sz w:val="21"/>
          <w:szCs w:val="21"/>
        </w:rPr>
      </w:pPr>
    </w:p>
    <w:p w14:paraId="2E6E0FD2" w14:textId="77777777" w:rsidR="008309B3" w:rsidRPr="004E530D" w:rsidRDefault="008309B3" w:rsidP="00794BBC">
      <w:pPr>
        <w:pStyle w:val="ListParagraph"/>
        <w:numPr>
          <w:ilvl w:val="0"/>
          <w:numId w:val="19"/>
        </w:numPr>
        <w:spacing w:after="0" w:line="240" w:lineRule="auto"/>
        <w:ind w:left="426" w:hanging="426"/>
        <w:contextualSpacing w:val="0"/>
        <w:jc w:val="both"/>
        <w:rPr>
          <w:rFonts w:cs="Calibri"/>
          <w:b/>
          <w:sz w:val="21"/>
          <w:szCs w:val="21"/>
        </w:rPr>
      </w:pPr>
      <w:r w:rsidRPr="004E530D">
        <w:rPr>
          <w:rFonts w:cs="Calibri"/>
          <w:b/>
          <w:sz w:val="21"/>
          <w:szCs w:val="21"/>
        </w:rPr>
        <w:t>PIHAK PERTAMA</w:t>
      </w:r>
    </w:p>
    <w:p w14:paraId="4F61C74D" w14:textId="77777777" w:rsidR="008309B3" w:rsidRPr="004E530D" w:rsidRDefault="008309B3" w:rsidP="00794BBC">
      <w:pPr>
        <w:pStyle w:val="ListParagraph"/>
        <w:spacing w:after="0" w:line="240" w:lineRule="auto"/>
        <w:ind w:left="426"/>
        <w:contextualSpacing w:val="0"/>
        <w:jc w:val="both"/>
        <w:rPr>
          <w:rFonts w:cs="Calibri"/>
          <w:b/>
          <w:sz w:val="21"/>
          <w:szCs w:val="21"/>
        </w:rPr>
      </w:pPr>
    </w:p>
    <w:p w14:paraId="7527B0E8" w14:textId="77777777" w:rsidR="008309B3" w:rsidRPr="004E530D" w:rsidRDefault="008309B3" w:rsidP="00794BBC">
      <w:pPr>
        <w:spacing w:after="0" w:line="240" w:lineRule="auto"/>
        <w:ind w:left="432"/>
        <w:jc w:val="both"/>
        <w:rPr>
          <w:rFonts w:cs="Calibri"/>
          <w:sz w:val="21"/>
          <w:szCs w:val="21"/>
        </w:rPr>
      </w:pPr>
      <w:r w:rsidRPr="004E530D">
        <w:rPr>
          <w:rFonts w:cs="Calibri"/>
          <w:b/>
          <w:sz w:val="21"/>
          <w:szCs w:val="21"/>
        </w:rPr>
        <w:t>PT PRUDENTIAL LIFE ASSURANCE</w:t>
      </w:r>
    </w:p>
    <w:p w14:paraId="0EBAAF9E" w14:textId="77777777" w:rsidR="008309B3" w:rsidRPr="004E530D" w:rsidRDefault="008309B3" w:rsidP="00794BBC">
      <w:pPr>
        <w:spacing w:after="0" w:line="240" w:lineRule="auto"/>
        <w:ind w:left="432"/>
        <w:jc w:val="both"/>
        <w:rPr>
          <w:rFonts w:cs="Calibri"/>
          <w:sz w:val="21"/>
          <w:szCs w:val="21"/>
        </w:rPr>
      </w:pPr>
      <w:r w:rsidRPr="004E530D">
        <w:rPr>
          <w:rFonts w:cs="Calibri"/>
          <w:sz w:val="21"/>
          <w:szCs w:val="21"/>
        </w:rPr>
        <w:t>Prudential Tower</w:t>
      </w:r>
    </w:p>
    <w:p w14:paraId="2AEFF347" w14:textId="77777777" w:rsidR="008309B3" w:rsidRPr="004E530D" w:rsidRDefault="008309B3" w:rsidP="00794BBC">
      <w:pPr>
        <w:spacing w:after="0" w:line="240" w:lineRule="auto"/>
        <w:ind w:left="432"/>
        <w:jc w:val="both"/>
        <w:rPr>
          <w:rFonts w:cs="Calibri"/>
          <w:sz w:val="21"/>
          <w:szCs w:val="21"/>
        </w:rPr>
      </w:pPr>
      <w:r w:rsidRPr="004E530D">
        <w:rPr>
          <w:rFonts w:cs="Calibri"/>
          <w:sz w:val="21"/>
          <w:szCs w:val="21"/>
        </w:rPr>
        <w:t xml:space="preserve">Jl. </w:t>
      </w:r>
      <w:proofErr w:type="spellStart"/>
      <w:r w:rsidRPr="004E530D">
        <w:rPr>
          <w:rFonts w:cs="Calibri"/>
          <w:sz w:val="21"/>
          <w:szCs w:val="21"/>
        </w:rPr>
        <w:t>Jenderal</w:t>
      </w:r>
      <w:proofErr w:type="spellEnd"/>
      <w:r w:rsidRPr="004E530D">
        <w:rPr>
          <w:rFonts w:cs="Calibri"/>
          <w:sz w:val="21"/>
          <w:szCs w:val="21"/>
        </w:rPr>
        <w:t xml:space="preserve"> Sudirman </w:t>
      </w:r>
      <w:proofErr w:type="spellStart"/>
      <w:r w:rsidRPr="004E530D">
        <w:rPr>
          <w:rFonts w:cs="Calibri"/>
          <w:sz w:val="21"/>
          <w:szCs w:val="21"/>
        </w:rPr>
        <w:t>Kav</w:t>
      </w:r>
      <w:proofErr w:type="spellEnd"/>
      <w:r w:rsidRPr="004E530D">
        <w:rPr>
          <w:rFonts w:cs="Calibri"/>
          <w:sz w:val="21"/>
          <w:szCs w:val="21"/>
        </w:rPr>
        <w:t>. 79</w:t>
      </w:r>
    </w:p>
    <w:p w14:paraId="5254AB15" w14:textId="77777777" w:rsidR="008309B3" w:rsidRPr="004E530D" w:rsidRDefault="008309B3" w:rsidP="00794BBC">
      <w:pPr>
        <w:spacing w:after="0" w:line="240" w:lineRule="auto"/>
        <w:ind w:left="432"/>
        <w:jc w:val="both"/>
        <w:rPr>
          <w:rFonts w:cs="Calibri"/>
          <w:sz w:val="21"/>
          <w:szCs w:val="21"/>
        </w:rPr>
      </w:pPr>
      <w:r w:rsidRPr="004E530D">
        <w:rPr>
          <w:rFonts w:cs="Calibri"/>
          <w:sz w:val="21"/>
          <w:szCs w:val="21"/>
        </w:rPr>
        <w:t>Jakarta, 12910</w:t>
      </w:r>
    </w:p>
    <w:p w14:paraId="153418A0" w14:textId="77777777" w:rsidR="008309B3" w:rsidRPr="004E530D" w:rsidRDefault="008309B3" w:rsidP="00794BBC">
      <w:pPr>
        <w:spacing w:after="0" w:line="240" w:lineRule="auto"/>
        <w:ind w:left="432"/>
        <w:jc w:val="both"/>
        <w:rPr>
          <w:rFonts w:cs="Calibri"/>
          <w:sz w:val="21"/>
          <w:szCs w:val="21"/>
        </w:rPr>
      </w:pPr>
      <w:r w:rsidRPr="004E530D">
        <w:rPr>
          <w:rFonts w:cs="Calibri"/>
          <w:sz w:val="21"/>
          <w:szCs w:val="21"/>
        </w:rPr>
        <w:t>No Telp (021) 2995 8888</w:t>
      </w:r>
    </w:p>
    <w:p w14:paraId="0AA17D5B" w14:textId="77777777" w:rsidR="008309B3" w:rsidRPr="004E530D" w:rsidRDefault="008309B3" w:rsidP="00794BBC">
      <w:pPr>
        <w:spacing w:after="0" w:line="240" w:lineRule="auto"/>
        <w:ind w:left="432"/>
        <w:jc w:val="both"/>
        <w:rPr>
          <w:rFonts w:cs="Calibri"/>
          <w:sz w:val="21"/>
          <w:szCs w:val="21"/>
        </w:rPr>
      </w:pPr>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3000"/>
        <w:gridCol w:w="3572"/>
        <w:gridCol w:w="1680"/>
      </w:tblGrid>
      <w:tr w:rsidR="007E11DA" w:rsidRPr="004E530D" w14:paraId="7407ABD4" w14:textId="77777777" w:rsidTr="001A4C55">
        <w:trPr>
          <w:trHeight w:val="852"/>
          <w:jc w:val="center"/>
        </w:trPr>
        <w:tc>
          <w:tcPr>
            <w:tcW w:w="592" w:type="dxa"/>
            <w:tcBorders>
              <w:top w:val="single" w:sz="4" w:space="0" w:color="auto"/>
              <w:left w:val="single" w:sz="4" w:space="0" w:color="auto"/>
              <w:bottom w:val="single" w:sz="4" w:space="0" w:color="auto"/>
              <w:right w:val="single" w:sz="4" w:space="0" w:color="auto"/>
            </w:tcBorders>
          </w:tcPr>
          <w:p w14:paraId="1B6711AE" w14:textId="77777777" w:rsidR="007E11DA" w:rsidRPr="004E530D" w:rsidRDefault="007E11DA" w:rsidP="00794BBC">
            <w:pPr>
              <w:spacing w:after="0" w:line="240" w:lineRule="auto"/>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tcPr>
          <w:p w14:paraId="5C1DF961" w14:textId="77777777" w:rsidR="007E11DA" w:rsidRPr="004E530D" w:rsidRDefault="007E11DA" w:rsidP="00794BBC">
            <w:pPr>
              <w:spacing w:after="0" w:line="240" w:lineRule="auto"/>
              <w:rPr>
                <w:rFonts w:cs="Calibri"/>
                <w:b/>
                <w:i/>
                <w:iCs/>
                <w:sz w:val="21"/>
                <w:szCs w:val="21"/>
                <w:u w:val="single"/>
              </w:rPr>
            </w:pPr>
            <w:r w:rsidRPr="004E530D">
              <w:rPr>
                <w:rFonts w:cs="Calibri"/>
                <w:b/>
                <w:i/>
                <w:iCs/>
                <w:sz w:val="21"/>
                <w:szCs w:val="21"/>
                <w:u w:val="single"/>
              </w:rPr>
              <w:t>Chief Operations and Health Officer</w:t>
            </w:r>
          </w:p>
          <w:p w14:paraId="04F4EEC9" w14:textId="77777777" w:rsidR="007E11DA" w:rsidRPr="004E530D" w:rsidRDefault="007E11DA" w:rsidP="00794BBC">
            <w:pPr>
              <w:spacing w:after="0" w:line="240" w:lineRule="auto"/>
              <w:rPr>
                <w:rFonts w:cs="Calibri"/>
                <w:b/>
                <w:sz w:val="21"/>
                <w:szCs w:val="21"/>
                <w:u w:val="single"/>
              </w:rPr>
            </w:pPr>
            <w:r w:rsidRPr="004E530D">
              <w:rPr>
                <w:rFonts w:cs="Calibri"/>
                <w:bCs/>
                <w:sz w:val="21"/>
                <w:szCs w:val="21"/>
              </w:rPr>
              <w:t>Dian Budiani</w:t>
            </w:r>
          </w:p>
        </w:tc>
        <w:tc>
          <w:tcPr>
            <w:tcW w:w="3572" w:type="dxa"/>
            <w:tcBorders>
              <w:top w:val="single" w:sz="4" w:space="0" w:color="auto"/>
              <w:left w:val="single" w:sz="4" w:space="0" w:color="auto"/>
              <w:bottom w:val="single" w:sz="4" w:space="0" w:color="auto"/>
              <w:right w:val="single" w:sz="4" w:space="0" w:color="auto"/>
            </w:tcBorders>
          </w:tcPr>
          <w:p w14:paraId="437941C0" w14:textId="77777777" w:rsidR="007E11DA" w:rsidRPr="004E530D" w:rsidRDefault="007E11DA" w:rsidP="00794BBC">
            <w:pPr>
              <w:spacing w:after="0" w:line="240" w:lineRule="auto"/>
              <w:rPr>
                <w:rFonts w:cs="Calibri"/>
                <w:sz w:val="21"/>
                <w:szCs w:val="21"/>
              </w:rPr>
            </w:pPr>
            <w:r w:rsidRPr="004E530D">
              <w:rPr>
                <w:rFonts w:cs="Calibri"/>
                <w:sz w:val="21"/>
                <w:szCs w:val="21"/>
              </w:rPr>
              <w:t>dian.budiani@prudential.co.id</w:t>
            </w:r>
          </w:p>
        </w:tc>
        <w:tc>
          <w:tcPr>
            <w:tcW w:w="1680" w:type="dxa"/>
            <w:tcBorders>
              <w:top w:val="single" w:sz="4" w:space="0" w:color="auto"/>
              <w:left w:val="single" w:sz="4" w:space="0" w:color="auto"/>
              <w:bottom w:val="single" w:sz="4" w:space="0" w:color="auto"/>
              <w:right w:val="single" w:sz="4" w:space="0" w:color="auto"/>
            </w:tcBorders>
          </w:tcPr>
          <w:p w14:paraId="1DDC4D73" w14:textId="77777777" w:rsidR="007E11DA" w:rsidRPr="004E530D" w:rsidRDefault="007E11DA" w:rsidP="00794BBC">
            <w:pPr>
              <w:spacing w:after="0" w:line="240" w:lineRule="auto"/>
              <w:rPr>
                <w:rFonts w:cs="Calibri"/>
                <w:sz w:val="21"/>
                <w:szCs w:val="21"/>
              </w:rPr>
            </w:pPr>
          </w:p>
          <w:p w14:paraId="2794016E" w14:textId="77777777" w:rsidR="007E11DA" w:rsidRPr="004E530D" w:rsidRDefault="007E11DA" w:rsidP="00794BBC">
            <w:pPr>
              <w:spacing w:after="0" w:line="240" w:lineRule="auto"/>
              <w:jc w:val="both"/>
              <w:rPr>
                <w:rFonts w:cs="Calibri"/>
                <w:sz w:val="21"/>
                <w:szCs w:val="21"/>
              </w:rPr>
            </w:pPr>
          </w:p>
        </w:tc>
      </w:tr>
      <w:tr w:rsidR="007E11DA" w:rsidRPr="004E530D" w14:paraId="5272176B"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6557E02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2</w:t>
            </w:r>
          </w:p>
        </w:tc>
        <w:tc>
          <w:tcPr>
            <w:tcW w:w="3000" w:type="dxa"/>
            <w:tcBorders>
              <w:top w:val="single" w:sz="4" w:space="0" w:color="auto"/>
              <w:left w:val="single" w:sz="4" w:space="0" w:color="auto"/>
              <w:bottom w:val="single" w:sz="4" w:space="0" w:color="auto"/>
              <w:right w:val="single" w:sz="4" w:space="0" w:color="auto"/>
            </w:tcBorders>
            <w:hideMark/>
          </w:tcPr>
          <w:p w14:paraId="773FD112" w14:textId="77777777" w:rsidR="007E11DA" w:rsidRPr="004E530D" w:rsidRDefault="007E11DA" w:rsidP="00794BBC">
            <w:pPr>
              <w:spacing w:after="0" w:line="240" w:lineRule="auto"/>
              <w:rPr>
                <w:rFonts w:cs="Calibri"/>
                <w:b/>
                <w:sz w:val="21"/>
                <w:szCs w:val="21"/>
                <w:u w:val="single"/>
              </w:rPr>
            </w:pPr>
            <w:r w:rsidRPr="004E530D">
              <w:rPr>
                <w:rFonts w:cs="Calibri"/>
                <w:b/>
                <w:sz w:val="21"/>
                <w:szCs w:val="21"/>
                <w:u w:val="single"/>
              </w:rPr>
              <w:t xml:space="preserve">Head of </w:t>
            </w:r>
            <w:proofErr w:type="spellStart"/>
            <w:r w:rsidRPr="004E530D">
              <w:rPr>
                <w:rFonts w:cs="Calibri"/>
                <w:b/>
                <w:sz w:val="21"/>
                <w:szCs w:val="21"/>
                <w:u w:val="single"/>
              </w:rPr>
              <w:t>PRUMedical</w:t>
            </w:r>
            <w:proofErr w:type="spellEnd"/>
            <w:r w:rsidRPr="004E530D">
              <w:rPr>
                <w:rFonts w:cs="Calibri"/>
                <w:b/>
                <w:sz w:val="21"/>
                <w:szCs w:val="21"/>
                <w:u w:val="single"/>
              </w:rPr>
              <w:t xml:space="preserve"> Network</w:t>
            </w:r>
          </w:p>
          <w:p w14:paraId="66449E9E" w14:textId="77777777" w:rsidR="007E11DA" w:rsidRPr="004E530D" w:rsidRDefault="007E11DA" w:rsidP="00794BBC">
            <w:pPr>
              <w:spacing w:after="0" w:line="240" w:lineRule="auto"/>
              <w:rPr>
                <w:rFonts w:cs="Calibri"/>
                <w:b/>
                <w:sz w:val="21"/>
                <w:szCs w:val="21"/>
              </w:rPr>
            </w:pPr>
            <w:r w:rsidRPr="004E530D">
              <w:rPr>
                <w:rFonts w:cs="Calibri"/>
                <w:bCs/>
                <w:sz w:val="21"/>
                <w:szCs w:val="21"/>
              </w:rPr>
              <w:t>Christanti Triradiani</w:t>
            </w:r>
          </w:p>
        </w:tc>
        <w:tc>
          <w:tcPr>
            <w:tcW w:w="3572" w:type="dxa"/>
            <w:tcBorders>
              <w:top w:val="single" w:sz="4" w:space="0" w:color="auto"/>
              <w:left w:val="single" w:sz="4" w:space="0" w:color="auto"/>
              <w:bottom w:val="single" w:sz="4" w:space="0" w:color="auto"/>
              <w:right w:val="single" w:sz="4" w:space="0" w:color="auto"/>
            </w:tcBorders>
            <w:hideMark/>
          </w:tcPr>
          <w:p w14:paraId="7185EFA2" w14:textId="77777777" w:rsidR="007E11DA" w:rsidRPr="004E530D" w:rsidRDefault="007E11DA" w:rsidP="00794BBC">
            <w:pPr>
              <w:spacing w:after="0" w:line="240" w:lineRule="auto"/>
              <w:rPr>
                <w:rFonts w:cs="Calibri"/>
                <w:sz w:val="21"/>
                <w:szCs w:val="21"/>
              </w:rPr>
            </w:pPr>
            <w:r w:rsidRPr="004E530D">
              <w:rPr>
                <w:rFonts w:cs="Calibri"/>
                <w:sz w:val="21"/>
                <w:szCs w:val="21"/>
              </w:rPr>
              <w:t>christanti.triradiani@prudential.co.id</w:t>
            </w:r>
          </w:p>
        </w:tc>
        <w:tc>
          <w:tcPr>
            <w:tcW w:w="1680" w:type="dxa"/>
            <w:tcBorders>
              <w:top w:val="single" w:sz="4" w:space="0" w:color="auto"/>
              <w:left w:val="single" w:sz="4" w:space="0" w:color="auto"/>
              <w:bottom w:val="single" w:sz="4" w:space="0" w:color="auto"/>
              <w:right w:val="single" w:sz="4" w:space="0" w:color="auto"/>
            </w:tcBorders>
            <w:hideMark/>
          </w:tcPr>
          <w:p w14:paraId="3A470AB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w:t>
            </w:r>
          </w:p>
        </w:tc>
      </w:tr>
      <w:tr w:rsidR="007E11DA" w:rsidRPr="004E530D" w14:paraId="6DF823E3"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7DF94C05" w14:textId="77777777" w:rsidR="007E11DA" w:rsidRPr="004E530D" w:rsidRDefault="007E11DA" w:rsidP="00794BBC">
            <w:pPr>
              <w:spacing w:after="0" w:line="240" w:lineRule="auto"/>
              <w:jc w:val="both"/>
              <w:rPr>
                <w:rFonts w:cs="Calibri"/>
                <w:sz w:val="21"/>
                <w:szCs w:val="21"/>
              </w:rPr>
            </w:pPr>
            <w:r w:rsidRPr="004E530D">
              <w:rPr>
                <w:rFonts w:cs="Calibri"/>
                <w:sz w:val="21"/>
                <w:szCs w:val="21"/>
              </w:rPr>
              <w:t>3</w:t>
            </w:r>
          </w:p>
        </w:tc>
        <w:tc>
          <w:tcPr>
            <w:tcW w:w="3000" w:type="dxa"/>
            <w:tcBorders>
              <w:top w:val="single" w:sz="4" w:space="0" w:color="auto"/>
              <w:left w:val="single" w:sz="4" w:space="0" w:color="auto"/>
              <w:bottom w:val="single" w:sz="4" w:space="0" w:color="auto"/>
              <w:right w:val="single" w:sz="4" w:space="0" w:color="auto"/>
            </w:tcBorders>
            <w:hideMark/>
          </w:tcPr>
          <w:p w14:paraId="5FE64816" w14:textId="77777777" w:rsidR="007E11DA" w:rsidRPr="004E530D" w:rsidRDefault="007E11DA" w:rsidP="00794BBC">
            <w:pPr>
              <w:spacing w:after="0" w:line="240" w:lineRule="auto"/>
              <w:jc w:val="both"/>
              <w:rPr>
                <w:rFonts w:cs="Calibri"/>
                <w:b/>
                <w:sz w:val="21"/>
                <w:szCs w:val="21"/>
                <w:u w:val="single"/>
              </w:rPr>
            </w:pPr>
            <w:r w:rsidRPr="004E530D">
              <w:rPr>
                <w:rFonts w:cs="Calibri"/>
                <w:b/>
                <w:sz w:val="21"/>
                <w:szCs w:val="21"/>
                <w:u w:val="single"/>
              </w:rPr>
              <w:t>PMN Provider Network Management</w:t>
            </w:r>
          </w:p>
          <w:p w14:paraId="20685FF7" w14:textId="77777777" w:rsidR="007E11DA" w:rsidRPr="004E530D" w:rsidRDefault="007E11DA" w:rsidP="00794BBC">
            <w:pPr>
              <w:spacing w:after="0" w:line="240" w:lineRule="auto"/>
              <w:rPr>
                <w:rFonts w:cs="Calibri"/>
                <w:bCs/>
                <w:sz w:val="21"/>
                <w:szCs w:val="21"/>
              </w:rPr>
            </w:pPr>
            <w:r w:rsidRPr="004E530D">
              <w:rPr>
                <w:rFonts w:cs="Calibri"/>
                <w:bCs/>
                <w:sz w:val="21"/>
                <w:szCs w:val="21"/>
              </w:rPr>
              <w:t xml:space="preserve">Yuli Andini </w:t>
            </w:r>
          </w:p>
        </w:tc>
        <w:tc>
          <w:tcPr>
            <w:tcW w:w="3572" w:type="dxa"/>
            <w:tcBorders>
              <w:top w:val="single" w:sz="4" w:space="0" w:color="auto"/>
              <w:left w:val="single" w:sz="4" w:space="0" w:color="auto"/>
              <w:bottom w:val="single" w:sz="4" w:space="0" w:color="auto"/>
              <w:right w:val="single" w:sz="4" w:space="0" w:color="auto"/>
            </w:tcBorders>
            <w:hideMark/>
          </w:tcPr>
          <w:p w14:paraId="5F3656C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yuli.andini@prudential.co.id</w:t>
            </w:r>
          </w:p>
        </w:tc>
        <w:tc>
          <w:tcPr>
            <w:tcW w:w="1680" w:type="dxa"/>
            <w:tcBorders>
              <w:top w:val="single" w:sz="4" w:space="0" w:color="auto"/>
              <w:left w:val="single" w:sz="4" w:space="0" w:color="auto"/>
              <w:bottom w:val="single" w:sz="4" w:space="0" w:color="auto"/>
              <w:right w:val="single" w:sz="4" w:space="0" w:color="auto"/>
            </w:tcBorders>
          </w:tcPr>
          <w:p w14:paraId="42AB03A7" w14:textId="77777777" w:rsidR="007E11DA" w:rsidRPr="004E530D" w:rsidRDefault="007E11DA" w:rsidP="00794BBC">
            <w:pPr>
              <w:spacing w:after="0" w:line="240" w:lineRule="auto"/>
              <w:rPr>
                <w:rFonts w:cs="Calibri"/>
                <w:sz w:val="21"/>
                <w:szCs w:val="21"/>
              </w:rPr>
            </w:pPr>
            <w:r w:rsidRPr="004E530D">
              <w:rPr>
                <w:rFonts w:cs="Calibri"/>
                <w:sz w:val="21"/>
                <w:szCs w:val="21"/>
              </w:rPr>
              <w:t>0812 8897 8236</w:t>
            </w:r>
          </w:p>
          <w:p w14:paraId="35B7F9D5" w14:textId="77777777" w:rsidR="007E11DA" w:rsidRPr="004E530D" w:rsidRDefault="007E11DA" w:rsidP="00794BBC">
            <w:pPr>
              <w:spacing w:after="0" w:line="240" w:lineRule="auto"/>
              <w:jc w:val="both"/>
              <w:rPr>
                <w:rFonts w:cs="Calibri"/>
                <w:sz w:val="21"/>
                <w:szCs w:val="21"/>
              </w:rPr>
            </w:pPr>
          </w:p>
        </w:tc>
      </w:tr>
      <w:tr w:rsidR="007E11DA" w:rsidRPr="004E530D" w14:paraId="1A86576D"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6385AE8E" w14:textId="77777777" w:rsidR="007E11DA" w:rsidRPr="004E530D" w:rsidRDefault="007E11DA" w:rsidP="00794BBC">
            <w:pPr>
              <w:spacing w:after="0" w:line="240" w:lineRule="auto"/>
              <w:jc w:val="both"/>
              <w:rPr>
                <w:rFonts w:cs="Calibri"/>
                <w:b/>
                <w:bCs/>
                <w:sz w:val="21"/>
                <w:szCs w:val="21"/>
              </w:rPr>
            </w:pPr>
            <w:proofErr w:type="spellStart"/>
            <w:r w:rsidRPr="004E530D">
              <w:rPr>
                <w:rFonts w:cs="Calibri"/>
                <w:b/>
                <w:bCs/>
                <w:sz w:val="21"/>
                <w:szCs w:val="21"/>
              </w:rPr>
              <w:t>Narahubung</w:t>
            </w:r>
            <w:proofErr w:type="spellEnd"/>
            <w:r w:rsidRPr="004E530D">
              <w:rPr>
                <w:rFonts w:cs="Calibri"/>
                <w:b/>
                <w:bCs/>
                <w:sz w:val="21"/>
                <w:szCs w:val="21"/>
              </w:rPr>
              <w:t>:</w:t>
            </w:r>
          </w:p>
        </w:tc>
      </w:tr>
      <w:tr w:rsidR="007E11DA" w:rsidRPr="004E530D" w14:paraId="79F118BA"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332DAA75" w14:textId="77777777" w:rsidR="007E11DA" w:rsidRPr="004E530D" w:rsidRDefault="007E11DA" w:rsidP="00794BBC">
            <w:pPr>
              <w:spacing w:after="0" w:line="240" w:lineRule="auto"/>
              <w:jc w:val="both"/>
              <w:rPr>
                <w:rFonts w:cs="Calibri"/>
                <w:sz w:val="21"/>
                <w:szCs w:val="21"/>
                <w:lang w:val="sv-SE"/>
              </w:rPr>
            </w:pPr>
            <w:r w:rsidRPr="004E530D">
              <w:rPr>
                <w:rFonts w:cs="Calibri"/>
                <w:b/>
                <w:bCs/>
                <w:sz w:val="21"/>
                <w:szCs w:val="21"/>
                <w:lang w:val="sv-SE"/>
              </w:rPr>
              <w:t>PMN Provider Relation (Komunikasi terkait pelayanan dan kerjasama )</w:t>
            </w:r>
          </w:p>
        </w:tc>
      </w:tr>
      <w:tr w:rsidR="007E11DA" w:rsidRPr="004E530D" w14:paraId="117D082E"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314E89B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2D04F0FE"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Rizal Maulana</w:t>
            </w:r>
          </w:p>
        </w:tc>
        <w:tc>
          <w:tcPr>
            <w:tcW w:w="3572" w:type="dxa"/>
            <w:tcBorders>
              <w:top w:val="single" w:sz="4" w:space="0" w:color="auto"/>
              <w:left w:val="single" w:sz="4" w:space="0" w:color="auto"/>
              <w:bottom w:val="single" w:sz="4" w:space="0" w:color="auto"/>
              <w:right w:val="single" w:sz="4" w:space="0" w:color="auto"/>
            </w:tcBorders>
            <w:hideMark/>
          </w:tcPr>
          <w:p w14:paraId="319E01C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 xml:space="preserve">Rizal.Maulana@prudential.co.id  </w:t>
            </w:r>
          </w:p>
        </w:tc>
        <w:tc>
          <w:tcPr>
            <w:tcW w:w="1680" w:type="dxa"/>
            <w:tcBorders>
              <w:top w:val="single" w:sz="4" w:space="0" w:color="auto"/>
              <w:left w:val="single" w:sz="4" w:space="0" w:color="auto"/>
              <w:bottom w:val="single" w:sz="4" w:space="0" w:color="auto"/>
              <w:right w:val="single" w:sz="4" w:space="0" w:color="auto"/>
            </w:tcBorders>
            <w:hideMark/>
          </w:tcPr>
          <w:p w14:paraId="15B6663E" w14:textId="77777777" w:rsidR="007E11DA" w:rsidRPr="004E530D" w:rsidRDefault="007E11DA" w:rsidP="00794BBC">
            <w:pPr>
              <w:spacing w:after="0" w:line="240" w:lineRule="auto"/>
              <w:rPr>
                <w:rFonts w:cs="Calibri"/>
                <w:sz w:val="21"/>
                <w:szCs w:val="21"/>
              </w:rPr>
            </w:pPr>
            <w:r w:rsidRPr="004E530D">
              <w:rPr>
                <w:rFonts w:cs="Calibri"/>
                <w:sz w:val="21"/>
                <w:szCs w:val="21"/>
              </w:rPr>
              <w:t>0811 108 5073</w:t>
            </w:r>
          </w:p>
        </w:tc>
      </w:tr>
      <w:tr w:rsidR="007E11DA" w:rsidRPr="004E530D" w14:paraId="1E90BCC7"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04AF9445" w14:textId="77777777" w:rsidR="007E11DA" w:rsidRPr="004E530D" w:rsidRDefault="007E11DA" w:rsidP="00794BBC">
            <w:pPr>
              <w:spacing w:after="0" w:line="240" w:lineRule="auto"/>
              <w:jc w:val="both"/>
              <w:rPr>
                <w:rFonts w:cs="Calibri"/>
                <w:sz w:val="21"/>
                <w:szCs w:val="21"/>
              </w:rPr>
            </w:pPr>
            <w:r w:rsidRPr="004E530D">
              <w:rPr>
                <w:rFonts w:cs="Calibri"/>
                <w:sz w:val="21"/>
                <w:szCs w:val="21"/>
              </w:rPr>
              <w:t>2</w:t>
            </w:r>
          </w:p>
        </w:tc>
        <w:tc>
          <w:tcPr>
            <w:tcW w:w="3000" w:type="dxa"/>
            <w:tcBorders>
              <w:top w:val="single" w:sz="4" w:space="0" w:color="auto"/>
              <w:left w:val="single" w:sz="4" w:space="0" w:color="auto"/>
              <w:bottom w:val="single" w:sz="4" w:space="0" w:color="auto"/>
              <w:right w:val="single" w:sz="4" w:space="0" w:color="auto"/>
            </w:tcBorders>
            <w:hideMark/>
          </w:tcPr>
          <w:p w14:paraId="5ED7E07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Yudhi Todungan Bayo Angin</w:t>
            </w:r>
          </w:p>
        </w:tc>
        <w:tc>
          <w:tcPr>
            <w:tcW w:w="3572" w:type="dxa"/>
            <w:tcBorders>
              <w:top w:val="single" w:sz="4" w:space="0" w:color="auto"/>
              <w:left w:val="single" w:sz="4" w:space="0" w:color="auto"/>
              <w:bottom w:val="single" w:sz="4" w:space="0" w:color="auto"/>
              <w:right w:val="single" w:sz="4" w:space="0" w:color="auto"/>
            </w:tcBorders>
            <w:hideMark/>
          </w:tcPr>
          <w:p w14:paraId="1ACA7D4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Yudhi.angin@prudential.co.id</w:t>
            </w:r>
          </w:p>
        </w:tc>
        <w:tc>
          <w:tcPr>
            <w:tcW w:w="1680" w:type="dxa"/>
            <w:tcBorders>
              <w:top w:val="single" w:sz="4" w:space="0" w:color="auto"/>
              <w:left w:val="single" w:sz="4" w:space="0" w:color="auto"/>
              <w:bottom w:val="single" w:sz="4" w:space="0" w:color="auto"/>
              <w:right w:val="single" w:sz="4" w:space="0" w:color="auto"/>
            </w:tcBorders>
            <w:hideMark/>
          </w:tcPr>
          <w:p w14:paraId="653432E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0811 1085 071</w:t>
            </w:r>
          </w:p>
        </w:tc>
      </w:tr>
      <w:tr w:rsidR="007E11DA" w:rsidRPr="004E530D" w14:paraId="0C167B87"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31A6EC5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3</w:t>
            </w:r>
          </w:p>
        </w:tc>
        <w:tc>
          <w:tcPr>
            <w:tcW w:w="3000" w:type="dxa"/>
            <w:tcBorders>
              <w:top w:val="single" w:sz="4" w:space="0" w:color="auto"/>
              <w:left w:val="single" w:sz="4" w:space="0" w:color="auto"/>
              <w:bottom w:val="single" w:sz="4" w:space="0" w:color="auto"/>
              <w:right w:val="single" w:sz="4" w:space="0" w:color="auto"/>
            </w:tcBorders>
          </w:tcPr>
          <w:p w14:paraId="6BC6B65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Rifki Mubarok</w:t>
            </w:r>
          </w:p>
        </w:tc>
        <w:tc>
          <w:tcPr>
            <w:tcW w:w="3572" w:type="dxa"/>
            <w:tcBorders>
              <w:top w:val="single" w:sz="4" w:space="0" w:color="auto"/>
              <w:left w:val="single" w:sz="4" w:space="0" w:color="auto"/>
              <w:bottom w:val="single" w:sz="4" w:space="0" w:color="auto"/>
              <w:right w:val="single" w:sz="4" w:space="0" w:color="auto"/>
            </w:tcBorders>
          </w:tcPr>
          <w:p w14:paraId="414D88BC"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Rifki.mubarok@prudential.co.id</w:t>
            </w:r>
          </w:p>
        </w:tc>
        <w:tc>
          <w:tcPr>
            <w:tcW w:w="1680" w:type="dxa"/>
            <w:tcBorders>
              <w:top w:val="single" w:sz="4" w:space="0" w:color="auto"/>
              <w:left w:val="single" w:sz="4" w:space="0" w:color="auto"/>
              <w:bottom w:val="single" w:sz="4" w:space="0" w:color="auto"/>
              <w:right w:val="single" w:sz="4" w:space="0" w:color="auto"/>
            </w:tcBorders>
          </w:tcPr>
          <w:p w14:paraId="5683746E"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0812 1049 228</w:t>
            </w:r>
          </w:p>
        </w:tc>
      </w:tr>
      <w:tr w:rsidR="007E11DA" w:rsidRPr="004E530D" w14:paraId="672346C9"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558D9C2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4</w:t>
            </w:r>
          </w:p>
        </w:tc>
        <w:tc>
          <w:tcPr>
            <w:tcW w:w="3000" w:type="dxa"/>
            <w:tcBorders>
              <w:top w:val="single" w:sz="4" w:space="0" w:color="auto"/>
              <w:left w:val="single" w:sz="4" w:space="0" w:color="auto"/>
              <w:bottom w:val="single" w:sz="4" w:space="0" w:color="auto"/>
              <w:right w:val="single" w:sz="4" w:space="0" w:color="auto"/>
            </w:tcBorders>
          </w:tcPr>
          <w:p w14:paraId="34AD0B5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Y. Sugeng Mulyono</w:t>
            </w:r>
          </w:p>
        </w:tc>
        <w:tc>
          <w:tcPr>
            <w:tcW w:w="3572" w:type="dxa"/>
            <w:tcBorders>
              <w:top w:val="single" w:sz="4" w:space="0" w:color="auto"/>
              <w:left w:val="single" w:sz="4" w:space="0" w:color="auto"/>
              <w:bottom w:val="single" w:sz="4" w:space="0" w:color="auto"/>
              <w:right w:val="single" w:sz="4" w:space="0" w:color="auto"/>
            </w:tcBorders>
          </w:tcPr>
          <w:p w14:paraId="6D97F944" w14:textId="77777777" w:rsidR="007E11DA" w:rsidRPr="004E530D" w:rsidRDefault="007E11DA" w:rsidP="00794BBC">
            <w:pPr>
              <w:spacing w:after="0" w:line="240" w:lineRule="auto"/>
              <w:jc w:val="both"/>
              <w:rPr>
                <w:rFonts w:cs="Calibri"/>
                <w:sz w:val="21"/>
                <w:szCs w:val="21"/>
              </w:rPr>
            </w:pPr>
            <w:r w:rsidRPr="004E530D">
              <w:rPr>
                <w:rFonts w:cs="Calibri"/>
                <w:sz w:val="21"/>
                <w:szCs w:val="21"/>
              </w:rPr>
              <w:t>Sugeng.Mulyono@prudential.co.id</w:t>
            </w:r>
          </w:p>
        </w:tc>
        <w:tc>
          <w:tcPr>
            <w:tcW w:w="1680" w:type="dxa"/>
            <w:tcBorders>
              <w:top w:val="single" w:sz="4" w:space="0" w:color="auto"/>
              <w:left w:val="single" w:sz="4" w:space="0" w:color="auto"/>
              <w:bottom w:val="single" w:sz="4" w:space="0" w:color="auto"/>
              <w:right w:val="single" w:sz="4" w:space="0" w:color="auto"/>
            </w:tcBorders>
          </w:tcPr>
          <w:p w14:paraId="7A42938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0811 1260 886</w:t>
            </w:r>
          </w:p>
        </w:tc>
      </w:tr>
      <w:tr w:rsidR="007E11DA" w:rsidRPr="004E530D" w14:paraId="213B333E"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4F5F80A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5</w:t>
            </w:r>
          </w:p>
        </w:tc>
        <w:tc>
          <w:tcPr>
            <w:tcW w:w="3000" w:type="dxa"/>
            <w:tcBorders>
              <w:top w:val="single" w:sz="4" w:space="0" w:color="auto"/>
              <w:left w:val="single" w:sz="4" w:space="0" w:color="auto"/>
              <w:bottom w:val="single" w:sz="4" w:space="0" w:color="auto"/>
              <w:right w:val="single" w:sz="4" w:space="0" w:color="auto"/>
            </w:tcBorders>
          </w:tcPr>
          <w:p w14:paraId="1DD6AB1C" w14:textId="77777777" w:rsidR="007E11DA" w:rsidRPr="004E530D" w:rsidRDefault="007E11DA" w:rsidP="00794BBC">
            <w:pPr>
              <w:spacing w:after="0" w:line="240" w:lineRule="auto"/>
              <w:jc w:val="both"/>
              <w:rPr>
                <w:rFonts w:cs="Calibri"/>
                <w:sz w:val="21"/>
                <w:szCs w:val="21"/>
              </w:rPr>
            </w:pPr>
            <w:r w:rsidRPr="004E530D">
              <w:rPr>
                <w:rFonts w:cs="Calibri"/>
                <w:sz w:val="21"/>
                <w:szCs w:val="21"/>
              </w:rPr>
              <w:t>Zakki Sugiri</w:t>
            </w:r>
          </w:p>
        </w:tc>
        <w:tc>
          <w:tcPr>
            <w:tcW w:w="3572" w:type="dxa"/>
            <w:tcBorders>
              <w:top w:val="single" w:sz="4" w:space="0" w:color="auto"/>
              <w:left w:val="single" w:sz="4" w:space="0" w:color="auto"/>
              <w:bottom w:val="single" w:sz="4" w:space="0" w:color="auto"/>
              <w:right w:val="single" w:sz="4" w:space="0" w:color="auto"/>
            </w:tcBorders>
          </w:tcPr>
          <w:p w14:paraId="4F6F05F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Zakki.sugiri@prudential.co.id</w:t>
            </w:r>
          </w:p>
        </w:tc>
        <w:tc>
          <w:tcPr>
            <w:tcW w:w="1680" w:type="dxa"/>
            <w:tcBorders>
              <w:top w:val="single" w:sz="4" w:space="0" w:color="auto"/>
              <w:left w:val="single" w:sz="4" w:space="0" w:color="auto"/>
              <w:bottom w:val="single" w:sz="4" w:space="0" w:color="auto"/>
              <w:right w:val="single" w:sz="4" w:space="0" w:color="auto"/>
            </w:tcBorders>
          </w:tcPr>
          <w:p w14:paraId="7145E3A5"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0811 152 9570</w:t>
            </w:r>
          </w:p>
        </w:tc>
      </w:tr>
      <w:tr w:rsidR="007E11DA" w:rsidRPr="004E530D" w14:paraId="33C29CCA"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7729A69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6</w:t>
            </w:r>
          </w:p>
        </w:tc>
        <w:tc>
          <w:tcPr>
            <w:tcW w:w="3000" w:type="dxa"/>
            <w:tcBorders>
              <w:top w:val="single" w:sz="4" w:space="0" w:color="auto"/>
              <w:left w:val="single" w:sz="4" w:space="0" w:color="auto"/>
              <w:bottom w:val="single" w:sz="4" w:space="0" w:color="auto"/>
              <w:right w:val="single" w:sz="4" w:space="0" w:color="auto"/>
            </w:tcBorders>
          </w:tcPr>
          <w:p w14:paraId="13E7E8B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Dina Mahardikha</w:t>
            </w:r>
          </w:p>
        </w:tc>
        <w:tc>
          <w:tcPr>
            <w:tcW w:w="3572" w:type="dxa"/>
            <w:tcBorders>
              <w:top w:val="single" w:sz="4" w:space="0" w:color="auto"/>
              <w:left w:val="single" w:sz="4" w:space="0" w:color="auto"/>
              <w:bottom w:val="single" w:sz="4" w:space="0" w:color="auto"/>
              <w:right w:val="single" w:sz="4" w:space="0" w:color="auto"/>
            </w:tcBorders>
          </w:tcPr>
          <w:p w14:paraId="42D8490A" w14:textId="77777777" w:rsidR="007E11DA" w:rsidRPr="004E530D" w:rsidRDefault="007E11DA" w:rsidP="00794BBC">
            <w:pPr>
              <w:spacing w:after="0" w:line="240" w:lineRule="auto"/>
              <w:jc w:val="both"/>
              <w:rPr>
                <w:rFonts w:cs="Calibri"/>
                <w:sz w:val="21"/>
                <w:szCs w:val="21"/>
              </w:rPr>
            </w:pPr>
            <w:r w:rsidRPr="004E530D">
              <w:rPr>
                <w:rFonts w:cs="Calibri"/>
                <w:sz w:val="21"/>
                <w:szCs w:val="21"/>
              </w:rPr>
              <w:t>Dina.Mahardikha@prudential.co.id</w:t>
            </w:r>
          </w:p>
        </w:tc>
        <w:tc>
          <w:tcPr>
            <w:tcW w:w="1680" w:type="dxa"/>
            <w:tcBorders>
              <w:top w:val="single" w:sz="4" w:space="0" w:color="auto"/>
              <w:left w:val="single" w:sz="4" w:space="0" w:color="auto"/>
              <w:bottom w:val="single" w:sz="4" w:space="0" w:color="auto"/>
              <w:right w:val="single" w:sz="4" w:space="0" w:color="auto"/>
            </w:tcBorders>
          </w:tcPr>
          <w:p w14:paraId="7E76EF2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085211271837</w:t>
            </w:r>
          </w:p>
        </w:tc>
      </w:tr>
      <w:tr w:rsidR="007E11DA" w:rsidRPr="004E530D" w14:paraId="58C24BE0"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4C05CC9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7</w:t>
            </w:r>
          </w:p>
        </w:tc>
        <w:tc>
          <w:tcPr>
            <w:tcW w:w="3000" w:type="dxa"/>
            <w:tcBorders>
              <w:top w:val="single" w:sz="4" w:space="0" w:color="auto"/>
              <w:left w:val="single" w:sz="4" w:space="0" w:color="auto"/>
              <w:bottom w:val="single" w:sz="4" w:space="0" w:color="auto"/>
              <w:right w:val="single" w:sz="4" w:space="0" w:color="auto"/>
            </w:tcBorders>
            <w:hideMark/>
          </w:tcPr>
          <w:p w14:paraId="1585D90E"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Rio Yanuar Busra</w:t>
            </w:r>
          </w:p>
        </w:tc>
        <w:tc>
          <w:tcPr>
            <w:tcW w:w="3572" w:type="dxa"/>
            <w:tcBorders>
              <w:top w:val="single" w:sz="4" w:space="0" w:color="auto"/>
              <w:left w:val="single" w:sz="4" w:space="0" w:color="auto"/>
              <w:bottom w:val="single" w:sz="4" w:space="0" w:color="auto"/>
              <w:right w:val="single" w:sz="4" w:space="0" w:color="auto"/>
            </w:tcBorders>
            <w:hideMark/>
          </w:tcPr>
          <w:p w14:paraId="4AE4A3A9"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Rio.busra@prudential.co.id</w:t>
            </w:r>
          </w:p>
        </w:tc>
        <w:tc>
          <w:tcPr>
            <w:tcW w:w="1680" w:type="dxa"/>
            <w:tcBorders>
              <w:top w:val="single" w:sz="4" w:space="0" w:color="auto"/>
              <w:left w:val="single" w:sz="4" w:space="0" w:color="auto"/>
              <w:bottom w:val="single" w:sz="4" w:space="0" w:color="auto"/>
              <w:right w:val="single" w:sz="4" w:space="0" w:color="auto"/>
            </w:tcBorders>
            <w:hideMark/>
          </w:tcPr>
          <w:p w14:paraId="40675F5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0811 9724 457</w:t>
            </w:r>
          </w:p>
        </w:tc>
      </w:tr>
      <w:tr w:rsidR="007E11DA" w:rsidRPr="004E530D" w14:paraId="1A4987CF"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30E5A917" w14:textId="77777777" w:rsidR="007E11DA" w:rsidRPr="004E530D" w:rsidRDefault="007E11DA" w:rsidP="00794BBC">
            <w:pPr>
              <w:spacing w:after="0" w:line="240" w:lineRule="auto"/>
              <w:jc w:val="both"/>
              <w:rPr>
                <w:rFonts w:cs="Calibri"/>
                <w:sz w:val="21"/>
                <w:szCs w:val="21"/>
              </w:rPr>
            </w:pPr>
            <w:r w:rsidRPr="004E530D">
              <w:rPr>
                <w:rFonts w:cs="Calibri"/>
                <w:sz w:val="21"/>
                <w:szCs w:val="21"/>
              </w:rPr>
              <w:t>8</w:t>
            </w:r>
          </w:p>
        </w:tc>
        <w:tc>
          <w:tcPr>
            <w:tcW w:w="3000" w:type="dxa"/>
            <w:tcBorders>
              <w:top w:val="single" w:sz="4" w:space="0" w:color="auto"/>
              <w:left w:val="single" w:sz="4" w:space="0" w:color="auto"/>
              <w:bottom w:val="single" w:sz="4" w:space="0" w:color="auto"/>
              <w:right w:val="single" w:sz="4" w:space="0" w:color="auto"/>
            </w:tcBorders>
          </w:tcPr>
          <w:p w14:paraId="7594B397" w14:textId="77777777" w:rsidR="007E11DA" w:rsidRPr="004E530D" w:rsidRDefault="007E11DA" w:rsidP="00794BBC">
            <w:pPr>
              <w:spacing w:after="0" w:line="240" w:lineRule="auto"/>
              <w:jc w:val="both"/>
              <w:rPr>
                <w:rFonts w:cs="Calibri"/>
                <w:sz w:val="21"/>
                <w:szCs w:val="21"/>
              </w:rPr>
            </w:pPr>
            <w:r w:rsidRPr="004E530D">
              <w:rPr>
                <w:rFonts w:cs="Calibri"/>
                <w:sz w:val="21"/>
                <w:szCs w:val="21"/>
              </w:rPr>
              <w:t>Dendy Dwi Susetyawan</w:t>
            </w:r>
          </w:p>
        </w:tc>
        <w:tc>
          <w:tcPr>
            <w:tcW w:w="3572" w:type="dxa"/>
            <w:tcBorders>
              <w:top w:val="single" w:sz="4" w:space="0" w:color="auto"/>
              <w:left w:val="single" w:sz="4" w:space="0" w:color="auto"/>
              <w:bottom w:val="single" w:sz="4" w:space="0" w:color="auto"/>
              <w:right w:val="single" w:sz="4" w:space="0" w:color="auto"/>
            </w:tcBorders>
          </w:tcPr>
          <w:p w14:paraId="64BA98B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Dendy.susetyawan@prudential.co.id</w:t>
            </w:r>
          </w:p>
        </w:tc>
        <w:tc>
          <w:tcPr>
            <w:tcW w:w="1680" w:type="dxa"/>
            <w:tcBorders>
              <w:top w:val="single" w:sz="4" w:space="0" w:color="auto"/>
              <w:left w:val="single" w:sz="4" w:space="0" w:color="auto"/>
              <w:bottom w:val="single" w:sz="4" w:space="0" w:color="auto"/>
              <w:right w:val="single" w:sz="4" w:space="0" w:color="auto"/>
            </w:tcBorders>
          </w:tcPr>
          <w:p w14:paraId="6580D3C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0811 844 8835</w:t>
            </w:r>
          </w:p>
        </w:tc>
      </w:tr>
      <w:tr w:rsidR="007E11DA" w:rsidRPr="004E530D" w14:paraId="1F81B5B5"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11EBD61C" w14:textId="77777777" w:rsidR="007E11DA" w:rsidRPr="004E530D" w:rsidRDefault="007E11DA" w:rsidP="00794BBC">
            <w:pPr>
              <w:pStyle w:val="ListParagraph"/>
              <w:spacing w:after="0" w:line="240" w:lineRule="auto"/>
              <w:ind w:left="0"/>
              <w:contextualSpacing w:val="0"/>
              <w:rPr>
                <w:rFonts w:cs="Calibri"/>
                <w:b/>
                <w:sz w:val="21"/>
                <w:szCs w:val="21"/>
                <w:lang w:val="sv-SE"/>
              </w:rPr>
            </w:pPr>
            <w:r w:rsidRPr="004E530D">
              <w:rPr>
                <w:rFonts w:cs="Calibri"/>
                <w:b/>
                <w:sz w:val="21"/>
                <w:szCs w:val="21"/>
                <w:lang w:val="sv-SE"/>
              </w:rPr>
              <w:t>Penyelesaian Kontrak Kerjasama dan Addendum:</w:t>
            </w:r>
          </w:p>
        </w:tc>
      </w:tr>
      <w:tr w:rsidR="007E11DA" w:rsidRPr="004E530D" w14:paraId="45AA3A02"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4E24A9C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6F9347D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Hani Amaliyah</w:t>
            </w:r>
          </w:p>
        </w:tc>
        <w:tc>
          <w:tcPr>
            <w:tcW w:w="3572" w:type="dxa"/>
            <w:tcBorders>
              <w:top w:val="single" w:sz="4" w:space="0" w:color="auto"/>
              <w:left w:val="single" w:sz="4" w:space="0" w:color="auto"/>
              <w:bottom w:val="single" w:sz="4" w:space="0" w:color="auto"/>
              <w:right w:val="single" w:sz="4" w:space="0" w:color="auto"/>
            </w:tcBorders>
            <w:hideMark/>
          </w:tcPr>
          <w:p w14:paraId="00389EB7" w14:textId="77777777" w:rsidR="007E11DA" w:rsidRPr="004E530D" w:rsidRDefault="007E11DA" w:rsidP="00794BBC">
            <w:pPr>
              <w:spacing w:after="0" w:line="240" w:lineRule="auto"/>
              <w:jc w:val="both"/>
              <w:rPr>
                <w:rFonts w:cs="Calibri"/>
                <w:sz w:val="21"/>
                <w:szCs w:val="21"/>
              </w:rPr>
            </w:pPr>
            <w:r w:rsidRPr="004E530D">
              <w:rPr>
                <w:rFonts w:cs="Calibri"/>
                <w:sz w:val="21"/>
                <w:szCs w:val="21"/>
              </w:rPr>
              <w:t xml:space="preserve">hani.amaliyah@prudential.co.id   </w:t>
            </w:r>
          </w:p>
        </w:tc>
        <w:tc>
          <w:tcPr>
            <w:tcW w:w="1680" w:type="dxa"/>
            <w:tcBorders>
              <w:top w:val="single" w:sz="4" w:space="0" w:color="auto"/>
              <w:left w:val="single" w:sz="4" w:space="0" w:color="auto"/>
              <w:bottom w:val="single" w:sz="4" w:space="0" w:color="auto"/>
              <w:right w:val="single" w:sz="4" w:space="0" w:color="auto"/>
            </w:tcBorders>
            <w:hideMark/>
          </w:tcPr>
          <w:p w14:paraId="172D733A"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0811 9719 841</w:t>
            </w:r>
          </w:p>
        </w:tc>
      </w:tr>
      <w:tr w:rsidR="007E11DA" w:rsidRPr="004E530D" w14:paraId="65EDEB9C"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2E8040F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2</w:t>
            </w:r>
          </w:p>
        </w:tc>
        <w:tc>
          <w:tcPr>
            <w:tcW w:w="3000" w:type="dxa"/>
            <w:tcBorders>
              <w:top w:val="single" w:sz="4" w:space="0" w:color="auto"/>
              <w:left w:val="single" w:sz="4" w:space="0" w:color="auto"/>
              <w:bottom w:val="single" w:sz="4" w:space="0" w:color="auto"/>
              <w:right w:val="single" w:sz="4" w:space="0" w:color="auto"/>
            </w:tcBorders>
            <w:hideMark/>
          </w:tcPr>
          <w:p w14:paraId="09481DE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Nita Kemala</w:t>
            </w:r>
          </w:p>
        </w:tc>
        <w:tc>
          <w:tcPr>
            <w:tcW w:w="3572" w:type="dxa"/>
            <w:tcBorders>
              <w:top w:val="single" w:sz="4" w:space="0" w:color="auto"/>
              <w:left w:val="single" w:sz="4" w:space="0" w:color="auto"/>
              <w:bottom w:val="single" w:sz="4" w:space="0" w:color="auto"/>
              <w:right w:val="single" w:sz="4" w:space="0" w:color="auto"/>
            </w:tcBorders>
            <w:hideMark/>
          </w:tcPr>
          <w:p w14:paraId="2EB074F9" w14:textId="77777777" w:rsidR="007E11DA" w:rsidRPr="004E530D" w:rsidRDefault="007E11DA" w:rsidP="00794BBC">
            <w:pPr>
              <w:spacing w:after="0" w:line="240" w:lineRule="auto"/>
              <w:jc w:val="both"/>
              <w:rPr>
                <w:rFonts w:cs="Calibri"/>
                <w:sz w:val="21"/>
                <w:szCs w:val="21"/>
              </w:rPr>
            </w:pPr>
            <w:r w:rsidRPr="004E530D">
              <w:rPr>
                <w:rFonts w:cs="Calibri"/>
                <w:sz w:val="21"/>
                <w:szCs w:val="21"/>
              </w:rPr>
              <w:t>Nita.kemala@prudential.co.id</w:t>
            </w:r>
          </w:p>
        </w:tc>
        <w:tc>
          <w:tcPr>
            <w:tcW w:w="1680" w:type="dxa"/>
            <w:tcBorders>
              <w:top w:val="single" w:sz="4" w:space="0" w:color="auto"/>
              <w:left w:val="single" w:sz="4" w:space="0" w:color="auto"/>
              <w:bottom w:val="single" w:sz="4" w:space="0" w:color="auto"/>
              <w:right w:val="single" w:sz="4" w:space="0" w:color="auto"/>
            </w:tcBorders>
            <w:hideMark/>
          </w:tcPr>
          <w:p w14:paraId="42843B90"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0811 8499 127</w:t>
            </w:r>
          </w:p>
        </w:tc>
      </w:tr>
      <w:tr w:rsidR="007E11DA" w:rsidRPr="004E530D" w14:paraId="12219AD6"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7374B9E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3</w:t>
            </w:r>
          </w:p>
        </w:tc>
        <w:tc>
          <w:tcPr>
            <w:tcW w:w="3000" w:type="dxa"/>
            <w:tcBorders>
              <w:top w:val="single" w:sz="4" w:space="0" w:color="auto"/>
              <w:left w:val="single" w:sz="4" w:space="0" w:color="auto"/>
              <w:bottom w:val="single" w:sz="4" w:space="0" w:color="auto"/>
              <w:right w:val="single" w:sz="4" w:space="0" w:color="auto"/>
            </w:tcBorders>
            <w:hideMark/>
          </w:tcPr>
          <w:p w14:paraId="600BD064" w14:textId="77777777" w:rsidR="007E11DA" w:rsidRPr="004E530D" w:rsidRDefault="007E11DA" w:rsidP="00794BBC">
            <w:pPr>
              <w:spacing w:after="0" w:line="240" w:lineRule="auto"/>
              <w:jc w:val="both"/>
              <w:rPr>
                <w:rFonts w:cs="Calibri"/>
                <w:sz w:val="21"/>
                <w:szCs w:val="21"/>
              </w:rPr>
            </w:pPr>
            <w:r w:rsidRPr="004E530D">
              <w:rPr>
                <w:rFonts w:cs="Calibri"/>
                <w:sz w:val="21"/>
                <w:szCs w:val="21"/>
              </w:rPr>
              <w:t>Catur Nurcahyo Nugroho</w:t>
            </w:r>
          </w:p>
        </w:tc>
        <w:tc>
          <w:tcPr>
            <w:tcW w:w="3572" w:type="dxa"/>
            <w:tcBorders>
              <w:top w:val="single" w:sz="4" w:space="0" w:color="auto"/>
              <w:left w:val="single" w:sz="4" w:space="0" w:color="auto"/>
              <w:bottom w:val="single" w:sz="4" w:space="0" w:color="auto"/>
              <w:right w:val="single" w:sz="4" w:space="0" w:color="auto"/>
            </w:tcBorders>
            <w:hideMark/>
          </w:tcPr>
          <w:p w14:paraId="40467CA5" w14:textId="77777777" w:rsidR="007E11DA" w:rsidRPr="004E530D" w:rsidRDefault="007E11DA" w:rsidP="00794BBC">
            <w:pPr>
              <w:spacing w:after="0" w:line="240" w:lineRule="auto"/>
              <w:jc w:val="both"/>
              <w:rPr>
                <w:rFonts w:cs="Calibri"/>
                <w:sz w:val="21"/>
                <w:szCs w:val="21"/>
              </w:rPr>
            </w:pPr>
            <w:r w:rsidRPr="004E530D">
              <w:rPr>
                <w:rFonts w:cs="Calibri"/>
                <w:sz w:val="21"/>
                <w:szCs w:val="21"/>
              </w:rPr>
              <w:t>catur.nugroho@prudential.co.id</w:t>
            </w:r>
          </w:p>
        </w:tc>
        <w:tc>
          <w:tcPr>
            <w:tcW w:w="1680" w:type="dxa"/>
            <w:tcBorders>
              <w:top w:val="single" w:sz="4" w:space="0" w:color="auto"/>
              <w:left w:val="single" w:sz="4" w:space="0" w:color="auto"/>
              <w:bottom w:val="single" w:sz="4" w:space="0" w:color="auto"/>
              <w:right w:val="single" w:sz="4" w:space="0" w:color="auto"/>
            </w:tcBorders>
            <w:hideMark/>
          </w:tcPr>
          <w:p w14:paraId="6B28AA7E" w14:textId="77777777" w:rsidR="007E11DA" w:rsidRPr="004E530D" w:rsidRDefault="007E11DA" w:rsidP="00794BBC">
            <w:pPr>
              <w:spacing w:after="0" w:line="240" w:lineRule="auto"/>
              <w:rPr>
                <w:rFonts w:cs="Calibri"/>
                <w:sz w:val="21"/>
                <w:szCs w:val="21"/>
              </w:rPr>
            </w:pPr>
            <w:r w:rsidRPr="004E530D">
              <w:rPr>
                <w:rFonts w:cs="Calibri"/>
                <w:sz w:val="21"/>
                <w:szCs w:val="21"/>
              </w:rPr>
              <w:t>08119700047</w:t>
            </w:r>
          </w:p>
        </w:tc>
      </w:tr>
      <w:tr w:rsidR="007E11DA" w:rsidRPr="004E530D" w14:paraId="4EBD503C"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2E3DCF59" w14:textId="77777777" w:rsidR="007E11DA" w:rsidRPr="004E530D" w:rsidRDefault="007E11DA" w:rsidP="00794BBC">
            <w:pPr>
              <w:spacing w:after="0" w:line="240" w:lineRule="auto"/>
              <w:jc w:val="both"/>
              <w:rPr>
                <w:rFonts w:cs="Calibri"/>
                <w:sz w:val="21"/>
                <w:szCs w:val="21"/>
              </w:rPr>
            </w:pPr>
            <w:r w:rsidRPr="004E530D">
              <w:rPr>
                <w:rFonts w:cs="Calibri"/>
                <w:sz w:val="21"/>
                <w:szCs w:val="21"/>
              </w:rPr>
              <w:t>4</w:t>
            </w:r>
          </w:p>
        </w:tc>
        <w:tc>
          <w:tcPr>
            <w:tcW w:w="3000" w:type="dxa"/>
            <w:tcBorders>
              <w:top w:val="single" w:sz="4" w:space="0" w:color="auto"/>
              <w:left w:val="single" w:sz="4" w:space="0" w:color="auto"/>
              <w:bottom w:val="single" w:sz="4" w:space="0" w:color="auto"/>
              <w:right w:val="single" w:sz="4" w:space="0" w:color="auto"/>
            </w:tcBorders>
          </w:tcPr>
          <w:p w14:paraId="1448476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Jaka Hendra Purnama</w:t>
            </w:r>
          </w:p>
        </w:tc>
        <w:tc>
          <w:tcPr>
            <w:tcW w:w="3572" w:type="dxa"/>
            <w:tcBorders>
              <w:top w:val="single" w:sz="4" w:space="0" w:color="auto"/>
              <w:left w:val="single" w:sz="4" w:space="0" w:color="auto"/>
              <w:bottom w:val="single" w:sz="4" w:space="0" w:color="auto"/>
              <w:right w:val="single" w:sz="4" w:space="0" w:color="auto"/>
            </w:tcBorders>
          </w:tcPr>
          <w:p w14:paraId="33E6F0A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JakaHendra.Purnama@prudential.co.id</w:t>
            </w:r>
          </w:p>
        </w:tc>
        <w:tc>
          <w:tcPr>
            <w:tcW w:w="1680" w:type="dxa"/>
            <w:tcBorders>
              <w:top w:val="single" w:sz="4" w:space="0" w:color="auto"/>
              <w:left w:val="single" w:sz="4" w:space="0" w:color="auto"/>
              <w:bottom w:val="single" w:sz="4" w:space="0" w:color="auto"/>
              <w:right w:val="single" w:sz="4" w:space="0" w:color="auto"/>
            </w:tcBorders>
          </w:tcPr>
          <w:p w14:paraId="3DAA70FC" w14:textId="77777777" w:rsidR="007E11DA" w:rsidRPr="004E530D" w:rsidRDefault="007E11DA" w:rsidP="00794BBC">
            <w:pPr>
              <w:spacing w:after="0" w:line="240" w:lineRule="auto"/>
              <w:rPr>
                <w:rFonts w:cs="Calibri"/>
                <w:sz w:val="21"/>
                <w:szCs w:val="21"/>
              </w:rPr>
            </w:pPr>
            <w:r w:rsidRPr="004E530D">
              <w:rPr>
                <w:rFonts w:cs="Calibri"/>
                <w:sz w:val="21"/>
                <w:szCs w:val="21"/>
                <w:lang w:val="en-ID" w:eastAsia="en-ID"/>
              </w:rPr>
              <w:t>08111520424</w:t>
            </w:r>
          </w:p>
        </w:tc>
      </w:tr>
      <w:tr w:rsidR="007E11DA" w:rsidRPr="004E530D" w14:paraId="42EEFBD8"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4FBBDBB9" w14:textId="77777777" w:rsidR="007E11DA" w:rsidRPr="004E530D" w:rsidRDefault="007E11DA" w:rsidP="00794BBC">
            <w:pPr>
              <w:spacing w:after="0" w:line="240" w:lineRule="auto"/>
              <w:jc w:val="both"/>
              <w:rPr>
                <w:rFonts w:cs="Calibri"/>
                <w:sz w:val="21"/>
                <w:szCs w:val="21"/>
              </w:rPr>
            </w:pPr>
            <w:r w:rsidRPr="004E530D">
              <w:rPr>
                <w:rFonts w:cs="Calibri"/>
                <w:sz w:val="21"/>
                <w:szCs w:val="21"/>
              </w:rPr>
              <w:t>5</w:t>
            </w:r>
          </w:p>
        </w:tc>
        <w:tc>
          <w:tcPr>
            <w:tcW w:w="3000" w:type="dxa"/>
            <w:tcBorders>
              <w:top w:val="single" w:sz="4" w:space="0" w:color="auto"/>
              <w:left w:val="single" w:sz="4" w:space="0" w:color="auto"/>
              <w:bottom w:val="single" w:sz="4" w:space="0" w:color="auto"/>
              <w:right w:val="single" w:sz="4" w:space="0" w:color="auto"/>
            </w:tcBorders>
          </w:tcPr>
          <w:p w14:paraId="74E91E7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Mangara Syahputra Rangkuti</w:t>
            </w:r>
          </w:p>
        </w:tc>
        <w:tc>
          <w:tcPr>
            <w:tcW w:w="3572" w:type="dxa"/>
            <w:tcBorders>
              <w:top w:val="single" w:sz="4" w:space="0" w:color="auto"/>
              <w:left w:val="single" w:sz="4" w:space="0" w:color="auto"/>
              <w:bottom w:val="single" w:sz="4" w:space="0" w:color="auto"/>
              <w:right w:val="single" w:sz="4" w:space="0" w:color="auto"/>
            </w:tcBorders>
          </w:tcPr>
          <w:p w14:paraId="2E41FE3E"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Mangara.Rangkuti@prudential.co.id</w:t>
            </w:r>
          </w:p>
        </w:tc>
        <w:tc>
          <w:tcPr>
            <w:tcW w:w="1680" w:type="dxa"/>
            <w:tcBorders>
              <w:top w:val="single" w:sz="4" w:space="0" w:color="auto"/>
              <w:left w:val="single" w:sz="4" w:space="0" w:color="auto"/>
              <w:bottom w:val="single" w:sz="4" w:space="0" w:color="auto"/>
              <w:right w:val="single" w:sz="4" w:space="0" w:color="auto"/>
            </w:tcBorders>
          </w:tcPr>
          <w:p w14:paraId="34C349B2" w14:textId="77777777" w:rsidR="007E11DA" w:rsidRPr="004E530D" w:rsidRDefault="007E11DA" w:rsidP="00794BBC">
            <w:pPr>
              <w:spacing w:after="0" w:line="240" w:lineRule="auto"/>
              <w:rPr>
                <w:rFonts w:cs="Calibri"/>
                <w:sz w:val="21"/>
                <w:szCs w:val="21"/>
                <w:lang w:val="en-ID" w:eastAsia="en-ID"/>
              </w:rPr>
            </w:pPr>
            <w:r w:rsidRPr="004E530D">
              <w:rPr>
                <w:rFonts w:cs="Calibri"/>
                <w:sz w:val="21"/>
                <w:szCs w:val="21"/>
              </w:rPr>
              <w:t>08111362632</w:t>
            </w:r>
          </w:p>
        </w:tc>
      </w:tr>
      <w:tr w:rsidR="007E11DA" w:rsidRPr="004E530D" w14:paraId="585097DB"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6540609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6</w:t>
            </w:r>
          </w:p>
        </w:tc>
        <w:tc>
          <w:tcPr>
            <w:tcW w:w="3000" w:type="dxa"/>
            <w:tcBorders>
              <w:top w:val="single" w:sz="4" w:space="0" w:color="auto"/>
              <w:left w:val="single" w:sz="4" w:space="0" w:color="auto"/>
              <w:bottom w:val="single" w:sz="4" w:space="0" w:color="auto"/>
              <w:right w:val="single" w:sz="4" w:space="0" w:color="auto"/>
            </w:tcBorders>
          </w:tcPr>
          <w:p w14:paraId="71C55F0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Rhaka Andhika</w:t>
            </w:r>
          </w:p>
        </w:tc>
        <w:tc>
          <w:tcPr>
            <w:tcW w:w="3572" w:type="dxa"/>
            <w:tcBorders>
              <w:top w:val="single" w:sz="4" w:space="0" w:color="auto"/>
              <w:left w:val="single" w:sz="4" w:space="0" w:color="auto"/>
              <w:bottom w:val="single" w:sz="4" w:space="0" w:color="auto"/>
              <w:right w:val="single" w:sz="4" w:space="0" w:color="auto"/>
            </w:tcBorders>
          </w:tcPr>
          <w:p w14:paraId="3BDAC2BE" w14:textId="77777777" w:rsidR="007E11DA" w:rsidRPr="004E530D" w:rsidRDefault="007E11DA" w:rsidP="00794BBC">
            <w:pPr>
              <w:spacing w:after="0" w:line="240" w:lineRule="auto"/>
              <w:jc w:val="both"/>
              <w:rPr>
                <w:rFonts w:cs="Calibri"/>
                <w:sz w:val="21"/>
                <w:szCs w:val="21"/>
              </w:rPr>
            </w:pPr>
            <w:r w:rsidRPr="004E530D">
              <w:rPr>
                <w:rFonts w:cs="Calibri"/>
                <w:sz w:val="21"/>
                <w:szCs w:val="21"/>
              </w:rPr>
              <w:t>Rhaka.Andhika@prudential.co.id</w:t>
            </w:r>
          </w:p>
        </w:tc>
        <w:tc>
          <w:tcPr>
            <w:tcW w:w="1680" w:type="dxa"/>
            <w:tcBorders>
              <w:top w:val="single" w:sz="4" w:space="0" w:color="auto"/>
              <w:left w:val="single" w:sz="4" w:space="0" w:color="auto"/>
              <w:bottom w:val="single" w:sz="4" w:space="0" w:color="auto"/>
              <w:right w:val="single" w:sz="4" w:space="0" w:color="auto"/>
            </w:tcBorders>
          </w:tcPr>
          <w:p w14:paraId="526DC5F8" w14:textId="77777777" w:rsidR="007E11DA" w:rsidRPr="004E530D" w:rsidRDefault="007E11DA" w:rsidP="00794BBC">
            <w:pPr>
              <w:spacing w:after="0" w:line="240" w:lineRule="auto"/>
              <w:rPr>
                <w:rFonts w:cs="Calibri"/>
                <w:sz w:val="21"/>
                <w:szCs w:val="21"/>
              </w:rPr>
            </w:pPr>
            <w:r w:rsidRPr="004E530D">
              <w:rPr>
                <w:rFonts w:cs="Calibri"/>
                <w:sz w:val="21"/>
                <w:szCs w:val="21"/>
              </w:rPr>
              <w:t>081237743472</w:t>
            </w:r>
          </w:p>
        </w:tc>
      </w:tr>
      <w:tr w:rsidR="007E11DA" w:rsidRPr="004E530D" w14:paraId="3E5B8BC5"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26DE8174" w14:textId="77777777" w:rsidR="007E11DA" w:rsidRPr="004E530D" w:rsidRDefault="007E11DA" w:rsidP="00794BBC">
            <w:pPr>
              <w:spacing w:after="0" w:line="240" w:lineRule="auto"/>
              <w:jc w:val="both"/>
              <w:rPr>
                <w:rFonts w:cs="Calibri"/>
                <w:sz w:val="21"/>
                <w:szCs w:val="21"/>
              </w:rPr>
            </w:pPr>
            <w:r w:rsidRPr="004E530D">
              <w:rPr>
                <w:rFonts w:cs="Calibri"/>
                <w:sz w:val="21"/>
                <w:szCs w:val="21"/>
              </w:rPr>
              <w:t>7</w:t>
            </w:r>
          </w:p>
        </w:tc>
        <w:tc>
          <w:tcPr>
            <w:tcW w:w="3000" w:type="dxa"/>
            <w:tcBorders>
              <w:top w:val="single" w:sz="4" w:space="0" w:color="auto"/>
              <w:left w:val="single" w:sz="4" w:space="0" w:color="auto"/>
              <w:bottom w:val="single" w:sz="4" w:space="0" w:color="auto"/>
              <w:right w:val="single" w:sz="4" w:space="0" w:color="auto"/>
            </w:tcBorders>
          </w:tcPr>
          <w:p w14:paraId="41191143" w14:textId="77777777" w:rsidR="007E11DA" w:rsidRPr="004E530D" w:rsidRDefault="007E11DA" w:rsidP="00794BBC">
            <w:pPr>
              <w:spacing w:after="0" w:line="240" w:lineRule="auto"/>
              <w:rPr>
                <w:rFonts w:cs="Calibri"/>
                <w:sz w:val="21"/>
                <w:szCs w:val="21"/>
              </w:rPr>
            </w:pPr>
            <w:r w:rsidRPr="004E530D">
              <w:rPr>
                <w:rFonts w:cs="Calibri"/>
                <w:sz w:val="21"/>
                <w:szCs w:val="21"/>
              </w:rPr>
              <w:t>M. Banny Adam</w:t>
            </w:r>
          </w:p>
        </w:tc>
        <w:tc>
          <w:tcPr>
            <w:tcW w:w="3572" w:type="dxa"/>
            <w:tcBorders>
              <w:top w:val="single" w:sz="4" w:space="0" w:color="auto"/>
              <w:left w:val="single" w:sz="4" w:space="0" w:color="auto"/>
              <w:bottom w:val="single" w:sz="4" w:space="0" w:color="auto"/>
              <w:right w:val="single" w:sz="4" w:space="0" w:color="auto"/>
            </w:tcBorders>
          </w:tcPr>
          <w:p w14:paraId="79B8142C"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Mohamad.adam@prudential.co.id</w:t>
            </w:r>
          </w:p>
        </w:tc>
        <w:tc>
          <w:tcPr>
            <w:tcW w:w="1680" w:type="dxa"/>
            <w:tcBorders>
              <w:top w:val="single" w:sz="4" w:space="0" w:color="auto"/>
              <w:left w:val="single" w:sz="4" w:space="0" w:color="auto"/>
              <w:bottom w:val="single" w:sz="4" w:space="0" w:color="auto"/>
              <w:right w:val="single" w:sz="4" w:space="0" w:color="auto"/>
            </w:tcBorders>
          </w:tcPr>
          <w:p w14:paraId="25EADE36"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08111032845</w:t>
            </w:r>
          </w:p>
        </w:tc>
      </w:tr>
      <w:tr w:rsidR="007E11DA" w:rsidRPr="004E530D" w14:paraId="63965E87"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tcPr>
          <w:p w14:paraId="590DC959" w14:textId="77777777" w:rsidR="007E11DA" w:rsidRPr="004E530D" w:rsidRDefault="007E11DA" w:rsidP="00794BBC">
            <w:pPr>
              <w:spacing w:after="0" w:line="240" w:lineRule="auto"/>
              <w:jc w:val="both"/>
              <w:rPr>
                <w:rFonts w:cs="Calibri"/>
                <w:sz w:val="21"/>
                <w:szCs w:val="21"/>
              </w:rPr>
            </w:pPr>
            <w:r w:rsidRPr="004E530D">
              <w:rPr>
                <w:rFonts w:cs="Calibri"/>
                <w:sz w:val="21"/>
                <w:szCs w:val="21"/>
              </w:rPr>
              <w:t>8</w:t>
            </w:r>
          </w:p>
        </w:tc>
        <w:tc>
          <w:tcPr>
            <w:tcW w:w="3000" w:type="dxa"/>
            <w:tcBorders>
              <w:top w:val="single" w:sz="4" w:space="0" w:color="auto"/>
              <w:left w:val="single" w:sz="4" w:space="0" w:color="auto"/>
              <w:bottom w:val="single" w:sz="4" w:space="0" w:color="auto"/>
              <w:right w:val="single" w:sz="4" w:space="0" w:color="auto"/>
            </w:tcBorders>
          </w:tcPr>
          <w:p w14:paraId="00F251CC" w14:textId="77777777" w:rsidR="007E11DA" w:rsidRPr="004E530D" w:rsidRDefault="007E11DA" w:rsidP="00794BBC">
            <w:pPr>
              <w:spacing w:after="0" w:line="240" w:lineRule="auto"/>
              <w:rPr>
                <w:rFonts w:cs="Calibri"/>
                <w:sz w:val="21"/>
                <w:szCs w:val="21"/>
              </w:rPr>
            </w:pPr>
            <w:r w:rsidRPr="004E530D">
              <w:rPr>
                <w:rFonts w:cs="Calibri"/>
                <w:sz w:val="21"/>
                <w:szCs w:val="21"/>
              </w:rPr>
              <w:t>Cyndi Putri Nalianinggusti A</w:t>
            </w:r>
          </w:p>
        </w:tc>
        <w:tc>
          <w:tcPr>
            <w:tcW w:w="3572" w:type="dxa"/>
            <w:tcBorders>
              <w:top w:val="single" w:sz="4" w:space="0" w:color="auto"/>
              <w:left w:val="single" w:sz="4" w:space="0" w:color="auto"/>
              <w:bottom w:val="single" w:sz="4" w:space="0" w:color="auto"/>
              <w:right w:val="single" w:sz="4" w:space="0" w:color="auto"/>
            </w:tcBorders>
          </w:tcPr>
          <w:p w14:paraId="6B38B94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Cindy.asmoro@prudential.co.id</w:t>
            </w:r>
          </w:p>
        </w:tc>
        <w:tc>
          <w:tcPr>
            <w:tcW w:w="1680" w:type="dxa"/>
            <w:tcBorders>
              <w:top w:val="single" w:sz="4" w:space="0" w:color="auto"/>
              <w:left w:val="single" w:sz="4" w:space="0" w:color="auto"/>
              <w:bottom w:val="single" w:sz="4" w:space="0" w:color="auto"/>
              <w:right w:val="single" w:sz="4" w:space="0" w:color="auto"/>
            </w:tcBorders>
          </w:tcPr>
          <w:p w14:paraId="7A27CAA7"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0811 1801 707</w:t>
            </w:r>
          </w:p>
        </w:tc>
      </w:tr>
      <w:tr w:rsidR="007E11DA" w:rsidRPr="004E530D" w14:paraId="6AB195BB"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1AB5569C" w14:textId="77777777" w:rsidR="007E11DA" w:rsidRPr="004E530D" w:rsidRDefault="007E11DA" w:rsidP="00794BBC">
            <w:pPr>
              <w:spacing w:after="0" w:line="240" w:lineRule="auto"/>
              <w:jc w:val="both"/>
              <w:rPr>
                <w:rFonts w:cs="Calibri"/>
                <w:sz w:val="21"/>
                <w:szCs w:val="21"/>
              </w:rPr>
            </w:pPr>
            <w:r w:rsidRPr="004E530D">
              <w:rPr>
                <w:rFonts w:cs="Calibri"/>
                <w:sz w:val="21"/>
                <w:szCs w:val="21"/>
              </w:rPr>
              <w:t>9</w:t>
            </w:r>
          </w:p>
        </w:tc>
        <w:tc>
          <w:tcPr>
            <w:tcW w:w="3000" w:type="dxa"/>
            <w:tcBorders>
              <w:top w:val="single" w:sz="4" w:space="0" w:color="auto"/>
              <w:left w:val="single" w:sz="4" w:space="0" w:color="auto"/>
              <w:bottom w:val="single" w:sz="4" w:space="0" w:color="auto"/>
              <w:right w:val="single" w:sz="4" w:space="0" w:color="auto"/>
            </w:tcBorders>
          </w:tcPr>
          <w:p w14:paraId="39C851EC" w14:textId="77777777" w:rsidR="007E11DA" w:rsidRPr="004E530D" w:rsidRDefault="007E11DA" w:rsidP="00794BBC">
            <w:pPr>
              <w:spacing w:after="0" w:line="240" w:lineRule="auto"/>
              <w:rPr>
                <w:rFonts w:cs="Calibri"/>
                <w:sz w:val="21"/>
                <w:szCs w:val="21"/>
              </w:rPr>
            </w:pPr>
            <w:r w:rsidRPr="004E530D">
              <w:rPr>
                <w:rFonts w:cs="Calibri"/>
                <w:sz w:val="21"/>
                <w:szCs w:val="21"/>
              </w:rPr>
              <w:t>Fachrul Riza</w:t>
            </w:r>
          </w:p>
        </w:tc>
        <w:tc>
          <w:tcPr>
            <w:tcW w:w="3572" w:type="dxa"/>
            <w:tcBorders>
              <w:top w:val="single" w:sz="4" w:space="0" w:color="auto"/>
              <w:left w:val="single" w:sz="4" w:space="0" w:color="auto"/>
              <w:bottom w:val="single" w:sz="4" w:space="0" w:color="auto"/>
              <w:right w:val="single" w:sz="4" w:space="0" w:color="auto"/>
            </w:tcBorders>
          </w:tcPr>
          <w:p w14:paraId="54FBADD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Fachrul.riza-consultant@prudential.co.id</w:t>
            </w:r>
          </w:p>
        </w:tc>
        <w:tc>
          <w:tcPr>
            <w:tcW w:w="1680" w:type="dxa"/>
            <w:tcBorders>
              <w:top w:val="single" w:sz="4" w:space="0" w:color="auto"/>
              <w:left w:val="single" w:sz="4" w:space="0" w:color="auto"/>
              <w:bottom w:val="single" w:sz="4" w:space="0" w:color="auto"/>
              <w:right w:val="single" w:sz="4" w:space="0" w:color="auto"/>
            </w:tcBorders>
          </w:tcPr>
          <w:p w14:paraId="5649DD09" w14:textId="77777777" w:rsidR="007E11DA" w:rsidRPr="004E530D" w:rsidRDefault="007E11DA" w:rsidP="00794BBC">
            <w:pPr>
              <w:spacing w:after="0" w:line="240" w:lineRule="auto"/>
              <w:rPr>
                <w:rFonts w:cs="Calibri"/>
                <w:sz w:val="21"/>
                <w:szCs w:val="21"/>
              </w:rPr>
            </w:pPr>
            <w:r w:rsidRPr="004E530D">
              <w:rPr>
                <w:rFonts w:cs="Calibri"/>
                <w:sz w:val="21"/>
                <w:szCs w:val="21"/>
              </w:rPr>
              <w:t>08111353688</w:t>
            </w:r>
          </w:p>
        </w:tc>
      </w:tr>
      <w:tr w:rsidR="007E11DA" w:rsidRPr="004E530D" w14:paraId="2A75CCEE"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39CA239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10</w:t>
            </w:r>
          </w:p>
        </w:tc>
        <w:tc>
          <w:tcPr>
            <w:tcW w:w="3000" w:type="dxa"/>
            <w:tcBorders>
              <w:top w:val="single" w:sz="4" w:space="0" w:color="auto"/>
              <w:left w:val="single" w:sz="4" w:space="0" w:color="auto"/>
              <w:bottom w:val="single" w:sz="4" w:space="0" w:color="auto"/>
              <w:right w:val="single" w:sz="4" w:space="0" w:color="auto"/>
            </w:tcBorders>
          </w:tcPr>
          <w:p w14:paraId="1AC5217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Meilan Cantika</w:t>
            </w:r>
          </w:p>
        </w:tc>
        <w:tc>
          <w:tcPr>
            <w:tcW w:w="3572" w:type="dxa"/>
            <w:tcBorders>
              <w:top w:val="single" w:sz="4" w:space="0" w:color="auto"/>
              <w:left w:val="single" w:sz="4" w:space="0" w:color="auto"/>
              <w:bottom w:val="single" w:sz="4" w:space="0" w:color="auto"/>
              <w:right w:val="single" w:sz="4" w:space="0" w:color="auto"/>
            </w:tcBorders>
          </w:tcPr>
          <w:p w14:paraId="17A1AD7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Meilan.cantika-consultant@prudential.co.id</w:t>
            </w:r>
          </w:p>
        </w:tc>
        <w:tc>
          <w:tcPr>
            <w:tcW w:w="1680" w:type="dxa"/>
            <w:tcBorders>
              <w:top w:val="single" w:sz="4" w:space="0" w:color="auto"/>
              <w:left w:val="single" w:sz="4" w:space="0" w:color="auto"/>
              <w:bottom w:val="single" w:sz="4" w:space="0" w:color="auto"/>
              <w:right w:val="single" w:sz="4" w:space="0" w:color="auto"/>
            </w:tcBorders>
          </w:tcPr>
          <w:p w14:paraId="30899DC1" w14:textId="77777777" w:rsidR="007E11DA" w:rsidRPr="004E530D" w:rsidRDefault="007E11DA" w:rsidP="00794BBC">
            <w:pPr>
              <w:pStyle w:val="ListParagraph"/>
              <w:spacing w:after="0" w:line="240" w:lineRule="auto"/>
              <w:ind w:left="0" w:firstLine="17"/>
              <w:contextualSpacing w:val="0"/>
              <w:rPr>
                <w:rFonts w:cs="Calibri"/>
                <w:sz w:val="21"/>
                <w:szCs w:val="21"/>
              </w:rPr>
            </w:pPr>
            <w:r w:rsidRPr="004E530D">
              <w:rPr>
                <w:rFonts w:cs="Calibri"/>
                <w:sz w:val="21"/>
                <w:szCs w:val="21"/>
              </w:rPr>
              <w:t>08118139723</w:t>
            </w:r>
          </w:p>
        </w:tc>
      </w:tr>
      <w:tr w:rsidR="007E11DA" w:rsidRPr="004E530D" w14:paraId="2B76AE6C"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04439BC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11</w:t>
            </w:r>
          </w:p>
        </w:tc>
        <w:tc>
          <w:tcPr>
            <w:tcW w:w="3000" w:type="dxa"/>
            <w:tcBorders>
              <w:top w:val="single" w:sz="4" w:space="0" w:color="auto"/>
              <w:left w:val="single" w:sz="4" w:space="0" w:color="auto"/>
              <w:bottom w:val="single" w:sz="4" w:space="0" w:color="auto"/>
              <w:right w:val="single" w:sz="4" w:space="0" w:color="auto"/>
            </w:tcBorders>
          </w:tcPr>
          <w:p w14:paraId="30BD036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Iyan Pelawi</w:t>
            </w:r>
          </w:p>
        </w:tc>
        <w:tc>
          <w:tcPr>
            <w:tcW w:w="3572" w:type="dxa"/>
            <w:tcBorders>
              <w:top w:val="single" w:sz="4" w:space="0" w:color="auto"/>
              <w:left w:val="single" w:sz="4" w:space="0" w:color="auto"/>
              <w:bottom w:val="single" w:sz="4" w:space="0" w:color="auto"/>
              <w:right w:val="single" w:sz="4" w:space="0" w:color="auto"/>
            </w:tcBorders>
          </w:tcPr>
          <w:p w14:paraId="5E3870E4" w14:textId="77777777" w:rsidR="007E11DA" w:rsidRPr="004E530D" w:rsidRDefault="007E11DA" w:rsidP="00794BBC">
            <w:pPr>
              <w:spacing w:after="0" w:line="240" w:lineRule="auto"/>
              <w:jc w:val="both"/>
              <w:rPr>
                <w:rFonts w:cs="Calibri"/>
                <w:sz w:val="21"/>
                <w:szCs w:val="21"/>
              </w:rPr>
            </w:pPr>
            <w:r w:rsidRPr="004E530D">
              <w:rPr>
                <w:rFonts w:cs="Calibri"/>
                <w:sz w:val="21"/>
                <w:szCs w:val="21"/>
              </w:rPr>
              <w:t>Iyan.Pelawi-Consultant@prudential.co.id</w:t>
            </w:r>
          </w:p>
        </w:tc>
        <w:tc>
          <w:tcPr>
            <w:tcW w:w="1680" w:type="dxa"/>
            <w:tcBorders>
              <w:top w:val="single" w:sz="4" w:space="0" w:color="auto"/>
              <w:left w:val="single" w:sz="4" w:space="0" w:color="auto"/>
              <w:bottom w:val="single" w:sz="4" w:space="0" w:color="auto"/>
              <w:right w:val="single" w:sz="4" w:space="0" w:color="auto"/>
            </w:tcBorders>
          </w:tcPr>
          <w:p w14:paraId="364FB8F0" w14:textId="77777777" w:rsidR="007E11DA" w:rsidRPr="004E530D" w:rsidRDefault="007E11DA" w:rsidP="00794BBC">
            <w:pPr>
              <w:pStyle w:val="ListParagraph"/>
              <w:spacing w:after="0" w:line="240" w:lineRule="auto"/>
              <w:ind w:left="0" w:firstLine="17"/>
              <w:contextualSpacing w:val="0"/>
              <w:rPr>
                <w:rFonts w:cs="Calibri"/>
                <w:sz w:val="21"/>
                <w:szCs w:val="21"/>
              </w:rPr>
            </w:pPr>
            <w:r w:rsidRPr="004E530D">
              <w:rPr>
                <w:rFonts w:cs="Calibri"/>
                <w:sz w:val="21"/>
                <w:szCs w:val="21"/>
              </w:rPr>
              <w:t>08111360527</w:t>
            </w:r>
          </w:p>
        </w:tc>
      </w:tr>
      <w:tr w:rsidR="007E11DA" w:rsidRPr="004E530D" w14:paraId="484EDE32" w14:textId="77777777" w:rsidTr="001A4C55">
        <w:trPr>
          <w:trHeight w:val="325"/>
          <w:jc w:val="center"/>
        </w:trPr>
        <w:tc>
          <w:tcPr>
            <w:tcW w:w="592" w:type="dxa"/>
            <w:tcBorders>
              <w:top w:val="single" w:sz="4" w:space="0" w:color="auto"/>
              <w:left w:val="single" w:sz="4" w:space="0" w:color="auto"/>
              <w:bottom w:val="single" w:sz="4" w:space="0" w:color="auto"/>
              <w:right w:val="single" w:sz="4" w:space="0" w:color="auto"/>
            </w:tcBorders>
            <w:hideMark/>
          </w:tcPr>
          <w:p w14:paraId="030E39E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12</w:t>
            </w:r>
          </w:p>
        </w:tc>
        <w:tc>
          <w:tcPr>
            <w:tcW w:w="3000" w:type="dxa"/>
            <w:tcBorders>
              <w:top w:val="single" w:sz="4" w:space="0" w:color="auto"/>
              <w:left w:val="single" w:sz="4" w:space="0" w:color="auto"/>
              <w:bottom w:val="single" w:sz="4" w:space="0" w:color="auto"/>
              <w:right w:val="single" w:sz="4" w:space="0" w:color="auto"/>
            </w:tcBorders>
          </w:tcPr>
          <w:p w14:paraId="53D0367F" w14:textId="77777777" w:rsidR="007E11DA" w:rsidRPr="004E530D" w:rsidRDefault="007E11DA" w:rsidP="00794BBC">
            <w:pPr>
              <w:spacing w:after="0" w:line="240" w:lineRule="auto"/>
              <w:rPr>
                <w:rFonts w:cs="Calibri"/>
                <w:sz w:val="21"/>
                <w:szCs w:val="21"/>
              </w:rPr>
            </w:pPr>
            <w:r w:rsidRPr="004E530D">
              <w:rPr>
                <w:rFonts w:cs="Calibri"/>
                <w:sz w:val="21"/>
                <w:szCs w:val="21"/>
              </w:rPr>
              <w:t>Mirra Melissa</w:t>
            </w:r>
          </w:p>
        </w:tc>
        <w:tc>
          <w:tcPr>
            <w:tcW w:w="3572" w:type="dxa"/>
            <w:tcBorders>
              <w:top w:val="single" w:sz="4" w:space="0" w:color="auto"/>
              <w:left w:val="single" w:sz="4" w:space="0" w:color="auto"/>
              <w:bottom w:val="single" w:sz="4" w:space="0" w:color="auto"/>
              <w:right w:val="single" w:sz="4" w:space="0" w:color="auto"/>
            </w:tcBorders>
          </w:tcPr>
          <w:p w14:paraId="75C78F56" w14:textId="77777777" w:rsidR="007E11DA" w:rsidRPr="004E530D" w:rsidRDefault="007E11DA" w:rsidP="00794BBC">
            <w:pPr>
              <w:spacing w:after="0" w:line="240" w:lineRule="auto"/>
              <w:rPr>
                <w:rFonts w:cs="Calibri"/>
                <w:sz w:val="21"/>
                <w:szCs w:val="21"/>
              </w:rPr>
            </w:pPr>
            <w:r w:rsidRPr="004E530D">
              <w:rPr>
                <w:rFonts w:cs="Calibri"/>
                <w:sz w:val="21"/>
                <w:szCs w:val="21"/>
              </w:rPr>
              <w:t>Mirra.melissa1-consultant@prudential.co.id</w:t>
            </w:r>
          </w:p>
        </w:tc>
        <w:tc>
          <w:tcPr>
            <w:tcW w:w="1680" w:type="dxa"/>
            <w:tcBorders>
              <w:top w:val="single" w:sz="4" w:space="0" w:color="auto"/>
              <w:left w:val="single" w:sz="4" w:space="0" w:color="auto"/>
              <w:bottom w:val="single" w:sz="4" w:space="0" w:color="auto"/>
              <w:right w:val="single" w:sz="4" w:space="0" w:color="auto"/>
            </w:tcBorders>
          </w:tcPr>
          <w:p w14:paraId="03D2C7FD" w14:textId="77777777" w:rsidR="007E11DA" w:rsidRPr="004E530D" w:rsidRDefault="007E11DA" w:rsidP="00794BBC">
            <w:pPr>
              <w:pStyle w:val="ListParagraph"/>
              <w:spacing w:after="0" w:line="240" w:lineRule="auto"/>
              <w:ind w:left="0" w:firstLine="17"/>
              <w:contextualSpacing w:val="0"/>
              <w:rPr>
                <w:rFonts w:cs="Calibri"/>
                <w:sz w:val="21"/>
                <w:szCs w:val="21"/>
              </w:rPr>
            </w:pPr>
            <w:r w:rsidRPr="004E530D">
              <w:rPr>
                <w:rFonts w:cs="Calibri"/>
                <w:sz w:val="21"/>
                <w:szCs w:val="21"/>
              </w:rPr>
              <w:t>0811 8039 084</w:t>
            </w:r>
          </w:p>
        </w:tc>
      </w:tr>
      <w:tr w:rsidR="007E11DA" w:rsidRPr="004E530D" w14:paraId="18CED87A" w14:textId="77777777" w:rsidTr="001A4C55">
        <w:trPr>
          <w:trHeight w:val="209"/>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14AF013A" w14:textId="77777777" w:rsidR="007E11DA" w:rsidRPr="004E530D" w:rsidRDefault="007E11DA" w:rsidP="00794BBC">
            <w:pPr>
              <w:pStyle w:val="ListParagraph"/>
              <w:spacing w:after="0" w:line="240" w:lineRule="auto"/>
              <w:ind w:left="0"/>
              <w:contextualSpacing w:val="0"/>
              <w:rPr>
                <w:rFonts w:cs="Calibri"/>
                <w:b/>
                <w:sz w:val="21"/>
                <w:szCs w:val="21"/>
              </w:rPr>
            </w:pPr>
            <w:proofErr w:type="spellStart"/>
            <w:r w:rsidRPr="004E530D">
              <w:rPr>
                <w:rFonts w:cs="Calibri"/>
                <w:b/>
                <w:sz w:val="21"/>
                <w:szCs w:val="21"/>
              </w:rPr>
              <w:t>Kerja</w:t>
            </w:r>
            <w:proofErr w:type="spellEnd"/>
            <w:r w:rsidRPr="004E530D">
              <w:rPr>
                <w:rFonts w:cs="Calibri"/>
                <w:b/>
                <w:sz w:val="21"/>
                <w:szCs w:val="21"/>
              </w:rPr>
              <w:t xml:space="preserve"> </w:t>
            </w:r>
            <w:proofErr w:type="spellStart"/>
            <w:r w:rsidRPr="004E530D">
              <w:rPr>
                <w:rFonts w:cs="Calibri"/>
                <w:b/>
                <w:sz w:val="21"/>
                <w:szCs w:val="21"/>
              </w:rPr>
              <w:t>sama</w:t>
            </w:r>
            <w:proofErr w:type="spellEnd"/>
            <w:r w:rsidRPr="004E530D">
              <w:rPr>
                <w:rFonts w:cs="Calibri"/>
                <w:b/>
                <w:sz w:val="21"/>
                <w:szCs w:val="21"/>
              </w:rPr>
              <w:t xml:space="preserve"> Joint </w:t>
            </w:r>
            <w:proofErr w:type="spellStart"/>
            <w:r w:rsidRPr="004E530D">
              <w:rPr>
                <w:rFonts w:cs="Calibri"/>
                <w:b/>
                <w:sz w:val="21"/>
                <w:szCs w:val="21"/>
              </w:rPr>
              <w:t>Promosi</w:t>
            </w:r>
            <w:proofErr w:type="spellEnd"/>
            <w:r w:rsidRPr="004E530D">
              <w:rPr>
                <w:rFonts w:cs="Calibri"/>
                <w:b/>
                <w:sz w:val="21"/>
                <w:szCs w:val="21"/>
              </w:rPr>
              <w:t xml:space="preserve"> Provider</w:t>
            </w:r>
          </w:p>
        </w:tc>
      </w:tr>
      <w:tr w:rsidR="007E11DA" w:rsidRPr="004E530D" w14:paraId="4E4BECFC"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525381F5"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68AD7256" w14:textId="77777777" w:rsidR="007E11DA" w:rsidRPr="004E530D" w:rsidRDefault="007E11DA" w:rsidP="00794BBC">
            <w:pPr>
              <w:spacing w:after="0" w:line="240" w:lineRule="auto"/>
              <w:rPr>
                <w:rFonts w:cs="Calibri"/>
                <w:sz w:val="21"/>
                <w:szCs w:val="21"/>
              </w:rPr>
            </w:pPr>
            <w:r w:rsidRPr="004E530D">
              <w:rPr>
                <w:rFonts w:cs="Calibri"/>
                <w:sz w:val="21"/>
                <w:szCs w:val="21"/>
              </w:rPr>
              <w:t>Gilang Ikra Prakarsa</w:t>
            </w:r>
          </w:p>
        </w:tc>
        <w:tc>
          <w:tcPr>
            <w:tcW w:w="3572" w:type="dxa"/>
            <w:tcBorders>
              <w:top w:val="single" w:sz="4" w:space="0" w:color="auto"/>
              <w:left w:val="single" w:sz="4" w:space="0" w:color="auto"/>
              <w:bottom w:val="single" w:sz="4" w:space="0" w:color="auto"/>
              <w:right w:val="single" w:sz="4" w:space="0" w:color="auto"/>
            </w:tcBorders>
            <w:hideMark/>
          </w:tcPr>
          <w:p w14:paraId="6108416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Gilang.Prakarsa@prudential.co.id</w:t>
            </w:r>
          </w:p>
        </w:tc>
        <w:tc>
          <w:tcPr>
            <w:tcW w:w="1680" w:type="dxa"/>
            <w:tcBorders>
              <w:top w:val="single" w:sz="4" w:space="0" w:color="auto"/>
              <w:left w:val="single" w:sz="4" w:space="0" w:color="auto"/>
              <w:bottom w:val="single" w:sz="4" w:space="0" w:color="auto"/>
              <w:right w:val="single" w:sz="4" w:space="0" w:color="auto"/>
            </w:tcBorders>
            <w:hideMark/>
          </w:tcPr>
          <w:p w14:paraId="14C114E9" w14:textId="77777777" w:rsidR="007E11DA" w:rsidRPr="004E530D" w:rsidRDefault="007E11DA" w:rsidP="00794BBC">
            <w:pPr>
              <w:pStyle w:val="ListParagraph"/>
              <w:spacing w:after="0" w:line="240" w:lineRule="auto"/>
              <w:ind w:left="4"/>
              <w:contextualSpacing w:val="0"/>
              <w:rPr>
                <w:rFonts w:cs="Calibri"/>
                <w:sz w:val="21"/>
                <w:szCs w:val="21"/>
              </w:rPr>
            </w:pPr>
            <w:r w:rsidRPr="004E530D">
              <w:rPr>
                <w:rFonts w:cs="Calibri"/>
                <w:sz w:val="21"/>
                <w:szCs w:val="21"/>
              </w:rPr>
              <w:t>081297357427</w:t>
            </w:r>
          </w:p>
        </w:tc>
      </w:tr>
      <w:tr w:rsidR="007E11DA" w:rsidRPr="004E530D" w14:paraId="1B5CF45D"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51CF5E2E" w14:textId="77777777" w:rsidR="007E11DA" w:rsidRPr="004E530D" w:rsidRDefault="007E11DA" w:rsidP="00794BBC">
            <w:pPr>
              <w:spacing w:after="0" w:line="240" w:lineRule="auto"/>
              <w:jc w:val="both"/>
              <w:rPr>
                <w:rFonts w:cs="Calibri"/>
                <w:sz w:val="21"/>
                <w:szCs w:val="21"/>
              </w:rPr>
            </w:pPr>
            <w:proofErr w:type="spellStart"/>
            <w:r w:rsidRPr="004E530D">
              <w:rPr>
                <w:rFonts w:cs="Calibri"/>
                <w:b/>
                <w:sz w:val="21"/>
                <w:szCs w:val="21"/>
                <w:u w:val="single"/>
              </w:rPr>
              <w:t>Layanan</w:t>
            </w:r>
            <w:proofErr w:type="spellEnd"/>
            <w:r w:rsidRPr="004E530D">
              <w:rPr>
                <w:rFonts w:cs="Calibri"/>
                <w:b/>
                <w:sz w:val="21"/>
                <w:szCs w:val="21"/>
                <w:u w:val="single"/>
              </w:rPr>
              <w:t xml:space="preserve"> </w:t>
            </w:r>
            <w:proofErr w:type="spellStart"/>
            <w:r w:rsidRPr="004E530D">
              <w:rPr>
                <w:rFonts w:cs="Calibri"/>
                <w:b/>
                <w:sz w:val="21"/>
                <w:szCs w:val="21"/>
                <w:u w:val="single"/>
              </w:rPr>
              <w:t>Penjaminan</w:t>
            </w:r>
            <w:proofErr w:type="spellEnd"/>
            <w:r w:rsidRPr="004E530D">
              <w:rPr>
                <w:rFonts w:cs="Calibri"/>
                <w:b/>
                <w:sz w:val="21"/>
                <w:szCs w:val="21"/>
                <w:u w:val="single"/>
              </w:rPr>
              <w:t xml:space="preserve"> oleh </w:t>
            </w:r>
            <w:proofErr w:type="spellStart"/>
            <w:r w:rsidRPr="004E530D">
              <w:rPr>
                <w:rFonts w:cs="Calibri"/>
                <w:b/>
                <w:sz w:val="21"/>
                <w:szCs w:val="21"/>
                <w:u w:val="single"/>
              </w:rPr>
              <w:t>PRUMedical</w:t>
            </w:r>
            <w:proofErr w:type="spellEnd"/>
            <w:r w:rsidRPr="004E530D">
              <w:rPr>
                <w:rFonts w:cs="Calibri"/>
                <w:b/>
                <w:sz w:val="21"/>
                <w:szCs w:val="21"/>
                <w:u w:val="single"/>
              </w:rPr>
              <w:t xml:space="preserve"> Network (PMN)</w:t>
            </w:r>
          </w:p>
        </w:tc>
      </w:tr>
      <w:tr w:rsidR="007E11DA" w:rsidRPr="004E530D" w14:paraId="3B523CCD"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tcPr>
          <w:p w14:paraId="58174B9B" w14:textId="77777777" w:rsidR="007E11DA" w:rsidRPr="004E530D" w:rsidRDefault="007E11DA" w:rsidP="00794BBC">
            <w:pPr>
              <w:spacing w:after="0" w:line="240" w:lineRule="auto"/>
              <w:jc w:val="both"/>
              <w:rPr>
                <w:rFonts w:cs="Calibri"/>
                <w:sz w:val="21"/>
                <w:szCs w:val="21"/>
              </w:rPr>
            </w:pPr>
          </w:p>
        </w:tc>
        <w:tc>
          <w:tcPr>
            <w:tcW w:w="3000" w:type="dxa"/>
            <w:tcBorders>
              <w:top w:val="single" w:sz="4" w:space="0" w:color="auto"/>
              <w:left w:val="single" w:sz="4" w:space="0" w:color="auto"/>
              <w:bottom w:val="single" w:sz="4" w:space="0" w:color="auto"/>
              <w:right w:val="single" w:sz="4" w:space="0" w:color="auto"/>
            </w:tcBorders>
            <w:hideMark/>
          </w:tcPr>
          <w:p w14:paraId="10BC5F84" w14:textId="77777777" w:rsidR="007E11DA" w:rsidRPr="004E530D" w:rsidRDefault="007E11DA" w:rsidP="00794BBC">
            <w:pPr>
              <w:pStyle w:val="ListParagraph"/>
              <w:spacing w:after="0" w:line="240" w:lineRule="auto"/>
              <w:ind w:left="0"/>
              <w:contextualSpacing w:val="0"/>
              <w:rPr>
                <w:rFonts w:cs="Calibri"/>
                <w:sz w:val="21"/>
                <w:szCs w:val="21"/>
              </w:rPr>
            </w:pPr>
            <w:proofErr w:type="spellStart"/>
            <w:r w:rsidRPr="004E530D">
              <w:rPr>
                <w:rFonts w:cs="Calibri"/>
                <w:sz w:val="21"/>
                <w:szCs w:val="21"/>
              </w:rPr>
              <w:t>Whatsapp</w:t>
            </w:r>
            <w:proofErr w:type="spellEnd"/>
            <w:r w:rsidRPr="004E530D">
              <w:rPr>
                <w:rFonts w:cs="Calibri"/>
                <w:sz w:val="21"/>
                <w:szCs w:val="21"/>
              </w:rPr>
              <w:t xml:space="preserve"> Business (WAB) </w:t>
            </w:r>
            <w:r w:rsidRPr="004E530D">
              <w:rPr>
                <w:rFonts w:cs="Calibri"/>
                <w:i/>
                <w:iCs/>
                <w:sz w:val="21"/>
                <w:szCs w:val="21"/>
              </w:rPr>
              <w:t>Chat Only</w:t>
            </w:r>
          </w:p>
        </w:tc>
        <w:tc>
          <w:tcPr>
            <w:tcW w:w="3572" w:type="dxa"/>
            <w:tcBorders>
              <w:top w:val="single" w:sz="4" w:space="0" w:color="auto"/>
              <w:left w:val="single" w:sz="4" w:space="0" w:color="auto"/>
              <w:bottom w:val="single" w:sz="4" w:space="0" w:color="auto"/>
              <w:right w:val="single" w:sz="4" w:space="0" w:color="auto"/>
            </w:tcBorders>
            <w:hideMark/>
          </w:tcPr>
          <w:p w14:paraId="25A8F524" w14:textId="77777777" w:rsidR="007E11DA" w:rsidRPr="004E530D" w:rsidRDefault="007E11DA" w:rsidP="00794BBC">
            <w:pPr>
              <w:spacing w:after="0" w:line="240" w:lineRule="auto"/>
              <w:jc w:val="both"/>
              <w:rPr>
                <w:rFonts w:cs="Calibri"/>
                <w:sz w:val="21"/>
                <w:szCs w:val="21"/>
              </w:rPr>
            </w:pPr>
            <w:r w:rsidRPr="004E530D">
              <w:rPr>
                <w:rFonts w:cs="Calibri"/>
                <w:sz w:val="21"/>
                <w:szCs w:val="21"/>
              </w:rPr>
              <w:t>PMNLine@prudential.co.id</w:t>
            </w:r>
          </w:p>
        </w:tc>
        <w:tc>
          <w:tcPr>
            <w:tcW w:w="1680" w:type="dxa"/>
            <w:tcBorders>
              <w:top w:val="single" w:sz="4" w:space="0" w:color="auto"/>
              <w:left w:val="single" w:sz="4" w:space="0" w:color="auto"/>
              <w:bottom w:val="single" w:sz="4" w:space="0" w:color="auto"/>
              <w:right w:val="single" w:sz="4" w:space="0" w:color="auto"/>
            </w:tcBorders>
            <w:hideMark/>
          </w:tcPr>
          <w:p w14:paraId="5DD123AB" w14:textId="77777777" w:rsidR="007E11DA" w:rsidRPr="004E530D" w:rsidRDefault="007E11DA" w:rsidP="00794BBC">
            <w:pPr>
              <w:spacing w:after="0" w:line="240" w:lineRule="auto"/>
              <w:jc w:val="both"/>
              <w:rPr>
                <w:rFonts w:cs="Calibri"/>
              </w:rPr>
            </w:pPr>
            <w:r w:rsidRPr="004E530D">
              <w:rPr>
                <w:rStyle w:val="ui-provider"/>
                <w:rFonts w:cs="Calibri"/>
              </w:rPr>
              <w:t>081190000321</w:t>
            </w:r>
          </w:p>
        </w:tc>
      </w:tr>
      <w:tr w:rsidR="007E11DA" w:rsidRPr="004E530D" w14:paraId="61262DFC"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7C81F6BE" w14:textId="77777777" w:rsidR="007E11DA" w:rsidRPr="004E530D" w:rsidRDefault="007E11DA" w:rsidP="00794BBC">
            <w:pPr>
              <w:pStyle w:val="ListParagraph"/>
              <w:spacing w:after="0" w:line="240" w:lineRule="auto"/>
              <w:ind w:left="24"/>
              <w:contextualSpacing w:val="0"/>
              <w:jc w:val="both"/>
              <w:rPr>
                <w:rFonts w:cs="Calibri"/>
                <w:b/>
                <w:sz w:val="21"/>
                <w:szCs w:val="21"/>
                <w:u w:val="single"/>
              </w:rPr>
            </w:pPr>
            <w:proofErr w:type="spellStart"/>
            <w:r w:rsidRPr="004E530D">
              <w:rPr>
                <w:rFonts w:cs="Calibri"/>
                <w:b/>
                <w:sz w:val="21"/>
                <w:szCs w:val="21"/>
                <w:u w:val="single"/>
              </w:rPr>
              <w:t>Informasi</w:t>
            </w:r>
            <w:proofErr w:type="spellEnd"/>
            <w:r w:rsidRPr="004E530D">
              <w:rPr>
                <w:rFonts w:cs="Calibri"/>
                <w:b/>
                <w:sz w:val="21"/>
                <w:szCs w:val="21"/>
                <w:u w:val="single"/>
              </w:rPr>
              <w:t xml:space="preserve"> </w:t>
            </w:r>
            <w:proofErr w:type="spellStart"/>
            <w:r w:rsidRPr="004E530D">
              <w:rPr>
                <w:rFonts w:cs="Calibri"/>
                <w:b/>
                <w:sz w:val="21"/>
                <w:szCs w:val="21"/>
                <w:u w:val="single"/>
              </w:rPr>
              <w:t>Pengiriman</w:t>
            </w:r>
            <w:proofErr w:type="spellEnd"/>
            <w:r w:rsidRPr="004E530D">
              <w:rPr>
                <w:rFonts w:cs="Calibri"/>
                <w:b/>
                <w:sz w:val="21"/>
                <w:szCs w:val="21"/>
                <w:u w:val="single"/>
              </w:rPr>
              <w:t xml:space="preserve">, </w:t>
            </w:r>
            <w:proofErr w:type="spellStart"/>
            <w:r w:rsidRPr="004E530D">
              <w:rPr>
                <w:rFonts w:cs="Calibri"/>
                <w:b/>
                <w:sz w:val="21"/>
                <w:szCs w:val="21"/>
                <w:u w:val="single"/>
              </w:rPr>
              <w:t>Pembayaran</w:t>
            </w:r>
            <w:proofErr w:type="spellEnd"/>
            <w:r w:rsidRPr="004E530D">
              <w:rPr>
                <w:rFonts w:cs="Calibri"/>
                <w:b/>
                <w:sz w:val="21"/>
                <w:szCs w:val="21"/>
                <w:u w:val="single"/>
              </w:rPr>
              <w:t xml:space="preserve"> dan </w:t>
            </w:r>
            <w:proofErr w:type="spellStart"/>
            <w:r w:rsidRPr="004E530D">
              <w:rPr>
                <w:rFonts w:cs="Calibri"/>
                <w:b/>
                <w:sz w:val="21"/>
                <w:szCs w:val="21"/>
                <w:u w:val="single"/>
              </w:rPr>
              <w:t>Rekonsiliasi</w:t>
            </w:r>
            <w:proofErr w:type="spellEnd"/>
            <w:r w:rsidRPr="004E530D">
              <w:rPr>
                <w:rFonts w:cs="Calibri"/>
                <w:b/>
                <w:sz w:val="21"/>
                <w:szCs w:val="21"/>
                <w:u w:val="single"/>
              </w:rPr>
              <w:t xml:space="preserve"> </w:t>
            </w:r>
            <w:proofErr w:type="spellStart"/>
            <w:r w:rsidRPr="004E530D">
              <w:rPr>
                <w:rFonts w:cs="Calibri"/>
                <w:b/>
                <w:sz w:val="21"/>
                <w:szCs w:val="21"/>
                <w:u w:val="single"/>
              </w:rPr>
              <w:t>Tagihan</w:t>
            </w:r>
            <w:proofErr w:type="spellEnd"/>
            <w:r w:rsidRPr="004E530D">
              <w:rPr>
                <w:rFonts w:cs="Calibri"/>
                <w:b/>
                <w:sz w:val="21"/>
                <w:szCs w:val="21"/>
                <w:u w:val="single"/>
              </w:rPr>
              <w:t xml:space="preserve"> – </w:t>
            </w:r>
            <w:r w:rsidRPr="004E530D">
              <w:rPr>
                <w:rFonts w:cs="Calibri"/>
                <w:b/>
                <w:i/>
                <w:iCs/>
                <w:sz w:val="21"/>
                <w:szCs w:val="21"/>
                <w:u w:val="single"/>
              </w:rPr>
              <w:t xml:space="preserve">Claim Settlement </w:t>
            </w:r>
            <w:proofErr w:type="spellStart"/>
            <w:r w:rsidRPr="004E530D">
              <w:rPr>
                <w:rFonts w:cs="Calibri"/>
                <w:b/>
                <w:sz w:val="21"/>
                <w:szCs w:val="21"/>
                <w:u w:val="single"/>
              </w:rPr>
              <w:t>untuk</w:t>
            </w:r>
            <w:proofErr w:type="spellEnd"/>
            <w:r w:rsidRPr="004E530D">
              <w:rPr>
                <w:rFonts w:cs="Calibri"/>
                <w:b/>
                <w:sz w:val="21"/>
                <w:szCs w:val="21"/>
                <w:u w:val="single"/>
              </w:rPr>
              <w:t xml:space="preserve"> </w:t>
            </w:r>
            <w:proofErr w:type="spellStart"/>
            <w:r w:rsidRPr="004E530D">
              <w:rPr>
                <w:rFonts w:cs="Calibri"/>
                <w:b/>
                <w:sz w:val="21"/>
                <w:szCs w:val="21"/>
                <w:u w:val="single"/>
              </w:rPr>
              <w:t>Penjaminan</w:t>
            </w:r>
            <w:proofErr w:type="spellEnd"/>
            <w:r w:rsidRPr="004E530D">
              <w:rPr>
                <w:rFonts w:cs="Calibri"/>
                <w:b/>
                <w:sz w:val="21"/>
                <w:szCs w:val="21"/>
                <w:u w:val="single"/>
              </w:rPr>
              <w:t xml:space="preserve"> oleh </w:t>
            </w:r>
            <w:proofErr w:type="spellStart"/>
            <w:r w:rsidRPr="004E530D">
              <w:rPr>
                <w:rFonts w:cs="Calibri"/>
                <w:b/>
                <w:sz w:val="21"/>
                <w:szCs w:val="21"/>
                <w:u w:val="single"/>
              </w:rPr>
              <w:t>PRUMedical</w:t>
            </w:r>
            <w:proofErr w:type="spellEnd"/>
            <w:r w:rsidRPr="004E530D">
              <w:rPr>
                <w:rFonts w:cs="Calibri"/>
                <w:b/>
                <w:sz w:val="21"/>
                <w:szCs w:val="21"/>
                <w:u w:val="single"/>
              </w:rPr>
              <w:t xml:space="preserve"> Network (PMN)</w:t>
            </w:r>
          </w:p>
          <w:p w14:paraId="20E3E072" w14:textId="77777777" w:rsidR="007E11DA" w:rsidRPr="004E530D" w:rsidRDefault="007E11DA" w:rsidP="00794BBC">
            <w:pPr>
              <w:pStyle w:val="ListParagraph"/>
              <w:spacing w:after="0" w:line="240" w:lineRule="auto"/>
              <w:ind w:left="24"/>
              <w:contextualSpacing w:val="0"/>
              <w:jc w:val="both"/>
              <w:rPr>
                <w:rFonts w:cs="Calibri"/>
                <w:b/>
                <w:sz w:val="21"/>
                <w:szCs w:val="21"/>
                <w:u w:val="single"/>
              </w:rPr>
            </w:pPr>
          </w:p>
        </w:tc>
      </w:tr>
      <w:tr w:rsidR="007E11DA" w:rsidRPr="004E530D" w14:paraId="3DD905B9"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10BEFBB6"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09CB1C75" w14:textId="77777777" w:rsidR="007E11DA" w:rsidRPr="004E530D" w:rsidRDefault="007E11DA" w:rsidP="00794BBC">
            <w:pPr>
              <w:spacing w:after="0" w:line="240" w:lineRule="auto"/>
              <w:rPr>
                <w:rFonts w:cs="Calibri"/>
                <w:sz w:val="21"/>
                <w:szCs w:val="21"/>
              </w:rPr>
            </w:pPr>
            <w:r w:rsidRPr="004E530D">
              <w:rPr>
                <w:rFonts w:cs="Calibri"/>
                <w:sz w:val="21"/>
                <w:szCs w:val="21"/>
              </w:rPr>
              <w:t>Siti Khadijah</w:t>
            </w:r>
          </w:p>
        </w:tc>
        <w:tc>
          <w:tcPr>
            <w:tcW w:w="3572" w:type="dxa"/>
            <w:tcBorders>
              <w:top w:val="single" w:sz="4" w:space="0" w:color="auto"/>
              <w:left w:val="single" w:sz="4" w:space="0" w:color="auto"/>
              <w:bottom w:val="single" w:sz="4" w:space="0" w:color="auto"/>
              <w:right w:val="single" w:sz="4" w:space="0" w:color="auto"/>
            </w:tcBorders>
            <w:hideMark/>
          </w:tcPr>
          <w:p w14:paraId="500F75D7" w14:textId="4A3DEFA2" w:rsidR="007E11DA" w:rsidRPr="004E530D" w:rsidRDefault="007E11DA" w:rsidP="00794BBC">
            <w:pPr>
              <w:spacing w:after="0" w:line="240" w:lineRule="auto"/>
              <w:jc w:val="both"/>
              <w:rPr>
                <w:rFonts w:cs="Calibri"/>
                <w:sz w:val="21"/>
                <w:szCs w:val="21"/>
              </w:rPr>
            </w:pPr>
            <w:r w:rsidRPr="004E530D">
              <w:rPr>
                <w:rFonts w:cs="Calibri"/>
                <w:sz w:val="21"/>
                <w:szCs w:val="21"/>
              </w:rPr>
              <w:t>PMN.Billing@prudential.co.id</w:t>
            </w:r>
          </w:p>
        </w:tc>
        <w:tc>
          <w:tcPr>
            <w:tcW w:w="1680" w:type="dxa"/>
            <w:tcBorders>
              <w:top w:val="single" w:sz="4" w:space="0" w:color="auto"/>
              <w:left w:val="single" w:sz="4" w:space="0" w:color="auto"/>
              <w:bottom w:val="single" w:sz="4" w:space="0" w:color="auto"/>
              <w:right w:val="single" w:sz="4" w:space="0" w:color="auto"/>
            </w:tcBorders>
            <w:hideMark/>
          </w:tcPr>
          <w:p w14:paraId="7C28A1ED" w14:textId="77777777" w:rsidR="007E11DA" w:rsidRPr="004E530D" w:rsidRDefault="007E11DA" w:rsidP="00794BBC">
            <w:pPr>
              <w:spacing w:after="0" w:line="240" w:lineRule="auto"/>
              <w:rPr>
                <w:rFonts w:cs="Calibri"/>
                <w:sz w:val="21"/>
                <w:szCs w:val="21"/>
              </w:rPr>
            </w:pPr>
            <w:r w:rsidRPr="004E530D">
              <w:rPr>
                <w:rFonts w:cs="Calibri"/>
                <w:sz w:val="21"/>
                <w:szCs w:val="21"/>
              </w:rPr>
              <w:t>08111747715</w:t>
            </w:r>
          </w:p>
        </w:tc>
      </w:tr>
      <w:tr w:rsidR="007E11DA" w:rsidRPr="004E530D" w14:paraId="03CE9CD1"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49BD512A" w14:textId="77777777" w:rsidR="007E11DA" w:rsidRPr="004E530D" w:rsidRDefault="007E11DA" w:rsidP="00794BBC">
            <w:pPr>
              <w:spacing w:after="0" w:line="240" w:lineRule="auto"/>
              <w:jc w:val="both"/>
              <w:rPr>
                <w:rFonts w:cs="Calibri"/>
                <w:b/>
                <w:sz w:val="21"/>
                <w:szCs w:val="21"/>
                <w:u w:val="single"/>
              </w:rPr>
            </w:pPr>
          </w:p>
          <w:p w14:paraId="7EDF929E" w14:textId="77777777" w:rsidR="007E11DA" w:rsidRPr="004E530D" w:rsidRDefault="007E11DA" w:rsidP="00794BBC">
            <w:pPr>
              <w:spacing w:after="0" w:line="240" w:lineRule="auto"/>
              <w:jc w:val="both"/>
              <w:rPr>
                <w:rFonts w:cs="Calibri"/>
                <w:b/>
                <w:sz w:val="21"/>
                <w:szCs w:val="21"/>
                <w:u w:val="single"/>
              </w:rPr>
            </w:pPr>
            <w:proofErr w:type="spellStart"/>
            <w:r w:rsidRPr="004E530D">
              <w:rPr>
                <w:rFonts w:cs="Calibri"/>
                <w:b/>
                <w:sz w:val="21"/>
                <w:szCs w:val="21"/>
                <w:u w:val="single"/>
              </w:rPr>
              <w:t>Informasi</w:t>
            </w:r>
            <w:proofErr w:type="spellEnd"/>
            <w:r w:rsidRPr="004E530D">
              <w:rPr>
                <w:rFonts w:cs="Calibri"/>
                <w:b/>
                <w:sz w:val="21"/>
                <w:szCs w:val="21"/>
                <w:u w:val="single"/>
              </w:rPr>
              <w:t xml:space="preserve"> </w:t>
            </w:r>
            <w:proofErr w:type="spellStart"/>
            <w:r w:rsidRPr="004E530D">
              <w:rPr>
                <w:rFonts w:cs="Calibri"/>
                <w:b/>
                <w:sz w:val="21"/>
                <w:szCs w:val="21"/>
                <w:u w:val="single"/>
              </w:rPr>
              <w:t>Khusus</w:t>
            </w:r>
            <w:proofErr w:type="spellEnd"/>
            <w:r w:rsidRPr="004E530D">
              <w:rPr>
                <w:rFonts w:cs="Calibri"/>
                <w:b/>
                <w:sz w:val="21"/>
                <w:szCs w:val="21"/>
                <w:u w:val="single"/>
              </w:rPr>
              <w:t xml:space="preserve"> </w:t>
            </w:r>
            <w:proofErr w:type="spellStart"/>
            <w:r w:rsidRPr="004E530D">
              <w:rPr>
                <w:rFonts w:cs="Calibri"/>
                <w:b/>
                <w:sz w:val="21"/>
                <w:szCs w:val="21"/>
                <w:u w:val="single"/>
              </w:rPr>
              <w:t>Nasabah</w:t>
            </w:r>
            <w:proofErr w:type="spellEnd"/>
            <w:r w:rsidRPr="004E530D">
              <w:rPr>
                <w:rFonts w:cs="Calibri"/>
                <w:b/>
                <w:sz w:val="21"/>
                <w:szCs w:val="21"/>
                <w:u w:val="single"/>
              </w:rPr>
              <w:t xml:space="preserve"> Corporate Business Kartu </w:t>
            </w:r>
            <w:proofErr w:type="spellStart"/>
            <w:r w:rsidRPr="004E530D">
              <w:rPr>
                <w:rFonts w:cs="Calibri"/>
                <w:b/>
                <w:sz w:val="21"/>
                <w:szCs w:val="21"/>
                <w:u w:val="single"/>
              </w:rPr>
              <w:t>berwarna</w:t>
            </w:r>
            <w:proofErr w:type="spellEnd"/>
            <w:r w:rsidRPr="004E530D">
              <w:rPr>
                <w:rFonts w:cs="Calibri"/>
                <w:b/>
                <w:sz w:val="21"/>
                <w:szCs w:val="21"/>
                <w:u w:val="single"/>
              </w:rPr>
              <w:t xml:space="preserve"> </w:t>
            </w:r>
            <w:proofErr w:type="spellStart"/>
            <w:r w:rsidRPr="004E530D">
              <w:rPr>
                <w:rFonts w:cs="Calibri"/>
                <w:b/>
                <w:sz w:val="21"/>
                <w:szCs w:val="21"/>
                <w:u w:val="single"/>
              </w:rPr>
              <w:t>merah</w:t>
            </w:r>
            <w:proofErr w:type="spellEnd"/>
            <w:r w:rsidRPr="004E530D">
              <w:rPr>
                <w:rFonts w:cs="Calibri"/>
                <w:b/>
                <w:sz w:val="21"/>
                <w:szCs w:val="21"/>
                <w:u w:val="single"/>
              </w:rPr>
              <w:t xml:space="preserve"> </w:t>
            </w:r>
            <w:proofErr w:type="spellStart"/>
            <w:r w:rsidRPr="004E530D">
              <w:rPr>
                <w:rFonts w:cs="Calibri"/>
                <w:b/>
                <w:sz w:val="21"/>
                <w:szCs w:val="21"/>
                <w:u w:val="single"/>
              </w:rPr>
              <w:t>putih</w:t>
            </w:r>
            <w:proofErr w:type="spellEnd"/>
            <w:r w:rsidRPr="004E530D">
              <w:rPr>
                <w:rFonts w:cs="Calibri"/>
                <w:b/>
                <w:sz w:val="21"/>
                <w:szCs w:val="21"/>
                <w:u w:val="single"/>
              </w:rPr>
              <w:t xml:space="preserve"> - </w:t>
            </w:r>
            <w:proofErr w:type="spellStart"/>
            <w:r w:rsidRPr="004E530D">
              <w:rPr>
                <w:rFonts w:cs="Calibri"/>
                <w:b/>
                <w:sz w:val="21"/>
                <w:szCs w:val="21"/>
                <w:u w:val="single"/>
              </w:rPr>
              <w:t>PRUCorporate</w:t>
            </w:r>
            <w:proofErr w:type="spellEnd"/>
            <w:r w:rsidRPr="004E530D">
              <w:rPr>
                <w:rFonts w:cs="Calibri"/>
                <w:b/>
                <w:sz w:val="21"/>
                <w:szCs w:val="21"/>
                <w:u w:val="single"/>
              </w:rPr>
              <w:t xml:space="preserve"> Medical dan </w:t>
            </w:r>
            <w:proofErr w:type="spellStart"/>
            <w:r w:rsidRPr="004E530D">
              <w:rPr>
                <w:rFonts w:cs="Calibri"/>
                <w:b/>
                <w:sz w:val="21"/>
                <w:szCs w:val="21"/>
                <w:u w:val="single"/>
              </w:rPr>
              <w:t>PRUWorks</w:t>
            </w:r>
            <w:proofErr w:type="spellEnd"/>
            <w:r w:rsidRPr="004E530D">
              <w:rPr>
                <w:rFonts w:cs="Calibri"/>
                <w:b/>
                <w:sz w:val="21"/>
                <w:szCs w:val="21"/>
                <w:u w:val="single"/>
              </w:rPr>
              <w:t xml:space="preserve"> (</w:t>
            </w:r>
            <w:r w:rsidRPr="004E530D">
              <w:rPr>
                <w:rFonts w:cs="Calibri"/>
                <w:sz w:val="21"/>
                <w:szCs w:val="21"/>
              </w:rPr>
              <w:t xml:space="preserve">Benefit, </w:t>
            </w:r>
            <w:proofErr w:type="spellStart"/>
            <w:r w:rsidRPr="004E530D">
              <w:rPr>
                <w:rFonts w:cs="Calibri"/>
                <w:sz w:val="21"/>
                <w:szCs w:val="21"/>
              </w:rPr>
              <w:t>Prosedur</w:t>
            </w:r>
            <w:proofErr w:type="spellEnd"/>
            <w:r w:rsidRPr="004E530D">
              <w:rPr>
                <w:rFonts w:cs="Calibri"/>
                <w:sz w:val="21"/>
                <w:szCs w:val="21"/>
              </w:rPr>
              <w:t xml:space="preserve">, </w:t>
            </w:r>
            <w:proofErr w:type="spellStart"/>
            <w:r w:rsidRPr="004E530D">
              <w:rPr>
                <w:rFonts w:cs="Calibri"/>
                <w:sz w:val="21"/>
                <w:szCs w:val="21"/>
              </w:rPr>
              <w:t>Pengiriman</w:t>
            </w:r>
            <w:proofErr w:type="spellEnd"/>
            <w:r w:rsidRPr="004E530D">
              <w:rPr>
                <w:rFonts w:cs="Calibri"/>
                <w:sz w:val="21"/>
                <w:szCs w:val="21"/>
              </w:rPr>
              <w:t xml:space="preserve">, </w:t>
            </w:r>
            <w:proofErr w:type="spellStart"/>
            <w:r w:rsidRPr="004E530D">
              <w:rPr>
                <w:rFonts w:cs="Calibri"/>
                <w:sz w:val="21"/>
                <w:szCs w:val="21"/>
              </w:rPr>
              <w:t>Pembayaran</w:t>
            </w:r>
            <w:proofErr w:type="spellEnd"/>
            <w:r w:rsidRPr="004E530D">
              <w:rPr>
                <w:rFonts w:cs="Calibri"/>
                <w:sz w:val="21"/>
                <w:szCs w:val="21"/>
              </w:rPr>
              <w:t xml:space="preserve"> dan </w:t>
            </w:r>
            <w:proofErr w:type="spellStart"/>
            <w:r w:rsidRPr="004E530D">
              <w:rPr>
                <w:rFonts w:cs="Calibri"/>
                <w:sz w:val="21"/>
                <w:szCs w:val="21"/>
              </w:rPr>
              <w:t>Rekonsiliasi</w:t>
            </w:r>
            <w:proofErr w:type="spellEnd"/>
            <w:r w:rsidRPr="004E530D">
              <w:rPr>
                <w:rFonts w:cs="Calibri"/>
                <w:sz w:val="21"/>
                <w:szCs w:val="21"/>
              </w:rPr>
              <w:t xml:space="preserve"> </w:t>
            </w:r>
            <w:proofErr w:type="spellStart"/>
            <w:r w:rsidRPr="004E530D">
              <w:rPr>
                <w:rFonts w:cs="Calibri"/>
                <w:sz w:val="21"/>
                <w:szCs w:val="21"/>
              </w:rPr>
              <w:t>Tagihan</w:t>
            </w:r>
            <w:proofErr w:type="spellEnd"/>
            <w:r w:rsidRPr="004E530D">
              <w:rPr>
                <w:rFonts w:cs="Calibri"/>
                <w:b/>
                <w:sz w:val="21"/>
                <w:szCs w:val="21"/>
                <w:u w:val="single"/>
              </w:rPr>
              <w:t>)</w:t>
            </w:r>
          </w:p>
          <w:p w14:paraId="6208B9D9" w14:textId="77777777" w:rsidR="007E11DA" w:rsidRPr="004E530D" w:rsidRDefault="007E11DA" w:rsidP="00794BBC">
            <w:pPr>
              <w:spacing w:after="0" w:line="240" w:lineRule="auto"/>
              <w:jc w:val="both"/>
              <w:rPr>
                <w:rFonts w:cs="Calibri"/>
                <w:sz w:val="21"/>
                <w:szCs w:val="21"/>
              </w:rPr>
            </w:pPr>
          </w:p>
        </w:tc>
      </w:tr>
      <w:tr w:rsidR="007E11DA" w:rsidRPr="004E530D" w14:paraId="23B69D91"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2862AF6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6CEEF194"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dr. Giska Primadini Lestari</w:t>
            </w:r>
          </w:p>
        </w:tc>
        <w:tc>
          <w:tcPr>
            <w:tcW w:w="3572" w:type="dxa"/>
            <w:tcBorders>
              <w:top w:val="single" w:sz="4" w:space="0" w:color="auto"/>
              <w:left w:val="single" w:sz="4" w:space="0" w:color="auto"/>
              <w:bottom w:val="single" w:sz="4" w:space="0" w:color="auto"/>
              <w:right w:val="single" w:sz="4" w:space="0" w:color="auto"/>
            </w:tcBorders>
            <w:hideMark/>
          </w:tcPr>
          <w:p w14:paraId="25B6B6B3"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Giska.Lestari@prudential.co.id</w:t>
            </w:r>
          </w:p>
        </w:tc>
        <w:tc>
          <w:tcPr>
            <w:tcW w:w="1680" w:type="dxa"/>
            <w:tcBorders>
              <w:top w:val="single" w:sz="4" w:space="0" w:color="auto"/>
              <w:left w:val="single" w:sz="4" w:space="0" w:color="auto"/>
              <w:bottom w:val="single" w:sz="4" w:space="0" w:color="auto"/>
              <w:right w:val="single" w:sz="4" w:space="0" w:color="auto"/>
            </w:tcBorders>
            <w:hideMark/>
          </w:tcPr>
          <w:p w14:paraId="6D8BB549" w14:textId="77777777" w:rsidR="007E11DA" w:rsidRPr="004E530D" w:rsidRDefault="007E11DA" w:rsidP="00794BBC">
            <w:pPr>
              <w:pStyle w:val="ListParagraph"/>
              <w:spacing w:after="0" w:line="240" w:lineRule="auto"/>
              <w:ind w:left="0"/>
              <w:contextualSpacing w:val="0"/>
              <w:rPr>
                <w:rFonts w:cs="Calibri"/>
                <w:sz w:val="21"/>
                <w:szCs w:val="21"/>
                <w:lang w:eastAsia="en-ID"/>
              </w:rPr>
            </w:pPr>
            <w:r w:rsidRPr="004E530D">
              <w:rPr>
                <w:rFonts w:cs="Calibri"/>
                <w:sz w:val="21"/>
                <w:szCs w:val="21"/>
              </w:rPr>
              <w:t>089502300255</w:t>
            </w:r>
          </w:p>
        </w:tc>
      </w:tr>
      <w:tr w:rsidR="007E11DA" w:rsidRPr="004E530D" w14:paraId="568DBA2E"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2FC79AD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2</w:t>
            </w:r>
          </w:p>
        </w:tc>
        <w:tc>
          <w:tcPr>
            <w:tcW w:w="3000" w:type="dxa"/>
            <w:tcBorders>
              <w:top w:val="single" w:sz="4" w:space="0" w:color="auto"/>
              <w:left w:val="single" w:sz="4" w:space="0" w:color="auto"/>
              <w:bottom w:val="single" w:sz="4" w:space="0" w:color="auto"/>
              <w:right w:val="single" w:sz="4" w:space="0" w:color="auto"/>
            </w:tcBorders>
          </w:tcPr>
          <w:p w14:paraId="178B2749" w14:textId="77777777" w:rsidR="007E11DA" w:rsidRPr="004E530D" w:rsidRDefault="007E11DA" w:rsidP="00794BBC">
            <w:pPr>
              <w:pStyle w:val="ListParagraph"/>
              <w:spacing w:after="0" w:line="240" w:lineRule="auto"/>
              <w:ind w:left="0"/>
              <w:contextualSpacing w:val="0"/>
              <w:rPr>
                <w:rFonts w:cs="Calibri"/>
                <w:sz w:val="21"/>
                <w:szCs w:val="21"/>
              </w:rPr>
            </w:pPr>
            <w:r w:rsidRPr="004E530D">
              <w:rPr>
                <w:rFonts w:cs="Calibri"/>
                <w:sz w:val="21"/>
                <w:szCs w:val="21"/>
              </w:rPr>
              <w:t xml:space="preserve">dr. M Iqbal Ghazali </w:t>
            </w:r>
          </w:p>
        </w:tc>
        <w:tc>
          <w:tcPr>
            <w:tcW w:w="3572" w:type="dxa"/>
            <w:tcBorders>
              <w:top w:val="single" w:sz="4" w:space="0" w:color="auto"/>
              <w:left w:val="single" w:sz="4" w:space="0" w:color="auto"/>
              <w:bottom w:val="single" w:sz="4" w:space="0" w:color="auto"/>
              <w:right w:val="single" w:sz="4" w:space="0" w:color="auto"/>
            </w:tcBorders>
            <w:hideMark/>
          </w:tcPr>
          <w:p w14:paraId="506EC973" w14:textId="77777777" w:rsidR="007E11DA" w:rsidRPr="004E530D" w:rsidRDefault="007E11DA" w:rsidP="00794BBC">
            <w:pPr>
              <w:spacing w:after="0" w:line="240" w:lineRule="auto"/>
              <w:jc w:val="both"/>
              <w:rPr>
                <w:rFonts w:cs="Calibri"/>
                <w:sz w:val="21"/>
                <w:szCs w:val="21"/>
              </w:rPr>
            </w:pPr>
            <w:r w:rsidRPr="004E530D">
              <w:rPr>
                <w:rFonts w:cs="Calibri"/>
                <w:sz w:val="21"/>
                <w:szCs w:val="21"/>
              </w:rPr>
              <w:t>MIqbal.Ghazali@prudential.co.id</w:t>
            </w:r>
          </w:p>
        </w:tc>
        <w:tc>
          <w:tcPr>
            <w:tcW w:w="1680" w:type="dxa"/>
            <w:tcBorders>
              <w:top w:val="single" w:sz="4" w:space="0" w:color="auto"/>
              <w:left w:val="single" w:sz="4" w:space="0" w:color="auto"/>
              <w:bottom w:val="single" w:sz="4" w:space="0" w:color="auto"/>
              <w:right w:val="single" w:sz="4" w:space="0" w:color="auto"/>
            </w:tcBorders>
            <w:hideMark/>
          </w:tcPr>
          <w:p w14:paraId="453327E1" w14:textId="77777777" w:rsidR="007E11DA" w:rsidRPr="004E530D" w:rsidRDefault="007E11DA" w:rsidP="00794BBC">
            <w:pPr>
              <w:spacing w:after="0" w:line="240" w:lineRule="auto"/>
              <w:rPr>
                <w:rFonts w:cs="Calibri"/>
                <w:sz w:val="21"/>
                <w:szCs w:val="21"/>
                <w:lang w:val="en-ID"/>
              </w:rPr>
            </w:pPr>
            <w:r w:rsidRPr="004E530D">
              <w:rPr>
                <w:rFonts w:cs="Calibri"/>
                <w:sz w:val="21"/>
                <w:szCs w:val="21"/>
                <w:lang w:val="en-ID"/>
              </w:rPr>
              <w:t>081377577562</w:t>
            </w:r>
          </w:p>
        </w:tc>
      </w:tr>
      <w:tr w:rsidR="007E11DA" w:rsidRPr="004E530D" w14:paraId="36B78401" w14:textId="77777777" w:rsidTr="001A4C55">
        <w:trPr>
          <w:jc w:val="center"/>
        </w:trPr>
        <w:tc>
          <w:tcPr>
            <w:tcW w:w="8844" w:type="dxa"/>
            <w:gridSpan w:val="4"/>
            <w:tcBorders>
              <w:top w:val="single" w:sz="4" w:space="0" w:color="auto"/>
              <w:left w:val="single" w:sz="4" w:space="0" w:color="auto"/>
              <w:bottom w:val="single" w:sz="4" w:space="0" w:color="auto"/>
              <w:right w:val="single" w:sz="4" w:space="0" w:color="auto"/>
            </w:tcBorders>
            <w:hideMark/>
          </w:tcPr>
          <w:p w14:paraId="3CF5A494" w14:textId="77777777" w:rsidR="007E11DA" w:rsidRPr="004E530D" w:rsidRDefault="007E11DA" w:rsidP="00794BBC">
            <w:pPr>
              <w:pStyle w:val="ListParagraph"/>
              <w:spacing w:after="0" w:line="240" w:lineRule="auto"/>
              <w:ind w:left="24"/>
              <w:contextualSpacing w:val="0"/>
              <w:rPr>
                <w:rFonts w:cs="Calibri"/>
                <w:b/>
                <w:sz w:val="21"/>
                <w:szCs w:val="21"/>
                <w:u w:val="single"/>
              </w:rPr>
            </w:pPr>
            <w:r w:rsidRPr="004E530D">
              <w:rPr>
                <w:rFonts w:cs="Calibri"/>
                <w:b/>
                <w:sz w:val="21"/>
                <w:szCs w:val="21"/>
                <w:u w:val="single"/>
              </w:rPr>
              <w:t xml:space="preserve">Attending Physician Statement (APS) </w:t>
            </w:r>
            <w:proofErr w:type="spellStart"/>
            <w:r w:rsidRPr="004E530D">
              <w:rPr>
                <w:rFonts w:cs="Calibri"/>
                <w:bCs/>
                <w:sz w:val="21"/>
                <w:szCs w:val="21"/>
              </w:rPr>
              <w:t>Untuk</w:t>
            </w:r>
            <w:proofErr w:type="spellEnd"/>
            <w:r w:rsidRPr="004E530D">
              <w:rPr>
                <w:rFonts w:cs="Calibri"/>
                <w:bCs/>
                <w:sz w:val="21"/>
                <w:szCs w:val="21"/>
              </w:rPr>
              <w:t xml:space="preserve"> </w:t>
            </w:r>
            <w:proofErr w:type="spellStart"/>
            <w:r w:rsidRPr="004E530D">
              <w:rPr>
                <w:rFonts w:cs="Calibri"/>
                <w:bCs/>
                <w:sz w:val="21"/>
                <w:szCs w:val="21"/>
              </w:rPr>
              <w:t>prosedur</w:t>
            </w:r>
            <w:proofErr w:type="spellEnd"/>
            <w:r w:rsidRPr="004E530D">
              <w:rPr>
                <w:rFonts w:cs="Calibri"/>
                <w:bCs/>
                <w:sz w:val="21"/>
                <w:szCs w:val="21"/>
              </w:rPr>
              <w:t xml:space="preserve"> dan </w:t>
            </w:r>
            <w:proofErr w:type="spellStart"/>
            <w:r w:rsidRPr="004E530D">
              <w:rPr>
                <w:rFonts w:cs="Calibri"/>
                <w:bCs/>
                <w:sz w:val="21"/>
                <w:szCs w:val="21"/>
              </w:rPr>
              <w:t>pengisian</w:t>
            </w:r>
            <w:proofErr w:type="spellEnd"/>
            <w:r w:rsidRPr="004E530D">
              <w:rPr>
                <w:rFonts w:cs="Calibri"/>
                <w:bCs/>
                <w:sz w:val="21"/>
                <w:szCs w:val="21"/>
              </w:rPr>
              <w:t xml:space="preserve"> </w:t>
            </w:r>
            <w:proofErr w:type="spellStart"/>
            <w:r w:rsidRPr="004E530D">
              <w:rPr>
                <w:rFonts w:cs="Calibri"/>
                <w:bCs/>
                <w:sz w:val="21"/>
                <w:szCs w:val="21"/>
              </w:rPr>
              <w:t>formulir</w:t>
            </w:r>
            <w:proofErr w:type="spellEnd"/>
            <w:r w:rsidRPr="004E530D">
              <w:rPr>
                <w:rFonts w:cs="Calibri"/>
                <w:bCs/>
                <w:sz w:val="21"/>
                <w:szCs w:val="21"/>
              </w:rPr>
              <w:t xml:space="preserve"> APS</w:t>
            </w:r>
          </w:p>
        </w:tc>
      </w:tr>
      <w:tr w:rsidR="007E11DA" w:rsidRPr="004E530D" w14:paraId="642283F8"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394FE3B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1</w:t>
            </w:r>
          </w:p>
        </w:tc>
        <w:tc>
          <w:tcPr>
            <w:tcW w:w="3000" w:type="dxa"/>
            <w:tcBorders>
              <w:top w:val="single" w:sz="4" w:space="0" w:color="auto"/>
              <w:left w:val="single" w:sz="4" w:space="0" w:color="auto"/>
              <w:bottom w:val="single" w:sz="4" w:space="0" w:color="auto"/>
              <w:right w:val="single" w:sz="4" w:space="0" w:color="auto"/>
            </w:tcBorders>
            <w:hideMark/>
          </w:tcPr>
          <w:p w14:paraId="48DFDD04" w14:textId="77777777" w:rsidR="007E11DA" w:rsidRPr="004E530D" w:rsidRDefault="007E11DA" w:rsidP="00794BBC">
            <w:pPr>
              <w:tabs>
                <w:tab w:val="left" w:pos="3600"/>
              </w:tabs>
              <w:spacing w:after="0" w:line="240" w:lineRule="auto"/>
              <w:jc w:val="both"/>
              <w:rPr>
                <w:rFonts w:cs="Calibri"/>
                <w:sz w:val="21"/>
                <w:szCs w:val="21"/>
              </w:rPr>
            </w:pPr>
            <w:r w:rsidRPr="004E530D">
              <w:rPr>
                <w:rFonts w:cs="Calibri"/>
                <w:sz w:val="21"/>
                <w:szCs w:val="21"/>
              </w:rPr>
              <w:t>Ajat Sudrajat</w:t>
            </w:r>
          </w:p>
        </w:tc>
        <w:tc>
          <w:tcPr>
            <w:tcW w:w="3572" w:type="dxa"/>
            <w:tcBorders>
              <w:top w:val="single" w:sz="4" w:space="0" w:color="auto"/>
              <w:left w:val="single" w:sz="4" w:space="0" w:color="auto"/>
              <w:bottom w:val="single" w:sz="4" w:space="0" w:color="auto"/>
              <w:right w:val="single" w:sz="4" w:space="0" w:color="auto"/>
            </w:tcBorders>
            <w:hideMark/>
          </w:tcPr>
          <w:p w14:paraId="4F2EADC1" w14:textId="77777777" w:rsidR="007E11DA" w:rsidRPr="004E530D" w:rsidRDefault="007E11DA" w:rsidP="00794BBC">
            <w:pPr>
              <w:spacing w:after="0" w:line="240" w:lineRule="auto"/>
              <w:jc w:val="both"/>
              <w:rPr>
                <w:rFonts w:cs="Calibri"/>
                <w:sz w:val="21"/>
                <w:szCs w:val="21"/>
              </w:rPr>
            </w:pPr>
            <w:r w:rsidRPr="004E530D">
              <w:rPr>
                <w:rFonts w:cs="Calibri"/>
                <w:sz w:val="21"/>
                <w:szCs w:val="21"/>
              </w:rPr>
              <w:t>sudrajat@prudential.co.id</w:t>
            </w:r>
          </w:p>
        </w:tc>
        <w:tc>
          <w:tcPr>
            <w:tcW w:w="1680" w:type="dxa"/>
            <w:tcBorders>
              <w:top w:val="single" w:sz="4" w:space="0" w:color="auto"/>
              <w:left w:val="single" w:sz="4" w:space="0" w:color="auto"/>
              <w:bottom w:val="single" w:sz="4" w:space="0" w:color="auto"/>
              <w:right w:val="single" w:sz="4" w:space="0" w:color="auto"/>
            </w:tcBorders>
            <w:hideMark/>
          </w:tcPr>
          <w:p w14:paraId="4CCCB402" w14:textId="77777777" w:rsidR="007E11DA" w:rsidRPr="004E530D" w:rsidRDefault="007E11DA" w:rsidP="00794BBC">
            <w:pPr>
              <w:spacing w:after="0" w:line="240" w:lineRule="auto"/>
              <w:rPr>
                <w:rFonts w:cs="Calibri"/>
                <w:sz w:val="21"/>
                <w:szCs w:val="21"/>
                <w:lang w:val="en-ID" w:eastAsia="en-ID"/>
              </w:rPr>
            </w:pPr>
            <w:r w:rsidRPr="004E530D">
              <w:rPr>
                <w:rFonts w:cs="Calibri"/>
                <w:sz w:val="21"/>
                <w:szCs w:val="21"/>
                <w:lang w:val="en-ID" w:eastAsia="en-ID"/>
              </w:rPr>
              <w:t>081298034234</w:t>
            </w:r>
          </w:p>
        </w:tc>
      </w:tr>
      <w:tr w:rsidR="007E11DA" w:rsidRPr="004E530D" w14:paraId="0B7FB97B"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1B2DB9BB" w14:textId="77777777" w:rsidR="007E11DA" w:rsidRPr="004E530D" w:rsidRDefault="007E11DA" w:rsidP="00794BBC">
            <w:pPr>
              <w:spacing w:after="0" w:line="240" w:lineRule="auto"/>
              <w:jc w:val="both"/>
              <w:rPr>
                <w:rFonts w:cs="Calibri"/>
                <w:sz w:val="21"/>
                <w:szCs w:val="21"/>
              </w:rPr>
            </w:pPr>
            <w:r w:rsidRPr="004E530D">
              <w:rPr>
                <w:rFonts w:cs="Calibri"/>
                <w:sz w:val="21"/>
                <w:szCs w:val="21"/>
              </w:rPr>
              <w:t>2</w:t>
            </w:r>
          </w:p>
        </w:tc>
        <w:tc>
          <w:tcPr>
            <w:tcW w:w="3000" w:type="dxa"/>
            <w:tcBorders>
              <w:top w:val="single" w:sz="4" w:space="0" w:color="auto"/>
              <w:left w:val="single" w:sz="4" w:space="0" w:color="auto"/>
              <w:bottom w:val="single" w:sz="4" w:space="0" w:color="auto"/>
              <w:right w:val="single" w:sz="4" w:space="0" w:color="auto"/>
            </w:tcBorders>
            <w:hideMark/>
          </w:tcPr>
          <w:p w14:paraId="443AFF58" w14:textId="77777777" w:rsidR="007E11DA" w:rsidRPr="004E530D" w:rsidRDefault="007E11DA" w:rsidP="00794BBC">
            <w:pPr>
              <w:spacing w:after="0" w:line="240" w:lineRule="auto"/>
              <w:rPr>
                <w:rFonts w:cs="Calibri"/>
                <w:sz w:val="21"/>
                <w:szCs w:val="21"/>
                <w:lang w:val="en-ID" w:eastAsia="en-ID"/>
              </w:rPr>
            </w:pPr>
            <w:proofErr w:type="spellStart"/>
            <w:r w:rsidRPr="004E530D">
              <w:rPr>
                <w:rFonts w:cs="Calibri"/>
                <w:sz w:val="21"/>
                <w:szCs w:val="21"/>
                <w:lang w:val="en-ID" w:eastAsia="en-ID"/>
              </w:rPr>
              <w:t>Tegar</w:t>
            </w:r>
            <w:proofErr w:type="spellEnd"/>
            <w:r w:rsidRPr="004E530D">
              <w:rPr>
                <w:rFonts w:cs="Calibri"/>
                <w:sz w:val="21"/>
                <w:szCs w:val="21"/>
                <w:lang w:val="en-ID" w:eastAsia="en-ID"/>
              </w:rPr>
              <w:t xml:space="preserve"> Perdana</w:t>
            </w:r>
          </w:p>
        </w:tc>
        <w:tc>
          <w:tcPr>
            <w:tcW w:w="3572" w:type="dxa"/>
            <w:tcBorders>
              <w:top w:val="single" w:sz="4" w:space="0" w:color="auto"/>
              <w:left w:val="single" w:sz="4" w:space="0" w:color="auto"/>
              <w:bottom w:val="single" w:sz="4" w:space="0" w:color="auto"/>
              <w:right w:val="single" w:sz="4" w:space="0" w:color="auto"/>
            </w:tcBorders>
            <w:hideMark/>
          </w:tcPr>
          <w:p w14:paraId="2662A697" w14:textId="77777777" w:rsidR="007E11DA" w:rsidRPr="004E530D" w:rsidRDefault="007E11DA" w:rsidP="00794BBC">
            <w:pPr>
              <w:spacing w:after="0" w:line="240" w:lineRule="auto"/>
              <w:rPr>
                <w:rFonts w:cs="Calibri"/>
                <w:sz w:val="21"/>
                <w:szCs w:val="21"/>
              </w:rPr>
            </w:pPr>
            <w:r w:rsidRPr="004E530D">
              <w:rPr>
                <w:rFonts w:cs="Calibri"/>
                <w:sz w:val="21"/>
                <w:szCs w:val="21"/>
              </w:rPr>
              <w:t>Tegar.perdana@prudential.co.id</w:t>
            </w:r>
          </w:p>
        </w:tc>
        <w:tc>
          <w:tcPr>
            <w:tcW w:w="1680" w:type="dxa"/>
            <w:tcBorders>
              <w:top w:val="single" w:sz="4" w:space="0" w:color="auto"/>
              <w:left w:val="single" w:sz="4" w:space="0" w:color="auto"/>
              <w:bottom w:val="single" w:sz="4" w:space="0" w:color="auto"/>
              <w:right w:val="single" w:sz="4" w:space="0" w:color="auto"/>
            </w:tcBorders>
            <w:hideMark/>
          </w:tcPr>
          <w:p w14:paraId="319DBD9B" w14:textId="77777777" w:rsidR="007E11DA" w:rsidRPr="004E530D" w:rsidRDefault="007E11DA" w:rsidP="00794BBC">
            <w:pPr>
              <w:spacing w:after="0" w:line="240" w:lineRule="auto"/>
              <w:rPr>
                <w:rFonts w:cs="Calibri"/>
                <w:sz w:val="21"/>
                <w:szCs w:val="21"/>
                <w:lang w:val="en-ID" w:eastAsia="en-ID"/>
              </w:rPr>
            </w:pPr>
            <w:r w:rsidRPr="004E530D">
              <w:rPr>
                <w:rFonts w:cs="Calibri"/>
                <w:sz w:val="21"/>
                <w:szCs w:val="21"/>
                <w:lang w:val="en-ID" w:eastAsia="en-ID"/>
              </w:rPr>
              <w:t>082261267483</w:t>
            </w:r>
          </w:p>
        </w:tc>
      </w:tr>
      <w:tr w:rsidR="007E11DA" w:rsidRPr="004E530D" w14:paraId="2BCA0AA4"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tcPr>
          <w:p w14:paraId="3DFB52D0" w14:textId="77777777" w:rsidR="007E11DA" w:rsidRPr="004E530D" w:rsidRDefault="007E11DA" w:rsidP="00794BBC">
            <w:pPr>
              <w:spacing w:after="0" w:line="240" w:lineRule="auto"/>
              <w:jc w:val="both"/>
              <w:rPr>
                <w:rFonts w:cs="Calibri"/>
                <w:sz w:val="21"/>
                <w:szCs w:val="21"/>
              </w:rPr>
            </w:pPr>
            <w:r w:rsidRPr="004E530D">
              <w:rPr>
                <w:rFonts w:cs="Calibri"/>
                <w:sz w:val="21"/>
                <w:szCs w:val="21"/>
              </w:rPr>
              <w:t>3</w:t>
            </w:r>
          </w:p>
        </w:tc>
        <w:tc>
          <w:tcPr>
            <w:tcW w:w="3000" w:type="dxa"/>
            <w:tcBorders>
              <w:top w:val="single" w:sz="4" w:space="0" w:color="auto"/>
              <w:left w:val="single" w:sz="4" w:space="0" w:color="auto"/>
              <w:bottom w:val="single" w:sz="4" w:space="0" w:color="auto"/>
              <w:right w:val="single" w:sz="4" w:space="0" w:color="auto"/>
            </w:tcBorders>
            <w:hideMark/>
          </w:tcPr>
          <w:p w14:paraId="6DA4D911" w14:textId="77777777" w:rsidR="007E11DA" w:rsidRPr="004E530D" w:rsidRDefault="007E11DA" w:rsidP="00794BBC">
            <w:pPr>
              <w:spacing w:after="0" w:line="240" w:lineRule="auto"/>
              <w:rPr>
                <w:rFonts w:asciiTheme="minorHAnsi" w:hAnsiTheme="minorHAnsi" w:cstheme="minorHAnsi"/>
                <w:sz w:val="21"/>
                <w:szCs w:val="21"/>
                <w:lang w:val="en-ID" w:eastAsia="en-ID"/>
              </w:rPr>
            </w:pPr>
            <w:proofErr w:type="spellStart"/>
            <w:r w:rsidRPr="004E530D">
              <w:rPr>
                <w:rFonts w:asciiTheme="minorHAnsi" w:hAnsiTheme="minorHAnsi" w:cstheme="minorHAnsi"/>
                <w:sz w:val="21"/>
                <w:szCs w:val="21"/>
                <w:lang w:val="en-ID" w:eastAsia="en-ID"/>
              </w:rPr>
              <w:t>Mazmur</w:t>
            </w:r>
            <w:proofErr w:type="spellEnd"/>
            <w:r w:rsidRPr="004E530D">
              <w:rPr>
                <w:rFonts w:asciiTheme="minorHAnsi" w:hAnsiTheme="minorHAnsi" w:cstheme="minorHAnsi"/>
                <w:sz w:val="21"/>
                <w:szCs w:val="21"/>
                <w:lang w:val="en-ID" w:eastAsia="en-ID"/>
              </w:rPr>
              <w:t xml:space="preserve"> </w:t>
            </w:r>
            <w:proofErr w:type="spellStart"/>
            <w:r w:rsidRPr="004E530D">
              <w:rPr>
                <w:rFonts w:asciiTheme="minorHAnsi" w:hAnsiTheme="minorHAnsi" w:cstheme="minorHAnsi"/>
                <w:sz w:val="21"/>
                <w:szCs w:val="21"/>
                <w:lang w:val="en-ID" w:eastAsia="en-ID"/>
              </w:rPr>
              <w:t>Sinukaban</w:t>
            </w:r>
            <w:proofErr w:type="spellEnd"/>
            <w:r w:rsidRPr="004E530D">
              <w:rPr>
                <w:rFonts w:asciiTheme="minorHAnsi" w:hAnsiTheme="minorHAnsi" w:cstheme="minorHAnsi"/>
                <w:sz w:val="21"/>
                <w:szCs w:val="21"/>
                <w:lang w:val="en-ID" w:eastAsia="en-ID"/>
              </w:rPr>
              <w:t xml:space="preserve"> (</w:t>
            </w:r>
            <w:proofErr w:type="spellStart"/>
            <w:r w:rsidRPr="004E530D">
              <w:rPr>
                <w:rFonts w:asciiTheme="minorHAnsi" w:hAnsiTheme="minorHAnsi" w:cstheme="minorHAnsi"/>
                <w:sz w:val="21"/>
                <w:szCs w:val="21"/>
                <w:lang w:val="en-ID" w:eastAsia="en-ID"/>
              </w:rPr>
              <w:t>Khusus</w:t>
            </w:r>
            <w:proofErr w:type="spellEnd"/>
            <w:r w:rsidRPr="004E530D">
              <w:rPr>
                <w:rFonts w:asciiTheme="minorHAnsi" w:hAnsiTheme="minorHAnsi" w:cstheme="minorHAnsi"/>
                <w:sz w:val="21"/>
                <w:szCs w:val="21"/>
                <w:lang w:val="en-ID" w:eastAsia="en-ID"/>
              </w:rPr>
              <w:t xml:space="preserve"> Medan)</w:t>
            </w:r>
          </w:p>
        </w:tc>
        <w:tc>
          <w:tcPr>
            <w:tcW w:w="3572" w:type="dxa"/>
            <w:tcBorders>
              <w:top w:val="single" w:sz="4" w:space="0" w:color="auto"/>
              <w:left w:val="single" w:sz="4" w:space="0" w:color="auto"/>
              <w:bottom w:val="single" w:sz="4" w:space="0" w:color="auto"/>
              <w:right w:val="single" w:sz="4" w:space="0" w:color="auto"/>
            </w:tcBorders>
            <w:hideMark/>
          </w:tcPr>
          <w:p w14:paraId="68284368"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lang w:val="en-ID" w:eastAsia="en-ID"/>
              </w:rPr>
              <w:t>mazmur.sinukaban@prudential.co.id</w:t>
            </w:r>
          </w:p>
        </w:tc>
        <w:tc>
          <w:tcPr>
            <w:tcW w:w="1680" w:type="dxa"/>
            <w:tcBorders>
              <w:top w:val="single" w:sz="4" w:space="0" w:color="auto"/>
              <w:left w:val="single" w:sz="4" w:space="0" w:color="auto"/>
              <w:bottom w:val="single" w:sz="4" w:space="0" w:color="auto"/>
              <w:right w:val="single" w:sz="4" w:space="0" w:color="auto"/>
            </w:tcBorders>
            <w:hideMark/>
          </w:tcPr>
          <w:p w14:paraId="6BAECBB7" w14:textId="77777777" w:rsidR="007E11DA" w:rsidRPr="004E530D" w:rsidRDefault="007E11DA" w:rsidP="00794BBC">
            <w:pPr>
              <w:spacing w:after="0" w:line="240" w:lineRule="auto"/>
              <w:rPr>
                <w:rFonts w:asciiTheme="minorHAnsi" w:hAnsiTheme="minorHAnsi" w:cstheme="minorHAnsi"/>
                <w:sz w:val="21"/>
                <w:szCs w:val="21"/>
                <w:lang w:val="en-ID" w:eastAsia="en-ID"/>
              </w:rPr>
            </w:pPr>
            <w:r w:rsidRPr="004E530D">
              <w:rPr>
                <w:rFonts w:asciiTheme="minorHAnsi" w:hAnsiTheme="minorHAnsi" w:cstheme="minorHAnsi"/>
                <w:sz w:val="21"/>
                <w:szCs w:val="21"/>
                <w:lang w:val="en-ID" w:eastAsia="en-ID"/>
              </w:rPr>
              <w:t>081318829204</w:t>
            </w:r>
          </w:p>
        </w:tc>
      </w:tr>
      <w:tr w:rsidR="007E11DA" w:rsidRPr="004E530D" w14:paraId="565E652B"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0107036F" w14:textId="77777777" w:rsidR="007E11DA" w:rsidRPr="004E530D" w:rsidRDefault="007E11DA" w:rsidP="00794BBC">
            <w:pPr>
              <w:spacing w:after="0" w:line="240" w:lineRule="auto"/>
              <w:jc w:val="both"/>
              <w:rPr>
                <w:rFonts w:cs="Calibri"/>
                <w:sz w:val="21"/>
                <w:szCs w:val="21"/>
              </w:rPr>
            </w:pPr>
            <w:r w:rsidRPr="004E530D">
              <w:rPr>
                <w:rFonts w:cs="Calibri"/>
                <w:sz w:val="21"/>
                <w:szCs w:val="21"/>
              </w:rPr>
              <w:t>4</w:t>
            </w:r>
          </w:p>
        </w:tc>
        <w:tc>
          <w:tcPr>
            <w:tcW w:w="3000" w:type="dxa"/>
            <w:tcBorders>
              <w:top w:val="single" w:sz="4" w:space="0" w:color="auto"/>
              <w:left w:val="single" w:sz="4" w:space="0" w:color="auto"/>
              <w:bottom w:val="single" w:sz="4" w:space="0" w:color="auto"/>
              <w:right w:val="single" w:sz="4" w:space="0" w:color="auto"/>
            </w:tcBorders>
            <w:hideMark/>
          </w:tcPr>
          <w:p w14:paraId="051B623D" w14:textId="77777777" w:rsidR="007E11DA" w:rsidRPr="004E530D" w:rsidRDefault="007E11DA" w:rsidP="00794BBC">
            <w:pPr>
              <w:pStyle w:val="Default"/>
              <w:rPr>
                <w:rFonts w:asciiTheme="minorHAnsi" w:hAnsiTheme="minorHAnsi" w:cstheme="minorHAnsi"/>
                <w:color w:val="auto"/>
                <w:sz w:val="21"/>
                <w:szCs w:val="21"/>
              </w:rPr>
            </w:pPr>
            <w:r w:rsidRPr="004E530D">
              <w:rPr>
                <w:rFonts w:asciiTheme="minorHAnsi" w:hAnsiTheme="minorHAnsi" w:cstheme="minorHAnsi"/>
                <w:color w:val="auto"/>
                <w:sz w:val="21"/>
                <w:szCs w:val="21"/>
              </w:rPr>
              <w:t xml:space="preserve">Jaka Satria Abdul Gofur </w:t>
            </w:r>
          </w:p>
        </w:tc>
        <w:tc>
          <w:tcPr>
            <w:tcW w:w="3572" w:type="dxa"/>
            <w:tcBorders>
              <w:top w:val="single" w:sz="4" w:space="0" w:color="auto"/>
              <w:left w:val="single" w:sz="4" w:space="0" w:color="auto"/>
              <w:bottom w:val="single" w:sz="4" w:space="0" w:color="auto"/>
              <w:right w:val="single" w:sz="4" w:space="0" w:color="auto"/>
            </w:tcBorders>
            <w:hideMark/>
          </w:tcPr>
          <w:p w14:paraId="06947862"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 xml:space="preserve"> Jaka.Gofur@prudential.co.id</w:t>
            </w:r>
          </w:p>
        </w:tc>
        <w:tc>
          <w:tcPr>
            <w:tcW w:w="1680" w:type="dxa"/>
            <w:tcBorders>
              <w:top w:val="single" w:sz="4" w:space="0" w:color="auto"/>
              <w:left w:val="single" w:sz="4" w:space="0" w:color="auto"/>
              <w:bottom w:val="single" w:sz="4" w:space="0" w:color="auto"/>
              <w:right w:val="single" w:sz="4" w:space="0" w:color="auto"/>
            </w:tcBorders>
            <w:hideMark/>
          </w:tcPr>
          <w:p w14:paraId="08DB0BBF"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08118857775</w:t>
            </w:r>
          </w:p>
        </w:tc>
      </w:tr>
      <w:tr w:rsidR="007E11DA" w:rsidRPr="004E530D" w14:paraId="356864CC"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7E5C15A2" w14:textId="77777777" w:rsidR="007E11DA" w:rsidRPr="004E530D" w:rsidRDefault="007E11DA" w:rsidP="00794BBC">
            <w:pPr>
              <w:spacing w:after="0" w:line="240" w:lineRule="auto"/>
              <w:jc w:val="both"/>
              <w:rPr>
                <w:rFonts w:cs="Calibri"/>
                <w:sz w:val="21"/>
                <w:szCs w:val="21"/>
              </w:rPr>
            </w:pPr>
            <w:r w:rsidRPr="004E530D">
              <w:rPr>
                <w:rFonts w:cs="Calibri"/>
                <w:sz w:val="21"/>
                <w:szCs w:val="21"/>
              </w:rPr>
              <w:t>5</w:t>
            </w:r>
          </w:p>
        </w:tc>
        <w:tc>
          <w:tcPr>
            <w:tcW w:w="3000" w:type="dxa"/>
            <w:tcBorders>
              <w:top w:val="single" w:sz="4" w:space="0" w:color="auto"/>
              <w:left w:val="single" w:sz="4" w:space="0" w:color="auto"/>
              <w:bottom w:val="single" w:sz="4" w:space="0" w:color="auto"/>
              <w:right w:val="single" w:sz="4" w:space="0" w:color="auto"/>
            </w:tcBorders>
            <w:hideMark/>
          </w:tcPr>
          <w:p w14:paraId="2DB6E116" w14:textId="77777777" w:rsidR="007E11DA" w:rsidRPr="004E530D" w:rsidRDefault="007E11DA" w:rsidP="00794BBC">
            <w:pPr>
              <w:spacing w:after="0" w:line="240" w:lineRule="auto"/>
              <w:rPr>
                <w:rFonts w:asciiTheme="minorHAnsi" w:hAnsiTheme="minorHAnsi" w:cstheme="minorHAnsi"/>
                <w:sz w:val="21"/>
                <w:szCs w:val="21"/>
                <w:lang w:val="en-ID" w:eastAsia="en-ID"/>
              </w:rPr>
            </w:pPr>
            <w:r w:rsidRPr="004E530D">
              <w:rPr>
                <w:rFonts w:asciiTheme="minorHAnsi" w:hAnsiTheme="minorHAnsi" w:cstheme="minorHAnsi"/>
                <w:sz w:val="21"/>
                <w:szCs w:val="21"/>
                <w:lang w:val="en-ID" w:eastAsia="en-ID"/>
              </w:rPr>
              <w:t>Akhmad Maulana</w:t>
            </w:r>
          </w:p>
        </w:tc>
        <w:tc>
          <w:tcPr>
            <w:tcW w:w="3572" w:type="dxa"/>
            <w:tcBorders>
              <w:top w:val="single" w:sz="4" w:space="0" w:color="auto"/>
              <w:left w:val="single" w:sz="4" w:space="0" w:color="auto"/>
              <w:bottom w:val="single" w:sz="4" w:space="0" w:color="auto"/>
              <w:right w:val="single" w:sz="4" w:space="0" w:color="auto"/>
            </w:tcBorders>
            <w:hideMark/>
          </w:tcPr>
          <w:p w14:paraId="5BE5DEEF"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Akhmad.maulana@prudential.co.id</w:t>
            </w:r>
          </w:p>
        </w:tc>
        <w:tc>
          <w:tcPr>
            <w:tcW w:w="1680" w:type="dxa"/>
            <w:tcBorders>
              <w:top w:val="single" w:sz="4" w:space="0" w:color="auto"/>
              <w:left w:val="single" w:sz="4" w:space="0" w:color="auto"/>
              <w:bottom w:val="single" w:sz="4" w:space="0" w:color="auto"/>
              <w:right w:val="single" w:sz="4" w:space="0" w:color="auto"/>
            </w:tcBorders>
            <w:hideMark/>
          </w:tcPr>
          <w:p w14:paraId="1CA65DC7" w14:textId="77777777" w:rsidR="007E11DA" w:rsidRPr="004E530D" w:rsidRDefault="007E11DA" w:rsidP="00794BBC">
            <w:pPr>
              <w:spacing w:after="0" w:line="240" w:lineRule="auto"/>
              <w:rPr>
                <w:rFonts w:asciiTheme="minorHAnsi" w:hAnsiTheme="minorHAnsi" w:cstheme="minorHAnsi"/>
                <w:sz w:val="21"/>
                <w:szCs w:val="21"/>
                <w:lang w:val="en-ID" w:eastAsia="en-ID"/>
              </w:rPr>
            </w:pPr>
            <w:r w:rsidRPr="004E530D">
              <w:rPr>
                <w:rFonts w:asciiTheme="minorHAnsi" w:hAnsiTheme="minorHAnsi" w:cstheme="minorHAnsi"/>
                <w:sz w:val="21"/>
                <w:szCs w:val="21"/>
                <w:lang w:val="en-ID" w:eastAsia="en-ID"/>
              </w:rPr>
              <w:t>085770739916</w:t>
            </w:r>
          </w:p>
        </w:tc>
      </w:tr>
      <w:tr w:rsidR="007E11DA" w:rsidRPr="004E530D" w14:paraId="1ED5A011"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00EFC738" w14:textId="77777777" w:rsidR="007E11DA" w:rsidRPr="004E530D" w:rsidRDefault="007E11DA" w:rsidP="00794BBC">
            <w:pPr>
              <w:spacing w:after="0" w:line="240" w:lineRule="auto"/>
              <w:jc w:val="both"/>
              <w:rPr>
                <w:rFonts w:cs="Calibri"/>
                <w:sz w:val="21"/>
                <w:szCs w:val="21"/>
              </w:rPr>
            </w:pPr>
            <w:r w:rsidRPr="004E530D">
              <w:rPr>
                <w:rFonts w:cs="Calibri"/>
                <w:sz w:val="21"/>
                <w:szCs w:val="21"/>
              </w:rPr>
              <w:t>6</w:t>
            </w:r>
          </w:p>
        </w:tc>
        <w:tc>
          <w:tcPr>
            <w:tcW w:w="3000" w:type="dxa"/>
            <w:tcBorders>
              <w:top w:val="single" w:sz="4" w:space="0" w:color="auto"/>
              <w:left w:val="single" w:sz="4" w:space="0" w:color="auto"/>
              <w:bottom w:val="single" w:sz="4" w:space="0" w:color="auto"/>
              <w:right w:val="single" w:sz="4" w:space="0" w:color="auto"/>
            </w:tcBorders>
            <w:hideMark/>
          </w:tcPr>
          <w:p w14:paraId="09BA7269" w14:textId="77777777" w:rsidR="007E11DA" w:rsidRPr="004E530D" w:rsidRDefault="007E11DA" w:rsidP="00794BBC">
            <w:pPr>
              <w:pStyle w:val="Default"/>
              <w:rPr>
                <w:rFonts w:asciiTheme="minorHAnsi" w:hAnsiTheme="minorHAnsi" w:cstheme="minorHAnsi"/>
                <w:color w:val="auto"/>
                <w:sz w:val="21"/>
                <w:szCs w:val="21"/>
              </w:rPr>
            </w:pPr>
            <w:r w:rsidRPr="004E530D">
              <w:rPr>
                <w:rFonts w:asciiTheme="minorHAnsi" w:hAnsiTheme="minorHAnsi" w:cstheme="minorHAnsi"/>
                <w:color w:val="auto"/>
                <w:sz w:val="21"/>
                <w:szCs w:val="21"/>
              </w:rPr>
              <w:t xml:space="preserve">Unggul Adi Guno </w:t>
            </w:r>
          </w:p>
        </w:tc>
        <w:tc>
          <w:tcPr>
            <w:tcW w:w="3572" w:type="dxa"/>
            <w:tcBorders>
              <w:top w:val="single" w:sz="4" w:space="0" w:color="auto"/>
              <w:left w:val="single" w:sz="4" w:space="0" w:color="auto"/>
              <w:bottom w:val="single" w:sz="4" w:space="0" w:color="auto"/>
              <w:right w:val="single" w:sz="4" w:space="0" w:color="auto"/>
            </w:tcBorders>
            <w:hideMark/>
          </w:tcPr>
          <w:p w14:paraId="50C3C910"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UnggulAdi.Guno@prudential.co.id</w:t>
            </w:r>
          </w:p>
        </w:tc>
        <w:tc>
          <w:tcPr>
            <w:tcW w:w="1680" w:type="dxa"/>
            <w:tcBorders>
              <w:top w:val="single" w:sz="4" w:space="0" w:color="auto"/>
              <w:left w:val="single" w:sz="4" w:space="0" w:color="auto"/>
              <w:bottom w:val="single" w:sz="4" w:space="0" w:color="auto"/>
              <w:right w:val="single" w:sz="4" w:space="0" w:color="auto"/>
            </w:tcBorders>
            <w:hideMark/>
          </w:tcPr>
          <w:p w14:paraId="02054285" w14:textId="77777777" w:rsidR="007E11DA" w:rsidRPr="004E530D" w:rsidRDefault="007E11DA" w:rsidP="00794BBC">
            <w:pPr>
              <w:pStyle w:val="Default"/>
              <w:rPr>
                <w:rFonts w:asciiTheme="minorHAnsi" w:hAnsiTheme="minorHAnsi" w:cstheme="minorHAnsi"/>
                <w:color w:val="auto"/>
                <w:sz w:val="21"/>
                <w:szCs w:val="21"/>
              </w:rPr>
            </w:pPr>
            <w:r w:rsidRPr="004E530D">
              <w:rPr>
                <w:rFonts w:asciiTheme="minorHAnsi" w:hAnsiTheme="minorHAnsi" w:cstheme="minorHAnsi"/>
                <w:color w:val="auto"/>
                <w:sz w:val="21"/>
                <w:szCs w:val="21"/>
              </w:rPr>
              <w:t xml:space="preserve">08111846500 </w:t>
            </w:r>
          </w:p>
        </w:tc>
      </w:tr>
      <w:tr w:rsidR="007E11DA" w:rsidRPr="004E530D" w14:paraId="49C96378" w14:textId="77777777" w:rsidTr="001A4C55">
        <w:trPr>
          <w:jc w:val="center"/>
        </w:trPr>
        <w:tc>
          <w:tcPr>
            <w:tcW w:w="592" w:type="dxa"/>
            <w:tcBorders>
              <w:top w:val="single" w:sz="4" w:space="0" w:color="auto"/>
              <w:left w:val="single" w:sz="4" w:space="0" w:color="auto"/>
              <w:bottom w:val="single" w:sz="4" w:space="0" w:color="auto"/>
              <w:right w:val="single" w:sz="4" w:space="0" w:color="auto"/>
            </w:tcBorders>
            <w:hideMark/>
          </w:tcPr>
          <w:p w14:paraId="046A650D" w14:textId="77777777" w:rsidR="007E11DA" w:rsidRPr="004E530D" w:rsidRDefault="007E11DA" w:rsidP="00794BBC">
            <w:pPr>
              <w:spacing w:after="0" w:line="240" w:lineRule="auto"/>
              <w:jc w:val="both"/>
              <w:rPr>
                <w:rFonts w:cs="Calibri"/>
                <w:sz w:val="21"/>
                <w:szCs w:val="21"/>
              </w:rPr>
            </w:pPr>
            <w:r w:rsidRPr="004E530D">
              <w:rPr>
                <w:rFonts w:cs="Calibri"/>
                <w:sz w:val="21"/>
                <w:szCs w:val="21"/>
              </w:rPr>
              <w:t>7</w:t>
            </w:r>
          </w:p>
        </w:tc>
        <w:tc>
          <w:tcPr>
            <w:tcW w:w="3000" w:type="dxa"/>
            <w:tcBorders>
              <w:top w:val="single" w:sz="4" w:space="0" w:color="auto"/>
              <w:left w:val="single" w:sz="4" w:space="0" w:color="auto"/>
              <w:bottom w:val="single" w:sz="4" w:space="0" w:color="auto"/>
              <w:right w:val="single" w:sz="4" w:space="0" w:color="auto"/>
            </w:tcBorders>
            <w:hideMark/>
          </w:tcPr>
          <w:p w14:paraId="00B36909" w14:textId="77777777" w:rsidR="007E11DA" w:rsidRPr="004E530D" w:rsidRDefault="007E11DA" w:rsidP="00794BBC">
            <w:pPr>
              <w:pStyle w:val="Default"/>
              <w:rPr>
                <w:rFonts w:asciiTheme="minorHAnsi" w:hAnsiTheme="minorHAnsi" w:cstheme="minorHAnsi"/>
                <w:color w:val="auto"/>
                <w:sz w:val="21"/>
                <w:szCs w:val="21"/>
              </w:rPr>
            </w:pPr>
            <w:r w:rsidRPr="004E530D">
              <w:rPr>
                <w:rFonts w:asciiTheme="minorHAnsi" w:hAnsiTheme="minorHAnsi" w:cstheme="minorHAnsi"/>
                <w:color w:val="auto"/>
                <w:sz w:val="21"/>
                <w:szCs w:val="21"/>
              </w:rPr>
              <w:t xml:space="preserve">Satya Eka Darma </w:t>
            </w:r>
          </w:p>
        </w:tc>
        <w:tc>
          <w:tcPr>
            <w:tcW w:w="3572" w:type="dxa"/>
            <w:tcBorders>
              <w:top w:val="single" w:sz="4" w:space="0" w:color="auto"/>
              <w:left w:val="single" w:sz="4" w:space="0" w:color="auto"/>
              <w:bottom w:val="single" w:sz="4" w:space="0" w:color="auto"/>
              <w:right w:val="single" w:sz="4" w:space="0" w:color="auto"/>
            </w:tcBorders>
            <w:hideMark/>
          </w:tcPr>
          <w:p w14:paraId="7DD1326B" w14:textId="77777777" w:rsidR="007E11DA" w:rsidRPr="004E530D" w:rsidRDefault="007E11DA" w:rsidP="00794BBC">
            <w:pPr>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Satya.Darma@prudential.co.id</w:t>
            </w:r>
          </w:p>
        </w:tc>
        <w:tc>
          <w:tcPr>
            <w:tcW w:w="1680" w:type="dxa"/>
            <w:tcBorders>
              <w:top w:val="single" w:sz="4" w:space="0" w:color="auto"/>
              <w:left w:val="single" w:sz="4" w:space="0" w:color="auto"/>
              <w:bottom w:val="single" w:sz="4" w:space="0" w:color="auto"/>
              <w:right w:val="single" w:sz="4" w:space="0" w:color="auto"/>
            </w:tcBorders>
            <w:hideMark/>
          </w:tcPr>
          <w:p w14:paraId="5D881CE5" w14:textId="77777777" w:rsidR="007E11DA" w:rsidRPr="004E530D" w:rsidRDefault="007E11DA" w:rsidP="00794BBC">
            <w:pPr>
              <w:pStyle w:val="Default"/>
              <w:rPr>
                <w:rFonts w:asciiTheme="minorHAnsi" w:hAnsiTheme="minorHAnsi" w:cstheme="minorHAnsi"/>
                <w:color w:val="auto"/>
                <w:sz w:val="21"/>
                <w:szCs w:val="21"/>
              </w:rPr>
            </w:pPr>
            <w:r w:rsidRPr="004E530D">
              <w:rPr>
                <w:rFonts w:asciiTheme="minorHAnsi" w:hAnsiTheme="minorHAnsi" w:cstheme="minorHAnsi"/>
                <w:color w:val="auto"/>
                <w:sz w:val="21"/>
                <w:szCs w:val="21"/>
              </w:rPr>
              <w:t xml:space="preserve">08111797767 </w:t>
            </w:r>
          </w:p>
        </w:tc>
      </w:tr>
    </w:tbl>
    <w:p w14:paraId="50266A35" w14:textId="77777777" w:rsidR="008E7D35" w:rsidRPr="004E530D" w:rsidRDefault="008E7D35" w:rsidP="00794BBC">
      <w:pPr>
        <w:spacing w:after="0" w:line="240" w:lineRule="auto"/>
        <w:jc w:val="both"/>
        <w:rPr>
          <w:rFonts w:cs="Calibri"/>
          <w:b/>
          <w:sz w:val="21"/>
          <w:szCs w:val="21"/>
        </w:rPr>
      </w:pPr>
    </w:p>
    <w:p w14:paraId="5B9BF21D" w14:textId="77777777" w:rsidR="00A21227" w:rsidRPr="004E530D" w:rsidRDefault="00A21227" w:rsidP="00794BBC">
      <w:pPr>
        <w:spacing w:after="0" w:line="240" w:lineRule="auto"/>
        <w:jc w:val="both"/>
        <w:rPr>
          <w:rFonts w:cs="Calibri"/>
          <w:b/>
          <w:sz w:val="21"/>
          <w:szCs w:val="21"/>
        </w:rPr>
      </w:pPr>
    </w:p>
    <w:p w14:paraId="359ACE53" w14:textId="77777777" w:rsidR="00010B4B" w:rsidRPr="004E530D" w:rsidRDefault="00010B4B" w:rsidP="00794BBC">
      <w:pPr>
        <w:spacing w:after="0" w:line="240" w:lineRule="auto"/>
        <w:jc w:val="both"/>
        <w:rPr>
          <w:rFonts w:cs="Calibri"/>
          <w:b/>
          <w:sz w:val="21"/>
          <w:szCs w:val="21"/>
        </w:rPr>
      </w:pPr>
    </w:p>
    <w:p w14:paraId="43DAA77A" w14:textId="77777777" w:rsidR="00010B4B" w:rsidRPr="004E530D" w:rsidRDefault="00010B4B" w:rsidP="00794BBC">
      <w:pPr>
        <w:spacing w:after="0" w:line="240" w:lineRule="auto"/>
        <w:jc w:val="both"/>
        <w:rPr>
          <w:rFonts w:cs="Calibri"/>
          <w:b/>
          <w:sz w:val="21"/>
          <w:szCs w:val="21"/>
        </w:rPr>
      </w:pPr>
    </w:p>
    <w:p w14:paraId="5F80A56C" w14:textId="77777777" w:rsidR="00010B4B" w:rsidRPr="004E530D" w:rsidRDefault="00010B4B" w:rsidP="00794BBC">
      <w:pPr>
        <w:spacing w:after="0" w:line="240" w:lineRule="auto"/>
        <w:jc w:val="both"/>
        <w:rPr>
          <w:rFonts w:cs="Calibri"/>
          <w:b/>
          <w:sz w:val="21"/>
          <w:szCs w:val="21"/>
        </w:rPr>
      </w:pPr>
    </w:p>
    <w:p w14:paraId="55965322" w14:textId="77777777" w:rsidR="00010B4B" w:rsidRPr="004E530D" w:rsidRDefault="00010B4B" w:rsidP="00794BBC">
      <w:pPr>
        <w:spacing w:after="0" w:line="240" w:lineRule="auto"/>
        <w:jc w:val="both"/>
        <w:rPr>
          <w:rFonts w:cs="Calibri"/>
          <w:b/>
          <w:sz w:val="21"/>
          <w:szCs w:val="21"/>
        </w:rPr>
      </w:pPr>
    </w:p>
    <w:p w14:paraId="36AAD4C6" w14:textId="77777777" w:rsidR="00010B4B" w:rsidRPr="004E530D" w:rsidRDefault="00010B4B" w:rsidP="00794BBC">
      <w:pPr>
        <w:spacing w:after="0" w:line="240" w:lineRule="auto"/>
        <w:jc w:val="both"/>
        <w:rPr>
          <w:rFonts w:cs="Calibri"/>
          <w:b/>
          <w:sz w:val="21"/>
          <w:szCs w:val="21"/>
        </w:rPr>
      </w:pPr>
    </w:p>
    <w:p w14:paraId="7F9A97C4" w14:textId="77777777" w:rsidR="00010B4B" w:rsidRPr="004E530D" w:rsidRDefault="00010B4B" w:rsidP="00794BBC">
      <w:pPr>
        <w:spacing w:after="0" w:line="240" w:lineRule="auto"/>
        <w:jc w:val="both"/>
        <w:rPr>
          <w:rFonts w:cs="Calibri"/>
          <w:b/>
          <w:sz w:val="21"/>
          <w:szCs w:val="21"/>
        </w:rPr>
      </w:pPr>
    </w:p>
    <w:p w14:paraId="3BA7D9DC" w14:textId="77777777" w:rsidR="00010B4B" w:rsidRPr="004E530D" w:rsidRDefault="00010B4B" w:rsidP="00794BBC">
      <w:pPr>
        <w:spacing w:after="0" w:line="240" w:lineRule="auto"/>
        <w:jc w:val="both"/>
        <w:rPr>
          <w:rFonts w:cs="Calibri"/>
          <w:b/>
          <w:sz w:val="21"/>
          <w:szCs w:val="21"/>
        </w:rPr>
      </w:pPr>
    </w:p>
    <w:p w14:paraId="70F8B6D4" w14:textId="77777777" w:rsidR="00010B4B" w:rsidRPr="004E530D" w:rsidRDefault="00010B4B" w:rsidP="00794BBC">
      <w:pPr>
        <w:spacing w:after="0" w:line="240" w:lineRule="auto"/>
        <w:jc w:val="both"/>
        <w:rPr>
          <w:rFonts w:cs="Calibri"/>
          <w:b/>
          <w:sz w:val="21"/>
          <w:szCs w:val="21"/>
        </w:rPr>
      </w:pPr>
    </w:p>
    <w:p w14:paraId="38E2E832" w14:textId="77777777" w:rsidR="00010B4B" w:rsidRPr="004E530D" w:rsidRDefault="00010B4B" w:rsidP="00794BBC">
      <w:pPr>
        <w:spacing w:after="0" w:line="240" w:lineRule="auto"/>
        <w:jc w:val="both"/>
        <w:rPr>
          <w:rFonts w:cs="Calibri"/>
          <w:b/>
          <w:sz w:val="21"/>
          <w:szCs w:val="21"/>
        </w:rPr>
      </w:pPr>
    </w:p>
    <w:p w14:paraId="3CCEC519" w14:textId="77777777" w:rsidR="00010B4B" w:rsidRPr="004E530D" w:rsidRDefault="00010B4B" w:rsidP="00794BBC">
      <w:pPr>
        <w:spacing w:after="0" w:line="240" w:lineRule="auto"/>
        <w:jc w:val="both"/>
        <w:rPr>
          <w:rFonts w:cs="Calibri"/>
          <w:b/>
          <w:sz w:val="21"/>
          <w:szCs w:val="21"/>
        </w:rPr>
      </w:pPr>
    </w:p>
    <w:p w14:paraId="46A55F03" w14:textId="77777777" w:rsidR="00010B4B" w:rsidRPr="004E530D" w:rsidRDefault="00010B4B" w:rsidP="00794BBC">
      <w:pPr>
        <w:spacing w:after="0" w:line="240" w:lineRule="auto"/>
        <w:jc w:val="both"/>
        <w:rPr>
          <w:rFonts w:cs="Calibri"/>
          <w:b/>
          <w:sz w:val="21"/>
          <w:szCs w:val="21"/>
        </w:rPr>
      </w:pPr>
    </w:p>
    <w:p w14:paraId="571CBC95" w14:textId="77777777" w:rsidR="00010B4B" w:rsidRPr="004E530D" w:rsidRDefault="00010B4B" w:rsidP="00794BBC">
      <w:pPr>
        <w:spacing w:after="0" w:line="240" w:lineRule="auto"/>
        <w:jc w:val="both"/>
        <w:rPr>
          <w:rFonts w:cs="Calibri"/>
          <w:b/>
          <w:sz w:val="21"/>
          <w:szCs w:val="21"/>
        </w:rPr>
      </w:pPr>
    </w:p>
    <w:p w14:paraId="10EEA62A" w14:textId="77777777" w:rsidR="00010B4B" w:rsidRPr="004E530D" w:rsidRDefault="00010B4B" w:rsidP="00794BBC">
      <w:pPr>
        <w:spacing w:after="0" w:line="240" w:lineRule="auto"/>
        <w:jc w:val="both"/>
        <w:rPr>
          <w:rFonts w:cs="Calibri"/>
          <w:b/>
          <w:sz w:val="21"/>
          <w:szCs w:val="21"/>
        </w:rPr>
      </w:pPr>
    </w:p>
    <w:p w14:paraId="19BA0E13" w14:textId="77777777" w:rsidR="00010B4B" w:rsidRPr="004E530D" w:rsidRDefault="00010B4B" w:rsidP="00794BBC">
      <w:pPr>
        <w:spacing w:after="0" w:line="240" w:lineRule="auto"/>
        <w:jc w:val="both"/>
        <w:rPr>
          <w:rFonts w:cs="Calibri"/>
          <w:b/>
          <w:sz w:val="21"/>
          <w:szCs w:val="21"/>
        </w:rPr>
      </w:pPr>
    </w:p>
    <w:p w14:paraId="408F6DED" w14:textId="77777777" w:rsidR="00010B4B" w:rsidRPr="004E530D" w:rsidRDefault="00010B4B" w:rsidP="00794BBC">
      <w:pPr>
        <w:spacing w:after="0" w:line="240" w:lineRule="auto"/>
        <w:jc w:val="both"/>
        <w:rPr>
          <w:rFonts w:cs="Calibri"/>
          <w:b/>
          <w:sz w:val="21"/>
          <w:szCs w:val="21"/>
        </w:rPr>
      </w:pPr>
    </w:p>
    <w:p w14:paraId="11BA1A72" w14:textId="77777777" w:rsidR="00010B4B" w:rsidRPr="004E530D" w:rsidRDefault="00010B4B" w:rsidP="00794BBC">
      <w:pPr>
        <w:spacing w:after="0" w:line="240" w:lineRule="auto"/>
        <w:jc w:val="both"/>
        <w:rPr>
          <w:rFonts w:cs="Calibri"/>
          <w:b/>
          <w:sz w:val="21"/>
          <w:szCs w:val="21"/>
        </w:rPr>
      </w:pPr>
    </w:p>
    <w:p w14:paraId="1AE3A1C1" w14:textId="77777777" w:rsidR="00010B4B" w:rsidRPr="004E530D" w:rsidRDefault="00010B4B" w:rsidP="00794BBC">
      <w:pPr>
        <w:spacing w:after="0" w:line="240" w:lineRule="auto"/>
        <w:jc w:val="both"/>
        <w:rPr>
          <w:rFonts w:cs="Calibri"/>
          <w:b/>
          <w:sz w:val="21"/>
          <w:szCs w:val="21"/>
        </w:rPr>
      </w:pPr>
    </w:p>
    <w:p w14:paraId="7529E835" w14:textId="77777777" w:rsidR="00010B4B" w:rsidRPr="004E530D" w:rsidRDefault="00010B4B" w:rsidP="00794BBC">
      <w:pPr>
        <w:spacing w:after="0" w:line="240" w:lineRule="auto"/>
        <w:jc w:val="both"/>
        <w:rPr>
          <w:rFonts w:cs="Calibri"/>
          <w:b/>
          <w:sz w:val="21"/>
          <w:szCs w:val="21"/>
        </w:rPr>
      </w:pPr>
    </w:p>
    <w:p w14:paraId="12F157CA" w14:textId="77777777" w:rsidR="00010B4B" w:rsidRPr="004E530D" w:rsidRDefault="00010B4B" w:rsidP="00794BBC">
      <w:pPr>
        <w:spacing w:after="0" w:line="240" w:lineRule="auto"/>
        <w:jc w:val="both"/>
        <w:rPr>
          <w:rFonts w:cs="Calibri"/>
          <w:b/>
          <w:sz w:val="21"/>
          <w:szCs w:val="21"/>
        </w:rPr>
      </w:pPr>
    </w:p>
    <w:p w14:paraId="51D07F65" w14:textId="77777777" w:rsidR="00010B4B" w:rsidRPr="004E530D" w:rsidRDefault="00010B4B" w:rsidP="00794BBC">
      <w:pPr>
        <w:spacing w:after="0" w:line="240" w:lineRule="auto"/>
        <w:jc w:val="both"/>
        <w:rPr>
          <w:rFonts w:cs="Calibri"/>
          <w:b/>
          <w:sz w:val="21"/>
          <w:szCs w:val="21"/>
        </w:rPr>
      </w:pPr>
    </w:p>
    <w:p w14:paraId="0572A9DE" w14:textId="77777777" w:rsidR="00010B4B" w:rsidRPr="004E530D" w:rsidRDefault="00010B4B" w:rsidP="00794BBC">
      <w:pPr>
        <w:spacing w:after="0" w:line="240" w:lineRule="auto"/>
        <w:jc w:val="both"/>
        <w:rPr>
          <w:rFonts w:cs="Calibri"/>
          <w:b/>
          <w:sz w:val="21"/>
          <w:szCs w:val="21"/>
        </w:rPr>
      </w:pPr>
    </w:p>
    <w:p w14:paraId="54D02A3B" w14:textId="77777777" w:rsidR="00010B4B" w:rsidRPr="004E530D" w:rsidRDefault="00010B4B" w:rsidP="00794BBC">
      <w:pPr>
        <w:spacing w:after="0" w:line="240" w:lineRule="auto"/>
        <w:jc w:val="both"/>
        <w:rPr>
          <w:rFonts w:cs="Calibri"/>
          <w:b/>
          <w:sz w:val="21"/>
          <w:szCs w:val="21"/>
        </w:rPr>
      </w:pPr>
    </w:p>
    <w:p w14:paraId="4A97093A" w14:textId="77777777" w:rsidR="00010B4B" w:rsidRPr="004E530D" w:rsidRDefault="00010B4B" w:rsidP="00794BBC">
      <w:pPr>
        <w:spacing w:after="0" w:line="240" w:lineRule="auto"/>
        <w:jc w:val="both"/>
        <w:rPr>
          <w:rFonts w:cs="Calibri"/>
          <w:b/>
          <w:sz w:val="21"/>
          <w:szCs w:val="21"/>
        </w:rPr>
      </w:pPr>
    </w:p>
    <w:p w14:paraId="6C136253" w14:textId="77777777" w:rsidR="00010B4B" w:rsidRPr="004E530D" w:rsidRDefault="00010B4B" w:rsidP="00794BBC">
      <w:pPr>
        <w:spacing w:after="0" w:line="240" w:lineRule="auto"/>
        <w:jc w:val="both"/>
        <w:rPr>
          <w:rFonts w:cs="Calibri"/>
          <w:b/>
          <w:sz w:val="21"/>
          <w:szCs w:val="21"/>
        </w:rPr>
      </w:pPr>
    </w:p>
    <w:p w14:paraId="01454580" w14:textId="77777777" w:rsidR="00010B4B" w:rsidRPr="004E530D" w:rsidRDefault="00010B4B" w:rsidP="00794BBC">
      <w:pPr>
        <w:spacing w:after="0" w:line="240" w:lineRule="auto"/>
        <w:jc w:val="both"/>
        <w:rPr>
          <w:rFonts w:cs="Calibri"/>
          <w:b/>
          <w:sz w:val="21"/>
          <w:szCs w:val="21"/>
        </w:rPr>
      </w:pPr>
    </w:p>
    <w:p w14:paraId="4C92F43F" w14:textId="77777777" w:rsidR="00010B4B" w:rsidRPr="004E530D" w:rsidRDefault="00010B4B" w:rsidP="00794BBC">
      <w:pPr>
        <w:spacing w:after="0" w:line="240" w:lineRule="auto"/>
        <w:jc w:val="both"/>
        <w:rPr>
          <w:rFonts w:cs="Calibri"/>
          <w:b/>
          <w:sz w:val="21"/>
          <w:szCs w:val="21"/>
        </w:rPr>
      </w:pPr>
    </w:p>
    <w:p w14:paraId="6CA051C6" w14:textId="77777777" w:rsidR="00010B4B" w:rsidRPr="004E530D" w:rsidRDefault="00010B4B" w:rsidP="00794BBC">
      <w:pPr>
        <w:spacing w:after="0" w:line="240" w:lineRule="auto"/>
        <w:jc w:val="both"/>
        <w:rPr>
          <w:rFonts w:cs="Calibri"/>
          <w:b/>
          <w:sz w:val="21"/>
          <w:szCs w:val="21"/>
        </w:rPr>
      </w:pPr>
    </w:p>
    <w:p w14:paraId="5EED36F7" w14:textId="77777777" w:rsidR="00010B4B" w:rsidRPr="004E530D" w:rsidRDefault="00010B4B" w:rsidP="00794BBC">
      <w:pPr>
        <w:spacing w:after="0" w:line="240" w:lineRule="auto"/>
        <w:jc w:val="both"/>
        <w:rPr>
          <w:rFonts w:cs="Calibri"/>
          <w:b/>
          <w:sz w:val="21"/>
          <w:szCs w:val="21"/>
        </w:rPr>
      </w:pPr>
    </w:p>
    <w:p w14:paraId="597B5B8F" w14:textId="77777777" w:rsidR="00010B4B" w:rsidRPr="004E530D" w:rsidRDefault="00010B4B" w:rsidP="00794BBC">
      <w:pPr>
        <w:spacing w:after="0" w:line="240" w:lineRule="auto"/>
        <w:jc w:val="both"/>
        <w:rPr>
          <w:rFonts w:cs="Calibri"/>
          <w:b/>
          <w:sz w:val="21"/>
          <w:szCs w:val="21"/>
        </w:rPr>
      </w:pPr>
    </w:p>
    <w:p w14:paraId="47EA2145" w14:textId="77777777" w:rsidR="00010B4B" w:rsidRPr="004E530D" w:rsidRDefault="00010B4B" w:rsidP="00794BBC">
      <w:pPr>
        <w:spacing w:after="0" w:line="240" w:lineRule="auto"/>
        <w:jc w:val="both"/>
        <w:rPr>
          <w:rFonts w:cs="Calibri"/>
          <w:b/>
          <w:sz w:val="21"/>
          <w:szCs w:val="21"/>
        </w:rPr>
      </w:pPr>
    </w:p>
    <w:p w14:paraId="515D8C70" w14:textId="77777777" w:rsidR="00010B4B" w:rsidRPr="004E530D" w:rsidRDefault="00010B4B" w:rsidP="00794BBC">
      <w:pPr>
        <w:spacing w:after="0" w:line="240" w:lineRule="auto"/>
        <w:jc w:val="both"/>
        <w:rPr>
          <w:rFonts w:cs="Calibri"/>
          <w:b/>
          <w:sz w:val="21"/>
          <w:szCs w:val="21"/>
        </w:rPr>
      </w:pPr>
    </w:p>
    <w:p w14:paraId="4488B2A4" w14:textId="77777777" w:rsidR="00010B4B" w:rsidRPr="004E530D" w:rsidRDefault="00010B4B" w:rsidP="00794BBC">
      <w:pPr>
        <w:spacing w:after="0" w:line="240" w:lineRule="auto"/>
        <w:jc w:val="both"/>
        <w:rPr>
          <w:rFonts w:cs="Calibri"/>
          <w:b/>
          <w:sz w:val="21"/>
          <w:szCs w:val="21"/>
        </w:rPr>
      </w:pPr>
    </w:p>
    <w:p w14:paraId="10A0DE87" w14:textId="77777777" w:rsidR="00010B4B" w:rsidRPr="004E530D" w:rsidRDefault="00010B4B" w:rsidP="00794BBC">
      <w:pPr>
        <w:spacing w:after="0" w:line="240" w:lineRule="auto"/>
        <w:jc w:val="both"/>
        <w:rPr>
          <w:rFonts w:cs="Calibri"/>
          <w:b/>
          <w:sz w:val="21"/>
          <w:szCs w:val="21"/>
        </w:rPr>
      </w:pPr>
    </w:p>
    <w:p w14:paraId="4CDC0CC8" w14:textId="77777777" w:rsidR="00010B4B" w:rsidRPr="004E530D" w:rsidRDefault="00010B4B" w:rsidP="00794BBC">
      <w:pPr>
        <w:spacing w:after="0" w:line="240" w:lineRule="auto"/>
        <w:jc w:val="both"/>
        <w:rPr>
          <w:rFonts w:cs="Calibri"/>
          <w:b/>
          <w:sz w:val="21"/>
          <w:szCs w:val="21"/>
        </w:rPr>
      </w:pPr>
    </w:p>
    <w:p w14:paraId="3EF16D88" w14:textId="2BE65187" w:rsidR="004B6172" w:rsidRPr="004E530D" w:rsidRDefault="004B6172" w:rsidP="004B6172">
      <w:pPr>
        <w:pStyle w:val="ListParagraph"/>
        <w:numPr>
          <w:ilvl w:val="0"/>
          <w:numId w:val="19"/>
        </w:numPr>
        <w:suppressAutoHyphens/>
        <w:spacing w:after="0" w:line="240" w:lineRule="auto"/>
        <w:ind w:left="0"/>
        <w:jc w:val="both"/>
        <w:rPr>
          <w:rFonts w:asciiTheme="minorHAnsi" w:hAnsiTheme="minorHAnsi" w:cstheme="minorHAnsi"/>
          <w:b/>
          <w:sz w:val="21"/>
          <w:szCs w:val="21"/>
        </w:rPr>
      </w:pPr>
      <w:r w:rsidRPr="004E530D">
        <w:rPr>
          <w:rFonts w:asciiTheme="minorHAnsi" w:hAnsiTheme="minorHAnsi" w:cstheme="minorHAnsi"/>
          <w:b/>
          <w:sz w:val="21"/>
          <w:szCs w:val="21"/>
        </w:rPr>
        <w:t>PIHAK KEDUA</w:t>
      </w:r>
    </w:p>
    <w:p w14:paraId="4F03D299" w14:textId="77777777" w:rsidR="004B6172" w:rsidRPr="004E530D" w:rsidRDefault="004B6172" w:rsidP="004B6172">
      <w:pPr>
        <w:spacing w:after="0" w:line="240" w:lineRule="auto"/>
        <w:ind w:left="432"/>
        <w:jc w:val="both"/>
        <w:rPr>
          <w:rFonts w:asciiTheme="minorHAnsi" w:hAnsiTheme="minorHAnsi" w:cstheme="minorHAnsi"/>
          <w:sz w:val="21"/>
          <w:szCs w:val="21"/>
        </w:rPr>
      </w:pPr>
    </w:p>
    <w:p w14:paraId="60B30967" w14:textId="77777777" w:rsidR="004B6172" w:rsidRPr="004E530D" w:rsidRDefault="004B6172" w:rsidP="004B6172">
      <w:pPr>
        <w:spacing w:after="0" w:line="240" w:lineRule="auto"/>
        <w:jc w:val="both"/>
        <w:rPr>
          <w:rFonts w:asciiTheme="minorHAnsi" w:hAnsiTheme="minorHAnsi" w:cstheme="minorHAnsi"/>
          <w:sz w:val="21"/>
          <w:szCs w:val="21"/>
          <w:lang w:val="it-IT"/>
        </w:rPr>
      </w:pPr>
      <w:r w:rsidRPr="004E530D">
        <w:rPr>
          <w:rFonts w:asciiTheme="minorHAnsi" w:hAnsiTheme="minorHAnsi" w:cstheme="minorHAnsi"/>
          <w:sz w:val="21"/>
          <w:szCs w:val="21"/>
          <w:lang w:val="it-IT"/>
        </w:rPr>
        <w:t>Pihak Kedua</w:t>
      </w:r>
      <w:r w:rsidRPr="004E530D">
        <w:rPr>
          <w:rFonts w:asciiTheme="minorHAnsi" w:hAnsiTheme="minorHAnsi" w:cstheme="minorHAnsi"/>
          <w:sz w:val="21"/>
          <w:szCs w:val="21"/>
          <w:lang w:val="it-IT"/>
        </w:rPr>
        <w:tab/>
        <w:t xml:space="preserve">: </w:t>
      </w:r>
      <w:r w:rsidRPr="004E530D">
        <w:rPr>
          <w:rFonts w:asciiTheme="minorHAnsi" w:hAnsiTheme="minorHAnsi" w:cstheme="minorHAnsi"/>
          <w:b/>
          <w:bCs/>
          <w:sz w:val="21"/>
          <w:szCs w:val="21"/>
          <w:lang w:val="it-IT"/>
        </w:rPr>
        <w:t>PT. DISA PRIMA MEDIKA</w:t>
      </w:r>
    </w:p>
    <w:p w14:paraId="4F7C9BBE" w14:textId="77777777" w:rsidR="004B6172" w:rsidRPr="004E530D" w:rsidRDefault="004B6172" w:rsidP="004B6172">
      <w:pPr>
        <w:tabs>
          <w:tab w:val="left" w:pos="-3150"/>
        </w:tabs>
        <w:spacing w:after="0" w:line="240" w:lineRule="auto"/>
        <w:jc w:val="both"/>
        <w:rPr>
          <w:rFonts w:asciiTheme="minorHAnsi" w:hAnsiTheme="minorHAnsi" w:cstheme="minorHAnsi"/>
          <w:sz w:val="21"/>
          <w:szCs w:val="21"/>
          <w:lang w:val="it-IT"/>
        </w:rPr>
      </w:pPr>
      <w:r w:rsidRPr="004E530D">
        <w:rPr>
          <w:rFonts w:asciiTheme="minorHAnsi" w:hAnsiTheme="minorHAnsi" w:cstheme="minorHAnsi"/>
          <w:sz w:val="21"/>
          <w:szCs w:val="21"/>
          <w:lang w:val="it-IT"/>
        </w:rPr>
        <w:lastRenderedPageBreak/>
        <w:t>Alamat</w:t>
      </w:r>
      <w:r w:rsidRPr="004E530D">
        <w:rPr>
          <w:rFonts w:asciiTheme="minorHAnsi" w:hAnsiTheme="minorHAnsi" w:cstheme="minorHAnsi"/>
          <w:sz w:val="21"/>
          <w:szCs w:val="21"/>
          <w:lang w:val="it-IT"/>
        </w:rPr>
        <w:tab/>
      </w:r>
      <w:r w:rsidRPr="004E530D">
        <w:rPr>
          <w:rFonts w:asciiTheme="minorHAnsi" w:hAnsiTheme="minorHAnsi" w:cstheme="minorHAnsi"/>
          <w:sz w:val="21"/>
          <w:szCs w:val="21"/>
          <w:lang w:val="it-IT"/>
        </w:rPr>
        <w:tab/>
        <w:t>: PERUM BANJARARUM SELTAN 3 B RT 003 RW 012 BANJARARUM SINGOSARI</w:t>
      </w:r>
    </w:p>
    <w:p w14:paraId="7A6FB45E" w14:textId="77777777" w:rsidR="004B6172" w:rsidRPr="004E530D" w:rsidRDefault="004B6172" w:rsidP="004B6172">
      <w:pPr>
        <w:tabs>
          <w:tab w:val="left" w:pos="-3150"/>
        </w:tabs>
        <w:spacing w:after="0" w:line="240" w:lineRule="auto"/>
        <w:jc w:val="both"/>
        <w:rPr>
          <w:rFonts w:asciiTheme="minorHAnsi" w:hAnsiTheme="minorHAnsi" w:cstheme="minorHAnsi"/>
          <w:sz w:val="21"/>
          <w:szCs w:val="21"/>
          <w:lang w:val="it-IT"/>
        </w:rPr>
      </w:pPr>
      <w:r w:rsidRPr="004E530D">
        <w:rPr>
          <w:rFonts w:asciiTheme="minorHAnsi" w:hAnsiTheme="minorHAnsi" w:cstheme="minorHAnsi"/>
          <w:sz w:val="21"/>
          <w:szCs w:val="21"/>
          <w:lang w:val="it-IT"/>
        </w:rPr>
        <w:tab/>
      </w:r>
      <w:r w:rsidRPr="004E530D">
        <w:rPr>
          <w:rFonts w:asciiTheme="minorHAnsi" w:hAnsiTheme="minorHAnsi" w:cstheme="minorHAnsi"/>
          <w:sz w:val="21"/>
          <w:szCs w:val="21"/>
          <w:lang w:val="it-IT"/>
        </w:rPr>
        <w:tab/>
        <w:t xml:space="preserve">  KABUPATEN MALANG</w:t>
      </w:r>
    </w:p>
    <w:p w14:paraId="2A676D04" w14:textId="77777777" w:rsidR="004B6172" w:rsidRPr="004E530D" w:rsidRDefault="004B6172" w:rsidP="004B6172">
      <w:pPr>
        <w:tabs>
          <w:tab w:val="left" w:pos="-3150"/>
        </w:tabs>
        <w:spacing w:after="0" w:line="240" w:lineRule="auto"/>
        <w:jc w:val="both"/>
        <w:rPr>
          <w:rFonts w:asciiTheme="minorHAnsi" w:hAnsiTheme="minorHAnsi" w:cstheme="minorHAnsi"/>
          <w:sz w:val="21"/>
          <w:szCs w:val="21"/>
          <w:lang w:val="it-IT"/>
        </w:rPr>
      </w:pPr>
      <w:r w:rsidRPr="004E530D">
        <w:rPr>
          <w:rFonts w:asciiTheme="minorHAnsi" w:hAnsiTheme="minorHAnsi" w:cstheme="minorHAnsi"/>
          <w:sz w:val="21"/>
          <w:szCs w:val="21"/>
          <w:lang w:val="it-IT"/>
        </w:rPr>
        <w:t>No. Telp</w:t>
      </w:r>
      <w:r w:rsidRPr="004E530D">
        <w:rPr>
          <w:rFonts w:asciiTheme="minorHAnsi" w:hAnsiTheme="minorHAnsi" w:cstheme="minorHAnsi"/>
          <w:sz w:val="21"/>
          <w:szCs w:val="21"/>
          <w:lang w:val="it-IT"/>
        </w:rPr>
        <w:tab/>
      </w:r>
      <w:r w:rsidRPr="004E530D">
        <w:rPr>
          <w:rFonts w:asciiTheme="minorHAnsi" w:hAnsiTheme="minorHAnsi" w:cstheme="minorHAnsi"/>
          <w:sz w:val="21"/>
          <w:szCs w:val="21"/>
          <w:lang w:val="it-IT"/>
        </w:rPr>
        <w:tab/>
        <w:t>: 0341-458679</w:t>
      </w:r>
    </w:p>
    <w:p w14:paraId="5CCDF776" w14:textId="77777777" w:rsidR="004B6172" w:rsidRPr="004E530D" w:rsidRDefault="004B6172" w:rsidP="004B6172">
      <w:pPr>
        <w:tabs>
          <w:tab w:val="left" w:pos="1440"/>
          <w:tab w:val="left" w:pos="4740"/>
        </w:tabs>
        <w:spacing w:after="0" w:line="240" w:lineRule="auto"/>
        <w:rPr>
          <w:rFonts w:asciiTheme="minorHAnsi" w:hAnsiTheme="minorHAnsi" w:cstheme="minorHAnsi"/>
          <w:sz w:val="21"/>
          <w:szCs w:val="21"/>
          <w:lang w:val="it-IT"/>
        </w:rPr>
      </w:pPr>
    </w:p>
    <w:tbl>
      <w:tblPr>
        <w:tblStyle w:val="TableGrid"/>
        <w:tblW w:w="0" w:type="auto"/>
        <w:tblLook w:val="04A0" w:firstRow="1" w:lastRow="0" w:firstColumn="1" w:lastColumn="0" w:noHBand="0" w:noVBand="1"/>
      </w:tblPr>
      <w:tblGrid>
        <w:gridCol w:w="3114"/>
        <w:gridCol w:w="4608"/>
        <w:gridCol w:w="1295"/>
      </w:tblGrid>
      <w:tr w:rsidR="004B6172" w:rsidRPr="004E530D" w14:paraId="4FB4A459" w14:textId="77777777" w:rsidTr="00D36E30">
        <w:tc>
          <w:tcPr>
            <w:tcW w:w="3114" w:type="dxa"/>
          </w:tcPr>
          <w:p w14:paraId="649B4EDE" w14:textId="77777777" w:rsidR="004B6172" w:rsidRPr="004E530D" w:rsidRDefault="004B6172" w:rsidP="004B6172">
            <w:pPr>
              <w:spacing w:after="0" w:line="240" w:lineRule="auto"/>
              <w:jc w:val="center"/>
              <w:rPr>
                <w:rFonts w:asciiTheme="minorHAnsi" w:hAnsiTheme="minorHAnsi" w:cstheme="minorHAnsi"/>
                <w:b/>
                <w:sz w:val="21"/>
                <w:szCs w:val="21"/>
              </w:rPr>
            </w:pPr>
            <w:r w:rsidRPr="004E530D">
              <w:rPr>
                <w:rFonts w:asciiTheme="minorHAnsi" w:hAnsiTheme="minorHAnsi" w:cstheme="minorHAnsi"/>
                <w:b/>
                <w:sz w:val="21"/>
                <w:szCs w:val="21"/>
              </w:rPr>
              <w:t>Bagian</w:t>
            </w:r>
          </w:p>
        </w:tc>
        <w:tc>
          <w:tcPr>
            <w:tcW w:w="4608" w:type="dxa"/>
          </w:tcPr>
          <w:p w14:paraId="352D9528" w14:textId="77777777" w:rsidR="004B6172" w:rsidRPr="004E530D" w:rsidRDefault="004B6172" w:rsidP="004B6172">
            <w:pPr>
              <w:spacing w:after="0" w:line="240" w:lineRule="auto"/>
              <w:jc w:val="center"/>
              <w:rPr>
                <w:rFonts w:asciiTheme="minorHAnsi" w:hAnsiTheme="minorHAnsi" w:cstheme="minorHAnsi"/>
                <w:b/>
                <w:sz w:val="21"/>
                <w:szCs w:val="21"/>
              </w:rPr>
            </w:pPr>
            <w:r w:rsidRPr="004E530D">
              <w:rPr>
                <w:rFonts w:asciiTheme="minorHAnsi" w:hAnsiTheme="minorHAnsi" w:cstheme="minorHAnsi"/>
                <w:b/>
                <w:sz w:val="21"/>
                <w:szCs w:val="21"/>
              </w:rPr>
              <w:t>Person In Charge (PIC)</w:t>
            </w:r>
          </w:p>
        </w:tc>
        <w:tc>
          <w:tcPr>
            <w:tcW w:w="0" w:type="auto"/>
          </w:tcPr>
          <w:p w14:paraId="30BFF8B2" w14:textId="77777777" w:rsidR="004B6172" w:rsidRPr="004E530D" w:rsidRDefault="004B6172" w:rsidP="004B6172">
            <w:pPr>
              <w:spacing w:after="0" w:line="240" w:lineRule="auto"/>
              <w:jc w:val="center"/>
              <w:rPr>
                <w:rFonts w:asciiTheme="minorHAnsi" w:hAnsiTheme="minorHAnsi" w:cstheme="minorHAnsi"/>
                <w:b/>
                <w:sz w:val="21"/>
                <w:szCs w:val="21"/>
              </w:rPr>
            </w:pPr>
            <w:proofErr w:type="spellStart"/>
            <w:r w:rsidRPr="004E530D">
              <w:rPr>
                <w:rFonts w:asciiTheme="minorHAnsi" w:hAnsiTheme="minorHAnsi" w:cstheme="minorHAnsi"/>
                <w:b/>
                <w:sz w:val="21"/>
                <w:szCs w:val="21"/>
              </w:rPr>
              <w:t>Keterangan</w:t>
            </w:r>
            <w:proofErr w:type="spellEnd"/>
          </w:p>
        </w:tc>
      </w:tr>
      <w:tr w:rsidR="004B6172" w:rsidRPr="004E530D" w14:paraId="4569DF3A" w14:textId="77777777" w:rsidTr="00D36E30">
        <w:tc>
          <w:tcPr>
            <w:tcW w:w="3114" w:type="dxa"/>
            <w:vMerge w:val="restart"/>
          </w:tcPr>
          <w:p w14:paraId="6011C272"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Marketing</w:t>
            </w:r>
          </w:p>
        </w:tc>
        <w:tc>
          <w:tcPr>
            <w:tcW w:w="4608" w:type="dxa"/>
          </w:tcPr>
          <w:p w14:paraId="245D80A2"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321C8BF0" w14:textId="518EC1C7" w:rsidR="004B6172" w:rsidRPr="004E530D" w:rsidDel="00FA1D82" w:rsidRDefault="004B6172" w:rsidP="004B6172">
            <w:pPr>
              <w:tabs>
                <w:tab w:val="left" w:pos="3600"/>
              </w:tabs>
              <w:spacing w:after="0" w:line="240" w:lineRule="auto"/>
              <w:jc w:val="both"/>
              <w:rPr>
                <w:del w:id="33" w:author="MOD" w:date="2024-03-13T10:08:00Z"/>
                <w:rFonts w:asciiTheme="minorHAnsi" w:hAnsiTheme="minorHAnsi" w:cstheme="minorHAnsi"/>
                <w:b/>
                <w:sz w:val="21"/>
                <w:szCs w:val="21"/>
              </w:rPr>
            </w:pPr>
            <w:r w:rsidRPr="004E530D">
              <w:rPr>
                <w:rFonts w:asciiTheme="minorHAnsi" w:hAnsiTheme="minorHAnsi" w:cstheme="minorHAnsi"/>
                <w:b/>
                <w:sz w:val="21"/>
                <w:szCs w:val="21"/>
              </w:rPr>
              <w:t xml:space="preserve">Nama: </w:t>
            </w:r>
            <w:ins w:id="34" w:author="MOD" w:date="2024-03-13T10:08:00Z">
              <w:r w:rsidR="00FA1D82" w:rsidRPr="004E530D">
                <w:rPr>
                  <w:rFonts w:asciiTheme="minorHAnsi" w:hAnsiTheme="minorHAnsi" w:cstheme="minorHAnsi"/>
                  <w:b/>
                  <w:sz w:val="21"/>
                  <w:szCs w:val="21"/>
                </w:rPr>
                <w:t xml:space="preserve">Nur </w:t>
              </w:r>
              <w:proofErr w:type="spellStart"/>
              <w:r w:rsidR="00FA1D82" w:rsidRPr="004E530D">
                <w:rPr>
                  <w:rFonts w:asciiTheme="minorHAnsi" w:hAnsiTheme="minorHAnsi" w:cstheme="minorHAnsi"/>
                  <w:b/>
                  <w:sz w:val="21"/>
                  <w:szCs w:val="21"/>
                </w:rPr>
                <w:t>Lailatul</w:t>
              </w:r>
              <w:proofErr w:type="spellEnd"/>
              <w:r w:rsidR="00FA1D82" w:rsidRPr="004E530D">
                <w:rPr>
                  <w:rFonts w:asciiTheme="minorHAnsi" w:hAnsiTheme="minorHAnsi" w:cstheme="minorHAnsi"/>
                  <w:b/>
                  <w:sz w:val="21"/>
                  <w:szCs w:val="21"/>
                </w:rPr>
                <w:t xml:space="preserve"> Farida, </w:t>
              </w:r>
              <w:proofErr w:type="spellStart"/>
              <w:proofErr w:type="gramStart"/>
              <w:r w:rsidR="00FA1D82" w:rsidRPr="004E530D">
                <w:rPr>
                  <w:rFonts w:asciiTheme="minorHAnsi" w:hAnsiTheme="minorHAnsi" w:cstheme="minorHAnsi"/>
                  <w:b/>
                  <w:sz w:val="21"/>
                  <w:szCs w:val="21"/>
                </w:rPr>
                <w:t>S.Kep</w:t>
              </w:r>
              <w:proofErr w:type="spellEnd"/>
              <w:proofErr w:type="gramEnd"/>
              <w:r w:rsidR="00FA1D82" w:rsidRPr="004E530D">
                <w:rPr>
                  <w:rFonts w:asciiTheme="minorHAnsi" w:hAnsiTheme="minorHAnsi" w:cstheme="minorHAnsi"/>
                  <w:b/>
                  <w:sz w:val="21"/>
                  <w:szCs w:val="21"/>
                </w:rPr>
                <w:t>., Ns</w:t>
              </w:r>
            </w:ins>
            <w:del w:id="35" w:author="MOD" w:date="2024-03-13T10:08:00Z">
              <w:r w:rsidRPr="004E530D" w:rsidDel="00FA1D82">
                <w:rPr>
                  <w:rFonts w:asciiTheme="minorHAnsi" w:hAnsiTheme="minorHAnsi" w:cstheme="minorHAnsi"/>
                  <w:b/>
                  <w:sz w:val="21"/>
                  <w:szCs w:val="21"/>
                </w:rPr>
                <w:delText>Eva Anggraeni</w:delText>
              </w:r>
            </w:del>
          </w:p>
          <w:p w14:paraId="0372BDF6" w14:textId="77777777" w:rsidR="00FA1D82" w:rsidRPr="004E530D" w:rsidRDefault="00FA1D82" w:rsidP="004B6172">
            <w:pPr>
              <w:tabs>
                <w:tab w:val="left" w:pos="3600"/>
              </w:tabs>
              <w:spacing w:after="0" w:line="240" w:lineRule="auto"/>
              <w:jc w:val="both"/>
              <w:rPr>
                <w:ins w:id="36" w:author="MOD" w:date="2024-03-13T10:08:00Z"/>
                <w:rFonts w:asciiTheme="minorHAnsi" w:hAnsiTheme="minorHAnsi" w:cstheme="minorHAnsi"/>
                <w:sz w:val="21"/>
                <w:szCs w:val="21"/>
              </w:rPr>
            </w:pPr>
          </w:p>
          <w:p w14:paraId="0C313BCD" w14:textId="3C25712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0341-458679 ext 134</w:t>
            </w:r>
          </w:p>
          <w:p w14:paraId="57CFD122"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r w:rsidRPr="004E530D">
              <w:rPr>
                <w:rFonts w:asciiTheme="minorHAnsi" w:hAnsiTheme="minorHAnsi" w:cstheme="minorHAnsi"/>
                <w:sz w:val="21"/>
                <w:szCs w:val="21"/>
                <w:lang w:val="ms"/>
              </w:rPr>
              <w:t>0811 3507 164</w:t>
            </w:r>
          </w:p>
          <w:p w14:paraId="5A96DEE4"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 xml:space="preserve">Alamat Email: </w:t>
            </w:r>
          </w:p>
          <w:p w14:paraId="68F1ACFD" w14:textId="77777777" w:rsidR="004B6172" w:rsidRPr="004E530D" w:rsidRDefault="00000000" w:rsidP="004B6172">
            <w:pPr>
              <w:tabs>
                <w:tab w:val="left" w:pos="3600"/>
              </w:tabs>
              <w:spacing w:after="0" w:line="240" w:lineRule="auto"/>
              <w:jc w:val="both"/>
              <w:rPr>
                <w:rFonts w:asciiTheme="minorHAnsi" w:hAnsiTheme="minorHAnsi" w:cstheme="minorHAnsi"/>
                <w:sz w:val="21"/>
                <w:szCs w:val="21"/>
              </w:rPr>
            </w:pPr>
            <w:hyperlink r:id="rId45" w:history="1">
              <w:r w:rsidR="004B6172" w:rsidRPr="004E530D">
                <w:rPr>
                  <w:rStyle w:val="Hyperlink"/>
                  <w:rFonts w:asciiTheme="minorHAnsi" w:hAnsiTheme="minorHAnsi" w:cstheme="minorHAnsi"/>
                  <w:sz w:val="21"/>
                  <w:szCs w:val="21"/>
                </w:rPr>
                <w:t>marketing@malang.rs-primahusada.com</w:t>
              </w:r>
            </w:hyperlink>
            <w:r w:rsidR="004B6172" w:rsidRPr="004E530D">
              <w:rPr>
                <w:rFonts w:asciiTheme="minorHAnsi" w:hAnsiTheme="minorHAnsi" w:cstheme="minorHAnsi"/>
                <w:sz w:val="21"/>
                <w:szCs w:val="21"/>
              </w:rPr>
              <w:t xml:space="preserve"> </w:t>
            </w:r>
          </w:p>
          <w:p w14:paraId="1A864FC9"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
        </w:tc>
        <w:tc>
          <w:tcPr>
            <w:tcW w:w="0" w:type="auto"/>
          </w:tcPr>
          <w:p w14:paraId="2DAF9EBF" w14:textId="77777777" w:rsidR="004B6172" w:rsidRPr="004E530D" w:rsidRDefault="004B6172" w:rsidP="004B6172">
            <w:pPr>
              <w:spacing w:after="0" w:line="240" w:lineRule="auto"/>
              <w:jc w:val="both"/>
              <w:rPr>
                <w:rFonts w:asciiTheme="minorHAnsi" w:hAnsiTheme="minorHAnsi" w:cstheme="minorHAnsi"/>
                <w:bCs/>
                <w:sz w:val="21"/>
                <w:szCs w:val="21"/>
              </w:rPr>
            </w:pPr>
          </w:p>
        </w:tc>
      </w:tr>
      <w:tr w:rsidR="004B6172" w:rsidRPr="004E530D" w14:paraId="5463E7A0" w14:textId="77777777" w:rsidTr="00D36E30">
        <w:tc>
          <w:tcPr>
            <w:tcW w:w="3114" w:type="dxa"/>
            <w:vMerge/>
          </w:tcPr>
          <w:p w14:paraId="09A585BF"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4608" w:type="dxa"/>
          </w:tcPr>
          <w:p w14:paraId="2E08A36A"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1C71E7BC"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Nama: Fefi Rita Indah Hati, </w:t>
            </w:r>
            <w:proofErr w:type="spellStart"/>
            <w:r w:rsidRPr="004E530D">
              <w:rPr>
                <w:rFonts w:asciiTheme="minorHAnsi" w:hAnsiTheme="minorHAnsi" w:cstheme="minorHAnsi"/>
                <w:b/>
                <w:sz w:val="21"/>
                <w:szCs w:val="21"/>
              </w:rPr>
              <w:t>S.Kep</w:t>
            </w:r>
            <w:proofErr w:type="spellEnd"/>
            <w:r w:rsidRPr="004E530D">
              <w:rPr>
                <w:rFonts w:asciiTheme="minorHAnsi" w:hAnsiTheme="minorHAnsi" w:cstheme="minorHAnsi"/>
                <w:b/>
                <w:sz w:val="21"/>
                <w:szCs w:val="21"/>
              </w:rPr>
              <w:t>., Ns.</w:t>
            </w:r>
          </w:p>
          <w:p w14:paraId="58D3E30C"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w:t>
            </w:r>
          </w:p>
          <w:p w14:paraId="53BA35B3"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p>
          <w:p w14:paraId="29AAF4E9"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lang w:val="fr-ML"/>
              </w:rPr>
            </w:pPr>
            <w:r w:rsidRPr="004E530D">
              <w:rPr>
                <w:rFonts w:asciiTheme="minorHAnsi" w:hAnsiTheme="minorHAnsi" w:cstheme="minorHAnsi"/>
                <w:sz w:val="21"/>
                <w:szCs w:val="21"/>
                <w:lang w:val="ms"/>
              </w:rPr>
              <w:t xml:space="preserve">081315574065/ </w:t>
            </w:r>
            <w:r w:rsidRPr="004E530D">
              <w:rPr>
                <w:rFonts w:asciiTheme="minorHAnsi" w:hAnsiTheme="minorHAnsi" w:cstheme="minorHAnsi"/>
                <w:sz w:val="21"/>
                <w:szCs w:val="21"/>
                <w:lang w:val="fr-ML"/>
              </w:rPr>
              <w:t>081357335016</w:t>
            </w:r>
          </w:p>
          <w:p w14:paraId="1E82632A"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lang w:val="fr-ML"/>
              </w:rPr>
            </w:pPr>
            <w:proofErr w:type="spellStart"/>
            <w:r w:rsidRPr="004E530D">
              <w:rPr>
                <w:rFonts w:asciiTheme="minorHAnsi" w:hAnsiTheme="minorHAnsi" w:cstheme="minorHAnsi"/>
                <w:sz w:val="21"/>
                <w:szCs w:val="21"/>
                <w:lang w:val="fr-ML"/>
              </w:rPr>
              <w:t>Alamat</w:t>
            </w:r>
            <w:proofErr w:type="spellEnd"/>
            <w:r w:rsidRPr="004E530D">
              <w:rPr>
                <w:rFonts w:asciiTheme="minorHAnsi" w:hAnsiTheme="minorHAnsi" w:cstheme="minorHAnsi"/>
                <w:sz w:val="21"/>
                <w:szCs w:val="21"/>
                <w:lang w:val="fr-ML"/>
              </w:rPr>
              <w:t xml:space="preserve"> </w:t>
            </w:r>
            <w:proofErr w:type="gramStart"/>
            <w:r w:rsidRPr="004E530D">
              <w:rPr>
                <w:rFonts w:asciiTheme="minorHAnsi" w:hAnsiTheme="minorHAnsi" w:cstheme="minorHAnsi"/>
                <w:sz w:val="21"/>
                <w:szCs w:val="21"/>
                <w:lang w:val="fr-ML"/>
              </w:rPr>
              <w:t>Email:</w:t>
            </w:r>
            <w:proofErr w:type="gramEnd"/>
            <w:r w:rsidRPr="004E530D">
              <w:rPr>
                <w:rFonts w:asciiTheme="minorHAnsi" w:hAnsiTheme="minorHAnsi" w:cstheme="minorHAnsi"/>
                <w:sz w:val="21"/>
                <w:szCs w:val="21"/>
                <w:lang w:val="fr-ML"/>
              </w:rPr>
              <w:t xml:space="preserve"> </w:t>
            </w:r>
          </w:p>
          <w:p w14:paraId="0B2317E8" w14:textId="77777777" w:rsidR="004B6172" w:rsidRPr="004E530D" w:rsidRDefault="00000000" w:rsidP="004B6172">
            <w:pPr>
              <w:spacing w:after="0" w:line="240" w:lineRule="auto"/>
              <w:jc w:val="both"/>
              <w:rPr>
                <w:rFonts w:asciiTheme="minorHAnsi" w:hAnsiTheme="minorHAnsi" w:cstheme="minorHAnsi"/>
                <w:bCs/>
                <w:sz w:val="21"/>
                <w:szCs w:val="21"/>
                <w:lang w:val="fr-ML"/>
              </w:rPr>
            </w:pPr>
            <w:hyperlink r:id="rId46" w:history="1">
              <w:r w:rsidR="004B6172" w:rsidRPr="004E530D">
                <w:rPr>
                  <w:rStyle w:val="Hyperlink"/>
                  <w:rFonts w:asciiTheme="minorHAnsi" w:hAnsiTheme="minorHAnsi" w:cstheme="minorHAnsi"/>
                  <w:sz w:val="21"/>
                  <w:szCs w:val="21"/>
                  <w:lang w:val="ms"/>
                </w:rPr>
                <w:t>backupdatamarkatingphs@gmail.com</w:t>
              </w:r>
            </w:hyperlink>
          </w:p>
        </w:tc>
        <w:tc>
          <w:tcPr>
            <w:tcW w:w="0" w:type="auto"/>
          </w:tcPr>
          <w:p w14:paraId="5C58C3FF"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r>
      <w:tr w:rsidR="004B6172" w:rsidRPr="004E530D" w14:paraId="33CC6446" w14:textId="77777777" w:rsidTr="00D36E30">
        <w:tc>
          <w:tcPr>
            <w:tcW w:w="3114" w:type="dxa"/>
            <w:vMerge w:val="restart"/>
          </w:tcPr>
          <w:p w14:paraId="17B9C4BC" w14:textId="77777777" w:rsidR="004B6172" w:rsidRPr="004E530D" w:rsidRDefault="004B6172" w:rsidP="004B6172">
            <w:pPr>
              <w:spacing w:after="0" w:line="240" w:lineRule="auto"/>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Keuangan</w:t>
            </w:r>
            <w:proofErr w:type="spellEnd"/>
            <w:r w:rsidRPr="004E530D">
              <w:rPr>
                <w:rFonts w:asciiTheme="minorHAnsi" w:hAnsiTheme="minorHAnsi" w:cstheme="minorHAnsi"/>
                <w:bCs/>
                <w:sz w:val="21"/>
                <w:szCs w:val="21"/>
              </w:rPr>
              <w:t xml:space="preserve"> / </w:t>
            </w:r>
            <w:proofErr w:type="spellStart"/>
            <w:r w:rsidRPr="004E530D">
              <w:rPr>
                <w:rFonts w:asciiTheme="minorHAnsi" w:hAnsiTheme="minorHAnsi" w:cstheme="minorHAnsi"/>
                <w:bCs/>
                <w:sz w:val="21"/>
                <w:szCs w:val="21"/>
              </w:rPr>
              <w:t>Penagihan</w:t>
            </w:r>
            <w:proofErr w:type="spellEnd"/>
          </w:p>
        </w:tc>
        <w:tc>
          <w:tcPr>
            <w:tcW w:w="4608" w:type="dxa"/>
          </w:tcPr>
          <w:p w14:paraId="4CBD3172"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lang w:val="fr-ML"/>
              </w:rPr>
            </w:pPr>
            <w:r w:rsidRPr="004E530D">
              <w:rPr>
                <w:rFonts w:asciiTheme="minorHAnsi" w:hAnsiTheme="minorHAnsi" w:cstheme="minorHAnsi"/>
                <w:b/>
                <w:sz w:val="21"/>
                <w:szCs w:val="21"/>
                <w:lang w:val="fr-ML"/>
              </w:rPr>
              <w:t>RS Prima Husada Malang</w:t>
            </w:r>
          </w:p>
          <w:p w14:paraId="111EB164"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lang w:val="fr-ML"/>
              </w:rPr>
            </w:pPr>
            <w:proofErr w:type="gramStart"/>
            <w:r w:rsidRPr="004E530D">
              <w:rPr>
                <w:rFonts w:asciiTheme="minorHAnsi" w:hAnsiTheme="minorHAnsi" w:cstheme="minorHAnsi"/>
                <w:b/>
                <w:sz w:val="21"/>
                <w:szCs w:val="21"/>
                <w:lang w:val="fr-ML"/>
              </w:rPr>
              <w:t>Nama:</w:t>
            </w:r>
            <w:proofErr w:type="gramEnd"/>
            <w:r w:rsidRPr="004E530D">
              <w:rPr>
                <w:rFonts w:asciiTheme="minorHAnsi" w:hAnsiTheme="minorHAnsi" w:cstheme="minorHAnsi"/>
                <w:b/>
                <w:sz w:val="21"/>
                <w:szCs w:val="21"/>
                <w:lang w:val="fr-ML"/>
              </w:rPr>
              <w:t xml:space="preserve"> </w:t>
            </w:r>
            <w:proofErr w:type="spellStart"/>
            <w:r w:rsidRPr="004E530D">
              <w:rPr>
                <w:rFonts w:asciiTheme="minorHAnsi" w:hAnsiTheme="minorHAnsi" w:cstheme="minorHAnsi"/>
                <w:b/>
                <w:sz w:val="21"/>
                <w:szCs w:val="21"/>
                <w:lang w:val="fr-ML"/>
              </w:rPr>
              <w:t>Novi</w:t>
            </w:r>
            <w:proofErr w:type="spellEnd"/>
            <w:r w:rsidRPr="004E530D">
              <w:rPr>
                <w:rFonts w:asciiTheme="minorHAnsi" w:hAnsiTheme="minorHAnsi" w:cstheme="minorHAnsi"/>
                <w:b/>
                <w:sz w:val="21"/>
                <w:szCs w:val="21"/>
                <w:lang w:val="fr-ML"/>
              </w:rPr>
              <w:t xml:space="preserve"> </w:t>
            </w:r>
            <w:proofErr w:type="spellStart"/>
            <w:r w:rsidRPr="004E530D">
              <w:rPr>
                <w:rFonts w:asciiTheme="minorHAnsi" w:hAnsiTheme="minorHAnsi" w:cstheme="minorHAnsi"/>
                <w:b/>
                <w:sz w:val="21"/>
                <w:szCs w:val="21"/>
                <w:lang w:val="fr-ML"/>
              </w:rPr>
              <w:t>Ratnasari</w:t>
            </w:r>
            <w:proofErr w:type="spellEnd"/>
            <w:r w:rsidRPr="004E530D">
              <w:rPr>
                <w:rFonts w:asciiTheme="minorHAnsi" w:hAnsiTheme="minorHAnsi" w:cstheme="minorHAnsi"/>
                <w:b/>
                <w:sz w:val="21"/>
                <w:szCs w:val="21"/>
                <w:lang w:val="fr-ML"/>
              </w:rPr>
              <w:t>, SE</w:t>
            </w:r>
          </w:p>
          <w:p w14:paraId="61880E09"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0341-458679 ext 134</w:t>
            </w:r>
          </w:p>
          <w:p w14:paraId="3B8F5EC3"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r w:rsidRPr="004E530D">
              <w:rPr>
                <w:rFonts w:asciiTheme="minorHAnsi" w:hAnsiTheme="minorHAnsi" w:cstheme="minorHAnsi"/>
                <w:sz w:val="21"/>
                <w:szCs w:val="21"/>
                <w:lang w:val="ms"/>
              </w:rPr>
              <w:t>085855151810</w:t>
            </w:r>
          </w:p>
          <w:p w14:paraId="06334379"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lang w:val="fr-ML"/>
              </w:rPr>
            </w:pPr>
            <w:proofErr w:type="spellStart"/>
            <w:r w:rsidRPr="004E530D">
              <w:rPr>
                <w:rFonts w:asciiTheme="minorHAnsi" w:hAnsiTheme="minorHAnsi" w:cstheme="minorHAnsi"/>
                <w:sz w:val="21"/>
                <w:szCs w:val="21"/>
                <w:lang w:val="fr-ML"/>
              </w:rPr>
              <w:t>Alamat</w:t>
            </w:r>
            <w:proofErr w:type="spellEnd"/>
            <w:r w:rsidRPr="004E530D">
              <w:rPr>
                <w:rFonts w:asciiTheme="minorHAnsi" w:hAnsiTheme="minorHAnsi" w:cstheme="minorHAnsi"/>
                <w:sz w:val="21"/>
                <w:szCs w:val="21"/>
                <w:lang w:val="fr-ML"/>
              </w:rPr>
              <w:t xml:space="preserve"> </w:t>
            </w:r>
            <w:proofErr w:type="gramStart"/>
            <w:r w:rsidRPr="004E530D">
              <w:rPr>
                <w:rFonts w:asciiTheme="minorHAnsi" w:hAnsiTheme="minorHAnsi" w:cstheme="minorHAnsi"/>
                <w:sz w:val="21"/>
                <w:szCs w:val="21"/>
                <w:lang w:val="fr-ML"/>
              </w:rPr>
              <w:t>Email:</w:t>
            </w:r>
            <w:proofErr w:type="gramEnd"/>
            <w:r w:rsidRPr="004E530D">
              <w:rPr>
                <w:rFonts w:asciiTheme="minorHAnsi" w:hAnsiTheme="minorHAnsi" w:cstheme="minorHAnsi"/>
                <w:sz w:val="21"/>
                <w:szCs w:val="21"/>
                <w:lang w:val="fr-ML"/>
              </w:rPr>
              <w:t xml:space="preserve"> </w:t>
            </w:r>
          </w:p>
          <w:p w14:paraId="77B02A42" w14:textId="77777777" w:rsidR="004B6172" w:rsidRPr="004E530D" w:rsidRDefault="00000000" w:rsidP="004B6172">
            <w:pPr>
              <w:spacing w:after="0" w:line="240" w:lineRule="auto"/>
              <w:jc w:val="both"/>
              <w:rPr>
                <w:rFonts w:asciiTheme="minorHAnsi" w:hAnsiTheme="minorHAnsi" w:cstheme="minorHAnsi"/>
                <w:bCs/>
                <w:sz w:val="21"/>
                <w:szCs w:val="21"/>
                <w:lang w:val="fr-ML"/>
              </w:rPr>
            </w:pPr>
            <w:hyperlink r:id="rId47" w:history="1">
              <w:r w:rsidR="004B6172" w:rsidRPr="004E530D">
                <w:rPr>
                  <w:rStyle w:val="Hyperlink"/>
                  <w:rFonts w:asciiTheme="minorHAnsi" w:hAnsiTheme="minorHAnsi" w:cstheme="minorHAnsi"/>
                  <w:sz w:val="21"/>
                  <w:szCs w:val="21"/>
                  <w:lang w:val="ms"/>
                </w:rPr>
                <w:t>keuangan@malang.rs-primahusada.com</w:t>
              </w:r>
            </w:hyperlink>
            <w:r w:rsidR="004B6172" w:rsidRPr="004E530D">
              <w:rPr>
                <w:rFonts w:asciiTheme="minorHAnsi" w:hAnsiTheme="minorHAnsi" w:cstheme="minorHAnsi"/>
                <w:sz w:val="21"/>
                <w:szCs w:val="21"/>
                <w:lang w:val="ms"/>
              </w:rPr>
              <w:t xml:space="preserve"> </w:t>
            </w:r>
          </w:p>
        </w:tc>
        <w:tc>
          <w:tcPr>
            <w:tcW w:w="0" w:type="auto"/>
          </w:tcPr>
          <w:p w14:paraId="3C5213BF"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r>
      <w:tr w:rsidR="004B6172" w:rsidRPr="004E530D" w14:paraId="1A6CA26A" w14:textId="77777777" w:rsidTr="00D36E30">
        <w:tc>
          <w:tcPr>
            <w:tcW w:w="3114" w:type="dxa"/>
            <w:vMerge/>
          </w:tcPr>
          <w:p w14:paraId="432F9BC2"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c>
          <w:tcPr>
            <w:tcW w:w="4608" w:type="dxa"/>
          </w:tcPr>
          <w:p w14:paraId="14774283"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3E3F57AF" w14:textId="33C66C91"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Nama: </w:t>
            </w:r>
            <w:ins w:id="37" w:author="MOD" w:date="2024-03-13T10:08:00Z">
              <w:r w:rsidR="00175FA0" w:rsidRPr="004E530D">
                <w:rPr>
                  <w:rFonts w:asciiTheme="minorHAnsi" w:hAnsiTheme="minorHAnsi" w:cstheme="minorHAnsi"/>
                  <w:b/>
                  <w:sz w:val="21"/>
                  <w:szCs w:val="21"/>
                  <w:lang w:val="ms"/>
                </w:rPr>
                <w:t xml:space="preserve">Anita Fitria Sari, S.E  </w:t>
              </w:r>
            </w:ins>
            <w:del w:id="38" w:author="MOD" w:date="2024-03-13T10:08:00Z">
              <w:r w:rsidRPr="004E530D" w:rsidDel="00175FA0">
                <w:rPr>
                  <w:rFonts w:asciiTheme="minorHAnsi" w:hAnsiTheme="minorHAnsi" w:cstheme="minorHAnsi"/>
                  <w:b/>
                  <w:sz w:val="21"/>
                  <w:szCs w:val="21"/>
                  <w:lang w:val="ms"/>
                </w:rPr>
                <w:delText xml:space="preserve">Fajrina Ari Hidayati, S.E  </w:delText>
              </w:r>
            </w:del>
          </w:p>
          <w:p w14:paraId="1F13A1FA"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w:t>
            </w:r>
          </w:p>
          <w:p w14:paraId="4F39BFA6" w14:textId="4B9118B1"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ins w:id="39" w:author="MOD" w:date="2024-03-13T10:09:00Z">
              <w:r w:rsidR="00175FA0" w:rsidRPr="004E530D">
                <w:rPr>
                  <w:rFonts w:asciiTheme="minorHAnsi" w:hAnsiTheme="minorHAnsi" w:cstheme="minorHAnsi"/>
                  <w:sz w:val="21"/>
                  <w:szCs w:val="21"/>
                  <w:lang w:val="ms"/>
                </w:rPr>
                <w:t>085156001411</w:t>
              </w:r>
            </w:ins>
            <w:del w:id="40" w:author="MOD" w:date="2024-03-13T10:09:00Z">
              <w:r w:rsidRPr="004E530D" w:rsidDel="00175FA0">
                <w:rPr>
                  <w:rFonts w:asciiTheme="minorHAnsi" w:hAnsiTheme="minorHAnsi" w:cstheme="minorHAnsi"/>
                  <w:sz w:val="21"/>
                  <w:szCs w:val="21"/>
                  <w:lang w:val="ms"/>
                </w:rPr>
                <w:delText>+62 831-1438-1760</w:delText>
              </w:r>
            </w:del>
          </w:p>
          <w:p w14:paraId="757A163F"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lang w:val="fr-ML"/>
              </w:rPr>
            </w:pPr>
            <w:proofErr w:type="spellStart"/>
            <w:r w:rsidRPr="004E530D">
              <w:rPr>
                <w:rFonts w:asciiTheme="minorHAnsi" w:hAnsiTheme="minorHAnsi" w:cstheme="minorHAnsi"/>
                <w:sz w:val="21"/>
                <w:szCs w:val="21"/>
                <w:lang w:val="fr-ML"/>
              </w:rPr>
              <w:t>Alamat</w:t>
            </w:r>
            <w:proofErr w:type="spellEnd"/>
            <w:r w:rsidRPr="004E530D">
              <w:rPr>
                <w:rFonts w:asciiTheme="minorHAnsi" w:hAnsiTheme="minorHAnsi" w:cstheme="minorHAnsi"/>
                <w:sz w:val="21"/>
                <w:szCs w:val="21"/>
                <w:lang w:val="fr-ML"/>
              </w:rPr>
              <w:t xml:space="preserve"> </w:t>
            </w:r>
            <w:proofErr w:type="gramStart"/>
            <w:r w:rsidRPr="004E530D">
              <w:rPr>
                <w:rFonts w:asciiTheme="minorHAnsi" w:hAnsiTheme="minorHAnsi" w:cstheme="minorHAnsi"/>
                <w:sz w:val="21"/>
                <w:szCs w:val="21"/>
                <w:lang w:val="fr-ML"/>
              </w:rPr>
              <w:t>Email:</w:t>
            </w:r>
            <w:proofErr w:type="gramEnd"/>
            <w:r w:rsidRPr="004E530D">
              <w:rPr>
                <w:rFonts w:asciiTheme="minorHAnsi" w:hAnsiTheme="minorHAnsi" w:cstheme="minorHAnsi"/>
                <w:sz w:val="21"/>
                <w:szCs w:val="21"/>
                <w:lang w:val="fr-ML"/>
              </w:rPr>
              <w:t xml:space="preserve"> </w:t>
            </w:r>
          </w:p>
          <w:p w14:paraId="67B47202" w14:textId="77777777" w:rsidR="004B6172" w:rsidRPr="004E530D" w:rsidRDefault="00000000" w:rsidP="004B6172">
            <w:pPr>
              <w:spacing w:after="0" w:line="240" w:lineRule="auto"/>
              <w:jc w:val="both"/>
              <w:rPr>
                <w:rFonts w:asciiTheme="minorHAnsi" w:hAnsiTheme="minorHAnsi" w:cstheme="minorHAnsi"/>
                <w:bCs/>
                <w:sz w:val="21"/>
                <w:szCs w:val="21"/>
                <w:lang w:val="fr-ML"/>
              </w:rPr>
            </w:pPr>
            <w:hyperlink r:id="rId48" w:history="1">
              <w:r w:rsidR="004B6172" w:rsidRPr="004E530D">
                <w:rPr>
                  <w:rStyle w:val="Hyperlink"/>
                  <w:rFonts w:asciiTheme="minorHAnsi" w:hAnsiTheme="minorHAnsi" w:cstheme="minorHAnsi"/>
                  <w:sz w:val="21"/>
                  <w:szCs w:val="21"/>
                  <w:lang w:val="ms"/>
                </w:rPr>
                <w:t>keuanganrsphs@gmail.com</w:t>
              </w:r>
            </w:hyperlink>
          </w:p>
        </w:tc>
        <w:tc>
          <w:tcPr>
            <w:tcW w:w="0" w:type="auto"/>
          </w:tcPr>
          <w:p w14:paraId="1086B223"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r>
      <w:tr w:rsidR="004B6172" w:rsidRPr="004E530D" w14:paraId="17D1F5B9" w14:textId="77777777" w:rsidTr="00D36E30">
        <w:tc>
          <w:tcPr>
            <w:tcW w:w="3114" w:type="dxa"/>
            <w:vMerge w:val="restart"/>
          </w:tcPr>
          <w:p w14:paraId="549F6ABD" w14:textId="77777777" w:rsidR="004B6172" w:rsidRPr="004E530D" w:rsidRDefault="004B6172" w:rsidP="004B6172">
            <w:pPr>
              <w:spacing w:after="0" w:line="240" w:lineRule="auto"/>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Pelayanan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Medis</w:t>
            </w:r>
            <w:proofErr w:type="spellEnd"/>
          </w:p>
        </w:tc>
        <w:tc>
          <w:tcPr>
            <w:tcW w:w="4608" w:type="dxa"/>
          </w:tcPr>
          <w:p w14:paraId="02CEB147"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4E739163" w14:textId="0D644F4A" w:rsidR="004B6172" w:rsidRPr="004E530D" w:rsidRDefault="004B6172" w:rsidP="004B6172">
            <w:pPr>
              <w:tabs>
                <w:tab w:val="left" w:pos="3600"/>
              </w:tabs>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Nama: </w:t>
            </w:r>
            <w:del w:id="41" w:author="MOD" w:date="2024-03-13T10:09:00Z">
              <w:r w:rsidRPr="004E530D" w:rsidDel="00175FA0">
                <w:rPr>
                  <w:rFonts w:asciiTheme="minorHAnsi" w:hAnsiTheme="minorHAnsi" w:cstheme="minorHAnsi"/>
                  <w:b/>
                  <w:sz w:val="21"/>
                  <w:szCs w:val="21"/>
                </w:rPr>
                <w:delText>Puput Sekar, Amd.Keb</w:delText>
              </w:r>
            </w:del>
            <w:ins w:id="42" w:author="MOD" w:date="2024-03-13T10:09:00Z">
              <w:r w:rsidR="00175FA0" w:rsidRPr="004E530D">
                <w:rPr>
                  <w:rFonts w:asciiTheme="minorHAnsi" w:hAnsiTheme="minorHAnsi" w:cstheme="minorHAnsi"/>
                  <w:b/>
                  <w:sz w:val="21"/>
                  <w:szCs w:val="21"/>
                </w:rPr>
                <w:t>Daning</w:t>
              </w:r>
            </w:ins>
          </w:p>
          <w:p w14:paraId="429D5D55"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(0341) 458679 ext 154</w:t>
            </w:r>
          </w:p>
          <w:p w14:paraId="2A12529B"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r w:rsidRPr="004E530D">
              <w:rPr>
                <w:rFonts w:asciiTheme="minorHAnsi" w:hAnsiTheme="minorHAnsi" w:cstheme="minorHAnsi"/>
                <w:sz w:val="21"/>
                <w:szCs w:val="21"/>
                <w:lang w:val="ms"/>
              </w:rPr>
              <w:t>081131103113</w:t>
            </w:r>
          </w:p>
          <w:p w14:paraId="1BF7DE26"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lang w:val="fr-ML"/>
              </w:rPr>
            </w:pPr>
            <w:proofErr w:type="spellStart"/>
            <w:r w:rsidRPr="004E530D">
              <w:rPr>
                <w:rFonts w:asciiTheme="minorHAnsi" w:hAnsiTheme="minorHAnsi" w:cstheme="minorHAnsi"/>
                <w:sz w:val="21"/>
                <w:szCs w:val="21"/>
                <w:lang w:val="fr-ML"/>
              </w:rPr>
              <w:t>Alamat</w:t>
            </w:r>
            <w:proofErr w:type="spellEnd"/>
            <w:r w:rsidRPr="004E530D">
              <w:rPr>
                <w:rFonts w:asciiTheme="minorHAnsi" w:hAnsiTheme="minorHAnsi" w:cstheme="minorHAnsi"/>
                <w:sz w:val="21"/>
                <w:szCs w:val="21"/>
                <w:lang w:val="fr-ML"/>
              </w:rPr>
              <w:t xml:space="preserve"> </w:t>
            </w:r>
            <w:proofErr w:type="gramStart"/>
            <w:r w:rsidRPr="004E530D">
              <w:rPr>
                <w:rFonts w:asciiTheme="minorHAnsi" w:hAnsiTheme="minorHAnsi" w:cstheme="minorHAnsi"/>
                <w:sz w:val="21"/>
                <w:szCs w:val="21"/>
                <w:lang w:val="fr-ML"/>
              </w:rPr>
              <w:t>Email:</w:t>
            </w:r>
            <w:proofErr w:type="gramEnd"/>
            <w:r w:rsidRPr="004E530D">
              <w:rPr>
                <w:rFonts w:asciiTheme="minorHAnsi" w:hAnsiTheme="minorHAnsi" w:cstheme="minorHAnsi"/>
                <w:sz w:val="21"/>
                <w:szCs w:val="21"/>
                <w:lang w:val="fr-ML"/>
              </w:rPr>
              <w:t xml:space="preserve"> </w:t>
            </w:r>
          </w:p>
          <w:p w14:paraId="0F12297B" w14:textId="77777777" w:rsidR="004B6172" w:rsidRPr="004E530D" w:rsidRDefault="00000000" w:rsidP="004B6172">
            <w:pPr>
              <w:tabs>
                <w:tab w:val="left" w:pos="3600"/>
              </w:tabs>
              <w:spacing w:after="0" w:line="240" w:lineRule="auto"/>
              <w:jc w:val="both"/>
              <w:rPr>
                <w:rFonts w:asciiTheme="minorHAnsi" w:hAnsiTheme="minorHAnsi" w:cstheme="minorHAnsi"/>
                <w:sz w:val="21"/>
                <w:szCs w:val="21"/>
                <w:lang w:val="fr-ML"/>
              </w:rPr>
            </w:pPr>
            <w:hyperlink r:id="rId49" w:history="1">
              <w:r w:rsidR="004B6172" w:rsidRPr="004E530D">
                <w:rPr>
                  <w:rStyle w:val="Hyperlink"/>
                  <w:rFonts w:asciiTheme="minorHAnsi" w:hAnsiTheme="minorHAnsi" w:cstheme="minorHAnsi"/>
                  <w:sz w:val="21"/>
                  <w:szCs w:val="21"/>
                  <w:lang w:val="fr-ML"/>
                </w:rPr>
                <w:t>rs-primahusada@gmail.com</w:t>
              </w:r>
            </w:hyperlink>
            <w:r w:rsidR="004B6172" w:rsidRPr="004E530D">
              <w:rPr>
                <w:rFonts w:asciiTheme="minorHAnsi" w:hAnsiTheme="minorHAnsi" w:cstheme="minorHAnsi"/>
                <w:sz w:val="21"/>
                <w:szCs w:val="21"/>
                <w:lang w:val="fr-ML"/>
              </w:rPr>
              <w:t xml:space="preserve"> </w:t>
            </w:r>
          </w:p>
          <w:p w14:paraId="46CE06B6" w14:textId="77777777" w:rsidR="004B6172" w:rsidRPr="004E530D" w:rsidRDefault="004B6172" w:rsidP="004B6172">
            <w:pPr>
              <w:tabs>
                <w:tab w:val="left" w:pos="3600"/>
              </w:tabs>
              <w:spacing w:after="0" w:line="240" w:lineRule="auto"/>
              <w:jc w:val="both"/>
              <w:rPr>
                <w:rFonts w:asciiTheme="minorHAnsi" w:hAnsiTheme="minorHAnsi" w:cstheme="minorHAnsi"/>
                <w:bCs/>
                <w:sz w:val="21"/>
                <w:szCs w:val="21"/>
                <w:lang w:val="fr-ML"/>
              </w:rPr>
            </w:pPr>
          </w:p>
        </w:tc>
        <w:tc>
          <w:tcPr>
            <w:tcW w:w="0" w:type="auto"/>
          </w:tcPr>
          <w:p w14:paraId="68E44257"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r>
      <w:tr w:rsidR="004B6172" w:rsidRPr="004E530D" w14:paraId="33BB67AA" w14:textId="77777777" w:rsidTr="00D36E30">
        <w:tc>
          <w:tcPr>
            <w:tcW w:w="3114" w:type="dxa"/>
            <w:vMerge/>
          </w:tcPr>
          <w:p w14:paraId="6CCC862F"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c>
          <w:tcPr>
            <w:tcW w:w="4608" w:type="dxa"/>
          </w:tcPr>
          <w:p w14:paraId="7D4499F4"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lang w:val="fr-ML"/>
              </w:rPr>
            </w:pPr>
            <w:r w:rsidRPr="004E530D">
              <w:rPr>
                <w:rFonts w:asciiTheme="minorHAnsi" w:hAnsiTheme="minorHAnsi" w:cstheme="minorHAnsi"/>
                <w:b/>
                <w:sz w:val="21"/>
                <w:szCs w:val="21"/>
                <w:lang w:val="fr-ML"/>
              </w:rPr>
              <w:t xml:space="preserve">RS Prima </w:t>
            </w:r>
            <w:proofErr w:type="spellStart"/>
            <w:r w:rsidRPr="004E530D">
              <w:rPr>
                <w:rFonts w:asciiTheme="minorHAnsi" w:hAnsiTheme="minorHAnsi" w:cstheme="minorHAnsi"/>
                <w:b/>
                <w:sz w:val="21"/>
                <w:szCs w:val="21"/>
                <w:lang w:val="fr-ML"/>
              </w:rPr>
              <w:t>Husada</w:t>
            </w:r>
            <w:proofErr w:type="spellEnd"/>
            <w:r w:rsidRPr="004E530D">
              <w:rPr>
                <w:rFonts w:asciiTheme="minorHAnsi" w:hAnsiTheme="minorHAnsi" w:cstheme="minorHAnsi"/>
                <w:b/>
                <w:sz w:val="21"/>
                <w:szCs w:val="21"/>
                <w:lang w:val="fr-ML"/>
              </w:rPr>
              <w:t xml:space="preserve"> </w:t>
            </w:r>
            <w:proofErr w:type="spellStart"/>
            <w:r w:rsidRPr="004E530D">
              <w:rPr>
                <w:rFonts w:asciiTheme="minorHAnsi" w:hAnsiTheme="minorHAnsi" w:cstheme="minorHAnsi"/>
                <w:b/>
                <w:sz w:val="21"/>
                <w:szCs w:val="21"/>
                <w:lang w:val="fr-ML"/>
              </w:rPr>
              <w:t>Sukorejo</w:t>
            </w:r>
            <w:proofErr w:type="spellEnd"/>
          </w:p>
          <w:p w14:paraId="4BD32099" w14:textId="77777777" w:rsidR="004B6172" w:rsidRPr="004E530D" w:rsidRDefault="004B6172" w:rsidP="004B6172">
            <w:pPr>
              <w:tabs>
                <w:tab w:val="left" w:pos="3600"/>
              </w:tabs>
              <w:spacing w:after="0" w:line="240" w:lineRule="auto"/>
              <w:jc w:val="both"/>
              <w:rPr>
                <w:rFonts w:asciiTheme="minorHAnsi" w:hAnsiTheme="minorHAnsi" w:cstheme="minorHAnsi"/>
                <w:b/>
                <w:sz w:val="21"/>
                <w:szCs w:val="21"/>
                <w:lang w:val="fr-ML"/>
              </w:rPr>
            </w:pPr>
            <w:proofErr w:type="gramStart"/>
            <w:r w:rsidRPr="004E530D">
              <w:rPr>
                <w:rFonts w:asciiTheme="minorHAnsi" w:hAnsiTheme="minorHAnsi" w:cstheme="minorHAnsi"/>
                <w:b/>
                <w:sz w:val="21"/>
                <w:szCs w:val="21"/>
                <w:lang w:val="fr-ML"/>
              </w:rPr>
              <w:t>Nama:</w:t>
            </w:r>
            <w:proofErr w:type="gramEnd"/>
            <w:r w:rsidRPr="004E530D">
              <w:rPr>
                <w:rFonts w:asciiTheme="minorHAnsi" w:hAnsiTheme="minorHAnsi" w:cstheme="minorHAnsi"/>
                <w:b/>
                <w:sz w:val="21"/>
                <w:szCs w:val="21"/>
                <w:lang w:val="fr-ML"/>
              </w:rPr>
              <w:t xml:space="preserve"> Nuri </w:t>
            </w:r>
            <w:proofErr w:type="spellStart"/>
            <w:r w:rsidRPr="004E530D">
              <w:rPr>
                <w:rFonts w:asciiTheme="minorHAnsi" w:hAnsiTheme="minorHAnsi" w:cstheme="minorHAnsi"/>
                <w:b/>
                <w:sz w:val="21"/>
                <w:szCs w:val="21"/>
                <w:lang w:val="fr-ML"/>
              </w:rPr>
              <w:t>Aini</w:t>
            </w:r>
            <w:proofErr w:type="spellEnd"/>
            <w:r w:rsidRPr="004E530D">
              <w:rPr>
                <w:rFonts w:asciiTheme="minorHAnsi" w:hAnsiTheme="minorHAnsi" w:cstheme="minorHAnsi"/>
                <w:b/>
                <w:sz w:val="21"/>
                <w:szCs w:val="21"/>
                <w:lang w:val="fr-ML"/>
              </w:rPr>
              <w:t xml:space="preserve"> </w:t>
            </w:r>
            <w:proofErr w:type="spellStart"/>
            <w:r w:rsidRPr="004E530D">
              <w:rPr>
                <w:rFonts w:asciiTheme="minorHAnsi" w:hAnsiTheme="minorHAnsi" w:cstheme="minorHAnsi"/>
                <w:b/>
                <w:sz w:val="21"/>
                <w:szCs w:val="21"/>
                <w:lang w:val="fr-ML"/>
              </w:rPr>
              <w:t>Azizah</w:t>
            </w:r>
            <w:proofErr w:type="spellEnd"/>
            <w:r w:rsidRPr="004E530D">
              <w:rPr>
                <w:rFonts w:asciiTheme="minorHAnsi" w:hAnsiTheme="minorHAnsi" w:cstheme="minorHAnsi"/>
                <w:b/>
                <w:sz w:val="21"/>
                <w:szCs w:val="21"/>
                <w:lang w:val="fr-ML"/>
              </w:rPr>
              <w:t xml:space="preserve">, </w:t>
            </w:r>
            <w:proofErr w:type="spellStart"/>
            <w:r w:rsidRPr="004E530D">
              <w:rPr>
                <w:rFonts w:asciiTheme="minorHAnsi" w:hAnsiTheme="minorHAnsi" w:cstheme="minorHAnsi"/>
                <w:b/>
                <w:sz w:val="21"/>
                <w:szCs w:val="21"/>
                <w:lang w:val="fr-ML"/>
              </w:rPr>
              <w:t>S.Kep</w:t>
            </w:r>
            <w:proofErr w:type="spellEnd"/>
            <w:r w:rsidRPr="004E530D">
              <w:rPr>
                <w:rFonts w:asciiTheme="minorHAnsi" w:hAnsiTheme="minorHAnsi" w:cstheme="minorHAnsi"/>
                <w:b/>
                <w:sz w:val="21"/>
                <w:szCs w:val="21"/>
                <w:lang w:val="fr-ML"/>
              </w:rPr>
              <w:t>., Ns.</w:t>
            </w:r>
          </w:p>
          <w:p w14:paraId="7D966A44"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telp</w:t>
            </w:r>
            <w:proofErr w:type="spellEnd"/>
            <w:r w:rsidRPr="004E530D">
              <w:rPr>
                <w:rFonts w:asciiTheme="minorHAnsi" w:hAnsiTheme="minorHAnsi" w:cstheme="minorHAnsi"/>
                <w:sz w:val="21"/>
                <w:szCs w:val="21"/>
              </w:rPr>
              <w:t xml:space="preserve">/Ext: </w:t>
            </w:r>
            <w:r w:rsidRPr="004E530D">
              <w:rPr>
                <w:rFonts w:asciiTheme="minorHAnsi" w:hAnsiTheme="minorHAnsi" w:cstheme="minorHAnsi"/>
                <w:sz w:val="21"/>
                <w:szCs w:val="21"/>
                <w:lang w:val="ms"/>
              </w:rPr>
              <w:t>-</w:t>
            </w:r>
          </w:p>
          <w:p w14:paraId="0E77A6FF"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Handphone: </w:t>
            </w:r>
            <w:r w:rsidRPr="004E530D">
              <w:rPr>
                <w:rFonts w:asciiTheme="minorHAnsi" w:hAnsiTheme="minorHAnsi" w:cstheme="minorHAnsi"/>
                <w:sz w:val="21"/>
                <w:szCs w:val="21"/>
                <w:lang w:val="ms"/>
              </w:rPr>
              <w:t>081131103113</w:t>
            </w:r>
          </w:p>
          <w:p w14:paraId="1F4E3485" w14:textId="77777777" w:rsidR="004B6172" w:rsidRPr="004E530D" w:rsidRDefault="004B6172" w:rsidP="004B6172">
            <w:pPr>
              <w:tabs>
                <w:tab w:val="left" w:pos="3600"/>
              </w:tabs>
              <w:spacing w:after="0" w:line="240" w:lineRule="auto"/>
              <w:jc w:val="both"/>
              <w:rPr>
                <w:rFonts w:asciiTheme="minorHAnsi" w:hAnsiTheme="minorHAnsi" w:cstheme="minorHAnsi"/>
                <w:sz w:val="21"/>
                <w:szCs w:val="21"/>
              </w:rPr>
            </w:pPr>
            <w:r w:rsidRPr="004E530D">
              <w:rPr>
                <w:rFonts w:asciiTheme="minorHAnsi" w:hAnsiTheme="minorHAnsi" w:cstheme="minorHAnsi"/>
                <w:sz w:val="21"/>
                <w:szCs w:val="21"/>
              </w:rPr>
              <w:t>Alamat Email:</w:t>
            </w:r>
            <w:bookmarkStart w:id="43" w:name="_Hlk123994607"/>
          </w:p>
          <w:p w14:paraId="1641886B" w14:textId="77777777" w:rsidR="004B6172" w:rsidRPr="004E530D" w:rsidRDefault="00000000" w:rsidP="004B6172">
            <w:pPr>
              <w:tabs>
                <w:tab w:val="left" w:pos="3600"/>
              </w:tabs>
              <w:spacing w:after="0" w:line="240" w:lineRule="auto"/>
              <w:jc w:val="both"/>
              <w:rPr>
                <w:rFonts w:asciiTheme="minorHAnsi" w:hAnsiTheme="minorHAnsi" w:cstheme="minorHAnsi"/>
                <w:sz w:val="21"/>
                <w:szCs w:val="21"/>
              </w:rPr>
            </w:pPr>
            <w:hyperlink r:id="rId50" w:history="1">
              <w:r w:rsidR="004B6172" w:rsidRPr="004E530D">
                <w:rPr>
                  <w:rStyle w:val="Hyperlink"/>
                  <w:rFonts w:asciiTheme="minorHAnsi" w:hAnsiTheme="minorHAnsi" w:cstheme="minorHAnsi"/>
                  <w:sz w:val="21"/>
                  <w:szCs w:val="21"/>
                </w:rPr>
                <w:t>rsprimahusadasukorejo@gmail.com</w:t>
              </w:r>
            </w:hyperlink>
            <w:bookmarkEnd w:id="43"/>
          </w:p>
          <w:p w14:paraId="6B1B29E4"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0" w:type="auto"/>
          </w:tcPr>
          <w:p w14:paraId="0C22F270" w14:textId="77777777" w:rsidR="004B6172" w:rsidRPr="004E530D" w:rsidRDefault="004B6172" w:rsidP="004B6172">
            <w:pPr>
              <w:spacing w:after="0" w:line="240" w:lineRule="auto"/>
              <w:jc w:val="both"/>
              <w:rPr>
                <w:rFonts w:asciiTheme="minorHAnsi" w:hAnsiTheme="minorHAnsi" w:cstheme="minorHAnsi"/>
                <w:bCs/>
                <w:sz w:val="21"/>
                <w:szCs w:val="21"/>
              </w:rPr>
            </w:pPr>
          </w:p>
        </w:tc>
      </w:tr>
      <w:tr w:rsidR="004B6172" w:rsidRPr="004E530D" w14:paraId="16F568CC" w14:textId="77777777" w:rsidTr="00D36E30">
        <w:tc>
          <w:tcPr>
            <w:tcW w:w="3114" w:type="dxa"/>
            <w:vMerge w:val="restart"/>
          </w:tcPr>
          <w:p w14:paraId="3784A858" w14:textId="77777777" w:rsidR="004B6172" w:rsidRPr="004E530D" w:rsidRDefault="004B6172" w:rsidP="004B6172">
            <w:pPr>
              <w:spacing w:after="0" w:line="240" w:lineRule="auto"/>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Administrasi</w:t>
            </w:r>
            <w:proofErr w:type="spellEnd"/>
            <w:r w:rsidRPr="004E530D">
              <w:rPr>
                <w:rFonts w:asciiTheme="minorHAnsi" w:hAnsiTheme="minorHAnsi" w:cstheme="minorHAnsi"/>
                <w:bCs/>
                <w:sz w:val="21"/>
                <w:szCs w:val="21"/>
              </w:rPr>
              <w:t xml:space="preserve"> Rawat </w:t>
            </w:r>
            <w:proofErr w:type="spellStart"/>
            <w:r w:rsidRPr="004E530D">
              <w:rPr>
                <w:rFonts w:asciiTheme="minorHAnsi" w:hAnsiTheme="minorHAnsi" w:cstheme="minorHAnsi"/>
                <w:bCs/>
                <w:sz w:val="21"/>
                <w:szCs w:val="21"/>
              </w:rPr>
              <w:t>Inap</w:t>
            </w:r>
            <w:proofErr w:type="spellEnd"/>
          </w:p>
        </w:tc>
        <w:tc>
          <w:tcPr>
            <w:tcW w:w="5903" w:type="dxa"/>
            <w:gridSpan w:val="2"/>
          </w:tcPr>
          <w:p w14:paraId="773B0BA9"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2F3B4E7A"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113E705F"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08.00 s/d 16.00</w:t>
            </w:r>
          </w:p>
          <w:p w14:paraId="23699C05"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xml:space="preserve">: 0341-458679 / </w:t>
            </w:r>
            <w:proofErr w:type="spellStart"/>
            <w:r w:rsidRPr="004E530D">
              <w:rPr>
                <w:rFonts w:asciiTheme="minorHAnsi" w:hAnsiTheme="minorHAnsi" w:cstheme="minorHAnsi"/>
                <w:bCs/>
                <w:sz w:val="21"/>
                <w:szCs w:val="21"/>
              </w:rPr>
              <w:t>ext</w:t>
            </w:r>
            <w:proofErr w:type="spellEnd"/>
            <w:r w:rsidRPr="004E530D">
              <w:rPr>
                <w:rFonts w:asciiTheme="minorHAnsi" w:hAnsiTheme="minorHAnsi" w:cstheme="minorHAnsi"/>
                <w:bCs/>
                <w:sz w:val="21"/>
                <w:szCs w:val="21"/>
              </w:rPr>
              <w:t xml:space="preserve"> 162</w:t>
            </w:r>
          </w:p>
          <w:p w14:paraId="25932570" w14:textId="548029AB" w:rsidR="004B6172" w:rsidRPr="004E530D" w:rsidRDefault="004B6172" w:rsidP="004B6172">
            <w:pPr>
              <w:spacing w:after="0" w:line="240" w:lineRule="auto"/>
              <w:ind w:right="1455"/>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 xml:space="preserve">Nama </w:t>
            </w:r>
            <w:proofErr w:type="spellStart"/>
            <w:r w:rsidRPr="004E530D">
              <w:rPr>
                <w:rFonts w:asciiTheme="minorHAnsi" w:hAnsiTheme="minorHAnsi" w:cstheme="minorHAnsi"/>
                <w:bCs/>
                <w:sz w:val="21"/>
                <w:szCs w:val="21"/>
                <w:lang w:val="fr-ML"/>
              </w:rPr>
              <w:t>Petugas</w:t>
            </w:r>
            <w:proofErr w:type="spellEnd"/>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proofErr w:type="spellStart"/>
            <w:ins w:id="44" w:author="MOD" w:date="2024-03-13T10:09:00Z">
              <w:r w:rsidR="00175FA0" w:rsidRPr="004E530D">
                <w:rPr>
                  <w:rFonts w:asciiTheme="minorHAnsi" w:hAnsiTheme="minorHAnsi" w:cstheme="minorHAnsi"/>
                  <w:bCs/>
                  <w:sz w:val="21"/>
                  <w:szCs w:val="21"/>
                  <w:lang w:val="fr-ML"/>
                </w:rPr>
                <w:t>Lilik</w:t>
              </w:r>
            </w:ins>
            <w:proofErr w:type="spellEnd"/>
            <w:del w:id="45" w:author="MOD" w:date="2024-03-13T10:09:00Z">
              <w:r w:rsidRPr="004E530D" w:rsidDel="00175FA0">
                <w:rPr>
                  <w:rFonts w:asciiTheme="minorHAnsi" w:hAnsiTheme="minorHAnsi" w:cstheme="minorHAnsi"/>
                  <w:bCs/>
                  <w:sz w:val="21"/>
                  <w:szCs w:val="21"/>
                  <w:lang w:val="fr-ML"/>
                </w:rPr>
                <w:delText>Ira</w:delText>
              </w:r>
            </w:del>
          </w:p>
          <w:p w14:paraId="19100751" w14:textId="77777777" w:rsidR="004B6172" w:rsidRPr="004E530D" w:rsidRDefault="004B6172" w:rsidP="004B6172">
            <w:pPr>
              <w:spacing w:after="0" w:line="240" w:lineRule="auto"/>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Email</w:t>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hyperlink r:id="rId51" w:history="1">
              <w:r w:rsidRPr="004E530D">
                <w:rPr>
                  <w:rStyle w:val="Hyperlink"/>
                  <w:rFonts w:asciiTheme="minorHAnsi" w:hAnsiTheme="minorHAnsi" w:cstheme="minorHAnsi"/>
                  <w:bCs/>
                  <w:sz w:val="21"/>
                  <w:szCs w:val="21"/>
                  <w:lang w:val="fr-ML"/>
                </w:rPr>
                <w:t>admklaim.rsph@gmail.com</w:t>
              </w:r>
            </w:hyperlink>
            <w:r w:rsidRPr="004E530D">
              <w:rPr>
                <w:rFonts w:asciiTheme="minorHAnsi" w:hAnsiTheme="minorHAnsi" w:cstheme="minorHAnsi"/>
                <w:bCs/>
                <w:sz w:val="21"/>
                <w:szCs w:val="21"/>
                <w:lang w:val="fr-ML"/>
              </w:rPr>
              <w:t xml:space="preserve"> </w:t>
            </w:r>
          </w:p>
        </w:tc>
      </w:tr>
      <w:tr w:rsidR="004B6172" w:rsidRPr="004E530D" w14:paraId="0BD2B427" w14:textId="77777777" w:rsidTr="00D36E30">
        <w:tc>
          <w:tcPr>
            <w:tcW w:w="3114" w:type="dxa"/>
            <w:vMerge/>
          </w:tcPr>
          <w:p w14:paraId="5FC220B1"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c>
          <w:tcPr>
            <w:tcW w:w="5903" w:type="dxa"/>
            <w:gridSpan w:val="2"/>
          </w:tcPr>
          <w:p w14:paraId="356D0430"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32466FC4"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533A933C"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08.00 s/d 16.00</w:t>
            </w:r>
          </w:p>
          <w:p w14:paraId="092F4742"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lastRenderedPageBreak/>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0341-6745000/081315574065</w:t>
            </w:r>
          </w:p>
          <w:p w14:paraId="75CD5603"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proofErr w:type="spellStart"/>
            <w:r w:rsidRPr="004E530D">
              <w:rPr>
                <w:rFonts w:asciiTheme="minorHAnsi" w:hAnsiTheme="minorHAnsi" w:cstheme="minorHAnsi"/>
                <w:bCs/>
                <w:sz w:val="21"/>
                <w:szCs w:val="21"/>
              </w:rPr>
              <w:t>Prisna</w:t>
            </w:r>
            <w:proofErr w:type="spellEnd"/>
          </w:p>
          <w:p w14:paraId="6169A347"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p>
          <w:p w14:paraId="2CA9D41A" w14:textId="77777777" w:rsidR="004B6172" w:rsidRPr="004E530D" w:rsidRDefault="00000000" w:rsidP="004B6172">
            <w:pPr>
              <w:spacing w:after="0" w:line="240" w:lineRule="auto"/>
              <w:jc w:val="both"/>
              <w:rPr>
                <w:rFonts w:asciiTheme="minorHAnsi" w:hAnsiTheme="minorHAnsi" w:cstheme="minorHAnsi"/>
                <w:bCs/>
                <w:sz w:val="21"/>
                <w:szCs w:val="21"/>
              </w:rPr>
            </w:pPr>
            <w:hyperlink r:id="rId52" w:history="1">
              <w:r w:rsidR="004B6172" w:rsidRPr="004E530D">
                <w:rPr>
                  <w:rStyle w:val="Hyperlink"/>
                  <w:rFonts w:asciiTheme="minorHAnsi" w:hAnsiTheme="minorHAnsi" w:cstheme="minorHAnsi"/>
                  <w:bCs/>
                  <w:sz w:val="21"/>
                  <w:szCs w:val="21"/>
                </w:rPr>
                <w:t>keuangan@malang.rs-primahusada.com</w:t>
              </w:r>
            </w:hyperlink>
            <w:r w:rsidR="004B6172" w:rsidRPr="004E530D">
              <w:rPr>
                <w:rFonts w:asciiTheme="minorHAnsi" w:hAnsiTheme="minorHAnsi" w:cstheme="minorHAnsi"/>
                <w:bCs/>
                <w:sz w:val="21"/>
                <w:szCs w:val="21"/>
              </w:rPr>
              <w:t xml:space="preserve"> </w:t>
            </w:r>
          </w:p>
          <w:p w14:paraId="0A3AC636" w14:textId="77777777" w:rsidR="004B6172" w:rsidRPr="004E530D" w:rsidRDefault="004B6172" w:rsidP="004B6172">
            <w:pPr>
              <w:spacing w:after="0" w:line="240" w:lineRule="auto"/>
              <w:jc w:val="both"/>
              <w:rPr>
                <w:rFonts w:asciiTheme="minorHAnsi" w:hAnsiTheme="minorHAnsi" w:cstheme="minorHAnsi"/>
                <w:bCs/>
                <w:sz w:val="21"/>
                <w:szCs w:val="21"/>
              </w:rPr>
            </w:pPr>
          </w:p>
        </w:tc>
      </w:tr>
      <w:tr w:rsidR="004B6172" w:rsidRPr="004E530D" w14:paraId="23222DDD" w14:textId="77777777" w:rsidTr="00D36E30">
        <w:tc>
          <w:tcPr>
            <w:tcW w:w="3114" w:type="dxa"/>
            <w:vMerge w:val="restart"/>
          </w:tcPr>
          <w:p w14:paraId="2D55E7ED" w14:textId="77777777" w:rsidR="004B6172" w:rsidRPr="004E530D" w:rsidRDefault="004B6172" w:rsidP="004B6172">
            <w:pPr>
              <w:spacing w:after="0" w:line="240" w:lineRule="auto"/>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lastRenderedPageBreak/>
              <w:t>Administrasi</w:t>
            </w:r>
            <w:proofErr w:type="spellEnd"/>
            <w:r w:rsidRPr="004E530D">
              <w:rPr>
                <w:rFonts w:asciiTheme="minorHAnsi" w:hAnsiTheme="minorHAnsi" w:cstheme="minorHAnsi"/>
                <w:bCs/>
                <w:sz w:val="21"/>
                <w:szCs w:val="21"/>
              </w:rPr>
              <w:t xml:space="preserve"> Rawat Jalan</w:t>
            </w:r>
          </w:p>
        </w:tc>
        <w:tc>
          <w:tcPr>
            <w:tcW w:w="5903" w:type="dxa"/>
            <w:gridSpan w:val="2"/>
          </w:tcPr>
          <w:p w14:paraId="53AF4BEF"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0700EBB1"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495E8CF0"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08.00 s/d 16.00</w:t>
            </w:r>
          </w:p>
          <w:p w14:paraId="4B51B066"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xml:space="preserve">: 0341-458679 / </w:t>
            </w:r>
            <w:proofErr w:type="spellStart"/>
            <w:r w:rsidRPr="004E530D">
              <w:rPr>
                <w:rFonts w:asciiTheme="minorHAnsi" w:hAnsiTheme="minorHAnsi" w:cstheme="minorHAnsi"/>
                <w:bCs/>
                <w:sz w:val="21"/>
                <w:szCs w:val="21"/>
              </w:rPr>
              <w:t>ext</w:t>
            </w:r>
            <w:proofErr w:type="spellEnd"/>
            <w:r w:rsidRPr="004E530D">
              <w:rPr>
                <w:rFonts w:asciiTheme="minorHAnsi" w:hAnsiTheme="minorHAnsi" w:cstheme="minorHAnsi"/>
                <w:bCs/>
                <w:sz w:val="21"/>
                <w:szCs w:val="21"/>
              </w:rPr>
              <w:t xml:space="preserve"> 162</w:t>
            </w:r>
          </w:p>
          <w:p w14:paraId="17E91166" w14:textId="6924FB55" w:rsidR="004B6172" w:rsidRPr="004E530D" w:rsidRDefault="004B6172" w:rsidP="004B6172">
            <w:pPr>
              <w:spacing w:after="0" w:line="240" w:lineRule="auto"/>
              <w:ind w:right="1455"/>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 xml:space="preserve">Nama </w:t>
            </w:r>
            <w:proofErr w:type="spellStart"/>
            <w:r w:rsidRPr="004E530D">
              <w:rPr>
                <w:rFonts w:asciiTheme="minorHAnsi" w:hAnsiTheme="minorHAnsi" w:cstheme="minorHAnsi"/>
                <w:bCs/>
                <w:sz w:val="21"/>
                <w:szCs w:val="21"/>
                <w:lang w:val="fr-ML"/>
              </w:rPr>
              <w:t>Petugas</w:t>
            </w:r>
            <w:proofErr w:type="spellEnd"/>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proofErr w:type="spellStart"/>
            <w:ins w:id="46" w:author="MOD" w:date="2024-03-13T10:10:00Z">
              <w:r w:rsidR="00175FA0" w:rsidRPr="004E530D">
                <w:rPr>
                  <w:rFonts w:asciiTheme="minorHAnsi" w:hAnsiTheme="minorHAnsi" w:cstheme="minorHAnsi"/>
                  <w:bCs/>
                  <w:sz w:val="21"/>
                  <w:szCs w:val="21"/>
                  <w:lang w:val="fr-ML"/>
                </w:rPr>
                <w:t>Lilik</w:t>
              </w:r>
            </w:ins>
            <w:proofErr w:type="spellEnd"/>
            <w:del w:id="47" w:author="MOD" w:date="2024-03-13T10:09:00Z">
              <w:r w:rsidRPr="004E530D" w:rsidDel="00175FA0">
                <w:rPr>
                  <w:rFonts w:asciiTheme="minorHAnsi" w:hAnsiTheme="minorHAnsi" w:cstheme="minorHAnsi"/>
                  <w:bCs/>
                  <w:sz w:val="21"/>
                  <w:szCs w:val="21"/>
                  <w:lang w:val="fr-ML"/>
                </w:rPr>
                <w:delText>Ira</w:delText>
              </w:r>
            </w:del>
          </w:p>
          <w:p w14:paraId="634D2F73" w14:textId="77777777" w:rsidR="004B6172" w:rsidRPr="004E530D" w:rsidRDefault="004B6172" w:rsidP="004B6172">
            <w:pPr>
              <w:spacing w:after="0" w:line="240" w:lineRule="auto"/>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Email</w:t>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hyperlink r:id="rId53" w:history="1">
              <w:r w:rsidRPr="004E530D">
                <w:rPr>
                  <w:rStyle w:val="Hyperlink"/>
                  <w:rFonts w:asciiTheme="minorHAnsi" w:hAnsiTheme="minorHAnsi" w:cstheme="minorHAnsi"/>
                  <w:bCs/>
                  <w:sz w:val="21"/>
                  <w:szCs w:val="21"/>
                  <w:lang w:val="fr-ML"/>
                </w:rPr>
                <w:t>admklaim.rsph@gmail.com</w:t>
              </w:r>
            </w:hyperlink>
            <w:r w:rsidRPr="004E530D">
              <w:rPr>
                <w:rFonts w:asciiTheme="minorHAnsi" w:hAnsiTheme="minorHAnsi" w:cstheme="minorHAnsi"/>
                <w:bCs/>
                <w:sz w:val="21"/>
                <w:szCs w:val="21"/>
                <w:lang w:val="fr-ML"/>
              </w:rPr>
              <w:t xml:space="preserve"> </w:t>
            </w:r>
          </w:p>
        </w:tc>
      </w:tr>
      <w:tr w:rsidR="004B6172" w:rsidRPr="004E530D" w14:paraId="343125C7" w14:textId="77777777" w:rsidTr="00D36E30">
        <w:tc>
          <w:tcPr>
            <w:tcW w:w="3114" w:type="dxa"/>
            <w:vMerge/>
          </w:tcPr>
          <w:p w14:paraId="71463E04" w14:textId="77777777" w:rsidR="004B6172" w:rsidRPr="004E530D" w:rsidRDefault="004B6172" w:rsidP="004B6172">
            <w:pPr>
              <w:spacing w:after="0" w:line="240" w:lineRule="auto"/>
              <w:jc w:val="both"/>
              <w:rPr>
                <w:rFonts w:asciiTheme="minorHAnsi" w:hAnsiTheme="minorHAnsi" w:cstheme="minorHAnsi"/>
                <w:bCs/>
                <w:sz w:val="21"/>
                <w:szCs w:val="21"/>
                <w:lang w:val="fr-ML"/>
              </w:rPr>
            </w:pPr>
          </w:p>
        </w:tc>
        <w:tc>
          <w:tcPr>
            <w:tcW w:w="5903" w:type="dxa"/>
            <w:gridSpan w:val="2"/>
          </w:tcPr>
          <w:p w14:paraId="2EC60B47"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7EAB64F3"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104CCD65"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08.00 s/d 16.00</w:t>
            </w:r>
          </w:p>
          <w:p w14:paraId="6D704CC4"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0341-6745000/081315574065</w:t>
            </w:r>
          </w:p>
          <w:p w14:paraId="083DFA6F"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proofErr w:type="spellStart"/>
            <w:r w:rsidRPr="004E530D">
              <w:rPr>
                <w:rFonts w:asciiTheme="minorHAnsi" w:hAnsiTheme="minorHAnsi" w:cstheme="minorHAnsi"/>
                <w:bCs/>
                <w:sz w:val="21"/>
                <w:szCs w:val="21"/>
              </w:rPr>
              <w:t>Prisna</w:t>
            </w:r>
            <w:proofErr w:type="spellEnd"/>
          </w:p>
          <w:p w14:paraId="4CBD3849"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p>
          <w:p w14:paraId="122518B2" w14:textId="77777777" w:rsidR="004B6172" w:rsidRPr="004E530D" w:rsidRDefault="00000000" w:rsidP="004B6172">
            <w:pPr>
              <w:spacing w:after="0" w:line="240" w:lineRule="auto"/>
              <w:jc w:val="both"/>
              <w:rPr>
                <w:rFonts w:asciiTheme="minorHAnsi" w:hAnsiTheme="minorHAnsi" w:cstheme="minorHAnsi"/>
                <w:bCs/>
                <w:sz w:val="21"/>
                <w:szCs w:val="21"/>
              </w:rPr>
            </w:pPr>
            <w:hyperlink r:id="rId54" w:history="1">
              <w:r w:rsidR="004B6172" w:rsidRPr="004E530D">
                <w:rPr>
                  <w:rStyle w:val="Hyperlink"/>
                  <w:rFonts w:asciiTheme="minorHAnsi" w:hAnsiTheme="minorHAnsi" w:cstheme="minorHAnsi"/>
                  <w:bCs/>
                  <w:sz w:val="21"/>
                  <w:szCs w:val="21"/>
                </w:rPr>
                <w:t>keuangan@malang.rs-primahusada.com</w:t>
              </w:r>
            </w:hyperlink>
            <w:r w:rsidR="004B6172" w:rsidRPr="004E530D">
              <w:rPr>
                <w:rFonts w:asciiTheme="minorHAnsi" w:hAnsiTheme="minorHAnsi" w:cstheme="minorHAnsi"/>
                <w:bCs/>
                <w:sz w:val="21"/>
                <w:szCs w:val="21"/>
              </w:rPr>
              <w:t xml:space="preserve"> </w:t>
            </w:r>
          </w:p>
        </w:tc>
      </w:tr>
      <w:tr w:rsidR="004B6172" w:rsidRPr="004E530D" w14:paraId="773BDCDA" w14:textId="77777777" w:rsidTr="00D36E30">
        <w:tc>
          <w:tcPr>
            <w:tcW w:w="3114" w:type="dxa"/>
            <w:vMerge w:val="restart"/>
          </w:tcPr>
          <w:p w14:paraId="5C831736"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 xml:space="preserve">Kasir Rawat </w:t>
            </w:r>
            <w:proofErr w:type="spellStart"/>
            <w:r w:rsidRPr="004E530D">
              <w:rPr>
                <w:rFonts w:asciiTheme="minorHAnsi" w:hAnsiTheme="minorHAnsi" w:cstheme="minorHAnsi"/>
                <w:bCs/>
                <w:sz w:val="21"/>
                <w:szCs w:val="21"/>
              </w:rPr>
              <w:t>Inap</w:t>
            </w:r>
            <w:proofErr w:type="spellEnd"/>
            <w:r w:rsidRPr="004E530D">
              <w:rPr>
                <w:rFonts w:asciiTheme="minorHAnsi" w:hAnsiTheme="minorHAnsi" w:cstheme="minorHAnsi"/>
                <w:bCs/>
                <w:sz w:val="21"/>
                <w:szCs w:val="21"/>
              </w:rPr>
              <w:t>/ Rawat Jalan</w:t>
            </w:r>
          </w:p>
        </w:tc>
        <w:tc>
          <w:tcPr>
            <w:tcW w:w="5903" w:type="dxa"/>
            <w:gridSpan w:val="2"/>
          </w:tcPr>
          <w:p w14:paraId="2C1E5D3E"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23EBD935"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29F89D3F"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24 </w:t>
            </w:r>
            <w:proofErr w:type="gramStart"/>
            <w:r w:rsidRPr="004E530D">
              <w:rPr>
                <w:rFonts w:asciiTheme="minorHAnsi" w:hAnsiTheme="minorHAnsi" w:cstheme="minorHAnsi"/>
                <w:bCs/>
                <w:sz w:val="21"/>
                <w:szCs w:val="21"/>
              </w:rPr>
              <w:t>jam</w:t>
            </w:r>
            <w:proofErr w:type="gramEnd"/>
          </w:p>
          <w:p w14:paraId="41B54F4E"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xml:space="preserve">: 0341-458679 / </w:t>
            </w:r>
            <w:proofErr w:type="spellStart"/>
            <w:r w:rsidRPr="004E530D">
              <w:rPr>
                <w:rFonts w:asciiTheme="minorHAnsi" w:hAnsiTheme="minorHAnsi" w:cstheme="minorHAnsi"/>
                <w:bCs/>
                <w:sz w:val="21"/>
                <w:szCs w:val="21"/>
              </w:rPr>
              <w:t>ext</w:t>
            </w:r>
            <w:proofErr w:type="spellEnd"/>
            <w:r w:rsidRPr="004E530D">
              <w:rPr>
                <w:rFonts w:asciiTheme="minorHAnsi" w:hAnsiTheme="minorHAnsi" w:cstheme="minorHAnsi"/>
                <w:bCs/>
                <w:sz w:val="21"/>
                <w:szCs w:val="21"/>
              </w:rPr>
              <w:t xml:space="preserve"> 115</w:t>
            </w:r>
          </w:p>
          <w:p w14:paraId="63B03FDF" w14:textId="4903DAC6"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ins w:id="48" w:author="MOD" w:date="2024-03-13T10:10:00Z">
              <w:r w:rsidR="00175FA0" w:rsidRPr="004E530D">
                <w:rPr>
                  <w:rFonts w:asciiTheme="minorHAnsi" w:hAnsiTheme="minorHAnsi" w:cstheme="minorHAnsi"/>
                  <w:bCs/>
                  <w:sz w:val="21"/>
                  <w:szCs w:val="21"/>
                </w:rPr>
                <w:t>Ratna</w:t>
              </w:r>
            </w:ins>
            <w:del w:id="49" w:author="MOD" w:date="2024-03-13T10:10:00Z">
              <w:r w:rsidRPr="004E530D" w:rsidDel="00175FA0">
                <w:rPr>
                  <w:rFonts w:asciiTheme="minorHAnsi" w:hAnsiTheme="minorHAnsi" w:cstheme="minorHAnsi"/>
                  <w:bCs/>
                  <w:sz w:val="21"/>
                  <w:szCs w:val="21"/>
                </w:rPr>
                <w:delText>Tiwi</w:delText>
              </w:r>
            </w:del>
          </w:p>
          <w:p w14:paraId="7B8F345C"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hyperlink r:id="rId55" w:history="1">
              <w:r w:rsidRPr="004E530D">
                <w:rPr>
                  <w:rStyle w:val="Hyperlink"/>
                  <w:rFonts w:asciiTheme="minorHAnsi" w:hAnsiTheme="minorHAnsi" w:cstheme="minorHAnsi"/>
                  <w:bCs/>
                  <w:sz w:val="21"/>
                  <w:szCs w:val="21"/>
                </w:rPr>
                <w:t>rsph.kasir@gmail.com</w:t>
              </w:r>
            </w:hyperlink>
            <w:r w:rsidRPr="004E530D">
              <w:rPr>
                <w:rFonts w:asciiTheme="minorHAnsi" w:hAnsiTheme="minorHAnsi" w:cstheme="minorHAnsi"/>
                <w:bCs/>
                <w:sz w:val="21"/>
                <w:szCs w:val="21"/>
              </w:rPr>
              <w:t xml:space="preserve"> </w:t>
            </w:r>
          </w:p>
          <w:p w14:paraId="3FD8B245" w14:textId="77777777" w:rsidR="004B6172" w:rsidRPr="004E530D" w:rsidRDefault="004B6172" w:rsidP="004B6172">
            <w:pPr>
              <w:spacing w:after="0" w:line="240" w:lineRule="auto"/>
              <w:jc w:val="both"/>
              <w:rPr>
                <w:rFonts w:asciiTheme="minorHAnsi" w:hAnsiTheme="minorHAnsi" w:cstheme="minorHAnsi"/>
                <w:bCs/>
                <w:sz w:val="21"/>
                <w:szCs w:val="21"/>
              </w:rPr>
            </w:pPr>
          </w:p>
        </w:tc>
      </w:tr>
      <w:tr w:rsidR="004B6172" w:rsidRPr="004E530D" w14:paraId="529CBC51" w14:textId="77777777" w:rsidTr="00D36E30">
        <w:tc>
          <w:tcPr>
            <w:tcW w:w="3114" w:type="dxa"/>
            <w:vMerge/>
          </w:tcPr>
          <w:p w14:paraId="4E948497"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5903" w:type="dxa"/>
            <w:gridSpan w:val="2"/>
          </w:tcPr>
          <w:p w14:paraId="32AF7630"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1055E768"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Senin s/d </w:t>
            </w:r>
            <w:proofErr w:type="spellStart"/>
            <w:r w:rsidRPr="004E530D">
              <w:rPr>
                <w:rFonts w:asciiTheme="minorHAnsi" w:hAnsiTheme="minorHAnsi" w:cstheme="minorHAnsi"/>
                <w:bCs/>
                <w:sz w:val="21"/>
                <w:szCs w:val="21"/>
              </w:rPr>
              <w:t>Minggu</w:t>
            </w:r>
            <w:proofErr w:type="spellEnd"/>
          </w:p>
          <w:p w14:paraId="4A9B3DB3"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24 </w:t>
            </w:r>
            <w:proofErr w:type="gramStart"/>
            <w:r w:rsidRPr="004E530D">
              <w:rPr>
                <w:rFonts w:asciiTheme="minorHAnsi" w:hAnsiTheme="minorHAnsi" w:cstheme="minorHAnsi"/>
                <w:bCs/>
                <w:sz w:val="21"/>
                <w:szCs w:val="21"/>
              </w:rPr>
              <w:t>jam</w:t>
            </w:r>
            <w:proofErr w:type="gramEnd"/>
          </w:p>
          <w:p w14:paraId="409AC95B" w14:textId="5AA1EBAC"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0341-6745000/</w:t>
            </w:r>
            <w:ins w:id="50" w:author="MOD" w:date="2024-03-13T10:10:00Z">
              <w:r w:rsidR="00175FA0" w:rsidRPr="004E530D">
                <w:rPr>
                  <w:rFonts w:asciiTheme="minorHAnsi" w:hAnsiTheme="minorHAnsi" w:cstheme="minorHAnsi"/>
                  <w:sz w:val="21"/>
                  <w:szCs w:val="21"/>
                  <w:lang w:val="ms"/>
                </w:rPr>
                <w:t>085156001411</w:t>
              </w:r>
            </w:ins>
            <w:del w:id="51" w:author="MOD" w:date="2024-03-13T10:10:00Z">
              <w:r w:rsidRPr="004E530D" w:rsidDel="00175FA0">
                <w:rPr>
                  <w:rFonts w:asciiTheme="minorHAnsi" w:hAnsiTheme="minorHAnsi" w:cstheme="minorHAnsi"/>
                  <w:bCs/>
                  <w:sz w:val="21"/>
                  <w:szCs w:val="21"/>
                </w:rPr>
                <w:delText>081315574065</w:delText>
              </w:r>
            </w:del>
          </w:p>
          <w:p w14:paraId="0D2B6CEC" w14:textId="188B4B30"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ins w:id="52" w:author="MOD" w:date="2024-03-13T10:10:00Z">
              <w:r w:rsidR="00175FA0" w:rsidRPr="004E530D">
                <w:rPr>
                  <w:rFonts w:asciiTheme="minorHAnsi" w:hAnsiTheme="minorHAnsi" w:cstheme="minorHAnsi"/>
                  <w:b/>
                  <w:sz w:val="21"/>
                  <w:szCs w:val="21"/>
                  <w:lang w:val="ms"/>
                </w:rPr>
                <w:t xml:space="preserve">Anita Fitria Sari, S.E  </w:t>
              </w:r>
            </w:ins>
            <w:del w:id="53" w:author="MOD" w:date="2024-03-13T10:10:00Z">
              <w:r w:rsidRPr="004E530D" w:rsidDel="00175FA0">
                <w:rPr>
                  <w:rFonts w:asciiTheme="minorHAnsi" w:hAnsiTheme="minorHAnsi" w:cstheme="minorHAnsi"/>
                  <w:bCs/>
                  <w:sz w:val="21"/>
                  <w:szCs w:val="21"/>
                </w:rPr>
                <w:delText>Fajrin</w:delText>
              </w:r>
            </w:del>
          </w:p>
          <w:p w14:paraId="55FE4A70"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w:t>
            </w:r>
          </w:p>
          <w:p w14:paraId="177A8714" w14:textId="77777777" w:rsidR="004B6172" w:rsidRPr="004E530D" w:rsidRDefault="00000000" w:rsidP="004B6172">
            <w:pPr>
              <w:spacing w:after="0" w:line="240" w:lineRule="auto"/>
              <w:jc w:val="both"/>
              <w:rPr>
                <w:rFonts w:asciiTheme="minorHAnsi" w:hAnsiTheme="minorHAnsi" w:cstheme="minorHAnsi"/>
                <w:bCs/>
                <w:sz w:val="21"/>
                <w:szCs w:val="21"/>
              </w:rPr>
            </w:pPr>
            <w:hyperlink r:id="rId56" w:history="1">
              <w:r w:rsidR="004B6172" w:rsidRPr="004E530D">
                <w:rPr>
                  <w:rStyle w:val="Hyperlink"/>
                  <w:rFonts w:asciiTheme="minorHAnsi" w:hAnsiTheme="minorHAnsi" w:cstheme="minorHAnsi"/>
                  <w:bCs/>
                  <w:sz w:val="21"/>
                  <w:szCs w:val="21"/>
                </w:rPr>
                <w:t>keuangan@sukorejo.rs-primahusada.com</w:t>
              </w:r>
            </w:hyperlink>
            <w:r w:rsidR="004B6172" w:rsidRPr="004E530D">
              <w:rPr>
                <w:rFonts w:asciiTheme="minorHAnsi" w:hAnsiTheme="minorHAnsi" w:cstheme="minorHAnsi"/>
                <w:bCs/>
                <w:sz w:val="21"/>
                <w:szCs w:val="21"/>
              </w:rPr>
              <w:t xml:space="preserve"> </w:t>
            </w:r>
          </w:p>
        </w:tc>
      </w:tr>
      <w:tr w:rsidR="004B6172" w:rsidRPr="004E530D" w14:paraId="44AFD949" w14:textId="77777777" w:rsidTr="00D36E30">
        <w:tc>
          <w:tcPr>
            <w:tcW w:w="3114" w:type="dxa"/>
            <w:vMerge w:val="restart"/>
          </w:tcPr>
          <w:p w14:paraId="61F15627"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UGD/IGD</w:t>
            </w:r>
          </w:p>
        </w:tc>
        <w:tc>
          <w:tcPr>
            <w:tcW w:w="5903" w:type="dxa"/>
            <w:gridSpan w:val="2"/>
          </w:tcPr>
          <w:p w14:paraId="0282F123"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74696C75"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Senin s/d </w:t>
            </w:r>
            <w:proofErr w:type="spellStart"/>
            <w:r w:rsidRPr="004E530D">
              <w:rPr>
                <w:rFonts w:asciiTheme="minorHAnsi" w:hAnsiTheme="minorHAnsi" w:cstheme="minorHAnsi"/>
                <w:bCs/>
                <w:sz w:val="21"/>
                <w:szCs w:val="21"/>
              </w:rPr>
              <w:t>Minggu</w:t>
            </w:r>
            <w:proofErr w:type="spellEnd"/>
          </w:p>
          <w:p w14:paraId="0B72ACCF"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24 </w:t>
            </w:r>
            <w:proofErr w:type="gramStart"/>
            <w:r w:rsidRPr="004E530D">
              <w:rPr>
                <w:rFonts w:asciiTheme="minorHAnsi" w:hAnsiTheme="minorHAnsi" w:cstheme="minorHAnsi"/>
                <w:bCs/>
                <w:sz w:val="21"/>
                <w:szCs w:val="21"/>
              </w:rPr>
              <w:t>jam</w:t>
            </w:r>
            <w:proofErr w:type="gramEnd"/>
          </w:p>
          <w:p w14:paraId="495C45C2"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0341-458679 ex 103/08113776565</w:t>
            </w:r>
          </w:p>
          <w:p w14:paraId="73ED0508" w14:textId="699C09EB"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ins w:id="54" w:author="MOD" w:date="2024-03-13T10:11:00Z">
              <w:r w:rsidR="00175FA0" w:rsidRPr="004E530D">
                <w:rPr>
                  <w:rFonts w:asciiTheme="minorHAnsi" w:hAnsiTheme="minorHAnsi" w:cstheme="minorHAnsi"/>
                  <w:bCs/>
                  <w:sz w:val="21"/>
                  <w:szCs w:val="21"/>
                </w:rPr>
                <w:t>Afni</w:t>
              </w:r>
            </w:ins>
            <w:del w:id="55" w:author="MOD" w:date="2024-03-13T10:11:00Z">
              <w:r w:rsidRPr="004E530D" w:rsidDel="00175FA0">
                <w:rPr>
                  <w:rFonts w:asciiTheme="minorHAnsi" w:hAnsiTheme="minorHAnsi" w:cstheme="minorHAnsi"/>
                  <w:bCs/>
                  <w:sz w:val="21"/>
                  <w:szCs w:val="21"/>
                </w:rPr>
                <w:delText>Fariz</w:delText>
              </w:r>
            </w:del>
          </w:p>
          <w:p w14:paraId="66E6F0C6"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w:t>
            </w:r>
          </w:p>
        </w:tc>
      </w:tr>
      <w:tr w:rsidR="004B6172" w:rsidRPr="004E530D" w14:paraId="710C66F3" w14:textId="77777777" w:rsidTr="00D36E30">
        <w:tc>
          <w:tcPr>
            <w:tcW w:w="3114" w:type="dxa"/>
            <w:vMerge/>
          </w:tcPr>
          <w:p w14:paraId="292F9AF1"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5903" w:type="dxa"/>
            <w:gridSpan w:val="2"/>
          </w:tcPr>
          <w:p w14:paraId="2257C5BA"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1C493090"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Senin s/d </w:t>
            </w:r>
            <w:proofErr w:type="spellStart"/>
            <w:r w:rsidRPr="004E530D">
              <w:rPr>
                <w:rFonts w:asciiTheme="minorHAnsi" w:hAnsiTheme="minorHAnsi" w:cstheme="minorHAnsi"/>
                <w:bCs/>
                <w:sz w:val="21"/>
                <w:szCs w:val="21"/>
              </w:rPr>
              <w:t>Minggu</w:t>
            </w:r>
            <w:proofErr w:type="spellEnd"/>
          </w:p>
          <w:p w14:paraId="3ED8BC6F"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24 </w:t>
            </w:r>
            <w:proofErr w:type="gramStart"/>
            <w:r w:rsidRPr="004E530D">
              <w:rPr>
                <w:rFonts w:asciiTheme="minorHAnsi" w:hAnsiTheme="minorHAnsi" w:cstheme="minorHAnsi"/>
                <w:bCs/>
                <w:sz w:val="21"/>
                <w:szCs w:val="21"/>
              </w:rPr>
              <w:t>jam</w:t>
            </w:r>
            <w:proofErr w:type="gramEnd"/>
          </w:p>
          <w:p w14:paraId="1BC1CA0A"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0343 6745 999</w:t>
            </w:r>
          </w:p>
          <w:p w14:paraId="7470A1B2"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dr. Ferry </w:t>
            </w:r>
            <w:proofErr w:type="spellStart"/>
            <w:r w:rsidRPr="004E530D">
              <w:rPr>
                <w:rFonts w:asciiTheme="minorHAnsi" w:hAnsiTheme="minorHAnsi" w:cstheme="minorHAnsi"/>
                <w:bCs/>
                <w:sz w:val="21"/>
                <w:szCs w:val="21"/>
              </w:rPr>
              <w:t>Limantara</w:t>
            </w:r>
            <w:proofErr w:type="spellEnd"/>
            <w:r w:rsidRPr="004E530D">
              <w:rPr>
                <w:rFonts w:asciiTheme="minorHAnsi" w:hAnsiTheme="minorHAnsi" w:cstheme="minorHAnsi"/>
                <w:bCs/>
                <w:sz w:val="21"/>
                <w:szCs w:val="21"/>
              </w:rPr>
              <w:t>, SP.EM</w:t>
            </w:r>
          </w:p>
          <w:p w14:paraId="1FF80F1F"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w:t>
            </w:r>
          </w:p>
          <w:p w14:paraId="0A68C9A5" w14:textId="77777777" w:rsidR="004B6172" w:rsidRPr="004E530D" w:rsidRDefault="004B6172" w:rsidP="004B6172">
            <w:pPr>
              <w:spacing w:after="0" w:line="240" w:lineRule="auto"/>
              <w:jc w:val="both"/>
              <w:rPr>
                <w:rFonts w:asciiTheme="minorHAnsi" w:hAnsiTheme="minorHAnsi" w:cstheme="minorHAnsi"/>
                <w:bCs/>
                <w:sz w:val="21"/>
                <w:szCs w:val="21"/>
              </w:rPr>
            </w:pPr>
          </w:p>
        </w:tc>
      </w:tr>
      <w:tr w:rsidR="004B6172" w:rsidRPr="004E530D" w14:paraId="0BB83EBD" w14:textId="77777777" w:rsidTr="00D36E30">
        <w:tc>
          <w:tcPr>
            <w:tcW w:w="3114" w:type="dxa"/>
            <w:vMerge w:val="restart"/>
          </w:tcPr>
          <w:p w14:paraId="03D67855" w14:textId="77777777" w:rsidR="004B6172" w:rsidRPr="004E530D" w:rsidRDefault="004B6172" w:rsidP="004B6172">
            <w:pPr>
              <w:spacing w:after="0" w:line="240" w:lineRule="auto"/>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Rekam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Medis</w:t>
            </w:r>
            <w:proofErr w:type="spellEnd"/>
          </w:p>
        </w:tc>
        <w:tc>
          <w:tcPr>
            <w:tcW w:w="5903" w:type="dxa"/>
            <w:gridSpan w:val="2"/>
          </w:tcPr>
          <w:p w14:paraId="55D318B0"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1E67008A"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708C777C"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07.00-21.00</w:t>
            </w:r>
          </w:p>
          <w:p w14:paraId="57D0C994"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0341-458679 ex 117</w:t>
            </w:r>
          </w:p>
          <w:p w14:paraId="7FD22494" w14:textId="1F1D2582"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del w:id="56" w:author="MOD" w:date="2024-03-13T10:11:00Z">
              <w:r w:rsidRPr="004E530D" w:rsidDel="00175FA0">
                <w:rPr>
                  <w:rFonts w:asciiTheme="minorHAnsi" w:hAnsiTheme="minorHAnsi" w:cstheme="minorHAnsi"/>
                  <w:bCs/>
                  <w:sz w:val="21"/>
                  <w:szCs w:val="21"/>
                </w:rPr>
                <w:delText>Rani Pupitasari Amd.RMIK</w:delText>
              </w:r>
            </w:del>
            <w:ins w:id="57" w:author="MOD" w:date="2024-03-13T10:11:00Z">
              <w:r w:rsidR="00175FA0" w:rsidRPr="004E530D">
                <w:rPr>
                  <w:rFonts w:asciiTheme="minorHAnsi" w:hAnsiTheme="minorHAnsi" w:cstheme="minorHAnsi"/>
                  <w:bCs/>
                  <w:sz w:val="21"/>
                  <w:szCs w:val="21"/>
                </w:rPr>
                <w:t>Rina</w:t>
              </w:r>
            </w:ins>
          </w:p>
          <w:p w14:paraId="3BD23E99"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w:t>
            </w:r>
          </w:p>
        </w:tc>
      </w:tr>
      <w:tr w:rsidR="004B6172" w:rsidRPr="004E530D" w14:paraId="516FB53B" w14:textId="77777777" w:rsidTr="00D36E30">
        <w:tc>
          <w:tcPr>
            <w:tcW w:w="3114" w:type="dxa"/>
            <w:vMerge/>
          </w:tcPr>
          <w:p w14:paraId="364B9341"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5903" w:type="dxa"/>
            <w:gridSpan w:val="2"/>
          </w:tcPr>
          <w:p w14:paraId="0C5D001B"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66D9B6F7"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Hari</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Senin s/d Sabtu</w:t>
            </w:r>
          </w:p>
          <w:p w14:paraId="494D138C" w14:textId="77777777" w:rsidR="004B6172" w:rsidRPr="004E530D" w:rsidRDefault="004B6172" w:rsidP="004B6172">
            <w:pPr>
              <w:spacing w:after="0" w:line="240" w:lineRule="auto"/>
              <w:ind w:right="1455"/>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Pukul</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06.00-21.00</w:t>
            </w:r>
          </w:p>
          <w:p w14:paraId="2CF3B854" w14:textId="77777777" w:rsidR="004B6172" w:rsidRPr="004E530D" w:rsidRDefault="004B6172" w:rsidP="004B6172">
            <w:pPr>
              <w:spacing w:after="0" w:line="240" w:lineRule="auto"/>
              <w:ind w:right="-20"/>
              <w:jc w:val="both"/>
              <w:rPr>
                <w:rFonts w:asciiTheme="minorHAnsi" w:hAnsiTheme="minorHAnsi" w:cstheme="minorHAnsi"/>
                <w:bCs/>
                <w:sz w:val="21"/>
                <w:szCs w:val="21"/>
              </w:rPr>
            </w:pPr>
            <w:r w:rsidRPr="004E530D">
              <w:rPr>
                <w:rFonts w:asciiTheme="minorHAnsi" w:hAnsiTheme="minorHAnsi" w:cstheme="minorHAnsi"/>
                <w:bCs/>
                <w:sz w:val="21"/>
                <w:szCs w:val="21"/>
              </w:rPr>
              <w:lastRenderedPageBreak/>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0343-6745000 ex 107/109</w:t>
            </w:r>
          </w:p>
          <w:p w14:paraId="1CF33985" w14:textId="30C14325" w:rsidR="004B6172" w:rsidRPr="004E530D" w:rsidRDefault="004B6172" w:rsidP="004B6172">
            <w:pPr>
              <w:spacing w:after="0" w:line="240" w:lineRule="auto"/>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 xml:space="preserve">Nama </w:t>
            </w:r>
            <w:proofErr w:type="spellStart"/>
            <w:r w:rsidRPr="004E530D">
              <w:rPr>
                <w:rFonts w:asciiTheme="minorHAnsi" w:hAnsiTheme="minorHAnsi" w:cstheme="minorHAnsi"/>
                <w:bCs/>
                <w:sz w:val="21"/>
                <w:szCs w:val="21"/>
                <w:lang w:val="fr-ML"/>
              </w:rPr>
              <w:t>Petugas</w:t>
            </w:r>
            <w:proofErr w:type="spellEnd"/>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ins w:id="58" w:author="MOD" w:date="2024-03-13T10:11:00Z">
              <w:r w:rsidR="00175FA0" w:rsidRPr="004E530D">
                <w:rPr>
                  <w:rFonts w:asciiTheme="minorHAnsi" w:hAnsiTheme="minorHAnsi" w:cstheme="minorHAnsi"/>
                  <w:bCs/>
                  <w:sz w:val="21"/>
                  <w:szCs w:val="21"/>
                  <w:lang w:val="fr-ML"/>
                </w:rPr>
                <w:t>Fina</w:t>
              </w:r>
            </w:ins>
            <w:del w:id="59" w:author="MOD" w:date="2024-03-13T10:11:00Z">
              <w:r w:rsidRPr="004E530D" w:rsidDel="00175FA0">
                <w:rPr>
                  <w:rFonts w:asciiTheme="minorHAnsi" w:hAnsiTheme="minorHAnsi" w:cstheme="minorHAnsi"/>
                  <w:bCs/>
                  <w:sz w:val="21"/>
                  <w:szCs w:val="21"/>
                  <w:lang w:val="fr-ML"/>
                </w:rPr>
                <w:delText>Rahmanda</w:delText>
              </w:r>
            </w:del>
          </w:p>
          <w:p w14:paraId="39F27656" w14:textId="77777777" w:rsidR="004B6172" w:rsidRPr="004E530D" w:rsidRDefault="004B6172" w:rsidP="004B6172">
            <w:pPr>
              <w:spacing w:after="0" w:line="240" w:lineRule="auto"/>
              <w:jc w:val="both"/>
              <w:rPr>
                <w:rFonts w:asciiTheme="minorHAnsi" w:hAnsiTheme="minorHAnsi" w:cstheme="minorHAnsi"/>
                <w:bCs/>
                <w:sz w:val="21"/>
                <w:szCs w:val="21"/>
                <w:lang w:val="fr-ML"/>
              </w:rPr>
            </w:pPr>
            <w:r w:rsidRPr="004E530D">
              <w:rPr>
                <w:rFonts w:asciiTheme="minorHAnsi" w:hAnsiTheme="minorHAnsi" w:cstheme="minorHAnsi"/>
                <w:bCs/>
                <w:sz w:val="21"/>
                <w:szCs w:val="21"/>
                <w:lang w:val="fr-ML"/>
              </w:rPr>
              <w:t>Email</w:t>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r>
            <w:r w:rsidRPr="004E530D">
              <w:rPr>
                <w:rFonts w:asciiTheme="minorHAnsi" w:hAnsiTheme="minorHAnsi" w:cstheme="minorHAnsi"/>
                <w:bCs/>
                <w:sz w:val="21"/>
                <w:szCs w:val="21"/>
                <w:lang w:val="fr-ML"/>
              </w:rPr>
              <w:tab/>
              <w:t xml:space="preserve">: </w:t>
            </w:r>
            <w:hyperlink r:id="rId57" w:history="1">
              <w:r w:rsidRPr="004E530D">
                <w:rPr>
                  <w:rStyle w:val="Hyperlink"/>
                  <w:rFonts w:asciiTheme="minorHAnsi" w:hAnsiTheme="minorHAnsi" w:cstheme="minorHAnsi"/>
                  <w:bCs/>
                  <w:sz w:val="21"/>
                  <w:szCs w:val="21"/>
                  <w:lang w:val="fr-ML"/>
                </w:rPr>
                <w:t>rsprimahusadasukorejo@gmail.com</w:t>
              </w:r>
            </w:hyperlink>
            <w:r w:rsidRPr="004E530D">
              <w:rPr>
                <w:rFonts w:asciiTheme="minorHAnsi" w:hAnsiTheme="minorHAnsi" w:cstheme="minorHAnsi"/>
                <w:bCs/>
                <w:sz w:val="21"/>
                <w:szCs w:val="21"/>
                <w:lang w:val="fr-ML"/>
              </w:rPr>
              <w:t xml:space="preserve"> </w:t>
            </w:r>
          </w:p>
          <w:p w14:paraId="25B2A4F9" w14:textId="77777777" w:rsidR="004B6172" w:rsidRPr="004E530D" w:rsidRDefault="004B6172" w:rsidP="004B6172">
            <w:pPr>
              <w:spacing w:after="0" w:line="240" w:lineRule="auto"/>
              <w:jc w:val="both"/>
              <w:rPr>
                <w:rFonts w:asciiTheme="minorHAnsi" w:hAnsiTheme="minorHAnsi" w:cstheme="minorHAnsi"/>
                <w:b/>
                <w:sz w:val="21"/>
                <w:szCs w:val="21"/>
                <w:lang w:val="fr-ML"/>
              </w:rPr>
            </w:pPr>
          </w:p>
        </w:tc>
      </w:tr>
      <w:tr w:rsidR="004B6172" w:rsidRPr="004E530D" w14:paraId="34AB5E93" w14:textId="77777777" w:rsidTr="00D36E30">
        <w:tc>
          <w:tcPr>
            <w:tcW w:w="3114" w:type="dxa"/>
            <w:vMerge w:val="restart"/>
          </w:tcPr>
          <w:p w14:paraId="45886AEE" w14:textId="77777777" w:rsidR="004B6172" w:rsidRPr="004E530D" w:rsidRDefault="004B6172" w:rsidP="004B6172">
            <w:pPr>
              <w:spacing w:after="0" w:line="240" w:lineRule="auto"/>
              <w:jc w:val="both"/>
              <w:rPr>
                <w:rFonts w:asciiTheme="minorHAnsi" w:hAnsiTheme="minorHAnsi" w:cstheme="minorHAnsi"/>
                <w:bCs/>
                <w:sz w:val="21"/>
                <w:szCs w:val="21"/>
                <w:lang w:val="fr-ML"/>
              </w:rPr>
            </w:pPr>
            <w:proofErr w:type="spellStart"/>
            <w:r w:rsidRPr="004E530D">
              <w:rPr>
                <w:rFonts w:asciiTheme="minorHAnsi" w:hAnsiTheme="minorHAnsi" w:cstheme="minorHAnsi"/>
                <w:bCs/>
                <w:sz w:val="21"/>
                <w:szCs w:val="21"/>
                <w:lang w:val="fr-ML"/>
              </w:rPr>
              <w:lastRenderedPageBreak/>
              <w:t>Bagian</w:t>
            </w:r>
            <w:proofErr w:type="spellEnd"/>
            <w:r w:rsidRPr="004E530D">
              <w:rPr>
                <w:rFonts w:asciiTheme="minorHAnsi" w:hAnsiTheme="minorHAnsi" w:cstheme="minorHAnsi"/>
                <w:bCs/>
                <w:sz w:val="21"/>
                <w:szCs w:val="21"/>
                <w:lang w:val="fr-ML"/>
              </w:rPr>
              <w:t xml:space="preserve"> yang </w:t>
            </w:r>
            <w:proofErr w:type="spellStart"/>
            <w:r w:rsidRPr="004E530D">
              <w:rPr>
                <w:rFonts w:asciiTheme="minorHAnsi" w:hAnsiTheme="minorHAnsi" w:cstheme="minorHAnsi"/>
                <w:bCs/>
                <w:sz w:val="21"/>
                <w:szCs w:val="21"/>
                <w:lang w:val="fr-ML"/>
              </w:rPr>
              <w:t>dapat</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dihubungi</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untuk</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menanyakan</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kondisi</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medis</w:t>
            </w:r>
            <w:proofErr w:type="spellEnd"/>
            <w:r w:rsidRPr="004E530D">
              <w:rPr>
                <w:rFonts w:asciiTheme="minorHAnsi" w:hAnsiTheme="minorHAnsi" w:cstheme="minorHAnsi"/>
                <w:bCs/>
                <w:sz w:val="21"/>
                <w:szCs w:val="21"/>
                <w:lang w:val="fr-ML"/>
              </w:rPr>
              <w:t xml:space="preserve"> Pasien </w:t>
            </w:r>
            <w:proofErr w:type="spellStart"/>
            <w:r w:rsidRPr="004E530D">
              <w:rPr>
                <w:rFonts w:asciiTheme="minorHAnsi" w:hAnsiTheme="minorHAnsi" w:cstheme="minorHAnsi"/>
                <w:bCs/>
                <w:sz w:val="21"/>
                <w:szCs w:val="21"/>
                <w:lang w:val="fr-ML"/>
              </w:rPr>
              <w:t>pada</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saat</w:t>
            </w:r>
            <w:proofErr w:type="spellEnd"/>
            <w:r w:rsidRPr="004E530D">
              <w:rPr>
                <w:rFonts w:asciiTheme="minorHAnsi" w:hAnsiTheme="minorHAnsi" w:cstheme="minorHAnsi"/>
                <w:bCs/>
                <w:sz w:val="21"/>
                <w:szCs w:val="21"/>
                <w:lang w:val="fr-ML"/>
              </w:rPr>
              <w:t xml:space="preserve"> Pasien </w:t>
            </w:r>
            <w:proofErr w:type="spellStart"/>
            <w:r w:rsidRPr="004E530D">
              <w:rPr>
                <w:rFonts w:asciiTheme="minorHAnsi" w:hAnsiTheme="minorHAnsi" w:cstheme="minorHAnsi"/>
                <w:bCs/>
                <w:sz w:val="21"/>
                <w:szCs w:val="21"/>
                <w:lang w:val="fr-ML"/>
              </w:rPr>
              <w:t>masih</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dirawat</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atau</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sudah</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selesai</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rawat</w:t>
            </w:r>
            <w:proofErr w:type="spellEnd"/>
          </w:p>
        </w:tc>
        <w:tc>
          <w:tcPr>
            <w:tcW w:w="5903" w:type="dxa"/>
            <w:gridSpan w:val="2"/>
          </w:tcPr>
          <w:p w14:paraId="1D7B05C7"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RS Prima Husada Malang</w:t>
            </w:r>
          </w:p>
          <w:p w14:paraId="13996A8E"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Nama Bagian</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Manager </w:t>
            </w:r>
            <w:proofErr w:type="gramStart"/>
            <w:r w:rsidRPr="004E530D">
              <w:rPr>
                <w:rFonts w:asciiTheme="minorHAnsi" w:hAnsiTheme="minorHAnsi" w:cstheme="minorHAnsi"/>
                <w:bCs/>
                <w:sz w:val="21"/>
                <w:szCs w:val="21"/>
              </w:rPr>
              <w:t>On</w:t>
            </w:r>
            <w:proofErr w:type="gramEnd"/>
            <w:r w:rsidRPr="004E530D">
              <w:rPr>
                <w:rFonts w:asciiTheme="minorHAnsi" w:hAnsiTheme="minorHAnsi" w:cstheme="minorHAnsi"/>
                <w:bCs/>
                <w:sz w:val="21"/>
                <w:szCs w:val="21"/>
              </w:rPr>
              <w:t xml:space="preserve"> Duty (MOD)</w:t>
            </w:r>
          </w:p>
          <w:p w14:paraId="7F997318" w14:textId="77777777"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081131103113</w:t>
            </w:r>
          </w:p>
          <w:p w14:paraId="3CE151AF" w14:textId="6425FECD"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ins w:id="60" w:author="MOD" w:date="2024-03-13T10:12:00Z">
              <w:r w:rsidR="00175FA0" w:rsidRPr="004E530D">
                <w:rPr>
                  <w:rFonts w:asciiTheme="minorHAnsi" w:hAnsiTheme="minorHAnsi" w:cstheme="minorHAnsi"/>
                  <w:bCs/>
                  <w:sz w:val="21"/>
                  <w:szCs w:val="21"/>
                </w:rPr>
                <w:t>Daning</w:t>
              </w:r>
            </w:ins>
            <w:del w:id="61" w:author="MOD" w:date="2024-03-13T10:12:00Z">
              <w:r w:rsidRPr="004E530D" w:rsidDel="00175FA0">
                <w:rPr>
                  <w:rFonts w:asciiTheme="minorHAnsi" w:hAnsiTheme="minorHAnsi" w:cstheme="minorHAnsi"/>
                  <w:bCs/>
                  <w:sz w:val="21"/>
                  <w:szCs w:val="21"/>
                </w:rPr>
                <w:delText>Puput Sekar, Amd.Keb</w:delText>
              </w:r>
            </w:del>
          </w:p>
          <w:p w14:paraId="2B078B0E"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hyperlink r:id="rId58" w:history="1">
              <w:r w:rsidRPr="004E530D">
                <w:rPr>
                  <w:rStyle w:val="Hyperlink"/>
                  <w:rFonts w:asciiTheme="minorHAnsi" w:hAnsiTheme="minorHAnsi" w:cstheme="minorHAnsi"/>
                  <w:bCs/>
                  <w:sz w:val="21"/>
                  <w:szCs w:val="21"/>
                </w:rPr>
                <w:t>rs-primahusada@gmail.com</w:t>
              </w:r>
            </w:hyperlink>
            <w:r w:rsidRPr="004E530D">
              <w:rPr>
                <w:rFonts w:asciiTheme="minorHAnsi" w:hAnsiTheme="minorHAnsi" w:cstheme="minorHAnsi"/>
                <w:bCs/>
                <w:sz w:val="21"/>
                <w:szCs w:val="21"/>
              </w:rPr>
              <w:t xml:space="preserve"> </w:t>
            </w:r>
          </w:p>
          <w:p w14:paraId="5B6E61D0" w14:textId="77777777" w:rsidR="004B6172" w:rsidRPr="004E530D" w:rsidRDefault="004B6172" w:rsidP="004B6172">
            <w:pPr>
              <w:spacing w:after="0" w:line="240" w:lineRule="auto"/>
              <w:jc w:val="both"/>
              <w:rPr>
                <w:rFonts w:asciiTheme="minorHAnsi" w:hAnsiTheme="minorHAnsi" w:cstheme="minorHAnsi"/>
                <w:b/>
                <w:sz w:val="21"/>
                <w:szCs w:val="21"/>
              </w:rPr>
            </w:pPr>
          </w:p>
        </w:tc>
      </w:tr>
      <w:tr w:rsidR="004B6172" w:rsidRPr="004E530D" w14:paraId="4193C6F7" w14:textId="77777777" w:rsidTr="00D36E30">
        <w:tc>
          <w:tcPr>
            <w:tcW w:w="3114" w:type="dxa"/>
            <w:vMerge/>
          </w:tcPr>
          <w:p w14:paraId="2D580A77" w14:textId="77777777" w:rsidR="004B6172" w:rsidRPr="004E530D" w:rsidRDefault="004B6172" w:rsidP="004B6172">
            <w:pPr>
              <w:spacing w:after="0" w:line="240" w:lineRule="auto"/>
              <w:jc w:val="both"/>
              <w:rPr>
                <w:rFonts w:asciiTheme="minorHAnsi" w:hAnsiTheme="minorHAnsi" w:cstheme="minorHAnsi"/>
                <w:bCs/>
                <w:sz w:val="21"/>
                <w:szCs w:val="21"/>
              </w:rPr>
            </w:pPr>
          </w:p>
        </w:tc>
        <w:tc>
          <w:tcPr>
            <w:tcW w:w="5903" w:type="dxa"/>
            <w:gridSpan w:val="2"/>
          </w:tcPr>
          <w:p w14:paraId="259641A3" w14:textId="77777777" w:rsidR="004B6172" w:rsidRPr="004E530D" w:rsidRDefault="004B6172" w:rsidP="004B6172">
            <w:pPr>
              <w:spacing w:after="0" w:line="240" w:lineRule="auto"/>
              <w:jc w:val="both"/>
              <w:rPr>
                <w:rFonts w:asciiTheme="minorHAnsi" w:hAnsiTheme="minorHAnsi" w:cstheme="minorHAnsi"/>
                <w:b/>
                <w:sz w:val="21"/>
                <w:szCs w:val="21"/>
              </w:rPr>
            </w:pPr>
            <w:r w:rsidRPr="004E530D">
              <w:rPr>
                <w:rFonts w:asciiTheme="minorHAnsi" w:hAnsiTheme="minorHAnsi" w:cstheme="minorHAnsi"/>
                <w:b/>
                <w:sz w:val="21"/>
                <w:szCs w:val="21"/>
              </w:rPr>
              <w:t xml:space="preserve">RS Prima </w:t>
            </w:r>
            <w:proofErr w:type="spellStart"/>
            <w:r w:rsidRPr="004E530D">
              <w:rPr>
                <w:rFonts w:asciiTheme="minorHAnsi" w:hAnsiTheme="minorHAnsi" w:cstheme="minorHAnsi"/>
                <w:b/>
                <w:sz w:val="21"/>
                <w:szCs w:val="21"/>
              </w:rPr>
              <w:t>Husada</w:t>
            </w:r>
            <w:proofErr w:type="spellEnd"/>
            <w:r w:rsidRPr="004E530D">
              <w:rPr>
                <w:rFonts w:asciiTheme="minorHAnsi" w:hAnsiTheme="minorHAnsi" w:cstheme="minorHAnsi"/>
                <w:b/>
                <w:sz w:val="21"/>
                <w:szCs w:val="21"/>
              </w:rPr>
              <w:t xml:space="preserve"> </w:t>
            </w:r>
            <w:proofErr w:type="spellStart"/>
            <w:r w:rsidRPr="004E530D">
              <w:rPr>
                <w:rFonts w:asciiTheme="minorHAnsi" w:hAnsiTheme="minorHAnsi" w:cstheme="minorHAnsi"/>
                <w:b/>
                <w:sz w:val="21"/>
                <w:szCs w:val="21"/>
              </w:rPr>
              <w:t>Sukorejo</w:t>
            </w:r>
            <w:proofErr w:type="spellEnd"/>
          </w:p>
          <w:p w14:paraId="1060CBDB" w14:textId="50A951B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Nama Bagian</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ins w:id="62" w:author="MOD" w:date="2024-03-13T10:17:00Z">
              <w:r w:rsidR="00A05052" w:rsidRPr="004E530D">
                <w:rPr>
                  <w:rFonts w:asciiTheme="minorHAnsi" w:hAnsiTheme="minorHAnsi" w:cstheme="minorHAnsi"/>
                  <w:bCs/>
                  <w:sz w:val="21"/>
                  <w:szCs w:val="21"/>
                </w:rPr>
                <w:t xml:space="preserve">Manager </w:t>
              </w:r>
              <w:proofErr w:type="gramStart"/>
              <w:r w:rsidR="00A05052" w:rsidRPr="004E530D">
                <w:rPr>
                  <w:rFonts w:asciiTheme="minorHAnsi" w:hAnsiTheme="minorHAnsi" w:cstheme="minorHAnsi"/>
                  <w:bCs/>
                  <w:sz w:val="21"/>
                  <w:szCs w:val="21"/>
                </w:rPr>
                <w:t>On</w:t>
              </w:r>
              <w:proofErr w:type="gramEnd"/>
              <w:r w:rsidR="00A05052" w:rsidRPr="004E530D">
                <w:rPr>
                  <w:rFonts w:asciiTheme="minorHAnsi" w:hAnsiTheme="minorHAnsi" w:cstheme="minorHAnsi"/>
                  <w:bCs/>
                  <w:sz w:val="21"/>
                  <w:szCs w:val="21"/>
                </w:rPr>
                <w:t xml:space="preserve"> Duty (MOD)</w:t>
              </w:r>
            </w:ins>
            <w:del w:id="63" w:author="MOD" w:date="2024-03-13T10:17:00Z">
              <w:r w:rsidRPr="004E530D" w:rsidDel="00A05052">
                <w:rPr>
                  <w:rFonts w:asciiTheme="minorHAnsi" w:hAnsiTheme="minorHAnsi" w:cstheme="minorHAnsi"/>
                  <w:bCs/>
                  <w:sz w:val="21"/>
                  <w:szCs w:val="21"/>
                </w:rPr>
                <w:delText>Manager Pelayanan Pasien (MPP)</w:delText>
              </w:r>
            </w:del>
          </w:p>
          <w:p w14:paraId="6C794887" w14:textId="01BEC669" w:rsidR="004B6172" w:rsidRPr="004E530D" w:rsidRDefault="004B6172" w:rsidP="004B6172">
            <w:pPr>
              <w:spacing w:after="0" w:line="240" w:lineRule="auto"/>
              <w:ind w:right="1455"/>
              <w:jc w:val="both"/>
              <w:rPr>
                <w:rFonts w:asciiTheme="minorHAnsi" w:hAnsiTheme="minorHAnsi" w:cstheme="minorHAnsi"/>
                <w:bCs/>
                <w:sz w:val="21"/>
                <w:szCs w:val="21"/>
              </w:rPr>
            </w:pPr>
            <w:r w:rsidRPr="004E530D">
              <w:rPr>
                <w:rFonts w:asciiTheme="minorHAnsi" w:hAnsiTheme="minorHAnsi" w:cstheme="minorHAnsi"/>
                <w:bCs/>
                <w:sz w:val="21"/>
                <w:szCs w:val="21"/>
              </w:rPr>
              <w:t xml:space="preserve">No Telp </w:t>
            </w:r>
            <w:proofErr w:type="spellStart"/>
            <w:r w:rsidRPr="004E530D">
              <w:rPr>
                <w:rFonts w:asciiTheme="minorHAnsi" w:hAnsiTheme="minorHAnsi" w:cstheme="minorHAnsi"/>
                <w:bCs/>
                <w:sz w:val="21"/>
                <w:szCs w:val="21"/>
              </w:rPr>
              <w:t>langsung</w:t>
            </w:r>
            <w:proofErr w:type="spellEnd"/>
            <w:r w:rsidRPr="004E530D">
              <w:rPr>
                <w:rFonts w:asciiTheme="minorHAnsi" w:hAnsiTheme="minorHAnsi" w:cstheme="minorHAnsi"/>
                <w:bCs/>
                <w:sz w:val="21"/>
                <w:szCs w:val="21"/>
              </w:rPr>
              <w:t>/Ext/HP</w:t>
            </w:r>
            <w:r w:rsidRPr="004E530D">
              <w:rPr>
                <w:rFonts w:asciiTheme="minorHAnsi" w:hAnsiTheme="minorHAnsi" w:cstheme="minorHAnsi"/>
                <w:bCs/>
                <w:sz w:val="21"/>
                <w:szCs w:val="21"/>
              </w:rPr>
              <w:tab/>
              <w:t xml:space="preserve">: </w:t>
            </w:r>
            <w:ins w:id="64" w:author="MOD" w:date="2024-03-13T10:12:00Z">
              <w:r w:rsidR="00175FA0" w:rsidRPr="004E530D">
                <w:rPr>
                  <w:rFonts w:asciiTheme="minorHAnsi" w:hAnsiTheme="minorHAnsi" w:cstheme="minorHAnsi"/>
                  <w:sz w:val="21"/>
                  <w:szCs w:val="21"/>
                  <w:lang w:val="ms"/>
                </w:rPr>
                <w:t>081131103113</w:t>
              </w:r>
            </w:ins>
            <w:del w:id="65" w:author="MOD" w:date="2024-03-13T10:12:00Z">
              <w:r w:rsidRPr="004E530D" w:rsidDel="00175FA0">
                <w:rPr>
                  <w:rFonts w:asciiTheme="minorHAnsi" w:hAnsiTheme="minorHAnsi" w:cstheme="minorHAnsi"/>
                  <w:bCs/>
                  <w:sz w:val="21"/>
                  <w:szCs w:val="21"/>
                </w:rPr>
                <w:delText>081357335016</w:delText>
              </w:r>
            </w:del>
          </w:p>
          <w:p w14:paraId="03E05730" w14:textId="5E730E9B"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 xml:space="preserve">Nama </w:t>
            </w:r>
            <w:proofErr w:type="spellStart"/>
            <w:r w:rsidRPr="004E530D">
              <w:rPr>
                <w:rFonts w:asciiTheme="minorHAnsi" w:hAnsiTheme="minorHAnsi" w:cstheme="minorHAnsi"/>
                <w:bCs/>
                <w:sz w:val="21"/>
                <w:szCs w:val="21"/>
              </w:rPr>
              <w:t>Petugas</w:t>
            </w:r>
            <w:proofErr w:type="spellEnd"/>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del w:id="66" w:author="MOD" w:date="2024-03-13T10:12:00Z">
              <w:r w:rsidRPr="004E530D" w:rsidDel="00175FA0">
                <w:rPr>
                  <w:rFonts w:asciiTheme="minorHAnsi" w:hAnsiTheme="minorHAnsi" w:cstheme="minorHAnsi"/>
                  <w:bCs/>
                  <w:sz w:val="21"/>
                  <w:szCs w:val="21"/>
                </w:rPr>
                <w:delText>Fefi Rita Indah Hati, S.Kep</w:delText>
              </w:r>
            </w:del>
            <w:ins w:id="67" w:author="MOD" w:date="2024-03-13T10:12:00Z">
              <w:r w:rsidR="00175FA0" w:rsidRPr="004E530D">
                <w:rPr>
                  <w:rFonts w:asciiTheme="minorHAnsi" w:hAnsiTheme="minorHAnsi" w:cstheme="minorHAnsi"/>
                  <w:b/>
                  <w:sz w:val="21"/>
                  <w:szCs w:val="21"/>
                  <w:lang w:val="fr-ML"/>
                </w:rPr>
                <w:t xml:space="preserve"> Nuri </w:t>
              </w:r>
              <w:proofErr w:type="spellStart"/>
              <w:r w:rsidR="00175FA0" w:rsidRPr="004E530D">
                <w:rPr>
                  <w:rFonts w:asciiTheme="minorHAnsi" w:hAnsiTheme="minorHAnsi" w:cstheme="minorHAnsi"/>
                  <w:b/>
                  <w:sz w:val="21"/>
                  <w:szCs w:val="21"/>
                  <w:lang w:val="fr-ML"/>
                </w:rPr>
                <w:t>Aini</w:t>
              </w:r>
              <w:proofErr w:type="spellEnd"/>
              <w:r w:rsidR="00175FA0" w:rsidRPr="004E530D">
                <w:rPr>
                  <w:rFonts w:asciiTheme="minorHAnsi" w:hAnsiTheme="minorHAnsi" w:cstheme="minorHAnsi"/>
                  <w:b/>
                  <w:sz w:val="21"/>
                  <w:szCs w:val="21"/>
                  <w:lang w:val="fr-ML"/>
                </w:rPr>
                <w:t xml:space="preserve"> </w:t>
              </w:r>
              <w:proofErr w:type="spellStart"/>
              <w:r w:rsidR="00175FA0" w:rsidRPr="004E530D">
                <w:rPr>
                  <w:rFonts w:asciiTheme="minorHAnsi" w:hAnsiTheme="minorHAnsi" w:cstheme="minorHAnsi"/>
                  <w:b/>
                  <w:sz w:val="21"/>
                  <w:szCs w:val="21"/>
                  <w:lang w:val="fr-ML"/>
                </w:rPr>
                <w:t>Azizah</w:t>
              </w:r>
              <w:proofErr w:type="spellEnd"/>
              <w:r w:rsidR="00175FA0" w:rsidRPr="004E530D">
                <w:rPr>
                  <w:rFonts w:asciiTheme="minorHAnsi" w:hAnsiTheme="minorHAnsi" w:cstheme="minorHAnsi"/>
                  <w:b/>
                  <w:sz w:val="21"/>
                  <w:szCs w:val="21"/>
                  <w:lang w:val="fr-ML"/>
                </w:rPr>
                <w:t xml:space="preserve">, </w:t>
              </w:r>
              <w:proofErr w:type="spellStart"/>
              <w:proofErr w:type="gramStart"/>
              <w:r w:rsidR="00175FA0" w:rsidRPr="004E530D">
                <w:rPr>
                  <w:rFonts w:asciiTheme="minorHAnsi" w:hAnsiTheme="minorHAnsi" w:cstheme="minorHAnsi"/>
                  <w:b/>
                  <w:sz w:val="21"/>
                  <w:szCs w:val="21"/>
                  <w:lang w:val="fr-ML"/>
                </w:rPr>
                <w:t>S.Kep</w:t>
              </w:r>
              <w:proofErr w:type="spellEnd"/>
              <w:proofErr w:type="gramEnd"/>
              <w:r w:rsidR="00175FA0" w:rsidRPr="004E530D">
                <w:rPr>
                  <w:rFonts w:asciiTheme="minorHAnsi" w:hAnsiTheme="minorHAnsi" w:cstheme="minorHAnsi"/>
                  <w:b/>
                  <w:sz w:val="21"/>
                  <w:szCs w:val="21"/>
                  <w:lang w:val="fr-ML"/>
                </w:rPr>
                <w:t>., Ns.</w:t>
              </w:r>
            </w:ins>
          </w:p>
          <w:p w14:paraId="507D6E87" w14:textId="77777777" w:rsidR="004B6172" w:rsidRPr="004E530D" w:rsidRDefault="004B6172" w:rsidP="004B6172">
            <w:pPr>
              <w:spacing w:after="0" w:line="240" w:lineRule="auto"/>
              <w:jc w:val="both"/>
              <w:rPr>
                <w:rFonts w:asciiTheme="minorHAnsi" w:hAnsiTheme="minorHAnsi" w:cstheme="minorHAnsi"/>
                <w:bCs/>
                <w:sz w:val="21"/>
                <w:szCs w:val="21"/>
              </w:rPr>
            </w:pPr>
            <w:r w:rsidRPr="004E530D">
              <w:rPr>
                <w:rFonts w:asciiTheme="minorHAnsi" w:hAnsiTheme="minorHAnsi" w:cstheme="minorHAnsi"/>
                <w:bCs/>
                <w:sz w:val="21"/>
                <w:szCs w:val="21"/>
              </w:rPr>
              <w:t>Email</w:t>
            </w:r>
            <w:r w:rsidRPr="004E530D">
              <w:rPr>
                <w:rFonts w:asciiTheme="minorHAnsi" w:hAnsiTheme="minorHAnsi" w:cstheme="minorHAnsi"/>
                <w:bCs/>
                <w:sz w:val="21"/>
                <w:szCs w:val="21"/>
              </w:rPr>
              <w:tab/>
            </w:r>
            <w:r w:rsidRPr="004E530D">
              <w:rPr>
                <w:rFonts w:asciiTheme="minorHAnsi" w:hAnsiTheme="minorHAnsi" w:cstheme="minorHAnsi"/>
                <w:bCs/>
                <w:sz w:val="21"/>
                <w:szCs w:val="21"/>
              </w:rPr>
              <w:tab/>
            </w:r>
            <w:r w:rsidRPr="004E530D">
              <w:rPr>
                <w:rFonts w:asciiTheme="minorHAnsi" w:hAnsiTheme="minorHAnsi" w:cstheme="minorHAnsi"/>
                <w:bCs/>
                <w:sz w:val="21"/>
                <w:szCs w:val="21"/>
              </w:rPr>
              <w:tab/>
              <w:t xml:space="preserve">: </w:t>
            </w:r>
            <w:hyperlink r:id="rId59" w:history="1">
              <w:r w:rsidRPr="004E530D">
                <w:rPr>
                  <w:rStyle w:val="Hyperlink"/>
                  <w:rFonts w:asciiTheme="minorHAnsi" w:hAnsiTheme="minorHAnsi" w:cstheme="minorHAnsi"/>
                  <w:bCs/>
                  <w:sz w:val="21"/>
                  <w:szCs w:val="21"/>
                </w:rPr>
                <w:t>rsprimahusadasukorejo@gmail.com</w:t>
              </w:r>
            </w:hyperlink>
            <w:r w:rsidRPr="004E530D">
              <w:rPr>
                <w:rFonts w:asciiTheme="minorHAnsi" w:hAnsiTheme="minorHAnsi" w:cstheme="minorHAnsi"/>
                <w:bCs/>
                <w:sz w:val="21"/>
                <w:szCs w:val="21"/>
              </w:rPr>
              <w:t xml:space="preserve"> </w:t>
            </w:r>
          </w:p>
          <w:p w14:paraId="770623AE" w14:textId="77777777" w:rsidR="004B6172" w:rsidRPr="004E530D" w:rsidRDefault="004B6172" w:rsidP="004B6172">
            <w:pPr>
              <w:spacing w:after="0" w:line="240" w:lineRule="auto"/>
              <w:jc w:val="both"/>
              <w:rPr>
                <w:rFonts w:asciiTheme="minorHAnsi" w:hAnsiTheme="minorHAnsi" w:cstheme="minorHAnsi"/>
                <w:b/>
                <w:sz w:val="21"/>
                <w:szCs w:val="21"/>
              </w:rPr>
            </w:pPr>
          </w:p>
        </w:tc>
      </w:tr>
    </w:tbl>
    <w:p w14:paraId="7F544DCB" w14:textId="02C8CA22" w:rsidR="008309B3" w:rsidRPr="004E530D" w:rsidRDefault="008309B3" w:rsidP="004B6172">
      <w:pPr>
        <w:tabs>
          <w:tab w:val="left" w:pos="-3150"/>
        </w:tabs>
        <w:spacing w:after="0" w:line="240" w:lineRule="auto"/>
        <w:jc w:val="both"/>
        <w:rPr>
          <w:rFonts w:cs="Calibri"/>
          <w:sz w:val="21"/>
          <w:szCs w:val="21"/>
          <w:lang w:val="it-IT"/>
        </w:rPr>
      </w:pPr>
    </w:p>
    <w:p w14:paraId="34A857FC" w14:textId="77777777" w:rsidR="00183E20" w:rsidRPr="004E530D" w:rsidRDefault="00183E20" w:rsidP="004B6172">
      <w:pPr>
        <w:tabs>
          <w:tab w:val="left" w:pos="-3150"/>
        </w:tabs>
        <w:spacing w:after="0" w:line="240" w:lineRule="auto"/>
        <w:jc w:val="both"/>
        <w:rPr>
          <w:rFonts w:cs="Calibri"/>
          <w:sz w:val="21"/>
          <w:szCs w:val="21"/>
          <w:lang w:val="it-IT"/>
        </w:rPr>
      </w:pPr>
    </w:p>
    <w:p w14:paraId="07E3C5C6" w14:textId="77777777" w:rsidR="00183E20" w:rsidRPr="004E530D" w:rsidRDefault="00183E20" w:rsidP="00794BBC">
      <w:pPr>
        <w:tabs>
          <w:tab w:val="left" w:pos="-3150"/>
        </w:tabs>
        <w:spacing w:after="0" w:line="240" w:lineRule="auto"/>
        <w:jc w:val="both"/>
        <w:rPr>
          <w:rFonts w:cs="Calibri"/>
          <w:sz w:val="21"/>
          <w:szCs w:val="21"/>
          <w:lang w:val="it-IT"/>
        </w:rPr>
      </w:pPr>
    </w:p>
    <w:p w14:paraId="1AB9023F" w14:textId="77777777" w:rsidR="00183E20" w:rsidRPr="004E530D" w:rsidRDefault="00183E20" w:rsidP="00794BBC">
      <w:pPr>
        <w:tabs>
          <w:tab w:val="left" w:pos="-3150"/>
        </w:tabs>
        <w:spacing w:after="0" w:line="240" w:lineRule="auto"/>
        <w:jc w:val="both"/>
        <w:rPr>
          <w:rFonts w:cs="Calibri"/>
          <w:sz w:val="21"/>
          <w:szCs w:val="21"/>
          <w:lang w:val="it-IT"/>
        </w:rPr>
      </w:pPr>
    </w:p>
    <w:p w14:paraId="4D5C8EE2" w14:textId="77777777" w:rsidR="00183E20" w:rsidRPr="004E530D" w:rsidRDefault="00183E20" w:rsidP="00794BBC">
      <w:pPr>
        <w:tabs>
          <w:tab w:val="left" w:pos="-3150"/>
        </w:tabs>
        <w:spacing w:after="0" w:line="240" w:lineRule="auto"/>
        <w:jc w:val="both"/>
        <w:rPr>
          <w:rFonts w:cs="Calibri"/>
          <w:sz w:val="21"/>
          <w:szCs w:val="21"/>
          <w:lang w:val="it-IT"/>
        </w:rPr>
      </w:pPr>
    </w:p>
    <w:p w14:paraId="7227C1F0" w14:textId="77777777" w:rsidR="00183E20" w:rsidRPr="004E530D" w:rsidRDefault="00183E20" w:rsidP="00794BBC">
      <w:pPr>
        <w:tabs>
          <w:tab w:val="left" w:pos="-3150"/>
        </w:tabs>
        <w:spacing w:after="0" w:line="240" w:lineRule="auto"/>
        <w:jc w:val="both"/>
        <w:rPr>
          <w:rFonts w:cs="Calibri"/>
          <w:sz w:val="21"/>
          <w:szCs w:val="21"/>
          <w:lang w:val="it-IT"/>
        </w:rPr>
      </w:pPr>
    </w:p>
    <w:p w14:paraId="5244F928" w14:textId="77777777" w:rsidR="004B6172" w:rsidRPr="004E530D" w:rsidRDefault="004B6172" w:rsidP="00794BBC">
      <w:pPr>
        <w:spacing w:after="0" w:line="240" w:lineRule="auto"/>
        <w:jc w:val="center"/>
        <w:rPr>
          <w:rFonts w:cs="Calibri"/>
          <w:b/>
          <w:sz w:val="21"/>
          <w:szCs w:val="21"/>
          <w:lang w:val="es-ES"/>
        </w:rPr>
      </w:pPr>
    </w:p>
    <w:p w14:paraId="077BCD23" w14:textId="77777777" w:rsidR="004B6172" w:rsidRPr="004E530D" w:rsidRDefault="004B6172" w:rsidP="00794BBC">
      <w:pPr>
        <w:spacing w:after="0" w:line="240" w:lineRule="auto"/>
        <w:jc w:val="center"/>
        <w:rPr>
          <w:rFonts w:cs="Calibri"/>
          <w:b/>
          <w:sz w:val="21"/>
          <w:szCs w:val="21"/>
          <w:lang w:val="es-ES"/>
        </w:rPr>
      </w:pPr>
    </w:p>
    <w:p w14:paraId="53AA8D21" w14:textId="77777777" w:rsidR="004B6172" w:rsidRPr="004E530D" w:rsidRDefault="004B6172" w:rsidP="00794BBC">
      <w:pPr>
        <w:spacing w:after="0" w:line="240" w:lineRule="auto"/>
        <w:jc w:val="center"/>
        <w:rPr>
          <w:rFonts w:cs="Calibri"/>
          <w:b/>
          <w:sz w:val="21"/>
          <w:szCs w:val="21"/>
          <w:lang w:val="es-ES"/>
        </w:rPr>
      </w:pPr>
    </w:p>
    <w:p w14:paraId="61F25441" w14:textId="77777777" w:rsidR="004B6172" w:rsidRPr="004E530D" w:rsidRDefault="004B6172" w:rsidP="00794BBC">
      <w:pPr>
        <w:spacing w:after="0" w:line="240" w:lineRule="auto"/>
        <w:jc w:val="center"/>
        <w:rPr>
          <w:rFonts w:cs="Calibri"/>
          <w:b/>
          <w:sz w:val="21"/>
          <w:szCs w:val="21"/>
          <w:lang w:val="es-ES"/>
        </w:rPr>
      </w:pPr>
    </w:p>
    <w:p w14:paraId="4D68C4BC" w14:textId="77777777" w:rsidR="004B6172" w:rsidRPr="004E530D" w:rsidRDefault="004B6172" w:rsidP="00794BBC">
      <w:pPr>
        <w:spacing w:after="0" w:line="240" w:lineRule="auto"/>
        <w:jc w:val="center"/>
        <w:rPr>
          <w:rFonts w:cs="Calibri"/>
          <w:b/>
          <w:sz w:val="21"/>
          <w:szCs w:val="21"/>
          <w:lang w:val="es-ES"/>
        </w:rPr>
      </w:pPr>
    </w:p>
    <w:p w14:paraId="6E45C631" w14:textId="77777777" w:rsidR="004B6172" w:rsidRPr="004E530D" w:rsidRDefault="004B6172" w:rsidP="00794BBC">
      <w:pPr>
        <w:spacing w:after="0" w:line="240" w:lineRule="auto"/>
        <w:jc w:val="center"/>
        <w:rPr>
          <w:rFonts w:cs="Calibri"/>
          <w:b/>
          <w:sz w:val="21"/>
          <w:szCs w:val="21"/>
          <w:lang w:val="es-ES"/>
        </w:rPr>
      </w:pPr>
    </w:p>
    <w:p w14:paraId="45FF0290" w14:textId="77777777" w:rsidR="004B6172" w:rsidRPr="004E530D" w:rsidRDefault="004B6172" w:rsidP="00794BBC">
      <w:pPr>
        <w:spacing w:after="0" w:line="240" w:lineRule="auto"/>
        <w:jc w:val="center"/>
        <w:rPr>
          <w:rFonts w:cs="Calibri"/>
          <w:b/>
          <w:sz w:val="21"/>
          <w:szCs w:val="21"/>
          <w:lang w:val="es-ES"/>
        </w:rPr>
      </w:pPr>
    </w:p>
    <w:p w14:paraId="4978DEE7" w14:textId="77777777" w:rsidR="004B6172" w:rsidRPr="004E530D" w:rsidRDefault="004B6172" w:rsidP="00794BBC">
      <w:pPr>
        <w:spacing w:after="0" w:line="240" w:lineRule="auto"/>
        <w:jc w:val="center"/>
        <w:rPr>
          <w:rFonts w:cs="Calibri"/>
          <w:b/>
          <w:sz w:val="21"/>
          <w:szCs w:val="21"/>
          <w:lang w:val="es-ES"/>
        </w:rPr>
      </w:pPr>
    </w:p>
    <w:p w14:paraId="13EFD7E3" w14:textId="77777777" w:rsidR="004B6172" w:rsidRPr="004E530D" w:rsidRDefault="004B6172" w:rsidP="00794BBC">
      <w:pPr>
        <w:spacing w:after="0" w:line="240" w:lineRule="auto"/>
        <w:jc w:val="center"/>
        <w:rPr>
          <w:rFonts w:cs="Calibri"/>
          <w:b/>
          <w:sz w:val="21"/>
          <w:szCs w:val="21"/>
          <w:lang w:val="es-ES"/>
        </w:rPr>
      </w:pPr>
    </w:p>
    <w:p w14:paraId="0BD15F90" w14:textId="77777777" w:rsidR="004B6172" w:rsidRPr="004E530D" w:rsidRDefault="004B6172" w:rsidP="00794BBC">
      <w:pPr>
        <w:spacing w:after="0" w:line="240" w:lineRule="auto"/>
        <w:jc w:val="center"/>
        <w:rPr>
          <w:rFonts w:cs="Calibri"/>
          <w:b/>
          <w:sz w:val="21"/>
          <w:szCs w:val="21"/>
          <w:lang w:val="es-ES"/>
        </w:rPr>
      </w:pPr>
    </w:p>
    <w:p w14:paraId="4A25283E" w14:textId="77777777" w:rsidR="004B6172" w:rsidRPr="004E530D" w:rsidRDefault="004B6172" w:rsidP="00794BBC">
      <w:pPr>
        <w:spacing w:after="0" w:line="240" w:lineRule="auto"/>
        <w:jc w:val="center"/>
        <w:rPr>
          <w:rFonts w:cs="Calibri"/>
          <w:b/>
          <w:sz w:val="21"/>
          <w:szCs w:val="21"/>
          <w:lang w:val="es-ES"/>
        </w:rPr>
      </w:pPr>
    </w:p>
    <w:p w14:paraId="3954BBE8" w14:textId="77777777" w:rsidR="004B6172" w:rsidRPr="004E530D" w:rsidRDefault="004B6172" w:rsidP="00794BBC">
      <w:pPr>
        <w:spacing w:after="0" w:line="240" w:lineRule="auto"/>
        <w:jc w:val="center"/>
        <w:rPr>
          <w:rFonts w:cs="Calibri"/>
          <w:b/>
          <w:sz w:val="21"/>
          <w:szCs w:val="21"/>
          <w:lang w:val="es-ES"/>
        </w:rPr>
      </w:pPr>
    </w:p>
    <w:p w14:paraId="21AD03DA" w14:textId="77777777" w:rsidR="004B6172" w:rsidRPr="004E530D" w:rsidRDefault="004B6172" w:rsidP="00794BBC">
      <w:pPr>
        <w:spacing w:after="0" w:line="240" w:lineRule="auto"/>
        <w:jc w:val="center"/>
        <w:rPr>
          <w:rFonts w:cs="Calibri"/>
          <w:b/>
          <w:sz w:val="21"/>
          <w:szCs w:val="21"/>
          <w:lang w:val="es-ES"/>
        </w:rPr>
      </w:pPr>
    </w:p>
    <w:p w14:paraId="22B20CFC" w14:textId="77777777" w:rsidR="004B6172" w:rsidRPr="004E530D" w:rsidRDefault="004B6172" w:rsidP="00794BBC">
      <w:pPr>
        <w:spacing w:after="0" w:line="240" w:lineRule="auto"/>
        <w:jc w:val="center"/>
        <w:rPr>
          <w:rFonts w:cs="Calibri"/>
          <w:b/>
          <w:sz w:val="21"/>
          <w:szCs w:val="21"/>
          <w:lang w:val="es-ES"/>
        </w:rPr>
      </w:pPr>
    </w:p>
    <w:p w14:paraId="21C51B8C" w14:textId="77777777" w:rsidR="004B6172" w:rsidRPr="004E530D" w:rsidRDefault="004B6172" w:rsidP="00794BBC">
      <w:pPr>
        <w:spacing w:after="0" w:line="240" w:lineRule="auto"/>
        <w:jc w:val="center"/>
        <w:rPr>
          <w:rFonts w:cs="Calibri"/>
          <w:b/>
          <w:sz w:val="21"/>
          <w:szCs w:val="21"/>
          <w:lang w:val="es-ES"/>
        </w:rPr>
      </w:pPr>
    </w:p>
    <w:p w14:paraId="27A99213" w14:textId="77777777" w:rsidR="004B6172" w:rsidRPr="004E530D" w:rsidRDefault="004B6172" w:rsidP="00794BBC">
      <w:pPr>
        <w:spacing w:after="0" w:line="240" w:lineRule="auto"/>
        <w:jc w:val="center"/>
        <w:rPr>
          <w:rFonts w:cs="Calibri"/>
          <w:b/>
          <w:sz w:val="21"/>
          <w:szCs w:val="21"/>
          <w:lang w:val="es-ES"/>
        </w:rPr>
      </w:pPr>
    </w:p>
    <w:p w14:paraId="04C11306" w14:textId="77777777" w:rsidR="004B6172" w:rsidRPr="004E530D" w:rsidRDefault="004B6172" w:rsidP="00794BBC">
      <w:pPr>
        <w:spacing w:after="0" w:line="240" w:lineRule="auto"/>
        <w:jc w:val="center"/>
        <w:rPr>
          <w:rFonts w:cs="Calibri"/>
          <w:b/>
          <w:sz w:val="21"/>
          <w:szCs w:val="21"/>
          <w:lang w:val="es-ES"/>
        </w:rPr>
      </w:pPr>
    </w:p>
    <w:p w14:paraId="649FBEE7" w14:textId="77777777" w:rsidR="004B6172" w:rsidRPr="004E530D" w:rsidRDefault="004B6172" w:rsidP="00794BBC">
      <w:pPr>
        <w:spacing w:after="0" w:line="240" w:lineRule="auto"/>
        <w:jc w:val="center"/>
        <w:rPr>
          <w:rFonts w:cs="Calibri"/>
          <w:b/>
          <w:sz w:val="21"/>
          <w:szCs w:val="21"/>
          <w:lang w:val="es-ES"/>
        </w:rPr>
      </w:pPr>
    </w:p>
    <w:p w14:paraId="3E02DC43" w14:textId="77777777" w:rsidR="004B6172" w:rsidRPr="004E530D" w:rsidRDefault="004B6172" w:rsidP="00794BBC">
      <w:pPr>
        <w:spacing w:after="0" w:line="240" w:lineRule="auto"/>
        <w:jc w:val="center"/>
        <w:rPr>
          <w:rFonts w:cs="Calibri"/>
          <w:b/>
          <w:sz w:val="21"/>
          <w:szCs w:val="21"/>
          <w:lang w:val="es-ES"/>
        </w:rPr>
      </w:pPr>
    </w:p>
    <w:p w14:paraId="4B1AAD09" w14:textId="77777777" w:rsidR="004B6172" w:rsidRPr="004E530D" w:rsidRDefault="004B6172" w:rsidP="00794BBC">
      <w:pPr>
        <w:spacing w:after="0" w:line="240" w:lineRule="auto"/>
        <w:jc w:val="center"/>
        <w:rPr>
          <w:rFonts w:cs="Calibri"/>
          <w:b/>
          <w:sz w:val="21"/>
          <w:szCs w:val="21"/>
          <w:lang w:val="es-ES"/>
        </w:rPr>
      </w:pPr>
    </w:p>
    <w:p w14:paraId="4714A43E" w14:textId="77777777" w:rsidR="004B6172" w:rsidRPr="004E530D" w:rsidRDefault="004B6172" w:rsidP="00794BBC">
      <w:pPr>
        <w:spacing w:after="0" w:line="240" w:lineRule="auto"/>
        <w:jc w:val="center"/>
        <w:rPr>
          <w:rFonts w:cs="Calibri"/>
          <w:b/>
          <w:sz w:val="21"/>
          <w:szCs w:val="21"/>
          <w:lang w:val="es-ES"/>
        </w:rPr>
      </w:pPr>
    </w:p>
    <w:p w14:paraId="21B5B141" w14:textId="77777777" w:rsidR="004B6172" w:rsidRPr="004E530D" w:rsidRDefault="004B6172" w:rsidP="00794BBC">
      <w:pPr>
        <w:spacing w:after="0" w:line="240" w:lineRule="auto"/>
        <w:jc w:val="center"/>
        <w:rPr>
          <w:rFonts w:cs="Calibri"/>
          <w:b/>
          <w:sz w:val="21"/>
          <w:szCs w:val="21"/>
          <w:lang w:val="es-ES"/>
        </w:rPr>
      </w:pPr>
    </w:p>
    <w:p w14:paraId="75AD97D9" w14:textId="77777777" w:rsidR="004B6172" w:rsidRPr="004E530D" w:rsidRDefault="004B6172" w:rsidP="00794BBC">
      <w:pPr>
        <w:spacing w:after="0" w:line="240" w:lineRule="auto"/>
        <w:jc w:val="center"/>
        <w:rPr>
          <w:rFonts w:cs="Calibri"/>
          <w:b/>
          <w:sz w:val="21"/>
          <w:szCs w:val="21"/>
          <w:lang w:val="es-ES"/>
        </w:rPr>
      </w:pPr>
    </w:p>
    <w:p w14:paraId="6F2278CC" w14:textId="77777777" w:rsidR="004B6172" w:rsidRPr="004E530D" w:rsidRDefault="004B6172" w:rsidP="00794BBC">
      <w:pPr>
        <w:spacing w:after="0" w:line="240" w:lineRule="auto"/>
        <w:jc w:val="center"/>
        <w:rPr>
          <w:rFonts w:cs="Calibri"/>
          <w:b/>
          <w:sz w:val="21"/>
          <w:szCs w:val="21"/>
          <w:lang w:val="es-ES"/>
        </w:rPr>
      </w:pPr>
    </w:p>
    <w:p w14:paraId="29A3A5E4" w14:textId="77777777" w:rsidR="004B6172" w:rsidRPr="004E530D" w:rsidRDefault="004B6172" w:rsidP="00794BBC">
      <w:pPr>
        <w:spacing w:after="0" w:line="240" w:lineRule="auto"/>
        <w:jc w:val="center"/>
        <w:rPr>
          <w:rFonts w:cs="Calibri"/>
          <w:b/>
          <w:sz w:val="21"/>
          <w:szCs w:val="21"/>
          <w:lang w:val="es-ES"/>
        </w:rPr>
      </w:pPr>
    </w:p>
    <w:p w14:paraId="0E2CCBD4" w14:textId="77777777" w:rsidR="004B6172" w:rsidRPr="004E530D" w:rsidRDefault="004B6172" w:rsidP="00794BBC">
      <w:pPr>
        <w:spacing w:after="0" w:line="240" w:lineRule="auto"/>
        <w:jc w:val="center"/>
        <w:rPr>
          <w:rFonts w:cs="Calibri"/>
          <w:b/>
          <w:sz w:val="21"/>
          <w:szCs w:val="21"/>
          <w:lang w:val="es-ES"/>
        </w:rPr>
      </w:pPr>
    </w:p>
    <w:p w14:paraId="3E357685" w14:textId="77777777" w:rsidR="004B6172" w:rsidRPr="004E530D" w:rsidRDefault="004B6172" w:rsidP="00794BBC">
      <w:pPr>
        <w:spacing w:after="0" w:line="240" w:lineRule="auto"/>
        <w:jc w:val="center"/>
        <w:rPr>
          <w:rFonts w:cs="Calibri"/>
          <w:b/>
          <w:sz w:val="21"/>
          <w:szCs w:val="21"/>
          <w:lang w:val="es-ES"/>
        </w:rPr>
      </w:pPr>
    </w:p>
    <w:p w14:paraId="2E6CB693" w14:textId="77777777" w:rsidR="004B6172" w:rsidRPr="004E530D" w:rsidRDefault="004B6172" w:rsidP="00794BBC">
      <w:pPr>
        <w:spacing w:after="0" w:line="240" w:lineRule="auto"/>
        <w:jc w:val="center"/>
        <w:rPr>
          <w:rFonts w:cs="Calibri"/>
          <w:b/>
          <w:sz w:val="21"/>
          <w:szCs w:val="21"/>
          <w:lang w:val="es-ES"/>
        </w:rPr>
      </w:pPr>
    </w:p>
    <w:p w14:paraId="21DE3659" w14:textId="77777777" w:rsidR="004B6172" w:rsidRPr="004E530D" w:rsidRDefault="004B6172" w:rsidP="00794BBC">
      <w:pPr>
        <w:spacing w:after="0" w:line="240" w:lineRule="auto"/>
        <w:jc w:val="center"/>
        <w:rPr>
          <w:rFonts w:cs="Calibri"/>
          <w:b/>
          <w:sz w:val="21"/>
          <w:szCs w:val="21"/>
          <w:lang w:val="es-ES"/>
        </w:rPr>
      </w:pPr>
    </w:p>
    <w:p w14:paraId="002DF472" w14:textId="1BA4F1D5" w:rsidR="00183E20" w:rsidRPr="004E530D" w:rsidRDefault="00183E20" w:rsidP="00794BBC">
      <w:pPr>
        <w:spacing w:after="0" w:line="240" w:lineRule="auto"/>
        <w:jc w:val="center"/>
        <w:rPr>
          <w:rFonts w:cs="Calibri"/>
          <w:b/>
          <w:sz w:val="21"/>
          <w:szCs w:val="21"/>
          <w:lang w:val="es-ES"/>
        </w:rPr>
      </w:pPr>
      <w:r w:rsidRPr="004E530D">
        <w:rPr>
          <w:rFonts w:cs="Calibri"/>
          <w:b/>
          <w:sz w:val="21"/>
          <w:szCs w:val="21"/>
          <w:lang w:val="es-ES"/>
        </w:rPr>
        <w:t>LAMPIRAN IV</w:t>
      </w:r>
    </w:p>
    <w:p w14:paraId="7E0760D3" w14:textId="77777777" w:rsidR="00183E20" w:rsidRPr="004E530D" w:rsidRDefault="00183E20" w:rsidP="00794BBC">
      <w:pPr>
        <w:spacing w:after="0" w:line="240" w:lineRule="auto"/>
        <w:jc w:val="center"/>
        <w:rPr>
          <w:rFonts w:cs="Calibri"/>
          <w:b/>
          <w:sz w:val="21"/>
          <w:szCs w:val="21"/>
          <w:lang w:val="es-ES"/>
        </w:rPr>
      </w:pPr>
      <w:r w:rsidRPr="004E530D">
        <w:rPr>
          <w:rFonts w:cs="Calibri"/>
          <w:b/>
          <w:sz w:val="21"/>
          <w:szCs w:val="21"/>
          <w:lang w:val="es-ES"/>
        </w:rPr>
        <w:t>TARIF DAN TATA CARA PEMBAYARAN</w:t>
      </w:r>
    </w:p>
    <w:p w14:paraId="1CE0D5F5" w14:textId="77777777" w:rsidR="00183E20" w:rsidRPr="004E530D" w:rsidRDefault="00183E20" w:rsidP="00794BBC">
      <w:pPr>
        <w:spacing w:after="0" w:line="240" w:lineRule="auto"/>
        <w:jc w:val="center"/>
        <w:rPr>
          <w:rFonts w:cs="Calibri"/>
          <w:b/>
          <w:sz w:val="21"/>
          <w:szCs w:val="21"/>
          <w:lang w:val="es-ES"/>
        </w:rPr>
      </w:pPr>
    </w:p>
    <w:p w14:paraId="787CD285" w14:textId="2C95C659" w:rsidR="00183E20" w:rsidRPr="000010E7" w:rsidRDefault="00183E20" w:rsidP="00794BBC">
      <w:pPr>
        <w:numPr>
          <w:ilvl w:val="0"/>
          <w:numId w:val="60"/>
        </w:numPr>
        <w:suppressAutoHyphens/>
        <w:spacing w:after="0" w:line="240" w:lineRule="auto"/>
        <w:ind w:left="432" w:hanging="432"/>
        <w:jc w:val="both"/>
        <w:rPr>
          <w:rFonts w:cs="Calibri"/>
          <w:b/>
          <w:sz w:val="21"/>
          <w:szCs w:val="21"/>
          <w:highlight w:val="yellow"/>
        </w:rPr>
      </w:pPr>
      <w:r w:rsidRPr="000010E7">
        <w:rPr>
          <w:rFonts w:cs="Calibri"/>
          <w:b/>
          <w:sz w:val="21"/>
          <w:szCs w:val="21"/>
          <w:highlight w:val="yellow"/>
        </w:rPr>
        <w:lastRenderedPageBreak/>
        <w:t>TARIF PELAYANAN</w:t>
      </w:r>
      <w:ins w:id="68" w:author="SEKRE-1" w:date="2024-03-13T10:24:00Z">
        <w:r w:rsidR="000010E7">
          <w:rPr>
            <w:rFonts w:cs="Calibri"/>
            <w:b/>
            <w:sz w:val="21"/>
            <w:szCs w:val="21"/>
            <w:highlight w:val="yellow"/>
          </w:rPr>
          <w:t xml:space="preserve"> (</w:t>
        </w:r>
        <w:proofErr w:type="spellStart"/>
        <w:r w:rsidR="000010E7">
          <w:rPr>
            <w:rFonts w:cs="Calibri"/>
            <w:b/>
            <w:sz w:val="21"/>
            <w:szCs w:val="21"/>
            <w:highlight w:val="yellow"/>
          </w:rPr>
          <w:t>mohon</w:t>
        </w:r>
        <w:proofErr w:type="spellEnd"/>
        <w:r w:rsidR="000010E7">
          <w:rPr>
            <w:rFonts w:cs="Calibri"/>
            <w:b/>
            <w:sz w:val="21"/>
            <w:szCs w:val="21"/>
            <w:highlight w:val="yellow"/>
          </w:rPr>
          <w:t xml:space="preserve"> </w:t>
        </w:r>
        <w:proofErr w:type="spellStart"/>
        <w:r w:rsidR="000010E7">
          <w:rPr>
            <w:rFonts w:cs="Calibri"/>
            <w:b/>
            <w:sz w:val="21"/>
            <w:szCs w:val="21"/>
            <w:highlight w:val="yellow"/>
          </w:rPr>
          <w:t>bantuannya</w:t>
        </w:r>
        <w:proofErr w:type="spellEnd"/>
        <w:r w:rsidR="000010E7">
          <w:rPr>
            <w:rFonts w:cs="Calibri"/>
            <w:b/>
            <w:sz w:val="21"/>
            <w:szCs w:val="21"/>
            <w:highlight w:val="yellow"/>
          </w:rPr>
          <w:t xml:space="preserve"> </w:t>
        </w:r>
        <w:proofErr w:type="spellStart"/>
        <w:r w:rsidR="000010E7">
          <w:rPr>
            <w:rFonts w:cs="Calibri"/>
            <w:b/>
            <w:sz w:val="21"/>
            <w:szCs w:val="21"/>
            <w:highlight w:val="yellow"/>
          </w:rPr>
          <w:t>diisi</w:t>
        </w:r>
        <w:proofErr w:type="spellEnd"/>
        <w:r w:rsidR="000010E7">
          <w:rPr>
            <w:rFonts w:cs="Calibri"/>
            <w:b/>
            <w:sz w:val="21"/>
            <w:szCs w:val="21"/>
            <w:highlight w:val="yellow"/>
          </w:rPr>
          <w:t xml:space="preserve"> oleh </w:t>
        </w:r>
        <w:proofErr w:type="spellStart"/>
        <w:r w:rsidR="000010E7">
          <w:rPr>
            <w:rFonts w:cs="Calibri"/>
            <w:b/>
            <w:sz w:val="21"/>
            <w:szCs w:val="21"/>
            <w:highlight w:val="yellow"/>
          </w:rPr>
          <w:t>keuangan</w:t>
        </w:r>
        <w:proofErr w:type="spellEnd"/>
        <w:r w:rsidR="000010E7">
          <w:rPr>
            <w:rFonts w:cs="Calibri"/>
            <w:b/>
            <w:sz w:val="21"/>
            <w:szCs w:val="21"/>
            <w:highlight w:val="yellow"/>
          </w:rPr>
          <w:t xml:space="preserve"> PT)</w:t>
        </w:r>
        <w:r w:rsidR="001932FF">
          <w:rPr>
            <w:rFonts w:cs="Calibri"/>
            <w:b/>
            <w:sz w:val="21"/>
            <w:szCs w:val="21"/>
            <w:highlight w:val="yellow"/>
          </w:rPr>
          <w:t xml:space="preserve"> </w:t>
        </w:r>
      </w:ins>
    </w:p>
    <w:p w14:paraId="67A53332" w14:textId="77777777" w:rsidR="00183E20" w:rsidRPr="004E530D" w:rsidRDefault="00183E20" w:rsidP="00794BBC">
      <w:pPr>
        <w:spacing w:after="0" w:line="240" w:lineRule="auto"/>
        <w:jc w:val="both"/>
        <w:rPr>
          <w:rFonts w:cs="Calibri"/>
          <w:sz w:val="21"/>
          <w:szCs w:val="21"/>
          <w:lang w:val="sv-SE"/>
        </w:rPr>
      </w:pPr>
    </w:p>
    <w:tbl>
      <w:tblPr>
        <w:tblW w:w="9018"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610"/>
        <w:gridCol w:w="2160"/>
      </w:tblGrid>
      <w:tr w:rsidR="004B6172" w:rsidRPr="004E530D" w14:paraId="2C793B15" w14:textId="77777777" w:rsidTr="00616CB9">
        <w:tc>
          <w:tcPr>
            <w:tcW w:w="4248" w:type="dxa"/>
            <w:tcBorders>
              <w:top w:val="single" w:sz="4" w:space="0" w:color="auto"/>
              <w:left w:val="single" w:sz="4" w:space="0" w:color="auto"/>
              <w:bottom w:val="single" w:sz="4" w:space="0" w:color="auto"/>
              <w:right w:val="single" w:sz="4" w:space="0" w:color="auto"/>
            </w:tcBorders>
            <w:hideMark/>
          </w:tcPr>
          <w:p w14:paraId="47AA012C" w14:textId="7712CC1C" w:rsidR="004B6172" w:rsidRPr="004E530D" w:rsidRDefault="004B6172" w:rsidP="004B6172">
            <w:pPr>
              <w:spacing w:after="0" w:line="240" w:lineRule="auto"/>
              <w:jc w:val="center"/>
              <w:rPr>
                <w:rFonts w:cs="Calibri"/>
                <w:b/>
                <w:sz w:val="21"/>
                <w:szCs w:val="21"/>
                <w:lang w:val="en-GB"/>
              </w:rPr>
            </w:pPr>
            <w:r w:rsidRPr="004E530D">
              <w:rPr>
                <w:rFonts w:asciiTheme="minorHAnsi" w:hAnsiTheme="minorHAnsi" w:cstheme="minorHAnsi"/>
                <w:b/>
                <w:sz w:val="21"/>
                <w:szCs w:val="21"/>
                <w:lang w:val="en-GB"/>
              </w:rPr>
              <w:t xml:space="preserve">Jenis </w:t>
            </w:r>
            <w:proofErr w:type="spellStart"/>
            <w:r w:rsidRPr="004E530D">
              <w:rPr>
                <w:rFonts w:asciiTheme="minorHAnsi" w:hAnsiTheme="minorHAnsi" w:cstheme="minorHAnsi"/>
                <w:b/>
                <w:sz w:val="21"/>
                <w:szCs w:val="21"/>
                <w:lang w:val="en-GB"/>
              </w:rPr>
              <w:t>Pelayanan</w:t>
            </w:r>
            <w:proofErr w:type="spellEnd"/>
          </w:p>
        </w:tc>
        <w:tc>
          <w:tcPr>
            <w:tcW w:w="2610" w:type="dxa"/>
            <w:tcBorders>
              <w:top w:val="single" w:sz="4" w:space="0" w:color="auto"/>
              <w:left w:val="single" w:sz="4" w:space="0" w:color="auto"/>
              <w:bottom w:val="single" w:sz="4" w:space="0" w:color="auto"/>
              <w:right w:val="single" w:sz="4" w:space="0" w:color="auto"/>
            </w:tcBorders>
            <w:hideMark/>
          </w:tcPr>
          <w:p w14:paraId="5FFBC010" w14:textId="11833AD9" w:rsidR="004B6172" w:rsidRPr="004E530D" w:rsidRDefault="004B6172" w:rsidP="004B6172">
            <w:pPr>
              <w:spacing w:after="0" w:line="240" w:lineRule="auto"/>
              <w:jc w:val="center"/>
              <w:rPr>
                <w:rFonts w:cs="Calibri"/>
                <w:b/>
                <w:sz w:val="21"/>
                <w:szCs w:val="21"/>
                <w:lang w:val="en-GB"/>
              </w:rPr>
            </w:pPr>
            <w:r w:rsidRPr="004E530D">
              <w:rPr>
                <w:rFonts w:asciiTheme="minorHAnsi" w:hAnsiTheme="minorHAnsi" w:cstheme="minorHAnsi"/>
                <w:b/>
                <w:sz w:val="21"/>
                <w:szCs w:val="21"/>
                <w:lang w:val="en-GB"/>
              </w:rPr>
              <w:t>Tarif</w:t>
            </w:r>
          </w:p>
        </w:tc>
        <w:tc>
          <w:tcPr>
            <w:tcW w:w="2160" w:type="dxa"/>
            <w:tcBorders>
              <w:top w:val="single" w:sz="4" w:space="0" w:color="auto"/>
              <w:left w:val="single" w:sz="4" w:space="0" w:color="auto"/>
              <w:bottom w:val="single" w:sz="4" w:space="0" w:color="auto"/>
              <w:right w:val="single" w:sz="4" w:space="0" w:color="auto"/>
            </w:tcBorders>
            <w:hideMark/>
          </w:tcPr>
          <w:p w14:paraId="5803FFCD" w14:textId="190F661B" w:rsidR="004B6172" w:rsidRPr="004E530D" w:rsidRDefault="004B6172" w:rsidP="004B6172">
            <w:pPr>
              <w:spacing w:after="0" w:line="240" w:lineRule="auto"/>
              <w:jc w:val="center"/>
              <w:rPr>
                <w:rFonts w:cs="Calibri"/>
                <w:b/>
                <w:sz w:val="21"/>
                <w:szCs w:val="21"/>
                <w:lang w:val="en-GB"/>
              </w:rPr>
            </w:pPr>
            <w:proofErr w:type="spellStart"/>
            <w:r w:rsidRPr="004E530D">
              <w:rPr>
                <w:rFonts w:asciiTheme="minorHAnsi" w:hAnsiTheme="minorHAnsi" w:cstheme="minorHAnsi"/>
                <w:b/>
                <w:sz w:val="21"/>
                <w:szCs w:val="21"/>
                <w:lang w:val="en-GB"/>
              </w:rPr>
              <w:t>Keterangan</w:t>
            </w:r>
            <w:proofErr w:type="spellEnd"/>
          </w:p>
        </w:tc>
      </w:tr>
      <w:tr w:rsidR="004B6172" w:rsidRPr="004E530D" w14:paraId="5FDB2FDD" w14:textId="77777777" w:rsidTr="00616CB9">
        <w:tc>
          <w:tcPr>
            <w:tcW w:w="4248" w:type="dxa"/>
            <w:tcBorders>
              <w:top w:val="single" w:sz="4" w:space="0" w:color="auto"/>
              <w:left w:val="single" w:sz="4" w:space="0" w:color="auto"/>
              <w:bottom w:val="single" w:sz="4" w:space="0" w:color="auto"/>
              <w:right w:val="single" w:sz="4" w:space="0" w:color="auto"/>
            </w:tcBorders>
          </w:tcPr>
          <w:p w14:paraId="7ECCDE5D" w14:textId="77777777" w:rsidR="004B6172" w:rsidRPr="004E530D" w:rsidRDefault="004B6172" w:rsidP="004B6172">
            <w:pPr>
              <w:spacing w:after="0" w:line="240" w:lineRule="auto"/>
              <w:rPr>
                <w:rFonts w:asciiTheme="minorHAnsi" w:hAnsiTheme="minorHAnsi" w:cstheme="minorHAnsi"/>
                <w:sz w:val="21"/>
                <w:szCs w:val="21"/>
                <w:lang w:val="en-GB"/>
              </w:rPr>
            </w:pPr>
            <w:r w:rsidRPr="004E530D">
              <w:rPr>
                <w:rFonts w:asciiTheme="minorHAnsi" w:hAnsiTheme="minorHAnsi" w:cstheme="minorHAnsi"/>
                <w:sz w:val="21"/>
                <w:szCs w:val="21"/>
                <w:lang w:val="en-GB"/>
              </w:rPr>
              <w:t xml:space="preserve">Tarif Rawat </w:t>
            </w:r>
            <w:proofErr w:type="spellStart"/>
            <w:r w:rsidRPr="004E530D">
              <w:rPr>
                <w:rFonts w:asciiTheme="minorHAnsi" w:hAnsiTheme="minorHAnsi" w:cstheme="minorHAnsi"/>
                <w:sz w:val="21"/>
                <w:szCs w:val="21"/>
                <w:lang w:val="en-GB"/>
              </w:rPr>
              <w:t>Inap</w:t>
            </w:r>
            <w:proofErr w:type="spellEnd"/>
          </w:p>
          <w:p w14:paraId="3F395245" w14:textId="77777777" w:rsidR="004B6172" w:rsidRPr="004E530D" w:rsidRDefault="004B6172" w:rsidP="004B6172">
            <w:pPr>
              <w:spacing w:after="0" w:line="240" w:lineRule="auto"/>
              <w:ind w:left="720"/>
              <w:rPr>
                <w:rFonts w:cs="Calibri"/>
                <w:sz w:val="21"/>
                <w:szCs w:val="21"/>
                <w:lang w:val="en-GB"/>
              </w:rPr>
            </w:pPr>
          </w:p>
        </w:tc>
        <w:tc>
          <w:tcPr>
            <w:tcW w:w="2610" w:type="dxa"/>
            <w:tcBorders>
              <w:top w:val="single" w:sz="4" w:space="0" w:color="auto"/>
              <w:left w:val="single" w:sz="4" w:space="0" w:color="auto"/>
              <w:bottom w:val="single" w:sz="4" w:space="0" w:color="auto"/>
              <w:right w:val="single" w:sz="4" w:space="0" w:color="auto"/>
            </w:tcBorders>
            <w:hideMark/>
          </w:tcPr>
          <w:p w14:paraId="1515E5C7" w14:textId="655DEF69" w:rsidR="004B6172" w:rsidRPr="004E530D" w:rsidRDefault="004B6172" w:rsidP="004B6172">
            <w:pPr>
              <w:spacing w:after="0" w:line="240" w:lineRule="auto"/>
              <w:rPr>
                <w:rFonts w:cs="Calibri"/>
                <w:sz w:val="21"/>
                <w:szCs w:val="21"/>
                <w:lang w:val="fr-ML"/>
              </w:rPr>
            </w:pPr>
            <w:proofErr w:type="spellStart"/>
            <w:r w:rsidRPr="004E530D">
              <w:rPr>
                <w:rFonts w:asciiTheme="minorHAnsi" w:hAnsiTheme="minorHAnsi" w:cstheme="minorHAnsi"/>
                <w:sz w:val="21"/>
                <w:szCs w:val="21"/>
                <w:lang w:val="fr-ML"/>
              </w:rPr>
              <w:t>Sesuai</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Buku</w:t>
            </w:r>
            <w:proofErr w:type="spellEnd"/>
            <w:r w:rsidRPr="004E530D">
              <w:rPr>
                <w:rFonts w:asciiTheme="minorHAnsi" w:hAnsiTheme="minorHAnsi" w:cstheme="minorHAnsi"/>
                <w:sz w:val="21"/>
                <w:szCs w:val="21"/>
                <w:lang w:val="fr-ML"/>
              </w:rPr>
              <w:t xml:space="preserve"> Tarif </w:t>
            </w:r>
            <w:proofErr w:type="spellStart"/>
            <w:r w:rsidRPr="004E530D">
              <w:rPr>
                <w:rFonts w:asciiTheme="minorHAnsi" w:hAnsiTheme="minorHAnsi" w:cstheme="minorHAnsi"/>
                <w:sz w:val="21"/>
                <w:szCs w:val="21"/>
                <w:lang w:val="fr-ML"/>
              </w:rPr>
              <w:t>Pihak</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Kedua</w:t>
            </w:r>
            <w:proofErr w:type="spellEnd"/>
            <w:r w:rsidRPr="004E530D">
              <w:rPr>
                <w:rFonts w:asciiTheme="minorHAnsi" w:hAnsiTheme="minorHAnsi" w:cstheme="minorHAnsi"/>
                <w:sz w:val="21"/>
                <w:szCs w:val="21"/>
                <w:lang w:val="fr-ML"/>
              </w:rPr>
              <w:t xml:space="preserve"> </w:t>
            </w:r>
          </w:p>
        </w:tc>
        <w:tc>
          <w:tcPr>
            <w:tcW w:w="2160" w:type="dxa"/>
            <w:tcBorders>
              <w:top w:val="single" w:sz="4" w:space="0" w:color="auto"/>
              <w:left w:val="single" w:sz="4" w:space="0" w:color="auto"/>
              <w:bottom w:val="single" w:sz="4" w:space="0" w:color="auto"/>
              <w:right w:val="single" w:sz="4" w:space="0" w:color="auto"/>
            </w:tcBorders>
          </w:tcPr>
          <w:p w14:paraId="041CCC6D" w14:textId="77777777" w:rsidR="004B6172" w:rsidRPr="004E530D" w:rsidRDefault="004B6172" w:rsidP="004B6172">
            <w:pPr>
              <w:spacing w:after="0" w:line="240" w:lineRule="auto"/>
              <w:rPr>
                <w:rFonts w:cs="Calibri"/>
                <w:sz w:val="21"/>
                <w:szCs w:val="21"/>
                <w:lang w:val="fr-ML"/>
              </w:rPr>
            </w:pPr>
          </w:p>
        </w:tc>
      </w:tr>
      <w:tr w:rsidR="004B6172" w:rsidRPr="004E530D" w14:paraId="3C843D4B" w14:textId="77777777" w:rsidTr="00616CB9">
        <w:trPr>
          <w:trHeight w:val="70"/>
        </w:trPr>
        <w:tc>
          <w:tcPr>
            <w:tcW w:w="4248" w:type="dxa"/>
            <w:tcBorders>
              <w:top w:val="single" w:sz="4" w:space="0" w:color="auto"/>
              <w:left w:val="single" w:sz="4" w:space="0" w:color="auto"/>
              <w:bottom w:val="single" w:sz="4" w:space="0" w:color="auto"/>
              <w:right w:val="single" w:sz="4" w:space="0" w:color="auto"/>
            </w:tcBorders>
            <w:hideMark/>
          </w:tcPr>
          <w:p w14:paraId="76C808F3" w14:textId="758CEA34" w:rsidR="004B6172" w:rsidRPr="004E530D" w:rsidRDefault="004B6172" w:rsidP="004B6172">
            <w:pPr>
              <w:spacing w:after="0" w:line="240" w:lineRule="auto"/>
              <w:rPr>
                <w:rFonts w:cs="Calibri"/>
                <w:sz w:val="21"/>
                <w:szCs w:val="21"/>
                <w:lang w:val="en-GB"/>
              </w:rPr>
            </w:pPr>
            <w:r w:rsidRPr="004E530D">
              <w:rPr>
                <w:rFonts w:asciiTheme="minorHAnsi" w:hAnsiTheme="minorHAnsi" w:cstheme="minorHAnsi"/>
                <w:sz w:val="21"/>
                <w:szCs w:val="21"/>
                <w:lang w:val="en-GB"/>
              </w:rPr>
              <w:t>Tarif Rawat Jalan</w:t>
            </w:r>
          </w:p>
        </w:tc>
        <w:tc>
          <w:tcPr>
            <w:tcW w:w="2610" w:type="dxa"/>
            <w:tcBorders>
              <w:top w:val="single" w:sz="4" w:space="0" w:color="auto"/>
              <w:left w:val="single" w:sz="4" w:space="0" w:color="auto"/>
              <w:bottom w:val="single" w:sz="4" w:space="0" w:color="auto"/>
              <w:right w:val="single" w:sz="4" w:space="0" w:color="auto"/>
            </w:tcBorders>
            <w:hideMark/>
          </w:tcPr>
          <w:p w14:paraId="730C400B" w14:textId="73483653" w:rsidR="004B6172" w:rsidRPr="004E530D" w:rsidRDefault="004B6172" w:rsidP="004B6172">
            <w:pPr>
              <w:spacing w:after="0" w:line="240" w:lineRule="auto"/>
              <w:rPr>
                <w:rFonts w:cs="Calibri"/>
                <w:sz w:val="21"/>
                <w:szCs w:val="21"/>
                <w:lang w:val="fr-ML"/>
              </w:rPr>
            </w:pPr>
            <w:proofErr w:type="spellStart"/>
            <w:r w:rsidRPr="004E530D">
              <w:rPr>
                <w:rFonts w:asciiTheme="minorHAnsi" w:hAnsiTheme="minorHAnsi" w:cstheme="minorHAnsi"/>
                <w:sz w:val="21"/>
                <w:szCs w:val="21"/>
                <w:lang w:val="fr-ML"/>
              </w:rPr>
              <w:t>Sesuai</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Buku</w:t>
            </w:r>
            <w:proofErr w:type="spellEnd"/>
            <w:r w:rsidRPr="004E530D">
              <w:rPr>
                <w:rFonts w:asciiTheme="minorHAnsi" w:hAnsiTheme="minorHAnsi" w:cstheme="minorHAnsi"/>
                <w:sz w:val="21"/>
                <w:szCs w:val="21"/>
                <w:lang w:val="fr-ML"/>
              </w:rPr>
              <w:t xml:space="preserve"> Tarif </w:t>
            </w:r>
            <w:proofErr w:type="spellStart"/>
            <w:r w:rsidRPr="004E530D">
              <w:rPr>
                <w:rFonts w:asciiTheme="minorHAnsi" w:hAnsiTheme="minorHAnsi" w:cstheme="minorHAnsi"/>
                <w:sz w:val="21"/>
                <w:szCs w:val="21"/>
                <w:lang w:val="fr-ML"/>
              </w:rPr>
              <w:t>Pihak</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Kedua</w:t>
            </w:r>
            <w:proofErr w:type="spellEnd"/>
            <w:r w:rsidRPr="004E530D">
              <w:rPr>
                <w:rFonts w:asciiTheme="minorHAnsi" w:hAnsiTheme="minorHAnsi" w:cstheme="minorHAnsi"/>
                <w:sz w:val="21"/>
                <w:szCs w:val="21"/>
                <w:lang w:val="fr-ML"/>
              </w:rPr>
              <w:t xml:space="preserve"> </w:t>
            </w:r>
          </w:p>
        </w:tc>
        <w:tc>
          <w:tcPr>
            <w:tcW w:w="2160" w:type="dxa"/>
            <w:tcBorders>
              <w:top w:val="single" w:sz="4" w:space="0" w:color="auto"/>
              <w:left w:val="single" w:sz="4" w:space="0" w:color="auto"/>
              <w:bottom w:val="single" w:sz="4" w:space="0" w:color="auto"/>
              <w:right w:val="single" w:sz="4" w:space="0" w:color="auto"/>
            </w:tcBorders>
          </w:tcPr>
          <w:p w14:paraId="3801EA3F" w14:textId="77777777" w:rsidR="004B6172" w:rsidRPr="004E530D" w:rsidRDefault="004B6172" w:rsidP="004B6172">
            <w:pPr>
              <w:spacing w:after="0" w:line="240" w:lineRule="auto"/>
              <w:rPr>
                <w:rFonts w:cs="Calibri"/>
                <w:sz w:val="21"/>
                <w:szCs w:val="21"/>
                <w:lang w:val="fr-ML"/>
              </w:rPr>
            </w:pPr>
          </w:p>
        </w:tc>
      </w:tr>
      <w:tr w:rsidR="004B6172" w:rsidRPr="004E530D" w14:paraId="52087A89" w14:textId="77777777" w:rsidTr="00616CB9">
        <w:tc>
          <w:tcPr>
            <w:tcW w:w="4248" w:type="dxa"/>
            <w:tcBorders>
              <w:top w:val="single" w:sz="4" w:space="0" w:color="auto"/>
              <w:left w:val="single" w:sz="4" w:space="0" w:color="auto"/>
              <w:bottom w:val="single" w:sz="4" w:space="0" w:color="auto"/>
              <w:right w:val="single" w:sz="4" w:space="0" w:color="auto"/>
            </w:tcBorders>
            <w:hideMark/>
          </w:tcPr>
          <w:p w14:paraId="383027E2" w14:textId="5854A1B2" w:rsidR="004B6172" w:rsidRPr="001932FF" w:rsidRDefault="004B6172" w:rsidP="004B6172">
            <w:pPr>
              <w:spacing w:after="0" w:line="240" w:lineRule="auto"/>
              <w:rPr>
                <w:rFonts w:cs="Calibri"/>
                <w:sz w:val="21"/>
                <w:szCs w:val="21"/>
                <w:highlight w:val="yellow"/>
                <w:lang w:val="en-GB"/>
              </w:rPr>
            </w:pPr>
            <w:r w:rsidRPr="001932FF">
              <w:rPr>
                <w:rFonts w:asciiTheme="minorHAnsi" w:hAnsiTheme="minorHAnsi" w:cstheme="minorHAnsi"/>
                <w:sz w:val="21"/>
                <w:szCs w:val="21"/>
                <w:highlight w:val="yellow"/>
                <w:lang w:val="en-GB"/>
              </w:rPr>
              <w:t xml:space="preserve">Biaya </w:t>
            </w:r>
            <w:proofErr w:type="spellStart"/>
            <w:r w:rsidRPr="001932FF">
              <w:rPr>
                <w:rFonts w:asciiTheme="minorHAnsi" w:hAnsiTheme="minorHAnsi" w:cstheme="minorHAnsi"/>
                <w:sz w:val="21"/>
                <w:szCs w:val="21"/>
                <w:highlight w:val="yellow"/>
                <w:lang w:val="en-GB"/>
              </w:rPr>
              <w:t>Administrasi</w:t>
            </w:r>
            <w:proofErr w:type="spellEnd"/>
            <w:r w:rsidRPr="001932FF">
              <w:rPr>
                <w:rFonts w:asciiTheme="minorHAnsi" w:hAnsiTheme="minorHAnsi" w:cstheme="minorHAnsi"/>
                <w:sz w:val="21"/>
                <w:szCs w:val="21"/>
                <w:highlight w:val="yellow"/>
                <w:lang w:val="en-GB"/>
              </w:rPr>
              <w:t xml:space="preserve"> Rawat </w:t>
            </w:r>
            <w:proofErr w:type="spellStart"/>
            <w:r w:rsidRPr="001932FF">
              <w:rPr>
                <w:rFonts w:asciiTheme="minorHAnsi" w:hAnsiTheme="minorHAnsi" w:cstheme="minorHAnsi"/>
                <w:sz w:val="21"/>
                <w:szCs w:val="21"/>
                <w:highlight w:val="yellow"/>
                <w:lang w:val="en-GB"/>
              </w:rPr>
              <w:t>Inap</w:t>
            </w:r>
            <w:proofErr w:type="spellEnd"/>
          </w:p>
        </w:tc>
        <w:tc>
          <w:tcPr>
            <w:tcW w:w="2610" w:type="dxa"/>
            <w:tcBorders>
              <w:top w:val="single" w:sz="4" w:space="0" w:color="auto"/>
              <w:left w:val="single" w:sz="4" w:space="0" w:color="auto"/>
              <w:bottom w:val="single" w:sz="4" w:space="0" w:color="auto"/>
              <w:right w:val="single" w:sz="4" w:space="0" w:color="auto"/>
            </w:tcBorders>
          </w:tcPr>
          <w:p w14:paraId="0FE3FF99" w14:textId="77777777" w:rsidR="004B6172" w:rsidRPr="001932FF" w:rsidRDefault="004B6172" w:rsidP="004B6172">
            <w:pPr>
              <w:spacing w:after="0" w:line="240" w:lineRule="auto"/>
              <w:rPr>
                <w:rFonts w:asciiTheme="minorHAnsi" w:hAnsiTheme="minorHAnsi" w:cstheme="minorHAnsi"/>
                <w:sz w:val="21"/>
                <w:szCs w:val="21"/>
                <w:highlight w:val="yellow"/>
                <w:lang w:val="en-GB"/>
              </w:rPr>
            </w:pPr>
            <w:commentRangeStart w:id="69"/>
            <w:r w:rsidRPr="001932FF">
              <w:rPr>
                <w:rFonts w:asciiTheme="minorHAnsi" w:hAnsiTheme="minorHAnsi" w:cstheme="minorHAnsi"/>
                <w:sz w:val="21"/>
                <w:szCs w:val="21"/>
                <w:highlight w:val="yellow"/>
                <w:lang w:val="en-GB"/>
              </w:rPr>
              <w:t>Rp / %</w:t>
            </w:r>
          </w:p>
          <w:p w14:paraId="38D15059" w14:textId="77777777" w:rsidR="004B6172" w:rsidRPr="001932FF" w:rsidRDefault="004B6172" w:rsidP="004B6172">
            <w:pPr>
              <w:spacing w:after="0" w:line="240" w:lineRule="auto"/>
              <w:rPr>
                <w:rFonts w:asciiTheme="minorHAnsi" w:hAnsiTheme="minorHAnsi" w:cstheme="minorHAnsi"/>
                <w:sz w:val="21"/>
                <w:szCs w:val="21"/>
                <w:highlight w:val="yellow"/>
                <w:lang w:val="en-GB"/>
              </w:rPr>
            </w:pPr>
          </w:p>
          <w:p w14:paraId="51042FE9" w14:textId="77777777" w:rsidR="004B6172" w:rsidRPr="001932FF" w:rsidRDefault="004B6172" w:rsidP="004B6172">
            <w:pPr>
              <w:spacing w:after="0" w:line="240" w:lineRule="auto"/>
              <w:rPr>
                <w:rFonts w:asciiTheme="minorHAnsi" w:hAnsiTheme="minorHAnsi" w:cstheme="minorHAnsi"/>
                <w:sz w:val="21"/>
                <w:szCs w:val="21"/>
                <w:highlight w:val="yellow"/>
                <w:lang w:val="en-GB"/>
              </w:rPr>
            </w:pPr>
            <w:proofErr w:type="spellStart"/>
            <w:r w:rsidRPr="001932FF">
              <w:rPr>
                <w:rFonts w:asciiTheme="minorHAnsi" w:hAnsiTheme="minorHAnsi" w:cstheme="minorHAnsi"/>
                <w:sz w:val="21"/>
                <w:szCs w:val="21"/>
                <w:highlight w:val="yellow"/>
                <w:lang w:val="en-GB"/>
              </w:rPr>
              <w:t>Maksimum</w:t>
            </w:r>
            <w:proofErr w:type="spellEnd"/>
            <w:r w:rsidRPr="001932FF">
              <w:rPr>
                <w:rFonts w:asciiTheme="minorHAnsi" w:hAnsiTheme="minorHAnsi" w:cstheme="minorHAnsi"/>
                <w:sz w:val="21"/>
                <w:szCs w:val="21"/>
                <w:highlight w:val="yellow"/>
                <w:lang w:val="en-GB"/>
              </w:rPr>
              <w:t xml:space="preserve"> Rp…….</w:t>
            </w:r>
            <w:commentRangeEnd w:id="69"/>
            <w:r w:rsidRPr="001932FF">
              <w:rPr>
                <w:rStyle w:val="CommentReference"/>
                <w:highlight w:val="yellow"/>
              </w:rPr>
              <w:commentReference w:id="69"/>
            </w:r>
          </w:p>
          <w:p w14:paraId="2A76E770" w14:textId="4ED9AD8E" w:rsidR="004B6172" w:rsidRPr="001932FF" w:rsidRDefault="004B6172" w:rsidP="004B6172">
            <w:pPr>
              <w:spacing w:after="0" w:line="240" w:lineRule="auto"/>
              <w:rPr>
                <w:rFonts w:cs="Calibri"/>
                <w:sz w:val="21"/>
                <w:szCs w:val="21"/>
                <w:highlight w:val="yellow"/>
                <w:lang w:val="fr-ML"/>
              </w:rPr>
            </w:pPr>
          </w:p>
        </w:tc>
        <w:tc>
          <w:tcPr>
            <w:tcW w:w="2160" w:type="dxa"/>
            <w:tcBorders>
              <w:top w:val="single" w:sz="4" w:space="0" w:color="auto"/>
              <w:left w:val="single" w:sz="4" w:space="0" w:color="auto"/>
              <w:bottom w:val="single" w:sz="4" w:space="0" w:color="auto"/>
              <w:right w:val="single" w:sz="4" w:space="0" w:color="auto"/>
            </w:tcBorders>
            <w:hideMark/>
          </w:tcPr>
          <w:p w14:paraId="58AFA925" w14:textId="77777777" w:rsidR="004B6172" w:rsidRPr="004E530D" w:rsidRDefault="004B6172" w:rsidP="004B6172">
            <w:pPr>
              <w:spacing w:after="0" w:line="240" w:lineRule="auto"/>
              <w:rPr>
                <w:rFonts w:asciiTheme="minorHAnsi" w:hAnsiTheme="minorHAnsi" w:cstheme="minorHAnsi"/>
                <w:sz w:val="21"/>
                <w:szCs w:val="21"/>
                <w:lang w:val="fr-ML"/>
              </w:rPr>
            </w:pPr>
          </w:p>
          <w:p w14:paraId="2E998177" w14:textId="65F8E075" w:rsidR="004B6172" w:rsidRPr="004E530D" w:rsidRDefault="004B6172" w:rsidP="004B6172">
            <w:pPr>
              <w:spacing w:after="0" w:line="240" w:lineRule="auto"/>
              <w:rPr>
                <w:rFonts w:cs="Calibri"/>
                <w:sz w:val="21"/>
                <w:szCs w:val="21"/>
                <w:lang w:val="fr-ML"/>
              </w:rPr>
            </w:pPr>
            <w:proofErr w:type="spellStart"/>
            <w:r w:rsidRPr="004E530D">
              <w:rPr>
                <w:rFonts w:asciiTheme="minorHAnsi" w:hAnsiTheme="minorHAnsi" w:cstheme="minorHAnsi"/>
                <w:sz w:val="21"/>
                <w:szCs w:val="21"/>
                <w:lang w:val="fr-ML"/>
              </w:rPr>
              <w:t>Sesuai</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Buku</w:t>
            </w:r>
            <w:proofErr w:type="spellEnd"/>
            <w:r w:rsidRPr="004E530D">
              <w:rPr>
                <w:rFonts w:asciiTheme="minorHAnsi" w:hAnsiTheme="minorHAnsi" w:cstheme="minorHAnsi"/>
                <w:sz w:val="21"/>
                <w:szCs w:val="21"/>
                <w:lang w:val="fr-ML"/>
              </w:rPr>
              <w:t xml:space="preserve"> Tarif </w:t>
            </w:r>
            <w:proofErr w:type="spellStart"/>
            <w:r w:rsidRPr="004E530D">
              <w:rPr>
                <w:rFonts w:asciiTheme="minorHAnsi" w:hAnsiTheme="minorHAnsi" w:cstheme="minorHAnsi"/>
                <w:sz w:val="21"/>
                <w:szCs w:val="21"/>
                <w:lang w:val="fr-ML"/>
              </w:rPr>
              <w:t>Pihak</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Kedua</w:t>
            </w:r>
            <w:proofErr w:type="spellEnd"/>
          </w:p>
        </w:tc>
      </w:tr>
      <w:tr w:rsidR="004B6172" w:rsidRPr="004E530D" w14:paraId="2EE5B190" w14:textId="77777777" w:rsidTr="00616CB9">
        <w:tc>
          <w:tcPr>
            <w:tcW w:w="4248" w:type="dxa"/>
            <w:tcBorders>
              <w:top w:val="single" w:sz="4" w:space="0" w:color="auto"/>
              <w:left w:val="single" w:sz="4" w:space="0" w:color="auto"/>
              <w:bottom w:val="single" w:sz="4" w:space="0" w:color="auto"/>
              <w:right w:val="single" w:sz="4" w:space="0" w:color="auto"/>
            </w:tcBorders>
            <w:hideMark/>
          </w:tcPr>
          <w:p w14:paraId="2A51BE7A" w14:textId="68A4F70A" w:rsidR="004B6172" w:rsidRPr="004E530D" w:rsidRDefault="004B6172" w:rsidP="004B6172">
            <w:pPr>
              <w:spacing w:after="0" w:line="240" w:lineRule="auto"/>
              <w:rPr>
                <w:rFonts w:cs="Calibri"/>
                <w:sz w:val="21"/>
                <w:szCs w:val="21"/>
                <w:lang w:val="en-GB"/>
              </w:rPr>
            </w:pPr>
            <w:proofErr w:type="spellStart"/>
            <w:r w:rsidRPr="004E530D">
              <w:rPr>
                <w:rFonts w:asciiTheme="minorHAnsi" w:hAnsiTheme="minorHAnsi" w:cstheme="minorHAnsi"/>
                <w:sz w:val="21"/>
                <w:szCs w:val="21"/>
                <w:lang w:val="en-GB"/>
              </w:rPr>
              <w:t>Diskon</w:t>
            </w:r>
            <w:proofErr w:type="spellEnd"/>
            <w:r w:rsidRPr="004E530D">
              <w:rPr>
                <w:rFonts w:asciiTheme="minorHAnsi" w:hAnsiTheme="minorHAnsi" w:cstheme="minorHAnsi"/>
                <w:sz w:val="21"/>
                <w:szCs w:val="21"/>
                <w:lang w:val="en-GB"/>
              </w:rPr>
              <w:t xml:space="preserve"> </w:t>
            </w:r>
            <w:proofErr w:type="spellStart"/>
            <w:r w:rsidRPr="004E530D">
              <w:rPr>
                <w:rFonts w:asciiTheme="minorHAnsi" w:hAnsiTheme="minorHAnsi" w:cstheme="minorHAnsi"/>
                <w:sz w:val="21"/>
                <w:szCs w:val="21"/>
                <w:lang w:val="en-GB"/>
              </w:rPr>
              <w:t>Pelayanan</w:t>
            </w:r>
            <w:proofErr w:type="spellEnd"/>
          </w:p>
        </w:tc>
        <w:tc>
          <w:tcPr>
            <w:tcW w:w="2610" w:type="dxa"/>
            <w:tcBorders>
              <w:top w:val="single" w:sz="4" w:space="0" w:color="auto"/>
              <w:left w:val="single" w:sz="4" w:space="0" w:color="auto"/>
              <w:bottom w:val="single" w:sz="4" w:space="0" w:color="auto"/>
              <w:right w:val="single" w:sz="4" w:space="0" w:color="auto"/>
            </w:tcBorders>
          </w:tcPr>
          <w:p w14:paraId="1BA62B07" w14:textId="77777777" w:rsidR="004B6172" w:rsidRPr="004E530D" w:rsidRDefault="004B6172" w:rsidP="004B6172">
            <w:pPr>
              <w:spacing w:after="0" w:line="240" w:lineRule="auto"/>
              <w:rPr>
                <w:rFonts w:asciiTheme="minorHAnsi" w:hAnsiTheme="minorHAnsi" w:cstheme="minorHAnsi"/>
                <w:sz w:val="21"/>
                <w:szCs w:val="21"/>
                <w:lang w:val="en-GB"/>
              </w:rPr>
            </w:pPr>
            <w:r w:rsidRPr="004E530D">
              <w:rPr>
                <w:rFonts w:asciiTheme="minorHAnsi" w:hAnsiTheme="minorHAnsi" w:cstheme="minorHAnsi"/>
                <w:sz w:val="21"/>
                <w:szCs w:val="21"/>
                <w:lang w:val="en-GB"/>
              </w:rPr>
              <w:t>2%</w:t>
            </w:r>
          </w:p>
          <w:p w14:paraId="64DAB881" w14:textId="77777777" w:rsidR="004B6172" w:rsidRPr="004E530D" w:rsidRDefault="004B6172" w:rsidP="004B6172">
            <w:pPr>
              <w:spacing w:after="0" w:line="240" w:lineRule="auto"/>
              <w:rPr>
                <w:rFonts w:cs="Calibri"/>
                <w:sz w:val="21"/>
                <w:szCs w:val="21"/>
                <w:lang w:val="en-GB"/>
              </w:rPr>
            </w:pPr>
          </w:p>
        </w:tc>
        <w:tc>
          <w:tcPr>
            <w:tcW w:w="2160" w:type="dxa"/>
            <w:tcBorders>
              <w:top w:val="single" w:sz="4" w:space="0" w:color="auto"/>
              <w:left w:val="single" w:sz="4" w:space="0" w:color="auto"/>
              <w:bottom w:val="single" w:sz="4" w:space="0" w:color="auto"/>
              <w:right w:val="single" w:sz="4" w:space="0" w:color="auto"/>
            </w:tcBorders>
            <w:hideMark/>
          </w:tcPr>
          <w:p w14:paraId="35E50B0D" w14:textId="50CD70B3" w:rsidR="004B6172" w:rsidRPr="004E530D" w:rsidRDefault="004B6172" w:rsidP="004B6172">
            <w:pPr>
              <w:spacing w:after="0" w:line="240" w:lineRule="auto"/>
              <w:rPr>
                <w:rFonts w:cs="Calibri"/>
                <w:sz w:val="21"/>
                <w:szCs w:val="21"/>
                <w:lang w:val="fr-ML"/>
              </w:rPr>
            </w:pPr>
            <w:r w:rsidRPr="004E530D">
              <w:rPr>
                <w:rFonts w:asciiTheme="minorHAnsi" w:hAnsiTheme="minorHAnsi" w:cstheme="minorHAnsi"/>
                <w:sz w:val="21"/>
                <w:szCs w:val="21"/>
                <w:lang w:val="fr-ML"/>
              </w:rPr>
              <w:t xml:space="preserve">Dari total </w:t>
            </w:r>
            <w:proofErr w:type="spellStart"/>
            <w:r w:rsidRPr="004E530D">
              <w:rPr>
                <w:rFonts w:asciiTheme="minorHAnsi" w:hAnsiTheme="minorHAnsi" w:cstheme="minorHAnsi"/>
                <w:sz w:val="21"/>
                <w:szCs w:val="21"/>
                <w:lang w:val="fr-ML"/>
              </w:rPr>
              <w:t>biaya</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pelayanan</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dipotong</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pada</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tagihan</w:t>
            </w:r>
            <w:proofErr w:type="spellEnd"/>
            <w:r w:rsidRPr="004E530D">
              <w:rPr>
                <w:rFonts w:asciiTheme="minorHAnsi" w:hAnsiTheme="minorHAnsi" w:cstheme="minorHAnsi"/>
                <w:sz w:val="21"/>
                <w:szCs w:val="21"/>
                <w:lang w:val="fr-ML"/>
              </w:rPr>
              <w:t xml:space="preserve"> pasien </w:t>
            </w:r>
            <w:proofErr w:type="spellStart"/>
            <w:r w:rsidRPr="004E530D">
              <w:rPr>
                <w:rFonts w:asciiTheme="minorHAnsi" w:hAnsiTheme="minorHAnsi" w:cstheme="minorHAnsi"/>
                <w:sz w:val="21"/>
                <w:szCs w:val="21"/>
                <w:lang w:val="fr-ML"/>
              </w:rPr>
              <w:t>pada</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saat</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kepulangan</w:t>
            </w:r>
            <w:proofErr w:type="spellEnd"/>
            <w:r w:rsidRPr="004E530D">
              <w:rPr>
                <w:rFonts w:asciiTheme="minorHAnsi" w:hAnsiTheme="minorHAnsi" w:cstheme="minorHAnsi"/>
                <w:sz w:val="21"/>
                <w:szCs w:val="21"/>
                <w:lang w:val="fr-ML"/>
              </w:rPr>
              <w:t xml:space="preserve"> dan </w:t>
            </w:r>
            <w:proofErr w:type="spellStart"/>
            <w:r w:rsidRPr="004E530D">
              <w:rPr>
                <w:rFonts w:asciiTheme="minorHAnsi" w:hAnsiTheme="minorHAnsi" w:cstheme="minorHAnsi"/>
                <w:sz w:val="21"/>
                <w:szCs w:val="21"/>
                <w:lang w:val="fr-ML"/>
              </w:rPr>
              <w:t>ditampilkan</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pada</w:t>
            </w:r>
            <w:proofErr w:type="spellEnd"/>
            <w:r w:rsidRPr="004E530D">
              <w:rPr>
                <w:rFonts w:asciiTheme="minorHAnsi" w:hAnsiTheme="minorHAnsi" w:cstheme="minorHAnsi"/>
                <w:sz w:val="21"/>
                <w:szCs w:val="21"/>
                <w:lang w:val="fr-ML"/>
              </w:rPr>
              <w:t xml:space="preserve"> </w:t>
            </w:r>
            <w:proofErr w:type="spellStart"/>
            <w:r w:rsidRPr="004E530D">
              <w:rPr>
                <w:rFonts w:asciiTheme="minorHAnsi" w:hAnsiTheme="minorHAnsi" w:cstheme="minorHAnsi"/>
                <w:sz w:val="21"/>
                <w:szCs w:val="21"/>
                <w:lang w:val="fr-ML"/>
              </w:rPr>
              <w:t>billing</w:t>
            </w:r>
            <w:proofErr w:type="spellEnd"/>
          </w:p>
        </w:tc>
      </w:tr>
      <w:tr w:rsidR="004B6172" w:rsidRPr="004E530D" w14:paraId="1CD28239" w14:textId="77777777" w:rsidTr="00616CB9">
        <w:tc>
          <w:tcPr>
            <w:tcW w:w="4248" w:type="dxa"/>
            <w:tcBorders>
              <w:top w:val="single" w:sz="4" w:space="0" w:color="auto"/>
              <w:left w:val="single" w:sz="4" w:space="0" w:color="auto"/>
              <w:bottom w:val="single" w:sz="4" w:space="0" w:color="auto"/>
              <w:right w:val="single" w:sz="4" w:space="0" w:color="auto"/>
            </w:tcBorders>
            <w:hideMark/>
          </w:tcPr>
          <w:p w14:paraId="3CD9B1DC" w14:textId="73E4EE9F" w:rsidR="004B6172" w:rsidRPr="004E530D" w:rsidRDefault="004B6172" w:rsidP="004B6172">
            <w:pPr>
              <w:spacing w:after="0" w:line="240" w:lineRule="auto"/>
              <w:rPr>
                <w:rFonts w:cs="Calibri"/>
                <w:sz w:val="21"/>
                <w:szCs w:val="21"/>
                <w:lang w:val="en-GB"/>
              </w:rPr>
            </w:pPr>
            <w:r w:rsidRPr="004E530D">
              <w:rPr>
                <w:rFonts w:asciiTheme="minorHAnsi" w:hAnsiTheme="minorHAnsi" w:cstheme="minorHAnsi"/>
                <w:sz w:val="21"/>
                <w:szCs w:val="21"/>
                <w:lang w:val="en-GB"/>
              </w:rPr>
              <w:t xml:space="preserve">Tarif </w:t>
            </w:r>
            <w:proofErr w:type="spellStart"/>
            <w:r w:rsidRPr="004E530D">
              <w:rPr>
                <w:rFonts w:asciiTheme="minorHAnsi" w:hAnsiTheme="minorHAnsi" w:cstheme="minorHAnsi"/>
                <w:sz w:val="21"/>
                <w:szCs w:val="21"/>
                <w:lang w:val="en-GB"/>
              </w:rPr>
              <w:t>Pengisian</w:t>
            </w:r>
            <w:proofErr w:type="spellEnd"/>
            <w:r w:rsidRPr="004E530D">
              <w:rPr>
                <w:rFonts w:asciiTheme="minorHAnsi" w:hAnsiTheme="minorHAnsi" w:cstheme="minorHAnsi"/>
                <w:sz w:val="21"/>
                <w:szCs w:val="21"/>
                <w:lang w:val="en-GB"/>
              </w:rPr>
              <w:t xml:space="preserve"> Surat </w:t>
            </w:r>
            <w:proofErr w:type="spellStart"/>
            <w:r w:rsidRPr="004E530D">
              <w:rPr>
                <w:rFonts w:asciiTheme="minorHAnsi" w:hAnsiTheme="minorHAnsi" w:cstheme="minorHAnsi"/>
                <w:sz w:val="21"/>
                <w:szCs w:val="21"/>
                <w:lang w:val="en-GB"/>
              </w:rPr>
              <w:t>Keterangan</w:t>
            </w:r>
            <w:proofErr w:type="spellEnd"/>
            <w:r w:rsidRPr="004E530D">
              <w:rPr>
                <w:rFonts w:asciiTheme="minorHAnsi" w:hAnsiTheme="minorHAnsi" w:cstheme="minorHAnsi"/>
                <w:sz w:val="21"/>
                <w:szCs w:val="21"/>
                <w:lang w:val="en-GB"/>
              </w:rPr>
              <w:t xml:space="preserve"> Dokter Yang </w:t>
            </w:r>
            <w:proofErr w:type="spellStart"/>
            <w:r w:rsidRPr="004E530D">
              <w:rPr>
                <w:rFonts w:asciiTheme="minorHAnsi" w:hAnsiTheme="minorHAnsi" w:cstheme="minorHAnsi"/>
                <w:sz w:val="21"/>
                <w:szCs w:val="21"/>
                <w:lang w:val="en-GB"/>
              </w:rPr>
              <w:t>Merawat</w:t>
            </w:r>
            <w:proofErr w:type="spellEnd"/>
            <w:r w:rsidRPr="004E530D">
              <w:rPr>
                <w:rFonts w:asciiTheme="minorHAnsi" w:hAnsiTheme="minorHAnsi" w:cstheme="minorHAnsi"/>
                <w:sz w:val="21"/>
                <w:szCs w:val="21"/>
                <w:lang w:val="en-GB"/>
              </w:rPr>
              <w:t xml:space="preserve"> (APS)</w:t>
            </w:r>
          </w:p>
        </w:tc>
        <w:tc>
          <w:tcPr>
            <w:tcW w:w="2610" w:type="dxa"/>
            <w:tcBorders>
              <w:top w:val="single" w:sz="4" w:space="0" w:color="auto"/>
              <w:left w:val="single" w:sz="4" w:space="0" w:color="auto"/>
              <w:bottom w:val="single" w:sz="4" w:space="0" w:color="auto"/>
              <w:right w:val="single" w:sz="4" w:space="0" w:color="auto"/>
            </w:tcBorders>
            <w:hideMark/>
          </w:tcPr>
          <w:p w14:paraId="068928E1" w14:textId="0436B073" w:rsidR="004B6172" w:rsidRPr="004E530D" w:rsidRDefault="004B6172" w:rsidP="004B6172">
            <w:pPr>
              <w:spacing w:after="0" w:line="240" w:lineRule="auto"/>
              <w:rPr>
                <w:rFonts w:cs="Calibri"/>
                <w:sz w:val="21"/>
                <w:szCs w:val="21"/>
                <w:lang w:val="en-GB"/>
              </w:rPr>
            </w:pPr>
            <w:r w:rsidRPr="004E530D">
              <w:rPr>
                <w:rFonts w:asciiTheme="minorHAnsi" w:hAnsiTheme="minorHAnsi" w:cstheme="minorHAnsi"/>
                <w:sz w:val="21"/>
                <w:szCs w:val="21"/>
                <w:lang w:val="en-GB"/>
              </w:rPr>
              <w:t xml:space="preserve">Rp310.000 </w:t>
            </w:r>
          </w:p>
        </w:tc>
        <w:tc>
          <w:tcPr>
            <w:tcW w:w="2160" w:type="dxa"/>
            <w:tcBorders>
              <w:top w:val="single" w:sz="4" w:space="0" w:color="auto"/>
              <w:left w:val="single" w:sz="4" w:space="0" w:color="auto"/>
              <w:bottom w:val="single" w:sz="4" w:space="0" w:color="auto"/>
              <w:right w:val="single" w:sz="4" w:space="0" w:color="auto"/>
            </w:tcBorders>
            <w:hideMark/>
          </w:tcPr>
          <w:p w14:paraId="56F1FF0D" w14:textId="63AFC509" w:rsidR="004B6172" w:rsidRPr="004E530D" w:rsidRDefault="004B6172" w:rsidP="004B6172">
            <w:pPr>
              <w:spacing w:after="0" w:line="240" w:lineRule="auto"/>
              <w:rPr>
                <w:rFonts w:cs="Calibri"/>
                <w:sz w:val="21"/>
                <w:szCs w:val="21"/>
                <w:lang w:val="en-GB"/>
              </w:rPr>
            </w:pPr>
            <w:proofErr w:type="spellStart"/>
            <w:r w:rsidRPr="004E530D">
              <w:rPr>
                <w:rFonts w:asciiTheme="minorHAnsi" w:hAnsiTheme="minorHAnsi" w:cstheme="minorHAnsi"/>
                <w:sz w:val="21"/>
                <w:szCs w:val="21"/>
                <w:lang w:val="en-GB"/>
              </w:rPr>
              <w:t>Termasuk</w:t>
            </w:r>
            <w:proofErr w:type="spellEnd"/>
            <w:r w:rsidRPr="004E530D">
              <w:rPr>
                <w:rFonts w:asciiTheme="minorHAnsi" w:hAnsiTheme="minorHAnsi" w:cstheme="minorHAnsi"/>
                <w:sz w:val="21"/>
                <w:szCs w:val="21"/>
                <w:lang w:val="en-GB"/>
              </w:rPr>
              <w:t xml:space="preserve"> Biaya </w:t>
            </w:r>
            <w:proofErr w:type="spellStart"/>
            <w:r w:rsidRPr="004E530D">
              <w:rPr>
                <w:rFonts w:asciiTheme="minorHAnsi" w:hAnsiTheme="minorHAnsi" w:cstheme="minorHAnsi"/>
                <w:sz w:val="21"/>
                <w:szCs w:val="21"/>
                <w:lang w:val="en-GB"/>
              </w:rPr>
              <w:t>pengiriman</w:t>
            </w:r>
            <w:proofErr w:type="spellEnd"/>
            <w:r w:rsidRPr="004E530D">
              <w:rPr>
                <w:rFonts w:asciiTheme="minorHAnsi" w:hAnsiTheme="minorHAnsi" w:cstheme="minorHAnsi"/>
                <w:sz w:val="21"/>
                <w:szCs w:val="21"/>
                <w:lang w:val="en-GB"/>
              </w:rPr>
              <w:t xml:space="preserve"> </w:t>
            </w:r>
          </w:p>
        </w:tc>
      </w:tr>
    </w:tbl>
    <w:p w14:paraId="52DA78C8" w14:textId="77777777" w:rsidR="00183E20" w:rsidRPr="004E530D" w:rsidRDefault="00183E20" w:rsidP="00794BBC">
      <w:pPr>
        <w:spacing w:after="0" w:line="240" w:lineRule="auto"/>
        <w:jc w:val="both"/>
        <w:rPr>
          <w:rFonts w:cs="Calibri"/>
          <w:sz w:val="21"/>
          <w:szCs w:val="21"/>
          <w:lang w:val="sv-SE"/>
        </w:rPr>
      </w:pPr>
    </w:p>
    <w:p w14:paraId="225873B7" w14:textId="77777777" w:rsidR="00183E20" w:rsidRPr="004E530D" w:rsidRDefault="00183E20" w:rsidP="00794BBC">
      <w:pPr>
        <w:numPr>
          <w:ilvl w:val="0"/>
          <w:numId w:val="60"/>
        </w:numPr>
        <w:suppressAutoHyphens/>
        <w:spacing w:after="0" w:line="240" w:lineRule="auto"/>
        <w:ind w:left="432" w:hanging="432"/>
        <w:jc w:val="both"/>
        <w:rPr>
          <w:rFonts w:cs="Calibri"/>
          <w:b/>
          <w:sz w:val="21"/>
          <w:szCs w:val="21"/>
        </w:rPr>
      </w:pPr>
      <w:r w:rsidRPr="004E530D">
        <w:rPr>
          <w:rFonts w:cs="Calibri"/>
          <w:b/>
          <w:sz w:val="21"/>
          <w:szCs w:val="21"/>
        </w:rPr>
        <w:t>TATA CARA PEMBAYARAN</w:t>
      </w:r>
    </w:p>
    <w:p w14:paraId="365BEBE7" w14:textId="77777777" w:rsidR="00183E20" w:rsidRPr="004E530D" w:rsidRDefault="00183E20" w:rsidP="00794BBC">
      <w:pPr>
        <w:suppressAutoHyphens/>
        <w:spacing w:after="0" w:line="240" w:lineRule="auto"/>
        <w:ind w:left="990"/>
        <w:jc w:val="both"/>
        <w:rPr>
          <w:rFonts w:cs="Calibri"/>
          <w:b/>
          <w:sz w:val="21"/>
          <w:szCs w:val="21"/>
        </w:rPr>
      </w:pPr>
    </w:p>
    <w:p w14:paraId="7F75CE23" w14:textId="77777777" w:rsidR="00183E20" w:rsidRPr="004E530D" w:rsidRDefault="00183E20" w:rsidP="00794BBC">
      <w:pPr>
        <w:numPr>
          <w:ilvl w:val="0"/>
          <w:numId w:val="61"/>
        </w:numPr>
        <w:suppressAutoHyphens/>
        <w:snapToGrid w:val="0"/>
        <w:spacing w:after="0" w:line="240" w:lineRule="auto"/>
        <w:ind w:left="990" w:hanging="426"/>
        <w:jc w:val="both"/>
        <w:rPr>
          <w:rFonts w:cs="Calibri"/>
          <w:sz w:val="21"/>
          <w:szCs w:val="21"/>
          <w:lang w:val="sv-SE"/>
        </w:rPr>
      </w:pPr>
      <w:r w:rsidRPr="004E530D">
        <w:rPr>
          <w:rFonts w:cs="Calibri"/>
          <w:sz w:val="21"/>
          <w:szCs w:val="21"/>
          <w:lang w:val="sv-SE"/>
        </w:rPr>
        <w:t>Tata cara pembayaran yang diatur pada Lampiran ini berlaku untuk pembayaran yang dilakukan langsung oleh Pihak Pertama. Pembayaran melalui Administrator Pihak Ketiga akan tunduk pada syarat dan ketentuan yang berlaku dari masing-masing Administrator Pihak Ketiga.</w:t>
      </w:r>
    </w:p>
    <w:p w14:paraId="65721105" w14:textId="77777777" w:rsidR="00183E20" w:rsidRPr="004E530D" w:rsidRDefault="00183E20" w:rsidP="00794BBC">
      <w:pPr>
        <w:suppressAutoHyphens/>
        <w:snapToGrid w:val="0"/>
        <w:spacing w:after="0" w:line="240" w:lineRule="auto"/>
        <w:ind w:left="990" w:hanging="426"/>
        <w:jc w:val="both"/>
        <w:rPr>
          <w:rFonts w:cs="Calibri"/>
          <w:sz w:val="21"/>
          <w:szCs w:val="21"/>
          <w:lang w:val="sv-SE"/>
        </w:rPr>
      </w:pPr>
    </w:p>
    <w:p w14:paraId="6403D3D7" w14:textId="77777777" w:rsidR="00183E20" w:rsidRPr="004E530D" w:rsidRDefault="00183E20" w:rsidP="00794BBC">
      <w:pPr>
        <w:numPr>
          <w:ilvl w:val="0"/>
          <w:numId w:val="61"/>
        </w:numPr>
        <w:suppressAutoHyphens/>
        <w:snapToGrid w:val="0"/>
        <w:spacing w:after="0" w:line="240" w:lineRule="auto"/>
        <w:ind w:left="990" w:hanging="426"/>
        <w:jc w:val="both"/>
        <w:rPr>
          <w:rFonts w:cs="Calibri"/>
          <w:sz w:val="21"/>
          <w:szCs w:val="21"/>
          <w:lang w:val="sv-SE"/>
        </w:rPr>
      </w:pPr>
      <w:r w:rsidRPr="004E530D">
        <w:rPr>
          <w:rFonts w:cs="Calibri"/>
          <w:sz w:val="21"/>
          <w:szCs w:val="21"/>
          <w:lang w:val="sv-SE"/>
        </w:rPr>
        <w:t>Jangka waktu kedaluwarsa seluruh tagihan pelayanan Rawat Inap dan layanan lainnya adalah 30 (tiga puluh) Hari terhitung sejak tanggal Pasien selesai menjalani Rawat Inap.</w:t>
      </w:r>
    </w:p>
    <w:p w14:paraId="01E2D5F2" w14:textId="77777777" w:rsidR="00183E20" w:rsidRPr="004E530D" w:rsidRDefault="00183E20" w:rsidP="00794BBC">
      <w:pPr>
        <w:suppressAutoHyphens/>
        <w:snapToGrid w:val="0"/>
        <w:spacing w:after="0" w:line="240" w:lineRule="auto"/>
        <w:ind w:left="990" w:hanging="426"/>
        <w:jc w:val="both"/>
        <w:rPr>
          <w:rFonts w:cs="Calibri"/>
          <w:sz w:val="21"/>
          <w:szCs w:val="21"/>
          <w:lang w:val="sv-SE"/>
        </w:rPr>
      </w:pPr>
    </w:p>
    <w:p w14:paraId="76365B89" w14:textId="77777777" w:rsidR="00183E20" w:rsidRPr="004E530D" w:rsidRDefault="00183E20" w:rsidP="00794BBC">
      <w:pPr>
        <w:numPr>
          <w:ilvl w:val="0"/>
          <w:numId w:val="61"/>
        </w:numPr>
        <w:suppressAutoHyphens/>
        <w:snapToGrid w:val="0"/>
        <w:spacing w:after="0" w:line="240" w:lineRule="auto"/>
        <w:ind w:left="990" w:hanging="426"/>
        <w:jc w:val="both"/>
        <w:rPr>
          <w:rFonts w:cs="Calibri"/>
          <w:sz w:val="21"/>
          <w:szCs w:val="21"/>
          <w:lang w:val="sv-SE"/>
        </w:rPr>
      </w:pPr>
      <w:r w:rsidRPr="004E530D">
        <w:rPr>
          <w:rFonts w:cs="Calibri"/>
          <w:sz w:val="21"/>
          <w:szCs w:val="21"/>
          <w:lang w:val="sv-SE"/>
        </w:rPr>
        <w:t>Tagihan keseluruhan biaya Rawat Inap dan Rawat Jalan yang diajukan oleh Pihak Kedua terhadap Pihak Pertama disesuaikan dengan ketentuan penagihan yang disebutkan dalam Lampiran I sesuai dengan jenis Bukti Kepesertaan.</w:t>
      </w:r>
    </w:p>
    <w:p w14:paraId="1E628093" w14:textId="77777777" w:rsidR="00183E20" w:rsidRPr="004E530D" w:rsidRDefault="00183E20" w:rsidP="00794BBC">
      <w:pPr>
        <w:suppressAutoHyphens/>
        <w:spacing w:after="0" w:line="240" w:lineRule="auto"/>
        <w:ind w:left="990" w:hanging="426"/>
        <w:jc w:val="both"/>
        <w:rPr>
          <w:rFonts w:cs="Calibri"/>
          <w:sz w:val="21"/>
          <w:szCs w:val="21"/>
          <w:lang w:val="sv-SE"/>
        </w:rPr>
      </w:pPr>
    </w:p>
    <w:p w14:paraId="43EB3DE0" w14:textId="77777777" w:rsidR="00183E20" w:rsidRPr="004E530D" w:rsidRDefault="00183E20" w:rsidP="00794BBC">
      <w:pPr>
        <w:numPr>
          <w:ilvl w:val="0"/>
          <w:numId w:val="61"/>
        </w:numPr>
        <w:suppressAutoHyphens/>
        <w:spacing w:after="0" w:line="240" w:lineRule="auto"/>
        <w:ind w:left="990" w:hanging="426"/>
        <w:jc w:val="both"/>
        <w:rPr>
          <w:rFonts w:cs="Calibri"/>
          <w:sz w:val="21"/>
          <w:szCs w:val="21"/>
          <w:lang w:val="sv-SE"/>
        </w:rPr>
      </w:pPr>
      <w:r w:rsidRPr="004E530D">
        <w:rPr>
          <w:rFonts w:cs="Calibri"/>
          <w:sz w:val="21"/>
          <w:szCs w:val="21"/>
          <w:lang w:val="sv-SE"/>
        </w:rPr>
        <w:t>Dalam hal kelengkapan dokumen penagihan sebagaimana disyaratkan pada Perjanjian ini tidak lengkap dan tidak jelas, Pihak Pertama akan menginformasikan kepada Pihak Kedua melalui PMN Portal/Email untuk dilengkapi. Pihak Kedua diwajibkan mengirimkan kelengkapan dokumen tagihan dalam waktu 7 (tujuh) Hari Kerja sejak menerima informasi dari Pihak Pertama.</w:t>
      </w:r>
    </w:p>
    <w:p w14:paraId="32B1963D" w14:textId="77777777" w:rsidR="00183E20" w:rsidRPr="004E530D" w:rsidRDefault="00183E20" w:rsidP="00794BBC">
      <w:pPr>
        <w:suppressAutoHyphens/>
        <w:spacing w:after="0" w:line="240" w:lineRule="auto"/>
        <w:ind w:left="990" w:hanging="426"/>
        <w:jc w:val="both"/>
        <w:rPr>
          <w:rFonts w:cs="Calibri"/>
          <w:sz w:val="21"/>
          <w:szCs w:val="21"/>
          <w:lang w:val="sv-SE"/>
        </w:rPr>
      </w:pPr>
    </w:p>
    <w:p w14:paraId="61DD7029" w14:textId="77777777" w:rsidR="00183E20" w:rsidRPr="004E530D" w:rsidRDefault="00183E20" w:rsidP="00794BBC">
      <w:pPr>
        <w:numPr>
          <w:ilvl w:val="0"/>
          <w:numId w:val="61"/>
        </w:numPr>
        <w:suppressAutoHyphens/>
        <w:spacing w:after="0" w:line="240" w:lineRule="auto"/>
        <w:ind w:left="990" w:hanging="426"/>
        <w:jc w:val="both"/>
        <w:rPr>
          <w:rFonts w:cs="Calibri"/>
          <w:sz w:val="21"/>
          <w:szCs w:val="21"/>
          <w:lang w:val="sv-SE" w:eastAsia="en-ID"/>
        </w:rPr>
      </w:pPr>
      <w:r w:rsidRPr="004E530D">
        <w:rPr>
          <w:rFonts w:cs="Calibri"/>
          <w:sz w:val="21"/>
          <w:szCs w:val="21"/>
          <w:lang w:val="sv-SE" w:eastAsia="en-ID"/>
        </w:rPr>
        <w:t>Apabila dalam satu penagihan terdapat transaksi yang tidak lengkap, maka Pihak Kedua wajib mengirimkan revisi tagihan sesuai dengan nominal transaksi yang sudah lengkap agar pembayaran atas transaksi yang sudah lengkap dapat dilakukan oleh Pihak Pertama</w:t>
      </w:r>
    </w:p>
    <w:p w14:paraId="0724B21C" w14:textId="77777777" w:rsidR="00183E20" w:rsidRPr="004E530D" w:rsidRDefault="00183E20" w:rsidP="00794BBC">
      <w:pPr>
        <w:spacing w:after="0" w:line="240" w:lineRule="auto"/>
        <w:ind w:left="990" w:hanging="426"/>
        <w:jc w:val="both"/>
        <w:rPr>
          <w:rFonts w:cs="Calibri"/>
          <w:sz w:val="21"/>
          <w:szCs w:val="21"/>
          <w:lang w:val="sv-SE" w:eastAsia="en-ID"/>
        </w:rPr>
      </w:pPr>
    </w:p>
    <w:p w14:paraId="25D18E27" w14:textId="77777777" w:rsidR="00183E20" w:rsidRPr="004E530D" w:rsidRDefault="00183E20" w:rsidP="00794BBC">
      <w:pPr>
        <w:pStyle w:val="ListParagraph"/>
        <w:numPr>
          <w:ilvl w:val="0"/>
          <w:numId w:val="61"/>
        </w:numPr>
        <w:spacing w:after="0" w:line="240" w:lineRule="auto"/>
        <w:ind w:left="990" w:hanging="426"/>
        <w:contextualSpacing w:val="0"/>
        <w:jc w:val="both"/>
        <w:rPr>
          <w:rFonts w:cs="Calibri"/>
          <w:sz w:val="21"/>
          <w:szCs w:val="21"/>
          <w:lang w:val="sv-SE" w:eastAsia="en-ID"/>
        </w:rPr>
      </w:pPr>
      <w:r w:rsidRPr="004E530D">
        <w:rPr>
          <w:rFonts w:cs="Calibri"/>
          <w:sz w:val="21"/>
          <w:szCs w:val="21"/>
          <w:lang w:val="sv-SE" w:eastAsia="en-ID"/>
        </w:rPr>
        <w:t>Dalam hal tagihan yang dikirimkan oleh Pihak Kedua tidak sesuai dengan ketentuan penagihan dari Pihak pertama sehingga dokumen tagihan tidak diterima oleh Pihak Pertama, maka jatuh tempo pembayaran tagihan akan dihitung sejak Pihak Pertama telah menerima dokumen tagihan tersebut.</w:t>
      </w:r>
    </w:p>
    <w:p w14:paraId="7347278F" w14:textId="77777777" w:rsidR="00183E20" w:rsidRPr="004E530D" w:rsidRDefault="00183E20" w:rsidP="00794BBC">
      <w:pPr>
        <w:spacing w:after="0" w:line="240" w:lineRule="auto"/>
        <w:ind w:left="990" w:hanging="426"/>
        <w:jc w:val="both"/>
        <w:rPr>
          <w:rFonts w:cs="Calibri"/>
          <w:sz w:val="21"/>
          <w:szCs w:val="21"/>
          <w:lang w:val="sv-SE" w:eastAsia="en-ID"/>
        </w:rPr>
      </w:pPr>
    </w:p>
    <w:p w14:paraId="0BC59E66" w14:textId="77777777" w:rsidR="00183E20" w:rsidRPr="004E530D" w:rsidRDefault="00183E20" w:rsidP="00794BBC">
      <w:pPr>
        <w:numPr>
          <w:ilvl w:val="0"/>
          <w:numId w:val="61"/>
        </w:numPr>
        <w:suppressAutoHyphens/>
        <w:spacing w:after="0" w:line="240" w:lineRule="auto"/>
        <w:ind w:left="990" w:hanging="426"/>
        <w:jc w:val="both"/>
        <w:rPr>
          <w:rFonts w:cs="Calibri"/>
          <w:sz w:val="21"/>
          <w:szCs w:val="21"/>
          <w:lang w:val="sv-SE"/>
        </w:rPr>
      </w:pPr>
      <w:r w:rsidRPr="004E530D">
        <w:rPr>
          <w:rFonts w:cs="Calibri"/>
          <w:sz w:val="21"/>
          <w:szCs w:val="21"/>
          <w:lang w:val="sv-SE"/>
        </w:rPr>
        <w:t xml:space="preserve">Pembayaran akan dilakukan oleh Pihak Pertama dalam waktu selambat-lambatnya 30 (tiga puluh) Hari terhitung sejak seluruh dokumen lengkap dan benar diterima Pihak Pertama atau Administrator Pihak Ketiga. </w:t>
      </w:r>
    </w:p>
    <w:p w14:paraId="1334B8CD" w14:textId="0C14F133" w:rsidR="00F124DE" w:rsidRPr="004E530D" w:rsidRDefault="00183E20" w:rsidP="00F124DE">
      <w:pPr>
        <w:numPr>
          <w:ilvl w:val="0"/>
          <w:numId w:val="61"/>
        </w:numPr>
        <w:suppressAutoHyphens/>
        <w:spacing w:after="0" w:line="240" w:lineRule="auto"/>
        <w:ind w:left="990" w:hanging="426"/>
        <w:jc w:val="both"/>
        <w:rPr>
          <w:rFonts w:cs="Calibri"/>
          <w:sz w:val="21"/>
          <w:szCs w:val="21"/>
          <w:lang w:val="sv-SE"/>
        </w:rPr>
      </w:pPr>
      <w:r w:rsidRPr="004E530D">
        <w:rPr>
          <w:rFonts w:cs="Calibri"/>
          <w:sz w:val="21"/>
          <w:szCs w:val="21"/>
          <w:lang w:val="sv-SE"/>
        </w:rPr>
        <w:t>Pembayaran akan dilakukan melalui transfer pemindahbukuan dari rekening bank milik Pihak Pertama kepada rekening bank yang ditunjuk oleh Pihak Kedua sebagai berikut:</w:t>
      </w:r>
    </w:p>
    <w:p w14:paraId="373590AB" w14:textId="77777777" w:rsidR="00F124DE" w:rsidRPr="004E530D" w:rsidRDefault="00F124DE" w:rsidP="00F124DE">
      <w:pPr>
        <w:suppressAutoHyphens/>
        <w:spacing w:after="0" w:line="240" w:lineRule="auto"/>
        <w:jc w:val="both"/>
        <w:rPr>
          <w:rFonts w:cs="Calibri"/>
          <w:sz w:val="21"/>
          <w:szCs w:val="21"/>
          <w:lang w:val="sv-SE"/>
        </w:rPr>
      </w:pPr>
    </w:p>
    <w:p w14:paraId="5B4608BE" w14:textId="77777777" w:rsidR="00F124DE" w:rsidRPr="004E530D" w:rsidRDefault="00F124DE" w:rsidP="00F124DE">
      <w:pPr>
        <w:pStyle w:val="ListParagraph"/>
        <w:ind w:left="1134"/>
        <w:rPr>
          <w:rFonts w:asciiTheme="minorHAnsi" w:hAnsiTheme="minorHAnsi" w:cstheme="minorHAnsi"/>
          <w:b/>
          <w:bCs/>
          <w:sz w:val="21"/>
          <w:szCs w:val="21"/>
          <w:u w:val="single"/>
        </w:rPr>
      </w:pPr>
      <w:r w:rsidRPr="004E530D">
        <w:rPr>
          <w:rFonts w:asciiTheme="minorHAnsi" w:hAnsiTheme="minorHAnsi" w:cstheme="minorHAnsi"/>
          <w:b/>
          <w:bCs/>
          <w:sz w:val="21"/>
          <w:szCs w:val="21"/>
          <w:u w:val="single"/>
        </w:rPr>
        <w:lastRenderedPageBreak/>
        <w:t>RS PRIMA HUSADA MALANG</w:t>
      </w:r>
    </w:p>
    <w:p w14:paraId="28CA4774"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 xml:space="preserve">Nama </w:t>
      </w:r>
      <w:proofErr w:type="spellStart"/>
      <w:r w:rsidRPr="004E530D">
        <w:rPr>
          <w:rFonts w:asciiTheme="minorHAnsi" w:hAnsiTheme="minorHAnsi" w:cstheme="minorHAnsi"/>
          <w:sz w:val="21"/>
          <w:szCs w:val="21"/>
        </w:rPr>
        <w:t>Penerima</w:t>
      </w:r>
      <w:proofErr w:type="spellEnd"/>
      <w:r w:rsidRPr="004E530D">
        <w:rPr>
          <w:rFonts w:asciiTheme="minorHAnsi" w:hAnsiTheme="minorHAnsi" w:cstheme="minorHAnsi"/>
          <w:sz w:val="21"/>
          <w:szCs w:val="21"/>
        </w:rPr>
        <w:tab/>
        <w:t>: PT DISA PRIMA MEDIKA</w:t>
      </w:r>
    </w:p>
    <w:p w14:paraId="7323EC3A"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Nama Bank</w:t>
      </w:r>
      <w:r w:rsidRPr="004E530D">
        <w:rPr>
          <w:rFonts w:asciiTheme="minorHAnsi" w:hAnsiTheme="minorHAnsi" w:cstheme="minorHAnsi"/>
          <w:sz w:val="21"/>
          <w:szCs w:val="21"/>
        </w:rPr>
        <w:tab/>
      </w:r>
      <w:r w:rsidRPr="004E530D">
        <w:rPr>
          <w:rFonts w:asciiTheme="minorHAnsi" w:hAnsiTheme="minorHAnsi" w:cstheme="minorHAnsi"/>
          <w:sz w:val="21"/>
          <w:szCs w:val="21"/>
        </w:rPr>
        <w:tab/>
        <w:t>: BCA</w:t>
      </w:r>
    </w:p>
    <w:p w14:paraId="442A6B06"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Cabang</w:t>
      </w:r>
      <w:r w:rsidRPr="004E530D">
        <w:rPr>
          <w:rFonts w:asciiTheme="minorHAnsi" w:hAnsiTheme="minorHAnsi" w:cstheme="minorHAnsi"/>
          <w:sz w:val="21"/>
          <w:szCs w:val="21"/>
        </w:rPr>
        <w:tab/>
      </w:r>
      <w:r w:rsidRPr="004E530D">
        <w:rPr>
          <w:rFonts w:asciiTheme="minorHAnsi" w:hAnsiTheme="minorHAnsi" w:cstheme="minorHAnsi"/>
          <w:sz w:val="21"/>
          <w:szCs w:val="21"/>
        </w:rPr>
        <w:tab/>
        <w:t xml:space="preserve">: </w:t>
      </w:r>
      <w:proofErr w:type="spellStart"/>
      <w:r w:rsidRPr="004E530D">
        <w:rPr>
          <w:rFonts w:asciiTheme="minorHAnsi" w:hAnsiTheme="minorHAnsi" w:cstheme="minorHAnsi"/>
          <w:sz w:val="21"/>
          <w:szCs w:val="21"/>
        </w:rPr>
        <w:t>Singosari</w:t>
      </w:r>
      <w:proofErr w:type="spellEnd"/>
    </w:p>
    <w:p w14:paraId="2A58AC0F" w14:textId="77777777" w:rsidR="00F124DE" w:rsidRPr="004E530D" w:rsidRDefault="00F124DE" w:rsidP="00F124DE">
      <w:pPr>
        <w:pStyle w:val="ListParagraph"/>
        <w:ind w:left="1134"/>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Rekening</w:t>
      </w:r>
      <w:proofErr w:type="spellEnd"/>
      <w:r w:rsidRPr="004E530D">
        <w:rPr>
          <w:rFonts w:asciiTheme="minorHAnsi" w:hAnsiTheme="minorHAnsi" w:cstheme="minorHAnsi"/>
          <w:sz w:val="21"/>
          <w:szCs w:val="21"/>
        </w:rPr>
        <w:tab/>
        <w:t>: 36830 40 700</w:t>
      </w:r>
    </w:p>
    <w:p w14:paraId="26CD7DFD" w14:textId="77777777" w:rsidR="00F124DE" w:rsidRPr="004E530D" w:rsidRDefault="00F124DE" w:rsidP="00F124DE">
      <w:pPr>
        <w:pStyle w:val="ListParagraph"/>
        <w:ind w:left="1134"/>
        <w:rPr>
          <w:rFonts w:asciiTheme="minorHAnsi" w:hAnsiTheme="minorHAnsi" w:cstheme="minorHAnsi"/>
          <w:sz w:val="21"/>
          <w:szCs w:val="21"/>
        </w:rPr>
      </w:pPr>
    </w:p>
    <w:p w14:paraId="346711C7" w14:textId="77777777" w:rsidR="00F124DE" w:rsidRPr="004E530D" w:rsidRDefault="00F124DE" w:rsidP="00F124DE">
      <w:pPr>
        <w:pStyle w:val="ListParagraph"/>
        <w:ind w:left="1134"/>
        <w:rPr>
          <w:rFonts w:asciiTheme="minorHAnsi" w:hAnsiTheme="minorHAnsi" w:cstheme="minorHAnsi"/>
          <w:b/>
          <w:bCs/>
          <w:sz w:val="21"/>
          <w:szCs w:val="21"/>
          <w:u w:val="single"/>
        </w:rPr>
      </w:pPr>
      <w:r w:rsidRPr="004E530D">
        <w:rPr>
          <w:rFonts w:asciiTheme="minorHAnsi" w:hAnsiTheme="minorHAnsi" w:cstheme="minorHAnsi"/>
          <w:b/>
          <w:bCs/>
          <w:sz w:val="21"/>
          <w:szCs w:val="21"/>
          <w:u w:val="single"/>
        </w:rPr>
        <w:t>RS PRIMA HUSADA SUKOREJO</w:t>
      </w:r>
    </w:p>
    <w:p w14:paraId="7121C1FA"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 xml:space="preserve">Nama </w:t>
      </w:r>
      <w:proofErr w:type="spellStart"/>
      <w:r w:rsidRPr="004E530D">
        <w:rPr>
          <w:rFonts w:asciiTheme="minorHAnsi" w:hAnsiTheme="minorHAnsi" w:cstheme="minorHAnsi"/>
          <w:sz w:val="21"/>
          <w:szCs w:val="21"/>
        </w:rPr>
        <w:t>Penerima</w:t>
      </w:r>
      <w:proofErr w:type="spellEnd"/>
      <w:r w:rsidRPr="004E530D">
        <w:rPr>
          <w:rFonts w:asciiTheme="minorHAnsi" w:hAnsiTheme="minorHAnsi" w:cstheme="minorHAnsi"/>
          <w:sz w:val="21"/>
          <w:szCs w:val="21"/>
        </w:rPr>
        <w:tab/>
        <w:t>: PT DISA PRIMA MEDIKA</w:t>
      </w:r>
    </w:p>
    <w:p w14:paraId="371B86FC"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Nama Bank</w:t>
      </w:r>
      <w:r w:rsidRPr="004E530D">
        <w:rPr>
          <w:rFonts w:asciiTheme="minorHAnsi" w:hAnsiTheme="minorHAnsi" w:cstheme="minorHAnsi"/>
          <w:sz w:val="21"/>
          <w:szCs w:val="21"/>
        </w:rPr>
        <w:tab/>
      </w:r>
      <w:r w:rsidRPr="004E530D">
        <w:rPr>
          <w:rFonts w:asciiTheme="minorHAnsi" w:hAnsiTheme="minorHAnsi" w:cstheme="minorHAnsi"/>
          <w:sz w:val="21"/>
          <w:szCs w:val="21"/>
        </w:rPr>
        <w:tab/>
        <w:t xml:space="preserve">: </w:t>
      </w:r>
      <w:proofErr w:type="spellStart"/>
      <w:r w:rsidRPr="004E530D">
        <w:rPr>
          <w:rFonts w:asciiTheme="minorHAnsi" w:hAnsiTheme="minorHAnsi" w:cstheme="minorHAnsi"/>
          <w:sz w:val="21"/>
          <w:szCs w:val="21"/>
        </w:rPr>
        <w:t>Mandiri</w:t>
      </w:r>
      <w:proofErr w:type="spellEnd"/>
    </w:p>
    <w:p w14:paraId="3616526E" w14:textId="77777777" w:rsidR="00F124DE" w:rsidRPr="004E530D" w:rsidRDefault="00F124DE" w:rsidP="00F124DE">
      <w:pPr>
        <w:pStyle w:val="ListParagraph"/>
        <w:ind w:left="1134"/>
        <w:rPr>
          <w:rFonts w:asciiTheme="minorHAnsi" w:hAnsiTheme="minorHAnsi" w:cstheme="minorHAnsi"/>
          <w:sz w:val="21"/>
          <w:szCs w:val="21"/>
        </w:rPr>
      </w:pPr>
      <w:r w:rsidRPr="004E530D">
        <w:rPr>
          <w:rFonts w:asciiTheme="minorHAnsi" w:hAnsiTheme="minorHAnsi" w:cstheme="minorHAnsi"/>
          <w:sz w:val="21"/>
          <w:szCs w:val="21"/>
        </w:rPr>
        <w:t>Cabang</w:t>
      </w:r>
      <w:r w:rsidRPr="004E530D">
        <w:rPr>
          <w:rFonts w:asciiTheme="minorHAnsi" w:hAnsiTheme="minorHAnsi" w:cstheme="minorHAnsi"/>
          <w:sz w:val="21"/>
          <w:szCs w:val="21"/>
        </w:rPr>
        <w:tab/>
      </w:r>
      <w:r w:rsidRPr="004E530D">
        <w:rPr>
          <w:rFonts w:asciiTheme="minorHAnsi" w:hAnsiTheme="minorHAnsi" w:cstheme="minorHAnsi"/>
          <w:sz w:val="21"/>
          <w:szCs w:val="21"/>
        </w:rPr>
        <w:tab/>
        <w:t xml:space="preserve">: Malang </w:t>
      </w:r>
      <w:proofErr w:type="spellStart"/>
      <w:r w:rsidRPr="004E530D">
        <w:rPr>
          <w:rFonts w:asciiTheme="minorHAnsi" w:hAnsiTheme="minorHAnsi" w:cstheme="minorHAnsi"/>
          <w:sz w:val="21"/>
          <w:szCs w:val="21"/>
        </w:rPr>
        <w:t>Sutoyo</w:t>
      </w:r>
      <w:proofErr w:type="spellEnd"/>
    </w:p>
    <w:p w14:paraId="11651A7C" w14:textId="77777777" w:rsidR="00F124DE" w:rsidRPr="004E530D" w:rsidRDefault="00F124DE" w:rsidP="00F124DE">
      <w:pPr>
        <w:pStyle w:val="ListParagraph"/>
        <w:ind w:left="1134"/>
        <w:rPr>
          <w:rFonts w:asciiTheme="minorHAnsi" w:hAnsiTheme="minorHAnsi" w:cstheme="minorHAnsi"/>
          <w:sz w:val="21"/>
          <w:szCs w:val="21"/>
        </w:rPr>
      </w:pPr>
      <w:proofErr w:type="spellStart"/>
      <w:r w:rsidRPr="004E530D">
        <w:rPr>
          <w:rFonts w:asciiTheme="minorHAnsi" w:hAnsiTheme="minorHAnsi" w:cstheme="minorHAnsi"/>
          <w:sz w:val="21"/>
          <w:szCs w:val="21"/>
        </w:rPr>
        <w:t>Nomor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Rekening</w:t>
      </w:r>
      <w:proofErr w:type="spellEnd"/>
      <w:r w:rsidRPr="004E530D">
        <w:rPr>
          <w:rFonts w:asciiTheme="minorHAnsi" w:hAnsiTheme="minorHAnsi" w:cstheme="minorHAnsi"/>
          <w:sz w:val="21"/>
          <w:szCs w:val="21"/>
        </w:rPr>
        <w:tab/>
        <w:t>: 144.00555.33324</w:t>
      </w:r>
    </w:p>
    <w:p w14:paraId="1DCCD520" w14:textId="77777777" w:rsidR="00F124DE" w:rsidRPr="004E530D" w:rsidRDefault="00F124DE" w:rsidP="00794BBC">
      <w:pPr>
        <w:pStyle w:val="ListParagraph"/>
        <w:spacing w:after="0" w:line="240" w:lineRule="auto"/>
        <w:ind w:left="990" w:hanging="426"/>
        <w:contextualSpacing w:val="0"/>
        <w:rPr>
          <w:rFonts w:cs="Calibri"/>
          <w:sz w:val="21"/>
          <w:szCs w:val="21"/>
        </w:rPr>
      </w:pPr>
    </w:p>
    <w:p w14:paraId="68D4EA9C" w14:textId="77777777" w:rsidR="00183E20" w:rsidRPr="004E530D" w:rsidRDefault="00183E20" w:rsidP="00794BBC">
      <w:pPr>
        <w:pStyle w:val="ListParagraph"/>
        <w:numPr>
          <w:ilvl w:val="0"/>
          <w:numId w:val="61"/>
        </w:numPr>
        <w:spacing w:after="0" w:line="240" w:lineRule="auto"/>
        <w:ind w:left="990" w:hanging="426"/>
        <w:contextualSpacing w:val="0"/>
        <w:jc w:val="both"/>
        <w:rPr>
          <w:rFonts w:cs="Calibri"/>
          <w:sz w:val="21"/>
          <w:szCs w:val="21"/>
        </w:rPr>
      </w:pPr>
      <w:proofErr w:type="spellStart"/>
      <w:r w:rsidRPr="004E530D">
        <w:rPr>
          <w:rFonts w:cs="Calibri"/>
          <w:sz w:val="21"/>
          <w:szCs w:val="21"/>
        </w:rPr>
        <w:t>Apabila</w:t>
      </w:r>
      <w:proofErr w:type="spellEnd"/>
      <w:r w:rsidRPr="004E530D">
        <w:rPr>
          <w:rFonts w:cs="Calibri"/>
          <w:sz w:val="21"/>
          <w:szCs w:val="21"/>
        </w:rPr>
        <w:t xml:space="preserve"> </w:t>
      </w:r>
      <w:proofErr w:type="spellStart"/>
      <w:r w:rsidRPr="004E530D">
        <w:rPr>
          <w:rFonts w:cs="Calibri"/>
          <w:sz w:val="21"/>
          <w:szCs w:val="21"/>
        </w:rPr>
        <w:t>nomor</w:t>
      </w:r>
      <w:proofErr w:type="spellEnd"/>
      <w:r w:rsidRPr="004E530D">
        <w:rPr>
          <w:rFonts w:cs="Calibri"/>
          <w:sz w:val="21"/>
          <w:szCs w:val="21"/>
        </w:rPr>
        <w:t xml:space="preserve"> </w:t>
      </w:r>
      <w:proofErr w:type="spellStart"/>
      <w:r w:rsidRPr="004E530D">
        <w:rPr>
          <w:rFonts w:cs="Calibri"/>
          <w:sz w:val="21"/>
          <w:szCs w:val="21"/>
        </w:rPr>
        <w:t>rekening</w:t>
      </w:r>
      <w:proofErr w:type="spellEnd"/>
      <w:r w:rsidRPr="004E530D">
        <w:rPr>
          <w:rFonts w:cs="Calibri"/>
          <w:sz w:val="21"/>
          <w:szCs w:val="21"/>
        </w:rPr>
        <w:t xml:space="preserve"> yang </w:t>
      </w:r>
      <w:proofErr w:type="spellStart"/>
      <w:r w:rsidRPr="004E530D">
        <w:rPr>
          <w:rFonts w:cs="Calibri"/>
          <w:sz w:val="21"/>
          <w:szCs w:val="21"/>
        </w:rPr>
        <w:t>dicantumkan</w:t>
      </w:r>
      <w:proofErr w:type="spellEnd"/>
      <w:r w:rsidRPr="004E530D">
        <w:rPr>
          <w:rFonts w:cs="Calibri"/>
          <w:sz w:val="21"/>
          <w:szCs w:val="21"/>
        </w:rPr>
        <w:t xml:space="preserve"> </w:t>
      </w:r>
      <w:proofErr w:type="spellStart"/>
      <w:r w:rsidRPr="004E530D">
        <w:rPr>
          <w:rFonts w:cs="Calibri"/>
          <w:sz w:val="21"/>
          <w:szCs w:val="21"/>
        </w:rPr>
        <w:t>menggunakan</w:t>
      </w:r>
      <w:proofErr w:type="spellEnd"/>
      <w:r w:rsidRPr="004E530D">
        <w:rPr>
          <w:rFonts w:cs="Calibri"/>
          <w:sz w:val="21"/>
          <w:szCs w:val="21"/>
        </w:rPr>
        <w:t xml:space="preserve"> virtual account, </w:t>
      </w:r>
      <w:proofErr w:type="spellStart"/>
      <w:r w:rsidRPr="004E530D">
        <w:rPr>
          <w:rFonts w:cs="Calibri"/>
          <w:sz w:val="21"/>
          <w:szCs w:val="21"/>
        </w:rPr>
        <w:t>maka</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Kedua</w:t>
      </w:r>
      <w:proofErr w:type="spellEnd"/>
      <w:r w:rsidRPr="004E530D">
        <w:rPr>
          <w:rFonts w:cs="Calibri"/>
          <w:sz w:val="21"/>
          <w:szCs w:val="21"/>
        </w:rPr>
        <w:t xml:space="preserve"> </w:t>
      </w:r>
      <w:proofErr w:type="spellStart"/>
      <w:r w:rsidRPr="004E530D">
        <w:rPr>
          <w:rFonts w:cs="Calibri"/>
          <w:sz w:val="21"/>
          <w:szCs w:val="21"/>
        </w:rPr>
        <w:t>wajib</w:t>
      </w:r>
      <w:proofErr w:type="spellEnd"/>
      <w:r w:rsidRPr="004E530D">
        <w:rPr>
          <w:rFonts w:cs="Calibri"/>
          <w:sz w:val="21"/>
          <w:szCs w:val="21"/>
        </w:rPr>
        <w:t xml:space="preserve"> </w:t>
      </w:r>
      <w:proofErr w:type="spellStart"/>
      <w:r w:rsidRPr="004E530D">
        <w:rPr>
          <w:rFonts w:cs="Calibri"/>
          <w:sz w:val="21"/>
          <w:szCs w:val="21"/>
        </w:rPr>
        <w:t>menyertakan</w:t>
      </w:r>
      <w:proofErr w:type="spellEnd"/>
      <w:r w:rsidRPr="004E530D">
        <w:rPr>
          <w:rFonts w:cs="Calibri"/>
          <w:sz w:val="21"/>
          <w:szCs w:val="21"/>
        </w:rPr>
        <w:t xml:space="preserve"> </w:t>
      </w:r>
      <w:proofErr w:type="spellStart"/>
      <w:r w:rsidRPr="004E530D">
        <w:rPr>
          <w:rFonts w:cs="Calibri"/>
          <w:sz w:val="21"/>
          <w:szCs w:val="21"/>
        </w:rPr>
        <w:t>surat</w:t>
      </w:r>
      <w:proofErr w:type="spellEnd"/>
      <w:r w:rsidRPr="004E530D">
        <w:rPr>
          <w:rFonts w:cs="Calibri"/>
          <w:sz w:val="21"/>
          <w:szCs w:val="21"/>
        </w:rPr>
        <w:t xml:space="preserve"> </w:t>
      </w:r>
      <w:proofErr w:type="spellStart"/>
      <w:r w:rsidRPr="004E530D">
        <w:rPr>
          <w:rFonts w:cs="Calibri"/>
          <w:sz w:val="21"/>
          <w:szCs w:val="21"/>
        </w:rPr>
        <w:t>keterangan</w:t>
      </w:r>
      <w:proofErr w:type="spellEnd"/>
      <w:r w:rsidRPr="004E530D">
        <w:rPr>
          <w:rFonts w:cs="Calibri"/>
          <w:sz w:val="21"/>
          <w:szCs w:val="21"/>
        </w:rPr>
        <w:t xml:space="preserve"> </w:t>
      </w:r>
      <w:proofErr w:type="spellStart"/>
      <w:r w:rsidRPr="004E530D">
        <w:rPr>
          <w:rFonts w:cs="Calibri"/>
          <w:sz w:val="21"/>
          <w:szCs w:val="21"/>
        </w:rPr>
        <w:t>Rekening</w:t>
      </w:r>
      <w:proofErr w:type="spellEnd"/>
      <w:r w:rsidRPr="004E530D">
        <w:rPr>
          <w:rFonts w:cs="Calibri"/>
          <w:sz w:val="21"/>
          <w:szCs w:val="21"/>
        </w:rPr>
        <w:t xml:space="preserve"> </w:t>
      </w:r>
      <w:proofErr w:type="spellStart"/>
      <w:r w:rsidRPr="004E530D">
        <w:rPr>
          <w:rFonts w:cs="Calibri"/>
          <w:sz w:val="21"/>
          <w:szCs w:val="21"/>
        </w:rPr>
        <w:t>Induk</w:t>
      </w:r>
      <w:proofErr w:type="spellEnd"/>
      <w:r w:rsidRPr="004E530D">
        <w:rPr>
          <w:rFonts w:cs="Calibri"/>
          <w:sz w:val="21"/>
          <w:szCs w:val="21"/>
        </w:rPr>
        <w:t xml:space="preserve"> yang </w:t>
      </w:r>
      <w:proofErr w:type="spellStart"/>
      <w:r w:rsidRPr="004E530D">
        <w:rPr>
          <w:rFonts w:cs="Calibri"/>
          <w:sz w:val="21"/>
          <w:szCs w:val="21"/>
        </w:rPr>
        <w:t>digunakan</w:t>
      </w:r>
      <w:proofErr w:type="spellEnd"/>
      <w:r w:rsidRPr="004E530D">
        <w:rPr>
          <w:rFonts w:cs="Calibri"/>
          <w:sz w:val="21"/>
          <w:szCs w:val="21"/>
        </w:rPr>
        <w:t xml:space="preserve"> oleh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Kedua</w:t>
      </w:r>
      <w:proofErr w:type="spellEnd"/>
      <w:r w:rsidRPr="004E530D">
        <w:rPr>
          <w:rFonts w:cs="Calibri"/>
          <w:sz w:val="21"/>
          <w:szCs w:val="21"/>
        </w:rPr>
        <w:t xml:space="preserve"> </w:t>
      </w:r>
      <w:proofErr w:type="spellStart"/>
      <w:r w:rsidRPr="004E530D">
        <w:rPr>
          <w:rFonts w:cs="Calibri"/>
          <w:sz w:val="21"/>
          <w:szCs w:val="21"/>
        </w:rPr>
        <w:t>guna</w:t>
      </w:r>
      <w:proofErr w:type="spellEnd"/>
      <w:r w:rsidRPr="004E530D">
        <w:rPr>
          <w:rFonts w:cs="Calibri"/>
          <w:sz w:val="21"/>
          <w:szCs w:val="21"/>
        </w:rPr>
        <w:t xml:space="preserve"> </w:t>
      </w:r>
      <w:proofErr w:type="spellStart"/>
      <w:r w:rsidRPr="004E530D">
        <w:rPr>
          <w:rFonts w:cs="Calibri"/>
          <w:sz w:val="21"/>
          <w:szCs w:val="21"/>
        </w:rPr>
        <w:t>keperluan</w:t>
      </w:r>
      <w:proofErr w:type="spellEnd"/>
      <w:r w:rsidRPr="004E530D">
        <w:rPr>
          <w:rFonts w:cs="Calibri"/>
          <w:sz w:val="21"/>
          <w:szCs w:val="21"/>
        </w:rPr>
        <w:t xml:space="preserve"> </w:t>
      </w:r>
      <w:proofErr w:type="spellStart"/>
      <w:r w:rsidRPr="004E530D">
        <w:rPr>
          <w:rFonts w:cs="Calibri"/>
          <w:sz w:val="21"/>
          <w:szCs w:val="21"/>
        </w:rPr>
        <w:t>verifikasi</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Pertama</w:t>
      </w:r>
      <w:proofErr w:type="spellEnd"/>
      <w:r w:rsidRPr="004E530D">
        <w:rPr>
          <w:rFonts w:cs="Calibri"/>
          <w:sz w:val="21"/>
          <w:szCs w:val="21"/>
        </w:rPr>
        <w:t>.</w:t>
      </w:r>
    </w:p>
    <w:p w14:paraId="4B3963FF" w14:textId="77777777" w:rsidR="00183E20" w:rsidRPr="004E530D" w:rsidRDefault="00183E20" w:rsidP="00794BBC">
      <w:pPr>
        <w:pStyle w:val="ListParagraph"/>
        <w:spacing w:after="0" w:line="240" w:lineRule="auto"/>
        <w:ind w:left="990" w:hanging="426"/>
        <w:contextualSpacing w:val="0"/>
        <w:jc w:val="both"/>
        <w:rPr>
          <w:rFonts w:cs="Calibri"/>
          <w:sz w:val="21"/>
          <w:szCs w:val="21"/>
        </w:rPr>
      </w:pPr>
    </w:p>
    <w:p w14:paraId="73BE1B1B" w14:textId="77777777" w:rsidR="00183E20" w:rsidRPr="004E530D" w:rsidRDefault="00183E20" w:rsidP="00794BBC">
      <w:pPr>
        <w:numPr>
          <w:ilvl w:val="0"/>
          <w:numId w:val="61"/>
        </w:numPr>
        <w:suppressAutoHyphens/>
        <w:spacing w:after="0" w:line="240" w:lineRule="auto"/>
        <w:ind w:left="990" w:hanging="426"/>
        <w:jc w:val="both"/>
        <w:rPr>
          <w:rFonts w:cs="Calibri"/>
          <w:b/>
          <w:sz w:val="21"/>
          <w:szCs w:val="21"/>
          <w:u w:val="single"/>
          <w:lang w:val="es-ES"/>
        </w:rPr>
      </w:pPr>
      <w:r w:rsidRPr="004E530D">
        <w:rPr>
          <w:rFonts w:cs="Calibri"/>
          <w:sz w:val="21"/>
          <w:szCs w:val="21"/>
        </w:rPr>
        <w:t xml:space="preserve">Dalam </w:t>
      </w:r>
      <w:proofErr w:type="spellStart"/>
      <w:r w:rsidRPr="004E530D">
        <w:rPr>
          <w:rFonts w:cs="Calibri"/>
          <w:sz w:val="21"/>
          <w:szCs w:val="21"/>
        </w:rPr>
        <w:t>hal</w:t>
      </w:r>
      <w:proofErr w:type="spellEnd"/>
      <w:r w:rsidRPr="004E530D">
        <w:rPr>
          <w:rFonts w:cs="Calibri"/>
          <w:sz w:val="21"/>
          <w:szCs w:val="21"/>
        </w:rPr>
        <w:t xml:space="preserve"> </w:t>
      </w:r>
      <w:proofErr w:type="spellStart"/>
      <w:r w:rsidRPr="004E530D">
        <w:rPr>
          <w:rFonts w:cs="Calibri"/>
          <w:sz w:val="21"/>
          <w:szCs w:val="21"/>
        </w:rPr>
        <w:t>terjadi</w:t>
      </w:r>
      <w:proofErr w:type="spellEnd"/>
      <w:r w:rsidRPr="004E530D">
        <w:rPr>
          <w:rFonts w:cs="Calibri"/>
          <w:sz w:val="21"/>
          <w:szCs w:val="21"/>
        </w:rPr>
        <w:t xml:space="preserve"> </w:t>
      </w:r>
      <w:proofErr w:type="spellStart"/>
      <w:r w:rsidRPr="004E530D">
        <w:rPr>
          <w:rFonts w:cs="Calibri"/>
          <w:sz w:val="21"/>
          <w:szCs w:val="21"/>
        </w:rPr>
        <w:t>penyalahgunaan</w:t>
      </w:r>
      <w:proofErr w:type="spellEnd"/>
      <w:r w:rsidRPr="004E530D">
        <w:rPr>
          <w:rFonts w:cs="Calibri"/>
          <w:sz w:val="21"/>
          <w:szCs w:val="21"/>
        </w:rPr>
        <w:t xml:space="preserve"> </w:t>
      </w:r>
      <w:proofErr w:type="spellStart"/>
      <w:r w:rsidRPr="004E530D">
        <w:rPr>
          <w:rFonts w:cs="Calibri"/>
          <w:sz w:val="21"/>
          <w:szCs w:val="21"/>
        </w:rPr>
        <w:t>atas</w:t>
      </w:r>
      <w:proofErr w:type="spellEnd"/>
      <w:r w:rsidRPr="004E530D">
        <w:rPr>
          <w:rFonts w:cs="Calibri"/>
          <w:sz w:val="21"/>
          <w:szCs w:val="21"/>
        </w:rPr>
        <w:t xml:space="preserve"> </w:t>
      </w:r>
      <w:proofErr w:type="spellStart"/>
      <w:r w:rsidRPr="004E530D">
        <w:rPr>
          <w:rFonts w:cs="Calibri"/>
          <w:sz w:val="21"/>
          <w:szCs w:val="21"/>
        </w:rPr>
        <w:t>rekening</w:t>
      </w:r>
      <w:proofErr w:type="spellEnd"/>
      <w:r w:rsidRPr="004E530D">
        <w:rPr>
          <w:rFonts w:cs="Calibri"/>
          <w:sz w:val="21"/>
          <w:szCs w:val="21"/>
        </w:rPr>
        <w:t xml:space="preserve"> </w:t>
      </w:r>
      <w:proofErr w:type="spellStart"/>
      <w:r w:rsidRPr="004E530D">
        <w:rPr>
          <w:rFonts w:cs="Calibri"/>
          <w:sz w:val="21"/>
          <w:szCs w:val="21"/>
        </w:rPr>
        <w:t>tersebut</w:t>
      </w:r>
      <w:proofErr w:type="spellEnd"/>
      <w:r w:rsidRPr="004E530D">
        <w:rPr>
          <w:rFonts w:cs="Calibri"/>
          <w:sz w:val="21"/>
          <w:szCs w:val="21"/>
        </w:rPr>
        <w:t xml:space="preserve"> </w:t>
      </w:r>
      <w:proofErr w:type="spellStart"/>
      <w:r w:rsidRPr="004E530D">
        <w:rPr>
          <w:rFonts w:cs="Calibri"/>
          <w:sz w:val="21"/>
          <w:szCs w:val="21"/>
        </w:rPr>
        <w:t>maka</w:t>
      </w:r>
      <w:proofErr w:type="spellEnd"/>
      <w:r w:rsidRPr="004E530D">
        <w:rPr>
          <w:rFonts w:cs="Calibri"/>
          <w:sz w:val="21"/>
          <w:szCs w:val="21"/>
        </w:rPr>
        <w:t xml:space="preserve"> </w:t>
      </w:r>
      <w:proofErr w:type="spellStart"/>
      <w:r w:rsidRPr="004E530D">
        <w:rPr>
          <w:rFonts w:cs="Calibri"/>
          <w:sz w:val="21"/>
          <w:szCs w:val="21"/>
        </w:rPr>
        <w:t>hal</w:t>
      </w:r>
      <w:proofErr w:type="spellEnd"/>
      <w:r w:rsidRPr="004E530D">
        <w:rPr>
          <w:rFonts w:cs="Calibri"/>
          <w:sz w:val="21"/>
          <w:szCs w:val="21"/>
        </w:rPr>
        <w:t xml:space="preserve"> </w:t>
      </w:r>
      <w:proofErr w:type="spellStart"/>
      <w:r w:rsidRPr="004E530D">
        <w:rPr>
          <w:rFonts w:cs="Calibri"/>
          <w:sz w:val="21"/>
          <w:szCs w:val="21"/>
        </w:rPr>
        <w:t>tersebut</w:t>
      </w:r>
      <w:proofErr w:type="spellEnd"/>
      <w:r w:rsidRPr="004E530D">
        <w:rPr>
          <w:rFonts w:cs="Calibri"/>
          <w:sz w:val="21"/>
          <w:szCs w:val="21"/>
        </w:rPr>
        <w:t xml:space="preserve"> </w:t>
      </w:r>
      <w:proofErr w:type="spellStart"/>
      <w:r w:rsidRPr="004E530D">
        <w:rPr>
          <w:rFonts w:cs="Calibri"/>
          <w:sz w:val="21"/>
          <w:szCs w:val="21"/>
        </w:rPr>
        <w:t>menjadi</w:t>
      </w:r>
      <w:proofErr w:type="spellEnd"/>
      <w:r w:rsidRPr="004E530D">
        <w:rPr>
          <w:rFonts w:cs="Calibri"/>
          <w:sz w:val="21"/>
          <w:szCs w:val="21"/>
        </w:rPr>
        <w:t xml:space="preserve"> </w:t>
      </w:r>
      <w:proofErr w:type="spellStart"/>
      <w:r w:rsidRPr="004E530D">
        <w:rPr>
          <w:rFonts w:cs="Calibri"/>
          <w:sz w:val="21"/>
          <w:szCs w:val="21"/>
        </w:rPr>
        <w:t>tanggung</w:t>
      </w:r>
      <w:proofErr w:type="spellEnd"/>
      <w:r w:rsidRPr="004E530D">
        <w:rPr>
          <w:rFonts w:cs="Calibri"/>
          <w:sz w:val="21"/>
          <w:szCs w:val="21"/>
        </w:rPr>
        <w:t xml:space="preserve"> </w:t>
      </w:r>
      <w:proofErr w:type="spellStart"/>
      <w:r w:rsidRPr="004E530D">
        <w:rPr>
          <w:rFonts w:cs="Calibri"/>
          <w:sz w:val="21"/>
          <w:szCs w:val="21"/>
        </w:rPr>
        <w:t>jawab</w:t>
      </w:r>
      <w:proofErr w:type="spellEnd"/>
      <w:r w:rsidRPr="004E530D">
        <w:rPr>
          <w:rFonts w:cs="Calibri"/>
          <w:sz w:val="21"/>
          <w:szCs w:val="21"/>
        </w:rPr>
        <w:t xml:space="preserve"> </w:t>
      </w:r>
      <w:proofErr w:type="spellStart"/>
      <w:r w:rsidRPr="004E530D">
        <w:rPr>
          <w:rFonts w:cs="Calibri"/>
          <w:sz w:val="21"/>
          <w:szCs w:val="21"/>
        </w:rPr>
        <w:t>sepenuhnya</w:t>
      </w:r>
      <w:proofErr w:type="spellEnd"/>
      <w:r w:rsidRPr="004E530D">
        <w:rPr>
          <w:rFonts w:cs="Calibri"/>
          <w:sz w:val="21"/>
          <w:szCs w:val="21"/>
        </w:rPr>
        <w:t xml:space="preserve"> </w:t>
      </w:r>
      <w:proofErr w:type="spellStart"/>
      <w:r w:rsidRPr="004E530D">
        <w:rPr>
          <w:rFonts w:cs="Calibri"/>
          <w:sz w:val="21"/>
          <w:szCs w:val="21"/>
        </w:rPr>
        <w:t>dari</w:t>
      </w:r>
      <w:proofErr w:type="spellEnd"/>
      <w:r w:rsidRPr="004E530D">
        <w:rPr>
          <w:rFonts w:cs="Calibri"/>
          <w:sz w:val="21"/>
          <w:szCs w:val="21"/>
        </w:rPr>
        <w:t xml:space="preserve"> </w:t>
      </w:r>
      <w:proofErr w:type="spellStart"/>
      <w:r w:rsidRPr="004E530D">
        <w:rPr>
          <w:rFonts w:cs="Calibri"/>
          <w:sz w:val="21"/>
          <w:szCs w:val="21"/>
        </w:rPr>
        <w:t>Pihak</w:t>
      </w:r>
      <w:proofErr w:type="spellEnd"/>
      <w:r w:rsidRPr="004E530D">
        <w:rPr>
          <w:rFonts w:cs="Calibri"/>
          <w:sz w:val="21"/>
          <w:szCs w:val="21"/>
        </w:rPr>
        <w:t xml:space="preserve"> </w:t>
      </w:r>
      <w:proofErr w:type="spellStart"/>
      <w:r w:rsidRPr="004E530D">
        <w:rPr>
          <w:rFonts w:cs="Calibri"/>
          <w:sz w:val="21"/>
          <w:szCs w:val="21"/>
        </w:rPr>
        <w:t>Kedua</w:t>
      </w:r>
      <w:proofErr w:type="spellEnd"/>
      <w:r w:rsidRPr="004E530D">
        <w:rPr>
          <w:rFonts w:cs="Calibri"/>
          <w:sz w:val="21"/>
          <w:szCs w:val="21"/>
        </w:rPr>
        <w:t>.</w:t>
      </w:r>
    </w:p>
    <w:p w14:paraId="5F22C31B" w14:textId="77777777" w:rsidR="00183E20" w:rsidRPr="004E530D" w:rsidRDefault="00183E20" w:rsidP="00794BBC">
      <w:pPr>
        <w:suppressAutoHyphens/>
        <w:spacing w:after="0" w:line="240" w:lineRule="auto"/>
        <w:ind w:left="990" w:hanging="426"/>
        <w:jc w:val="both"/>
        <w:rPr>
          <w:rFonts w:cs="Calibri"/>
          <w:b/>
          <w:sz w:val="21"/>
          <w:szCs w:val="21"/>
          <w:lang w:val="es-ES"/>
        </w:rPr>
      </w:pPr>
    </w:p>
    <w:p w14:paraId="53A3DD04" w14:textId="77777777" w:rsidR="00183E20" w:rsidRPr="004E530D" w:rsidRDefault="00183E20" w:rsidP="00794BBC">
      <w:pPr>
        <w:pStyle w:val="ListParagraph"/>
        <w:numPr>
          <w:ilvl w:val="0"/>
          <w:numId w:val="61"/>
        </w:numPr>
        <w:suppressAutoHyphens/>
        <w:spacing w:after="0" w:line="240" w:lineRule="auto"/>
        <w:ind w:left="990" w:hanging="426"/>
        <w:contextualSpacing w:val="0"/>
        <w:jc w:val="both"/>
        <w:rPr>
          <w:rFonts w:cs="Calibri"/>
          <w:b/>
          <w:sz w:val="21"/>
          <w:szCs w:val="21"/>
          <w:lang w:val="es-ES"/>
        </w:rPr>
      </w:pPr>
      <w:proofErr w:type="spellStart"/>
      <w:r w:rsidRPr="004E530D">
        <w:rPr>
          <w:rFonts w:cs="Calibri"/>
          <w:bCs/>
          <w:sz w:val="21"/>
          <w:szCs w:val="21"/>
          <w:lang w:val="es-ES"/>
        </w:rPr>
        <w:t>Terlepas</w:t>
      </w:r>
      <w:proofErr w:type="spellEnd"/>
      <w:r w:rsidRPr="004E530D">
        <w:rPr>
          <w:rFonts w:cs="Calibri"/>
          <w:bCs/>
          <w:sz w:val="21"/>
          <w:szCs w:val="21"/>
          <w:lang w:val="es-ES"/>
        </w:rPr>
        <w:t xml:space="preserve"> </w:t>
      </w:r>
      <w:proofErr w:type="spellStart"/>
      <w:r w:rsidRPr="004E530D">
        <w:rPr>
          <w:rFonts w:cs="Calibri"/>
          <w:bCs/>
          <w:sz w:val="21"/>
          <w:szCs w:val="21"/>
          <w:lang w:val="es-ES"/>
        </w:rPr>
        <w:t>dari</w:t>
      </w:r>
      <w:proofErr w:type="spellEnd"/>
      <w:r w:rsidRPr="004E530D">
        <w:rPr>
          <w:rFonts w:cs="Calibri"/>
          <w:bCs/>
          <w:sz w:val="21"/>
          <w:szCs w:val="21"/>
          <w:lang w:val="es-ES"/>
        </w:rPr>
        <w:t xml:space="preserve"> </w:t>
      </w:r>
      <w:proofErr w:type="spellStart"/>
      <w:r w:rsidRPr="004E530D">
        <w:rPr>
          <w:rFonts w:cs="Calibri"/>
          <w:bCs/>
          <w:sz w:val="21"/>
          <w:szCs w:val="21"/>
          <w:lang w:val="es-ES"/>
        </w:rPr>
        <w:t>ketentuan</w:t>
      </w:r>
      <w:proofErr w:type="spellEnd"/>
      <w:r w:rsidRPr="004E530D">
        <w:rPr>
          <w:rFonts w:cs="Calibri"/>
          <w:bCs/>
          <w:sz w:val="21"/>
          <w:szCs w:val="21"/>
          <w:lang w:val="es-ES"/>
        </w:rPr>
        <w:t xml:space="preserve"> </w:t>
      </w:r>
      <w:proofErr w:type="spellStart"/>
      <w:r w:rsidRPr="004E530D">
        <w:rPr>
          <w:rFonts w:cs="Calibri"/>
          <w:bCs/>
          <w:sz w:val="21"/>
          <w:szCs w:val="21"/>
          <w:lang w:val="es-ES"/>
        </w:rPr>
        <w:t>Pasal</w:t>
      </w:r>
      <w:proofErr w:type="spellEnd"/>
      <w:r w:rsidRPr="004E530D">
        <w:rPr>
          <w:rFonts w:cs="Calibri"/>
          <w:bCs/>
          <w:sz w:val="21"/>
          <w:szCs w:val="21"/>
          <w:lang w:val="es-ES"/>
        </w:rPr>
        <w:t xml:space="preserve"> 21 </w:t>
      </w:r>
      <w:proofErr w:type="spellStart"/>
      <w:r w:rsidRPr="004E530D">
        <w:rPr>
          <w:rFonts w:cs="Calibri"/>
          <w:bCs/>
          <w:sz w:val="21"/>
          <w:szCs w:val="21"/>
          <w:lang w:val="es-ES"/>
        </w:rPr>
        <w:t>poin</w:t>
      </w:r>
      <w:proofErr w:type="spellEnd"/>
      <w:r w:rsidRPr="004E530D">
        <w:rPr>
          <w:rFonts w:cs="Calibri"/>
          <w:bCs/>
          <w:sz w:val="21"/>
          <w:szCs w:val="21"/>
          <w:lang w:val="es-ES"/>
        </w:rPr>
        <w:t xml:space="preserve"> 4 </w:t>
      </w:r>
      <w:proofErr w:type="spellStart"/>
      <w:r w:rsidRPr="004E530D">
        <w:rPr>
          <w:rFonts w:cs="Calibri"/>
          <w:bCs/>
          <w:sz w:val="21"/>
          <w:szCs w:val="21"/>
          <w:lang w:val="es-ES"/>
        </w:rPr>
        <w:t>Perjanjian</w:t>
      </w:r>
      <w:proofErr w:type="spellEnd"/>
      <w:r w:rsidRPr="004E530D">
        <w:rPr>
          <w:rFonts w:cs="Calibri"/>
          <w:bCs/>
          <w:sz w:val="21"/>
          <w:szCs w:val="21"/>
          <w:lang w:val="es-ES"/>
        </w:rPr>
        <w:t xml:space="preserve">, </w:t>
      </w:r>
      <w:proofErr w:type="spellStart"/>
      <w:r w:rsidRPr="004E530D">
        <w:rPr>
          <w:rFonts w:cs="Calibri"/>
          <w:bCs/>
          <w:sz w:val="21"/>
          <w:szCs w:val="21"/>
          <w:lang w:val="es-ES"/>
        </w:rPr>
        <w:t>dalam</w:t>
      </w:r>
      <w:proofErr w:type="spellEnd"/>
      <w:r w:rsidRPr="004E530D">
        <w:rPr>
          <w:rFonts w:cs="Calibri"/>
          <w:bCs/>
          <w:sz w:val="21"/>
          <w:szCs w:val="21"/>
          <w:lang w:val="es-ES"/>
        </w:rPr>
        <w:t xml:space="preserve"> </w:t>
      </w:r>
      <w:proofErr w:type="spellStart"/>
      <w:r w:rsidRPr="004E530D">
        <w:rPr>
          <w:rFonts w:cs="Calibri"/>
          <w:bCs/>
          <w:sz w:val="21"/>
          <w:szCs w:val="21"/>
          <w:lang w:val="es-ES"/>
        </w:rPr>
        <w:t>hal</w:t>
      </w:r>
      <w:proofErr w:type="spellEnd"/>
      <w:r w:rsidRPr="004E530D">
        <w:rPr>
          <w:rFonts w:cs="Calibri"/>
          <w:bCs/>
          <w:sz w:val="21"/>
          <w:szCs w:val="21"/>
          <w:lang w:val="es-ES"/>
        </w:rPr>
        <w:t xml:space="preserve"> </w:t>
      </w:r>
      <w:proofErr w:type="spellStart"/>
      <w:r w:rsidRPr="004E530D">
        <w:rPr>
          <w:rFonts w:cs="Calibri"/>
          <w:bCs/>
          <w:sz w:val="21"/>
          <w:szCs w:val="21"/>
          <w:lang w:val="es-ES"/>
        </w:rPr>
        <w:t>terdapat</w:t>
      </w:r>
      <w:proofErr w:type="spellEnd"/>
      <w:r w:rsidRPr="004E530D">
        <w:rPr>
          <w:rFonts w:cs="Calibri"/>
          <w:bCs/>
          <w:sz w:val="21"/>
          <w:szCs w:val="21"/>
          <w:lang w:val="es-ES"/>
        </w:rPr>
        <w:t xml:space="preserve"> </w:t>
      </w:r>
      <w:proofErr w:type="spellStart"/>
      <w:r w:rsidRPr="004E530D">
        <w:rPr>
          <w:rFonts w:cs="Calibri"/>
          <w:bCs/>
          <w:sz w:val="21"/>
          <w:szCs w:val="21"/>
          <w:lang w:val="es-ES"/>
        </w:rPr>
        <w:t>perubahan</w:t>
      </w:r>
      <w:proofErr w:type="spellEnd"/>
      <w:r w:rsidRPr="004E530D">
        <w:rPr>
          <w:rFonts w:cs="Calibri"/>
          <w:bCs/>
          <w:sz w:val="21"/>
          <w:szCs w:val="21"/>
          <w:lang w:val="es-ES"/>
        </w:rPr>
        <w:t xml:space="preserve"> data </w:t>
      </w:r>
      <w:proofErr w:type="spellStart"/>
      <w:r w:rsidRPr="004E530D">
        <w:rPr>
          <w:rFonts w:cs="Calibri"/>
          <w:bCs/>
          <w:sz w:val="21"/>
          <w:szCs w:val="21"/>
          <w:lang w:val="es-ES"/>
        </w:rPr>
        <w:t>rekening</w:t>
      </w:r>
      <w:proofErr w:type="spellEnd"/>
      <w:r w:rsidRPr="004E530D">
        <w:rPr>
          <w:rFonts w:cs="Calibri"/>
          <w:bCs/>
          <w:sz w:val="21"/>
          <w:szCs w:val="21"/>
          <w:lang w:val="es-ES"/>
        </w:rPr>
        <w:t xml:space="preserve"> </w:t>
      </w:r>
      <w:proofErr w:type="spellStart"/>
      <w:r w:rsidRPr="004E530D">
        <w:rPr>
          <w:rFonts w:cs="Calibri"/>
          <w:bCs/>
          <w:sz w:val="21"/>
          <w:szCs w:val="21"/>
          <w:lang w:val="es-ES"/>
        </w:rPr>
        <w:t>Pihak</w:t>
      </w:r>
      <w:proofErr w:type="spellEnd"/>
      <w:r w:rsidRPr="004E530D">
        <w:rPr>
          <w:rFonts w:cs="Calibri"/>
          <w:bCs/>
          <w:sz w:val="21"/>
          <w:szCs w:val="21"/>
          <w:lang w:val="es-ES"/>
        </w:rPr>
        <w:t xml:space="preserve"> </w:t>
      </w:r>
      <w:proofErr w:type="spellStart"/>
      <w:r w:rsidRPr="004E530D">
        <w:rPr>
          <w:rFonts w:cs="Calibri"/>
          <w:bCs/>
          <w:sz w:val="21"/>
          <w:szCs w:val="21"/>
          <w:lang w:val="es-ES"/>
        </w:rPr>
        <w:t>Kedua</w:t>
      </w:r>
      <w:proofErr w:type="spellEnd"/>
      <w:r w:rsidRPr="004E530D">
        <w:rPr>
          <w:rFonts w:cs="Calibri"/>
          <w:bCs/>
          <w:sz w:val="21"/>
          <w:szCs w:val="21"/>
          <w:lang w:val="es-ES"/>
        </w:rPr>
        <w:t xml:space="preserve">, </w:t>
      </w:r>
      <w:proofErr w:type="spellStart"/>
      <w:r w:rsidRPr="004E530D">
        <w:rPr>
          <w:rFonts w:cs="Calibri"/>
          <w:bCs/>
          <w:sz w:val="21"/>
          <w:szCs w:val="21"/>
          <w:lang w:val="es-ES"/>
        </w:rPr>
        <w:t>maka</w:t>
      </w:r>
      <w:proofErr w:type="spellEnd"/>
      <w:r w:rsidRPr="004E530D">
        <w:rPr>
          <w:rFonts w:cs="Calibri"/>
          <w:bCs/>
          <w:sz w:val="21"/>
          <w:szCs w:val="21"/>
          <w:lang w:val="es-ES"/>
        </w:rPr>
        <w:t xml:space="preserve"> </w:t>
      </w:r>
      <w:proofErr w:type="spellStart"/>
      <w:r w:rsidRPr="004E530D">
        <w:rPr>
          <w:rFonts w:cs="Calibri"/>
          <w:bCs/>
          <w:sz w:val="21"/>
          <w:szCs w:val="21"/>
          <w:lang w:val="es-ES"/>
        </w:rPr>
        <w:t>Pihak</w:t>
      </w:r>
      <w:proofErr w:type="spellEnd"/>
      <w:r w:rsidRPr="004E530D">
        <w:rPr>
          <w:rFonts w:cs="Calibri"/>
          <w:bCs/>
          <w:sz w:val="21"/>
          <w:szCs w:val="21"/>
          <w:lang w:val="es-ES"/>
        </w:rPr>
        <w:t xml:space="preserve"> </w:t>
      </w:r>
      <w:proofErr w:type="spellStart"/>
      <w:r w:rsidRPr="004E530D">
        <w:rPr>
          <w:rFonts w:cs="Calibri"/>
          <w:bCs/>
          <w:sz w:val="21"/>
          <w:szCs w:val="21"/>
          <w:lang w:val="es-ES"/>
        </w:rPr>
        <w:t>Kedua</w:t>
      </w:r>
      <w:proofErr w:type="spellEnd"/>
      <w:r w:rsidRPr="004E530D">
        <w:rPr>
          <w:rFonts w:cs="Calibri"/>
          <w:bCs/>
          <w:sz w:val="21"/>
          <w:szCs w:val="21"/>
          <w:lang w:val="es-ES"/>
        </w:rPr>
        <w:t xml:space="preserve"> </w:t>
      </w:r>
      <w:proofErr w:type="spellStart"/>
      <w:r w:rsidRPr="004E530D">
        <w:rPr>
          <w:rFonts w:cs="Calibri"/>
          <w:bCs/>
          <w:sz w:val="21"/>
          <w:szCs w:val="21"/>
          <w:lang w:val="es-ES"/>
        </w:rPr>
        <w:t>akan</w:t>
      </w:r>
      <w:proofErr w:type="spellEnd"/>
      <w:r w:rsidRPr="004E530D">
        <w:rPr>
          <w:rFonts w:cs="Calibri"/>
          <w:bCs/>
          <w:sz w:val="21"/>
          <w:szCs w:val="21"/>
          <w:lang w:val="es-ES"/>
        </w:rPr>
        <w:t xml:space="preserve"> </w:t>
      </w:r>
      <w:proofErr w:type="spellStart"/>
      <w:r w:rsidRPr="004E530D">
        <w:rPr>
          <w:rFonts w:cs="Calibri"/>
          <w:bCs/>
          <w:sz w:val="21"/>
          <w:szCs w:val="21"/>
          <w:lang w:val="es-ES"/>
        </w:rPr>
        <w:t>menginformasikan</w:t>
      </w:r>
      <w:proofErr w:type="spellEnd"/>
      <w:r w:rsidRPr="004E530D">
        <w:rPr>
          <w:rFonts w:cs="Calibri"/>
          <w:bCs/>
          <w:sz w:val="21"/>
          <w:szCs w:val="21"/>
          <w:lang w:val="es-ES"/>
        </w:rPr>
        <w:t xml:space="preserve"> </w:t>
      </w:r>
      <w:proofErr w:type="spellStart"/>
      <w:r w:rsidRPr="004E530D">
        <w:rPr>
          <w:rFonts w:cs="Calibri"/>
          <w:bCs/>
          <w:sz w:val="21"/>
          <w:szCs w:val="21"/>
          <w:lang w:val="es-ES"/>
        </w:rPr>
        <w:t>perubahan</w:t>
      </w:r>
      <w:proofErr w:type="spellEnd"/>
      <w:r w:rsidRPr="004E530D">
        <w:rPr>
          <w:rFonts w:cs="Calibri"/>
          <w:bCs/>
          <w:sz w:val="21"/>
          <w:szCs w:val="21"/>
          <w:lang w:val="es-ES"/>
        </w:rPr>
        <w:t xml:space="preserve"> data </w:t>
      </w:r>
      <w:proofErr w:type="spellStart"/>
      <w:r w:rsidRPr="004E530D">
        <w:rPr>
          <w:rFonts w:cs="Calibri"/>
          <w:bCs/>
          <w:sz w:val="21"/>
          <w:szCs w:val="21"/>
          <w:lang w:val="es-ES"/>
        </w:rPr>
        <w:t>rekening</w:t>
      </w:r>
      <w:proofErr w:type="spellEnd"/>
      <w:r w:rsidRPr="004E530D">
        <w:rPr>
          <w:rFonts w:cs="Calibri"/>
          <w:bCs/>
          <w:sz w:val="21"/>
          <w:szCs w:val="21"/>
          <w:lang w:val="es-ES"/>
        </w:rPr>
        <w:t xml:space="preserve"> </w:t>
      </w:r>
      <w:proofErr w:type="spellStart"/>
      <w:r w:rsidRPr="004E530D">
        <w:rPr>
          <w:rFonts w:cs="Calibri"/>
          <w:bCs/>
          <w:sz w:val="21"/>
          <w:szCs w:val="21"/>
          <w:lang w:val="es-ES"/>
        </w:rPr>
        <w:t>tersebut</w:t>
      </w:r>
      <w:proofErr w:type="spellEnd"/>
      <w:r w:rsidRPr="004E530D">
        <w:rPr>
          <w:rFonts w:cs="Calibri"/>
          <w:bCs/>
          <w:sz w:val="21"/>
          <w:szCs w:val="21"/>
          <w:lang w:val="es-ES"/>
        </w:rPr>
        <w:t xml:space="preserve"> secara </w:t>
      </w:r>
      <w:proofErr w:type="spellStart"/>
      <w:r w:rsidRPr="004E530D">
        <w:rPr>
          <w:rFonts w:cs="Calibri"/>
          <w:bCs/>
          <w:sz w:val="21"/>
          <w:szCs w:val="21"/>
          <w:lang w:val="es-ES"/>
        </w:rPr>
        <w:t>tertulis</w:t>
      </w:r>
      <w:proofErr w:type="spellEnd"/>
      <w:r w:rsidRPr="004E530D">
        <w:rPr>
          <w:rFonts w:cs="Calibri"/>
          <w:bCs/>
          <w:sz w:val="21"/>
          <w:szCs w:val="21"/>
          <w:lang w:val="es-ES"/>
        </w:rPr>
        <w:t xml:space="preserve"> dan </w:t>
      </w:r>
      <w:proofErr w:type="spellStart"/>
      <w:r w:rsidRPr="004E530D">
        <w:rPr>
          <w:rFonts w:cs="Calibri"/>
          <w:bCs/>
          <w:sz w:val="21"/>
          <w:szCs w:val="21"/>
          <w:lang w:val="es-ES"/>
        </w:rPr>
        <w:t>ditandatangani</w:t>
      </w:r>
      <w:proofErr w:type="spellEnd"/>
      <w:r w:rsidRPr="004E530D">
        <w:rPr>
          <w:rFonts w:cs="Calibri"/>
          <w:bCs/>
          <w:sz w:val="21"/>
          <w:szCs w:val="21"/>
          <w:lang w:val="es-ES"/>
        </w:rPr>
        <w:t xml:space="preserve"> </w:t>
      </w:r>
      <w:proofErr w:type="spellStart"/>
      <w:r w:rsidRPr="004E530D">
        <w:rPr>
          <w:rFonts w:cs="Calibri"/>
          <w:bCs/>
          <w:sz w:val="21"/>
          <w:szCs w:val="21"/>
          <w:lang w:val="es-ES"/>
        </w:rPr>
        <w:t>oleh</w:t>
      </w:r>
      <w:proofErr w:type="spellEnd"/>
      <w:r w:rsidRPr="004E530D">
        <w:rPr>
          <w:rFonts w:cs="Calibri"/>
          <w:bCs/>
          <w:sz w:val="21"/>
          <w:szCs w:val="21"/>
          <w:lang w:val="es-ES"/>
        </w:rPr>
        <w:t xml:space="preserve"> </w:t>
      </w:r>
      <w:proofErr w:type="spellStart"/>
      <w:r w:rsidRPr="004E530D">
        <w:rPr>
          <w:rFonts w:cs="Calibri"/>
          <w:bCs/>
          <w:sz w:val="21"/>
          <w:szCs w:val="21"/>
          <w:lang w:val="es-ES"/>
        </w:rPr>
        <w:t>pejabat</w:t>
      </w:r>
      <w:proofErr w:type="spellEnd"/>
      <w:r w:rsidRPr="004E530D">
        <w:rPr>
          <w:rFonts w:cs="Calibri"/>
          <w:bCs/>
          <w:sz w:val="21"/>
          <w:szCs w:val="21"/>
          <w:lang w:val="es-ES"/>
        </w:rPr>
        <w:t xml:space="preserve"> </w:t>
      </w:r>
      <w:proofErr w:type="spellStart"/>
      <w:r w:rsidRPr="004E530D">
        <w:rPr>
          <w:rFonts w:cs="Calibri"/>
          <w:bCs/>
          <w:sz w:val="21"/>
          <w:szCs w:val="21"/>
          <w:lang w:val="es-ES"/>
        </w:rPr>
        <w:t>Pihak</w:t>
      </w:r>
      <w:proofErr w:type="spellEnd"/>
      <w:r w:rsidRPr="004E530D">
        <w:rPr>
          <w:rFonts w:cs="Calibri"/>
          <w:bCs/>
          <w:sz w:val="21"/>
          <w:szCs w:val="21"/>
          <w:lang w:val="es-ES"/>
        </w:rPr>
        <w:t xml:space="preserve"> </w:t>
      </w:r>
      <w:proofErr w:type="spellStart"/>
      <w:r w:rsidRPr="004E530D">
        <w:rPr>
          <w:rFonts w:cs="Calibri"/>
          <w:bCs/>
          <w:sz w:val="21"/>
          <w:szCs w:val="21"/>
          <w:lang w:val="es-ES"/>
        </w:rPr>
        <w:t>Kedua</w:t>
      </w:r>
      <w:proofErr w:type="spellEnd"/>
      <w:r w:rsidRPr="004E530D">
        <w:rPr>
          <w:rFonts w:cs="Calibri"/>
          <w:bCs/>
          <w:sz w:val="21"/>
          <w:szCs w:val="21"/>
          <w:lang w:val="es-ES"/>
        </w:rPr>
        <w:t xml:space="preserve"> yang </w:t>
      </w:r>
      <w:proofErr w:type="spellStart"/>
      <w:r w:rsidRPr="004E530D">
        <w:rPr>
          <w:rFonts w:cs="Calibri"/>
          <w:bCs/>
          <w:sz w:val="21"/>
          <w:szCs w:val="21"/>
          <w:lang w:val="es-ES"/>
        </w:rPr>
        <w:t>berwenang</w:t>
      </w:r>
      <w:proofErr w:type="spellEnd"/>
      <w:r w:rsidRPr="004E530D">
        <w:rPr>
          <w:rFonts w:cs="Calibri"/>
          <w:bCs/>
          <w:sz w:val="21"/>
          <w:szCs w:val="21"/>
          <w:lang w:val="es-ES"/>
        </w:rPr>
        <w:t xml:space="preserve">. </w:t>
      </w:r>
      <w:proofErr w:type="spellStart"/>
      <w:r w:rsidRPr="004E530D">
        <w:rPr>
          <w:rFonts w:cs="Calibri"/>
          <w:bCs/>
          <w:sz w:val="21"/>
          <w:szCs w:val="21"/>
          <w:lang w:val="es-ES"/>
        </w:rPr>
        <w:t>Pemberitahuan</w:t>
      </w:r>
      <w:proofErr w:type="spellEnd"/>
      <w:r w:rsidRPr="004E530D">
        <w:rPr>
          <w:rFonts w:cs="Calibri"/>
          <w:bCs/>
          <w:sz w:val="21"/>
          <w:szCs w:val="21"/>
          <w:lang w:val="es-ES"/>
        </w:rPr>
        <w:t xml:space="preserve"> </w:t>
      </w:r>
      <w:proofErr w:type="spellStart"/>
      <w:r w:rsidRPr="004E530D">
        <w:rPr>
          <w:rFonts w:cs="Calibri"/>
          <w:bCs/>
          <w:sz w:val="21"/>
          <w:szCs w:val="21"/>
          <w:lang w:val="es-ES"/>
        </w:rPr>
        <w:t>tersebut</w:t>
      </w:r>
      <w:proofErr w:type="spellEnd"/>
      <w:r w:rsidRPr="004E530D">
        <w:rPr>
          <w:rFonts w:cs="Calibri"/>
          <w:bCs/>
          <w:sz w:val="21"/>
          <w:szCs w:val="21"/>
          <w:lang w:val="es-ES"/>
        </w:rPr>
        <w:t xml:space="preserve"> </w:t>
      </w:r>
      <w:proofErr w:type="spellStart"/>
      <w:r w:rsidRPr="004E530D">
        <w:rPr>
          <w:rFonts w:cs="Calibri"/>
          <w:bCs/>
          <w:sz w:val="21"/>
          <w:szCs w:val="21"/>
          <w:lang w:val="es-ES"/>
        </w:rPr>
        <w:t>dapat</w:t>
      </w:r>
      <w:proofErr w:type="spellEnd"/>
      <w:r w:rsidRPr="004E530D">
        <w:rPr>
          <w:rFonts w:cs="Calibri"/>
          <w:bCs/>
          <w:sz w:val="21"/>
          <w:szCs w:val="21"/>
          <w:lang w:val="es-ES"/>
        </w:rPr>
        <w:t xml:space="preserve"> </w:t>
      </w:r>
      <w:proofErr w:type="spellStart"/>
      <w:r w:rsidRPr="004E530D">
        <w:rPr>
          <w:rFonts w:cs="Calibri"/>
          <w:bCs/>
          <w:sz w:val="21"/>
          <w:szCs w:val="21"/>
          <w:lang w:val="es-ES"/>
        </w:rPr>
        <w:t>dikirimkan</w:t>
      </w:r>
      <w:proofErr w:type="spellEnd"/>
      <w:r w:rsidRPr="004E530D">
        <w:rPr>
          <w:rFonts w:cs="Calibri"/>
          <w:bCs/>
          <w:sz w:val="21"/>
          <w:szCs w:val="21"/>
          <w:lang w:val="es-ES"/>
        </w:rPr>
        <w:t xml:space="preserve"> </w:t>
      </w:r>
      <w:proofErr w:type="spellStart"/>
      <w:r w:rsidRPr="004E530D">
        <w:rPr>
          <w:rFonts w:cs="Calibri"/>
          <w:bCs/>
          <w:sz w:val="21"/>
          <w:szCs w:val="21"/>
          <w:lang w:val="es-ES"/>
        </w:rPr>
        <w:t>melalui</w:t>
      </w:r>
      <w:proofErr w:type="spellEnd"/>
      <w:r w:rsidRPr="004E530D">
        <w:rPr>
          <w:rFonts w:cs="Calibri"/>
          <w:bCs/>
          <w:sz w:val="21"/>
          <w:szCs w:val="21"/>
          <w:lang w:val="es-ES"/>
        </w:rPr>
        <w:t xml:space="preserve"> </w:t>
      </w:r>
      <w:proofErr w:type="spellStart"/>
      <w:r w:rsidRPr="004E530D">
        <w:rPr>
          <w:rFonts w:cs="Calibri"/>
          <w:bCs/>
          <w:sz w:val="21"/>
          <w:szCs w:val="21"/>
          <w:lang w:val="es-ES"/>
        </w:rPr>
        <w:t>surat</w:t>
      </w:r>
      <w:proofErr w:type="spellEnd"/>
      <w:r w:rsidRPr="004E530D">
        <w:rPr>
          <w:rFonts w:cs="Calibri"/>
          <w:bCs/>
          <w:sz w:val="21"/>
          <w:szCs w:val="21"/>
          <w:lang w:val="es-ES"/>
        </w:rPr>
        <w:t xml:space="preserve"> </w:t>
      </w:r>
      <w:proofErr w:type="spellStart"/>
      <w:r w:rsidRPr="004E530D">
        <w:rPr>
          <w:rFonts w:cs="Calibri"/>
          <w:bCs/>
          <w:sz w:val="21"/>
          <w:szCs w:val="21"/>
          <w:lang w:val="es-ES"/>
        </w:rPr>
        <w:t>atau</w:t>
      </w:r>
      <w:proofErr w:type="spellEnd"/>
      <w:r w:rsidRPr="004E530D">
        <w:rPr>
          <w:rFonts w:cs="Calibri"/>
          <w:bCs/>
          <w:sz w:val="21"/>
          <w:szCs w:val="21"/>
          <w:lang w:val="es-ES"/>
        </w:rPr>
        <w:t xml:space="preserve"> email </w:t>
      </w:r>
      <w:proofErr w:type="spellStart"/>
      <w:r w:rsidRPr="004E530D">
        <w:rPr>
          <w:rFonts w:cs="Calibri"/>
          <w:bCs/>
          <w:sz w:val="21"/>
          <w:szCs w:val="21"/>
          <w:lang w:val="es-ES"/>
        </w:rPr>
        <w:t>kepada</w:t>
      </w:r>
      <w:proofErr w:type="spellEnd"/>
      <w:r w:rsidRPr="004E530D">
        <w:rPr>
          <w:rFonts w:cs="Calibri"/>
          <w:bCs/>
          <w:sz w:val="21"/>
          <w:szCs w:val="21"/>
          <w:lang w:val="es-ES"/>
        </w:rPr>
        <w:t xml:space="preserve"> </w:t>
      </w:r>
      <w:proofErr w:type="spellStart"/>
      <w:r w:rsidRPr="004E530D">
        <w:rPr>
          <w:rFonts w:cs="Calibri"/>
          <w:bCs/>
          <w:sz w:val="21"/>
          <w:szCs w:val="21"/>
          <w:lang w:val="es-ES"/>
        </w:rPr>
        <w:t>Pihak</w:t>
      </w:r>
      <w:proofErr w:type="spellEnd"/>
      <w:r w:rsidRPr="004E530D">
        <w:rPr>
          <w:rFonts w:cs="Calibri"/>
          <w:bCs/>
          <w:sz w:val="21"/>
          <w:szCs w:val="21"/>
          <w:lang w:val="es-ES"/>
        </w:rPr>
        <w:t xml:space="preserve"> </w:t>
      </w:r>
      <w:proofErr w:type="spellStart"/>
      <w:r w:rsidRPr="004E530D">
        <w:rPr>
          <w:rFonts w:cs="Calibri"/>
          <w:bCs/>
          <w:sz w:val="21"/>
          <w:szCs w:val="21"/>
          <w:lang w:val="es-ES"/>
        </w:rPr>
        <w:t>Pertama</w:t>
      </w:r>
      <w:proofErr w:type="spellEnd"/>
      <w:r w:rsidRPr="004E530D">
        <w:rPr>
          <w:rFonts w:cs="Calibri"/>
          <w:bCs/>
          <w:sz w:val="21"/>
          <w:szCs w:val="21"/>
          <w:lang w:val="es-ES"/>
        </w:rPr>
        <w:t xml:space="preserve"> ke </w:t>
      </w:r>
      <w:proofErr w:type="spellStart"/>
      <w:r w:rsidRPr="004E530D">
        <w:rPr>
          <w:rFonts w:cs="Calibri"/>
          <w:bCs/>
          <w:sz w:val="21"/>
          <w:szCs w:val="21"/>
          <w:lang w:val="es-ES"/>
        </w:rPr>
        <w:t>alamat</w:t>
      </w:r>
      <w:proofErr w:type="spellEnd"/>
      <w:r w:rsidRPr="004E530D">
        <w:rPr>
          <w:rFonts w:cs="Calibri"/>
          <w:bCs/>
          <w:sz w:val="21"/>
          <w:szCs w:val="21"/>
          <w:lang w:val="es-ES"/>
        </w:rPr>
        <w:t xml:space="preserve"> </w:t>
      </w:r>
      <w:proofErr w:type="spellStart"/>
      <w:r w:rsidRPr="004E530D">
        <w:rPr>
          <w:rFonts w:cs="Calibri"/>
          <w:bCs/>
          <w:sz w:val="21"/>
          <w:szCs w:val="21"/>
          <w:lang w:val="es-ES"/>
        </w:rPr>
        <w:t>sebagaimana</w:t>
      </w:r>
      <w:proofErr w:type="spellEnd"/>
      <w:r w:rsidRPr="004E530D">
        <w:rPr>
          <w:rFonts w:cs="Calibri"/>
          <w:bCs/>
          <w:sz w:val="21"/>
          <w:szCs w:val="21"/>
          <w:lang w:val="es-ES"/>
        </w:rPr>
        <w:t xml:space="preserve"> </w:t>
      </w:r>
      <w:proofErr w:type="spellStart"/>
      <w:r w:rsidRPr="004E530D">
        <w:rPr>
          <w:rFonts w:cs="Calibri"/>
          <w:bCs/>
          <w:sz w:val="21"/>
          <w:szCs w:val="21"/>
          <w:lang w:val="es-ES"/>
        </w:rPr>
        <w:t>tercantum</w:t>
      </w:r>
      <w:proofErr w:type="spellEnd"/>
      <w:r w:rsidRPr="004E530D">
        <w:rPr>
          <w:rFonts w:cs="Calibri"/>
          <w:bCs/>
          <w:sz w:val="21"/>
          <w:szCs w:val="21"/>
          <w:lang w:val="es-ES"/>
        </w:rPr>
        <w:t xml:space="preserve"> pada </w:t>
      </w:r>
      <w:proofErr w:type="spellStart"/>
      <w:r w:rsidRPr="004E530D">
        <w:rPr>
          <w:rFonts w:cs="Calibri"/>
          <w:bCs/>
          <w:sz w:val="21"/>
          <w:szCs w:val="21"/>
          <w:lang w:val="es-ES"/>
        </w:rPr>
        <w:t>Lampiran</w:t>
      </w:r>
      <w:proofErr w:type="spellEnd"/>
      <w:r w:rsidRPr="004E530D">
        <w:rPr>
          <w:rFonts w:cs="Calibri"/>
          <w:bCs/>
          <w:sz w:val="21"/>
          <w:szCs w:val="21"/>
          <w:lang w:val="es-ES"/>
        </w:rPr>
        <w:t xml:space="preserve"> III </w:t>
      </w:r>
      <w:proofErr w:type="spellStart"/>
      <w:r w:rsidRPr="004E530D">
        <w:rPr>
          <w:rFonts w:cs="Calibri"/>
          <w:bCs/>
          <w:sz w:val="21"/>
          <w:szCs w:val="21"/>
          <w:lang w:val="es-ES"/>
        </w:rPr>
        <w:t>Perjanjian</w:t>
      </w:r>
      <w:proofErr w:type="spellEnd"/>
      <w:r w:rsidRPr="004E530D">
        <w:rPr>
          <w:rFonts w:cs="Calibri"/>
          <w:bCs/>
          <w:sz w:val="21"/>
          <w:szCs w:val="21"/>
          <w:lang w:val="es-ES"/>
        </w:rPr>
        <w:t xml:space="preserve"> </w:t>
      </w:r>
      <w:proofErr w:type="spellStart"/>
      <w:r w:rsidRPr="004E530D">
        <w:rPr>
          <w:rFonts w:cs="Calibri"/>
          <w:bCs/>
          <w:sz w:val="21"/>
          <w:szCs w:val="21"/>
          <w:lang w:val="es-ES"/>
        </w:rPr>
        <w:t>ini</w:t>
      </w:r>
      <w:proofErr w:type="spellEnd"/>
      <w:r w:rsidRPr="004E530D">
        <w:rPr>
          <w:rFonts w:cs="Calibri"/>
          <w:bCs/>
          <w:sz w:val="21"/>
          <w:szCs w:val="21"/>
          <w:lang w:val="es-ES"/>
        </w:rPr>
        <w:t>.</w:t>
      </w:r>
    </w:p>
    <w:p w14:paraId="5062C61B" w14:textId="77777777" w:rsidR="00183E20" w:rsidRPr="004E530D" w:rsidRDefault="00183E20" w:rsidP="00794BBC">
      <w:pPr>
        <w:suppressAutoHyphens/>
        <w:spacing w:after="0" w:line="240" w:lineRule="auto"/>
        <w:ind w:left="990" w:hanging="426"/>
        <w:rPr>
          <w:rFonts w:cs="Calibri"/>
          <w:b/>
          <w:sz w:val="21"/>
          <w:szCs w:val="21"/>
          <w:u w:val="single"/>
          <w:lang w:val="es-ES"/>
        </w:rPr>
      </w:pPr>
    </w:p>
    <w:p w14:paraId="7856E9F9" w14:textId="77777777" w:rsidR="00183E20" w:rsidRPr="004E530D" w:rsidRDefault="00183E20" w:rsidP="00794BBC">
      <w:pPr>
        <w:numPr>
          <w:ilvl w:val="0"/>
          <w:numId w:val="61"/>
        </w:numPr>
        <w:suppressAutoHyphens/>
        <w:spacing w:after="0" w:line="240" w:lineRule="auto"/>
        <w:ind w:left="990" w:hanging="426"/>
        <w:jc w:val="both"/>
        <w:rPr>
          <w:rFonts w:cs="Calibri"/>
          <w:sz w:val="21"/>
          <w:szCs w:val="21"/>
          <w:lang w:val="es-ES"/>
        </w:rPr>
      </w:pPr>
      <w:r w:rsidRPr="004E530D">
        <w:rPr>
          <w:rFonts w:cs="Calibri"/>
          <w:sz w:val="21"/>
          <w:szCs w:val="21"/>
          <w:lang w:val="id-ID"/>
        </w:rPr>
        <w:t xml:space="preserve">Masing-masing Pihak bertanggung jawab atas pajak dan pungutan yang timbul sebagai akibat dari pelaksanaan Perjanjian ini </w:t>
      </w:r>
      <w:r w:rsidRPr="004E530D">
        <w:rPr>
          <w:rFonts w:cs="Calibri"/>
          <w:sz w:val="21"/>
          <w:szCs w:val="21"/>
          <w:lang w:val="es-ES"/>
        </w:rPr>
        <w:t>(</w:t>
      </w:r>
      <w:proofErr w:type="spellStart"/>
      <w:r w:rsidRPr="004E530D">
        <w:rPr>
          <w:rFonts w:cs="Calibri"/>
          <w:sz w:val="21"/>
          <w:szCs w:val="21"/>
          <w:lang w:val="es-ES"/>
        </w:rPr>
        <w:t>jika</w:t>
      </w:r>
      <w:proofErr w:type="spellEnd"/>
      <w:r w:rsidRPr="004E530D">
        <w:rPr>
          <w:rFonts w:cs="Calibri"/>
          <w:sz w:val="21"/>
          <w:szCs w:val="21"/>
          <w:lang w:val="es-ES"/>
        </w:rPr>
        <w:t xml:space="preserve"> </w:t>
      </w:r>
      <w:proofErr w:type="spellStart"/>
      <w:r w:rsidRPr="004E530D">
        <w:rPr>
          <w:rFonts w:cs="Calibri"/>
          <w:sz w:val="21"/>
          <w:szCs w:val="21"/>
          <w:lang w:val="es-ES"/>
        </w:rPr>
        <w:t>ada</w:t>
      </w:r>
      <w:proofErr w:type="spellEnd"/>
      <w:r w:rsidRPr="004E530D">
        <w:rPr>
          <w:rFonts w:cs="Calibri"/>
          <w:sz w:val="21"/>
          <w:szCs w:val="21"/>
          <w:lang w:val="es-ES"/>
        </w:rPr>
        <w:t xml:space="preserve">) </w:t>
      </w:r>
      <w:proofErr w:type="spellStart"/>
      <w:r w:rsidRPr="004E530D">
        <w:rPr>
          <w:rFonts w:cs="Calibri"/>
          <w:sz w:val="21"/>
          <w:szCs w:val="21"/>
          <w:lang w:val="es-ES"/>
        </w:rPr>
        <w:t>sesuai</w:t>
      </w:r>
      <w:proofErr w:type="spellEnd"/>
      <w:r w:rsidRPr="004E530D">
        <w:rPr>
          <w:rFonts w:cs="Calibri"/>
          <w:sz w:val="21"/>
          <w:szCs w:val="21"/>
          <w:lang w:val="es-ES"/>
        </w:rPr>
        <w:t xml:space="preserve"> </w:t>
      </w:r>
      <w:proofErr w:type="spellStart"/>
      <w:r w:rsidRPr="004E530D">
        <w:rPr>
          <w:rFonts w:cs="Calibri"/>
          <w:sz w:val="21"/>
          <w:szCs w:val="21"/>
          <w:lang w:val="es-ES"/>
        </w:rPr>
        <w:t>dengan</w:t>
      </w:r>
      <w:proofErr w:type="spellEnd"/>
      <w:r w:rsidRPr="004E530D">
        <w:rPr>
          <w:rFonts w:cs="Calibri"/>
          <w:sz w:val="21"/>
          <w:szCs w:val="21"/>
          <w:lang w:val="es-ES"/>
        </w:rPr>
        <w:t xml:space="preserve"> </w:t>
      </w:r>
      <w:proofErr w:type="spellStart"/>
      <w:r w:rsidRPr="004E530D">
        <w:rPr>
          <w:rFonts w:cs="Calibri"/>
          <w:sz w:val="21"/>
          <w:szCs w:val="21"/>
          <w:lang w:val="es-ES"/>
        </w:rPr>
        <w:t>ketentuan</w:t>
      </w:r>
      <w:proofErr w:type="spellEnd"/>
      <w:r w:rsidRPr="004E530D">
        <w:rPr>
          <w:rFonts w:cs="Calibri"/>
          <w:sz w:val="21"/>
          <w:szCs w:val="21"/>
          <w:lang w:val="es-ES"/>
        </w:rPr>
        <w:t xml:space="preserve"> </w:t>
      </w:r>
      <w:proofErr w:type="spellStart"/>
      <w:r w:rsidRPr="004E530D">
        <w:rPr>
          <w:rFonts w:cs="Calibri"/>
          <w:sz w:val="21"/>
          <w:szCs w:val="21"/>
          <w:lang w:val="es-ES"/>
        </w:rPr>
        <w:t>peraturan</w:t>
      </w:r>
      <w:proofErr w:type="spellEnd"/>
      <w:r w:rsidRPr="004E530D">
        <w:rPr>
          <w:rFonts w:cs="Calibri"/>
          <w:sz w:val="21"/>
          <w:szCs w:val="21"/>
          <w:lang w:val="es-ES"/>
        </w:rPr>
        <w:t xml:space="preserve"> </w:t>
      </w:r>
      <w:proofErr w:type="spellStart"/>
      <w:r w:rsidRPr="004E530D">
        <w:rPr>
          <w:rFonts w:cs="Calibri"/>
          <w:sz w:val="21"/>
          <w:szCs w:val="21"/>
          <w:lang w:val="es-ES"/>
        </w:rPr>
        <w:t>perpajakan</w:t>
      </w:r>
      <w:proofErr w:type="spellEnd"/>
      <w:r w:rsidRPr="004E530D">
        <w:rPr>
          <w:rFonts w:cs="Calibri"/>
          <w:sz w:val="21"/>
          <w:szCs w:val="21"/>
          <w:lang w:val="es-ES"/>
        </w:rPr>
        <w:t xml:space="preserve"> yang </w:t>
      </w:r>
      <w:proofErr w:type="spellStart"/>
      <w:r w:rsidRPr="004E530D">
        <w:rPr>
          <w:rFonts w:cs="Calibri"/>
          <w:sz w:val="21"/>
          <w:szCs w:val="21"/>
          <w:lang w:val="es-ES"/>
        </w:rPr>
        <w:t>berlaku</w:t>
      </w:r>
      <w:proofErr w:type="spellEnd"/>
      <w:r w:rsidRPr="004E530D">
        <w:rPr>
          <w:rFonts w:cs="Calibri"/>
          <w:sz w:val="21"/>
          <w:szCs w:val="21"/>
          <w:lang w:val="es-ES"/>
        </w:rPr>
        <w:t xml:space="preserve"> </w:t>
      </w:r>
      <w:proofErr w:type="spellStart"/>
      <w:r w:rsidRPr="004E530D">
        <w:rPr>
          <w:rFonts w:cs="Calibri"/>
          <w:sz w:val="21"/>
          <w:szCs w:val="21"/>
          <w:lang w:val="es-ES"/>
        </w:rPr>
        <w:t>serta</w:t>
      </w:r>
      <w:proofErr w:type="spellEnd"/>
      <w:r w:rsidRPr="004E530D">
        <w:rPr>
          <w:rFonts w:cs="Calibri"/>
          <w:sz w:val="21"/>
          <w:szCs w:val="21"/>
          <w:lang w:val="es-ES"/>
        </w:rPr>
        <w:t xml:space="preserve"> </w:t>
      </w:r>
      <w:proofErr w:type="spellStart"/>
      <w:r w:rsidRPr="004E530D">
        <w:rPr>
          <w:rFonts w:cs="Calibri"/>
          <w:sz w:val="21"/>
          <w:szCs w:val="21"/>
          <w:lang w:val="es-ES"/>
        </w:rPr>
        <w:t>perubahannya</w:t>
      </w:r>
      <w:proofErr w:type="spellEnd"/>
      <w:r w:rsidRPr="004E530D">
        <w:rPr>
          <w:rFonts w:cs="Calibri"/>
          <w:sz w:val="21"/>
          <w:szCs w:val="21"/>
          <w:lang w:val="es-ES"/>
        </w:rPr>
        <w:t xml:space="preserve"> </w:t>
      </w:r>
      <w:proofErr w:type="spellStart"/>
      <w:r w:rsidRPr="004E530D">
        <w:rPr>
          <w:rFonts w:cs="Calibri"/>
          <w:sz w:val="21"/>
          <w:szCs w:val="21"/>
          <w:lang w:val="es-ES"/>
        </w:rPr>
        <w:t>dari</w:t>
      </w:r>
      <w:proofErr w:type="spellEnd"/>
      <w:r w:rsidRPr="004E530D">
        <w:rPr>
          <w:rFonts w:cs="Calibri"/>
          <w:sz w:val="21"/>
          <w:szCs w:val="21"/>
          <w:lang w:val="es-ES"/>
        </w:rPr>
        <w:t xml:space="preserve"> </w:t>
      </w:r>
      <w:proofErr w:type="spellStart"/>
      <w:r w:rsidRPr="004E530D">
        <w:rPr>
          <w:rFonts w:cs="Calibri"/>
          <w:sz w:val="21"/>
          <w:szCs w:val="21"/>
          <w:lang w:val="es-ES"/>
        </w:rPr>
        <w:t>waktu</w:t>
      </w:r>
      <w:proofErr w:type="spellEnd"/>
      <w:r w:rsidRPr="004E530D">
        <w:rPr>
          <w:rFonts w:cs="Calibri"/>
          <w:sz w:val="21"/>
          <w:szCs w:val="21"/>
          <w:lang w:val="es-ES"/>
        </w:rPr>
        <w:t xml:space="preserve"> ke </w:t>
      </w:r>
      <w:proofErr w:type="spellStart"/>
      <w:r w:rsidRPr="004E530D">
        <w:rPr>
          <w:rFonts w:cs="Calibri"/>
          <w:sz w:val="21"/>
          <w:szCs w:val="21"/>
          <w:lang w:val="es-ES"/>
        </w:rPr>
        <w:t>waktu</w:t>
      </w:r>
      <w:proofErr w:type="spellEnd"/>
      <w:r w:rsidRPr="004E530D">
        <w:rPr>
          <w:rFonts w:cs="Calibri"/>
          <w:sz w:val="21"/>
          <w:szCs w:val="21"/>
          <w:lang w:val="es-ES"/>
        </w:rPr>
        <w:t xml:space="preserve"> </w:t>
      </w:r>
      <w:proofErr w:type="spellStart"/>
      <w:r w:rsidRPr="004E530D">
        <w:rPr>
          <w:rFonts w:cs="Calibri"/>
          <w:sz w:val="21"/>
          <w:szCs w:val="21"/>
          <w:lang w:val="es-ES"/>
        </w:rPr>
        <w:t>sepanjang</w:t>
      </w:r>
      <w:proofErr w:type="spellEnd"/>
      <w:r w:rsidRPr="004E530D">
        <w:rPr>
          <w:rFonts w:cs="Calibri"/>
          <w:sz w:val="21"/>
          <w:szCs w:val="21"/>
          <w:lang w:val="es-ES"/>
        </w:rPr>
        <w:t xml:space="preserve"> </w:t>
      </w:r>
      <w:proofErr w:type="spellStart"/>
      <w:r w:rsidRPr="004E530D">
        <w:rPr>
          <w:rFonts w:cs="Calibri"/>
          <w:sz w:val="21"/>
          <w:szCs w:val="21"/>
          <w:lang w:val="es-ES"/>
        </w:rPr>
        <w:t>berlakunya</w:t>
      </w:r>
      <w:proofErr w:type="spellEnd"/>
      <w:r w:rsidRPr="004E530D">
        <w:rPr>
          <w:rFonts w:cs="Calibri"/>
          <w:sz w:val="21"/>
          <w:szCs w:val="21"/>
          <w:lang w:val="es-ES"/>
        </w:rPr>
        <w:t xml:space="preserve"> </w:t>
      </w:r>
      <w:proofErr w:type="spellStart"/>
      <w:r w:rsidRPr="004E530D">
        <w:rPr>
          <w:rFonts w:cs="Calibri"/>
          <w:sz w:val="21"/>
          <w:szCs w:val="21"/>
          <w:lang w:val="es-ES"/>
        </w:rPr>
        <w:t>Perjanjian</w:t>
      </w:r>
      <w:proofErr w:type="spellEnd"/>
      <w:r w:rsidRPr="004E530D">
        <w:rPr>
          <w:rFonts w:cs="Calibri"/>
          <w:sz w:val="21"/>
          <w:szCs w:val="21"/>
          <w:lang w:val="es-ES"/>
        </w:rPr>
        <w:t xml:space="preserve"> </w:t>
      </w:r>
      <w:proofErr w:type="spellStart"/>
      <w:r w:rsidRPr="004E530D">
        <w:rPr>
          <w:rFonts w:cs="Calibri"/>
          <w:sz w:val="21"/>
          <w:szCs w:val="21"/>
          <w:lang w:val="es-ES"/>
        </w:rPr>
        <w:t>ini</w:t>
      </w:r>
      <w:proofErr w:type="spellEnd"/>
      <w:r w:rsidRPr="004E530D">
        <w:rPr>
          <w:rFonts w:cs="Calibri"/>
          <w:sz w:val="21"/>
          <w:szCs w:val="21"/>
          <w:lang w:val="es-ES"/>
        </w:rPr>
        <w:t>.</w:t>
      </w:r>
    </w:p>
    <w:p w14:paraId="21CC0359" w14:textId="77777777" w:rsidR="00183E20" w:rsidRPr="004E530D" w:rsidRDefault="00183E20" w:rsidP="00F124DE">
      <w:pPr>
        <w:spacing w:after="0" w:line="240" w:lineRule="auto"/>
        <w:rPr>
          <w:rFonts w:cs="Calibri"/>
          <w:sz w:val="21"/>
          <w:szCs w:val="21"/>
          <w:lang w:val="es-ES"/>
        </w:rPr>
      </w:pPr>
    </w:p>
    <w:p w14:paraId="61F80F37" w14:textId="77777777" w:rsidR="00F124DE" w:rsidRPr="004E530D" w:rsidRDefault="00F124DE" w:rsidP="00F124DE">
      <w:pPr>
        <w:numPr>
          <w:ilvl w:val="0"/>
          <w:numId w:val="60"/>
        </w:numPr>
        <w:suppressAutoHyphens/>
        <w:spacing w:after="0" w:line="240" w:lineRule="auto"/>
        <w:ind w:left="720"/>
        <w:jc w:val="both"/>
        <w:rPr>
          <w:rFonts w:asciiTheme="minorHAnsi" w:hAnsiTheme="minorHAnsi" w:cstheme="minorHAnsi"/>
          <w:b/>
          <w:sz w:val="21"/>
          <w:szCs w:val="21"/>
        </w:rPr>
      </w:pPr>
      <w:r w:rsidRPr="004E530D">
        <w:rPr>
          <w:rFonts w:asciiTheme="minorHAnsi" w:hAnsiTheme="minorHAnsi" w:cstheme="minorHAnsi"/>
          <w:b/>
          <w:sz w:val="21"/>
          <w:szCs w:val="21"/>
        </w:rPr>
        <w:t>TATA CARA PENAGIHAN DISKON</w:t>
      </w:r>
    </w:p>
    <w:p w14:paraId="5E7F1311" w14:textId="77777777" w:rsidR="00F124DE" w:rsidRPr="004E530D" w:rsidRDefault="00F124DE" w:rsidP="00F124DE">
      <w:pPr>
        <w:spacing w:after="0" w:line="240" w:lineRule="auto"/>
        <w:ind w:left="709"/>
        <w:jc w:val="both"/>
        <w:rPr>
          <w:rFonts w:asciiTheme="minorHAnsi" w:hAnsiTheme="minorHAnsi" w:cstheme="minorHAnsi"/>
          <w:sz w:val="21"/>
          <w:szCs w:val="21"/>
          <w:lang w:val="zh-CN" w:eastAsia="zh-CN"/>
        </w:rPr>
      </w:pPr>
    </w:p>
    <w:p w14:paraId="530DCC59" w14:textId="188FC4D6" w:rsidR="00F124DE" w:rsidRPr="004E530D" w:rsidRDefault="00F124DE" w:rsidP="00F124DE">
      <w:pPr>
        <w:spacing w:after="0" w:line="240" w:lineRule="auto"/>
        <w:ind w:left="709"/>
        <w:jc w:val="both"/>
        <w:rPr>
          <w:rFonts w:asciiTheme="minorHAnsi" w:hAnsiTheme="minorHAnsi" w:cstheme="minorHAnsi"/>
          <w:sz w:val="21"/>
          <w:szCs w:val="21"/>
          <w:lang w:val="zh-CN" w:eastAsia="zh-CN"/>
        </w:rPr>
      </w:pPr>
      <w:r w:rsidRPr="004E530D">
        <w:rPr>
          <w:rFonts w:asciiTheme="minorHAnsi" w:hAnsiTheme="minorHAnsi" w:cstheme="minorHAnsi"/>
          <w:sz w:val="21"/>
          <w:szCs w:val="21"/>
          <w:lang w:val="zh-CN" w:eastAsia="zh-CN"/>
        </w:rPr>
        <w:t>Para Pihak sepakat</w:t>
      </w:r>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terhadap</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keseluruhan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biaya</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Pelayanan</w:t>
      </w:r>
      <w:proofErr w:type="spellEnd"/>
      <w:r w:rsidRPr="004E530D">
        <w:rPr>
          <w:rFonts w:asciiTheme="minorHAnsi" w:hAnsiTheme="minorHAnsi" w:cstheme="minorHAnsi"/>
          <w:sz w:val="21"/>
          <w:szCs w:val="21"/>
          <w:lang w:val="en-ID" w:eastAsia="zh-CN"/>
        </w:rPr>
        <w:t xml:space="preserve"> Kesehatan yang </w:t>
      </w:r>
      <w:proofErr w:type="spellStart"/>
      <w:r w:rsidRPr="004E530D">
        <w:rPr>
          <w:rFonts w:asciiTheme="minorHAnsi" w:hAnsiTheme="minorHAnsi" w:cstheme="minorHAnsi"/>
          <w:sz w:val="21"/>
          <w:szCs w:val="21"/>
          <w:lang w:val="en-ID" w:eastAsia="zh-CN"/>
        </w:rPr>
        <w:t>ditetapkan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dalam</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Perjanjian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Pasien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akan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memperoleh</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potongan</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harga</w:t>
      </w:r>
      <w:proofErr w:type="spellEnd"/>
      <w:r w:rsidRPr="004E530D">
        <w:rPr>
          <w:rFonts w:asciiTheme="minorHAnsi" w:hAnsiTheme="minorHAnsi" w:cstheme="minorHAnsi"/>
          <w:sz w:val="21"/>
          <w:szCs w:val="21"/>
          <w:lang w:val="en-ID" w:eastAsia="zh-CN"/>
        </w:rPr>
        <w:t xml:space="preserve"> </w:t>
      </w:r>
      <w:proofErr w:type="spellStart"/>
      <w:r w:rsidRPr="004E530D">
        <w:rPr>
          <w:rFonts w:asciiTheme="minorHAnsi" w:hAnsiTheme="minorHAnsi" w:cstheme="minorHAnsi"/>
          <w:sz w:val="21"/>
          <w:szCs w:val="21"/>
          <w:lang w:val="en-ID" w:eastAsia="zh-CN"/>
        </w:rPr>
        <w:t>sebesar</w:t>
      </w:r>
      <w:proofErr w:type="spellEnd"/>
      <w:r w:rsidRPr="004E530D">
        <w:rPr>
          <w:rFonts w:asciiTheme="minorHAnsi" w:hAnsiTheme="minorHAnsi" w:cstheme="minorHAnsi"/>
          <w:sz w:val="21"/>
          <w:szCs w:val="21"/>
          <w:lang w:val="en-ID" w:eastAsia="zh-CN"/>
        </w:rPr>
        <w:t xml:space="preserve"> 2% </w:t>
      </w:r>
      <w:r w:rsidRPr="004E530D">
        <w:rPr>
          <w:rFonts w:asciiTheme="minorHAnsi" w:hAnsiTheme="minorHAnsi" w:cstheme="minorHAnsi"/>
          <w:sz w:val="21"/>
          <w:szCs w:val="21"/>
          <w:lang w:eastAsia="zh-CN"/>
        </w:rPr>
        <w:t xml:space="preserve">(dua </w:t>
      </w:r>
      <w:proofErr w:type="spellStart"/>
      <w:r w:rsidRPr="004E530D">
        <w:rPr>
          <w:rFonts w:asciiTheme="minorHAnsi" w:hAnsiTheme="minorHAnsi" w:cstheme="minorHAnsi"/>
          <w:sz w:val="21"/>
          <w:szCs w:val="21"/>
          <w:lang w:eastAsia="zh-CN"/>
        </w:rPr>
        <w:t>persen</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dari</w:t>
      </w:r>
      <w:proofErr w:type="spellEnd"/>
      <w:r w:rsidRPr="004E530D">
        <w:rPr>
          <w:rFonts w:asciiTheme="minorHAnsi" w:hAnsiTheme="minorHAnsi" w:cstheme="minorHAnsi"/>
          <w:sz w:val="21"/>
          <w:szCs w:val="21"/>
          <w:lang w:eastAsia="zh-CN"/>
        </w:rPr>
        <w:t xml:space="preserve"> total </w:t>
      </w:r>
      <w:proofErr w:type="spellStart"/>
      <w:r w:rsidRPr="004E530D">
        <w:rPr>
          <w:rFonts w:asciiTheme="minorHAnsi" w:hAnsiTheme="minorHAnsi" w:cstheme="minorHAnsi"/>
          <w:sz w:val="21"/>
          <w:szCs w:val="21"/>
          <w:lang w:eastAsia="zh-CN"/>
        </w:rPr>
        <w:t>biaya</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pelayanan</w:t>
      </w:r>
      <w:proofErr w:type="spellEnd"/>
      <w:r w:rsidRPr="004E530D">
        <w:rPr>
          <w:rFonts w:asciiTheme="minorHAnsi" w:hAnsiTheme="minorHAnsi" w:cstheme="minorHAnsi"/>
          <w:sz w:val="21"/>
          <w:szCs w:val="21"/>
          <w:lang w:eastAsia="zh-CN"/>
        </w:rPr>
        <w:t xml:space="preserve"> dan </w:t>
      </w:r>
      <w:proofErr w:type="spellStart"/>
      <w:r w:rsidRPr="004E530D">
        <w:rPr>
          <w:rFonts w:asciiTheme="minorHAnsi" w:hAnsiTheme="minorHAnsi" w:cstheme="minorHAnsi"/>
          <w:sz w:val="21"/>
          <w:szCs w:val="21"/>
          <w:lang w:eastAsia="zh-CN"/>
        </w:rPr>
        <w:t>Potongan</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harga</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tersebut</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akan</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dicantumkan</w:t>
      </w:r>
      <w:proofErr w:type="spellEnd"/>
      <w:r w:rsidRPr="004E530D">
        <w:rPr>
          <w:rFonts w:asciiTheme="minorHAnsi" w:hAnsiTheme="minorHAnsi" w:cstheme="minorHAnsi"/>
          <w:sz w:val="21"/>
          <w:szCs w:val="21"/>
          <w:lang w:eastAsia="zh-CN"/>
        </w:rPr>
        <w:t xml:space="preserve"> pada </w:t>
      </w:r>
      <w:proofErr w:type="spellStart"/>
      <w:r w:rsidRPr="004E530D">
        <w:rPr>
          <w:rFonts w:asciiTheme="minorHAnsi" w:hAnsiTheme="minorHAnsi" w:cstheme="minorHAnsi"/>
          <w:sz w:val="21"/>
          <w:szCs w:val="21"/>
          <w:lang w:eastAsia="zh-CN"/>
        </w:rPr>
        <w:t>tagihan</w:t>
      </w:r>
      <w:proofErr w:type="spellEnd"/>
      <w:r w:rsidRPr="004E530D">
        <w:rPr>
          <w:rFonts w:asciiTheme="minorHAnsi" w:hAnsiTheme="minorHAnsi" w:cstheme="minorHAnsi"/>
          <w:sz w:val="21"/>
          <w:szCs w:val="21"/>
          <w:lang w:eastAsia="zh-CN"/>
        </w:rPr>
        <w:t xml:space="preserve"> </w:t>
      </w:r>
      <w:proofErr w:type="spellStart"/>
      <w:r w:rsidRPr="004E530D">
        <w:rPr>
          <w:rFonts w:asciiTheme="minorHAnsi" w:hAnsiTheme="minorHAnsi" w:cstheme="minorHAnsi"/>
          <w:sz w:val="21"/>
          <w:szCs w:val="21"/>
          <w:lang w:eastAsia="zh-CN"/>
        </w:rPr>
        <w:t>Pelayanan</w:t>
      </w:r>
      <w:proofErr w:type="spellEnd"/>
      <w:r w:rsidRPr="004E530D">
        <w:rPr>
          <w:rFonts w:asciiTheme="minorHAnsi" w:hAnsiTheme="minorHAnsi" w:cstheme="minorHAnsi"/>
          <w:sz w:val="21"/>
          <w:szCs w:val="21"/>
          <w:lang w:eastAsia="zh-CN"/>
        </w:rPr>
        <w:t xml:space="preserve"> Kesehatan </w:t>
      </w:r>
      <w:proofErr w:type="spellStart"/>
      <w:r w:rsidRPr="004E530D">
        <w:rPr>
          <w:rFonts w:asciiTheme="minorHAnsi" w:hAnsiTheme="minorHAnsi" w:cstheme="minorHAnsi"/>
          <w:sz w:val="21"/>
          <w:szCs w:val="21"/>
          <w:lang w:eastAsia="zh-CN"/>
        </w:rPr>
        <w:t>Pasien</w:t>
      </w:r>
      <w:proofErr w:type="spellEnd"/>
      <w:r w:rsidRPr="004E530D">
        <w:rPr>
          <w:rFonts w:asciiTheme="minorHAnsi" w:hAnsiTheme="minorHAnsi" w:cstheme="minorHAnsi"/>
          <w:sz w:val="21"/>
          <w:szCs w:val="21"/>
          <w:lang w:eastAsia="zh-CN"/>
        </w:rPr>
        <w:t>.</w:t>
      </w:r>
    </w:p>
    <w:p w14:paraId="3819D751" w14:textId="77777777" w:rsidR="00183E20" w:rsidRPr="004E530D" w:rsidRDefault="00183E20" w:rsidP="00794BBC">
      <w:pPr>
        <w:spacing w:after="0" w:line="240" w:lineRule="auto"/>
        <w:rPr>
          <w:rFonts w:cs="Calibri"/>
          <w:sz w:val="21"/>
          <w:szCs w:val="21"/>
          <w:lang w:val="es-ES" w:eastAsia="zh-CN"/>
        </w:rPr>
      </w:pPr>
    </w:p>
    <w:p w14:paraId="3076091F" w14:textId="77777777" w:rsidR="00183E20" w:rsidRPr="004E530D" w:rsidRDefault="00183E20" w:rsidP="00794BBC">
      <w:pPr>
        <w:spacing w:after="0" w:line="240" w:lineRule="auto"/>
        <w:rPr>
          <w:rFonts w:cs="Calibri"/>
          <w:sz w:val="21"/>
          <w:szCs w:val="21"/>
          <w:lang w:val="es-ES" w:eastAsia="zh-CN"/>
        </w:rPr>
      </w:pPr>
    </w:p>
    <w:p w14:paraId="6D311DCF" w14:textId="77777777" w:rsidR="00183E20" w:rsidRPr="004E530D" w:rsidRDefault="00183E20" w:rsidP="00794BBC">
      <w:pPr>
        <w:spacing w:after="0" w:line="240" w:lineRule="auto"/>
        <w:rPr>
          <w:rFonts w:cs="Calibri"/>
          <w:sz w:val="21"/>
          <w:szCs w:val="21"/>
          <w:lang w:val="es-ES" w:eastAsia="zh-CN"/>
        </w:rPr>
      </w:pPr>
    </w:p>
    <w:p w14:paraId="246090B3" w14:textId="77777777" w:rsidR="00183E20" w:rsidRPr="004E530D" w:rsidRDefault="00183E20" w:rsidP="00794BBC">
      <w:pPr>
        <w:spacing w:after="0" w:line="240" w:lineRule="auto"/>
        <w:rPr>
          <w:rFonts w:cs="Calibri"/>
          <w:sz w:val="21"/>
          <w:szCs w:val="21"/>
          <w:lang w:val="es-ES" w:eastAsia="zh-CN"/>
        </w:rPr>
      </w:pPr>
    </w:p>
    <w:p w14:paraId="25188FA5" w14:textId="77777777" w:rsidR="00183E20" w:rsidRPr="004E530D" w:rsidRDefault="00183E20" w:rsidP="00794BBC">
      <w:pPr>
        <w:spacing w:after="0" w:line="240" w:lineRule="auto"/>
        <w:rPr>
          <w:rFonts w:cs="Calibri"/>
          <w:sz w:val="21"/>
          <w:szCs w:val="21"/>
          <w:lang w:val="es-ES" w:eastAsia="zh-CN"/>
        </w:rPr>
      </w:pPr>
    </w:p>
    <w:p w14:paraId="790C570C" w14:textId="77777777" w:rsidR="00183E20" w:rsidRPr="004E530D" w:rsidRDefault="00183E20" w:rsidP="00794BBC">
      <w:pPr>
        <w:spacing w:after="0" w:line="240" w:lineRule="auto"/>
        <w:rPr>
          <w:rFonts w:cs="Calibri"/>
          <w:sz w:val="21"/>
          <w:szCs w:val="21"/>
          <w:lang w:val="es-ES" w:eastAsia="zh-CN"/>
        </w:rPr>
      </w:pPr>
    </w:p>
    <w:p w14:paraId="32372B2A" w14:textId="77777777" w:rsidR="00183E20" w:rsidRPr="004E530D" w:rsidRDefault="00183E20" w:rsidP="00794BBC">
      <w:pPr>
        <w:spacing w:after="0" w:line="240" w:lineRule="auto"/>
        <w:rPr>
          <w:rFonts w:cs="Calibri"/>
          <w:sz w:val="21"/>
          <w:szCs w:val="21"/>
          <w:lang w:val="es-ES" w:eastAsia="zh-CN"/>
        </w:rPr>
      </w:pPr>
    </w:p>
    <w:p w14:paraId="0675DA8A" w14:textId="77777777" w:rsidR="00183E20" w:rsidRPr="004E530D" w:rsidRDefault="00183E20" w:rsidP="00794BBC">
      <w:pPr>
        <w:spacing w:after="0" w:line="240" w:lineRule="auto"/>
        <w:rPr>
          <w:rFonts w:cs="Calibri"/>
          <w:sz w:val="21"/>
          <w:szCs w:val="21"/>
          <w:lang w:val="es-ES" w:eastAsia="zh-CN"/>
        </w:rPr>
      </w:pPr>
    </w:p>
    <w:p w14:paraId="2807581C" w14:textId="77777777" w:rsidR="00183E20" w:rsidRPr="004E530D" w:rsidRDefault="00183E20" w:rsidP="00794BBC">
      <w:pPr>
        <w:spacing w:after="0" w:line="240" w:lineRule="auto"/>
        <w:rPr>
          <w:rFonts w:cs="Calibri"/>
          <w:sz w:val="21"/>
          <w:szCs w:val="21"/>
          <w:lang w:val="es-ES" w:eastAsia="zh-CN"/>
        </w:rPr>
      </w:pPr>
    </w:p>
    <w:p w14:paraId="763661A0" w14:textId="77777777" w:rsidR="00183E20" w:rsidRPr="004E530D" w:rsidRDefault="00183E20" w:rsidP="00794BBC">
      <w:pPr>
        <w:spacing w:after="0" w:line="240" w:lineRule="auto"/>
        <w:rPr>
          <w:rFonts w:cs="Calibri"/>
          <w:sz w:val="21"/>
          <w:szCs w:val="21"/>
          <w:lang w:val="es-ES" w:eastAsia="zh-CN"/>
        </w:rPr>
      </w:pPr>
    </w:p>
    <w:p w14:paraId="4991A7A9" w14:textId="77777777" w:rsidR="00183E20" w:rsidRPr="004E530D" w:rsidRDefault="00183E20" w:rsidP="00794BBC">
      <w:pPr>
        <w:spacing w:after="0" w:line="240" w:lineRule="auto"/>
        <w:rPr>
          <w:rFonts w:cs="Calibri"/>
          <w:sz w:val="21"/>
          <w:szCs w:val="21"/>
          <w:lang w:val="es-ES" w:eastAsia="zh-CN"/>
        </w:rPr>
      </w:pPr>
    </w:p>
    <w:p w14:paraId="0643B33E" w14:textId="6E3FFC01" w:rsidR="00183E20" w:rsidRPr="004E530D" w:rsidRDefault="00183E20" w:rsidP="00794BBC">
      <w:pPr>
        <w:tabs>
          <w:tab w:val="left" w:pos="3324"/>
        </w:tabs>
        <w:spacing w:after="0" w:line="240" w:lineRule="auto"/>
        <w:rPr>
          <w:rFonts w:cs="Calibri"/>
          <w:sz w:val="21"/>
          <w:szCs w:val="21"/>
          <w:lang w:val="es-ES" w:eastAsia="zh-CN"/>
        </w:rPr>
      </w:pPr>
      <w:r w:rsidRPr="004E530D">
        <w:rPr>
          <w:rFonts w:cs="Calibri"/>
          <w:sz w:val="21"/>
          <w:szCs w:val="21"/>
          <w:lang w:val="es-ES" w:eastAsia="zh-CN"/>
        </w:rPr>
        <w:tab/>
      </w:r>
    </w:p>
    <w:p w14:paraId="33C7D725" w14:textId="77777777" w:rsidR="00183E20" w:rsidRPr="004E530D" w:rsidRDefault="00183E20" w:rsidP="00794BBC">
      <w:pPr>
        <w:tabs>
          <w:tab w:val="left" w:pos="3324"/>
        </w:tabs>
        <w:spacing w:after="0" w:line="240" w:lineRule="auto"/>
        <w:rPr>
          <w:rFonts w:cs="Calibri"/>
          <w:sz w:val="21"/>
          <w:szCs w:val="21"/>
          <w:lang w:val="es-ES" w:eastAsia="zh-CN"/>
        </w:rPr>
      </w:pPr>
    </w:p>
    <w:p w14:paraId="3D7CCFF5" w14:textId="77777777" w:rsidR="00F124DE" w:rsidRPr="004E530D" w:rsidRDefault="00F124DE" w:rsidP="00794BBC">
      <w:pPr>
        <w:tabs>
          <w:tab w:val="left" w:pos="3324"/>
        </w:tabs>
        <w:spacing w:after="0" w:line="240" w:lineRule="auto"/>
        <w:rPr>
          <w:rFonts w:cs="Calibri"/>
          <w:sz w:val="21"/>
          <w:szCs w:val="21"/>
          <w:lang w:val="es-ES" w:eastAsia="zh-CN"/>
        </w:rPr>
      </w:pPr>
    </w:p>
    <w:p w14:paraId="334A2A94" w14:textId="77777777" w:rsidR="00183E20" w:rsidRPr="004E530D" w:rsidRDefault="00183E20" w:rsidP="00794BBC">
      <w:pPr>
        <w:spacing w:after="0" w:line="240" w:lineRule="auto"/>
        <w:jc w:val="center"/>
        <w:rPr>
          <w:rFonts w:cs="Calibri"/>
          <w:sz w:val="21"/>
          <w:szCs w:val="21"/>
          <w:lang w:val="fi-FI"/>
        </w:rPr>
      </w:pPr>
      <w:r w:rsidRPr="004E530D">
        <w:rPr>
          <w:rFonts w:cs="Calibri"/>
          <w:b/>
          <w:sz w:val="21"/>
          <w:szCs w:val="21"/>
        </w:rPr>
        <w:t>LAMPIRAN V</w:t>
      </w:r>
    </w:p>
    <w:p w14:paraId="3F5041D0" w14:textId="77777777" w:rsidR="00183E20" w:rsidRPr="004E530D" w:rsidRDefault="00183E20" w:rsidP="00794BBC">
      <w:pPr>
        <w:spacing w:after="0" w:line="240" w:lineRule="auto"/>
        <w:jc w:val="center"/>
        <w:rPr>
          <w:rFonts w:cs="Calibri"/>
          <w:b/>
          <w:sz w:val="21"/>
          <w:szCs w:val="21"/>
          <w:lang w:val="sv-SE"/>
        </w:rPr>
      </w:pPr>
      <w:r w:rsidRPr="004E530D">
        <w:rPr>
          <w:rFonts w:cs="Calibri"/>
          <w:b/>
          <w:sz w:val="21"/>
          <w:szCs w:val="21"/>
          <w:lang w:val="sv-SE"/>
        </w:rPr>
        <w:t>PELAYANAN KESEHATAN</w:t>
      </w:r>
    </w:p>
    <w:p w14:paraId="04F99E6F" w14:textId="77777777" w:rsidR="00183E20" w:rsidRPr="004E530D" w:rsidRDefault="00183E20" w:rsidP="00794BBC">
      <w:pPr>
        <w:spacing w:after="0" w:line="240" w:lineRule="auto"/>
        <w:jc w:val="center"/>
        <w:rPr>
          <w:rFonts w:cs="Calibri"/>
          <w:b/>
          <w:sz w:val="21"/>
          <w:szCs w:val="21"/>
        </w:rPr>
      </w:pPr>
    </w:p>
    <w:p w14:paraId="773FC1F1" w14:textId="77777777" w:rsidR="00183E20" w:rsidRPr="004E530D" w:rsidRDefault="00183E20" w:rsidP="00794BBC">
      <w:pPr>
        <w:numPr>
          <w:ilvl w:val="0"/>
          <w:numId w:val="66"/>
        </w:numPr>
        <w:suppressAutoHyphens/>
        <w:spacing w:after="0" w:line="240" w:lineRule="auto"/>
        <w:jc w:val="both"/>
        <w:rPr>
          <w:rFonts w:cs="Calibri"/>
          <w:b/>
          <w:sz w:val="21"/>
          <w:szCs w:val="21"/>
        </w:rPr>
      </w:pPr>
      <w:r w:rsidRPr="004E530D">
        <w:rPr>
          <w:rFonts w:cs="Calibri"/>
          <w:b/>
          <w:sz w:val="21"/>
          <w:szCs w:val="21"/>
        </w:rPr>
        <w:lastRenderedPageBreak/>
        <w:t>RAWAT INAP</w:t>
      </w:r>
    </w:p>
    <w:p w14:paraId="64002E8A" w14:textId="77777777" w:rsidR="00183E20" w:rsidRPr="004E530D" w:rsidRDefault="00183E20" w:rsidP="00794BBC">
      <w:pPr>
        <w:suppressAutoHyphens/>
        <w:spacing w:after="0" w:line="240" w:lineRule="auto"/>
        <w:ind w:left="360"/>
        <w:jc w:val="both"/>
        <w:rPr>
          <w:rFonts w:cs="Calibri"/>
          <w:b/>
          <w:sz w:val="21"/>
          <w:szCs w:val="21"/>
        </w:rPr>
      </w:pPr>
    </w:p>
    <w:p w14:paraId="760644DD"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Pelayanan Rawat Inap yang diberikan kepada Pasien harus Diperlukan Secara Medis dan berdasarkan rujukan/perintah Rawat Inap dari Dokter.</w:t>
      </w:r>
    </w:p>
    <w:p w14:paraId="698CBF3B" w14:textId="77777777" w:rsidR="00183E20" w:rsidRPr="004E530D" w:rsidRDefault="00183E20" w:rsidP="00794BBC">
      <w:pPr>
        <w:suppressAutoHyphens/>
        <w:spacing w:after="0" w:line="240" w:lineRule="auto"/>
        <w:ind w:left="720"/>
        <w:jc w:val="both"/>
        <w:rPr>
          <w:rFonts w:cs="Calibri"/>
          <w:sz w:val="21"/>
          <w:szCs w:val="21"/>
          <w:lang w:val="sv-SE"/>
        </w:rPr>
      </w:pPr>
    </w:p>
    <w:p w14:paraId="57911878"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bookmarkStart w:id="70" w:name="_Hlk50454343"/>
      <w:r w:rsidRPr="004E530D">
        <w:rPr>
          <w:rFonts w:cs="Calibri"/>
          <w:sz w:val="21"/>
          <w:szCs w:val="21"/>
          <w:lang w:val="sv-SE"/>
        </w:rPr>
        <w:t>Pendaftaran Peserta dapat dilakukan dengan cara melakukan scan QR Code melalui aplikasi Peserta atau dengan menunjukkan kartu fisik/kartu elektronik/menyebutkan nomor polis atau nomor KTP/KITAS/Passport Pemegang Polis.</w:t>
      </w:r>
    </w:p>
    <w:p w14:paraId="74648BDB" w14:textId="77777777" w:rsidR="00183E20" w:rsidRPr="004E530D" w:rsidRDefault="00183E20" w:rsidP="00794BBC">
      <w:pPr>
        <w:suppressAutoHyphens/>
        <w:spacing w:after="0" w:line="240" w:lineRule="auto"/>
        <w:jc w:val="both"/>
        <w:rPr>
          <w:rFonts w:cs="Calibri"/>
          <w:sz w:val="21"/>
          <w:szCs w:val="21"/>
          <w:lang w:val="sv-SE"/>
        </w:rPr>
      </w:pPr>
    </w:p>
    <w:p w14:paraId="50564FB6" w14:textId="77777777" w:rsidR="00183E20" w:rsidRPr="004E530D" w:rsidRDefault="00183E20" w:rsidP="00794BBC">
      <w:pPr>
        <w:pStyle w:val="ListParagraph"/>
        <w:numPr>
          <w:ilvl w:val="0"/>
          <w:numId w:val="63"/>
        </w:numPr>
        <w:suppressAutoHyphens/>
        <w:spacing w:after="0" w:line="240" w:lineRule="auto"/>
        <w:contextualSpacing w:val="0"/>
        <w:jc w:val="both"/>
        <w:rPr>
          <w:rFonts w:cs="Calibri"/>
          <w:sz w:val="21"/>
          <w:szCs w:val="21"/>
          <w:lang w:val="sv-SE"/>
        </w:rPr>
      </w:pPr>
      <w:bookmarkStart w:id="71" w:name="_Hlk56127247"/>
      <w:r w:rsidRPr="004E530D">
        <w:rPr>
          <w:rFonts w:cs="Calibri"/>
          <w:sz w:val="21"/>
          <w:szCs w:val="21"/>
          <w:lang w:val="sv-SE"/>
        </w:rPr>
        <w:t>Peserta wajib menunjukkan bukti identitas diri berupa KTP/SIM dan Pihak Kedua wajib memeriksakan kesesuaian identitas diri Pasien dengan KTP/SIM. Apabila Pasien tidak dapat menunjukkan bukti identitas diri dan atau tidak ada kesesuaian, Pihak Kedua wajib melaporkan kepada Pihak Pertama.</w:t>
      </w:r>
      <w:bookmarkEnd w:id="71"/>
    </w:p>
    <w:p w14:paraId="1A3CDC66" w14:textId="77777777" w:rsidR="00183E20" w:rsidRPr="004E530D" w:rsidRDefault="00183E20" w:rsidP="00794BBC">
      <w:pPr>
        <w:suppressAutoHyphens/>
        <w:spacing w:after="0" w:line="240" w:lineRule="auto"/>
        <w:jc w:val="both"/>
        <w:rPr>
          <w:rFonts w:cs="Calibri"/>
          <w:sz w:val="21"/>
          <w:szCs w:val="21"/>
          <w:lang w:val="sv-SE"/>
        </w:rPr>
      </w:pPr>
    </w:p>
    <w:p w14:paraId="2BE00262"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bookmarkStart w:id="72" w:name="_Hlk56127331"/>
      <w:r w:rsidRPr="004E530D">
        <w:rPr>
          <w:rFonts w:cs="Calibri"/>
          <w:sz w:val="21"/>
          <w:szCs w:val="21"/>
          <w:lang w:val="sv-SE"/>
        </w:rPr>
        <w:t>Pihak Kedua melakukan pelaporan Pasien masuk Rawat Inap melalui PMN Portal/email/telepon/Electronic Data Exchange dalam waktu selambat-lambatnya 1 (satu) jam sejak Pasien mendaftar Rawat Inap.</w:t>
      </w:r>
      <w:bookmarkEnd w:id="70"/>
      <w:bookmarkEnd w:id="72"/>
    </w:p>
    <w:p w14:paraId="4BC82E76" w14:textId="77777777" w:rsidR="00183E20" w:rsidRPr="004E530D" w:rsidRDefault="00183E20" w:rsidP="00794BBC">
      <w:pPr>
        <w:suppressAutoHyphens/>
        <w:spacing w:after="0" w:line="240" w:lineRule="auto"/>
        <w:jc w:val="both"/>
        <w:rPr>
          <w:rFonts w:cs="Calibri"/>
          <w:sz w:val="21"/>
          <w:szCs w:val="21"/>
          <w:lang w:val="sv-SE"/>
        </w:rPr>
      </w:pPr>
    </w:p>
    <w:p w14:paraId="59AB3BEF"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Pengiriman dokumen berupa bukti identitas, surat rujukan Rawat Inap dan jawaban keterangan medis dokter (Laporan Medis Awal), surat pernyataan ekses klaim, hasil pemeriksaan penunjang (jika ada) harus disampaikan oleh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 xml:space="preserve">kepada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sv-SE"/>
        </w:rPr>
        <w:t xml:space="preserve"> dalam waktu selambat-lambatnya 2 (dua) jam sejak Pasien mendaftar Rawat Inap melalui </w:t>
      </w:r>
      <w:bookmarkStart w:id="73" w:name="_Hlk50470061"/>
      <w:bookmarkStart w:id="74" w:name="_Hlk50454406"/>
      <w:r w:rsidRPr="004E530D">
        <w:rPr>
          <w:rFonts w:cs="Calibri"/>
          <w:sz w:val="21"/>
          <w:szCs w:val="21"/>
          <w:lang w:val="sv-SE"/>
        </w:rPr>
        <w:t>PMN Portal/email/Electronic Data Exchange</w:t>
      </w:r>
      <w:bookmarkEnd w:id="73"/>
      <w:r w:rsidRPr="004E530D">
        <w:rPr>
          <w:rFonts w:cs="Calibri"/>
          <w:sz w:val="21"/>
          <w:szCs w:val="21"/>
          <w:lang w:val="sv-SE"/>
        </w:rPr>
        <w:t>.</w:t>
      </w:r>
      <w:bookmarkEnd w:id="74"/>
    </w:p>
    <w:p w14:paraId="19271C37" w14:textId="77777777" w:rsidR="00183E20" w:rsidRPr="004E530D" w:rsidRDefault="00183E20" w:rsidP="00794BBC">
      <w:pPr>
        <w:suppressAutoHyphens/>
        <w:spacing w:after="0" w:line="240" w:lineRule="auto"/>
        <w:jc w:val="both"/>
        <w:rPr>
          <w:rFonts w:cs="Calibri"/>
          <w:sz w:val="21"/>
          <w:szCs w:val="21"/>
          <w:lang w:val="sv-SE"/>
        </w:rPr>
      </w:pPr>
    </w:p>
    <w:p w14:paraId="0C721C09"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Jika diperlukan </w:t>
      </w:r>
      <w:r w:rsidRPr="004E530D">
        <w:rPr>
          <w:rFonts w:eastAsia="Times New Roman" w:cs="Calibri"/>
          <w:sz w:val="21"/>
          <w:szCs w:val="21"/>
          <w:lang w:val="sv-SE" w:eastAsia="ar-SA"/>
        </w:rPr>
        <w:t>Pihak Pertama berhak untuk mengirimkan Laporan Medis Lanjutan kepada Pihak Kedua sebagai kelengkapan dokumen penjaminan. Pihak Kedua wajib melengkapi dan mengirimkan Laporan Medis Lanjutan tersebut selambat-lambatnya dalam waktu 3 jam pada saat pasien masih dirawat inap dan 1 jam pada saat pasien pulang, sejak menerima formulir melalui PMN Portal/e-mail/</w:t>
      </w:r>
      <w:r w:rsidRPr="004E530D">
        <w:rPr>
          <w:rFonts w:eastAsia="Times New Roman" w:cs="Calibri"/>
          <w:i/>
          <w:iCs/>
          <w:sz w:val="21"/>
          <w:szCs w:val="21"/>
          <w:lang w:val="sv-SE" w:eastAsia="ar-SA"/>
        </w:rPr>
        <w:t xml:space="preserve">Electronic Data Exchange </w:t>
      </w:r>
      <w:r w:rsidRPr="004E530D">
        <w:rPr>
          <w:rFonts w:eastAsia="Times New Roman" w:cs="Calibri"/>
          <w:sz w:val="21"/>
          <w:szCs w:val="21"/>
          <w:lang w:val="sv-SE" w:eastAsia="ar-SA"/>
        </w:rPr>
        <w:t>(Pertukaran Data Elektronik)</w:t>
      </w:r>
      <w:r w:rsidRPr="004E530D">
        <w:rPr>
          <w:rFonts w:cs="Calibri"/>
          <w:sz w:val="21"/>
          <w:szCs w:val="21"/>
          <w:lang w:val="sv-SE"/>
        </w:rPr>
        <w:t>.</w:t>
      </w:r>
    </w:p>
    <w:p w14:paraId="10AA45A3" w14:textId="77777777" w:rsidR="00183E20" w:rsidRPr="004E530D" w:rsidRDefault="00183E20" w:rsidP="00794BBC">
      <w:pPr>
        <w:suppressAutoHyphens/>
        <w:spacing w:after="0" w:line="240" w:lineRule="auto"/>
        <w:jc w:val="both"/>
        <w:rPr>
          <w:rFonts w:cs="Calibri"/>
          <w:sz w:val="21"/>
          <w:szCs w:val="21"/>
          <w:lang w:val="sv-SE"/>
        </w:rPr>
      </w:pPr>
    </w:p>
    <w:p w14:paraId="6F3E32D0"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Pihak Pertama akan mengirimkan Surat Jaminan/</w:t>
      </w:r>
      <w:r w:rsidRPr="004E530D">
        <w:rPr>
          <w:rFonts w:cs="Calibri"/>
          <w:i/>
          <w:sz w:val="21"/>
          <w:szCs w:val="21"/>
          <w:lang w:val="sv-SE"/>
        </w:rPr>
        <w:t>Letter of Guarantee</w:t>
      </w:r>
      <w:r w:rsidRPr="004E530D">
        <w:rPr>
          <w:rFonts w:cs="Calibri"/>
          <w:sz w:val="21"/>
          <w:szCs w:val="21"/>
          <w:lang w:val="sv-SE"/>
        </w:rPr>
        <w:t xml:space="preserve"> atau Surat Penolakan/</w:t>
      </w:r>
      <w:r w:rsidRPr="004E530D">
        <w:rPr>
          <w:rFonts w:cs="Calibri"/>
          <w:i/>
          <w:sz w:val="21"/>
          <w:szCs w:val="21"/>
          <w:lang w:val="sv-SE"/>
        </w:rPr>
        <w:t>Rejection Letter</w:t>
      </w:r>
      <w:r w:rsidRPr="004E530D">
        <w:rPr>
          <w:rFonts w:cs="Calibri"/>
          <w:sz w:val="21"/>
          <w:szCs w:val="21"/>
          <w:lang w:val="sv-SE"/>
        </w:rPr>
        <w:t xml:space="preserve"> selambat-lambatnya dalam waktu 2 (dua) jam terhitung sejak diterimanya kelengkapan dokumen penjaminan dari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melalui PMN Portal/email/Electronic Data Exchange.</w:t>
      </w:r>
    </w:p>
    <w:p w14:paraId="40304308" w14:textId="77777777" w:rsidR="00183E20" w:rsidRPr="004E530D" w:rsidRDefault="00183E20" w:rsidP="00794BBC">
      <w:pPr>
        <w:suppressAutoHyphens/>
        <w:spacing w:after="0" w:line="240" w:lineRule="auto"/>
        <w:jc w:val="both"/>
        <w:rPr>
          <w:rFonts w:cs="Calibri"/>
          <w:sz w:val="21"/>
          <w:szCs w:val="21"/>
          <w:lang w:val="sv-SE"/>
        </w:rPr>
      </w:pPr>
    </w:p>
    <w:p w14:paraId="16887249"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 xml:space="preserve">akan menempatkan Pasien di kamar perawatan yang sesuai dengan hak Pasien yang tercantum dalam Surat Jaminan dari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sv-SE"/>
        </w:rPr>
        <w:t>.</w:t>
      </w:r>
    </w:p>
    <w:p w14:paraId="0B950EF9" w14:textId="77777777" w:rsidR="00183E20" w:rsidRPr="004E530D" w:rsidRDefault="00183E20" w:rsidP="00794BBC">
      <w:pPr>
        <w:suppressAutoHyphens/>
        <w:spacing w:after="0" w:line="240" w:lineRule="auto"/>
        <w:jc w:val="both"/>
        <w:rPr>
          <w:rFonts w:cs="Calibri"/>
          <w:sz w:val="21"/>
          <w:szCs w:val="21"/>
          <w:lang w:val="sv-SE"/>
        </w:rPr>
      </w:pPr>
    </w:p>
    <w:p w14:paraId="706C1FA0"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bookmarkStart w:id="75" w:name="_Hlk520158882"/>
      <w:r w:rsidRPr="004E530D">
        <w:rPr>
          <w:rFonts w:cs="Calibri"/>
          <w:sz w:val="21"/>
          <w:szCs w:val="21"/>
          <w:lang w:val="sv-SE"/>
        </w:rPr>
        <w:t xml:space="preserve">Apabila kamar perawatan yang sesuai dengan hak Pasien seperti yang tercantum dalam Surat Jaminan tidak tersedia atau penuh, maka untuk sementara Pasien dapat ditempatkan di kamar perawatan lain yang tersedia berdasarkan persetujuan dari Pasien atau berdasarkan yang tercantum dalam Surat Jaminan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sv-SE"/>
        </w:rPr>
        <w:t>. Apabila kamar perawatan yang sesuai dengan hak Pasien telah tersedia, maka Pasien harus ditempatkan di kamar perawatan yang sesuai dengan haknya tersebut.</w:t>
      </w:r>
      <w:bookmarkStart w:id="76" w:name="_Hlk520159086"/>
      <w:bookmarkEnd w:id="75"/>
    </w:p>
    <w:p w14:paraId="7F062DAA" w14:textId="77777777" w:rsidR="00183E20" w:rsidRPr="004E530D" w:rsidRDefault="00183E20" w:rsidP="00794BBC">
      <w:pPr>
        <w:suppressAutoHyphens/>
        <w:spacing w:after="0" w:line="240" w:lineRule="auto"/>
        <w:jc w:val="both"/>
        <w:rPr>
          <w:rFonts w:cs="Calibri"/>
          <w:sz w:val="21"/>
          <w:szCs w:val="21"/>
          <w:lang w:val="sv-SE"/>
        </w:rPr>
      </w:pPr>
    </w:p>
    <w:p w14:paraId="2B12CC5E"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Kelebihan biaya yang terjadi akibat Pasien menempati kamar yang lebih tinggi dari kamar yang menjadi haknya karena ketidaktersediaan kamar menjadi tanggungan Pasien atau berdasarkan yang tercantum dalam Surat Jaminan Pihak Pertama.</w:t>
      </w:r>
      <w:bookmarkEnd w:id="76"/>
    </w:p>
    <w:p w14:paraId="0B370480" w14:textId="77777777" w:rsidR="00183E20" w:rsidRPr="004E530D" w:rsidRDefault="00183E20" w:rsidP="00794BBC">
      <w:pPr>
        <w:suppressAutoHyphens/>
        <w:spacing w:after="0" w:line="240" w:lineRule="auto"/>
        <w:jc w:val="both"/>
        <w:rPr>
          <w:rFonts w:cs="Calibri"/>
          <w:sz w:val="21"/>
          <w:szCs w:val="21"/>
          <w:lang w:val="sv-SE"/>
        </w:rPr>
      </w:pPr>
    </w:p>
    <w:p w14:paraId="5624518D" w14:textId="77777777" w:rsidR="00183E20" w:rsidRPr="004E530D" w:rsidRDefault="00183E20" w:rsidP="00794BBC">
      <w:pPr>
        <w:suppressAutoHyphens/>
        <w:spacing w:after="0" w:line="240" w:lineRule="auto"/>
        <w:jc w:val="both"/>
        <w:rPr>
          <w:rFonts w:cs="Calibri"/>
          <w:sz w:val="21"/>
          <w:szCs w:val="21"/>
          <w:lang w:val="sv-SE"/>
        </w:rPr>
      </w:pPr>
    </w:p>
    <w:p w14:paraId="58B44783"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Apabila atas keinginan Pasien meminta ditempatkan di kamar perawatan yang  melebihi haknya dan/atau atas keinginan sendiri meminta fasilitas Pelayanan Kesehatan di luar dari yang ditanggung, maka selisih biaya yang terjadi akan menjadi tanggungan Pasien dan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dapat langsung menagihkan kepada Pasien yang bersangkutan.</w:t>
      </w:r>
    </w:p>
    <w:p w14:paraId="17286274" w14:textId="77777777" w:rsidR="00183E20" w:rsidRPr="004E530D" w:rsidRDefault="00183E20" w:rsidP="00794BBC">
      <w:pPr>
        <w:suppressAutoHyphens/>
        <w:spacing w:after="0" w:line="240" w:lineRule="auto"/>
        <w:jc w:val="both"/>
        <w:rPr>
          <w:rFonts w:cs="Calibri"/>
          <w:sz w:val="21"/>
          <w:szCs w:val="21"/>
          <w:lang w:val="sv-SE"/>
        </w:rPr>
      </w:pPr>
    </w:p>
    <w:p w14:paraId="0355CB45"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 xml:space="preserve">diharuskan mendapatkan persetujuan tertulis dari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sv-SE"/>
        </w:rPr>
        <w:t xml:space="preserve"> apabila terdapat pemberian obat yang harga satuannya mencapai Rp. 100.000 (seratus ribu Rupiah) atau akan melakukan tindakan/pemeriksaan penunjang yang biayanya mencapai Rp. 500.000 (lima ratus ribu Rupiah) ke atas dan/atau yang tidak berkorelasi dengan diagnosa Pasien.</w:t>
      </w:r>
    </w:p>
    <w:p w14:paraId="0D63C25A" w14:textId="77777777" w:rsidR="00183E20" w:rsidRPr="004E530D" w:rsidRDefault="00183E20" w:rsidP="00794BBC">
      <w:pPr>
        <w:suppressAutoHyphens/>
        <w:spacing w:after="0" w:line="240" w:lineRule="auto"/>
        <w:jc w:val="both"/>
        <w:rPr>
          <w:rFonts w:cs="Calibri"/>
          <w:sz w:val="21"/>
          <w:szCs w:val="21"/>
          <w:lang w:val="sv-SE"/>
        </w:rPr>
      </w:pPr>
    </w:p>
    <w:p w14:paraId="4723B795"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Apabila tindakan/pemeriksaan penunjang/pemberian obat sebagaimana diuraikan dalam ayat 12 tidak mendapat persetujuan tertulis dari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sv-SE"/>
        </w:rPr>
        <w:t xml:space="preserve">, maka seluruh biaya tersebut menjadi tanggungan sepenuhnya dari </w:t>
      </w:r>
      <w:proofErr w:type="spellStart"/>
      <w:r w:rsidRPr="004E530D">
        <w:rPr>
          <w:rFonts w:cs="Calibri"/>
          <w:sz w:val="21"/>
          <w:szCs w:val="21"/>
          <w:lang w:val="es-ES"/>
        </w:rPr>
        <w:t>Pasien</w:t>
      </w:r>
      <w:proofErr w:type="spellEnd"/>
      <w:r w:rsidRPr="004E530D">
        <w:rPr>
          <w:rFonts w:cs="Calibri"/>
          <w:sz w:val="21"/>
          <w:szCs w:val="21"/>
          <w:lang w:val="es-ES"/>
        </w:rPr>
        <w:t xml:space="preserve"> dan </w:t>
      </w:r>
      <w:proofErr w:type="spellStart"/>
      <w:r w:rsidRPr="004E530D">
        <w:rPr>
          <w:rFonts w:cs="Calibri"/>
          <w:sz w:val="21"/>
          <w:szCs w:val="21"/>
          <w:lang w:val="es-ES"/>
        </w:rPr>
        <w:t>tidak</w:t>
      </w:r>
      <w:proofErr w:type="spellEnd"/>
      <w:r w:rsidRPr="004E530D">
        <w:rPr>
          <w:rFonts w:cs="Calibri"/>
          <w:sz w:val="21"/>
          <w:szCs w:val="21"/>
          <w:lang w:val="es-ES"/>
        </w:rPr>
        <w:t xml:space="preserve"> </w:t>
      </w:r>
      <w:r w:rsidRPr="004E530D">
        <w:rPr>
          <w:rFonts w:cs="Calibri"/>
          <w:sz w:val="21"/>
          <w:szCs w:val="21"/>
          <w:lang w:val="sv-SE"/>
        </w:rPr>
        <w:t>menjadi tanggungan Pihak Pertama.</w:t>
      </w:r>
    </w:p>
    <w:p w14:paraId="4046B482" w14:textId="77777777" w:rsidR="00183E20" w:rsidRPr="004E530D" w:rsidRDefault="00183E20" w:rsidP="00794BBC">
      <w:pPr>
        <w:suppressAutoHyphens/>
        <w:spacing w:after="0" w:line="240" w:lineRule="auto"/>
        <w:jc w:val="both"/>
        <w:rPr>
          <w:rFonts w:cs="Calibri"/>
          <w:sz w:val="21"/>
          <w:szCs w:val="21"/>
          <w:lang w:val="sv-SE"/>
        </w:rPr>
      </w:pPr>
    </w:p>
    <w:p w14:paraId="7387AFD9"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Selama Pasien menjalani Rawat Inap, Pihak Kedua wajib melaporkan detail informasi medis Pasien meliputi diagnosa Pasien, perawatan dan tindakan, pengobatan, hasil pemeriksaan fisik, hasil pemeriksaan penunjang dan informasi medis lainnya dan juga informasi billing pada hari tersebut. Informasi ini dilaporkan setiap hari melalui </w:t>
      </w:r>
      <w:r w:rsidRPr="004E530D">
        <w:rPr>
          <w:rFonts w:cs="Calibri"/>
          <w:sz w:val="21"/>
          <w:szCs w:val="21"/>
        </w:rPr>
        <w:t>PMN Portal/email/Electronic Data Exchange.</w:t>
      </w:r>
    </w:p>
    <w:p w14:paraId="377202C1" w14:textId="77777777" w:rsidR="00183E20" w:rsidRPr="004E530D" w:rsidRDefault="00183E20" w:rsidP="00794BBC">
      <w:pPr>
        <w:suppressAutoHyphens/>
        <w:spacing w:after="0" w:line="240" w:lineRule="auto"/>
        <w:jc w:val="both"/>
        <w:rPr>
          <w:rFonts w:cs="Calibri"/>
          <w:sz w:val="21"/>
          <w:szCs w:val="21"/>
          <w:lang w:val="sv-SE"/>
        </w:rPr>
      </w:pPr>
    </w:p>
    <w:p w14:paraId="2BE087BF"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bookmarkStart w:id="77" w:name="_Hlk50736124"/>
      <w:r w:rsidRPr="004E530D">
        <w:rPr>
          <w:rFonts w:cs="Calibri"/>
          <w:sz w:val="21"/>
          <w:szCs w:val="21"/>
          <w:lang w:val="sv-SE"/>
        </w:rPr>
        <w:t xml:space="preserve">Pada saat Pasien akan selesai menjalani Rawat Inap,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 xml:space="preserve">diharuskan melakukan pemberitahuan dan mengirimkan rincian total keseluruhan biaya Rawat Inap kepada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Pertama</w:t>
      </w:r>
      <w:proofErr w:type="spellEnd"/>
      <w:r w:rsidRPr="004E530D">
        <w:rPr>
          <w:rFonts w:cs="Calibri"/>
          <w:sz w:val="21"/>
          <w:szCs w:val="21"/>
          <w:lang w:val="es-ES"/>
        </w:rPr>
        <w:t xml:space="preserve"> </w:t>
      </w:r>
      <w:proofErr w:type="spellStart"/>
      <w:r w:rsidRPr="004E530D">
        <w:rPr>
          <w:rFonts w:cs="Calibri"/>
          <w:sz w:val="21"/>
          <w:szCs w:val="21"/>
          <w:lang w:val="es-ES"/>
        </w:rPr>
        <w:t>melalui</w:t>
      </w:r>
      <w:proofErr w:type="spellEnd"/>
      <w:r w:rsidRPr="004E530D">
        <w:rPr>
          <w:rFonts w:cs="Calibri"/>
          <w:sz w:val="21"/>
          <w:szCs w:val="21"/>
          <w:lang w:val="sv-SE"/>
        </w:rPr>
        <w:t xml:space="preserve"> PMN Portal/email/Electronic Data Exchange dalam waktu maksimal 30 (tiga puluh) menit sejak proses billing dimulai.</w:t>
      </w:r>
      <w:bookmarkEnd w:id="77"/>
    </w:p>
    <w:p w14:paraId="5FC477DC" w14:textId="77777777" w:rsidR="00183E20" w:rsidRPr="004E530D" w:rsidRDefault="00183E20" w:rsidP="00794BBC">
      <w:pPr>
        <w:suppressAutoHyphens/>
        <w:spacing w:after="0" w:line="240" w:lineRule="auto"/>
        <w:jc w:val="both"/>
        <w:rPr>
          <w:rFonts w:cs="Calibri"/>
          <w:sz w:val="21"/>
          <w:szCs w:val="21"/>
          <w:lang w:val="sv-SE"/>
        </w:rPr>
      </w:pPr>
    </w:p>
    <w:p w14:paraId="0F372C16"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Pihak Pertama akan mengirimkan </w:t>
      </w:r>
      <w:r w:rsidRPr="004E530D">
        <w:rPr>
          <w:rFonts w:cs="Calibri"/>
          <w:i/>
          <w:sz w:val="21"/>
          <w:szCs w:val="21"/>
          <w:lang w:val="sv-SE"/>
        </w:rPr>
        <w:t>Guarantee of Payment</w:t>
      </w:r>
      <w:r w:rsidRPr="004E530D">
        <w:rPr>
          <w:rFonts w:cs="Calibri"/>
          <w:sz w:val="21"/>
          <w:szCs w:val="21"/>
          <w:lang w:val="sv-SE"/>
        </w:rPr>
        <w:t xml:space="preserve"> selambat-lambatnya dalam waktu 3 (tiga) jam terhitung sejak diterimanya kelengkapan dokumen proses pulang rawat inap dari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melalui PMN Portal/email/Electronic Data Exchange.</w:t>
      </w:r>
    </w:p>
    <w:p w14:paraId="52A2F074" w14:textId="77777777" w:rsidR="00183E20" w:rsidRPr="004E530D" w:rsidRDefault="00183E20" w:rsidP="00794BBC">
      <w:pPr>
        <w:suppressAutoHyphens/>
        <w:spacing w:after="0" w:line="240" w:lineRule="auto"/>
        <w:jc w:val="both"/>
        <w:rPr>
          <w:rFonts w:cs="Calibri"/>
          <w:sz w:val="21"/>
          <w:szCs w:val="21"/>
          <w:lang w:val="sv-SE"/>
        </w:rPr>
      </w:pPr>
    </w:p>
    <w:p w14:paraId="4FEF6F47" w14:textId="77777777" w:rsidR="00183E20" w:rsidRPr="004E530D" w:rsidRDefault="00183E20" w:rsidP="00794BBC">
      <w:pPr>
        <w:numPr>
          <w:ilvl w:val="0"/>
          <w:numId w:val="63"/>
        </w:numPr>
        <w:spacing w:after="0" w:line="240" w:lineRule="auto"/>
        <w:jc w:val="both"/>
        <w:rPr>
          <w:rFonts w:cs="Calibri"/>
          <w:sz w:val="21"/>
          <w:szCs w:val="21"/>
          <w:lang w:val="sv-SE" w:eastAsia="en-ID"/>
        </w:rPr>
      </w:pPr>
      <w:bookmarkStart w:id="78" w:name="_Hlk50470168"/>
      <w:r w:rsidRPr="004E530D">
        <w:rPr>
          <w:rFonts w:cs="Calibri"/>
          <w:sz w:val="21"/>
          <w:szCs w:val="21"/>
          <w:lang w:val="sv-SE" w:eastAsia="en-ID"/>
        </w:rPr>
        <w:t>Apabila dalam proses pulang (</w:t>
      </w:r>
      <w:r w:rsidRPr="004E530D">
        <w:rPr>
          <w:rFonts w:cs="Calibri"/>
          <w:i/>
          <w:iCs/>
          <w:sz w:val="21"/>
          <w:szCs w:val="21"/>
          <w:lang w:val="sv-SE" w:eastAsia="en-ID"/>
        </w:rPr>
        <w:t>discharge</w:t>
      </w:r>
      <w:r w:rsidRPr="004E530D">
        <w:rPr>
          <w:rFonts w:cs="Calibri"/>
          <w:sz w:val="21"/>
          <w:szCs w:val="21"/>
          <w:lang w:val="sv-SE" w:eastAsia="en-ID"/>
        </w:rPr>
        <w:t>) Pasien terdapat perubahan total biaya perawatan yang hendak direvisi oleh Pihak Kedua yang bukan karena kepentingan Pihak Kedua dan atau atas permintaan Pasien/keluarga Pasien setelah perhitungan penjaminan akhir telah diberikan Pihak Pertama, maka Pihak Kedua diharuskan mengirimkan surat pernyataan atas revisi tersebut beserta alasannya dan ditandatangani oleh Kasir yang bertugas, Penanggung Jawab Keuangan dan Direktur/Manager Keuangan Pihak Kedua. Surat Pernyataan dikirimkan melalui email kepada Pihak Pertama atau Administrator Pihak Ketiga yang ditunjuk.</w:t>
      </w:r>
    </w:p>
    <w:p w14:paraId="2F8CC82B" w14:textId="77777777" w:rsidR="00183E20" w:rsidRPr="004E530D" w:rsidRDefault="00183E20" w:rsidP="00794BBC">
      <w:pPr>
        <w:spacing w:after="0" w:line="240" w:lineRule="auto"/>
        <w:jc w:val="both"/>
        <w:rPr>
          <w:rFonts w:cs="Calibri"/>
          <w:sz w:val="21"/>
          <w:szCs w:val="21"/>
          <w:lang w:val="sv-SE" w:eastAsia="en-ID"/>
        </w:rPr>
      </w:pPr>
    </w:p>
    <w:p w14:paraId="46E7D723" w14:textId="77777777" w:rsidR="00183E20" w:rsidRPr="004E530D" w:rsidRDefault="00183E20" w:rsidP="00794BBC">
      <w:pPr>
        <w:numPr>
          <w:ilvl w:val="0"/>
          <w:numId w:val="63"/>
        </w:numPr>
        <w:spacing w:after="0" w:line="240" w:lineRule="auto"/>
        <w:jc w:val="both"/>
        <w:rPr>
          <w:rFonts w:cs="Calibri"/>
          <w:sz w:val="21"/>
          <w:szCs w:val="21"/>
          <w:lang w:val="sv-SE"/>
        </w:rPr>
      </w:pPr>
      <w:r w:rsidRPr="004E530D">
        <w:rPr>
          <w:rFonts w:cs="Calibri"/>
          <w:sz w:val="21"/>
          <w:szCs w:val="21"/>
          <w:lang w:val="sv-SE" w:eastAsia="en-ID"/>
        </w:rPr>
        <w:t xml:space="preserve">Apabila atas revisi total biaya perawatan tersebut mengakibatkan adanya kelebihan biaya yang tidak di jaminkan oleh Pihak Pertama maka Pihak Kedua yang akan melakukan penagihan langsung kepada Pasien. Demikian juga atas revisi total biaya perawatan yang mengakibatkan adanya pengembalian </w:t>
      </w:r>
      <w:r w:rsidRPr="004E530D">
        <w:rPr>
          <w:rFonts w:cs="Calibri"/>
          <w:i/>
          <w:iCs/>
          <w:sz w:val="21"/>
          <w:szCs w:val="21"/>
          <w:lang w:val="sv-SE" w:eastAsia="en-ID"/>
        </w:rPr>
        <w:t>excess</w:t>
      </w:r>
      <w:r w:rsidRPr="004E530D">
        <w:rPr>
          <w:rFonts w:cs="Calibri"/>
          <w:sz w:val="21"/>
          <w:szCs w:val="21"/>
          <w:lang w:val="sv-SE" w:eastAsia="en-ID"/>
        </w:rPr>
        <w:t xml:space="preserve"> yang sudah dilakukan pembayaran oleh Pasien maka Pihak Kedua juga yang akan melakukan pengembalian dana </w:t>
      </w:r>
      <w:r w:rsidRPr="004E530D">
        <w:rPr>
          <w:rFonts w:cs="Calibri"/>
          <w:i/>
          <w:iCs/>
          <w:sz w:val="21"/>
          <w:szCs w:val="21"/>
          <w:lang w:val="sv-SE" w:eastAsia="en-ID"/>
        </w:rPr>
        <w:t>excess</w:t>
      </w:r>
      <w:r w:rsidRPr="004E530D">
        <w:rPr>
          <w:rFonts w:cs="Calibri"/>
          <w:sz w:val="21"/>
          <w:szCs w:val="21"/>
          <w:lang w:val="sv-SE" w:eastAsia="en-ID"/>
        </w:rPr>
        <w:t xml:space="preserve"> tersebut kepada Pasien.</w:t>
      </w:r>
      <w:bookmarkEnd w:id="78"/>
    </w:p>
    <w:p w14:paraId="4735386D" w14:textId="77777777" w:rsidR="00183E20" w:rsidRPr="004E530D" w:rsidRDefault="00183E20" w:rsidP="00794BBC">
      <w:pPr>
        <w:spacing w:after="0" w:line="240" w:lineRule="auto"/>
        <w:jc w:val="both"/>
        <w:rPr>
          <w:rFonts w:cs="Calibri"/>
          <w:sz w:val="21"/>
          <w:szCs w:val="21"/>
          <w:lang w:val="sv-SE"/>
        </w:rPr>
      </w:pPr>
      <w:r w:rsidRPr="004E530D">
        <w:rPr>
          <w:rFonts w:cs="Calibri"/>
          <w:sz w:val="21"/>
          <w:szCs w:val="21"/>
          <w:lang w:val="sv-SE"/>
        </w:rPr>
        <w:t xml:space="preserve"> </w:t>
      </w:r>
    </w:p>
    <w:p w14:paraId="5FC277DA"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fr-ML"/>
        </w:rPr>
        <w:t xml:space="preserve">Pasien </w:t>
      </w:r>
      <w:proofErr w:type="spellStart"/>
      <w:r w:rsidRPr="004E530D">
        <w:rPr>
          <w:rFonts w:cs="Calibri"/>
          <w:sz w:val="21"/>
          <w:szCs w:val="21"/>
          <w:lang w:val="fr-ML"/>
        </w:rPr>
        <w:t>diharuskan</w:t>
      </w:r>
      <w:proofErr w:type="spellEnd"/>
      <w:r w:rsidRPr="004E530D">
        <w:rPr>
          <w:rFonts w:cs="Calibri"/>
          <w:sz w:val="21"/>
          <w:szCs w:val="21"/>
          <w:lang w:val="fr-ML"/>
        </w:rPr>
        <w:t xml:space="preserve"> </w:t>
      </w:r>
      <w:proofErr w:type="spellStart"/>
      <w:r w:rsidRPr="004E530D">
        <w:rPr>
          <w:rFonts w:cs="Calibri"/>
          <w:sz w:val="21"/>
          <w:szCs w:val="21"/>
          <w:lang w:val="fr-ML"/>
        </w:rPr>
        <w:t>menandatangani</w:t>
      </w:r>
      <w:proofErr w:type="spellEnd"/>
      <w:r w:rsidRPr="004E530D">
        <w:rPr>
          <w:rFonts w:cs="Calibri"/>
          <w:sz w:val="21"/>
          <w:szCs w:val="21"/>
          <w:lang w:val="fr-ML"/>
        </w:rPr>
        <w:t xml:space="preserve"> </w:t>
      </w:r>
      <w:proofErr w:type="spellStart"/>
      <w:r w:rsidRPr="004E530D">
        <w:rPr>
          <w:rFonts w:cs="Calibri"/>
          <w:sz w:val="21"/>
          <w:szCs w:val="21"/>
          <w:lang w:val="fr-ML"/>
        </w:rPr>
        <w:t>kwitansi</w:t>
      </w:r>
      <w:proofErr w:type="spellEnd"/>
      <w:r w:rsidRPr="004E530D">
        <w:rPr>
          <w:rFonts w:cs="Calibri"/>
          <w:sz w:val="21"/>
          <w:szCs w:val="21"/>
          <w:lang w:val="fr-ML"/>
        </w:rPr>
        <w:t xml:space="preserve"> dan/</w:t>
      </w:r>
      <w:proofErr w:type="spellStart"/>
      <w:r w:rsidRPr="004E530D">
        <w:rPr>
          <w:rFonts w:cs="Calibri"/>
          <w:sz w:val="21"/>
          <w:szCs w:val="21"/>
          <w:lang w:val="fr-ML"/>
        </w:rPr>
        <w:t>atau</w:t>
      </w:r>
      <w:proofErr w:type="spellEnd"/>
      <w:r w:rsidRPr="004E530D">
        <w:rPr>
          <w:rFonts w:cs="Calibri"/>
          <w:sz w:val="21"/>
          <w:szCs w:val="21"/>
          <w:lang w:val="fr-ML"/>
        </w:rPr>
        <w:t xml:space="preserve"> </w:t>
      </w:r>
      <w:proofErr w:type="spellStart"/>
      <w:r w:rsidRPr="004E530D">
        <w:rPr>
          <w:rFonts w:cs="Calibri"/>
          <w:sz w:val="21"/>
          <w:szCs w:val="21"/>
          <w:lang w:val="fr-ML"/>
        </w:rPr>
        <w:t>rincian</w:t>
      </w:r>
      <w:proofErr w:type="spellEnd"/>
      <w:r w:rsidRPr="004E530D">
        <w:rPr>
          <w:rFonts w:cs="Calibri"/>
          <w:sz w:val="21"/>
          <w:szCs w:val="21"/>
          <w:lang w:val="fr-ML"/>
        </w:rPr>
        <w:t xml:space="preserve"> </w:t>
      </w:r>
      <w:proofErr w:type="spellStart"/>
      <w:r w:rsidRPr="004E530D">
        <w:rPr>
          <w:rFonts w:cs="Calibri"/>
          <w:sz w:val="21"/>
          <w:szCs w:val="21"/>
          <w:lang w:val="fr-ML"/>
        </w:rPr>
        <w:t>biaya</w:t>
      </w:r>
      <w:proofErr w:type="spellEnd"/>
      <w:r w:rsidRPr="004E530D">
        <w:rPr>
          <w:rFonts w:cs="Calibri"/>
          <w:sz w:val="21"/>
          <w:szCs w:val="21"/>
          <w:lang w:val="fr-ML"/>
        </w:rPr>
        <w:t xml:space="preserve"> </w:t>
      </w:r>
      <w:proofErr w:type="spellStart"/>
      <w:r w:rsidRPr="004E530D">
        <w:rPr>
          <w:rFonts w:cs="Calibri"/>
          <w:sz w:val="21"/>
          <w:szCs w:val="21"/>
          <w:lang w:val="fr-ML"/>
        </w:rPr>
        <w:t>Rawat</w:t>
      </w:r>
      <w:proofErr w:type="spellEnd"/>
      <w:r w:rsidRPr="004E530D">
        <w:rPr>
          <w:rFonts w:cs="Calibri"/>
          <w:sz w:val="21"/>
          <w:szCs w:val="21"/>
          <w:lang w:val="fr-ML"/>
        </w:rPr>
        <w:t xml:space="preserve"> </w:t>
      </w:r>
      <w:proofErr w:type="spellStart"/>
      <w:r w:rsidRPr="004E530D">
        <w:rPr>
          <w:rFonts w:cs="Calibri"/>
          <w:sz w:val="21"/>
          <w:szCs w:val="21"/>
          <w:lang w:val="fr-ML"/>
        </w:rPr>
        <w:t>Inap</w:t>
      </w:r>
      <w:proofErr w:type="spellEnd"/>
      <w:r w:rsidRPr="004E530D">
        <w:rPr>
          <w:rFonts w:cs="Calibri"/>
          <w:sz w:val="21"/>
          <w:szCs w:val="21"/>
          <w:lang w:val="fr-ML"/>
        </w:rPr>
        <w:t>.</w:t>
      </w:r>
    </w:p>
    <w:p w14:paraId="427CC042" w14:textId="77777777" w:rsidR="00183E20" w:rsidRPr="004E530D" w:rsidRDefault="00183E20" w:rsidP="00794BBC">
      <w:pPr>
        <w:suppressAutoHyphens/>
        <w:spacing w:after="0" w:line="240" w:lineRule="auto"/>
        <w:jc w:val="both"/>
        <w:rPr>
          <w:rFonts w:cs="Calibri"/>
          <w:sz w:val="21"/>
          <w:szCs w:val="21"/>
          <w:lang w:val="sv-SE"/>
        </w:rPr>
      </w:pPr>
    </w:p>
    <w:p w14:paraId="46E88A8E"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sv-SE"/>
        </w:rPr>
        <w:t xml:space="preserve"> tidak diperbolehkan mengubah tanggal perawatan, diagnosa, hasil pemeriksaan tes laboratorium dan tes diagnostik, atau informasi medis lainnya termasuk informasi riwayat kesehatan Pasien terdahulu baik atas kepentingan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r w:rsidRPr="004E530D">
        <w:rPr>
          <w:rFonts w:cs="Calibri"/>
          <w:sz w:val="21"/>
          <w:szCs w:val="21"/>
          <w:lang w:val="sv-SE"/>
        </w:rPr>
        <w:t>atau atas permintaan Pasien.</w:t>
      </w:r>
    </w:p>
    <w:p w14:paraId="6218369C" w14:textId="77777777" w:rsidR="00183E20" w:rsidRPr="004E530D" w:rsidRDefault="00183E20" w:rsidP="00794BBC">
      <w:pPr>
        <w:suppressAutoHyphens/>
        <w:spacing w:after="0" w:line="240" w:lineRule="auto"/>
        <w:jc w:val="both"/>
        <w:rPr>
          <w:rFonts w:cs="Calibri"/>
          <w:sz w:val="21"/>
          <w:szCs w:val="21"/>
          <w:lang w:val="sv-SE"/>
        </w:rPr>
      </w:pPr>
    </w:p>
    <w:p w14:paraId="55F3F462" w14:textId="77777777" w:rsidR="00183E20" w:rsidRPr="004E530D" w:rsidRDefault="00183E20" w:rsidP="00794BBC">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Apabila terdapat informasi medis Pasien yang hendak direvisi oleh Pihak Kedua yang bukan karena kepentingan Pihak Kedua dan atau atas permintaan Pasien/Keluarga Pasien, maka Pihak Kedua diharuskan mengirimkan surat pernyataan atas revisi tersebut beserta alasannya dan ditandatangani oleh Dokter yang merawat dan Direktur Pihak Kedua dengan menyertakan foto kopi identitas diri (KTP/SIM/Kartu Identitas Diri) Dokter yang merawat dan Direktur Pihak Kedua. Surat Pernyataan dikirimkan melalui email kepada Pihak Pertama atau Administrator Pihak Ketiga.</w:t>
      </w:r>
    </w:p>
    <w:p w14:paraId="0AF33B28" w14:textId="77777777" w:rsidR="00183E20" w:rsidRPr="004E530D" w:rsidRDefault="00183E20" w:rsidP="00794BBC">
      <w:pPr>
        <w:suppressAutoHyphens/>
        <w:spacing w:after="0" w:line="240" w:lineRule="auto"/>
        <w:jc w:val="both"/>
        <w:rPr>
          <w:rFonts w:cs="Calibri"/>
          <w:sz w:val="21"/>
          <w:szCs w:val="21"/>
          <w:lang w:val="sv-SE"/>
        </w:rPr>
      </w:pPr>
    </w:p>
    <w:p w14:paraId="3031220F" w14:textId="77777777" w:rsidR="00183E20" w:rsidRPr="004E530D" w:rsidRDefault="00183E20" w:rsidP="00F124DE">
      <w:pPr>
        <w:numPr>
          <w:ilvl w:val="0"/>
          <w:numId w:val="63"/>
        </w:numPr>
        <w:suppressAutoHyphens/>
        <w:spacing w:after="0" w:line="240" w:lineRule="auto"/>
        <w:jc w:val="both"/>
        <w:rPr>
          <w:rFonts w:cs="Calibri"/>
          <w:sz w:val="21"/>
          <w:szCs w:val="21"/>
          <w:lang w:val="sv-SE"/>
        </w:rPr>
      </w:pPr>
      <w:r w:rsidRPr="004E530D">
        <w:rPr>
          <w:rFonts w:cs="Calibri"/>
          <w:sz w:val="21"/>
          <w:szCs w:val="21"/>
          <w:lang w:val="sv-SE"/>
        </w:rPr>
        <w:t xml:space="preserve">Bagi Pemegang Kartu Peserta, ditetapkan bahwa Pasien dibebaskan dari beban biaya atas Pelayanan Kesehatan yang diterimanya dari Pihak Kedua setelah mendapatkan jaminan dari Pihak </w:t>
      </w:r>
      <w:r w:rsidRPr="004E530D">
        <w:rPr>
          <w:rFonts w:cs="Calibri"/>
          <w:sz w:val="21"/>
          <w:szCs w:val="21"/>
          <w:lang w:val="sv-SE"/>
        </w:rPr>
        <w:lastRenderedPageBreak/>
        <w:t>Pertama dan jumlah yang diberikan sesuai dengan batas jaminan yang telah ditetapkan oleh Pihak Pertama pada Surat Jaminan.</w:t>
      </w:r>
    </w:p>
    <w:p w14:paraId="67F45996" w14:textId="77777777" w:rsidR="00183E20" w:rsidRPr="004E530D" w:rsidRDefault="00183E20" w:rsidP="00F124DE">
      <w:pPr>
        <w:suppressAutoHyphens/>
        <w:spacing w:after="0" w:line="240" w:lineRule="auto"/>
        <w:jc w:val="both"/>
        <w:rPr>
          <w:rFonts w:cs="Calibri"/>
          <w:sz w:val="21"/>
          <w:szCs w:val="21"/>
          <w:lang w:val="sv-SE"/>
        </w:rPr>
      </w:pPr>
    </w:p>
    <w:p w14:paraId="241DBBEA" w14:textId="77777777" w:rsidR="00183E20" w:rsidRPr="004E530D" w:rsidRDefault="00183E20" w:rsidP="00F124DE">
      <w:pPr>
        <w:numPr>
          <w:ilvl w:val="0"/>
          <w:numId w:val="66"/>
        </w:numPr>
        <w:suppressAutoHyphens/>
        <w:spacing w:after="0" w:line="240" w:lineRule="auto"/>
        <w:jc w:val="both"/>
        <w:rPr>
          <w:rFonts w:cs="Calibri"/>
          <w:b/>
          <w:sz w:val="21"/>
          <w:szCs w:val="21"/>
        </w:rPr>
      </w:pPr>
      <w:r w:rsidRPr="004E530D">
        <w:rPr>
          <w:rFonts w:cs="Calibri"/>
          <w:b/>
          <w:sz w:val="21"/>
          <w:szCs w:val="21"/>
        </w:rPr>
        <w:t>RAWAT JALAN</w:t>
      </w:r>
    </w:p>
    <w:p w14:paraId="23BED37B" w14:textId="77777777" w:rsidR="00183E20" w:rsidRPr="004E530D" w:rsidRDefault="00183E20" w:rsidP="00F124DE">
      <w:pPr>
        <w:suppressAutoHyphens/>
        <w:spacing w:after="0" w:line="240" w:lineRule="auto"/>
        <w:ind w:left="360"/>
        <w:jc w:val="both"/>
        <w:rPr>
          <w:rFonts w:cs="Calibri"/>
          <w:b/>
          <w:sz w:val="21"/>
          <w:szCs w:val="21"/>
        </w:rPr>
      </w:pPr>
    </w:p>
    <w:p w14:paraId="6AC3D67F" w14:textId="77777777" w:rsidR="00183E20" w:rsidRPr="004E530D" w:rsidRDefault="00183E20" w:rsidP="00F124DE">
      <w:pPr>
        <w:numPr>
          <w:ilvl w:val="0"/>
          <w:numId w:val="64"/>
        </w:numPr>
        <w:suppressAutoHyphens/>
        <w:spacing w:after="0" w:line="240" w:lineRule="auto"/>
        <w:jc w:val="both"/>
        <w:rPr>
          <w:rFonts w:cs="Calibri"/>
          <w:sz w:val="21"/>
          <w:szCs w:val="21"/>
          <w:lang w:val="es-ES"/>
        </w:rPr>
      </w:pPr>
      <w:proofErr w:type="spellStart"/>
      <w:r w:rsidRPr="004E530D">
        <w:rPr>
          <w:rFonts w:cs="Calibri"/>
          <w:sz w:val="21"/>
          <w:szCs w:val="21"/>
          <w:lang w:val="es-ES"/>
        </w:rPr>
        <w:t>Peserta</w:t>
      </w:r>
      <w:proofErr w:type="spellEnd"/>
      <w:r w:rsidRPr="004E530D">
        <w:rPr>
          <w:rFonts w:cs="Calibri"/>
          <w:sz w:val="21"/>
          <w:szCs w:val="21"/>
          <w:lang w:val="es-ES"/>
        </w:rPr>
        <w:t xml:space="preserve"> yang </w:t>
      </w:r>
      <w:proofErr w:type="spellStart"/>
      <w:r w:rsidRPr="004E530D">
        <w:rPr>
          <w:rFonts w:cs="Calibri"/>
          <w:sz w:val="21"/>
          <w:szCs w:val="21"/>
          <w:lang w:val="es-ES"/>
        </w:rPr>
        <w:t>memerlukan</w:t>
      </w:r>
      <w:proofErr w:type="spellEnd"/>
      <w:r w:rsidRPr="004E530D">
        <w:rPr>
          <w:rFonts w:cs="Calibri"/>
          <w:sz w:val="21"/>
          <w:szCs w:val="21"/>
          <w:lang w:val="es-ES"/>
        </w:rPr>
        <w:t xml:space="preserve"> </w:t>
      </w:r>
      <w:proofErr w:type="spellStart"/>
      <w:r w:rsidRPr="004E530D">
        <w:rPr>
          <w:rFonts w:cs="Calibri"/>
          <w:sz w:val="21"/>
          <w:szCs w:val="21"/>
          <w:lang w:val="es-ES"/>
        </w:rPr>
        <w:t>pelayanan</w:t>
      </w:r>
      <w:proofErr w:type="spellEnd"/>
      <w:r w:rsidRPr="004E530D">
        <w:rPr>
          <w:rFonts w:cs="Calibri"/>
          <w:sz w:val="21"/>
          <w:szCs w:val="21"/>
          <w:lang w:val="es-ES"/>
        </w:rPr>
        <w:t xml:space="preserve"> Rawat Jalan </w:t>
      </w:r>
      <w:proofErr w:type="spellStart"/>
      <w:r w:rsidRPr="004E530D">
        <w:rPr>
          <w:rFonts w:cs="Calibri"/>
          <w:sz w:val="21"/>
          <w:szCs w:val="21"/>
          <w:lang w:val="es-ES"/>
        </w:rPr>
        <w:t>dari</w:t>
      </w:r>
      <w:proofErr w:type="spellEnd"/>
      <w:r w:rsidRPr="004E530D">
        <w:rPr>
          <w:rFonts w:cs="Calibri"/>
          <w:sz w:val="21"/>
          <w:szCs w:val="21"/>
          <w:lang w:val="es-ES"/>
        </w:rPr>
        <w:t xml:space="preserve"> </w:t>
      </w: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proofErr w:type="spellStart"/>
      <w:r w:rsidRPr="004E530D">
        <w:rPr>
          <w:rFonts w:cs="Calibri"/>
          <w:sz w:val="21"/>
          <w:szCs w:val="21"/>
          <w:lang w:val="es-ES"/>
        </w:rPr>
        <w:t>wajib</w:t>
      </w:r>
      <w:proofErr w:type="spellEnd"/>
      <w:r w:rsidRPr="004E530D">
        <w:rPr>
          <w:rFonts w:cs="Calibri"/>
          <w:sz w:val="21"/>
          <w:szCs w:val="21"/>
          <w:lang w:val="es-ES"/>
        </w:rPr>
        <w:t xml:space="preserve"> </w:t>
      </w:r>
      <w:proofErr w:type="spellStart"/>
      <w:r w:rsidRPr="004E530D">
        <w:rPr>
          <w:rFonts w:cs="Calibri"/>
          <w:sz w:val="21"/>
          <w:szCs w:val="21"/>
          <w:lang w:val="es-ES"/>
        </w:rPr>
        <w:t>menunjukkan</w:t>
      </w:r>
      <w:proofErr w:type="spellEnd"/>
      <w:r w:rsidRPr="004E530D">
        <w:rPr>
          <w:rFonts w:cs="Calibri"/>
          <w:sz w:val="21"/>
          <w:szCs w:val="21"/>
          <w:lang w:val="es-ES"/>
        </w:rPr>
        <w:t xml:space="preserve"> </w:t>
      </w:r>
      <w:proofErr w:type="spellStart"/>
      <w:r w:rsidRPr="004E530D">
        <w:rPr>
          <w:rFonts w:cs="Calibri"/>
          <w:sz w:val="21"/>
          <w:szCs w:val="21"/>
          <w:lang w:val="es-ES"/>
        </w:rPr>
        <w:t>Bukti</w:t>
      </w:r>
      <w:proofErr w:type="spellEnd"/>
      <w:r w:rsidRPr="004E530D">
        <w:rPr>
          <w:rFonts w:cs="Calibri"/>
          <w:sz w:val="21"/>
          <w:szCs w:val="21"/>
          <w:lang w:val="es-ES"/>
        </w:rPr>
        <w:t xml:space="preserve"> </w:t>
      </w:r>
      <w:proofErr w:type="spellStart"/>
      <w:r w:rsidRPr="004E530D">
        <w:rPr>
          <w:rFonts w:cs="Calibri"/>
          <w:sz w:val="21"/>
          <w:szCs w:val="21"/>
          <w:lang w:val="es-ES"/>
        </w:rPr>
        <w:t>Kepesertaan</w:t>
      </w:r>
      <w:proofErr w:type="spellEnd"/>
      <w:r w:rsidRPr="004E530D">
        <w:rPr>
          <w:rFonts w:cs="Calibri"/>
          <w:sz w:val="21"/>
          <w:szCs w:val="21"/>
          <w:lang w:val="es-ES"/>
        </w:rPr>
        <w:t xml:space="preserve"> yang </w:t>
      </w:r>
      <w:proofErr w:type="spellStart"/>
      <w:r w:rsidRPr="004E530D">
        <w:rPr>
          <w:rFonts w:cs="Calibri"/>
          <w:sz w:val="21"/>
          <w:szCs w:val="21"/>
          <w:lang w:val="es-ES"/>
        </w:rPr>
        <w:t>masih</w:t>
      </w:r>
      <w:proofErr w:type="spellEnd"/>
      <w:r w:rsidRPr="004E530D">
        <w:rPr>
          <w:rFonts w:cs="Calibri"/>
          <w:sz w:val="21"/>
          <w:szCs w:val="21"/>
          <w:lang w:val="es-ES"/>
        </w:rPr>
        <w:t xml:space="preserve"> </w:t>
      </w:r>
      <w:proofErr w:type="spellStart"/>
      <w:r w:rsidRPr="004E530D">
        <w:rPr>
          <w:rFonts w:cs="Calibri"/>
          <w:sz w:val="21"/>
          <w:szCs w:val="21"/>
          <w:lang w:val="es-ES"/>
        </w:rPr>
        <w:t>berlaku</w:t>
      </w:r>
      <w:proofErr w:type="spellEnd"/>
      <w:r w:rsidRPr="004E530D">
        <w:rPr>
          <w:rFonts w:cs="Calibri"/>
          <w:sz w:val="21"/>
          <w:szCs w:val="21"/>
          <w:lang w:val="es-ES"/>
        </w:rPr>
        <w:t xml:space="preserve"> </w:t>
      </w:r>
      <w:proofErr w:type="spellStart"/>
      <w:r w:rsidRPr="004E530D">
        <w:rPr>
          <w:rFonts w:cs="Calibri"/>
          <w:sz w:val="21"/>
          <w:szCs w:val="21"/>
          <w:lang w:val="es-ES"/>
        </w:rPr>
        <w:t>dengan</w:t>
      </w:r>
      <w:proofErr w:type="spellEnd"/>
      <w:r w:rsidRPr="004E530D">
        <w:rPr>
          <w:rFonts w:cs="Calibri"/>
          <w:sz w:val="21"/>
          <w:szCs w:val="21"/>
          <w:lang w:val="es-ES"/>
        </w:rPr>
        <w:t xml:space="preserve"> </w:t>
      </w:r>
      <w:proofErr w:type="spellStart"/>
      <w:r w:rsidRPr="004E530D">
        <w:rPr>
          <w:rFonts w:cs="Calibri"/>
          <w:sz w:val="21"/>
          <w:szCs w:val="21"/>
          <w:lang w:val="es-ES"/>
        </w:rPr>
        <w:t>contoh</w:t>
      </w:r>
      <w:proofErr w:type="spellEnd"/>
      <w:r w:rsidRPr="004E530D">
        <w:rPr>
          <w:rFonts w:cs="Calibri"/>
          <w:sz w:val="21"/>
          <w:szCs w:val="21"/>
          <w:lang w:val="es-ES"/>
        </w:rPr>
        <w:t xml:space="preserve"> </w:t>
      </w:r>
      <w:proofErr w:type="spellStart"/>
      <w:r w:rsidRPr="004E530D">
        <w:rPr>
          <w:rFonts w:cs="Calibri"/>
          <w:sz w:val="21"/>
          <w:szCs w:val="21"/>
          <w:lang w:val="es-ES"/>
        </w:rPr>
        <w:t>kartu</w:t>
      </w:r>
      <w:proofErr w:type="spellEnd"/>
      <w:r w:rsidRPr="004E530D">
        <w:rPr>
          <w:rFonts w:cs="Calibri"/>
          <w:sz w:val="21"/>
          <w:szCs w:val="21"/>
          <w:lang w:val="es-ES"/>
        </w:rPr>
        <w:t xml:space="preserve"> </w:t>
      </w:r>
      <w:proofErr w:type="spellStart"/>
      <w:r w:rsidRPr="004E530D">
        <w:rPr>
          <w:rFonts w:cs="Calibri"/>
          <w:sz w:val="21"/>
          <w:szCs w:val="21"/>
          <w:lang w:val="es-ES"/>
        </w:rPr>
        <w:t>peserta</w:t>
      </w:r>
      <w:proofErr w:type="spellEnd"/>
      <w:r w:rsidRPr="004E530D">
        <w:rPr>
          <w:rFonts w:cs="Calibri"/>
          <w:sz w:val="21"/>
          <w:szCs w:val="21"/>
          <w:lang w:val="es-ES"/>
        </w:rPr>
        <w:t xml:space="preserve"> </w:t>
      </w:r>
      <w:proofErr w:type="spellStart"/>
      <w:r w:rsidRPr="004E530D">
        <w:rPr>
          <w:rFonts w:cs="Calibri"/>
          <w:sz w:val="21"/>
          <w:szCs w:val="21"/>
          <w:lang w:val="es-ES"/>
        </w:rPr>
        <w:t>sebagaimana</w:t>
      </w:r>
      <w:proofErr w:type="spellEnd"/>
      <w:r w:rsidRPr="004E530D">
        <w:rPr>
          <w:rFonts w:cs="Calibri"/>
          <w:sz w:val="21"/>
          <w:szCs w:val="21"/>
          <w:lang w:val="es-ES"/>
        </w:rPr>
        <w:t xml:space="preserve"> </w:t>
      </w:r>
      <w:proofErr w:type="spellStart"/>
      <w:r w:rsidRPr="004E530D">
        <w:rPr>
          <w:rFonts w:cs="Calibri"/>
          <w:sz w:val="21"/>
          <w:szCs w:val="21"/>
          <w:lang w:val="es-ES"/>
        </w:rPr>
        <w:t>tercantum</w:t>
      </w:r>
      <w:proofErr w:type="spellEnd"/>
      <w:r w:rsidRPr="004E530D">
        <w:rPr>
          <w:rFonts w:cs="Calibri"/>
          <w:sz w:val="21"/>
          <w:szCs w:val="21"/>
          <w:lang w:val="es-ES"/>
        </w:rPr>
        <w:t xml:space="preserve"> </w:t>
      </w:r>
      <w:proofErr w:type="spellStart"/>
      <w:r w:rsidRPr="004E530D">
        <w:rPr>
          <w:rFonts w:cs="Calibri"/>
          <w:sz w:val="21"/>
          <w:szCs w:val="21"/>
          <w:lang w:val="es-ES"/>
        </w:rPr>
        <w:t>dalam</w:t>
      </w:r>
      <w:proofErr w:type="spellEnd"/>
      <w:r w:rsidRPr="004E530D">
        <w:rPr>
          <w:rFonts w:cs="Calibri"/>
          <w:sz w:val="21"/>
          <w:szCs w:val="21"/>
          <w:lang w:val="es-ES"/>
        </w:rPr>
        <w:t xml:space="preserve"> </w:t>
      </w:r>
      <w:proofErr w:type="spellStart"/>
      <w:r w:rsidRPr="004E530D">
        <w:rPr>
          <w:rFonts w:cs="Calibri"/>
          <w:sz w:val="21"/>
          <w:szCs w:val="21"/>
          <w:lang w:val="es-ES"/>
        </w:rPr>
        <w:t>Lampiran</w:t>
      </w:r>
      <w:proofErr w:type="spellEnd"/>
      <w:r w:rsidRPr="004E530D">
        <w:rPr>
          <w:rFonts w:cs="Calibri"/>
          <w:sz w:val="21"/>
          <w:szCs w:val="21"/>
          <w:lang w:val="es-ES"/>
        </w:rPr>
        <w:t xml:space="preserve"> I. </w:t>
      </w:r>
    </w:p>
    <w:p w14:paraId="7608A48B" w14:textId="77777777" w:rsidR="00183E20" w:rsidRPr="004E530D" w:rsidRDefault="00183E20" w:rsidP="00F124DE">
      <w:pPr>
        <w:suppressAutoHyphens/>
        <w:spacing w:after="0" w:line="240" w:lineRule="auto"/>
        <w:ind w:left="720"/>
        <w:jc w:val="both"/>
        <w:rPr>
          <w:rFonts w:cs="Calibri"/>
          <w:sz w:val="21"/>
          <w:szCs w:val="21"/>
          <w:lang w:val="es-ES"/>
        </w:rPr>
      </w:pPr>
    </w:p>
    <w:p w14:paraId="449D639A" w14:textId="77777777" w:rsidR="00183E20" w:rsidRPr="004E530D" w:rsidRDefault="00183E20" w:rsidP="00F124DE">
      <w:pPr>
        <w:pStyle w:val="ListParagraph"/>
        <w:numPr>
          <w:ilvl w:val="0"/>
          <w:numId w:val="64"/>
        </w:numPr>
        <w:suppressAutoHyphens/>
        <w:spacing w:after="0" w:line="240" w:lineRule="auto"/>
        <w:contextualSpacing w:val="0"/>
        <w:jc w:val="both"/>
        <w:rPr>
          <w:rFonts w:cs="Calibri"/>
          <w:sz w:val="21"/>
          <w:szCs w:val="21"/>
          <w:lang w:val="es-ES"/>
        </w:rPr>
      </w:pPr>
      <w:proofErr w:type="spellStart"/>
      <w:r w:rsidRPr="004E530D">
        <w:rPr>
          <w:rFonts w:cs="Calibri"/>
          <w:sz w:val="21"/>
          <w:szCs w:val="21"/>
          <w:lang w:val="es-ES"/>
        </w:rPr>
        <w:t>Pihak</w:t>
      </w:r>
      <w:proofErr w:type="spellEnd"/>
      <w:r w:rsidRPr="004E530D">
        <w:rPr>
          <w:rFonts w:cs="Calibri"/>
          <w:sz w:val="21"/>
          <w:szCs w:val="21"/>
          <w:lang w:val="es-ES"/>
        </w:rPr>
        <w:t xml:space="preserve"> </w:t>
      </w:r>
      <w:proofErr w:type="spellStart"/>
      <w:r w:rsidRPr="004E530D">
        <w:rPr>
          <w:rFonts w:cs="Calibri"/>
          <w:sz w:val="21"/>
          <w:szCs w:val="21"/>
          <w:lang w:val="es-ES"/>
        </w:rPr>
        <w:t>Kedua</w:t>
      </w:r>
      <w:proofErr w:type="spellEnd"/>
      <w:r w:rsidRPr="004E530D">
        <w:rPr>
          <w:rFonts w:cs="Calibri"/>
          <w:sz w:val="21"/>
          <w:szCs w:val="21"/>
          <w:lang w:val="es-ES"/>
        </w:rPr>
        <w:t xml:space="preserve"> </w:t>
      </w:r>
      <w:proofErr w:type="spellStart"/>
      <w:r w:rsidRPr="004E530D">
        <w:rPr>
          <w:rFonts w:cs="Calibri"/>
          <w:sz w:val="21"/>
          <w:szCs w:val="21"/>
          <w:lang w:val="es-ES"/>
        </w:rPr>
        <w:t>diharuskan</w:t>
      </w:r>
      <w:proofErr w:type="spellEnd"/>
      <w:r w:rsidRPr="004E530D">
        <w:rPr>
          <w:rFonts w:cs="Calibri"/>
          <w:sz w:val="21"/>
          <w:szCs w:val="21"/>
          <w:lang w:val="es-ES"/>
        </w:rPr>
        <w:t xml:space="preserve"> </w:t>
      </w:r>
      <w:proofErr w:type="spellStart"/>
      <w:r w:rsidRPr="004E530D">
        <w:rPr>
          <w:rFonts w:cs="Calibri"/>
          <w:sz w:val="21"/>
          <w:szCs w:val="21"/>
          <w:lang w:val="es-ES"/>
        </w:rPr>
        <w:t>memeriksa</w:t>
      </w:r>
      <w:proofErr w:type="spellEnd"/>
      <w:r w:rsidRPr="004E530D">
        <w:rPr>
          <w:rFonts w:cs="Calibri"/>
          <w:sz w:val="21"/>
          <w:szCs w:val="21"/>
          <w:lang w:val="es-ES"/>
        </w:rPr>
        <w:t xml:space="preserve"> </w:t>
      </w:r>
      <w:proofErr w:type="spellStart"/>
      <w:r w:rsidRPr="004E530D">
        <w:rPr>
          <w:rFonts w:cs="Calibri"/>
          <w:sz w:val="21"/>
          <w:szCs w:val="21"/>
          <w:lang w:val="es-ES"/>
        </w:rPr>
        <w:t>kesesuaian</w:t>
      </w:r>
      <w:proofErr w:type="spellEnd"/>
      <w:r w:rsidRPr="004E530D">
        <w:rPr>
          <w:rFonts w:cs="Calibri"/>
          <w:sz w:val="21"/>
          <w:szCs w:val="21"/>
          <w:lang w:val="es-ES"/>
        </w:rPr>
        <w:t xml:space="preserve"> </w:t>
      </w:r>
      <w:proofErr w:type="spellStart"/>
      <w:r w:rsidRPr="004E530D">
        <w:rPr>
          <w:rFonts w:cs="Calibri"/>
          <w:sz w:val="21"/>
          <w:szCs w:val="21"/>
          <w:lang w:val="es-ES"/>
        </w:rPr>
        <w:t>Bukti</w:t>
      </w:r>
      <w:proofErr w:type="spellEnd"/>
      <w:r w:rsidRPr="004E530D">
        <w:rPr>
          <w:rFonts w:cs="Calibri"/>
          <w:sz w:val="21"/>
          <w:szCs w:val="21"/>
          <w:lang w:val="es-ES"/>
        </w:rPr>
        <w:t xml:space="preserve"> </w:t>
      </w:r>
      <w:proofErr w:type="spellStart"/>
      <w:r w:rsidRPr="004E530D">
        <w:rPr>
          <w:rFonts w:cs="Calibri"/>
          <w:sz w:val="21"/>
          <w:szCs w:val="21"/>
          <w:lang w:val="es-ES"/>
        </w:rPr>
        <w:t>Kepesertaan</w:t>
      </w:r>
      <w:proofErr w:type="spellEnd"/>
      <w:r w:rsidRPr="004E530D">
        <w:rPr>
          <w:rFonts w:cs="Calibri"/>
          <w:sz w:val="21"/>
          <w:szCs w:val="21"/>
          <w:lang w:val="es-ES"/>
        </w:rPr>
        <w:t xml:space="preserve"> </w:t>
      </w:r>
      <w:proofErr w:type="spellStart"/>
      <w:r w:rsidRPr="004E530D">
        <w:rPr>
          <w:rFonts w:cs="Calibri"/>
          <w:sz w:val="21"/>
          <w:szCs w:val="21"/>
          <w:lang w:val="es-ES"/>
        </w:rPr>
        <w:t>dengan</w:t>
      </w:r>
      <w:proofErr w:type="spellEnd"/>
      <w:r w:rsidRPr="004E530D">
        <w:rPr>
          <w:rFonts w:cs="Calibri"/>
          <w:sz w:val="21"/>
          <w:szCs w:val="21"/>
          <w:lang w:val="es-ES"/>
        </w:rPr>
        <w:t xml:space="preserve"> </w:t>
      </w:r>
      <w:proofErr w:type="spellStart"/>
      <w:r w:rsidRPr="004E530D">
        <w:rPr>
          <w:rFonts w:cs="Calibri"/>
          <w:sz w:val="21"/>
          <w:szCs w:val="21"/>
          <w:lang w:val="es-ES"/>
        </w:rPr>
        <w:t>identitas</w:t>
      </w:r>
      <w:proofErr w:type="spellEnd"/>
      <w:r w:rsidRPr="004E530D">
        <w:rPr>
          <w:rFonts w:cs="Calibri"/>
          <w:sz w:val="21"/>
          <w:szCs w:val="21"/>
          <w:lang w:val="es-ES"/>
        </w:rPr>
        <w:t xml:space="preserve"> </w:t>
      </w:r>
      <w:proofErr w:type="spellStart"/>
      <w:r w:rsidRPr="004E530D">
        <w:rPr>
          <w:rFonts w:cs="Calibri"/>
          <w:sz w:val="21"/>
          <w:szCs w:val="21"/>
          <w:lang w:val="es-ES"/>
        </w:rPr>
        <w:t>diri</w:t>
      </w:r>
      <w:proofErr w:type="spellEnd"/>
      <w:r w:rsidRPr="004E530D">
        <w:rPr>
          <w:rFonts w:cs="Calibri"/>
          <w:sz w:val="21"/>
          <w:szCs w:val="21"/>
          <w:lang w:val="es-ES"/>
        </w:rPr>
        <w:t xml:space="preserve"> (KTP/SIM/</w:t>
      </w:r>
      <w:proofErr w:type="spellStart"/>
      <w:r w:rsidRPr="004E530D">
        <w:rPr>
          <w:rFonts w:cs="Calibri"/>
          <w:sz w:val="21"/>
          <w:szCs w:val="21"/>
          <w:lang w:val="es-ES"/>
        </w:rPr>
        <w:t>Kartu</w:t>
      </w:r>
      <w:proofErr w:type="spellEnd"/>
      <w:r w:rsidRPr="004E530D">
        <w:rPr>
          <w:rFonts w:cs="Calibri"/>
          <w:sz w:val="21"/>
          <w:szCs w:val="21"/>
          <w:lang w:val="es-ES"/>
        </w:rPr>
        <w:t xml:space="preserve"> </w:t>
      </w:r>
      <w:proofErr w:type="spellStart"/>
      <w:r w:rsidRPr="004E530D">
        <w:rPr>
          <w:rFonts w:cs="Calibri"/>
          <w:sz w:val="21"/>
          <w:szCs w:val="21"/>
          <w:lang w:val="es-ES"/>
        </w:rPr>
        <w:t>Identitas</w:t>
      </w:r>
      <w:proofErr w:type="spellEnd"/>
      <w:r w:rsidRPr="004E530D">
        <w:rPr>
          <w:rFonts w:cs="Calibri"/>
          <w:sz w:val="21"/>
          <w:szCs w:val="21"/>
          <w:lang w:val="es-ES"/>
        </w:rPr>
        <w:t xml:space="preserve"> </w:t>
      </w:r>
      <w:proofErr w:type="spellStart"/>
      <w:r w:rsidRPr="004E530D">
        <w:rPr>
          <w:rFonts w:cs="Calibri"/>
          <w:sz w:val="21"/>
          <w:szCs w:val="21"/>
          <w:lang w:val="es-ES"/>
        </w:rPr>
        <w:t>lainnya</w:t>
      </w:r>
      <w:proofErr w:type="spellEnd"/>
      <w:r w:rsidRPr="004E530D">
        <w:rPr>
          <w:rFonts w:cs="Calibri"/>
          <w:sz w:val="21"/>
          <w:szCs w:val="21"/>
          <w:lang w:val="es-ES"/>
        </w:rPr>
        <w:t xml:space="preserve">) </w:t>
      </w:r>
      <w:proofErr w:type="spellStart"/>
      <w:r w:rsidRPr="004E530D">
        <w:rPr>
          <w:rFonts w:cs="Calibri"/>
          <w:sz w:val="21"/>
          <w:szCs w:val="21"/>
          <w:lang w:val="es-ES"/>
        </w:rPr>
        <w:t>dari</w:t>
      </w:r>
      <w:proofErr w:type="spellEnd"/>
      <w:r w:rsidRPr="004E530D">
        <w:rPr>
          <w:rFonts w:cs="Calibri"/>
          <w:sz w:val="21"/>
          <w:szCs w:val="21"/>
          <w:lang w:val="es-ES"/>
        </w:rPr>
        <w:t xml:space="preserve"> </w:t>
      </w:r>
      <w:proofErr w:type="spellStart"/>
      <w:r w:rsidRPr="004E530D">
        <w:rPr>
          <w:rFonts w:cs="Calibri"/>
          <w:sz w:val="21"/>
          <w:szCs w:val="21"/>
          <w:lang w:val="es-ES"/>
        </w:rPr>
        <w:t>Peserta</w:t>
      </w:r>
      <w:proofErr w:type="spellEnd"/>
      <w:r w:rsidRPr="004E530D">
        <w:rPr>
          <w:rFonts w:cs="Calibri"/>
          <w:sz w:val="21"/>
          <w:szCs w:val="21"/>
          <w:lang w:val="es-ES"/>
        </w:rPr>
        <w:t xml:space="preserve"> yang </w:t>
      </w:r>
      <w:proofErr w:type="spellStart"/>
      <w:r w:rsidRPr="004E530D">
        <w:rPr>
          <w:rFonts w:cs="Calibri"/>
          <w:sz w:val="21"/>
          <w:szCs w:val="21"/>
          <w:lang w:val="es-ES"/>
        </w:rPr>
        <w:t>akan</w:t>
      </w:r>
      <w:proofErr w:type="spellEnd"/>
      <w:r w:rsidRPr="004E530D">
        <w:rPr>
          <w:rFonts w:cs="Calibri"/>
          <w:sz w:val="21"/>
          <w:szCs w:val="21"/>
          <w:lang w:val="es-ES"/>
        </w:rPr>
        <w:t xml:space="preserve"> </w:t>
      </w:r>
      <w:proofErr w:type="spellStart"/>
      <w:r w:rsidRPr="004E530D">
        <w:rPr>
          <w:rFonts w:cs="Calibri"/>
          <w:sz w:val="21"/>
          <w:szCs w:val="21"/>
          <w:lang w:val="es-ES"/>
        </w:rPr>
        <w:t>mendapatkan</w:t>
      </w:r>
      <w:proofErr w:type="spellEnd"/>
      <w:r w:rsidRPr="004E530D">
        <w:rPr>
          <w:rFonts w:cs="Calibri"/>
          <w:sz w:val="21"/>
          <w:szCs w:val="21"/>
          <w:lang w:val="es-ES"/>
        </w:rPr>
        <w:t xml:space="preserve"> </w:t>
      </w:r>
      <w:proofErr w:type="spellStart"/>
      <w:r w:rsidRPr="004E530D">
        <w:rPr>
          <w:rFonts w:cs="Calibri"/>
          <w:sz w:val="21"/>
          <w:szCs w:val="21"/>
          <w:lang w:val="es-ES"/>
        </w:rPr>
        <w:t>Pelayanan</w:t>
      </w:r>
      <w:proofErr w:type="spellEnd"/>
      <w:r w:rsidRPr="004E530D">
        <w:rPr>
          <w:rFonts w:cs="Calibri"/>
          <w:sz w:val="21"/>
          <w:szCs w:val="21"/>
          <w:lang w:val="es-ES"/>
        </w:rPr>
        <w:t xml:space="preserve"> </w:t>
      </w:r>
      <w:proofErr w:type="spellStart"/>
      <w:r w:rsidRPr="004E530D">
        <w:rPr>
          <w:rFonts w:cs="Calibri"/>
          <w:sz w:val="21"/>
          <w:szCs w:val="21"/>
          <w:lang w:val="es-ES"/>
        </w:rPr>
        <w:t>Kesehatan</w:t>
      </w:r>
      <w:proofErr w:type="spellEnd"/>
      <w:r w:rsidRPr="004E530D">
        <w:rPr>
          <w:rFonts w:cs="Calibri"/>
          <w:sz w:val="21"/>
          <w:szCs w:val="21"/>
          <w:lang w:val="es-ES"/>
        </w:rPr>
        <w:t xml:space="preserve">. </w:t>
      </w:r>
      <w:proofErr w:type="spellStart"/>
      <w:r w:rsidRPr="004E530D">
        <w:rPr>
          <w:rFonts w:cs="Calibri"/>
          <w:sz w:val="21"/>
          <w:szCs w:val="21"/>
          <w:lang w:val="es-ES"/>
        </w:rPr>
        <w:t>Jika</w:t>
      </w:r>
      <w:proofErr w:type="spellEnd"/>
      <w:r w:rsidRPr="004E530D">
        <w:rPr>
          <w:rFonts w:cs="Calibri"/>
          <w:sz w:val="21"/>
          <w:szCs w:val="21"/>
          <w:lang w:val="es-ES"/>
        </w:rPr>
        <w:t xml:space="preserve"> </w:t>
      </w:r>
      <w:proofErr w:type="spellStart"/>
      <w:r w:rsidRPr="004E530D">
        <w:rPr>
          <w:rFonts w:cs="Calibri"/>
          <w:sz w:val="21"/>
          <w:szCs w:val="21"/>
          <w:lang w:val="es-ES"/>
        </w:rPr>
        <w:t>tidak</w:t>
      </w:r>
      <w:proofErr w:type="spellEnd"/>
      <w:r w:rsidRPr="004E530D">
        <w:rPr>
          <w:rFonts w:cs="Calibri"/>
          <w:sz w:val="21"/>
          <w:szCs w:val="21"/>
          <w:lang w:val="es-ES"/>
        </w:rPr>
        <w:t xml:space="preserve"> </w:t>
      </w:r>
      <w:proofErr w:type="spellStart"/>
      <w:r w:rsidRPr="004E530D">
        <w:rPr>
          <w:rFonts w:cs="Calibri"/>
          <w:sz w:val="21"/>
          <w:szCs w:val="21"/>
          <w:lang w:val="es-ES"/>
        </w:rPr>
        <w:t>ada</w:t>
      </w:r>
      <w:proofErr w:type="spellEnd"/>
      <w:r w:rsidRPr="004E530D">
        <w:rPr>
          <w:rFonts w:cs="Calibri"/>
          <w:sz w:val="21"/>
          <w:szCs w:val="21"/>
          <w:lang w:val="es-ES"/>
        </w:rPr>
        <w:t xml:space="preserve"> </w:t>
      </w:r>
      <w:proofErr w:type="spellStart"/>
      <w:r w:rsidRPr="004E530D">
        <w:rPr>
          <w:rFonts w:cs="Calibri"/>
          <w:sz w:val="21"/>
          <w:szCs w:val="21"/>
          <w:lang w:val="es-ES"/>
        </w:rPr>
        <w:t>kesesuaian</w:t>
      </w:r>
      <w:proofErr w:type="spellEnd"/>
      <w:r w:rsidRPr="004E530D">
        <w:rPr>
          <w:rFonts w:cs="Calibri"/>
          <w:sz w:val="21"/>
          <w:szCs w:val="21"/>
          <w:lang w:val="es-ES"/>
        </w:rPr>
        <w:t xml:space="preserve"> </w:t>
      </w:r>
      <w:proofErr w:type="spellStart"/>
      <w:r w:rsidRPr="004E530D">
        <w:rPr>
          <w:rFonts w:cs="Calibri"/>
          <w:sz w:val="21"/>
          <w:szCs w:val="21"/>
          <w:lang w:val="es-ES"/>
        </w:rPr>
        <w:t>atau</w:t>
      </w:r>
      <w:proofErr w:type="spellEnd"/>
      <w:r w:rsidRPr="004E530D">
        <w:rPr>
          <w:rFonts w:cs="Calibri"/>
          <w:sz w:val="21"/>
          <w:szCs w:val="21"/>
          <w:lang w:val="es-ES"/>
        </w:rPr>
        <w:t xml:space="preserve"> </w:t>
      </w:r>
      <w:proofErr w:type="spellStart"/>
      <w:r w:rsidRPr="004E530D">
        <w:rPr>
          <w:rFonts w:cs="Calibri"/>
          <w:sz w:val="21"/>
          <w:szCs w:val="21"/>
          <w:lang w:val="es-ES"/>
        </w:rPr>
        <w:t>Peserta</w:t>
      </w:r>
      <w:proofErr w:type="spellEnd"/>
      <w:r w:rsidRPr="004E530D">
        <w:rPr>
          <w:rFonts w:cs="Calibri"/>
          <w:sz w:val="21"/>
          <w:szCs w:val="21"/>
          <w:lang w:val="es-ES"/>
        </w:rPr>
        <w:t xml:space="preserve"> </w:t>
      </w:r>
      <w:proofErr w:type="spellStart"/>
      <w:r w:rsidRPr="004E530D">
        <w:rPr>
          <w:rFonts w:cs="Calibri"/>
          <w:sz w:val="21"/>
          <w:szCs w:val="21"/>
          <w:lang w:val="es-ES"/>
        </w:rPr>
        <w:t>tidak</w:t>
      </w:r>
      <w:proofErr w:type="spellEnd"/>
      <w:r w:rsidRPr="004E530D">
        <w:rPr>
          <w:rFonts w:cs="Calibri"/>
          <w:sz w:val="21"/>
          <w:szCs w:val="21"/>
          <w:lang w:val="es-ES"/>
        </w:rPr>
        <w:t xml:space="preserve"> </w:t>
      </w:r>
      <w:proofErr w:type="spellStart"/>
      <w:r w:rsidRPr="004E530D">
        <w:rPr>
          <w:rFonts w:cs="Calibri"/>
          <w:sz w:val="21"/>
          <w:szCs w:val="21"/>
          <w:lang w:val="es-ES"/>
        </w:rPr>
        <w:t>dapat</w:t>
      </w:r>
      <w:proofErr w:type="spellEnd"/>
      <w:r w:rsidRPr="004E530D">
        <w:rPr>
          <w:rFonts w:cs="Calibri"/>
          <w:sz w:val="21"/>
          <w:szCs w:val="21"/>
          <w:lang w:val="es-ES"/>
        </w:rPr>
        <w:t xml:space="preserve"> </w:t>
      </w:r>
      <w:proofErr w:type="spellStart"/>
      <w:r w:rsidRPr="004E530D">
        <w:rPr>
          <w:rFonts w:cs="Calibri"/>
          <w:sz w:val="21"/>
          <w:szCs w:val="21"/>
          <w:lang w:val="es-ES"/>
        </w:rPr>
        <w:t>menunjukkan</w:t>
      </w:r>
      <w:proofErr w:type="spellEnd"/>
      <w:r w:rsidRPr="004E530D">
        <w:rPr>
          <w:rFonts w:cs="Calibri"/>
          <w:sz w:val="21"/>
          <w:szCs w:val="21"/>
          <w:lang w:val="es-ES"/>
        </w:rPr>
        <w:t xml:space="preserve"> </w:t>
      </w:r>
      <w:proofErr w:type="spellStart"/>
      <w:r w:rsidRPr="004E530D">
        <w:rPr>
          <w:rFonts w:cs="Calibri"/>
          <w:sz w:val="21"/>
          <w:szCs w:val="21"/>
          <w:lang w:val="es-ES"/>
        </w:rPr>
        <w:t>Bukti</w:t>
      </w:r>
      <w:proofErr w:type="spellEnd"/>
      <w:r w:rsidRPr="004E530D">
        <w:rPr>
          <w:rFonts w:cs="Calibri"/>
          <w:sz w:val="21"/>
          <w:szCs w:val="21"/>
          <w:lang w:val="es-ES"/>
        </w:rPr>
        <w:t xml:space="preserve"> </w:t>
      </w:r>
      <w:proofErr w:type="spellStart"/>
      <w:r w:rsidRPr="004E530D">
        <w:rPr>
          <w:rFonts w:cs="Calibri"/>
          <w:sz w:val="21"/>
          <w:szCs w:val="21"/>
          <w:lang w:val="es-ES"/>
        </w:rPr>
        <w:t>Kepesertaan</w:t>
      </w:r>
      <w:proofErr w:type="spellEnd"/>
      <w:r w:rsidRPr="004E530D">
        <w:rPr>
          <w:rFonts w:cs="Calibri"/>
          <w:sz w:val="21"/>
          <w:szCs w:val="21"/>
          <w:lang w:val="es-ES"/>
        </w:rPr>
        <w:t xml:space="preserve"> </w:t>
      </w:r>
      <w:proofErr w:type="spellStart"/>
      <w:r w:rsidRPr="004E530D">
        <w:rPr>
          <w:rFonts w:cs="Calibri"/>
          <w:sz w:val="21"/>
          <w:szCs w:val="21"/>
          <w:lang w:val="es-ES"/>
        </w:rPr>
        <w:t>maka</w:t>
      </w:r>
      <w:proofErr w:type="spellEnd"/>
      <w:r w:rsidRPr="004E530D">
        <w:rPr>
          <w:rFonts w:cs="Calibri"/>
          <w:sz w:val="21"/>
          <w:szCs w:val="21"/>
          <w:lang w:val="es-ES"/>
        </w:rPr>
        <w:t xml:space="preserve"> </w:t>
      </w:r>
      <w:proofErr w:type="spellStart"/>
      <w:r w:rsidRPr="004E530D">
        <w:rPr>
          <w:rFonts w:cs="Calibri"/>
          <w:sz w:val="21"/>
          <w:szCs w:val="21"/>
          <w:lang w:val="es-ES"/>
        </w:rPr>
        <w:t>Peserta</w:t>
      </w:r>
      <w:proofErr w:type="spellEnd"/>
      <w:r w:rsidRPr="004E530D">
        <w:rPr>
          <w:rFonts w:cs="Calibri"/>
          <w:sz w:val="21"/>
          <w:szCs w:val="21"/>
          <w:lang w:val="es-ES"/>
        </w:rPr>
        <w:t xml:space="preserve"> </w:t>
      </w:r>
      <w:proofErr w:type="spellStart"/>
      <w:r w:rsidRPr="004E530D">
        <w:rPr>
          <w:rFonts w:cs="Calibri"/>
          <w:sz w:val="21"/>
          <w:szCs w:val="21"/>
          <w:lang w:val="es-ES"/>
        </w:rPr>
        <w:t>tersebut</w:t>
      </w:r>
      <w:proofErr w:type="spellEnd"/>
      <w:r w:rsidRPr="004E530D">
        <w:rPr>
          <w:rFonts w:cs="Calibri"/>
          <w:sz w:val="21"/>
          <w:szCs w:val="21"/>
          <w:lang w:val="es-ES"/>
        </w:rPr>
        <w:t xml:space="preserve"> </w:t>
      </w:r>
      <w:proofErr w:type="spellStart"/>
      <w:r w:rsidRPr="004E530D">
        <w:rPr>
          <w:rFonts w:cs="Calibri"/>
          <w:sz w:val="21"/>
          <w:szCs w:val="21"/>
          <w:lang w:val="es-ES"/>
        </w:rPr>
        <w:t>diberlakukan</w:t>
      </w:r>
      <w:proofErr w:type="spellEnd"/>
      <w:r w:rsidRPr="004E530D">
        <w:rPr>
          <w:rFonts w:cs="Calibri"/>
          <w:sz w:val="21"/>
          <w:szCs w:val="21"/>
          <w:lang w:val="es-ES"/>
        </w:rPr>
        <w:t xml:space="preserve"> </w:t>
      </w:r>
      <w:proofErr w:type="spellStart"/>
      <w:r w:rsidRPr="004E530D">
        <w:rPr>
          <w:rFonts w:cs="Calibri"/>
          <w:sz w:val="21"/>
          <w:szCs w:val="21"/>
          <w:lang w:val="es-ES"/>
        </w:rPr>
        <w:t>sebagai</w:t>
      </w:r>
      <w:proofErr w:type="spellEnd"/>
      <w:r w:rsidRPr="004E530D">
        <w:rPr>
          <w:rFonts w:cs="Calibri"/>
          <w:sz w:val="21"/>
          <w:szCs w:val="21"/>
          <w:lang w:val="es-ES"/>
        </w:rPr>
        <w:t xml:space="preserve"> </w:t>
      </w:r>
      <w:proofErr w:type="spellStart"/>
      <w:r w:rsidRPr="004E530D">
        <w:rPr>
          <w:rFonts w:cs="Calibri"/>
          <w:sz w:val="21"/>
          <w:szCs w:val="21"/>
          <w:lang w:val="es-ES"/>
        </w:rPr>
        <w:t>pasien</w:t>
      </w:r>
      <w:proofErr w:type="spellEnd"/>
      <w:r w:rsidRPr="004E530D">
        <w:rPr>
          <w:rFonts w:cs="Calibri"/>
          <w:sz w:val="21"/>
          <w:szCs w:val="21"/>
          <w:lang w:val="es-ES"/>
        </w:rPr>
        <w:t xml:space="preserve"> </w:t>
      </w:r>
      <w:proofErr w:type="spellStart"/>
      <w:r w:rsidRPr="004E530D">
        <w:rPr>
          <w:rFonts w:cs="Calibri"/>
          <w:sz w:val="21"/>
          <w:szCs w:val="21"/>
          <w:lang w:val="es-ES"/>
        </w:rPr>
        <w:t>umum</w:t>
      </w:r>
      <w:proofErr w:type="spellEnd"/>
      <w:r w:rsidRPr="004E530D">
        <w:rPr>
          <w:rFonts w:cs="Calibri"/>
          <w:sz w:val="21"/>
          <w:szCs w:val="21"/>
          <w:lang w:val="es-ES"/>
        </w:rPr>
        <w:t xml:space="preserve"> </w:t>
      </w:r>
      <w:proofErr w:type="spellStart"/>
      <w:r w:rsidRPr="004E530D">
        <w:rPr>
          <w:rFonts w:cs="Calibri"/>
          <w:sz w:val="21"/>
          <w:szCs w:val="21"/>
          <w:lang w:val="es-ES"/>
        </w:rPr>
        <w:t>dengan</w:t>
      </w:r>
      <w:proofErr w:type="spellEnd"/>
      <w:r w:rsidRPr="004E530D">
        <w:rPr>
          <w:rFonts w:cs="Calibri"/>
          <w:sz w:val="21"/>
          <w:szCs w:val="21"/>
          <w:lang w:val="es-ES"/>
        </w:rPr>
        <w:t xml:space="preserve"> </w:t>
      </w:r>
      <w:proofErr w:type="spellStart"/>
      <w:r w:rsidRPr="004E530D">
        <w:rPr>
          <w:rFonts w:cs="Calibri"/>
          <w:sz w:val="21"/>
          <w:szCs w:val="21"/>
          <w:lang w:val="es-ES"/>
        </w:rPr>
        <w:t>pembayaran</w:t>
      </w:r>
      <w:proofErr w:type="spellEnd"/>
      <w:r w:rsidRPr="004E530D">
        <w:rPr>
          <w:rFonts w:cs="Calibri"/>
          <w:sz w:val="21"/>
          <w:szCs w:val="21"/>
          <w:lang w:val="es-ES"/>
        </w:rPr>
        <w:t xml:space="preserve"> </w:t>
      </w:r>
      <w:proofErr w:type="spellStart"/>
      <w:r w:rsidRPr="004E530D">
        <w:rPr>
          <w:rFonts w:cs="Calibri"/>
          <w:sz w:val="21"/>
          <w:szCs w:val="21"/>
          <w:lang w:val="es-ES"/>
        </w:rPr>
        <w:t>tunai</w:t>
      </w:r>
      <w:proofErr w:type="spellEnd"/>
      <w:r w:rsidRPr="004E530D">
        <w:rPr>
          <w:rFonts w:cs="Calibri"/>
          <w:sz w:val="21"/>
          <w:szCs w:val="21"/>
          <w:lang w:val="es-ES"/>
        </w:rPr>
        <w:t>.</w:t>
      </w:r>
    </w:p>
    <w:p w14:paraId="6502F591" w14:textId="77777777" w:rsidR="00183E20" w:rsidRPr="004E530D" w:rsidRDefault="00183E20" w:rsidP="00F124DE">
      <w:pPr>
        <w:pStyle w:val="ListParagraph"/>
        <w:suppressAutoHyphens/>
        <w:spacing w:after="0" w:line="240" w:lineRule="auto"/>
        <w:contextualSpacing w:val="0"/>
        <w:jc w:val="both"/>
        <w:rPr>
          <w:rFonts w:cs="Calibri"/>
          <w:sz w:val="21"/>
          <w:szCs w:val="21"/>
          <w:lang w:val="es-ES"/>
        </w:rPr>
      </w:pPr>
    </w:p>
    <w:p w14:paraId="3D93A7B9" w14:textId="77777777" w:rsidR="00183E20" w:rsidRPr="004E530D" w:rsidRDefault="00183E20" w:rsidP="00F124DE">
      <w:pPr>
        <w:numPr>
          <w:ilvl w:val="0"/>
          <w:numId w:val="64"/>
        </w:numPr>
        <w:suppressAutoHyphens/>
        <w:spacing w:after="0" w:line="240" w:lineRule="auto"/>
        <w:jc w:val="both"/>
        <w:rPr>
          <w:rFonts w:cs="Calibri"/>
          <w:sz w:val="21"/>
          <w:szCs w:val="21"/>
          <w:lang w:val="es-ES"/>
        </w:rPr>
      </w:pPr>
      <w:r w:rsidRPr="004E530D">
        <w:rPr>
          <w:rFonts w:cs="Calibri"/>
          <w:sz w:val="21"/>
          <w:szCs w:val="21"/>
          <w:lang w:val="sv-SE"/>
        </w:rPr>
        <w:t>Pihak Kedua melakukan pelaporan Pasien Rawat Jalan melalui PMN Portal/email/telepon/Electronic Data Exchange dalam waktu selambat-lambatnya 1 (satu) jam sejak Pasien mendaftar Rawat Jalan.</w:t>
      </w:r>
    </w:p>
    <w:p w14:paraId="64963B32" w14:textId="77777777" w:rsidR="00183E20" w:rsidRPr="004E530D" w:rsidRDefault="00183E20" w:rsidP="00F124DE">
      <w:pPr>
        <w:suppressAutoHyphens/>
        <w:spacing w:after="0" w:line="240" w:lineRule="auto"/>
        <w:jc w:val="both"/>
        <w:rPr>
          <w:rFonts w:cs="Calibri"/>
          <w:sz w:val="21"/>
          <w:szCs w:val="21"/>
          <w:lang w:val="es-ES"/>
        </w:rPr>
      </w:pPr>
    </w:p>
    <w:p w14:paraId="7269E8F1" w14:textId="77777777" w:rsidR="00183E20" w:rsidRPr="004E530D" w:rsidRDefault="00183E20" w:rsidP="00F124DE">
      <w:pPr>
        <w:numPr>
          <w:ilvl w:val="0"/>
          <w:numId w:val="64"/>
        </w:numPr>
        <w:suppressAutoHyphens/>
        <w:spacing w:after="0" w:line="240" w:lineRule="auto"/>
        <w:jc w:val="both"/>
        <w:rPr>
          <w:rFonts w:cs="Calibri"/>
          <w:sz w:val="21"/>
          <w:szCs w:val="21"/>
          <w:lang w:val="sv-SE"/>
        </w:rPr>
      </w:pPr>
      <w:r w:rsidRPr="004E530D">
        <w:rPr>
          <w:rFonts w:cs="Calibri"/>
          <w:sz w:val="21"/>
          <w:szCs w:val="21"/>
          <w:lang w:val="sv-SE"/>
        </w:rPr>
        <w:t>Pasien diharuskan menandatangani setiap kwitansi/bukti bayar/pengambilan obat pada setiap pengobatan.</w:t>
      </w:r>
    </w:p>
    <w:p w14:paraId="641A6873" w14:textId="77777777" w:rsidR="00183E20" w:rsidRPr="004E530D" w:rsidRDefault="00183E20" w:rsidP="00F124DE">
      <w:pPr>
        <w:suppressAutoHyphens/>
        <w:spacing w:after="0" w:line="240" w:lineRule="auto"/>
        <w:jc w:val="both"/>
        <w:rPr>
          <w:rFonts w:cs="Calibri"/>
          <w:sz w:val="21"/>
          <w:szCs w:val="21"/>
          <w:lang w:val="sv-SE"/>
        </w:rPr>
      </w:pPr>
    </w:p>
    <w:p w14:paraId="6425EA34" w14:textId="77777777" w:rsidR="00183E20" w:rsidRPr="004E530D" w:rsidRDefault="00183E20" w:rsidP="00F124DE">
      <w:pPr>
        <w:numPr>
          <w:ilvl w:val="0"/>
          <w:numId w:val="64"/>
        </w:numPr>
        <w:suppressAutoHyphens/>
        <w:spacing w:after="0" w:line="240" w:lineRule="auto"/>
        <w:jc w:val="both"/>
        <w:rPr>
          <w:rFonts w:cs="Calibri"/>
          <w:b/>
          <w:sz w:val="21"/>
          <w:szCs w:val="21"/>
          <w:lang w:val="sv-SE"/>
        </w:rPr>
      </w:pPr>
      <w:r w:rsidRPr="004E530D">
        <w:rPr>
          <w:rFonts w:cs="Calibri"/>
          <w:sz w:val="21"/>
          <w:szCs w:val="21"/>
          <w:lang w:val="sv-SE"/>
        </w:rPr>
        <w:t>Pihak Kedua tidak diperbolehkan mengubah tanggal perawatan, diagnosa, hasil pemeriksaan tes laboratorium dan tes diagnostik, atau informasi medis lainnya termasuk informasi riwayat kesehatan Pasien terdahulu baik atas kepentingan Pihak Kedua atau atas permintaan Pasien.</w:t>
      </w:r>
    </w:p>
    <w:p w14:paraId="1D96B259" w14:textId="77777777" w:rsidR="00183E20" w:rsidRPr="004E530D" w:rsidRDefault="00183E20" w:rsidP="00F124DE">
      <w:pPr>
        <w:suppressAutoHyphens/>
        <w:spacing w:after="0" w:line="240" w:lineRule="auto"/>
        <w:ind w:left="720"/>
        <w:jc w:val="both"/>
        <w:rPr>
          <w:rFonts w:cs="Calibri"/>
          <w:b/>
          <w:sz w:val="21"/>
          <w:szCs w:val="21"/>
          <w:lang w:val="sv-SE"/>
        </w:rPr>
      </w:pPr>
    </w:p>
    <w:p w14:paraId="27140C96" w14:textId="77777777" w:rsidR="00F124DE" w:rsidRPr="004E530D" w:rsidRDefault="00F124DE" w:rsidP="00F124DE">
      <w:pPr>
        <w:numPr>
          <w:ilvl w:val="0"/>
          <w:numId w:val="66"/>
        </w:numPr>
        <w:suppressAutoHyphens/>
        <w:spacing w:after="0" w:line="240" w:lineRule="auto"/>
        <w:jc w:val="both"/>
        <w:rPr>
          <w:rFonts w:asciiTheme="minorHAnsi" w:hAnsiTheme="minorHAnsi" w:cstheme="minorHAnsi"/>
          <w:b/>
          <w:i/>
          <w:iCs/>
          <w:sz w:val="21"/>
          <w:szCs w:val="21"/>
        </w:rPr>
      </w:pPr>
      <w:r w:rsidRPr="004E530D">
        <w:rPr>
          <w:rFonts w:asciiTheme="minorHAnsi" w:hAnsiTheme="minorHAnsi" w:cstheme="minorHAnsi"/>
          <w:b/>
          <w:i/>
          <w:iCs/>
          <w:sz w:val="21"/>
          <w:szCs w:val="21"/>
        </w:rPr>
        <w:t>PRE-ADMISSION</w:t>
      </w:r>
    </w:p>
    <w:p w14:paraId="4733AD7C" w14:textId="77777777" w:rsidR="00F124DE" w:rsidRPr="004E530D" w:rsidRDefault="00F124DE" w:rsidP="00F124DE">
      <w:pPr>
        <w:spacing w:after="0" w:line="240" w:lineRule="auto"/>
        <w:ind w:left="360"/>
        <w:jc w:val="both"/>
        <w:rPr>
          <w:rFonts w:asciiTheme="minorHAnsi" w:hAnsiTheme="minorHAnsi" w:cstheme="minorHAnsi"/>
          <w:b/>
          <w:sz w:val="21"/>
          <w:szCs w:val="21"/>
        </w:rPr>
      </w:pPr>
    </w:p>
    <w:p w14:paraId="24934EF8" w14:textId="77777777" w:rsidR="00F124DE" w:rsidRPr="004E530D" w:rsidRDefault="00F124DE" w:rsidP="00F124DE">
      <w:pPr>
        <w:spacing w:after="0" w:line="240" w:lineRule="auto"/>
        <w:ind w:left="360"/>
        <w:jc w:val="both"/>
        <w:rPr>
          <w:rFonts w:asciiTheme="minorHAnsi" w:hAnsiTheme="minorHAnsi" w:cstheme="minorHAnsi"/>
          <w:bCs/>
          <w:sz w:val="21"/>
          <w:szCs w:val="21"/>
        </w:rPr>
      </w:pPr>
      <w:r w:rsidRPr="004E530D">
        <w:rPr>
          <w:rFonts w:asciiTheme="minorHAnsi" w:hAnsiTheme="minorHAnsi" w:cstheme="minorHAnsi"/>
          <w:bCs/>
          <w:i/>
          <w:iCs/>
          <w:sz w:val="21"/>
          <w:szCs w:val="21"/>
        </w:rPr>
        <w:t>Pre-Admission</w:t>
      </w:r>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adalah</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layanan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pendaftaran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awal</w:t>
      </w:r>
      <w:proofErr w:type="spellEnd"/>
      <w:r w:rsidRPr="004E530D">
        <w:rPr>
          <w:rFonts w:asciiTheme="minorHAnsi" w:hAnsiTheme="minorHAnsi" w:cstheme="minorHAnsi"/>
          <w:bCs/>
          <w:sz w:val="21"/>
          <w:szCs w:val="21"/>
        </w:rPr>
        <w:t xml:space="preserve"> yang </w:t>
      </w:r>
      <w:proofErr w:type="spellStart"/>
      <w:r w:rsidRPr="004E530D">
        <w:rPr>
          <w:rFonts w:asciiTheme="minorHAnsi" w:hAnsiTheme="minorHAnsi" w:cstheme="minorHAnsi"/>
          <w:bCs/>
          <w:sz w:val="21"/>
          <w:szCs w:val="21"/>
        </w:rPr>
        <w:t>diberikan</w:t>
      </w:r>
      <w:proofErr w:type="spellEnd"/>
      <w:r w:rsidRPr="004E530D">
        <w:rPr>
          <w:rFonts w:asciiTheme="minorHAnsi" w:hAnsiTheme="minorHAnsi" w:cstheme="minorHAnsi"/>
          <w:bCs/>
          <w:sz w:val="21"/>
          <w:szCs w:val="21"/>
        </w:rPr>
        <w:t xml:space="preserve"> oleh </w:t>
      </w: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Kedua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kepada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Peserta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sebelum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Peserta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mendapatkan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layanan</w:t>
      </w:r>
      <w:proofErr w:type="spellEnd"/>
      <w:r w:rsidRPr="004E530D">
        <w:rPr>
          <w:rFonts w:asciiTheme="minorHAnsi" w:hAnsiTheme="minorHAnsi" w:cstheme="minorHAnsi"/>
          <w:bCs/>
          <w:sz w:val="21"/>
          <w:szCs w:val="21"/>
        </w:rPr>
        <w:t xml:space="preserve"> Rawat </w:t>
      </w:r>
      <w:proofErr w:type="spellStart"/>
      <w:r w:rsidRPr="004E530D">
        <w:rPr>
          <w:rFonts w:asciiTheme="minorHAnsi" w:hAnsiTheme="minorHAnsi" w:cstheme="minorHAnsi"/>
          <w:bCs/>
          <w:sz w:val="21"/>
          <w:szCs w:val="21"/>
        </w:rPr>
        <w:t>Inap</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maupun</w:t>
      </w:r>
      <w:proofErr w:type="spellEnd"/>
      <w:r w:rsidRPr="004E530D">
        <w:rPr>
          <w:rFonts w:asciiTheme="minorHAnsi" w:hAnsiTheme="minorHAnsi" w:cstheme="minorHAnsi"/>
          <w:bCs/>
          <w:sz w:val="21"/>
          <w:szCs w:val="21"/>
        </w:rPr>
        <w:t xml:space="preserve"> Rawat Jalan </w:t>
      </w:r>
      <w:proofErr w:type="spellStart"/>
      <w:r w:rsidRPr="004E530D">
        <w:rPr>
          <w:rFonts w:asciiTheme="minorHAnsi" w:hAnsiTheme="minorHAnsi" w:cstheme="minorHAnsi"/>
          <w:bCs/>
          <w:sz w:val="21"/>
          <w:szCs w:val="21"/>
        </w:rPr>
        <w:t>berdasarkan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rujukan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dari</w:t>
      </w:r>
      <w:proofErr w:type="spellEnd"/>
      <w:r w:rsidRPr="004E530D">
        <w:rPr>
          <w:rFonts w:asciiTheme="minorHAnsi" w:hAnsiTheme="minorHAnsi" w:cstheme="minorHAnsi"/>
          <w:bCs/>
          <w:sz w:val="21"/>
          <w:szCs w:val="21"/>
        </w:rPr>
        <w:t xml:space="preserve"> Dokter yang </w:t>
      </w:r>
      <w:proofErr w:type="spellStart"/>
      <w:r w:rsidRPr="004E530D">
        <w:rPr>
          <w:rFonts w:asciiTheme="minorHAnsi" w:hAnsiTheme="minorHAnsi" w:cstheme="minorHAnsi"/>
          <w:bCs/>
          <w:sz w:val="21"/>
          <w:szCs w:val="21"/>
        </w:rPr>
        <w:t>merawat</w:t>
      </w:r>
      <w:proofErr w:type="spellEnd"/>
      <w:r w:rsidRPr="004E530D">
        <w:rPr>
          <w:rFonts w:asciiTheme="minorHAnsi" w:hAnsiTheme="minorHAnsi" w:cstheme="minorHAnsi"/>
          <w:bCs/>
          <w:sz w:val="21"/>
          <w:szCs w:val="21"/>
        </w:rPr>
        <w:t>.</w:t>
      </w:r>
    </w:p>
    <w:p w14:paraId="424944E1" w14:textId="77777777" w:rsidR="00F124DE" w:rsidRPr="004E530D" w:rsidRDefault="00F124DE" w:rsidP="00F124DE">
      <w:pPr>
        <w:spacing w:after="0" w:line="240" w:lineRule="auto"/>
        <w:ind w:left="360"/>
        <w:jc w:val="both"/>
        <w:rPr>
          <w:rFonts w:asciiTheme="minorHAnsi" w:hAnsiTheme="minorHAnsi" w:cstheme="minorHAnsi"/>
          <w:b/>
          <w:sz w:val="21"/>
          <w:szCs w:val="21"/>
        </w:rPr>
      </w:pPr>
    </w:p>
    <w:p w14:paraId="0FE43BD7" w14:textId="77777777" w:rsidR="00F124DE" w:rsidRPr="004E530D" w:rsidRDefault="00F124DE" w:rsidP="00F124DE">
      <w:pPr>
        <w:numPr>
          <w:ilvl w:val="0"/>
          <w:numId w:val="73"/>
        </w:numPr>
        <w:suppressAutoHyphens/>
        <w:spacing w:after="0" w:line="240" w:lineRule="auto"/>
        <w:ind w:left="864" w:hanging="432"/>
        <w:jc w:val="both"/>
        <w:rPr>
          <w:rFonts w:asciiTheme="minorHAnsi" w:hAnsiTheme="minorHAnsi" w:cstheme="minorHAnsi"/>
          <w:bCs/>
          <w:sz w:val="21"/>
          <w:szCs w:val="21"/>
        </w:rPr>
      </w:pPr>
      <w:proofErr w:type="spellStart"/>
      <w:r w:rsidRPr="004E530D">
        <w:rPr>
          <w:rFonts w:asciiTheme="minorHAnsi" w:hAnsiTheme="minorHAnsi" w:cstheme="minorHAnsi"/>
          <w:sz w:val="21"/>
          <w:szCs w:val="21"/>
          <w:lang w:val="es-ES"/>
        </w:rPr>
        <w:t>Peserta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memerlukan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layanan</w:t>
      </w:r>
      <w:proofErr w:type="spellEnd"/>
      <w:r w:rsidRPr="004E530D">
        <w:rPr>
          <w:rFonts w:asciiTheme="minorHAnsi" w:hAnsiTheme="minorHAnsi" w:cstheme="minorHAnsi"/>
          <w:sz w:val="21"/>
          <w:szCs w:val="21"/>
          <w:lang w:val="es-ES"/>
        </w:rPr>
        <w:t xml:space="preserve"> </w:t>
      </w:r>
      <w:r w:rsidRPr="004E530D">
        <w:rPr>
          <w:rFonts w:asciiTheme="minorHAnsi" w:hAnsiTheme="minorHAnsi" w:cstheme="minorHAnsi"/>
          <w:i/>
          <w:iCs/>
          <w:sz w:val="21"/>
          <w:szCs w:val="21"/>
          <w:lang w:val="es-ES"/>
        </w:rPr>
        <w:t>Pre-</w:t>
      </w:r>
      <w:proofErr w:type="spellStart"/>
      <w:r w:rsidRPr="004E530D">
        <w:rPr>
          <w:rFonts w:asciiTheme="minorHAnsi" w:hAnsiTheme="minorHAnsi" w:cstheme="minorHAnsi"/>
          <w:i/>
          <w:iCs/>
          <w:sz w:val="21"/>
          <w:szCs w:val="21"/>
          <w:lang w:val="es-ES"/>
        </w:rPr>
        <w:t>Admission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wajib</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menunjukkan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Bukti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Kepesertaan</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masih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berlaku</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sesuai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contoh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Kartu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Peserta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akan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diinformasikan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melalui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surat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pemberitahuan</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dikirimkan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waktu</w:t>
      </w:r>
      <w:proofErr w:type="spellEnd"/>
      <w:r w:rsidRPr="004E530D">
        <w:rPr>
          <w:rFonts w:asciiTheme="minorHAnsi" w:hAnsiTheme="minorHAnsi" w:cstheme="minorHAnsi"/>
          <w:sz w:val="21"/>
          <w:szCs w:val="21"/>
          <w:lang w:val="es-ES"/>
        </w:rPr>
        <w:t xml:space="preserve"> ke </w:t>
      </w:r>
      <w:proofErr w:type="spellStart"/>
      <w:r w:rsidRPr="004E530D">
        <w:rPr>
          <w:rFonts w:asciiTheme="minorHAnsi" w:hAnsiTheme="minorHAnsi" w:cstheme="minorHAnsi"/>
          <w:sz w:val="21"/>
          <w:szCs w:val="21"/>
          <w:lang w:val="es-ES"/>
        </w:rPr>
        <w:t>waktu</w:t>
      </w:r>
      <w:proofErr w:type="spellEnd"/>
      <w:r w:rsidRPr="004E530D">
        <w:rPr>
          <w:rFonts w:asciiTheme="minorHAnsi" w:hAnsiTheme="minorHAnsi" w:cstheme="minorHAnsi"/>
          <w:sz w:val="21"/>
          <w:szCs w:val="21"/>
          <w:lang w:val="es-ES"/>
        </w:rPr>
        <w:t xml:space="preserve"> dan </w:t>
      </w:r>
      <w:proofErr w:type="spellStart"/>
      <w:r w:rsidRPr="004E530D">
        <w:rPr>
          <w:rFonts w:asciiTheme="minorHAnsi" w:hAnsiTheme="minorHAnsi" w:cstheme="minorHAnsi"/>
          <w:sz w:val="21"/>
          <w:szCs w:val="21"/>
          <w:lang w:val="es-ES"/>
        </w:rPr>
        <w:t>surat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rujukan</w:t>
      </w:r>
      <w:proofErr w:type="spellEnd"/>
      <w:r w:rsidRPr="004E530D">
        <w:rPr>
          <w:rFonts w:asciiTheme="minorHAnsi" w:hAnsiTheme="minorHAnsi" w:cstheme="minorHAnsi"/>
          <w:sz w:val="21"/>
          <w:szCs w:val="21"/>
          <w:lang w:val="es-ES"/>
        </w:rPr>
        <w:t xml:space="preserve"> Rawat </w:t>
      </w:r>
      <w:proofErr w:type="spellStart"/>
      <w:r w:rsidRPr="004E530D">
        <w:rPr>
          <w:rFonts w:asciiTheme="minorHAnsi" w:hAnsiTheme="minorHAnsi" w:cstheme="minorHAnsi"/>
          <w:sz w:val="21"/>
          <w:szCs w:val="21"/>
          <w:lang w:val="es-ES"/>
        </w:rPr>
        <w:t>Inap</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atau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rencana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tindakan</w:t>
      </w:r>
      <w:proofErr w:type="spellEnd"/>
      <w:r w:rsidRPr="004E530D">
        <w:rPr>
          <w:rFonts w:asciiTheme="minorHAnsi" w:hAnsiTheme="minorHAnsi" w:cstheme="minorHAnsi"/>
          <w:sz w:val="21"/>
          <w:szCs w:val="21"/>
          <w:lang w:val="es-ES"/>
        </w:rPr>
        <w:t>/</w:t>
      </w:r>
      <w:proofErr w:type="spellStart"/>
      <w:r w:rsidRPr="004E530D">
        <w:rPr>
          <w:rFonts w:asciiTheme="minorHAnsi" w:hAnsiTheme="minorHAnsi" w:cstheme="minorHAnsi"/>
          <w:sz w:val="21"/>
          <w:szCs w:val="21"/>
          <w:lang w:val="es-ES"/>
        </w:rPr>
        <w:t>pemeriksaan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Dokter</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merawat</w:t>
      </w:r>
      <w:proofErr w:type="spellEnd"/>
      <w:r w:rsidRPr="004E530D">
        <w:rPr>
          <w:rFonts w:asciiTheme="minorHAnsi" w:hAnsiTheme="minorHAnsi" w:cstheme="minorHAnsi"/>
          <w:sz w:val="21"/>
          <w:szCs w:val="21"/>
          <w:lang w:val="es-ES"/>
        </w:rPr>
        <w:t>.</w:t>
      </w:r>
    </w:p>
    <w:p w14:paraId="41D86140" w14:textId="77777777" w:rsidR="00F124DE" w:rsidRPr="004E530D" w:rsidRDefault="00F124DE" w:rsidP="00F124DE">
      <w:pPr>
        <w:spacing w:after="0" w:line="240" w:lineRule="auto"/>
        <w:jc w:val="both"/>
        <w:rPr>
          <w:rFonts w:asciiTheme="minorHAnsi" w:hAnsiTheme="minorHAnsi" w:cstheme="minorHAnsi"/>
          <w:bCs/>
          <w:sz w:val="21"/>
          <w:szCs w:val="21"/>
        </w:rPr>
      </w:pPr>
    </w:p>
    <w:p w14:paraId="2517AC4B" w14:textId="77777777" w:rsidR="00F124DE" w:rsidRPr="004E530D" w:rsidRDefault="00F124DE" w:rsidP="00F124DE">
      <w:pPr>
        <w:numPr>
          <w:ilvl w:val="0"/>
          <w:numId w:val="73"/>
        </w:numPr>
        <w:suppressAutoHyphens/>
        <w:spacing w:after="0" w:line="240" w:lineRule="auto"/>
        <w:ind w:left="864" w:hanging="432"/>
        <w:jc w:val="both"/>
        <w:rPr>
          <w:rFonts w:asciiTheme="minorHAnsi" w:hAnsiTheme="minorHAnsi" w:cstheme="minorHAnsi"/>
          <w:bCs/>
          <w:sz w:val="21"/>
          <w:szCs w:val="21"/>
          <w:lang w:val="es-ES"/>
        </w:rPr>
      </w:pP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diharuskan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memeriksa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kesesuaian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Bukti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Kepesertaan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identitas</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diri</w:t>
      </w:r>
      <w:proofErr w:type="spellEnd"/>
      <w:r w:rsidRPr="004E530D">
        <w:rPr>
          <w:rFonts w:asciiTheme="minorHAnsi" w:hAnsiTheme="minorHAnsi" w:cstheme="minorHAnsi"/>
          <w:sz w:val="21"/>
          <w:szCs w:val="21"/>
          <w:lang w:val="es-ES"/>
        </w:rPr>
        <w:t xml:space="preserve"> (KTP/SIM/</w:t>
      </w:r>
      <w:proofErr w:type="spellStart"/>
      <w:r w:rsidRPr="004E530D">
        <w:rPr>
          <w:rFonts w:asciiTheme="minorHAnsi" w:hAnsiTheme="minorHAnsi" w:cstheme="minorHAnsi"/>
          <w:sz w:val="21"/>
          <w:szCs w:val="21"/>
          <w:lang w:val="es-ES"/>
        </w:rPr>
        <w:t>Kartu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Identitas</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Peserta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akan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mendapatkan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Pelayanan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Kesehatan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Jika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tidak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kesesuaian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atau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Peserta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tidak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dapat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menunjukkan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Bukti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Kepesertaan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maka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Peserta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tersebut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diberlakukan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sebagai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pasien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umum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pembayaran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tunai</w:t>
      </w:r>
      <w:proofErr w:type="spellEnd"/>
      <w:r w:rsidRPr="004E530D">
        <w:rPr>
          <w:rFonts w:asciiTheme="minorHAnsi" w:hAnsiTheme="minorHAnsi" w:cstheme="minorHAnsi"/>
          <w:sz w:val="21"/>
          <w:szCs w:val="21"/>
          <w:lang w:val="es-ES"/>
        </w:rPr>
        <w:t>.</w:t>
      </w:r>
    </w:p>
    <w:p w14:paraId="18397D22" w14:textId="77777777" w:rsidR="00F124DE" w:rsidRPr="004E530D" w:rsidRDefault="00F124DE" w:rsidP="00F124DE">
      <w:pPr>
        <w:spacing w:after="0" w:line="240" w:lineRule="auto"/>
        <w:ind w:left="864" w:hanging="432"/>
        <w:jc w:val="both"/>
        <w:rPr>
          <w:rFonts w:asciiTheme="minorHAnsi" w:hAnsiTheme="minorHAnsi" w:cstheme="minorHAnsi"/>
          <w:bCs/>
          <w:sz w:val="21"/>
          <w:szCs w:val="21"/>
          <w:lang w:val="es-ES"/>
        </w:rPr>
      </w:pPr>
    </w:p>
    <w:p w14:paraId="70824A8E" w14:textId="77777777" w:rsidR="00F124DE" w:rsidRPr="004E530D" w:rsidRDefault="00F124DE" w:rsidP="00F124DE">
      <w:pPr>
        <w:numPr>
          <w:ilvl w:val="0"/>
          <w:numId w:val="73"/>
        </w:numPr>
        <w:suppressAutoHyphens/>
        <w:spacing w:after="0" w:line="240" w:lineRule="auto"/>
        <w:ind w:left="864" w:hanging="432"/>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Kedua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melakukan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pelaporan</w:t>
      </w:r>
      <w:proofErr w:type="spellEnd"/>
      <w:r w:rsidRPr="004E530D">
        <w:rPr>
          <w:rFonts w:asciiTheme="minorHAnsi" w:hAnsiTheme="minorHAnsi" w:cstheme="minorHAnsi"/>
          <w:bCs/>
          <w:sz w:val="21"/>
          <w:szCs w:val="21"/>
        </w:rPr>
        <w:t xml:space="preserve"> Pre-Admission </w:t>
      </w:r>
      <w:proofErr w:type="spellStart"/>
      <w:r w:rsidRPr="004E530D">
        <w:rPr>
          <w:rFonts w:asciiTheme="minorHAnsi" w:hAnsiTheme="minorHAnsi" w:cstheme="minorHAnsi"/>
          <w:bCs/>
          <w:sz w:val="21"/>
          <w:szCs w:val="21"/>
        </w:rPr>
        <w:t>melalui</w:t>
      </w:r>
      <w:proofErr w:type="spellEnd"/>
      <w:r w:rsidRPr="004E530D">
        <w:rPr>
          <w:rFonts w:asciiTheme="minorHAnsi" w:hAnsiTheme="minorHAnsi" w:cstheme="minorHAnsi"/>
          <w:bCs/>
          <w:sz w:val="21"/>
          <w:szCs w:val="21"/>
        </w:rPr>
        <w:t xml:space="preserve"> </w:t>
      </w:r>
      <w:r w:rsidRPr="004E530D">
        <w:rPr>
          <w:rFonts w:asciiTheme="minorHAnsi" w:hAnsiTheme="minorHAnsi" w:cstheme="minorHAnsi"/>
          <w:sz w:val="21"/>
          <w:szCs w:val="21"/>
          <w:lang w:val="sv-SE"/>
        </w:rPr>
        <w:t>PMN Portal/e-mail/telepon/</w:t>
      </w:r>
      <w:r w:rsidRPr="004E530D">
        <w:rPr>
          <w:rFonts w:asciiTheme="minorHAnsi" w:hAnsiTheme="minorHAnsi" w:cstheme="minorHAnsi"/>
          <w:i/>
          <w:iCs/>
          <w:sz w:val="21"/>
          <w:szCs w:val="21"/>
          <w:lang w:val="sv-SE"/>
        </w:rPr>
        <w:t>Electronic Data Exchange</w:t>
      </w:r>
      <w:r w:rsidRPr="004E530D">
        <w:rPr>
          <w:rFonts w:asciiTheme="minorHAnsi" w:hAnsiTheme="minorHAnsi" w:cstheme="minorHAnsi"/>
          <w:sz w:val="21"/>
          <w:szCs w:val="21"/>
          <w:lang w:val="sv-SE"/>
        </w:rPr>
        <w:t xml:space="preserve"> </w:t>
      </w:r>
      <w:r w:rsidRPr="004E530D">
        <w:rPr>
          <w:rFonts w:asciiTheme="minorHAnsi" w:hAnsiTheme="minorHAnsi" w:cstheme="minorHAnsi"/>
          <w:sz w:val="21"/>
          <w:szCs w:val="21"/>
        </w:rPr>
        <w:t>(</w:t>
      </w:r>
      <w:proofErr w:type="spellStart"/>
      <w:r w:rsidRPr="004E530D">
        <w:rPr>
          <w:rFonts w:asciiTheme="minorHAnsi" w:hAnsiTheme="minorHAnsi" w:cstheme="minorHAnsi"/>
          <w:sz w:val="21"/>
          <w:szCs w:val="21"/>
        </w:rPr>
        <w:t>Pertukaran</w:t>
      </w:r>
      <w:proofErr w:type="spellEnd"/>
      <w:r w:rsidRPr="004E530D">
        <w:rPr>
          <w:rFonts w:asciiTheme="minorHAnsi" w:hAnsiTheme="minorHAnsi" w:cstheme="minorHAnsi"/>
          <w:sz w:val="21"/>
          <w:szCs w:val="21"/>
        </w:rPr>
        <w:t xml:space="preserve"> Data </w:t>
      </w:r>
      <w:proofErr w:type="spellStart"/>
      <w:r w:rsidRPr="004E530D">
        <w:rPr>
          <w:rFonts w:asciiTheme="minorHAnsi" w:hAnsiTheme="minorHAnsi" w:cstheme="minorHAnsi"/>
          <w:sz w:val="21"/>
          <w:szCs w:val="21"/>
        </w:rPr>
        <w:t>Elektronik</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bCs/>
          <w:sz w:val="21"/>
          <w:szCs w:val="21"/>
        </w:rPr>
        <w:t>dalam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waktu</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maksimal</w:t>
      </w:r>
      <w:proofErr w:type="spellEnd"/>
      <w:r w:rsidRPr="004E530D">
        <w:rPr>
          <w:rFonts w:asciiTheme="minorHAnsi" w:hAnsiTheme="minorHAnsi" w:cstheme="minorHAnsi"/>
          <w:bCs/>
          <w:sz w:val="21"/>
          <w:szCs w:val="21"/>
        </w:rPr>
        <w:t xml:space="preserve"> 1 (</w:t>
      </w:r>
      <w:proofErr w:type="spellStart"/>
      <w:r w:rsidRPr="004E530D">
        <w:rPr>
          <w:rFonts w:asciiTheme="minorHAnsi" w:hAnsiTheme="minorHAnsi" w:cstheme="minorHAnsi"/>
          <w:bCs/>
          <w:sz w:val="21"/>
          <w:szCs w:val="21"/>
        </w:rPr>
        <w:t>satu</w:t>
      </w:r>
      <w:proofErr w:type="spellEnd"/>
      <w:r w:rsidRPr="004E530D">
        <w:rPr>
          <w:rFonts w:asciiTheme="minorHAnsi" w:hAnsiTheme="minorHAnsi" w:cstheme="minorHAnsi"/>
          <w:bCs/>
          <w:sz w:val="21"/>
          <w:szCs w:val="21"/>
        </w:rPr>
        <w:t xml:space="preserve">) jam </w:t>
      </w:r>
      <w:proofErr w:type="spellStart"/>
      <w:r w:rsidRPr="004E530D">
        <w:rPr>
          <w:rFonts w:asciiTheme="minorHAnsi" w:hAnsiTheme="minorHAnsi" w:cstheme="minorHAnsi"/>
          <w:bCs/>
          <w:sz w:val="21"/>
          <w:szCs w:val="21"/>
        </w:rPr>
        <w:t>sejak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Peserta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mendaftar</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untuk</w:t>
      </w:r>
      <w:proofErr w:type="spellEnd"/>
      <w:r w:rsidRPr="004E530D">
        <w:rPr>
          <w:rFonts w:asciiTheme="minorHAnsi" w:hAnsiTheme="minorHAnsi" w:cstheme="minorHAnsi"/>
          <w:bCs/>
          <w:sz w:val="21"/>
          <w:szCs w:val="21"/>
        </w:rPr>
        <w:t xml:space="preserve"> </w:t>
      </w:r>
      <w:r w:rsidRPr="004E530D">
        <w:rPr>
          <w:rFonts w:asciiTheme="minorHAnsi" w:hAnsiTheme="minorHAnsi" w:cstheme="minorHAnsi"/>
          <w:bCs/>
          <w:i/>
          <w:iCs/>
          <w:sz w:val="21"/>
          <w:szCs w:val="21"/>
        </w:rPr>
        <w:t>Pre-Admission</w:t>
      </w:r>
      <w:r w:rsidRPr="004E530D">
        <w:rPr>
          <w:rFonts w:asciiTheme="minorHAnsi" w:hAnsiTheme="minorHAnsi" w:cstheme="minorHAnsi"/>
          <w:bCs/>
          <w:sz w:val="21"/>
          <w:szCs w:val="21"/>
        </w:rPr>
        <w:t>.</w:t>
      </w:r>
    </w:p>
    <w:p w14:paraId="5173152F" w14:textId="77777777" w:rsidR="00F124DE" w:rsidRPr="004E530D" w:rsidRDefault="00F124DE" w:rsidP="00F124DE">
      <w:pPr>
        <w:spacing w:after="0" w:line="240" w:lineRule="auto"/>
        <w:ind w:left="864" w:hanging="432"/>
        <w:jc w:val="both"/>
        <w:rPr>
          <w:rFonts w:asciiTheme="minorHAnsi" w:hAnsiTheme="minorHAnsi" w:cstheme="minorHAnsi"/>
          <w:bCs/>
          <w:sz w:val="21"/>
          <w:szCs w:val="21"/>
        </w:rPr>
      </w:pPr>
    </w:p>
    <w:p w14:paraId="47007F9F" w14:textId="77777777" w:rsidR="00F124DE" w:rsidRPr="004E530D" w:rsidRDefault="00F124DE" w:rsidP="00F124DE">
      <w:pPr>
        <w:numPr>
          <w:ilvl w:val="0"/>
          <w:numId w:val="73"/>
        </w:numPr>
        <w:suppressAutoHyphens/>
        <w:spacing w:after="0" w:line="240" w:lineRule="auto"/>
        <w:ind w:left="864" w:hanging="432"/>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Kedua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akan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mengirimkan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kelengkapan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dokumen</w:t>
      </w:r>
      <w:proofErr w:type="spellEnd"/>
      <w:r w:rsidRPr="004E530D">
        <w:rPr>
          <w:rFonts w:asciiTheme="minorHAnsi" w:hAnsiTheme="minorHAnsi" w:cstheme="minorHAnsi"/>
          <w:bCs/>
          <w:sz w:val="21"/>
          <w:szCs w:val="21"/>
        </w:rPr>
        <w:t xml:space="preserve"> Pre-Admission </w:t>
      </w:r>
      <w:proofErr w:type="spellStart"/>
      <w:r w:rsidRPr="004E530D">
        <w:rPr>
          <w:rFonts w:asciiTheme="minorHAnsi" w:hAnsiTheme="minorHAnsi" w:cstheme="minorHAnsi"/>
          <w:bCs/>
          <w:sz w:val="21"/>
          <w:szCs w:val="21"/>
        </w:rPr>
        <w:t>dalam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waktu</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maksimal</w:t>
      </w:r>
      <w:proofErr w:type="spellEnd"/>
      <w:r w:rsidRPr="004E530D">
        <w:rPr>
          <w:rFonts w:asciiTheme="minorHAnsi" w:hAnsiTheme="minorHAnsi" w:cstheme="minorHAnsi"/>
          <w:bCs/>
          <w:sz w:val="21"/>
          <w:szCs w:val="21"/>
        </w:rPr>
        <w:t xml:space="preserve"> 1 (</w:t>
      </w:r>
      <w:proofErr w:type="spellStart"/>
      <w:r w:rsidRPr="004E530D">
        <w:rPr>
          <w:rFonts w:asciiTheme="minorHAnsi" w:hAnsiTheme="minorHAnsi" w:cstheme="minorHAnsi"/>
          <w:bCs/>
          <w:sz w:val="21"/>
          <w:szCs w:val="21"/>
        </w:rPr>
        <w:t>satu</w:t>
      </w:r>
      <w:proofErr w:type="spellEnd"/>
      <w:r w:rsidRPr="004E530D">
        <w:rPr>
          <w:rFonts w:asciiTheme="minorHAnsi" w:hAnsiTheme="minorHAnsi" w:cstheme="minorHAnsi"/>
          <w:bCs/>
          <w:sz w:val="21"/>
          <w:szCs w:val="21"/>
        </w:rPr>
        <w:t xml:space="preserve">) jam </w:t>
      </w:r>
      <w:proofErr w:type="spellStart"/>
      <w:r w:rsidRPr="004E530D">
        <w:rPr>
          <w:rFonts w:asciiTheme="minorHAnsi" w:hAnsiTheme="minorHAnsi" w:cstheme="minorHAnsi"/>
          <w:bCs/>
          <w:sz w:val="21"/>
          <w:szCs w:val="21"/>
        </w:rPr>
        <w:t>sejak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pelaporan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kepada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Pertama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melalui</w:t>
      </w:r>
      <w:proofErr w:type="spellEnd"/>
      <w:r w:rsidRPr="004E530D">
        <w:rPr>
          <w:rFonts w:asciiTheme="minorHAnsi" w:hAnsiTheme="minorHAnsi" w:cstheme="minorHAnsi"/>
          <w:bCs/>
          <w:sz w:val="21"/>
          <w:szCs w:val="21"/>
        </w:rPr>
        <w:t xml:space="preserve"> </w:t>
      </w:r>
      <w:r w:rsidRPr="004E530D">
        <w:rPr>
          <w:rFonts w:asciiTheme="minorHAnsi" w:hAnsiTheme="minorHAnsi" w:cstheme="minorHAnsi"/>
          <w:sz w:val="21"/>
          <w:szCs w:val="21"/>
          <w:lang w:val="sv-SE"/>
        </w:rPr>
        <w:t>PMN Portal/e-mail/telepon/</w:t>
      </w:r>
      <w:r w:rsidRPr="004E530D">
        <w:rPr>
          <w:rFonts w:asciiTheme="minorHAnsi" w:hAnsiTheme="minorHAnsi" w:cstheme="minorHAnsi"/>
          <w:i/>
          <w:iCs/>
          <w:sz w:val="21"/>
          <w:szCs w:val="21"/>
          <w:lang w:val="sv-SE"/>
        </w:rPr>
        <w:t>Electronic Data Exchange</w:t>
      </w:r>
      <w:r w:rsidRPr="004E530D">
        <w:rPr>
          <w:rFonts w:asciiTheme="minorHAnsi" w:hAnsiTheme="minorHAnsi" w:cstheme="minorHAnsi"/>
          <w:sz w:val="21"/>
          <w:szCs w:val="21"/>
          <w:lang w:val="sv-SE"/>
        </w:rPr>
        <w:t xml:space="preserve"> </w:t>
      </w:r>
      <w:r w:rsidRPr="004E530D">
        <w:rPr>
          <w:rFonts w:asciiTheme="minorHAnsi" w:hAnsiTheme="minorHAnsi" w:cstheme="minorHAnsi"/>
          <w:sz w:val="21"/>
          <w:szCs w:val="21"/>
        </w:rPr>
        <w:t>(</w:t>
      </w:r>
      <w:proofErr w:type="spellStart"/>
      <w:r w:rsidRPr="004E530D">
        <w:rPr>
          <w:rFonts w:asciiTheme="minorHAnsi" w:hAnsiTheme="minorHAnsi" w:cstheme="minorHAnsi"/>
          <w:sz w:val="21"/>
          <w:szCs w:val="21"/>
        </w:rPr>
        <w:t>Pertukaran</w:t>
      </w:r>
      <w:proofErr w:type="spellEnd"/>
      <w:r w:rsidRPr="004E530D">
        <w:rPr>
          <w:rFonts w:asciiTheme="minorHAnsi" w:hAnsiTheme="minorHAnsi" w:cstheme="minorHAnsi"/>
          <w:sz w:val="21"/>
          <w:szCs w:val="21"/>
        </w:rPr>
        <w:t xml:space="preserve"> Data </w:t>
      </w:r>
      <w:proofErr w:type="spellStart"/>
      <w:r w:rsidRPr="004E530D">
        <w:rPr>
          <w:rFonts w:asciiTheme="minorHAnsi" w:hAnsiTheme="minorHAnsi" w:cstheme="minorHAnsi"/>
          <w:sz w:val="21"/>
          <w:szCs w:val="21"/>
        </w:rPr>
        <w:t>Elektronik</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bCs/>
          <w:sz w:val="21"/>
          <w:szCs w:val="21"/>
        </w:rPr>
        <w:t>dengan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melampirkan</w:t>
      </w:r>
      <w:proofErr w:type="spellEnd"/>
      <w:r w:rsidRPr="004E530D">
        <w:rPr>
          <w:rFonts w:asciiTheme="minorHAnsi" w:hAnsiTheme="minorHAnsi" w:cstheme="minorHAnsi"/>
          <w:bCs/>
          <w:sz w:val="21"/>
          <w:szCs w:val="21"/>
        </w:rPr>
        <w:t>:</w:t>
      </w:r>
    </w:p>
    <w:p w14:paraId="65894D8A" w14:textId="77777777" w:rsidR="00005F51" w:rsidRPr="004E530D" w:rsidRDefault="00005F51" w:rsidP="00005F51">
      <w:pPr>
        <w:pStyle w:val="ListParagraph"/>
        <w:rPr>
          <w:rFonts w:asciiTheme="minorHAnsi" w:hAnsiTheme="minorHAnsi" w:cstheme="minorHAnsi"/>
          <w:bCs/>
          <w:sz w:val="21"/>
          <w:szCs w:val="21"/>
        </w:rPr>
      </w:pPr>
    </w:p>
    <w:p w14:paraId="792CBE8A" w14:textId="77777777" w:rsidR="00F124DE" w:rsidRPr="004E530D" w:rsidRDefault="00F124DE" w:rsidP="00F124DE">
      <w:pPr>
        <w:numPr>
          <w:ilvl w:val="3"/>
          <w:numId w:val="72"/>
        </w:numPr>
        <w:suppressAutoHyphens/>
        <w:spacing w:after="0" w:line="240" w:lineRule="auto"/>
        <w:ind w:left="1296" w:hanging="432"/>
        <w:jc w:val="both"/>
        <w:rPr>
          <w:rFonts w:asciiTheme="minorHAnsi" w:hAnsiTheme="minorHAnsi" w:cstheme="minorHAnsi"/>
          <w:bCs/>
          <w:sz w:val="21"/>
          <w:szCs w:val="21"/>
          <w:lang w:val="fr-ML"/>
        </w:rPr>
      </w:pPr>
      <w:proofErr w:type="spellStart"/>
      <w:r w:rsidRPr="004E530D">
        <w:rPr>
          <w:rFonts w:asciiTheme="minorHAnsi" w:hAnsiTheme="minorHAnsi" w:cstheme="minorHAnsi"/>
          <w:bCs/>
          <w:sz w:val="21"/>
          <w:szCs w:val="21"/>
          <w:lang w:val="fr-ML"/>
        </w:rPr>
        <w:t>Fotokopi</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Kartu</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Identitas</w:t>
      </w:r>
      <w:proofErr w:type="spellEnd"/>
      <w:r w:rsidRPr="004E530D">
        <w:rPr>
          <w:rFonts w:asciiTheme="minorHAnsi" w:hAnsiTheme="minorHAnsi" w:cstheme="minorHAnsi"/>
          <w:bCs/>
          <w:sz w:val="21"/>
          <w:szCs w:val="21"/>
          <w:lang w:val="fr-ML"/>
        </w:rPr>
        <w:t xml:space="preserve"> </w:t>
      </w:r>
      <w:proofErr w:type="spellStart"/>
      <w:r w:rsidRPr="004E530D">
        <w:rPr>
          <w:rFonts w:asciiTheme="minorHAnsi" w:hAnsiTheme="minorHAnsi" w:cstheme="minorHAnsi"/>
          <w:bCs/>
          <w:sz w:val="21"/>
          <w:szCs w:val="21"/>
          <w:lang w:val="fr-ML"/>
        </w:rPr>
        <w:t>Diri</w:t>
      </w:r>
      <w:proofErr w:type="spellEnd"/>
      <w:r w:rsidRPr="004E530D">
        <w:rPr>
          <w:rFonts w:asciiTheme="minorHAnsi" w:hAnsiTheme="minorHAnsi" w:cstheme="minorHAnsi"/>
          <w:bCs/>
          <w:sz w:val="21"/>
          <w:szCs w:val="21"/>
          <w:lang w:val="fr-ML"/>
        </w:rPr>
        <w:t xml:space="preserve"> (KTP</w:t>
      </w:r>
      <w:proofErr w:type="gramStart"/>
      <w:r w:rsidRPr="004E530D">
        <w:rPr>
          <w:rFonts w:asciiTheme="minorHAnsi" w:hAnsiTheme="minorHAnsi" w:cstheme="minorHAnsi"/>
          <w:bCs/>
          <w:sz w:val="21"/>
          <w:szCs w:val="21"/>
          <w:lang w:val="fr-ML"/>
        </w:rPr>
        <w:t>);</w:t>
      </w:r>
      <w:proofErr w:type="gramEnd"/>
    </w:p>
    <w:p w14:paraId="4496B4C9" w14:textId="77777777" w:rsidR="00F124DE" w:rsidRPr="004E530D" w:rsidRDefault="00F124DE" w:rsidP="00F124DE">
      <w:pPr>
        <w:numPr>
          <w:ilvl w:val="3"/>
          <w:numId w:val="72"/>
        </w:numPr>
        <w:suppressAutoHyphens/>
        <w:spacing w:after="0" w:line="240" w:lineRule="auto"/>
        <w:ind w:left="1296" w:hanging="432"/>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Laporan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Medis</w:t>
      </w:r>
      <w:proofErr w:type="spellEnd"/>
      <w:r w:rsidRPr="004E530D">
        <w:rPr>
          <w:rFonts w:asciiTheme="minorHAnsi" w:hAnsiTheme="minorHAnsi" w:cstheme="minorHAnsi"/>
          <w:bCs/>
          <w:sz w:val="21"/>
          <w:szCs w:val="21"/>
        </w:rPr>
        <w:t xml:space="preserve"> Awal yang </w:t>
      </w:r>
      <w:proofErr w:type="spellStart"/>
      <w:r w:rsidRPr="004E530D">
        <w:rPr>
          <w:rFonts w:asciiTheme="minorHAnsi" w:hAnsiTheme="minorHAnsi" w:cstheme="minorHAnsi"/>
          <w:bCs/>
          <w:sz w:val="21"/>
          <w:szCs w:val="21"/>
        </w:rPr>
        <w:t>diisi</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lengkap</w:t>
      </w:r>
      <w:proofErr w:type="spellEnd"/>
      <w:r w:rsidRPr="004E530D">
        <w:rPr>
          <w:rFonts w:asciiTheme="minorHAnsi" w:hAnsiTheme="minorHAnsi" w:cstheme="minorHAnsi"/>
          <w:bCs/>
          <w:sz w:val="21"/>
          <w:szCs w:val="21"/>
        </w:rPr>
        <w:t>;</w:t>
      </w:r>
    </w:p>
    <w:p w14:paraId="64A25836" w14:textId="77777777" w:rsidR="00F124DE" w:rsidRPr="004E530D" w:rsidRDefault="00F124DE" w:rsidP="00F124DE">
      <w:pPr>
        <w:numPr>
          <w:ilvl w:val="3"/>
          <w:numId w:val="72"/>
        </w:numPr>
        <w:suppressAutoHyphens/>
        <w:spacing w:after="0" w:line="240" w:lineRule="auto"/>
        <w:ind w:left="1296" w:hanging="432"/>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Rencana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tindakan</w:t>
      </w:r>
      <w:proofErr w:type="spellEnd"/>
      <w:r w:rsidRPr="004E530D">
        <w:rPr>
          <w:rFonts w:asciiTheme="minorHAnsi" w:hAnsiTheme="minorHAnsi" w:cstheme="minorHAnsi"/>
          <w:bCs/>
          <w:sz w:val="21"/>
          <w:szCs w:val="21"/>
        </w:rPr>
        <w:t xml:space="preserve"> dan </w:t>
      </w:r>
      <w:proofErr w:type="spellStart"/>
      <w:r w:rsidRPr="004E530D">
        <w:rPr>
          <w:rFonts w:asciiTheme="minorHAnsi" w:hAnsiTheme="minorHAnsi" w:cstheme="minorHAnsi"/>
          <w:bCs/>
          <w:sz w:val="21"/>
          <w:szCs w:val="21"/>
        </w:rPr>
        <w:t>perkiraan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biaya</w:t>
      </w:r>
      <w:proofErr w:type="spellEnd"/>
      <w:r w:rsidRPr="004E530D">
        <w:rPr>
          <w:rFonts w:asciiTheme="minorHAnsi" w:hAnsiTheme="minorHAnsi" w:cstheme="minorHAnsi"/>
          <w:bCs/>
          <w:sz w:val="21"/>
          <w:szCs w:val="21"/>
        </w:rPr>
        <w:t>;</w:t>
      </w:r>
    </w:p>
    <w:p w14:paraId="431EFD9D" w14:textId="77777777" w:rsidR="00F124DE" w:rsidRPr="004E530D" w:rsidRDefault="00F124DE" w:rsidP="00F124DE">
      <w:pPr>
        <w:numPr>
          <w:ilvl w:val="3"/>
          <w:numId w:val="72"/>
        </w:numPr>
        <w:suppressAutoHyphens/>
        <w:spacing w:after="0" w:line="240" w:lineRule="auto"/>
        <w:ind w:left="1296" w:hanging="432"/>
        <w:jc w:val="both"/>
        <w:rPr>
          <w:rFonts w:asciiTheme="minorHAnsi" w:hAnsiTheme="minorHAnsi" w:cstheme="minorHAnsi"/>
          <w:bCs/>
          <w:sz w:val="21"/>
          <w:szCs w:val="21"/>
        </w:rPr>
      </w:pPr>
      <w:r w:rsidRPr="004E530D">
        <w:rPr>
          <w:rFonts w:asciiTheme="minorHAnsi" w:hAnsiTheme="minorHAnsi" w:cstheme="minorHAnsi"/>
          <w:bCs/>
          <w:sz w:val="21"/>
          <w:szCs w:val="21"/>
        </w:rPr>
        <w:lastRenderedPageBreak/>
        <w:t>Hasil-</w:t>
      </w:r>
      <w:proofErr w:type="spellStart"/>
      <w:r w:rsidRPr="004E530D">
        <w:rPr>
          <w:rFonts w:asciiTheme="minorHAnsi" w:hAnsiTheme="minorHAnsi" w:cstheme="minorHAnsi"/>
          <w:bCs/>
          <w:sz w:val="21"/>
          <w:szCs w:val="21"/>
        </w:rPr>
        <w:t>hasil</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pemeriksaan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penunjang</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jika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ada</w:t>
      </w:r>
      <w:proofErr w:type="spellEnd"/>
      <w:r w:rsidRPr="004E530D">
        <w:rPr>
          <w:rFonts w:asciiTheme="minorHAnsi" w:hAnsiTheme="minorHAnsi" w:cstheme="minorHAnsi"/>
          <w:bCs/>
          <w:sz w:val="21"/>
          <w:szCs w:val="21"/>
        </w:rPr>
        <w:t>);</w:t>
      </w:r>
    </w:p>
    <w:p w14:paraId="16F43C64" w14:textId="77777777" w:rsidR="00F124DE" w:rsidRPr="004E530D" w:rsidRDefault="00F124DE" w:rsidP="00F124DE">
      <w:pPr>
        <w:spacing w:after="0" w:line="240" w:lineRule="auto"/>
        <w:jc w:val="both"/>
        <w:rPr>
          <w:rFonts w:asciiTheme="minorHAnsi" w:hAnsiTheme="minorHAnsi" w:cstheme="minorHAnsi"/>
          <w:bCs/>
          <w:sz w:val="21"/>
          <w:szCs w:val="21"/>
        </w:rPr>
      </w:pPr>
    </w:p>
    <w:p w14:paraId="32BD7F54" w14:textId="77777777" w:rsidR="00F124DE" w:rsidRPr="004E530D" w:rsidRDefault="00F124DE" w:rsidP="00F124DE">
      <w:pPr>
        <w:numPr>
          <w:ilvl w:val="0"/>
          <w:numId w:val="73"/>
        </w:numPr>
        <w:suppressAutoHyphens/>
        <w:spacing w:after="0" w:line="240" w:lineRule="auto"/>
        <w:ind w:left="864" w:hanging="432"/>
        <w:jc w:val="both"/>
        <w:rPr>
          <w:rFonts w:asciiTheme="minorHAnsi" w:hAnsiTheme="minorHAnsi" w:cstheme="minorHAnsi"/>
          <w:bCs/>
          <w:sz w:val="21"/>
          <w:szCs w:val="21"/>
        </w:rPr>
      </w:pP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Pertama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akan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mengirimkan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informasi</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keputusan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penjaminan</w:t>
      </w:r>
      <w:proofErr w:type="spellEnd"/>
      <w:r w:rsidRPr="004E530D">
        <w:rPr>
          <w:rFonts w:asciiTheme="minorHAnsi" w:hAnsiTheme="minorHAnsi" w:cstheme="minorHAnsi"/>
          <w:bCs/>
          <w:sz w:val="21"/>
          <w:szCs w:val="21"/>
        </w:rPr>
        <w:t xml:space="preserve"> yang </w:t>
      </w:r>
      <w:proofErr w:type="spellStart"/>
      <w:r w:rsidRPr="004E530D">
        <w:rPr>
          <w:rFonts w:asciiTheme="minorHAnsi" w:hAnsiTheme="minorHAnsi" w:cstheme="minorHAnsi"/>
          <w:bCs/>
          <w:sz w:val="21"/>
          <w:szCs w:val="21"/>
        </w:rPr>
        <w:t>akan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diberikan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dalam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bentuk</w:t>
      </w:r>
      <w:proofErr w:type="spellEnd"/>
      <w:r w:rsidRPr="004E530D">
        <w:rPr>
          <w:rFonts w:asciiTheme="minorHAnsi" w:hAnsiTheme="minorHAnsi" w:cstheme="minorHAnsi"/>
          <w:bCs/>
          <w:sz w:val="21"/>
          <w:szCs w:val="21"/>
        </w:rPr>
        <w:t xml:space="preserve"> Surat </w:t>
      </w:r>
      <w:proofErr w:type="spellStart"/>
      <w:r w:rsidRPr="004E530D">
        <w:rPr>
          <w:rFonts w:asciiTheme="minorHAnsi" w:hAnsiTheme="minorHAnsi" w:cstheme="minorHAnsi"/>
          <w:bCs/>
          <w:sz w:val="21"/>
          <w:szCs w:val="21"/>
        </w:rPr>
        <w:t>Jaminan</w:t>
      </w:r>
      <w:proofErr w:type="spellEnd"/>
      <w:r w:rsidRPr="004E530D">
        <w:rPr>
          <w:rFonts w:asciiTheme="minorHAnsi" w:hAnsiTheme="minorHAnsi" w:cstheme="minorHAnsi"/>
          <w:bCs/>
          <w:sz w:val="21"/>
          <w:szCs w:val="21"/>
        </w:rPr>
        <w:t xml:space="preserve"> Awal </w:t>
      </w:r>
      <w:proofErr w:type="spellStart"/>
      <w:r w:rsidRPr="004E530D">
        <w:rPr>
          <w:rFonts w:asciiTheme="minorHAnsi" w:hAnsiTheme="minorHAnsi" w:cstheme="minorHAnsi"/>
          <w:bCs/>
          <w:sz w:val="21"/>
          <w:szCs w:val="21"/>
        </w:rPr>
        <w:t>sementara</w:t>
      </w:r>
      <w:proofErr w:type="spellEnd"/>
      <w:r w:rsidRPr="004E530D">
        <w:rPr>
          <w:rFonts w:asciiTheme="minorHAnsi" w:hAnsiTheme="minorHAnsi" w:cstheme="minorHAnsi"/>
          <w:bCs/>
          <w:sz w:val="21"/>
          <w:szCs w:val="21"/>
        </w:rPr>
        <w:t xml:space="preserve"> dan </w:t>
      </w:r>
      <w:proofErr w:type="spellStart"/>
      <w:r w:rsidRPr="004E530D">
        <w:rPr>
          <w:rFonts w:asciiTheme="minorHAnsi" w:hAnsiTheme="minorHAnsi" w:cstheme="minorHAnsi"/>
          <w:bCs/>
          <w:sz w:val="21"/>
          <w:szCs w:val="21"/>
        </w:rPr>
        <w:t>dikirim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Pihak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Kedua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melalui</w:t>
      </w:r>
      <w:proofErr w:type="spellEnd"/>
      <w:r w:rsidRPr="004E530D">
        <w:rPr>
          <w:rFonts w:asciiTheme="minorHAnsi" w:hAnsiTheme="minorHAnsi" w:cstheme="minorHAnsi"/>
          <w:bCs/>
          <w:sz w:val="21"/>
          <w:szCs w:val="21"/>
        </w:rPr>
        <w:t xml:space="preserve"> </w:t>
      </w:r>
      <w:r w:rsidRPr="004E530D">
        <w:rPr>
          <w:rFonts w:asciiTheme="minorHAnsi" w:hAnsiTheme="minorHAnsi" w:cstheme="minorHAnsi"/>
          <w:sz w:val="21"/>
          <w:szCs w:val="21"/>
          <w:lang w:val="sv-SE"/>
        </w:rPr>
        <w:t>PMN Portal/e-mail/</w:t>
      </w:r>
      <w:r w:rsidRPr="004E530D">
        <w:rPr>
          <w:rFonts w:asciiTheme="minorHAnsi" w:hAnsiTheme="minorHAnsi" w:cstheme="minorHAnsi"/>
          <w:i/>
          <w:iCs/>
          <w:sz w:val="21"/>
          <w:szCs w:val="21"/>
          <w:lang w:val="sv-SE"/>
        </w:rPr>
        <w:t>Electronic Data Exchange</w:t>
      </w:r>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Pertukaran</w:t>
      </w:r>
      <w:proofErr w:type="spellEnd"/>
      <w:r w:rsidRPr="004E530D">
        <w:rPr>
          <w:rFonts w:asciiTheme="minorHAnsi" w:hAnsiTheme="minorHAnsi" w:cstheme="minorHAnsi"/>
          <w:bCs/>
          <w:sz w:val="21"/>
          <w:szCs w:val="21"/>
        </w:rPr>
        <w:t xml:space="preserve"> Data </w:t>
      </w:r>
      <w:proofErr w:type="spellStart"/>
      <w:r w:rsidRPr="004E530D">
        <w:rPr>
          <w:rFonts w:asciiTheme="minorHAnsi" w:hAnsiTheme="minorHAnsi" w:cstheme="minorHAnsi"/>
          <w:bCs/>
          <w:sz w:val="21"/>
          <w:szCs w:val="21"/>
        </w:rPr>
        <w:t>Elektronik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dalam</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waktu</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maksimal</w:t>
      </w:r>
      <w:proofErr w:type="spellEnd"/>
      <w:r w:rsidRPr="004E530D">
        <w:rPr>
          <w:rFonts w:asciiTheme="minorHAnsi" w:hAnsiTheme="minorHAnsi" w:cstheme="minorHAnsi"/>
          <w:bCs/>
          <w:sz w:val="21"/>
          <w:szCs w:val="21"/>
        </w:rPr>
        <w:t xml:space="preserve"> 1x24 (</w:t>
      </w:r>
      <w:proofErr w:type="spellStart"/>
      <w:r w:rsidRPr="004E530D">
        <w:rPr>
          <w:rFonts w:asciiTheme="minorHAnsi" w:hAnsiTheme="minorHAnsi" w:cstheme="minorHAnsi"/>
          <w:bCs/>
          <w:sz w:val="21"/>
          <w:szCs w:val="21"/>
        </w:rPr>
        <w:t>satu</w:t>
      </w:r>
      <w:proofErr w:type="spellEnd"/>
      <w:r w:rsidRPr="004E530D">
        <w:rPr>
          <w:rFonts w:asciiTheme="minorHAnsi" w:hAnsiTheme="minorHAnsi" w:cstheme="minorHAnsi"/>
          <w:bCs/>
          <w:sz w:val="21"/>
          <w:szCs w:val="21"/>
        </w:rPr>
        <w:t xml:space="preserve"> kali dua </w:t>
      </w:r>
      <w:proofErr w:type="spellStart"/>
      <w:r w:rsidRPr="004E530D">
        <w:rPr>
          <w:rFonts w:asciiTheme="minorHAnsi" w:hAnsiTheme="minorHAnsi" w:cstheme="minorHAnsi"/>
          <w:bCs/>
          <w:sz w:val="21"/>
          <w:szCs w:val="21"/>
        </w:rPr>
        <w:t>puluh</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empat</w:t>
      </w:r>
      <w:proofErr w:type="spellEnd"/>
      <w:r w:rsidRPr="004E530D">
        <w:rPr>
          <w:rFonts w:asciiTheme="minorHAnsi" w:hAnsiTheme="minorHAnsi" w:cstheme="minorHAnsi"/>
          <w:bCs/>
          <w:sz w:val="21"/>
          <w:szCs w:val="21"/>
        </w:rPr>
        <w:t xml:space="preserve">) jam </w:t>
      </w:r>
      <w:proofErr w:type="spellStart"/>
      <w:r w:rsidRPr="004E530D">
        <w:rPr>
          <w:rFonts w:asciiTheme="minorHAnsi" w:hAnsiTheme="minorHAnsi" w:cstheme="minorHAnsi"/>
          <w:bCs/>
          <w:sz w:val="21"/>
          <w:szCs w:val="21"/>
        </w:rPr>
        <w:t>sejak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dokumen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lengkap</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diterima</w:t>
      </w:r>
      <w:proofErr w:type="spellEnd"/>
      <w:r w:rsidRPr="004E530D">
        <w:rPr>
          <w:rFonts w:asciiTheme="minorHAnsi" w:hAnsiTheme="minorHAnsi" w:cstheme="minorHAnsi"/>
          <w:bCs/>
          <w:sz w:val="21"/>
          <w:szCs w:val="21"/>
        </w:rPr>
        <w:t xml:space="preserve">. </w:t>
      </w:r>
      <w:bookmarkStart w:id="79" w:name="_Hlk60158682"/>
      <w:r w:rsidRPr="004E530D">
        <w:rPr>
          <w:rFonts w:asciiTheme="minorHAnsi" w:hAnsiTheme="minorHAnsi" w:cstheme="minorHAnsi"/>
          <w:bCs/>
          <w:sz w:val="21"/>
          <w:szCs w:val="21"/>
        </w:rPr>
        <w:t xml:space="preserve">Surat </w:t>
      </w:r>
      <w:proofErr w:type="spellStart"/>
      <w:r w:rsidRPr="004E530D">
        <w:rPr>
          <w:rFonts w:asciiTheme="minorHAnsi" w:hAnsiTheme="minorHAnsi" w:cstheme="minorHAnsi"/>
          <w:bCs/>
          <w:sz w:val="21"/>
          <w:szCs w:val="21"/>
        </w:rPr>
        <w:t>Jaminan</w:t>
      </w:r>
      <w:proofErr w:type="spellEnd"/>
      <w:r w:rsidRPr="004E530D">
        <w:rPr>
          <w:rFonts w:asciiTheme="minorHAnsi" w:hAnsiTheme="minorHAnsi" w:cstheme="minorHAnsi"/>
          <w:bCs/>
          <w:sz w:val="21"/>
          <w:szCs w:val="21"/>
        </w:rPr>
        <w:t xml:space="preserve"> Awal </w:t>
      </w:r>
      <w:proofErr w:type="spellStart"/>
      <w:r w:rsidRPr="004E530D">
        <w:rPr>
          <w:rFonts w:asciiTheme="minorHAnsi" w:hAnsiTheme="minorHAnsi" w:cstheme="minorHAnsi"/>
          <w:bCs/>
          <w:sz w:val="21"/>
          <w:szCs w:val="21"/>
        </w:rPr>
        <w:t>sementara</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ini</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berlaku</w:t>
      </w:r>
      <w:proofErr w:type="spellEnd"/>
      <w:r w:rsidRPr="004E530D">
        <w:rPr>
          <w:rFonts w:asciiTheme="minorHAnsi" w:hAnsiTheme="minorHAnsi" w:cstheme="minorHAnsi"/>
          <w:bCs/>
          <w:sz w:val="21"/>
          <w:szCs w:val="21"/>
        </w:rPr>
        <w:t xml:space="preserve"> 14 </w:t>
      </w:r>
      <w:proofErr w:type="spellStart"/>
      <w:r w:rsidRPr="004E530D">
        <w:rPr>
          <w:rFonts w:asciiTheme="minorHAnsi" w:hAnsiTheme="minorHAnsi" w:cstheme="minorHAnsi"/>
          <w:bCs/>
          <w:sz w:val="21"/>
          <w:szCs w:val="21"/>
        </w:rPr>
        <w:t>hari</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sejak</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Pasien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melakukan</w:t>
      </w:r>
      <w:proofErr w:type="spellEnd"/>
      <w:r w:rsidRPr="004E530D">
        <w:rPr>
          <w:rFonts w:asciiTheme="minorHAnsi" w:hAnsiTheme="minorHAnsi" w:cstheme="minorHAnsi"/>
          <w:bCs/>
          <w:sz w:val="21"/>
          <w:szCs w:val="21"/>
        </w:rPr>
        <w:t xml:space="preserve"> </w:t>
      </w:r>
      <w:proofErr w:type="spellStart"/>
      <w:r w:rsidRPr="004E530D">
        <w:rPr>
          <w:rFonts w:asciiTheme="minorHAnsi" w:hAnsiTheme="minorHAnsi" w:cstheme="minorHAnsi"/>
          <w:bCs/>
          <w:sz w:val="21"/>
          <w:szCs w:val="21"/>
        </w:rPr>
        <w:t>pendaftaran</w:t>
      </w:r>
      <w:proofErr w:type="spellEnd"/>
      <w:r w:rsidRPr="004E530D">
        <w:rPr>
          <w:rFonts w:asciiTheme="minorHAnsi" w:hAnsiTheme="minorHAnsi" w:cstheme="minorHAnsi"/>
          <w:bCs/>
          <w:sz w:val="21"/>
          <w:szCs w:val="21"/>
        </w:rPr>
        <w:t xml:space="preserve"> </w:t>
      </w:r>
      <w:r w:rsidRPr="004E530D">
        <w:rPr>
          <w:rFonts w:asciiTheme="minorHAnsi" w:hAnsiTheme="minorHAnsi" w:cstheme="minorHAnsi"/>
          <w:bCs/>
          <w:i/>
          <w:iCs/>
          <w:sz w:val="21"/>
          <w:szCs w:val="21"/>
        </w:rPr>
        <w:t>Pre-Admission</w:t>
      </w:r>
      <w:r w:rsidRPr="004E530D">
        <w:rPr>
          <w:rFonts w:asciiTheme="minorHAnsi" w:hAnsiTheme="minorHAnsi" w:cstheme="minorHAnsi"/>
          <w:bCs/>
          <w:sz w:val="21"/>
          <w:szCs w:val="21"/>
        </w:rPr>
        <w:t>.</w:t>
      </w:r>
      <w:bookmarkEnd w:id="79"/>
    </w:p>
    <w:p w14:paraId="2ACA796E" w14:textId="77777777" w:rsidR="00F124DE" w:rsidRPr="004E530D" w:rsidRDefault="00F124DE" w:rsidP="00F124DE">
      <w:pPr>
        <w:spacing w:after="0" w:line="240" w:lineRule="auto"/>
        <w:ind w:left="720"/>
        <w:jc w:val="both"/>
        <w:rPr>
          <w:rFonts w:asciiTheme="minorHAnsi" w:hAnsiTheme="minorHAnsi" w:cstheme="minorHAnsi"/>
          <w:b/>
          <w:sz w:val="21"/>
          <w:szCs w:val="21"/>
        </w:rPr>
      </w:pPr>
    </w:p>
    <w:p w14:paraId="34A1487A" w14:textId="77777777" w:rsidR="00F124DE" w:rsidRPr="004E530D" w:rsidRDefault="00F124DE" w:rsidP="00F124DE">
      <w:pPr>
        <w:numPr>
          <w:ilvl w:val="0"/>
          <w:numId w:val="66"/>
        </w:numPr>
        <w:suppressAutoHyphens/>
        <w:spacing w:after="0" w:line="240" w:lineRule="auto"/>
        <w:ind w:left="432" w:hanging="432"/>
        <w:jc w:val="both"/>
        <w:rPr>
          <w:rFonts w:asciiTheme="minorHAnsi" w:hAnsiTheme="minorHAnsi" w:cstheme="minorHAnsi"/>
          <w:b/>
          <w:sz w:val="21"/>
          <w:szCs w:val="21"/>
        </w:rPr>
      </w:pPr>
      <w:r w:rsidRPr="004E530D">
        <w:rPr>
          <w:rFonts w:asciiTheme="minorHAnsi" w:hAnsiTheme="minorHAnsi" w:cstheme="minorHAnsi"/>
          <w:b/>
          <w:sz w:val="21"/>
          <w:szCs w:val="21"/>
        </w:rPr>
        <w:t xml:space="preserve">PERMINTAAN </w:t>
      </w:r>
      <w:r w:rsidRPr="004E530D">
        <w:rPr>
          <w:rFonts w:asciiTheme="minorHAnsi" w:hAnsiTheme="minorHAnsi" w:cstheme="minorHAnsi"/>
          <w:b/>
          <w:i/>
          <w:iCs/>
          <w:sz w:val="21"/>
          <w:szCs w:val="21"/>
        </w:rPr>
        <w:t>ATTENDING PHYSICIAN STATEMENT</w:t>
      </w:r>
      <w:r w:rsidRPr="004E530D">
        <w:rPr>
          <w:rFonts w:asciiTheme="minorHAnsi" w:hAnsiTheme="minorHAnsi" w:cstheme="minorHAnsi"/>
          <w:b/>
          <w:sz w:val="21"/>
          <w:szCs w:val="21"/>
        </w:rPr>
        <w:t xml:space="preserve"> (APS)</w:t>
      </w:r>
      <w:r w:rsidRPr="004E530D" w:rsidDel="00D82B61">
        <w:rPr>
          <w:rFonts w:asciiTheme="minorHAnsi" w:hAnsiTheme="minorHAnsi" w:cstheme="minorHAnsi"/>
          <w:b/>
          <w:sz w:val="21"/>
          <w:szCs w:val="21"/>
        </w:rPr>
        <w:t xml:space="preserve"> </w:t>
      </w:r>
    </w:p>
    <w:p w14:paraId="2A665028" w14:textId="77777777" w:rsidR="00F124DE" w:rsidRPr="004E530D" w:rsidRDefault="00F124DE" w:rsidP="00F124DE">
      <w:pPr>
        <w:spacing w:after="0" w:line="240" w:lineRule="auto"/>
        <w:ind w:left="432"/>
        <w:jc w:val="both"/>
        <w:rPr>
          <w:rFonts w:asciiTheme="minorHAnsi" w:hAnsiTheme="minorHAnsi" w:cstheme="minorHAnsi"/>
          <w:b/>
          <w:sz w:val="21"/>
          <w:szCs w:val="21"/>
        </w:rPr>
      </w:pPr>
    </w:p>
    <w:p w14:paraId="321DCE39" w14:textId="77777777" w:rsidR="00F124DE" w:rsidRPr="004E530D" w:rsidRDefault="00F124DE" w:rsidP="00F124DE">
      <w:pPr>
        <w:spacing w:after="0" w:line="240" w:lineRule="auto"/>
        <w:ind w:left="432"/>
        <w:jc w:val="both"/>
        <w:rPr>
          <w:rFonts w:asciiTheme="minorHAnsi" w:hAnsiTheme="minorHAnsi" w:cstheme="minorHAnsi"/>
          <w:sz w:val="21"/>
          <w:szCs w:val="21"/>
        </w:rPr>
      </w:pPr>
      <w:bookmarkStart w:id="80" w:name="_Hlk521502120"/>
      <w:r w:rsidRPr="004E530D">
        <w:rPr>
          <w:rFonts w:asciiTheme="minorHAnsi" w:hAnsiTheme="minorHAnsi" w:cstheme="minorHAnsi"/>
          <w:i/>
          <w:iCs/>
          <w:sz w:val="21"/>
          <w:szCs w:val="21"/>
        </w:rPr>
        <w:t>Attending Physician Statement</w:t>
      </w:r>
      <w:r w:rsidRPr="004E530D">
        <w:rPr>
          <w:rFonts w:asciiTheme="minorHAnsi" w:hAnsiTheme="minorHAnsi" w:cstheme="minorHAnsi"/>
          <w:sz w:val="21"/>
          <w:szCs w:val="21"/>
        </w:rPr>
        <w:t xml:space="preserve"> (APS)</w:t>
      </w:r>
      <w:r w:rsidRPr="004E530D">
        <w:rPr>
          <w:rFonts w:asciiTheme="minorHAnsi" w:hAnsiTheme="minorHAnsi" w:cstheme="minorHAnsi"/>
          <w:b/>
          <w:sz w:val="21"/>
          <w:szCs w:val="21"/>
        </w:rPr>
        <w:t xml:space="preserve"> </w:t>
      </w:r>
      <w:proofErr w:type="spellStart"/>
      <w:r w:rsidRPr="004E530D">
        <w:rPr>
          <w:rFonts w:asciiTheme="minorHAnsi" w:hAnsiTheme="minorHAnsi" w:cstheme="minorHAnsi"/>
          <w:sz w:val="21"/>
          <w:szCs w:val="21"/>
        </w:rPr>
        <w:t>adalah</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Formulir</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Pernyataan</w:t>
      </w:r>
      <w:proofErr w:type="spellEnd"/>
      <w:r w:rsidRPr="004E530D">
        <w:rPr>
          <w:rFonts w:asciiTheme="minorHAnsi" w:hAnsiTheme="minorHAnsi" w:cstheme="minorHAnsi"/>
          <w:sz w:val="21"/>
          <w:szCs w:val="21"/>
        </w:rPr>
        <w:t xml:space="preserve"> Dokter Yang </w:t>
      </w:r>
      <w:proofErr w:type="spellStart"/>
      <w:r w:rsidRPr="004E530D">
        <w:rPr>
          <w:rFonts w:asciiTheme="minorHAnsi" w:hAnsiTheme="minorHAnsi" w:cstheme="minorHAnsi"/>
          <w:sz w:val="21"/>
          <w:szCs w:val="21"/>
        </w:rPr>
        <w:t>Merawat</w:t>
      </w:r>
      <w:proofErr w:type="spellEnd"/>
      <w:r w:rsidRPr="004E530D">
        <w:rPr>
          <w:rFonts w:asciiTheme="minorHAnsi" w:hAnsiTheme="minorHAnsi" w:cstheme="minorHAnsi"/>
          <w:sz w:val="21"/>
          <w:szCs w:val="21"/>
        </w:rPr>
        <w:t xml:space="preserve">. APS </w:t>
      </w:r>
      <w:proofErr w:type="spellStart"/>
      <w:r w:rsidRPr="004E530D">
        <w:rPr>
          <w:rFonts w:asciiTheme="minorHAnsi" w:hAnsiTheme="minorHAnsi" w:cstheme="minorHAnsi"/>
          <w:sz w:val="21"/>
          <w:szCs w:val="21"/>
        </w:rPr>
        <w:t>dibutuhkan</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apabila</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terdapat</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pengajuan</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penggantian</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klaim</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dari</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nasabah</w:t>
      </w:r>
      <w:proofErr w:type="spellEnd"/>
      <w:r w:rsidRPr="004E530D">
        <w:rPr>
          <w:rFonts w:asciiTheme="minorHAnsi" w:hAnsiTheme="minorHAnsi" w:cstheme="minorHAnsi"/>
          <w:sz w:val="21"/>
          <w:szCs w:val="21"/>
        </w:rPr>
        <w:t xml:space="preserve"> yang </w:t>
      </w:r>
      <w:proofErr w:type="spellStart"/>
      <w:r w:rsidRPr="004E530D">
        <w:rPr>
          <w:rFonts w:asciiTheme="minorHAnsi" w:hAnsiTheme="minorHAnsi" w:cstheme="minorHAnsi"/>
          <w:sz w:val="21"/>
          <w:szCs w:val="21"/>
        </w:rPr>
        <w:t>diterima</w:t>
      </w:r>
      <w:proofErr w:type="spellEnd"/>
      <w:r w:rsidRPr="004E530D">
        <w:rPr>
          <w:rFonts w:asciiTheme="minorHAnsi" w:hAnsiTheme="minorHAnsi" w:cstheme="minorHAnsi"/>
          <w:sz w:val="21"/>
          <w:szCs w:val="21"/>
        </w:rPr>
        <w:t xml:space="preserve"> oleh </w:t>
      </w:r>
      <w:proofErr w:type="spellStart"/>
      <w:r w:rsidRPr="004E530D">
        <w:rPr>
          <w:rFonts w:asciiTheme="minorHAnsi" w:hAnsiTheme="minorHAnsi" w:cstheme="minorHAnsi"/>
          <w:sz w:val="21"/>
          <w:szCs w:val="21"/>
        </w:rPr>
        <w:t>Pihak</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Pertama</w:t>
      </w:r>
      <w:proofErr w:type="spellEnd"/>
      <w:r w:rsidRPr="004E530D">
        <w:rPr>
          <w:rFonts w:asciiTheme="minorHAnsi" w:hAnsiTheme="minorHAnsi" w:cstheme="minorHAnsi"/>
          <w:sz w:val="21"/>
          <w:szCs w:val="21"/>
        </w:rPr>
        <w:t xml:space="preserve"> dan </w:t>
      </w:r>
      <w:proofErr w:type="spellStart"/>
      <w:r w:rsidRPr="004E530D">
        <w:rPr>
          <w:rFonts w:asciiTheme="minorHAnsi" w:hAnsiTheme="minorHAnsi" w:cstheme="minorHAnsi"/>
          <w:sz w:val="21"/>
          <w:szCs w:val="21"/>
        </w:rPr>
        <w:t>diperlukan</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informasi</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medis</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lebih</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lanjut</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atas</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penggantian</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klaim</w:t>
      </w:r>
      <w:proofErr w:type="spellEnd"/>
      <w:r w:rsidRPr="004E530D">
        <w:rPr>
          <w:rFonts w:asciiTheme="minorHAnsi" w:hAnsiTheme="minorHAnsi" w:cstheme="minorHAnsi"/>
          <w:sz w:val="21"/>
          <w:szCs w:val="21"/>
        </w:rPr>
        <w:t xml:space="preserve"> </w:t>
      </w:r>
      <w:proofErr w:type="spellStart"/>
      <w:r w:rsidRPr="004E530D">
        <w:rPr>
          <w:rFonts w:asciiTheme="minorHAnsi" w:hAnsiTheme="minorHAnsi" w:cstheme="minorHAnsi"/>
          <w:sz w:val="21"/>
          <w:szCs w:val="21"/>
        </w:rPr>
        <w:t>tersebut</w:t>
      </w:r>
      <w:proofErr w:type="spellEnd"/>
      <w:r w:rsidRPr="004E530D">
        <w:rPr>
          <w:rFonts w:asciiTheme="minorHAnsi" w:hAnsiTheme="minorHAnsi" w:cstheme="minorHAnsi"/>
          <w:sz w:val="21"/>
          <w:szCs w:val="21"/>
        </w:rPr>
        <w:t>.</w:t>
      </w:r>
    </w:p>
    <w:bookmarkEnd w:id="80"/>
    <w:p w14:paraId="3C7D2352" w14:textId="77777777" w:rsidR="00F124DE" w:rsidRPr="004E530D" w:rsidRDefault="00F124DE" w:rsidP="00F124DE">
      <w:pPr>
        <w:spacing w:after="0" w:line="240" w:lineRule="auto"/>
        <w:ind w:left="864"/>
        <w:jc w:val="both"/>
        <w:rPr>
          <w:rFonts w:asciiTheme="minorHAnsi" w:hAnsiTheme="minorHAnsi" w:cstheme="minorHAnsi"/>
          <w:b/>
          <w:sz w:val="21"/>
          <w:szCs w:val="21"/>
        </w:rPr>
      </w:pPr>
    </w:p>
    <w:p w14:paraId="27C0C6A0" w14:textId="77777777" w:rsidR="00F124DE" w:rsidRPr="004E530D" w:rsidRDefault="00F124DE" w:rsidP="00F124DE">
      <w:pPr>
        <w:numPr>
          <w:ilvl w:val="0"/>
          <w:numId w:val="74"/>
        </w:numPr>
        <w:suppressAutoHyphens/>
        <w:spacing w:after="0" w:line="240" w:lineRule="auto"/>
        <w:ind w:left="864" w:hanging="432"/>
        <w:jc w:val="both"/>
        <w:rPr>
          <w:rFonts w:asciiTheme="minorHAnsi" w:hAnsiTheme="minorHAnsi" w:cstheme="minorHAnsi"/>
          <w:b/>
          <w:sz w:val="21"/>
          <w:szCs w:val="21"/>
        </w:rPr>
      </w:pPr>
      <w:r w:rsidRPr="004E530D">
        <w:rPr>
          <w:rFonts w:asciiTheme="minorHAnsi" w:hAnsiTheme="minorHAnsi" w:cstheme="minorHAnsi"/>
          <w:b/>
          <w:sz w:val="21"/>
          <w:szCs w:val="21"/>
        </w:rPr>
        <w:t>KETENTUAN APS</w:t>
      </w:r>
    </w:p>
    <w:p w14:paraId="2990A6B1" w14:textId="77777777" w:rsidR="00F124DE" w:rsidRPr="004E530D" w:rsidRDefault="00F124DE" w:rsidP="00F124DE">
      <w:pPr>
        <w:spacing w:after="0" w:line="240" w:lineRule="auto"/>
        <w:ind w:left="864"/>
        <w:jc w:val="both"/>
        <w:rPr>
          <w:rFonts w:asciiTheme="minorHAnsi" w:hAnsiTheme="minorHAnsi" w:cstheme="minorHAnsi"/>
          <w:b/>
          <w:sz w:val="21"/>
          <w:szCs w:val="21"/>
        </w:rPr>
      </w:pPr>
    </w:p>
    <w:p w14:paraId="2D57A17A" w14:textId="77777777" w:rsidR="00F124DE" w:rsidRPr="004E530D" w:rsidRDefault="00F124DE" w:rsidP="00F124DE">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melalui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narahubung</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ditunjuk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mengirimkan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melalui</w:t>
      </w:r>
      <w:proofErr w:type="spellEnd"/>
      <w:r w:rsidRPr="004E530D">
        <w:rPr>
          <w:rFonts w:asciiTheme="minorHAnsi" w:hAnsiTheme="minorHAnsi" w:cstheme="minorHAnsi"/>
          <w:sz w:val="21"/>
          <w:szCs w:val="21"/>
          <w:lang w:val="es-ES"/>
        </w:rPr>
        <w:t xml:space="preserve"> email </w:t>
      </w:r>
      <w:proofErr w:type="spellStart"/>
      <w:r w:rsidRPr="004E530D">
        <w:rPr>
          <w:rFonts w:asciiTheme="minorHAnsi" w:hAnsiTheme="minorHAnsi" w:cstheme="minorHAnsi"/>
          <w:sz w:val="21"/>
          <w:szCs w:val="21"/>
          <w:lang w:val="es-ES"/>
        </w:rPr>
        <w:t>kepada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melampirkan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i/>
          <w:iCs/>
          <w:sz w:val="21"/>
          <w:szCs w:val="21"/>
          <w:lang w:val="es-ES"/>
        </w:rPr>
        <w:t>softcopy</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surat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kuasa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Pasien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menggunakan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sebagaimana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dicantumkan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poin</w:t>
      </w:r>
      <w:proofErr w:type="spellEnd"/>
      <w:r w:rsidRPr="004E530D">
        <w:rPr>
          <w:rFonts w:asciiTheme="minorHAnsi" w:hAnsiTheme="minorHAnsi" w:cstheme="minorHAnsi"/>
          <w:sz w:val="21"/>
          <w:szCs w:val="21"/>
          <w:lang w:val="es-ES"/>
        </w:rPr>
        <w:t xml:space="preserve"> D </w:t>
      </w:r>
      <w:proofErr w:type="spellStart"/>
      <w:r w:rsidRPr="004E530D">
        <w:rPr>
          <w:rFonts w:asciiTheme="minorHAnsi" w:hAnsiTheme="minorHAnsi" w:cstheme="minorHAnsi"/>
          <w:sz w:val="21"/>
          <w:szCs w:val="21"/>
          <w:lang w:val="es-ES"/>
        </w:rPr>
        <w:t>butir</w:t>
      </w:r>
      <w:proofErr w:type="spellEnd"/>
      <w:r w:rsidRPr="004E530D">
        <w:rPr>
          <w:rFonts w:asciiTheme="minorHAnsi" w:hAnsiTheme="minorHAnsi" w:cstheme="minorHAnsi"/>
          <w:sz w:val="21"/>
          <w:szCs w:val="21"/>
          <w:lang w:val="es-ES"/>
        </w:rPr>
        <w:t xml:space="preserve"> 2 </w:t>
      </w:r>
      <w:proofErr w:type="spellStart"/>
      <w:r w:rsidRPr="004E530D">
        <w:rPr>
          <w:rFonts w:asciiTheme="minorHAnsi" w:hAnsiTheme="minorHAnsi" w:cstheme="minorHAnsi"/>
          <w:sz w:val="21"/>
          <w:szCs w:val="21"/>
          <w:lang w:val="es-ES"/>
        </w:rPr>
        <w:t>Lampiran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ini</w:t>
      </w:r>
      <w:proofErr w:type="spellEnd"/>
      <w:r w:rsidRPr="004E530D">
        <w:rPr>
          <w:rFonts w:asciiTheme="minorHAnsi" w:hAnsiTheme="minorHAnsi" w:cstheme="minorHAnsi"/>
          <w:sz w:val="21"/>
          <w:szCs w:val="21"/>
          <w:lang w:val="es-ES"/>
        </w:rPr>
        <w:t>.</w:t>
      </w:r>
      <w:bookmarkStart w:id="81" w:name="_Hlk520159158"/>
    </w:p>
    <w:p w14:paraId="15DAA29C" w14:textId="77777777" w:rsidR="00F124DE" w:rsidRPr="004E530D" w:rsidRDefault="00F124DE" w:rsidP="00F124DE">
      <w:pPr>
        <w:spacing w:after="0" w:line="240" w:lineRule="auto"/>
        <w:ind w:left="1296" w:hanging="432"/>
        <w:jc w:val="both"/>
        <w:rPr>
          <w:rFonts w:asciiTheme="minorHAnsi" w:hAnsiTheme="minorHAnsi" w:cstheme="minorHAnsi"/>
          <w:sz w:val="21"/>
          <w:szCs w:val="21"/>
          <w:lang w:val="es-ES"/>
        </w:rPr>
      </w:pPr>
    </w:p>
    <w:p w14:paraId="7F9CF39D" w14:textId="77777777" w:rsidR="00F124DE" w:rsidRPr="004E530D" w:rsidRDefault="00F124DE" w:rsidP="00F124DE">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wajib</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mengisi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semua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pertanyaan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pada </w:t>
      </w:r>
      <w:proofErr w:type="spellStart"/>
      <w:r w:rsidRPr="004E530D">
        <w:rPr>
          <w:rFonts w:asciiTheme="minorHAnsi" w:hAnsiTheme="minorHAnsi" w:cstheme="minorHAnsi"/>
          <w:sz w:val="21"/>
          <w:szCs w:val="21"/>
          <w:lang w:val="es-ES"/>
        </w:rPr>
        <w:t>poin</w:t>
      </w:r>
      <w:proofErr w:type="spellEnd"/>
      <w:r w:rsidRPr="004E530D">
        <w:rPr>
          <w:rFonts w:asciiTheme="minorHAnsi" w:hAnsiTheme="minorHAnsi" w:cstheme="minorHAnsi"/>
          <w:sz w:val="21"/>
          <w:szCs w:val="21"/>
          <w:lang w:val="es-ES"/>
        </w:rPr>
        <w:t xml:space="preserve"> a di atas dan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menjamin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bahwa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jawaban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sesuai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data/</w:t>
      </w:r>
      <w:proofErr w:type="spellStart"/>
      <w:r w:rsidRPr="004E530D">
        <w:rPr>
          <w:rFonts w:asciiTheme="minorHAnsi" w:hAnsiTheme="minorHAnsi" w:cstheme="minorHAnsi"/>
          <w:sz w:val="21"/>
          <w:szCs w:val="21"/>
          <w:lang w:val="es-ES"/>
        </w:rPr>
        <w:t>informasi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medis</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ada</w:t>
      </w:r>
      <w:proofErr w:type="spellEnd"/>
      <w:r w:rsidRPr="004E530D">
        <w:rPr>
          <w:rFonts w:asciiTheme="minorHAnsi" w:hAnsiTheme="minorHAnsi" w:cstheme="minorHAnsi"/>
          <w:sz w:val="21"/>
          <w:szCs w:val="21"/>
          <w:lang w:val="es-ES"/>
        </w:rPr>
        <w:t xml:space="preserve"> pada </w:t>
      </w:r>
      <w:proofErr w:type="spellStart"/>
      <w:r w:rsidRPr="004E530D">
        <w:rPr>
          <w:rFonts w:asciiTheme="minorHAnsi" w:hAnsiTheme="minorHAnsi" w:cstheme="minorHAnsi"/>
          <w:sz w:val="21"/>
          <w:szCs w:val="21"/>
          <w:lang w:val="es-ES"/>
        </w:rPr>
        <w:t>rekam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medis</w:t>
      </w:r>
      <w:proofErr w:type="spellEnd"/>
      <w:r w:rsidRPr="004E530D">
        <w:rPr>
          <w:rFonts w:asciiTheme="minorHAnsi" w:hAnsiTheme="minorHAnsi" w:cstheme="minorHAnsi"/>
          <w:sz w:val="21"/>
          <w:szCs w:val="21"/>
          <w:lang w:val="es-ES"/>
        </w:rPr>
        <w:t xml:space="preserve"> (</w:t>
      </w:r>
      <w:r w:rsidRPr="004E530D">
        <w:rPr>
          <w:rFonts w:asciiTheme="minorHAnsi" w:hAnsiTheme="minorHAnsi" w:cstheme="minorHAnsi"/>
          <w:i/>
          <w:sz w:val="21"/>
          <w:szCs w:val="21"/>
          <w:lang w:val="es-ES"/>
        </w:rPr>
        <w:t xml:space="preserve">medical </w:t>
      </w:r>
      <w:proofErr w:type="spellStart"/>
      <w:r w:rsidRPr="004E530D">
        <w:rPr>
          <w:rFonts w:asciiTheme="minorHAnsi" w:hAnsiTheme="minorHAnsi" w:cstheme="minorHAnsi"/>
          <w:i/>
          <w:sz w:val="21"/>
          <w:szCs w:val="21"/>
          <w:lang w:val="es-ES"/>
        </w:rPr>
        <w:t>record</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Pasien</w:t>
      </w:r>
      <w:proofErr w:type="spellEnd"/>
      <w:r w:rsidRPr="004E530D">
        <w:rPr>
          <w:rFonts w:asciiTheme="minorHAnsi" w:hAnsiTheme="minorHAnsi" w:cstheme="minorHAnsi"/>
          <w:sz w:val="21"/>
          <w:szCs w:val="21"/>
          <w:lang w:val="es-ES"/>
        </w:rPr>
        <w:t>.</w:t>
      </w:r>
    </w:p>
    <w:bookmarkEnd w:id="81"/>
    <w:p w14:paraId="433AD009" w14:textId="77777777" w:rsidR="00F124DE" w:rsidRPr="004E530D" w:rsidRDefault="00F124DE" w:rsidP="00F124DE">
      <w:pPr>
        <w:spacing w:after="0" w:line="240" w:lineRule="auto"/>
        <w:ind w:left="1296" w:hanging="432"/>
        <w:jc w:val="both"/>
        <w:rPr>
          <w:rFonts w:asciiTheme="minorHAnsi" w:hAnsiTheme="minorHAnsi" w:cstheme="minorHAnsi"/>
          <w:sz w:val="21"/>
          <w:szCs w:val="21"/>
          <w:lang w:val="es-ES"/>
        </w:rPr>
      </w:pPr>
    </w:p>
    <w:p w14:paraId="424BC8CE" w14:textId="77777777" w:rsidR="00F124DE" w:rsidRPr="004E530D" w:rsidRDefault="00F124DE" w:rsidP="00F124DE">
      <w:pPr>
        <w:numPr>
          <w:ilvl w:val="1"/>
          <w:numId w:val="24"/>
        </w:numPr>
        <w:suppressAutoHyphens/>
        <w:spacing w:after="0" w:line="240" w:lineRule="auto"/>
        <w:ind w:left="1296" w:hanging="432"/>
        <w:jc w:val="both"/>
        <w:rPr>
          <w:rFonts w:asciiTheme="minorHAnsi" w:hAnsiTheme="minorHAnsi" w:cstheme="minorHAnsi"/>
          <w:sz w:val="21"/>
          <w:szCs w:val="21"/>
          <w:lang w:val="es-ES"/>
        </w:rPr>
      </w:pPr>
      <w:bookmarkStart w:id="82" w:name="_Hlk520159190"/>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wajib</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diisi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dokter</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merawat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Pasien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atau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dokter</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lain</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ditunjuk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w:t>
      </w:r>
    </w:p>
    <w:bookmarkEnd w:id="82"/>
    <w:p w14:paraId="70635103" w14:textId="77777777" w:rsidR="00F124DE" w:rsidRPr="004E530D" w:rsidRDefault="00F124DE" w:rsidP="00F124DE">
      <w:pPr>
        <w:spacing w:after="0" w:line="240" w:lineRule="auto"/>
        <w:ind w:left="1296" w:hanging="432"/>
        <w:jc w:val="both"/>
        <w:rPr>
          <w:rFonts w:asciiTheme="minorHAnsi" w:hAnsiTheme="minorHAnsi" w:cstheme="minorHAnsi"/>
          <w:sz w:val="21"/>
          <w:szCs w:val="21"/>
          <w:lang w:val="es-ES"/>
        </w:rPr>
      </w:pPr>
      <w:r w:rsidRPr="004E530D">
        <w:rPr>
          <w:rFonts w:asciiTheme="minorHAnsi" w:hAnsiTheme="minorHAnsi" w:cstheme="minorHAnsi"/>
          <w:sz w:val="21"/>
          <w:szCs w:val="21"/>
          <w:lang w:val="es-ES"/>
        </w:rPr>
        <w:t xml:space="preserve">    </w:t>
      </w:r>
    </w:p>
    <w:p w14:paraId="2D27D98D" w14:textId="77777777" w:rsidR="00F124DE" w:rsidRPr="004E530D" w:rsidRDefault="00F124DE" w:rsidP="00F124DE">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Jawaban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dikirimkan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melalui</w:t>
      </w:r>
      <w:proofErr w:type="spellEnd"/>
      <w:r w:rsidRPr="004E530D">
        <w:rPr>
          <w:rFonts w:asciiTheme="minorHAnsi" w:hAnsiTheme="minorHAnsi" w:cstheme="minorHAnsi"/>
          <w:sz w:val="21"/>
          <w:szCs w:val="21"/>
          <w:lang w:val="es-ES"/>
        </w:rPr>
        <w:t xml:space="preserve"> email </w:t>
      </w:r>
      <w:proofErr w:type="spellStart"/>
      <w:r w:rsidRPr="004E530D">
        <w:rPr>
          <w:rFonts w:asciiTheme="minorHAnsi" w:hAnsiTheme="minorHAnsi" w:cstheme="minorHAnsi"/>
          <w:sz w:val="21"/>
          <w:szCs w:val="21"/>
          <w:lang w:val="es-ES"/>
        </w:rPr>
        <w:t>kepada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narahubung</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ditunjuk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ada</w:t>
      </w:r>
      <w:proofErr w:type="spellEnd"/>
      <w:r w:rsidRPr="004E530D">
        <w:rPr>
          <w:rFonts w:asciiTheme="minorHAnsi" w:hAnsiTheme="minorHAnsi" w:cstheme="minorHAnsi"/>
          <w:sz w:val="21"/>
          <w:szCs w:val="21"/>
          <w:lang w:val="es-ES"/>
        </w:rPr>
        <w:t xml:space="preserve"> pada </w:t>
      </w:r>
      <w:proofErr w:type="spellStart"/>
      <w:r w:rsidRPr="004E530D">
        <w:rPr>
          <w:rFonts w:asciiTheme="minorHAnsi" w:hAnsiTheme="minorHAnsi" w:cstheme="minorHAnsi"/>
          <w:sz w:val="21"/>
          <w:szCs w:val="21"/>
          <w:lang w:val="es-ES"/>
        </w:rPr>
        <w:t>Lampiran</w:t>
      </w:r>
      <w:proofErr w:type="spellEnd"/>
      <w:r w:rsidRPr="004E530D">
        <w:rPr>
          <w:rFonts w:asciiTheme="minorHAnsi" w:hAnsiTheme="minorHAnsi" w:cstheme="minorHAnsi"/>
          <w:sz w:val="21"/>
          <w:szCs w:val="21"/>
          <w:lang w:val="es-ES"/>
        </w:rPr>
        <w:t xml:space="preserve"> III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waktu</w:t>
      </w:r>
      <w:proofErr w:type="spellEnd"/>
      <w:r w:rsidRPr="004E530D">
        <w:rPr>
          <w:rFonts w:asciiTheme="minorHAnsi" w:hAnsiTheme="minorHAnsi" w:cstheme="minorHAnsi"/>
          <w:sz w:val="21"/>
          <w:szCs w:val="21"/>
          <w:lang w:val="es-ES"/>
        </w:rPr>
        <w:t xml:space="preserve"> 7 (</w:t>
      </w:r>
      <w:proofErr w:type="spellStart"/>
      <w:r w:rsidRPr="004E530D">
        <w:rPr>
          <w:rFonts w:asciiTheme="minorHAnsi" w:hAnsiTheme="minorHAnsi" w:cstheme="minorHAnsi"/>
          <w:sz w:val="21"/>
          <w:szCs w:val="21"/>
          <w:lang w:val="es-ES"/>
        </w:rPr>
        <w:t>tujuh</w:t>
      </w:r>
      <w:proofErr w:type="spellEnd"/>
      <w:r w:rsidRPr="004E530D">
        <w:rPr>
          <w:rFonts w:asciiTheme="minorHAnsi" w:hAnsiTheme="minorHAnsi" w:cstheme="minorHAnsi"/>
          <w:sz w:val="21"/>
          <w:szCs w:val="21"/>
          <w:lang w:val="es-ES"/>
        </w:rPr>
        <w:t xml:space="preserve">) Hari </w:t>
      </w:r>
      <w:proofErr w:type="spellStart"/>
      <w:r w:rsidRPr="004E530D">
        <w:rPr>
          <w:rFonts w:asciiTheme="minorHAnsi" w:hAnsiTheme="minorHAnsi" w:cstheme="minorHAnsi"/>
          <w:sz w:val="21"/>
          <w:szCs w:val="21"/>
          <w:lang w:val="es-ES"/>
        </w:rPr>
        <w:t>Kerja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sejak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menerima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permintaan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w:t>
      </w:r>
    </w:p>
    <w:p w14:paraId="6CD1BAA1" w14:textId="77777777" w:rsidR="00F124DE" w:rsidRPr="004E530D" w:rsidRDefault="00F124DE" w:rsidP="00F124DE">
      <w:pPr>
        <w:spacing w:after="0" w:line="240" w:lineRule="auto"/>
        <w:ind w:left="1296" w:hanging="432"/>
        <w:jc w:val="both"/>
        <w:rPr>
          <w:rFonts w:asciiTheme="minorHAnsi" w:hAnsiTheme="minorHAnsi" w:cstheme="minorHAnsi"/>
          <w:sz w:val="21"/>
          <w:szCs w:val="21"/>
          <w:lang w:val="es-ES"/>
        </w:rPr>
      </w:pPr>
    </w:p>
    <w:p w14:paraId="44F1AC79" w14:textId="77777777" w:rsidR="00F124DE" w:rsidRPr="004E530D" w:rsidRDefault="00F124DE" w:rsidP="00F124DE">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Dokumen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asli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jawaban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dan </w:t>
      </w:r>
      <w:proofErr w:type="spellStart"/>
      <w:r w:rsidRPr="004E530D">
        <w:rPr>
          <w:rFonts w:asciiTheme="minorHAnsi" w:hAnsiTheme="minorHAnsi" w:cstheme="minorHAnsi"/>
          <w:sz w:val="21"/>
          <w:szCs w:val="21"/>
          <w:lang w:val="es-ES"/>
        </w:rPr>
        <w:t>dokumen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penagihan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dikirimkan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waktu</w:t>
      </w:r>
      <w:proofErr w:type="spellEnd"/>
      <w:r w:rsidRPr="004E530D">
        <w:rPr>
          <w:rFonts w:asciiTheme="minorHAnsi" w:hAnsiTheme="minorHAnsi" w:cstheme="minorHAnsi"/>
          <w:sz w:val="21"/>
          <w:szCs w:val="21"/>
          <w:lang w:val="es-ES"/>
        </w:rPr>
        <w:t xml:space="preserve"> 14 (</w:t>
      </w:r>
      <w:proofErr w:type="spellStart"/>
      <w:r w:rsidRPr="004E530D">
        <w:rPr>
          <w:rFonts w:asciiTheme="minorHAnsi" w:hAnsiTheme="minorHAnsi" w:cstheme="minorHAnsi"/>
          <w:sz w:val="21"/>
          <w:szCs w:val="21"/>
          <w:lang w:val="es-ES"/>
        </w:rPr>
        <w:t>empat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belas</w:t>
      </w:r>
      <w:proofErr w:type="spellEnd"/>
      <w:r w:rsidRPr="004E530D">
        <w:rPr>
          <w:rFonts w:asciiTheme="minorHAnsi" w:hAnsiTheme="minorHAnsi" w:cstheme="minorHAnsi"/>
          <w:sz w:val="21"/>
          <w:szCs w:val="21"/>
          <w:lang w:val="es-ES"/>
        </w:rPr>
        <w:t xml:space="preserve">) Hari </w:t>
      </w:r>
      <w:proofErr w:type="spellStart"/>
      <w:r w:rsidRPr="004E530D">
        <w:rPr>
          <w:rFonts w:asciiTheme="minorHAnsi" w:hAnsiTheme="minorHAnsi" w:cstheme="minorHAnsi"/>
          <w:sz w:val="21"/>
          <w:szCs w:val="21"/>
          <w:lang w:val="es-ES"/>
        </w:rPr>
        <w:t>Kerja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sejak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menerima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permintaan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dari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ke </w:t>
      </w:r>
      <w:proofErr w:type="spellStart"/>
      <w:r w:rsidRPr="004E530D">
        <w:rPr>
          <w:rFonts w:asciiTheme="minorHAnsi" w:hAnsiTheme="minorHAnsi" w:cstheme="minorHAnsi"/>
          <w:sz w:val="21"/>
          <w:szCs w:val="21"/>
          <w:lang w:val="es-ES"/>
        </w:rPr>
        <w:t>alamat</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berikut</w:t>
      </w:r>
      <w:proofErr w:type="spellEnd"/>
      <w:r w:rsidRPr="004E530D">
        <w:rPr>
          <w:rFonts w:asciiTheme="minorHAnsi" w:hAnsiTheme="minorHAnsi" w:cstheme="minorHAnsi"/>
          <w:sz w:val="21"/>
          <w:szCs w:val="21"/>
          <w:lang w:val="es-ES"/>
        </w:rPr>
        <w:t>:</w:t>
      </w:r>
    </w:p>
    <w:p w14:paraId="06726CB6" w14:textId="77777777" w:rsidR="00F124DE" w:rsidRPr="004E530D" w:rsidRDefault="00F124DE" w:rsidP="00F124DE">
      <w:pPr>
        <w:pStyle w:val="ListParagraph"/>
        <w:spacing w:after="0" w:line="240" w:lineRule="auto"/>
        <w:ind w:left="1296"/>
        <w:rPr>
          <w:rFonts w:asciiTheme="minorHAnsi" w:hAnsiTheme="minorHAnsi" w:cstheme="minorHAnsi"/>
          <w:b/>
          <w:sz w:val="21"/>
          <w:szCs w:val="21"/>
        </w:rPr>
      </w:pPr>
      <w:r w:rsidRPr="004E530D">
        <w:rPr>
          <w:rFonts w:asciiTheme="minorHAnsi" w:hAnsiTheme="minorHAnsi" w:cstheme="minorHAnsi"/>
          <w:b/>
          <w:sz w:val="21"/>
          <w:szCs w:val="21"/>
        </w:rPr>
        <w:t>PT Prudential Sharia Life Assurance</w:t>
      </w:r>
    </w:p>
    <w:p w14:paraId="6EC131EB" w14:textId="77777777" w:rsidR="00F124DE" w:rsidRPr="004E530D" w:rsidRDefault="00F124DE" w:rsidP="00F124DE">
      <w:pPr>
        <w:pStyle w:val="ListParagraph"/>
        <w:spacing w:after="0" w:line="240" w:lineRule="auto"/>
        <w:ind w:left="1296"/>
        <w:rPr>
          <w:rFonts w:asciiTheme="minorHAnsi" w:hAnsiTheme="minorHAnsi" w:cstheme="minorHAnsi"/>
          <w:sz w:val="21"/>
          <w:szCs w:val="21"/>
        </w:rPr>
      </w:pPr>
      <w:r w:rsidRPr="004E530D">
        <w:rPr>
          <w:rFonts w:asciiTheme="minorHAnsi" w:hAnsiTheme="minorHAnsi" w:cstheme="minorHAnsi"/>
          <w:sz w:val="21"/>
          <w:szCs w:val="21"/>
        </w:rPr>
        <w:t>Prudential Tower</w:t>
      </w:r>
    </w:p>
    <w:p w14:paraId="04A5003B" w14:textId="77777777" w:rsidR="00F124DE" w:rsidRPr="004E530D" w:rsidRDefault="00F124DE" w:rsidP="00F124DE">
      <w:pPr>
        <w:pStyle w:val="ListParagraph"/>
        <w:spacing w:after="0" w:line="240" w:lineRule="auto"/>
        <w:ind w:left="1296"/>
        <w:rPr>
          <w:rFonts w:asciiTheme="minorHAnsi" w:hAnsiTheme="minorHAnsi" w:cstheme="minorHAnsi"/>
          <w:sz w:val="21"/>
          <w:szCs w:val="21"/>
        </w:rPr>
      </w:pPr>
      <w:r w:rsidRPr="004E530D">
        <w:rPr>
          <w:rFonts w:asciiTheme="minorHAnsi" w:hAnsiTheme="minorHAnsi" w:cstheme="minorHAnsi"/>
          <w:sz w:val="21"/>
          <w:szCs w:val="21"/>
        </w:rPr>
        <w:t xml:space="preserve">Jl. </w:t>
      </w:r>
      <w:proofErr w:type="spellStart"/>
      <w:r w:rsidRPr="004E530D">
        <w:rPr>
          <w:rFonts w:asciiTheme="minorHAnsi" w:hAnsiTheme="minorHAnsi" w:cstheme="minorHAnsi"/>
          <w:sz w:val="21"/>
          <w:szCs w:val="21"/>
        </w:rPr>
        <w:t>Jenderal</w:t>
      </w:r>
      <w:proofErr w:type="spellEnd"/>
      <w:r w:rsidRPr="004E530D">
        <w:rPr>
          <w:rFonts w:asciiTheme="minorHAnsi" w:hAnsiTheme="minorHAnsi" w:cstheme="minorHAnsi"/>
          <w:sz w:val="21"/>
          <w:szCs w:val="21"/>
        </w:rPr>
        <w:t xml:space="preserve"> Sudirman </w:t>
      </w:r>
      <w:proofErr w:type="spellStart"/>
      <w:r w:rsidRPr="004E530D">
        <w:rPr>
          <w:rFonts w:asciiTheme="minorHAnsi" w:hAnsiTheme="minorHAnsi" w:cstheme="minorHAnsi"/>
          <w:sz w:val="21"/>
          <w:szCs w:val="21"/>
        </w:rPr>
        <w:t>Kav</w:t>
      </w:r>
      <w:proofErr w:type="spellEnd"/>
      <w:r w:rsidRPr="004E530D">
        <w:rPr>
          <w:rFonts w:asciiTheme="minorHAnsi" w:hAnsiTheme="minorHAnsi" w:cstheme="minorHAnsi"/>
          <w:sz w:val="21"/>
          <w:szCs w:val="21"/>
        </w:rPr>
        <w:t>. 79</w:t>
      </w:r>
    </w:p>
    <w:p w14:paraId="490694A6" w14:textId="77777777" w:rsidR="00F124DE" w:rsidRPr="004E530D" w:rsidRDefault="00F124DE" w:rsidP="00F124DE">
      <w:pPr>
        <w:pStyle w:val="ListParagraph"/>
        <w:spacing w:after="0" w:line="240" w:lineRule="auto"/>
        <w:ind w:left="1296"/>
        <w:rPr>
          <w:rFonts w:asciiTheme="minorHAnsi" w:hAnsiTheme="minorHAnsi" w:cstheme="minorHAnsi"/>
          <w:sz w:val="21"/>
          <w:szCs w:val="21"/>
        </w:rPr>
      </w:pPr>
      <w:r w:rsidRPr="004E530D">
        <w:rPr>
          <w:rFonts w:asciiTheme="minorHAnsi" w:hAnsiTheme="minorHAnsi" w:cstheme="minorHAnsi"/>
          <w:sz w:val="21"/>
          <w:szCs w:val="21"/>
        </w:rPr>
        <w:t>Jakarta, 12910</w:t>
      </w:r>
    </w:p>
    <w:p w14:paraId="1C818D82" w14:textId="77777777" w:rsidR="00F124DE" w:rsidRPr="004E530D" w:rsidRDefault="00F124DE" w:rsidP="00F124DE">
      <w:pPr>
        <w:pStyle w:val="ListParagraph"/>
        <w:spacing w:after="0" w:line="240" w:lineRule="auto"/>
        <w:ind w:left="1296"/>
        <w:rPr>
          <w:rFonts w:asciiTheme="minorHAnsi" w:hAnsiTheme="minorHAnsi" w:cstheme="minorHAnsi"/>
          <w:b/>
          <w:sz w:val="21"/>
          <w:szCs w:val="21"/>
        </w:rPr>
      </w:pPr>
      <w:r w:rsidRPr="004E530D">
        <w:rPr>
          <w:rFonts w:asciiTheme="minorHAnsi" w:hAnsiTheme="minorHAnsi" w:cstheme="minorHAnsi"/>
          <w:b/>
          <w:sz w:val="21"/>
          <w:szCs w:val="21"/>
        </w:rPr>
        <w:t xml:space="preserve">UP: </w:t>
      </w:r>
      <w:r w:rsidRPr="004E530D">
        <w:rPr>
          <w:rFonts w:asciiTheme="minorHAnsi" w:hAnsiTheme="minorHAnsi" w:cstheme="minorHAnsi"/>
          <w:b/>
          <w:bCs/>
          <w:sz w:val="21"/>
          <w:szCs w:val="21"/>
        </w:rPr>
        <w:t>Bagian Klaim</w:t>
      </w:r>
    </w:p>
    <w:p w14:paraId="311E689A" w14:textId="77777777" w:rsidR="00F124DE" w:rsidRPr="004E530D" w:rsidRDefault="00F124DE" w:rsidP="00F124DE">
      <w:pPr>
        <w:spacing w:after="0" w:line="240" w:lineRule="auto"/>
        <w:ind w:left="1296" w:hanging="432"/>
        <w:jc w:val="both"/>
        <w:rPr>
          <w:rFonts w:asciiTheme="minorHAnsi" w:hAnsiTheme="minorHAnsi" w:cstheme="minorHAnsi"/>
          <w:sz w:val="21"/>
          <w:szCs w:val="21"/>
          <w:lang w:val="es-ES"/>
        </w:rPr>
      </w:pPr>
    </w:p>
    <w:p w14:paraId="57B8415A" w14:textId="77777777" w:rsidR="00005F51" w:rsidRPr="004E530D" w:rsidRDefault="00F124DE" w:rsidP="00005F51">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Harga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dibebankan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untuk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pengisian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ini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sesuai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dengan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biaya</w:t>
      </w:r>
      <w:proofErr w:type="spellEnd"/>
      <w:r w:rsidRPr="004E530D">
        <w:rPr>
          <w:rFonts w:asciiTheme="minorHAnsi" w:hAnsiTheme="minorHAnsi" w:cstheme="minorHAnsi"/>
          <w:sz w:val="21"/>
          <w:szCs w:val="21"/>
          <w:lang w:val="es-ES"/>
        </w:rPr>
        <w:t xml:space="preserve"> yang </w:t>
      </w:r>
      <w:proofErr w:type="spellStart"/>
      <w:r w:rsidRPr="004E530D">
        <w:rPr>
          <w:rFonts w:asciiTheme="minorHAnsi" w:hAnsiTheme="minorHAnsi" w:cstheme="minorHAnsi"/>
          <w:sz w:val="21"/>
          <w:szCs w:val="21"/>
          <w:lang w:val="es-ES"/>
        </w:rPr>
        <w:t>disepakati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Lampiran</w:t>
      </w:r>
      <w:proofErr w:type="spellEnd"/>
      <w:r w:rsidRPr="004E530D">
        <w:rPr>
          <w:rFonts w:asciiTheme="minorHAnsi" w:hAnsiTheme="minorHAnsi" w:cstheme="minorHAnsi"/>
          <w:sz w:val="21"/>
          <w:szCs w:val="21"/>
          <w:lang w:val="es-ES"/>
        </w:rPr>
        <w:t xml:space="preserve"> IV </w:t>
      </w:r>
      <w:proofErr w:type="spellStart"/>
      <w:r w:rsidRPr="004E530D">
        <w:rPr>
          <w:rFonts w:asciiTheme="minorHAnsi" w:hAnsiTheme="minorHAnsi" w:cstheme="minorHAnsi"/>
          <w:sz w:val="21"/>
          <w:szCs w:val="21"/>
          <w:lang w:val="es-ES"/>
        </w:rPr>
        <w:t>Perjanjian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ini</w:t>
      </w:r>
      <w:proofErr w:type="spellEnd"/>
      <w:r w:rsidRPr="004E530D">
        <w:rPr>
          <w:rFonts w:asciiTheme="minorHAnsi" w:hAnsiTheme="minorHAnsi" w:cstheme="minorHAnsi"/>
          <w:sz w:val="21"/>
          <w:szCs w:val="21"/>
          <w:lang w:val="es-ES"/>
        </w:rPr>
        <w:t>.</w:t>
      </w:r>
    </w:p>
    <w:p w14:paraId="42B4453A" w14:textId="77777777" w:rsidR="00005F51" w:rsidRPr="004E530D" w:rsidRDefault="00005F51" w:rsidP="00005F51">
      <w:pPr>
        <w:suppressAutoHyphens/>
        <w:spacing w:after="0" w:line="240" w:lineRule="auto"/>
        <w:ind w:left="1296"/>
        <w:jc w:val="both"/>
        <w:rPr>
          <w:rFonts w:asciiTheme="minorHAnsi" w:hAnsiTheme="minorHAnsi" w:cstheme="minorHAnsi"/>
          <w:sz w:val="21"/>
          <w:szCs w:val="21"/>
          <w:lang w:val="es-ES"/>
        </w:rPr>
      </w:pPr>
    </w:p>
    <w:p w14:paraId="25DA2DD0" w14:textId="52AFF0C3" w:rsidR="00183E20" w:rsidRPr="004E530D" w:rsidRDefault="00F124DE" w:rsidP="00005F51">
      <w:pPr>
        <w:numPr>
          <w:ilvl w:val="1"/>
          <w:numId w:val="24"/>
        </w:numPr>
        <w:suppressAutoHyphens/>
        <w:spacing w:after="0" w:line="240" w:lineRule="auto"/>
        <w:ind w:left="1296" w:hanging="432"/>
        <w:jc w:val="both"/>
        <w:rPr>
          <w:rFonts w:asciiTheme="minorHAnsi" w:hAnsiTheme="minorHAnsi" w:cstheme="minorHAnsi"/>
          <w:sz w:val="21"/>
          <w:szCs w:val="21"/>
          <w:lang w:val="es-ES"/>
        </w:rPr>
      </w:pP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berhak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untuk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mendapatkan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informasi</w:t>
      </w:r>
      <w:proofErr w:type="spellEnd"/>
      <w:r w:rsidRPr="004E530D">
        <w:rPr>
          <w:rFonts w:asciiTheme="minorHAnsi" w:hAnsiTheme="minorHAnsi" w:cstheme="minorHAnsi"/>
          <w:sz w:val="21"/>
          <w:szCs w:val="21"/>
          <w:lang w:val="es-ES"/>
        </w:rPr>
        <w:t xml:space="preserve"> status </w:t>
      </w:r>
      <w:proofErr w:type="spellStart"/>
      <w:r w:rsidRPr="004E530D">
        <w:rPr>
          <w:rFonts w:asciiTheme="minorHAnsi" w:hAnsiTheme="minorHAnsi" w:cstheme="minorHAnsi"/>
          <w:sz w:val="21"/>
          <w:szCs w:val="21"/>
          <w:lang w:val="es-ES"/>
        </w:rPr>
        <w:t>perawatan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Pasien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melalui</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telepon</w:t>
      </w:r>
      <w:proofErr w:type="spellEnd"/>
      <w:r w:rsidRPr="004E530D">
        <w:rPr>
          <w:rFonts w:asciiTheme="minorHAnsi" w:hAnsiTheme="minorHAnsi" w:cstheme="minorHAnsi"/>
          <w:sz w:val="21"/>
          <w:szCs w:val="21"/>
          <w:lang w:val="es-ES"/>
        </w:rPr>
        <w:t xml:space="preserve">/email </w:t>
      </w:r>
      <w:proofErr w:type="spellStart"/>
      <w:r w:rsidRPr="004E530D">
        <w:rPr>
          <w:rFonts w:asciiTheme="minorHAnsi" w:hAnsiTheme="minorHAnsi" w:cstheme="minorHAnsi"/>
          <w:sz w:val="21"/>
          <w:szCs w:val="21"/>
          <w:lang w:val="es-ES"/>
        </w:rPr>
        <w:t>terlebih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dahulu</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sebelum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formulir</w:t>
      </w:r>
      <w:proofErr w:type="spellEnd"/>
      <w:r w:rsidRPr="004E530D">
        <w:rPr>
          <w:rFonts w:asciiTheme="minorHAnsi" w:hAnsiTheme="minorHAnsi" w:cstheme="minorHAnsi"/>
          <w:sz w:val="21"/>
          <w:szCs w:val="21"/>
          <w:lang w:val="es-ES"/>
        </w:rPr>
        <w:t xml:space="preserve"> APS </w:t>
      </w:r>
      <w:proofErr w:type="spellStart"/>
      <w:r w:rsidRPr="004E530D">
        <w:rPr>
          <w:rFonts w:asciiTheme="minorHAnsi" w:hAnsiTheme="minorHAnsi" w:cstheme="minorHAnsi"/>
          <w:sz w:val="21"/>
          <w:szCs w:val="21"/>
          <w:lang w:val="es-ES"/>
        </w:rPr>
        <w:t>dikirimkan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oleh</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Kedua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untuk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memudahkan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Pihak</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Pertama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dalam</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pengajuan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pertanyaan</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kepada</w:t>
      </w:r>
      <w:proofErr w:type="spellEnd"/>
      <w:r w:rsidRPr="004E530D">
        <w:rPr>
          <w:rFonts w:asciiTheme="minorHAnsi" w:hAnsiTheme="minorHAnsi" w:cstheme="minorHAnsi"/>
          <w:sz w:val="21"/>
          <w:szCs w:val="21"/>
          <w:lang w:val="es-ES"/>
        </w:rPr>
        <w:t xml:space="preserve"> </w:t>
      </w:r>
      <w:proofErr w:type="spellStart"/>
      <w:r w:rsidRPr="004E530D">
        <w:rPr>
          <w:rFonts w:asciiTheme="minorHAnsi" w:hAnsiTheme="minorHAnsi" w:cstheme="minorHAnsi"/>
          <w:sz w:val="21"/>
          <w:szCs w:val="21"/>
          <w:lang w:val="es-ES"/>
        </w:rPr>
        <w:t>dokter</w:t>
      </w:r>
      <w:proofErr w:type="spellEnd"/>
      <w:r w:rsidRPr="004E530D">
        <w:rPr>
          <w:rFonts w:asciiTheme="minorHAnsi" w:hAnsiTheme="minorHAnsi" w:cstheme="minorHAnsi"/>
          <w:sz w:val="21"/>
          <w:szCs w:val="21"/>
          <w:lang w:val="es-ES"/>
        </w:rPr>
        <w:t>.</w:t>
      </w:r>
    </w:p>
    <w:p w14:paraId="5BE68612" w14:textId="77777777" w:rsidR="00183E20" w:rsidRPr="004E530D" w:rsidRDefault="00183E20" w:rsidP="00F124DE">
      <w:pPr>
        <w:pStyle w:val="ListParagraph"/>
        <w:spacing w:after="0" w:line="240" w:lineRule="auto"/>
        <w:ind w:left="1080"/>
        <w:contextualSpacing w:val="0"/>
        <w:jc w:val="both"/>
        <w:rPr>
          <w:rFonts w:cs="Calibri"/>
          <w:sz w:val="21"/>
          <w:szCs w:val="21"/>
          <w:lang w:val="es-ES"/>
        </w:rPr>
      </w:pPr>
    </w:p>
    <w:p w14:paraId="33ADFC22" w14:textId="77777777" w:rsidR="00F124DE" w:rsidRPr="004E530D" w:rsidRDefault="00F124DE" w:rsidP="00F124DE">
      <w:pPr>
        <w:pStyle w:val="ListParagraph"/>
        <w:spacing w:after="0" w:line="240" w:lineRule="auto"/>
        <w:ind w:left="1080"/>
        <w:contextualSpacing w:val="0"/>
        <w:jc w:val="both"/>
        <w:rPr>
          <w:rFonts w:cs="Calibri"/>
          <w:sz w:val="21"/>
          <w:szCs w:val="21"/>
          <w:lang w:val="es-ES"/>
        </w:rPr>
      </w:pPr>
    </w:p>
    <w:p w14:paraId="22858DFF" w14:textId="77777777" w:rsidR="00F124DE" w:rsidRPr="004E530D" w:rsidRDefault="00F124DE" w:rsidP="00F124DE">
      <w:pPr>
        <w:pStyle w:val="ListParagraph"/>
        <w:spacing w:after="0" w:line="240" w:lineRule="auto"/>
        <w:ind w:left="1080"/>
        <w:contextualSpacing w:val="0"/>
        <w:jc w:val="both"/>
        <w:rPr>
          <w:rFonts w:cs="Calibri"/>
          <w:sz w:val="21"/>
          <w:szCs w:val="21"/>
          <w:lang w:val="es-ES"/>
        </w:rPr>
      </w:pPr>
    </w:p>
    <w:p w14:paraId="35B245FE" w14:textId="0202EF27" w:rsidR="00183E20" w:rsidRPr="004E530D" w:rsidRDefault="00183E20" w:rsidP="00F124DE">
      <w:pPr>
        <w:pStyle w:val="ListParagraph"/>
        <w:numPr>
          <w:ilvl w:val="0"/>
          <w:numId w:val="74"/>
        </w:numPr>
        <w:suppressAutoHyphens/>
        <w:spacing w:after="0" w:line="240" w:lineRule="auto"/>
        <w:jc w:val="both"/>
        <w:rPr>
          <w:rFonts w:cs="Calibri"/>
          <w:b/>
          <w:sz w:val="21"/>
          <w:szCs w:val="21"/>
          <w:lang w:val="es-ES"/>
        </w:rPr>
      </w:pPr>
      <w:r w:rsidRPr="004E530D">
        <w:rPr>
          <w:rFonts w:cs="Calibri"/>
          <w:b/>
          <w:sz w:val="21"/>
          <w:szCs w:val="21"/>
          <w:lang w:val="es-ES"/>
        </w:rPr>
        <w:t>CONTOH FORMAT SURAT KUASA</w:t>
      </w:r>
    </w:p>
    <w:p w14:paraId="1333F8DE" w14:textId="77777777" w:rsidR="00183E20" w:rsidRPr="004E530D" w:rsidRDefault="00183E20" w:rsidP="00794BBC">
      <w:pPr>
        <w:spacing w:after="0" w:line="240" w:lineRule="auto"/>
        <w:ind w:left="864"/>
        <w:jc w:val="both"/>
        <w:rPr>
          <w:rFonts w:cs="Calibri"/>
          <w:b/>
          <w:sz w:val="21"/>
          <w:szCs w:val="21"/>
          <w:lang w:val="es-ES"/>
        </w:rPr>
      </w:pPr>
    </w:p>
    <w:p w14:paraId="4BDF1D16" w14:textId="28B9F866" w:rsidR="00183E20" w:rsidRPr="00764002" w:rsidRDefault="00183E20" w:rsidP="00794BBC">
      <w:pPr>
        <w:suppressAutoHyphens/>
        <w:spacing w:after="0" w:line="240" w:lineRule="auto"/>
        <w:ind w:left="360"/>
        <w:jc w:val="center"/>
        <w:rPr>
          <w:rFonts w:cs="Calibri"/>
          <w:b/>
          <w:noProof/>
          <w:sz w:val="21"/>
          <w:szCs w:val="21"/>
        </w:rPr>
      </w:pPr>
      <w:r w:rsidRPr="004E530D">
        <w:rPr>
          <w:rFonts w:cs="Calibri"/>
          <w:b/>
          <w:noProof/>
          <w:sz w:val="21"/>
          <w:szCs w:val="21"/>
          <w:lang w:val="es-ES"/>
        </w:rPr>
        <w:lastRenderedPageBreak/>
        <w:drawing>
          <wp:inline distT="0" distB="0" distL="0" distR="0" wp14:anchorId="0E50228D" wp14:editId="7F66E05B">
            <wp:extent cx="3848100" cy="5753100"/>
            <wp:effectExtent l="0" t="0" r="0" b="0"/>
            <wp:docPr id="144920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48100" cy="5753100"/>
                    </a:xfrm>
                    <a:prstGeom prst="rect">
                      <a:avLst/>
                    </a:prstGeom>
                    <a:noFill/>
                    <a:ln>
                      <a:noFill/>
                    </a:ln>
                  </pic:spPr>
                </pic:pic>
              </a:graphicData>
            </a:graphic>
          </wp:inline>
        </w:drawing>
      </w:r>
    </w:p>
    <w:p w14:paraId="496BB6EC" w14:textId="77777777" w:rsidR="00183E20" w:rsidRPr="00764002" w:rsidRDefault="00183E20" w:rsidP="00794BBC">
      <w:pPr>
        <w:suppressAutoHyphens/>
        <w:spacing w:after="0" w:line="240" w:lineRule="auto"/>
        <w:ind w:left="360"/>
        <w:jc w:val="both"/>
        <w:rPr>
          <w:rFonts w:cs="Calibri"/>
          <w:b/>
          <w:noProof/>
          <w:sz w:val="21"/>
          <w:szCs w:val="21"/>
        </w:rPr>
      </w:pPr>
    </w:p>
    <w:p w14:paraId="44556515" w14:textId="77777777" w:rsidR="00183E20" w:rsidRPr="00764002" w:rsidRDefault="00183E20" w:rsidP="00794BBC">
      <w:pPr>
        <w:suppressAutoHyphens/>
        <w:spacing w:after="0" w:line="240" w:lineRule="auto"/>
        <w:ind w:left="360"/>
        <w:jc w:val="both"/>
        <w:rPr>
          <w:rFonts w:cs="Calibri"/>
          <w:b/>
          <w:sz w:val="21"/>
          <w:szCs w:val="21"/>
        </w:rPr>
      </w:pPr>
    </w:p>
    <w:p w14:paraId="68AB2172" w14:textId="77777777" w:rsidR="00183E20" w:rsidRPr="00183E20" w:rsidRDefault="00183E20" w:rsidP="00794BBC">
      <w:pPr>
        <w:tabs>
          <w:tab w:val="left" w:pos="3324"/>
        </w:tabs>
        <w:spacing w:after="0" w:line="240" w:lineRule="auto"/>
        <w:rPr>
          <w:rFonts w:cs="Calibri"/>
          <w:sz w:val="21"/>
          <w:szCs w:val="21"/>
          <w:lang w:val="es-ES"/>
        </w:rPr>
      </w:pPr>
    </w:p>
    <w:sectPr w:rsidR="00183E20" w:rsidRPr="00183E20" w:rsidSect="00D511B7">
      <w:headerReference w:type="even" r:id="rId61"/>
      <w:headerReference w:type="default" r:id="rId62"/>
      <w:footerReference w:type="even" r:id="rId63"/>
      <w:footerReference w:type="default" r:id="rId64"/>
      <w:headerReference w:type="first" r:id="rId65"/>
      <w:footerReference w:type="first" r:id="rId66"/>
      <w:pgSz w:w="11906" w:h="16838" w:code="9"/>
      <w:pgMar w:top="1440" w:right="1416" w:bottom="1440" w:left="1418" w:header="720" w:footer="720" w:gutter="0"/>
      <w:paperSrc w:first="15" w:other="15"/>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ka Hendra Purnama" w:date="2024-02-19T12:12:00Z" w:initials="JH">
    <w:p w14:paraId="2D01DFE4" w14:textId="77777777" w:rsidR="00183E20" w:rsidRDefault="00183E20" w:rsidP="00183E20">
      <w:pPr>
        <w:pStyle w:val="CommentText"/>
        <w:numPr>
          <w:ilvl w:val="0"/>
          <w:numId w:val="59"/>
        </w:numPr>
      </w:pPr>
      <w:r>
        <w:rPr>
          <w:rStyle w:val="CommentReference"/>
        </w:rPr>
        <w:annotationRef/>
      </w:r>
      <w:r>
        <w:t xml:space="preserve">Mohon </w:t>
      </w:r>
      <w:proofErr w:type="spellStart"/>
      <w:r>
        <w:t>dilengkapi</w:t>
      </w:r>
      <w:proofErr w:type="spellEnd"/>
      <w:r>
        <w:t xml:space="preserve"> </w:t>
      </w:r>
      <w:proofErr w:type="spellStart"/>
      <w:proofErr w:type="gramStart"/>
      <w:r>
        <w:t>No.Adendum</w:t>
      </w:r>
      <w:proofErr w:type="spellEnd"/>
      <w:proofErr w:type="gramEnd"/>
      <w:r>
        <w:t xml:space="preserve"> </w:t>
      </w:r>
      <w:proofErr w:type="spellStart"/>
      <w:r>
        <w:t>Pihak</w:t>
      </w:r>
      <w:proofErr w:type="spellEnd"/>
      <w:r>
        <w:t xml:space="preserve"> </w:t>
      </w:r>
      <w:proofErr w:type="spellStart"/>
      <w:r>
        <w:t>Kedua</w:t>
      </w:r>
      <w:proofErr w:type="spellEnd"/>
    </w:p>
  </w:comment>
  <w:comment w:id="8" w:author="Jaka Hendra Purnama" w:date="2024-02-22T11:29:00Z" w:initials="JH">
    <w:p w14:paraId="0AC370BF" w14:textId="77777777" w:rsidR="00257A39" w:rsidRDefault="00257A39" w:rsidP="00257A39">
      <w:pPr>
        <w:pStyle w:val="CommentText"/>
      </w:pPr>
      <w:r>
        <w:rPr>
          <w:rStyle w:val="CommentReference"/>
        </w:rPr>
        <w:annotationRef/>
      </w:r>
      <w:r>
        <w:t xml:space="preserve">Mohon </w:t>
      </w:r>
      <w:proofErr w:type="spellStart"/>
      <w:r>
        <w:t>direvisi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Akta</w:t>
      </w:r>
      <w:proofErr w:type="spellEnd"/>
      <w:r>
        <w:t xml:space="preserve"> </w:t>
      </w:r>
      <w:proofErr w:type="spellStart"/>
      <w:r>
        <w:t>terbaru</w:t>
      </w:r>
      <w:proofErr w:type="spellEnd"/>
    </w:p>
  </w:comment>
  <w:comment w:id="10" w:author="Jaka Hendra Purnama" w:date="2024-02-22T11:29:00Z" w:initials="JH">
    <w:p w14:paraId="286DD479" w14:textId="77777777" w:rsidR="00005F51" w:rsidRDefault="00005F51" w:rsidP="00005F51">
      <w:pPr>
        <w:pStyle w:val="CommentText"/>
      </w:pPr>
      <w:r>
        <w:rPr>
          <w:rStyle w:val="CommentReference"/>
        </w:rPr>
        <w:annotationRef/>
      </w:r>
      <w:r>
        <w:t xml:space="preserve">Mohon </w:t>
      </w:r>
      <w:proofErr w:type="spellStart"/>
      <w:r>
        <w:t>direvisi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Akta</w:t>
      </w:r>
      <w:proofErr w:type="spellEnd"/>
      <w:r>
        <w:t xml:space="preserve"> </w:t>
      </w:r>
      <w:proofErr w:type="spellStart"/>
      <w:r>
        <w:t>terbaru</w:t>
      </w:r>
      <w:proofErr w:type="spellEnd"/>
    </w:p>
  </w:comment>
  <w:comment w:id="69" w:author="Jaka Hendra Purnama" w:date="2024-02-22T10:40:00Z" w:initials="JH">
    <w:p w14:paraId="28AEE5B9" w14:textId="2E61F8B6" w:rsidR="004B6172" w:rsidRDefault="004B6172" w:rsidP="004B6172">
      <w:pPr>
        <w:pStyle w:val="CommentText"/>
      </w:pPr>
      <w:r>
        <w:rPr>
          <w:rStyle w:val="CommentReference"/>
        </w:rPr>
        <w:annotationRef/>
      </w:r>
      <w:r>
        <w:t xml:space="preserve">2) Mohon </w:t>
      </w:r>
      <w:proofErr w:type="spellStart"/>
      <w:r>
        <w:t>dilengkapi</w:t>
      </w:r>
      <w:proofErr w:type="spellEnd"/>
      <w:r>
        <w:t xml:space="preserve"> </w:t>
      </w:r>
      <w:proofErr w:type="spellStart"/>
      <w:r>
        <w:t>biaya</w:t>
      </w:r>
      <w:proofErr w:type="spellEnd"/>
      <w:r>
        <w:t xml:space="preserve"> admin 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01DFE4" w15:done="0"/>
  <w15:commentEx w15:paraId="0AC370BF" w15:done="0"/>
  <w15:commentEx w15:paraId="286DD479" w15:done="0"/>
  <w15:commentEx w15:paraId="28AEE5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4D3278D" w16cex:dateUtc="2024-02-19T05:12:00Z"/>
  <w16cex:commentExtensible w16cex:durableId="7FA1ED04" w16cex:dateUtc="2024-02-22T04:29:00Z"/>
  <w16cex:commentExtensible w16cex:durableId="60F8F4D6" w16cex:dateUtc="2024-02-22T04:29:00Z"/>
  <w16cex:commentExtensible w16cex:durableId="4C12582E" w16cex:dateUtc="2024-02-22T0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01DFE4" w16cid:durableId="04D3278D"/>
  <w16cid:commentId w16cid:paraId="0AC370BF" w16cid:durableId="7FA1ED04"/>
  <w16cid:commentId w16cid:paraId="286DD479" w16cid:durableId="60F8F4D6"/>
  <w16cid:commentId w16cid:paraId="28AEE5B9" w16cid:durableId="4C1258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A45BC" w14:textId="77777777" w:rsidR="00D511B7" w:rsidRDefault="00D511B7" w:rsidP="00D9047C">
      <w:pPr>
        <w:spacing w:after="0" w:line="240" w:lineRule="auto"/>
      </w:pPr>
      <w:r>
        <w:separator/>
      </w:r>
    </w:p>
  </w:endnote>
  <w:endnote w:type="continuationSeparator" w:id="0">
    <w:p w14:paraId="488327F8" w14:textId="77777777" w:rsidR="00D511B7" w:rsidRDefault="00D511B7" w:rsidP="00D9047C">
      <w:pPr>
        <w:spacing w:after="0" w:line="240" w:lineRule="auto"/>
      </w:pPr>
      <w:r>
        <w:continuationSeparator/>
      </w:r>
    </w:p>
  </w:endnote>
  <w:endnote w:type="continuationNotice" w:id="1">
    <w:p w14:paraId="4302CA79" w14:textId="77777777" w:rsidR="00D511B7" w:rsidRDefault="00D511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Franklin Gothic Medium">
    <w:panose1 w:val="020B06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7893A" w14:textId="77777777" w:rsidR="00FC3F66" w:rsidRDefault="00FC3F66">
    <w:pPr>
      <w:pStyle w:val="Footer"/>
      <w:jc w:val="center"/>
    </w:pPr>
    <w:r>
      <w:fldChar w:fldCharType="begin"/>
    </w:r>
    <w:r>
      <w:instrText xml:space="preserve"> PAGE   \* MERGEFORMAT </w:instrText>
    </w:r>
    <w:r>
      <w:fldChar w:fldCharType="separate"/>
    </w:r>
    <w:r>
      <w:rPr>
        <w:noProof/>
      </w:rPr>
      <w:t>24</w:t>
    </w:r>
    <w:r>
      <w:rPr>
        <w:noProof/>
      </w:rPr>
      <w:fldChar w:fldCharType="end"/>
    </w:r>
  </w:p>
  <w:p w14:paraId="6F082CEA" w14:textId="77777777" w:rsidR="00FC3F66" w:rsidRDefault="00FC3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E24F4" w14:textId="77777777" w:rsidR="00FC3F66" w:rsidRDefault="00FC3F66">
    <w:pPr>
      <w:pStyle w:val="Footer"/>
      <w:jc w:val="center"/>
    </w:pPr>
    <w:r>
      <w:fldChar w:fldCharType="begin"/>
    </w:r>
    <w:r>
      <w:instrText xml:space="preserve"> PAGE   \* MERGEFORMAT </w:instrText>
    </w:r>
    <w:r>
      <w:fldChar w:fldCharType="separate"/>
    </w:r>
    <w:r>
      <w:rPr>
        <w:noProof/>
      </w:rPr>
      <w:t>23</w:t>
    </w:r>
    <w:r>
      <w:rPr>
        <w:noProof/>
      </w:rPr>
      <w:fldChar w:fldCharType="end"/>
    </w:r>
  </w:p>
  <w:p w14:paraId="449C6454" w14:textId="77777777" w:rsidR="00FC3F66" w:rsidRDefault="00FC3F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57257" w14:textId="77777777" w:rsidR="002E0094" w:rsidRDefault="002E0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ABFF5" w14:textId="77777777" w:rsidR="00D511B7" w:rsidRDefault="00D511B7" w:rsidP="00D9047C">
      <w:pPr>
        <w:spacing w:after="0" w:line="240" w:lineRule="auto"/>
      </w:pPr>
      <w:r>
        <w:separator/>
      </w:r>
    </w:p>
  </w:footnote>
  <w:footnote w:type="continuationSeparator" w:id="0">
    <w:p w14:paraId="3126E604" w14:textId="77777777" w:rsidR="00D511B7" w:rsidRDefault="00D511B7" w:rsidP="00D9047C">
      <w:pPr>
        <w:spacing w:after="0" w:line="240" w:lineRule="auto"/>
      </w:pPr>
      <w:r>
        <w:continuationSeparator/>
      </w:r>
    </w:p>
  </w:footnote>
  <w:footnote w:type="continuationNotice" w:id="1">
    <w:p w14:paraId="539CB780" w14:textId="77777777" w:rsidR="00D511B7" w:rsidRDefault="00D511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53540" w14:textId="32B70F24" w:rsidR="002E0094" w:rsidRDefault="00000000">
    <w:pPr>
      <w:pStyle w:val="Header"/>
    </w:pPr>
    <w:r>
      <w:rPr>
        <w:noProof/>
      </w:rPr>
      <w:pict w14:anchorId="4C2E99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700594" o:spid="_x0000_s1026" type="#_x0000_t136" style="position:absolute;margin-left:0;margin-top:0;width:465.1pt;height:174.4pt;rotation:315;z-index:-251655168;mso-position-horizontal:center;mso-position-horizontal-relative:margin;mso-position-vertical:center;mso-position-vertical-relative:margin" o:allowincell="f" fillcolor="silver" stroked="f">
          <v:fill opacity=".5"/>
          <v:textpath style="font-family:&quot;Calibri&quot;;font-size:1pt" string="Adendu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D671" w14:textId="0E289A7A" w:rsidR="002E0094" w:rsidRDefault="00000000">
    <w:pPr>
      <w:pStyle w:val="Header"/>
    </w:pPr>
    <w:r>
      <w:rPr>
        <w:noProof/>
      </w:rPr>
      <w:pict w14:anchorId="3D8ABA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700595" o:spid="_x0000_s1027" type="#_x0000_t136" style="position:absolute;margin-left:0;margin-top:0;width:465.1pt;height:174.4pt;rotation:315;z-index:-251653120;mso-position-horizontal:center;mso-position-horizontal-relative:margin;mso-position-vertical:center;mso-position-vertical-relative:margin" o:allowincell="f" fillcolor="silver" stroked="f">
          <v:fill opacity=".5"/>
          <v:textpath style="font-family:&quot;Calibri&quot;;font-size:1pt" string="Adendu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B4E9C" w14:textId="02A0FC27" w:rsidR="002E0094" w:rsidRDefault="00000000">
    <w:pPr>
      <w:pStyle w:val="Header"/>
    </w:pPr>
    <w:r>
      <w:rPr>
        <w:noProof/>
      </w:rPr>
      <w:pict w14:anchorId="31937F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7700593" o:spid="_x0000_s1025" type="#_x0000_t136" style="position:absolute;margin-left:0;margin-top:0;width:465.1pt;height:174.4pt;rotation:315;z-index:-251657216;mso-position-horizontal:center;mso-position-horizontal-relative:margin;mso-position-vertical:center;mso-position-vertical-relative:margin" o:allowincell="f" fillcolor="silver" stroked="f">
          <v:fill opacity=".5"/>
          <v:textpath style="font-family:&quot;Calibri&quot;;font-size:1pt" string="Adendu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1D82"/>
    <w:multiLevelType w:val="hybridMultilevel"/>
    <w:tmpl w:val="B8D0AEAA"/>
    <w:lvl w:ilvl="0" w:tplc="268C4DBA">
      <w:start w:val="5"/>
      <w:numFmt w:val="decimal"/>
      <w:lvlText w:val="%1."/>
      <w:lvlJc w:val="left"/>
    </w:lvl>
    <w:lvl w:ilvl="1" w:tplc="6308C7FA">
      <w:numFmt w:val="decimal"/>
      <w:lvlText w:val=""/>
      <w:lvlJc w:val="left"/>
    </w:lvl>
    <w:lvl w:ilvl="2" w:tplc="56044CE2">
      <w:numFmt w:val="decimal"/>
      <w:lvlText w:val=""/>
      <w:lvlJc w:val="left"/>
    </w:lvl>
    <w:lvl w:ilvl="3" w:tplc="C744EF3E">
      <w:numFmt w:val="decimal"/>
      <w:lvlText w:val=""/>
      <w:lvlJc w:val="left"/>
    </w:lvl>
    <w:lvl w:ilvl="4" w:tplc="E0F8397C">
      <w:numFmt w:val="decimal"/>
      <w:lvlText w:val=""/>
      <w:lvlJc w:val="left"/>
    </w:lvl>
    <w:lvl w:ilvl="5" w:tplc="B41C3522">
      <w:numFmt w:val="decimal"/>
      <w:lvlText w:val=""/>
      <w:lvlJc w:val="left"/>
    </w:lvl>
    <w:lvl w:ilvl="6" w:tplc="E85E01D6">
      <w:numFmt w:val="decimal"/>
      <w:lvlText w:val=""/>
      <w:lvlJc w:val="left"/>
    </w:lvl>
    <w:lvl w:ilvl="7" w:tplc="E5A806B6">
      <w:numFmt w:val="decimal"/>
      <w:lvlText w:val=""/>
      <w:lvlJc w:val="left"/>
    </w:lvl>
    <w:lvl w:ilvl="8" w:tplc="B7E20470">
      <w:numFmt w:val="decimal"/>
      <w:lvlText w:val=""/>
      <w:lvlJc w:val="left"/>
    </w:lvl>
  </w:abstractNum>
  <w:abstractNum w:abstractNumId="1" w15:restartNumberingAfterBreak="0">
    <w:nsid w:val="03785198"/>
    <w:multiLevelType w:val="hybridMultilevel"/>
    <w:tmpl w:val="FF609B3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15:restartNumberingAfterBreak="0">
    <w:nsid w:val="03BE4F04"/>
    <w:multiLevelType w:val="hybridMultilevel"/>
    <w:tmpl w:val="33ACCDA4"/>
    <w:lvl w:ilvl="0" w:tplc="D846950A">
      <w:start w:val="1"/>
      <w:numFmt w:val="decimal"/>
      <w:lvlText w:val="%1."/>
      <w:lvlJc w:val="left"/>
      <w:pPr>
        <w:ind w:left="72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F6006"/>
    <w:multiLevelType w:val="hybridMultilevel"/>
    <w:tmpl w:val="8A7AE276"/>
    <w:lvl w:ilvl="0" w:tplc="04090015">
      <w:start w:val="1"/>
      <w:numFmt w:val="upperLetter"/>
      <w:lvlText w:val="%1."/>
      <w:lvlJc w:val="left"/>
      <w:pPr>
        <w:ind w:left="2912" w:hanging="360"/>
      </w:pPr>
      <w:rPr>
        <w:rFonts w:hint="default"/>
      </w:rPr>
    </w:lvl>
    <w:lvl w:ilvl="1" w:tplc="89D0623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C2F6C"/>
    <w:multiLevelType w:val="hybridMultilevel"/>
    <w:tmpl w:val="1B1E985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07B84E53"/>
    <w:multiLevelType w:val="hybridMultilevel"/>
    <w:tmpl w:val="A10CCEB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36C40E"/>
    <w:multiLevelType w:val="hybridMultilevel"/>
    <w:tmpl w:val="6A9AF2BC"/>
    <w:lvl w:ilvl="0" w:tplc="AFC8FB2A">
      <w:start w:val="1"/>
      <w:numFmt w:val="decimal"/>
      <w:lvlText w:val="%1."/>
      <w:lvlJc w:val="left"/>
    </w:lvl>
    <w:lvl w:ilvl="1" w:tplc="01BA7FA0">
      <w:numFmt w:val="decimal"/>
      <w:lvlText w:val=""/>
      <w:lvlJc w:val="left"/>
    </w:lvl>
    <w:lvl w:ilvl="2" w:tplc="895E6CE6">
      <w:numFmt w:val="decimal"/>
      <w:lvlText w:val=""/>
      <w:lvlJc w:val="left"/>
    </w:lvl>
    <w:lvl w:ilvl="3" w:tplc="15A6BEDA">
      <w:numFmt w:val="decimal"/>
      <w:lvlText w:val=""/>
      <w:lvlJc w:val="left"/>
    </w:lvl>
    <w:lvl w:ilvl="4" w:tplc="633EB6FE">
      <w:numFmt w:val="decimal"/>
      <w:lvlText w:val=""/>
      <w:lvlJc w:val="left"/>
    </w:lvl>
    <w:lvl w:ilvl="5" w:tplc="C5EC978E">
      <w:numFmt w:val="decimal"/>
      <w:lvlText w:val=""/>
      <w:lvlJc w:val="left"/>
    </w:lvl>
    <w:lvl w:ilvl="6" w:tplc="A5C27242">
      <w:numFmt w:val="decimal"/>
      <w:lvlText w:val=""/>
      <w:lvlJc w:val="left"/>
    </w:lvl>
    <w:lvl w:ilvl="7" w:tplc="C8A85F72">
      <w:numFmt w:val="decimal"/>
      <w:lvlText w:val=""/>
      <w:lvlJc w:val="left"/>
    </w:lvl>
    <w:lvl w:ilvl="8" w:tplc="28FCA8DE">
      <w:numFmt w:val="decimal"/>
      <w:lvlText w:val=""/>
      <w:lvlJc w:val="left"/>
    </w:lvl>
  </w:abstractNum>
  <w:abstractNum w:abstractNumId="7" w15:restartNumberingAfterBreak="0">
    <w:nsid w:val="0868365E"/>
    <w:multiLevelType w:val="hybridMultilevel"/>
    <w:tmpl w:val="C29A0A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4D0869"/>
    <w:multiLevelType w:val="hybridMultilevel"/>
    <w:tmpl w:val="F3627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EF54A6"/>
    <w:multiLevelType w:val="hybridMultilevel"/>
    <w:tmpl w:val="A412D750"/>
    <w:lvl w:ilvl="0" w:tplc="A1AE0860">
      <w:start w:val="1"/>
      <w:numFmt w:val="bullet"/>
      <w:lvlText w:val="-"/>
      <w:lvlJc w:val="left"/>
      <w:pPr>
        <w:ind w:left="720" w:hanging="360"/>
      </w:pPr>
      <w:rPr>
        <w:rFonts w:ascii="Calibri" w:eastAsia="Calibr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03E0C6"/>
    <w:multiLevelType w:val="hybridMultilevel"/>
    <w:tmpl w:val="A0E26A3C"/>
    <w:lvl w:ilvl="0" w:tplc="2D848E72">
      <w:start w:val="1"/>
      <w:numFmt w:val="decimal"/>
      <w:lvlText w:val="%1."/>
      <w:lvlJc w:val="left"/>
    </w:lvl>
    <w:lvl w:ilvl="1" w:tplc="1160CDFC">
      <w:numFmt w:val="decimal"/>
      <w:lvlText w:val=""/>
      <w:lvlJc w:val="left"/>
    </w:lvl>
    <w:lvl w:ilvl="2" w:tplc="BE3CA4B4">
      <w:numFmt w:val="decimal"/>
      <w:lvlText w:val=""/>
      <w:lvlJc w:val="left"/>
    </w:lvl>
    <w:lvl w:ilvl="3" w:tplc="0CCC37EA">
      <w:numFmt w:val="decimal"/>
      <w:lvlText w:val=""/>
      <w:lvlJc w:val="left"/>
    </w:lvl>
    <w:lvl w:ilvl="4" w:tplc="7466D4BC">
      <w:numFmt w:val="decimal"/>
      <w:lvlText w:val=""/>
      <w:lvlJc w:val="left"/>
    </w:lvl>
    <w:lvl w:ilvl="5" w:tplc="DAAA64BE">
      <w:numFmt w:val="decimal"/>
      <w:lvlText w:val=""/>
      <w:lvlJc w:val="left"/>
    </w:lvl>
    <w:lvl w:ilvl="6" w:tplc="224AEEEC">
      <w:numFmt w:val="decimal"/>
      <w:lvlText w:val=""/>
      <w:lvlJc w:val="left"/>
    </w:lvl>
    <w:lvl w:ilvl="7" w:tplc="7CD8FB88">
      <w:numFmt w:val="decimal"/>
      <w:lvlText w:val=""/>
      <w:lvlJc w:val="left"/>
    </w:lvl>
    <w:lvl w:ilvl="8" w:tplc="34F64CFA">
      <w:numFmt w:val="decimal"/>
      <w:lvlText w:val=""/>
      <w:lvlJc w:val="left"/>
    </w:lvl>
  </w:abstractNum>
  <w:abstractNum w:abstractNumId="11" w15:restartNumberingAfterBreak="0">
    <w:nsid w:val="0D2867DD"/>
    <w:multiLevelType w:val="hybridMultilevel"/>
    <w:tmpl w:val="181655BE"/>
    <w:lvl w:ilvl="0" w:tplc="C3008D48">
      <w:start w:val="3"/>
      <w:numFmt w:val="upperLetter"/>
      <w:lvlText w:val="%1."/>
      <w:lvlJc w:val="left"/>
      <w:pPr>
        <w:ind w:left="1152" w:hanging="360"/>
      </w:pPr>
      <w:rPr>
        <w:rFonts w:hint="default"/>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DA75B1"/>
    <w:multiLevelType w:val="hybridMultilevel"/>
    <w:tmpl w:val="F4363CF8"/>
    <w:lvl w:ilvl="0" w:tplc="82BE1968">
      <w:start w:val="5"/>
      <w:numFmt w:val="decimal"/>
      <w:lvlText w:val="%1."/>
      <w:lvlJc w:val="left"/>
      <w:pPr>
        <w:ind w:left="1080" w:hanging="360"/>
      </w:pPr>
      <w:rPr>
        <w:rFonts w:ascii="Calibri" w:hAnsi="Calibri" w:cs="Calibri" w:hint="default"/>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A54EF3"/>
    <w:multiLevelType w:val="hybridMultilevel"/>
    <w:tmpl w:val="6F56A3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3B95E62"/>
    <w:multiLevelType w:val="hybridMultilevel"/>
    <w:tmpl w:val="533A700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143A2E19"/>
    <w:multiLevelType w:val="hybridMultilevel"/>
    <w:tmpl w:val="8184054A"/>
    <w:lvl w:ilvl="0" w:tplc="37AC3EE0">
      <w:start w:val="1"/>
      <w:numFmt w:val="lowerLetter"/>
      <w:lvlText w:val="%1."/>
      <w:lvlJc w:val="left"/>
      <w:pPr>
        <w:ind w:left="1584" w:hanging="360"/>
      </w:pPr>
      <w:rPr>
        <w:rFonts w:hint="default"/>
        <w:b w:val="0"/>
        <w:bCs/>
        <w:i w:val="0"/>
        <w:iCs/>
      </w:rPr>
    </w:lvl>
    <w:lvl w:ilvl="1" w:tplc="38090019" w:tentative="1">
      <w:start w:val="1"/>
      <w:numFmt w:val="lowerLetter"/>
      <w:lvlText w:val="%2."/>
      <w:lvlJc w:val="left"/>
      <w:pPr>
        <w:ind w:left="2304" w:hanging="360"/>
      </w:pPr>
    </w:lvl>
    <w:lvl w:ilvl="2" w:tplc="3809001B" w:tentative="1">
      <w:start w:val="1"/>
      <w:numFmt w:val="lowerRoman"/>
      <w:lvlText w:val="%3."/>
      <w:lvlJc w:val="right"/>
      <w:pPr>
        <w:ind w:left="3024" w:hanging="180"/>
      </w:pPr>
    </w:lvl>
    <w:lvl w:ilvl="3" w:tplc="3809000F" w:tentative="1">
      <w:start w:val="1"/>
      <w:numFmt w:val="decimal"/>
      <w:lvlText w:val="%4."/>
      <w:lvlJc w:val="left"/>
      <w:pPr>
        <w:ind w:left="3744" w:hanging="360"/>
      </w:pPr>
    </w:lvl>
    <w:lvl w:ilvl="4" w:tplc="38090019" w:tentative="1">
      <w:start w:val="1"/>
      <w:numFmt w:val="lowerLetter"/>
      <w:lvlText w:val="%5."/>
      <w:lvlJc w:val="left"/>
      <w:pPr>
        <w:ind w:left="4464" w:hanging="360"/>
      </w:pPr>
    </w:lvl>
    <w:lvl w:ilvl="5" w:tplc="3809001B" w:tentative="1">
      <w:start w:val="1"/>
      <w:numFmt w:val="lowerRoman"/>
      <w:lvlText w:val="%6."/>
      <w:lvlJc w:val="right"/>
      <w:pPr>
        <w:ind w:left="5184" w:hanging="180"/>
      </w:pPr>
    </w:lvl>
    <w:lvl w:ilvl="6" w:tplc="3809000F" w:tentative="1">
      <w:start w:val="1"/>
      <w:numFmt w:val="decimal"/>
      <w:lvlText w:val="%7."/>
      <w:lvlJc w:val="left"/>
      <w:pPr>
        <w:ind w:left="5904" w:hanging="360"/>
      </w:pPr>
    </w:lvl>
    <w:lvl w:ilvl="7" w:tplc="38090019" w:tentative="1">
      <w:start w:val="1"/>
      <w:numFmt w:val="lowerLetter"/>
      <w:lvlText w:val="%8."/>
      <w:lvlJc w:val="left"/>
      <w:pPr>
        <w:ind w:left="6624" w:hanging="360"/>
      </w:pPr>
    </w:lvl>
    <w:lvl w:ilvl="8" w:tplc="3809001B" w:tentative="1">
      <w:start w:val="1"/>
      <w:numFmt w:val="lowerRoman"/>
      <w:lvlText w:val="%9."/>
      <w:lvlJc w:val="right"/>
      <w:pPr>
        <w:ind w:left="7344" w:hanging="180"/>
      </w:pPr>
    </w:lvl>
  </w:abstractNum>
  <w:abstractNum w:abstractNumId="16" w15:restartNumberingAfterBreak="0">
    <w:nsid w:val="158258BA"/>
    <w:multiLevelType w:val="hybridMultilevel"/>
    <w:tmpl w:val="33C457A4"/>
    <w:lvl w:ilvl="0" w:tplc="B52854FE">
      <w:start w:val="1"/>
      <w:numFmt w:val="decimal"/>
      <w:lvlText w:val="%1."/>
      <w:lvlJc w:val="left"/>
      <w:pPr>
        <w:ind w:left="1020" w:hanging="360"/>
      </w:pPr>
    </w:lvl>
    <w:lvl w:ilvl="1" w:tplc="EFF404A8">
      <w:start w:val="1"/>
      <w:numFmt w:val="decimal"/>
      <w:lvlText w:val="%2."/>
      <w:lvlJc w:val="left"/>
      <w:pPr>
        <w:ind w:left="1020" w:hanging="360"/>
      </w:pPr>
    </w:lvl>
    <w:lvl w:ilvl="2" w:tplc="F75E7B9C">
      <w:start w:val="1"/>
      <w:numFmt w:val="decimal"/>
      <w:lvlText w:val="%3."/>
      <w:lvlJc w:val="left"/>
      <w:pPr>
        <w:ind w:left="1020" w:hanging="360"/>
      </w:pPr>
    </w:lvl>
    <w:lvl w:ilvl="3" w:tplc="6F16425E">
      <w:start w:val="1"/>
      <w:numFmt w:val="decimal"/>
      <w:lvlText w:val="%4."/>
      <w:lvlJc w:val="left"/>
      <w:pPr>
        <w:ind w:left="1020" w:hanging="360"/>
      </w:pPr>
    </w:lvl>
    <w:lvl w:ilvl="4" w:tplc="60724A5C">
      <w:start w:val="1"/>
      <w:numFmt w:val="decimal"/>
      <w:lvlText w:val="%5."/>
      <w:lvlJc w:val="left"/>
      <w:pPr>
        <w:ind w:left="1020" w:hanging="360"/>
      </w:pPr>
    </w:lvl>
    <w:lvl w:ilvl="5" w:tplc="13E6D7C8">
      <w:start w:val="1"/>
      <w:numFmt w:val="decimal"/>
      <w:lvlText w:val="%6."/>
      <w:lvlJc w:val="left"/>
      <w:pPr>
        <w:ind w:left="1020" w:hanging="360"/>
      </w:pPr>
    </w:lvl>
    <w:lvl w:ilvl="6" w:tplc="C72ED254">
      <w:start w:val="1"/>
      <w:numFmt w:val="decimal"/>
      <w:lvlText w:val="%7."/>
      <w:lvlJc w:val="left"/>
      <w:pPr>
        <w:ind w:left="1020" w:hanging="360"/>
      </w:pPr>
    </w:lvl>
    <w:lvl w:ilvl="7" w:tplc="8D00B236">
      <w:start w:val="1"/>
      <w:numFmt w:val="decimal"/>
      <w:lvlText w:val="%8."/>
      <w:lvlJc w:val="left"/>
      <w:pPr>
        <w:ind w:left="1020" w:hanging="360"/>
      </w:pPr>
    </w:lvl>
    <w:lvl w:ilvl="8" w:tplc="2F0A0788">
      <w:start w:val="1"/>
      <w:numFmt w:val="decimal"/>
      <w:lvlText w:val="%9."/>
      <w:lvlJc w:val="left"/>
      <w:pPr>
        <w:ind w:left="1020" w:hanging="360"/>
      </w:pPr>
    </w:lvl>
  </w:abstractNum>
  <w:abstractNum w:abstractNumId="17" w15:restartNumberingAfterBreak="0">
    <w:nsid w:val="16695CA0"/>
    <w:multiLevelType w:val="hybridMultilevel"/>
    <w:tmpl w:val="89EEE9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3928AA"/>
    <w:multiLevelType w:val="hybridMultilevel"/>
    <w:tmpl w:val="F63E2F30"/>
    <w:lvl w:ilvl="0" w:tplc="9DA0AB2C">
      <w:start w:val="1"/>
      <w:numFmt w:val="decimal"/>
      <w:lvlText w:val="%1."/>
      <w:lvlJc w:val="left"/>
      <w:pPr>
        <w:ind w:left="810" w:hanging="360"/>
      </w:pPr>
      <w:rPr>
        <w:rFonts w:hint="default"/>
        <w:b w:val="0"/>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18B46BC4"/>
    <w:multiLevelType w:val="hybridMultilevel"/>
    <w:tmpl w:val="8D1E28E6"/>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0" w15:restartNumberingAfterBreak="0">
    <w:nsid w:val="1A672A49"/>
    <w:multiLevelType w:val="hybridMultilevel"/>
    <w:tmpl w:val="DF4ACD14"/>
    <w:lvl w:ilvl="0" w:tplc="BB6225D0">
      <w:start w:val="1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07F6FF6"/>
    <w:multiLevelType w:val="hybridMultilevel"/>
    <w:tmpl w:val="07665076"/>
    <w:lvl w:ilvl="0" w:tplc="54EA1CF6">
      <w:start w:val="2"/>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213A7758"/>
    <w:multiLevelType w:val="hybridMultilevel"/>
    <w:tmpl w:val="40BCD926"/>
    <w:lvl w:ilvl="0" w:tplc="B06EFD68">
      <w:start w:val="28"/>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24614839"/>
    <w:multiLevelType w:val="hybridMultilevel"/>
    <w:tmpl w:val="197C3352"/>
    <w:lvl w:ilvl="0" w:tplc="3B4EAAC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390DE6"/>
    <w:multiLevelType w:val="hybridMultilevel"/>
    <w:tmpl w:val="E7E4BA2E"/>
    <w:lvl w:ilvl="0" w:tplc="F6F23C56">
      <w:numFmt w:val="bullet"/>
      <w:lvlText w:val="-"/>
      <w:lvlJc w:val="left"/>
      <w:pPr>
        <w:tabs>
          <w:tab w:val="num" w:pos="927"/>
        </w:tabs>
        <w:ind w:left="927" w:hanging="360"/>
      </w:pPr>
      <w:rPr>
        <w:rFonts w:ascii="Verdana" w:eastAsia="Times New Roman" w:hAnsi="Verdana" w:cs="Arial" w:hint="default"/>
      </w:rPr>
    </w:lvl>
    <w:lvl w:ilvl="1" w:tplc="04090003" w:tentative="1">
      <w:start w:val="1"/>
      <w:numFmt w:val="bullet"/>
      <w:lvlText w:val="o"/>
      <w:lvlJc w:val="left"/>
      <w:pPr>
        <w:tabs>
          <w:tab w:val="num" w:pos="417"/>
        </w:tabs>
        <w:ind w:left="417" w:hanging="360"/>
      </w:pPr>
      <w:rPr>
        <w:rFonts w:ascii="Courier New" w:hAnsi="Courier New" w:cs="Courier New" w:hint="default"/>
      </w:rPr>
    </w:lvl>
    <w:lvl w:ilvl="2" w:tplc="04090005" w:tentative="1">
      <w:start w:val="1"/>
      <w:numFmt w:val="bullet"/>
      <w:lvlText w:val=""/>
      <w:lvlJc w:val="left"/>
      <w:pPr>
        <w:tabs>
          <w:tab w:val="num" w:pos="1137"/>
        </w:tabs>
        <w:ind w:left="1137" w:hanging="360"/>
      </w:pPr>
      <w:rPr>
        <w:rFonts w:ascii="Wingdings" w:hAnsi="Wingdings" w:hint="default"/>
      </w:rPr>
    </w:lvl>
    <w:lvl w:ilvl="3" w:tplc="04090001" w:tentative="1">
      <w:start w:val="1"/>
      <w:numFmt w:val="bullet"/>
      <w:lvlText w:val=""/>
      <w:lvlJc w:val="left"/>
      <w:pPr>
        <w:tabs>
          <w:tab w:val="num" w:pos="1857"/>
        </w:tabs>
        <w:ind w:left="1857" w:hanging="360"/>
      </w:pPr>
      <w:rPr>
        <w:rFonts w:ascii="Symbol" w:hAnsi="Symbol" w:hint="default"/>
      </w:rPr>
    </w:lvl>
    <w:lvl w:ilvl="4" w:tplc="04090003" w:tentative="1">
      <w:start w:val="1"/>
      <w:numFmt w:val="bullet"/>
      <w:lvlText w:val="o"/>
      <w:lvlJc w:val="left"/>
      <w:pPr>
        <w:tabs>
          <w:tab w:val="num" w:pos="2577"/>
        </w:tabs>
        <w:ind w:left="2577" w:hanging="360"/>
      </w:pPr>
      <w:rPr>
        <w:rFonts w:ascii="Courier New" w:hAnsi="Courier New" w:cs="Courier New" w:hint="default"/>
      </w:rPr>
    </w:lvl>
    <w:lvl w:ilvl="5" w:tplc="04090005" w:tentative="1">
      <w:start w:val="1"/>
      <w:numFmt w:val="bullet"/>
      <w:lvlText w:val=""/>
      <w:lvlJc w:val="left"/>
      <w:pPr>
        <w:tabs>
          <w:tab w:val="num" w:pos="3297"/>
        </w:tabs>
        <w:ind w:left="3297" w:hanging="360"/>
      </w:pPr>
      <w:rPr>
        <w:rFonts w:ascii="Wingdings" w:hAnsi="Wingdings" w:hint="default"/>
      </w:rPr>
    </w:lvl>
    <w:lvl w:ilvl="6" w:tplc="04090001" w:tentative="1">
      <w:start w:val="1"/>
      <w:numFmt w:val="bullet"/>
      <w:lvlText w:val=""/>
      <w:lvlJc w:val="left"/>
      <w:pPr>
        <w:tabs>
          <w:tab w:val="num" w:pos="4017"/>
        </w:tabs>
        <w:ind w:left="4017" w:hanging="360"/>
      </w:pPr>
      <w:rPr>
        <w:rFonts w:ascii="Symbol" w:hAnsi="Symbol" w:hint="default"/>
      </w:rPr>
    </w:lvl>
    <w:lvl w:ilvl="7" w:tplc="04090003" w:tentative="1">
      <w:start w:val="1"/>
      <w:numFmt w:val="bullet"/>
      <w:lvlText w:val="o"/>
      <w:lvlJc w:val="left"/>
      <w:pPr>
        <w:tabs>
          <w:tab w:val="num" w:pos="4737"/>
        </w:tabs>
        <w:ind w:left="4737" w:hanging="360"/>
      </w:pPr>
      <w:rPr>
        <w:rFonts w:ascii="Courier New" w:hAnsi="Courier New" w:cs="Courier New" w:hint="default"/>
      </w:rPr>
    </w:lvl>
    <w:lvl w:ilvl="8" w:tplc="04090005" w:tentative="1">
      <w:start w:val="1"/>
      <w:numFmt w:val="bullet"/>
      <w:lvlText w:val=""/>
      <w:lvlJc w:val="left"/>
      <w:pPr>
        <w:tabs>
          <w:tab w:val="num" w:pos="5457"/>
        </w:tabs>
        <w:ind w:left="5457" w:hanging="360"/>
      </w:pPr>
      <w:rPr>
        <w:rFonts w:ascii="Wingdings" w:hAnsi="Wingdings" w:hint="default"/>
      </w:rPr>
    </w:lvl>
  </w:abstractNum>
  <w:abstractNum w:abstractNumId="25" w15:restartNumberingAfterBreak="0">
    <w:nsid w:val="2BC02DDC"/>
    <w:multiLevelType w:val="hybridMultilevel"/>
    <w:tmpl w:val="2DE63D36"/>
    <w:lvl w:ilvl="0" w:tplc="B2305690">
      <w:start w:val="1"/>
      <w:numFmt w:val="lowerLetter"/>
      <w:lvlText w:val="%1."/>
      <w:lvlJc w:val="left"/>
      <w:pPr>
        <w:ind w:left="0" w:firstLine="0"/>
      </w:pPr>
      <w:rPr>
        <w:rFonts w:ascii="Calibri" w:hAnsi="Calibri" w:cs="Calibri" w:hint="default"/>
        <w:i/>
        <w:iCs/>
        <w:sz w:val="21"/>
        <w:szCs w:val="21"/>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6" w15:restartNumberingAfterBreak="0">
    <w:nsid w:val="2CE876CE"/>
    <w:multiLevelType w:val="hybridMultilevel"/>
    <w:tmpl w:val="FAE4B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5C488B"/>
    <w:multiLevelType w:val="hybridMultilevel"/>
    <w:tmpl w:val="0F00E7F0"/>
    <w:lvl w:ilvl="0" w:tplc="2CC4A492">
      <w:start w:val="13"/>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341D71FD"/>
    <w:multiLevelType w:val="hybridMultilevel"/>
    <w:tmpl w:val="ACE0A5A4"/>
    <w:lvl w:ilvl="0" w:tplc="71D2FB30">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5170447"/>
    <w:multiLevelType w:val="hybridMultilevel"/>
    <w:tmpl w:val="AB2A1166"/>
    <w:lvl w:ilvl="0" w:tplc="38090015">
      <w:start w:val="1"/>
      <w:numFmt w:val="upp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361617AF"/>
    <w:multiLevelType w:val="hybridMultilevel"/>
    <w:tmpl w:val="A086ACF6"/>
    <w:lvl w:ilvl="0" w:tplc="CCCA1078">
      <w:start w:val="1"/>
      <w:numFmt w:val="decimal"/>
      <w:lvlText w:val="%1."/>
      <w:lvlJc w:val="left"/>
      <w:pPr>
        <w:ind w:left="1080" w:hanging="360"/>
      </w:pPr>
      <w:rPr>
        <w:rFonts w:ascii="Calibri" w:hAnsi="Calibri" w:cs="Calibri" w:hint="default"/>
        <w:i w:val="0"/>
        <w:iCs w:val="0"/>
        <w:sz w:val="21"/>
        <w:szCs w:val="2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6227EBE"/>
    <w:multiLevelType w:val="hybridMultilevel"/>
    <w:tmpl w:val="2A28AE4A"/>
    <w:lvl w:ilvl="0" w:tplc="D5B4DE14">
      <w:start w:val="5"/>
      <w:numFmt w:val="upperLetter"/>
      <w:lvlText w:val="%1."/>
      <w:lvlJc w:val="left"/>
      <w:pPr>
        <w:ind w:left="720" w:hanging="360"/>
      </w:pPr>
      <w:rPr>
        <w:rFonts w:hint="default"/>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8375C2C"/>
    <w:multiLevelType w:val="hybridMultilevel"/>
    <w:tmpl w:val="FD16F218"/>
    <w:lvl w:ilvl="0" w:tplc="38090017">
      <w:start w:val="1"/>
      <w:numFmt w:val="lowerLetter"/>
      <w:lvlText w:val="%1)"/>
      <w:lvlJc w:val="left"/>
      <w:pPr>
        <w:ind w:left="720" w:hanging="360"/>
      </w:pPr>
    </w:lvl>
    <w:lvl w:ilvl="1" w:tplc="38090017">
      <w:start w:val="1"/>
      <w:numFmt w:val="lowerLetter"/>
      <w:lvlText w:val="%2)"/>
      <w:lvlJc w:val="left"/>
      <w:pPr>
        <w:ind w:left="1440" w:hanging="360"/>
      </w:pPr>
    </w:lvl>
    <w:lvl w:ilvl="2" w:tplc="E482FD46">
      <w:start w:val="1"/>
      <w:numFmt w:val="decimal"/>
      <w:lvlText w:val="%3."/>
      <w:lvlJc w:val="left"/>
      <w:pPr>
        <w:ind w:left="2340" w:hanging="360"/>
      </w:pPr>
      <w:rPr>
        <w:rFonts w:hint="default"/>
      </w:rPr>
    </w:lvl>
    <w:lvl w:ilvl="3" w:tplc="382413C2">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8AB27C4"/>
    <w:multiLevelType w:val="hybridMultilevel"/>
    <w:tmpl w:val="9E6E6D34"/>
    <w:lvl w:ilvl="0" w:tplc="E3C2070A">
      <w:start w:val="9"/>
      <w:numFmt w:val="decimal"/>
      <w:lvlText w:val="%1."/>
      <w:lvlJc w:val="left"/>
      <w:pPr>
        <w:ind w:left="36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924655F"/>
    <w:multiLevelType w:val="hybridMultilevel"/>
    <w:tmpl w:val="CEAC133A"/>
    <w:lvl w:ilvl="0" w:tplc="4574CF00">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35" w15:restartNumberingAfterBreak="0">
    <w:nsid w:val="394E349F"/>
    <w:multiLevelType w:val="hybridMultilevel"/>
    <w:tmpl w:val="93C2ED9C"/>
    <w:lvl w:ilvl="0" w:tplc="F7DEB92C">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3CDC7DD7"/>
    <w:multiLevelType w:val="hybridMultilevel"/>
    <w:tmpl w:val="340CFC26"/>
    <w:lvl w:ilvl="0" w:tplc="E982A174">
      <w:start w:val="1"/>
      <w:numFmt w:val="lowerLetter"/>
      <w:lvlText w:val="%1."/>
      <w:lvlJc w:val="left"/>
      <w:pPr>
        <w:ind w:left="1069" w:hanging="360"/>
      </w:pPr>
      <w:rPr>
        <w:rFonts w:hint="default"/>
        <w:i w:val="0"/>
        <w:i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7" w15:restartNumberingAfterBreak="0">
    <w:nsid w:val="3E5B5C20"/>
    <w:multiLevelType w:val="hybridMultilevel"/>
    <w:tmpl w:val="138058F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3FE21275"/>
    <w:multiLevelType w:val="hybridMultilevel"/>
    <w:tmpl w:val="BD7010F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39" w15:restartNumberingAfterBreak="0">
    <w:nsid w:val="405251AD"/>
    <w:multiLevelType w:val="multilevel"/>
    <w:tmpl w:val="FC4C7534"/>
    <w:lvl w:ilvl="0">
      <w:start w:val="7"/>
      <w:numFmt w:val="decimal"/>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5"/>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07578A5"/>
    <w:multiLevelType w:val="hybridMultilevel"/>
    <w:tmpl w:val="5990735A"/>
    <w:lvl w:ilvl="0" w:tplc="E482FD46">
      <w:start w:val="1"/>
      <w:numFmt w:val="decimal"/>
      <w:lvlText w:val="%1."/>
      <w:lvlJc w:val="left"/>
      <w:pPr>
        <w:ind w:left="234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1" w15:restartNumberingAfterBreak="0">
    <w:nsid w:val="4253285C"/>
    <w:multiLevelType w:val="hybridMultilevel"/>
    <w:tmpl w:val="086EAA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516DDE9"/>
    <w:multiLevelType w:val="hybridMultilevel"/>
    <w:tmpl w:val="630C1AFC"/>
    <w:lvl w:ilvl="0" w:tplc="9C68CFB8">
      <w:start w:val="1"/>
      <w:numFmt w:val="decimal"/>
      <w:lvlText w:val="%1."/>
      <w:lvlJc w:val="left"/>
    </w:lvl>
    <w:lvl w:ilvl="1" w:tplc="7E5E5A40">
      <w:start w:val="1"/>
      <w:numFmt w:val="lowerLetter"/>
      <w:lvlText w:val="%2."/>
      <w:lvlJc w:val="left"/>
    </w:lvl>
    <w:lvl w:ilvl="2" w:tplc="CA525726">
      <w:numFmt w:val="decimal"/>
      <w:lvlText w:val=""/>
      <w:lvlJc w:val="left"/>
    </w:lvl>
    <w:lvl w:ilvl="3" w:tplc="C21E705E">
      <w:numFmt w:val="decimal"/>
      <w:lvlText w:val=""/>
      <w:lvlJc w:val="left"/>
    </w:lvl>
    <w:lvl w:ilvl="4" w:tplc="64E88670">
      <w:numFmt w:val="decimal"/>
      <w:lvlText w:val=""/>
      <w:lvlJc w:val="left"/>
    </w:lvl>
    <w:lvl w:ilvl="5" w:tplc="F34091E2">
      <w:numFmt w:val="decimal"/>
      <w:lvlText w:val=""/>
      <w:lvlJc w:val="left"/>
    </w:lvl>
    <w:lvl w:ilvl="6" w:tplc="FD960024">
      <w:numFmt w:val="decimal"/>
      <w:lvlText w:val=""/>
      <w:lvlJc w:val="left"/>
    </w:lvl>
    <w:lvl w:ilvl="7" w:tplc="C84CA620">
      <w:numFmt w:val="decimal"/>
      <w:lvlText w:val=""/>
      <w:lvlJc w:val="left"/>
    </w:lvl>
    <w:lvl w:ilvl="8" w:tplc="87CE5E36">
      <w:numFmt w:val="decimal"/>
      <w:lvlText w:val=""/>
      <w:lvlJc w:val="left"/>
    </w:lvl>
  </w:abstractNum>
  <w:abstractNum w:abstractNumId="43" w15:restartNumberingAfterBreak="0">
    <w:nsid w:val="47AD79A1"/>
    <w:multiLevelType w:val="hybridMultilevel"/>
    <w:tmpl w:val="B43021D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4" w15:restartNumberingAfterBreak="0">
    <w:nsid w:val="483554DD"/>
    <w:multiLevelType w:val="hybridMultilevel"/>
    <w:tmpl w:val="D5781AD0"/>
    <w:lvl w:ilvl="0" w:tplc="F188A436">
      <w:start w:val="5"/>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4C5CA7"/>
    <w:multiLevelType w:val="hybridMultilevel"/>
    <w:tmpl w:val="9C7E1846"/>
    <w:lvl w:ilvl="0" w:tplc="AE78C230">
      <w:start w:val="1"/>
      <w:numFmt w:val="decimal"/>
      <w:lvlText w:val="%1)"/>
      <w:lvlJc w:val="left"/>
      <w:pPr>
        <w:ind w:left="1020" w:hanging="360"/>
      </w:pPr>
    </w:lvl>
    <w:lvl w:ilvl="1" w:tplc="249CDCA8">
      <w:start w:val="1"/>
      <w:numFmt w:val="decimal"/>
      <w:lvlText w:val="%2)"/>
      <w:lvlJc w:val="left"/>
      <w:pPr>
        <w:ind w:left="1020" w:hanging="360"/>
      </w:pPr>
    </w:lvl>
    <w:lvl w:ilvl="2" w:tplc="AADEB51E">
      <w:start w:val="1"/>
      <w:numFmt w:val="decimal"/>
      <w:lvlText w:val="%3)"/>
      <w:lvlJc w:val="left"/>
      <w:pPr>
        <w:ind w:left="1020" w:hanging="360"/>
      </w:pPr>
    </w:lvl>
    <w:lvl w:ilvl="3" w:tplc="E0E8E450">
      <w:start w:val="1"/>
      <w:numFmt w:val="decimal"/>
      <w:lvlText w:val="%4)"/>
      <w:lvlJc w:val="left"/>
      <w:pPr>
        <w:ind w:left="1020" w:hanging="360"/>
      </w:pPr>
    </w:lvl>
    <w:lvl w:ilvl="4" w:tplc="8310897E">
      <w:start w:val="1"/>
      <w:numFmt w:val="decimal"/>
      <w:lvlText w:val="%5)"/>
      <w:lvlJc w:val="left"/>
      <w:pPr>
        <w:ind w:left="1020" w:hanging="360"/>
      </w:pPr>
    </w:lvl>
    <w:lvl w:ilvl="5" w:tplc="44E2F1DA">
      <w:start w:val="1"/>
      <w:numFmt w:val="decimal"/>
      <w:lvlText w:val="%6)"/>
      <w:lvlJc w:val="left"/>
      <w:pPr>
        <w:ind w:left="1020" w:hanging="360"/>
      </w:pPr>
    </w:lvl>
    <w:lvl w:ilvl="6" w:tplc="FE26A852">
      <w:start w:val="1"/>
      <w:numFmt w:val="decimal"/>
      <w:lvlText w:val="%7)"/>
      <w:lvlJc w:val="left"/>
      <w:pPr>
        <w:ind w:left="1020" w:hanging="360"/>
      </w:pPr>
    </w:lvl>
    <w:lvl w:ilvl="7" w:tplc="E676020C">
      <w:start w:val="1"/>
      <w:numFmt w:val="decimal"/>
      <w:lvlText w:val="%8)"/>
      <w:lvlJc w:val="left"/>
      <w:pPr>
        <w:ind w:left="1020" w:hanging="360"/>
      </w:pPr>
    </w:lvl>
    <w:lvl w:ilvl="8" w:tplc="F3C20B92">
      <w:start w:val="1"/>
      <w:numFmt w:val="decimal"/>
      <w:lvlText w:val="%9)"/>
      <w:lvlJc w:val="left"/>
      <w:pPr>
        <w:ind w:left="1020" w:hanging="360"/>
      </w:pPr>
    </w:lvl>
  </w:abstractNum>
  <w:abstractNum w:abstractNumId="46" w15:restartNumberingAfterBreak="0">
    <w:nsid w:val="530F1FA7"/>
    <w:multiLevelType w:val="hybridMultilevel"/>
    <w:tmpl w:val="D68A2536"/>
    <w:lvl w:ilvl="0" w:tplc="6E2E584C">
      <w:start w:val="1"/>
      <w:numFmt w:val="lowerLetter"/>
      <w:lvlText w:val="%1."/>
      <w:lvlJc w:val="left"/>
      <w:pPr>
        <w:ind w:left="2736" w:hanging="180"/>
      </w:pPr>
      <w:rPr>
        <w:rFonts w:ascii="Calibri" w:eastAsia="Times New Roman" w:hAnsi="Calibri" w:cs="Tahoma"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55EF7F7A"/>
    <w:multiLevelType w:val="hybridMultilevel"/>
    <w:tmpl w:val="8CA037C8"/>
    <w:lvl w:ilvl="0" w:tplc="AFFE3CD6">
      <w:start w:val="2"/>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66F3169"/>
    <w:multiLevelType w:val="hybridMultilevel"/>
    <w:tmpl w:val="9B768914"/>
    <w:lvl w:ilvl="0" w:tplc="95CA1568">
      <w:start w:val="1"/>
      <w:numFmt w:val="decimal"/>
      <w:lvlText w:val="%1."/>
      <w:lvlJc w:val="left"/>
      <w:pPr>
        <w:ind w:left="792" w:hanging="360"/>
      </w:pPr>
      <w:rPr>
        <w:rFonts w:ascii="Calibri" w:eastAsia="Calibri" w:hAnsi="Calibri" w:cs="Calibri" w:hint="default"/>
        <w:sz w:val="21"/>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49" w15:restartNumberingAfterBreak="0">
    <w:nsid w:val="57EB1C31"/>
    <w:multiLevelType w:val="hybridMultilevel"/>
    <w:tmpl w:val="8C727432"/>
    <w:lvl w:ilvl="0" w:tplc="D1A2C32A">
      <w:start w:val="5"/>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B575A4B"/>
    <w:multiLevelType w:val="hybridMultilevel"/>
    <w:tmpl w:val="659A4F1C"/>
    <w:lvl w:ilvl="0" w:tplc="71AE9654">
      <w:start w:val="1"/>
      <w:numFmt w:val="decimal"/>
      <w:lvlText w:val="%1)"/>
      <w:lvlJc w:val="left"/>
      <w:pPr>
        <w:ind w:left="1020" w:hanging="360"/>
      </w:pPr>
    </w:lvl>
    <w:lvl w:ilvl="1" w:tplc="7D98C8EE">
      <w:start w:val="1"/>
      <w:numFmt w:val="decimal"/>
      <w:lvlText w:val="%2)"/>
      <w:lvlJc w:val="left"/>
      <w:pPr>
        <w:ind w:left="1020" w:hanging="360"/>
      </w:pPr>
    </w:lvl>
    <w:lvl w:ilvl="2" w:tplc="D7325224">
      <w:start w:val="1"/>
      <w:numFmt w:val="decimal"/>
      <w:lvlText w:val="%3)"/>
      <w:lvlJc w:val="left"/>
      <w:pPr>
        <w:ind w:left="1020" w:hanging="360"/>
      </w:pPr>
    </w:lvl>
    <w:lvl w:ilvl="3" w:tplc="B3E02272">
      <w:start w:val="1"/>
      <w:numFmt w:val="decimal"/>
      <w:lvlText w:val="%4)"/>
      <w:lvlJc w:val="left"/>
      <w:pPr>
        <w:ind w:left="1020" w:hanging="360"/>
      </w:pPr>
    </w:lvl>
    <w:lvl w:ilvl="4" w:tplc="E0D253E6">
      <w:start w:val="1"/>
      <w:numFmt w:val="decimal"/>
      <w:lvlText w:val="%5)"/>
      <w:lvlJc w:val="left"/>
      <w:pPr>
        <w:ind w:left="1020" w:hanging="360"/>
      </w:pPr>
    </w:lvl>
    <w:lvl w:ilvl="5" w:tplc="0FA214D6">
      <w:start w:val="1"/>
      <w:numFmt w:val="decimal"/>
      <w:lvlText w:val="%6)"/>
      <w:lvlJc w:val="left"/>
      <w:pPr>
        <w:ind w:left="1020" w:hanging="360"/>
      </w:pPr>
    </w:lvl>
    <w:lvl w:ilvl="6" w:tplc="C4F449B2">
      <w:start w:val="1"/>
      <w:numFmt w:val="decimal"/>
      <w:lvlText w:val="%7)"/>
      <w:lvlJc w:val="left"/>
      <w:pPr>
        <w:ind w:left="1020" w:hanging="360"/>
      </w:pPr>
    </w:lvl>
    <w:lvl w:ilvl="7" w:tplc="B928A308">
      <w:start w:val="1"/>
      <w:numFmt w:val="decimal"/>
      <w:lvlText w:val="%8)"/>
      <w:lvlJc w:val="left"/>
      <w:pPr>
        <w:ind w:left="1020" w:hanging="360"/>
      </w:pPr>
    </w:lvl>
    <w:lvl w:ilvl="8" w:tplc="E53AA1BA">
      <w:start w:val="1"/>
      <w:numFmt w:val="decimal"/>
      <w:lvlText w:val="%9)"/>
      <w:lvlJc w:val="left"/>
      <w:pPr>
        <w:ind w:left="1020" w:hanging="360"/>
      </w:pPr>
    </w:lvl>
  </w:abstractNum>
  <w:abstractNum w:abstractNumId="51" w15:restartNumberingAfterBreak="0">
    <w:nsid w:val="61293759"/>
    <w:multiLevelType w:val="hybridMultilevel"/>
    <w:tmpl w:val="1AFC9352"/>
    <w:lvl w:ilvl="0" w:tplc="7FD69CD2">
      <w:start w:val="3"/>
      <w:numFmt w:val="decimal"/>
      <w:lvlText w:val="%1."/>
      <w:lvlJc w:val="left"/>
      <w:pPr>
        <w:ind w:left="360" w:firstLine="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1FA7CFC"/>
    <w:multiLevelType w:val="hybridMultilevel"/>
    <w:tmpl w:val="3912C356"/>
    <w:lvl w:ilvl="0" w:tplc="6EE83CDA">
      <w:start w:val="7"/>
      <w:numFmt w:val="decimal"/>
      <w:lvlText w:val="%1."/>
      <w:lvlJc w:val="left"/>
      <w:pPr>
        <w:ind w:left="792" w:hanging="360"/>
      </w:pPr>
      <w:rPr>
        <w:rFonts w:ascii="Calibri" w:eastAsia="Calibri" w:hAnsi="Calibri" w:cs="Calibri" w:hint="default"/>
        <w:sz w:val="2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2691B83"/>
    <w:multiLevelType w:val="hybridMultilevel"/>
    <w:tmpl w:val="4E128F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2DD05AE"/>
    <w:multiLevelType w:val="hybridMultilevel"/>
    <w:tmpl w:val="2ECA48B8"/>
    <w:lvl w:ilvl="0" w:tplc="41A24EB4">
      <w:start w:val="29"/>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915AD7"/>
    <w:multiLevelType w:val="hybridMultilevel"/>
    <w:tmpl w:val="9FBA296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A4DAD130">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A55E6E"/>
    <w:multiLevelType w:val="hybridMultilevel"/>
    <w:tmpl w:val="4EF4390C"/>
    <w:lvl w:ilvl="0" w:tplc="77E4E2EE">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65460BA2"/>
    <w:multiLevelType w:val="multilevel"/>
    <w:tmpl w:val="EC6ED6DA"/>
    <w:lvl w:ilvl="0">
      <w:start w:val="2"/>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8" w15:restartNumberingAfterBreak="0">
    <w:nsid w:val="67A500B3"/>
    <w:multiLevelType w:val="hybridMultilevel"/>
    <w:tmpl w:val="200493E8"/>
    <w:lvl w:ilvl="0" w:tplc="A852E838">
      <w:start w:val="1"/>
      <w:numFmt w:val="decimal"/>
      <w:lvlText w:val="%1."/>
      <w:lvlJc w:val="left"/>
      <w:pPr>
        <w:ind w:left="1020" w:hanging="360"/>
      </w:pPr>
    </w:lvl>
    <w:lvl w:ilvl="1" w:tplc="5CDCE3CE">
      <w:start w:val="1"/>
      <w:numFmt w:val="decimal"/>
      <w:lvlText w:val="%2."/>
      <w:lvlJc w:val="left"/>
      <w:pPr>
        <w:ind w:left="1020" w:hanging="360"/>
      </w:pPr>
    </w:lvl>
    <w:lvl w:ilvl="2" w:tplc="DEFE6E62">
      <w:start w:val="1"/>
      <w:numFmt w:val="decimal"/>
      <w:lvlText w:val="%3."/>
      <w:lvlJc w:val="left"/>
      <w:pPr>
        <w:ind w:left="1020" w:hanging="360"/>
      </w:pPr>
    </w:lvl>
    <w:lvl w:ilvl="3" w:tplc="029A2692">
      <w:start w:val="1"/>
      <w:numFmt w:val="decimal"/>
      <w:lvlText w:val="%4."/>
      <w:lvlJc w:val="left"/>
      <w:pPr>
        <w:ind w:left="1020" w:hanging="360"/>
      </w:pPr>
    </w:lvl>
    <w:lvl w:ilvl="4" w:tplc="13980C2E">
      <w:start w:val="1"/>
      <w:numFmt w:val="decimal"/>
      <w:lvlText w:val="%5."/>
      <w:lvlJc w:val="left"/>
      <w:pPr>
        <w:ind w:left="1020" w:hanging="360"/>
      </w:pPr>
    </w:lvl>
    <w:lvl w:ilvl="5" w:tplc="89727850">
      <w:start w:val="1"/>
      <w:numFmt w:val="decimal"/>
      <w:lvlText w:val="%6."/>
      <w:lvlJc w:val="left"/>
      <w:pPr>
        <w:ind w:left="1020" w:hanging="360"/>
      </w:pPr>
    </w:lvl>
    <w:lvl w:ilvl="6" w:tplc="0BB81684">
      <w:start w:val="1"/>
      <w:numFmt w:val="decimal"/>
      <w:lvlText w:val="%7."/>
      <w:lvlJc w:val="left"/>
      <w:pPr>
        <w:ind w:left="1020" w:hanging="360"/>
      </w:pPr>
    </w:lvl>
    <w:lvl w:ilvl="7" w:tplc="3B0A66CA">
      <w:start w:val="1"/>
      <w:numFmt w:val="decimal"/>
      <w:lvlText w:val="%8."/>
      <w:lvlJc w:val="left"/>
      <w:pPr>
        <w:ind w:left="1020" w:hanging="360"/>
      </w:pPr>
    </w:lvl>
    <w:lvl w:ilvl="8" w:tplc="C5226436">
      <w:start w:val="1"/>
      <w:numFmt w:val="decimal"/>
      <w:lvlText w:val="%9."/>
      <w:lvlJc w:val="left"/>
      <w:pPr>
        <w:ind w:left="1020" w:hanging="360"/>
      </w:pPr>
    </w:lvl>
  </w:abstractNum>
  <w:abstractNum w:abstractNumId="59" w15:restartNumberingAfterBreak="0">
    <w:nsid w:val="67BB348C"/>
    <w:multiLevelType w:val="hybridMultilevel"/>
    <w:tmpl w:val="E1040B5C"/>
    <w:lvl w:ilvl="0" w:tplc="C2165FA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69A51FA0"/>
    <w:multiLevelType w:val="hybridMultilevel"/>
    <w:tmpl w:val="198687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FF31E8B"/>
    <w:multiLevelType w:val="multilevel"/>
    <w:tmpl w:val="CDD88AE4"/>
    <w:lvl w:ilvl="0">
      <w:start w:val="3"/>
      <w:numFmt w:val="decimal"/>
      <w:lvlText w:val="%1."/>
      <w:lvlJc w:val="left"/>
      <w:pPr>
        <w:ind w:left="810" w:hanging="360"/>
      </w:pPr>
      <w:rPr>
        <w:rFonts w:hint="default"/>
      </w:rPr>
    </w:lvl>
    <w:lvl w:ilvl="1">
      <w:start w:val="1"/>
      <w:numFmt w:val="lowerLetter"/>
      <w:lvlText w:val="%2."/>
      <w:lvlJc w:val="left"/>
      <w:pPr>
        <w:ind w:left="1530" w:hanging="360"/>
      </w:pPr>
      <w:rPr>
        <w:rFonts w:hint="default"/>
      </w:rPr>
    </w:lvl>
    <w:lvl w:ilvl="2">
      <w:start w:val="1"/>
      <w:numFmt w:val="lowerRoman"/>
      <w:lvlText w:val="%3."/>
      <w:lvlJc w:val="right"/>
      <w:pPr>
        <w:ind w:left="2250" w:hanging="180"/>
      </w:pPr>
      <w:rPr>
        <w:rFonts w:hint="default"/>
      </w:rPr>
    </w:lvl>
    <w:lvl w:ilvl="3">
      <w:start w:val="1"/>
      <w:numFmt w:val="decimal"/>
      <w:lvlText w:val="%4."/>
      <w:lvlJc w:val="left"/>
      <w:pPr>
        <w:ind w:left="2970" w:hanging="360"/>
      </w:pPr>
      <w:rPr>
        <w:rFonts w:hint="default"/>
      </w:rPr>
    </w:lvl>
    <w:lvl w:ilvl="4">
      <w:start w:val="1"/>
      <w:numFmt w:val="lowerLetter"/>
      <w:lvlText w:val="%5."/>
      <w:lvlJc w:val="left"/>
      <w:pPr>
        <w:ind w:left="3690" w:hanging="360"/>
      </w:pPr>
      <w:rPr>
        <w:rFonts w:hint="default"/>
      </w:rPr>
    </w:lvl>
    <w:lvl w:ilvl="5">
      <w:start w:val="1"/>
      <w:numFmt w:val="lowerRoman"/>
      <w:lvlText w:val="%6."/>
      <w:lvlJc w:val="right"/>
      <w:pPr>
        <w:ind w:left="4410" w:hanging="180"/>
      </w:pPr>
      <w:rPr>
        <w:rFonts w:hint="default"/>
      </w:rPr>
    </w:lvl>
    <w:lvl w:ilvl="6">
      <w:start w:val="1"/>
      <w:numFmt w:val="decimal"/>
      <w:lvlText w:val="%7."/>
      <w:lvlJc w:val="left"/>
      <w:pPr>
        <w:ind w:left="5130" w:hanging="360"/>
      </w:pPr>
      <w:rPr>
        <w:rFonts w:hint="default"/>
      </w:rPr>
    </w:lvl>
    <w:lvl w:ilvl="7">
      <w:start w:val="1"/>
      <w:numFmt w:val="lowerLetter"/>
      <w:lvlText w:val="%8."/>
      <w:lvlJc w:val="left"/>
      <w:pPr>
        <w:ind w:left="5850" w:hanging="360"/>
      </w:pPr>
      <w:rPr>
        <w:rFonts w:hint="default"/>
      </w:rPr>
    </w:lvl>
    <w:lvl w:ilvl="8">
      <w:start w:val="1"/>
      <w:numFmt w:val="lowerRoman"/>
      <w:lvlText w:val="%9."/>
      <w:lvlJc w:val="right"/>
      <w:pPr>
        <w:ind w:left="6570" w:hanging="180"/>
      </w:pPr>
      <w:rPr>
        <w:rFonts w:hint="default"/>
      </w:rPr>
    </w:lvl>
  </w:abstractNum>
  <w:abstractNum w:abstractNumId="62" w15:restartNumberingAfterBreak="0">
    <w:nsid w:val="71CA0FBB"/>
    <w:multiLevelType w:val="hybridMultilevel"/>
    <w:tmpl w:val="CC4CFA74"/>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2876991"/>
    <w:multiLevelType w:val="hybridMultilevel"/>
    <w:tmpl w:val="50B6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3166D76"/>
    <w:multiLevelType w:val="hybridMultilevel"/>
    <w:tmpl w:val="699CFC64"/>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5" w15:restartNumberingAfterBreak="0">
    <w:nsid w:val="7C9E09E9"/>
    <w:multiLevelType w:val="hybridMultilevel"/>
    <w:tmpl w:val="A2481B90"/>
    <w:lvl w:ilvl="0" w:tplc="B6A699B4">
      <w:start w:val="7"/>
      <w:numFmt w:val="decimal"/>
      <w:lvlText w:val="%1."/>
      <w:lvlJc w:val="left"/>
      <w:pPr>
        <w:ind w:left="792" w:hanging="360"/>
      </w:pPr>
      <w:rPr>
        <w:rFonts w:ascii="Calibri" w:eastAsia="Calibri" w:hAnsi="Calibri" w:cs="Calibri" w:hint="default"/>
        <w:sz w:val="21"/>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F7F7BB3"/>
    <w:multiLevelType w:val="hybridMultilevel"/>
    <w:tmpl w:val="D496F984"/>
    <w:lvl w:ilvl="0" w:tplc="D3480E3E">
      <w:start w:val="2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F966BA3"/>
    <w:multiLevelType w:val="hybridMultilevel"/>
    <w:tmpl w:val="4FE6C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699610">
    <w:abstractNumId w:val="63"/>
  </w:num>
  <w:num w:numId="2" w16cid:durableId="519125881">
    <w:abstractNumId w:val="9"/>
  </w:num>
  <w:num w:numId="3" w16cid:durableId="1338381253">
    <w:abstractNumId w:val="8"/>
  </w:num>
  <w:num w:numId="4" w16cid:durableId="362361291">
    <w:abstractNumId w:val="37"/>
  </w:num>
  <w:num w:numId="5" w16cid:durableId="19099991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4307325">
    <w:abstractNumId w:val="25"/>
  </w:num>
  <w:num w:numId="7" w16cid:durableId="939291270">
    <w:abstractNumId w:val="14"/>
  </w:num>
  <w:num w:numId="8" w16cid:durableId="1391419292">
    <w:abstractNumId w:val="4"/>
  </w:num>
  <w:num w:numId="9" w16cid:durableId="628586432">
    <w:abstractNumId w:val="53"/>
  </w:num>
  <w:num w:numId="10" w16cid:durableId="1145584241">
    <w:abstractNumId w:val="28"/>
  </w:num>
  <w:num w:numId="11" w16cid:durableId="1278219724">
    <w:abstractNumId w:val="5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9859833">
    <w:abstractNumId w:val="56"/>
  </w:num>
  <w:num w:numId="13" w16cid:durableId="1943799196">
    <w:abstractNumId w:val="29"/>
  </w:num>
  <w:num w:numId="14" w16cid:durableId="1459370900">
    <w:abstractNumId w:val="11"/>
  </w:num>
  <w:num w:numId="15" w16cid:durableId="1759672138">
    <w:abstractNumId w:val="31"/>
  </w:num>
  <w:num w:numId="16" w16cid:durableId="29144986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05859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0909488">
    <w:abstractNumId w:val="19"/>
  </w:num>
  <w:num w:numId="19" w16cid:durableId="147209471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2681719">
    <w:abstractNumId w:val="49"/>
  </w:num>
  <w:num w:numId="21" w16cid:durableId="1450513370">
    <w:abstractNumId w:val="36"/>
  </w:num>
  <w:num w:numId="22" w16cid:durableId="1340888933">
    <w:abstractNumId w:val="5"/>
  </w:num>
  <w:num w:numId="23" w16cid:durableId="380905485">
    <w:abstractNumId w:val="33"/>
  </w:num>
  <w:num w:numId="24" w16cid:durableId="1187670358">
    <w:abstractNumId w:val="55"/>
  </w:num>
  <w:num w:numId="25" w16cid:durableId="1710715797">
    <w:abstractNumId w:val="15"/>
  </w:num>
  <w:num w:numId="26" w16cid:durableId="1931575074">
    <w:abstractNumId w:val="59"/>
  </w:num>
  <w:num w:numId="27" w16cid:durableId="328362502">
    <w:abstractNumId w:val="1"/>
  </w:num>
  <w:num w:numId="28" w16cid:durableId="659429099">
    <w:abstractNumId w:val="47"/>
  </w:num>
  <w:num w:numId="29" w16cid:durableId="1073308549">
    <w:abstractNumId w:val="34"/>
  </w:num>
  <w:num w:numId="30" w16cid:durableId="1339887750">
    <w:abstractNumId w:val="38"/>
  </w:num>
  <w:num w:numId="31" w16cid:durableId="805782726">
    <w:abstractNumId w:val="16"/>
  </w:num>
  <w:num w:numId="32" w16cid:durableId="812525415">
    <w:abstractNumId w:val="62"/>
  </w:num>
  <w:num w:numId="33" w16cid:durableId="2017536583">
    <w:abstractNumId w:val="58"/>
  </w:num>
  <w:num w:numId="34" w16cid:durableId="1999651427">
    <w:abstractNumId w:val="30"/>
  </w:num>
  <w:num w:numId="35" w16cid:durableId="2086878810">
    <w:abstractNumId w:val="17"/>
  </w:num>
  <w:num w:numId="36" w16cid:durableId="1358046744">
    <w:abstractNumId w:val="46"/>
  </w:num>
  <w:num w:numId="37" w16cid:durableId="359161984">
    <w:abstractNumId w:val="24"/>
  </w:num>
  <w:num w:numId="38" w16cid:durableId="1420711456">
    <w:abstractNumId w:val="48"/>
  </w:num>
  <w:num w:numId="39" w16cid:durableId="1120492339">
    <w:abstractNumId w:val="66"/>
  </w:num>
  <w:num w:numId="40" w16cid:durableId="2045785824">
    <w:abstractNumId w:val="54"/>
  </w:num>
  <w:num w:numId="41" w16cid:durableId="1841695622">
    <w:abstractNumId w:val="57"/>
  </w:num>
  <w:num w:numId="42" w16cid:durableId="1184396910">
    <w:abstractNumId w:val="10"/>
  </w:num>
  <w:num w:numId="43" w16cid:durableId="967932123">
    <w:abstractNumId w:val="6"/>
  </w:num>
  <w:num w:numId="44" w16cid:durableId="953246607">
    <w:abstractNumId w:val="0"/>
  </w:num>
  <w:num w:numId="45" w16cid:durableId="1112944462">
    <w:abstractNumId w:val="44"/>
  </w:num>
  <w:num w:numId="46" w16cid:durableId="43408063">
    <w:abstractNumId w:val="2"/>
  </w:num>
  <w:num w:numId="47" w16cid:durableId="595334743">
    <w:abstractNumId w:val="7"/>
  </w:num>
  <w:num w:numId="48" w16cid:durableId="1607077864">
    <w:abstractNumId w:val="52"/>
  </w:num>
  <w:num w:numId="49" w16cid:durableId="1074624933">
    <w:abstractNumId w:val="42"/>
  </w:num>
  <w:num w:numId="50" w16cid:durableId="930502241">
    <w:abstractNumId w:val="61"/>
  </w:num>
  <w:num w:numId="51" w16cid:durableId="1261908219">
    <w:abstractNumId w:val="12"/>
  </w:num>
  <w:num w:numId="52" w16cid:durableId="981079175">
    <w:abstractNumId w:val="65"/>
  </w:num>
  <w:num w:numId="53" w16cid:durableId="628439830">
    <w:abstractNumId w:val="27"/>
  </w:num>
  <w:num w:numId="54" w16cid:durableId="1907373942">
    <w:abstractNumId w:val="22"/>
  </w:num>
  <w:num w:numId="55" w16cid:durableId="909733776">
    <w:abstractNumId w:val="51"/>
  </w:num>
  <w:num w:numId="56" w16cid:durableId="1383796066">
    <w:abstractNumId w:val="21"/>
  </w:num>
  <w:num w:numId="57" w16cid:durableId="36516734">
    <w:abstractNumId w:val="20"/>
  </w:num>
  <w:num w:numId="58" w16cid:durableId="330833829">
    <w:abstractNumId w:val="60"/>
  </w:num>
  <w:num w:numId="59" w16cid:durableId="1841659060">
    <w:abstractNumId w:val="50"/>
  </w:num>
  <w:num w:numId="60" w16cid:durableId="271518519">
    <w:abstractNumId w:val="3"/>
  </w:num>
  <w:num w:numId="61" w16cid:durableId="1084760116">
    <w:abstractNumId w:val="18"/>
  </w:num>
  <w:num w:numId="62" w16cid:durableId="320895173">
    <w:abstractNumId w:val="39"/>
  </w:num>
  <w:num w:numId="63" w16cid:durableId="555245797">
    <w:abstractNumId w:val="67"/>
  </w:num>
  <w:num w:numId="64" w16cid:durableId="216943198">
    <w:abstractNumId w:val="23"/>
  </w:num>
  <w:num w:numId="65" w16cid:durableId="992833258">
    <w:abstractNumId w:val="41"/>
  </w:num>
  <w:num w:numId="66" w16cid:durableId="1564943612">
    <w:abstractNumId w:val="13"/>
  </w:num>
  <w:num w:numId="67" w16cid:durableId="731670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2305346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74489882">
    <w:abstractNumId w:val="35"/>
  </w:num>
  <w:num w:numId="70" w16cid:durableId="1691561327">
    <w:abstractNumId w:val="43"/>
  </w:num>
  <w:num w:numId="71" w16cid:durableId="332953642">
    <w:abstractNumId w:val="45"/>
  </w:num>
  <w:num w:numId="72" w16cid:durableId="2106073437">
    <w:abstractNumId w:val="32"/>
  </w:num>
  <w:num w:numId="73" w16cid:durableId="418914043">
    <w:abstractNumId w:val="40"/>
  </w:num>
  <w:num w:numId="74" w16cid:durableId="1061516723">
    <w:abstractNumId w:val="26"/>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PTOP MARKETTING">
    <w15:presenceInfo w15:providerId="None" w15:userId="LAPTOP MARKETTING"/>
  </w15:person>
  <w15:person w15:author="Jaka Hendra Purnama">
    <w15:presenceInfo w15:providerId="AD" w15:userId="S::jakahendra.purnama@prudential.co.id::a60229d1-ee9b-49b9-aa17-adc32a89a989"/>
  </w15:person>
  <w15:person w15:author="MOD">
    <w15:presenceInfo w15:providerId="None" w15:userId="MOD"/>
  </w15:person>
  <w15:person w15:author="SEKRE-1">
    <w15:presenceInfo w15:providerId="None" w15:userId="SEKR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oNotTrackFormatting/>
  <w:documentProtection w:edit="trackedChanges" w:enforcement="1" w:cryptProviderType="rsaAES" w:cryptAlgorithmClass="hash" w:cryptAlgorithmType="typeAny" w:cryptAlgorithmSid="14" w:cryptSpinCount="100000" w:hash="FEC1b5giPv+nAcPaPIWAWfaysPTk+VVpH0iyVXMeXHmuLfCSI1bgwqbu2pcILYibWWSc+8R45yAz7uXu9XCRLA==" w:salt="U+5THQuw4wEJcwD0L7SuVA=="/>
  <w:defaultTabStop w:val="720"/>
  <w:evenAndOddHeaders/>
  <w:drawingGridHorizontalSpacing w:val="110"/>
  <w:drawingGridVerticalSpacing w:val="299"/>
  <w:displayHorizontalDrawingGridEvery w:val="0"/>
  <w:characterSpacingControl w:val="doNotCompress"/>
  <w:hdrShapeDefaults>
    <o:shapedefaults v:ext="edit" spidmax="2072"/>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01"/>
    <w:rsid w:val="000010E7"/>
    <w:rsid w:val="00005F51"/>
    <w:rsid w:val="0001099E"/>
    <w:rsid w:val="00010B4B"/>
    <w:rsid w:val="00016C52"/>
    <w:rsid w:val="00037657"/>
    <w:rsid w:val="0004187E"/>
    <w:rsid w:val="00050621"/>
    <w:rsid w:val="00054FFE"/>
    <w:rsid w:val="00055598"/>
    <w:rsid w:val="00060DDA"/>
    <w:rsid w:val="00061F76"/>
    <w:rsid w:val="000662A9"/>
    <w:rsid w:val="000714D2"/>
    <w:rsid w:val="00074246"/>
    <w:rsid w:val="0007447D"/>
    <w:rsid w:val="0007692E"/>
    <w:rsid w:val="00082849"/>
    <w:rsid w:val="00083EED"/>
    <w:rsid w:val="00084854"/>
    <w:rsid w:val="0009000B"/>
    <w:rsid w:val="00090D24"/>
    <w:rsid w:val="000B5E82"/>
    <w:rsid w:val="000C566F"/>
    <w:rsid w:val="000C69BD"/>
    <w:rsid w:val="000E6E6C"/>
    <w:rsid w:val="00115750"/>
    <w:rsid w:val="0011637C"/>
    <w:rsid w:val="0012084E"/>
    <w:rsid w:val="001276DD"/>
    <w:rsid w:val="001402DC"/>
    <w:rsid w:val="00141030"/>
    <w:rsid w:val="00142EFC"/>
    <w:rsid w:val="00142F9A"/>
    <w:rsid w:val="00143064"/>
    <w:rsid w:val="00150DCD"/>
    <w:rsid w:val="00152AC6"/>
    <w:rsid w:val="0015619F"/>
    <w:rsid w:val="00161606"/>
    <w:rsid w:val="0016430B"/>
    <w:rsid w:val="001678B9"/>
    <w:rsid w:val="00175FA0"/>
    <w:rsid w:val="00177CCA"/>
    <w:rsid w:val="00183E20"/>
    <w:rsid w:val="00187453"/>
    <w:rsid w:val="001910F4"/>
    <w:rsid w:val="001932FF"/>
    <w:rsid w:val="001972E0"/>
    <w:rsid w:val="001A5936"/>
    <w:rsid w:val="001B6DA5"/>
    <w:rsid w:val="001C4258"/>
    <w:rsid w:val="001C7131"/>
    <w:rsid w:val="001C787B"/>
    <w:rsid w:val="001D299F"/>
    <w:rsid w:val="001D3E95"/>
    <w:rsid w:val="001E4A1C"/>
    <w:rsid w:val="001F25A8"/>
    <w:rsid w:val="001F6607"/>
    <w:rsid w:val="00200A01"/>
    <w:rsid w:val="0020792C"/>
    <w:rsid w:val="0022436E"/>
    <w:rsid w:val="00235EAF"/>
    <w:rsid w:val="00237D99"/>
    <w:rsid w:val="00245F07"/>
    <w:rsid w:val="00247E26"/>
    <w:rsid w:val="0025362E"/>
    <w:rsid w:val="00257A39"/>
    <w:rsid w:val="00264F81"/>
    <w:rsid w:val="0027531E"/>
    <w:rsid w:val="00293240"/>
    <w:rsid w:val="00295577"/>
    <w:rsid w:val="002A0EBB"/>
    <w:rsid w:val="002A14C4"/>
    <w:rsid w:val="002A775B"/>
    <w:rsid w:val="002B05B9"/>
    <w:rsid w:val="002C4A6D"/>
    <w:rsid w:val="002D4DB4"/>
    <w:rsid w:val="002E0094"/>
    <w:rsid w:val="002E0F99"/>
    <w:rsid w:val="002F6A90"/>
    <w:rsid w:val="002F7F03"/>
    <w:rsid w:val="003114A1"/>
    <w:rsid w:val="0031224A"/>
    <w:rsid w:val="003144BE"/>
    <w:rsid w:val="00321C46"/>
    <w:rsid w:val="00322D32"/>
    <w:rsid w:val="0032372E"/>
    <w:rsid w:val="003250E7"/>
    <w:rsid w:val="00325CA8"/>
    <w:rsid w:val="0032771A"/>
    <w:rsid w:val="00327B81"/>
    <w:rsid w:val="00330E87"/>
    <w:rsid w:val="00331125"/>
    <w:rsid w:val="0033578D"/>
    <w:rsid w:val="00337880"/>
    <w:rsid w:val="00340392"/>
    <w:rsid w:val="003405F9"/>
    <w:rsid w:val="00340E9A"/>
    <w:rsid w:val="0034735A"/>
    <w:rsid w:val="00347E1C"/>
    <w:rsid w:val="003519F1"/>
    <w:rsid w:val="00360B19"/>
    <w:rsid w:val="00361E66"/>
    <w:rsid w:val="00385EF5"/>
    <w:rsid w:val="003864DE"/>
    <w:rsid w:val="00392A5E"/>
    <w:rsid w:val="003A091A"/>
    <w:rsid w:val="003A7832"/>
    <w:rsid w:val="003B62A7"/>
    <w:rsid w:val="003C4072"/>
    <w:rsid w:val="003D1B03"/>
    <w:rsid w:val="003D6497"/>
    <w:rsid w:val="003E1715"/>
    <w:rsid w:val="003E1736"/>
    <w:rsid w:val="003E34DB"/>
    <w:rsid w:val="003F4E6C"/>
    <w:rsid w:val="00403AE9"/>
    <w:rsid w:val="004112DD"/>
    <w:rsid w:val="0041334C"/>
    <w:rsid w:val="0041545A"/>
    <w:rsid w:val="004163AF"/>
    <w:rsid w:val="004309FB"/>
    <w:rsid w:val="00434C9D"/>
    <w:rsid w:val="004359DB"/>
    <w:rsid w:val="00441B48"/>
    <w:rsid w:val="00447BC4"/>
    <w:rsid w:val="00461707"/>
    <w:rsid w:val="00462D93"/>
    <w:rsid w:val="00483036"/>
    <w:rsid w:val="00490EF2"/>
    <w:rsid w:val="004915F1"/>
    <w:rsid w:val="0049578C"/>
    <w:rsid w:val="0049721B"/>
    <w:rsid w:val="004A31D1"/>
    <w:rsid w:val="004A41E4"/>
    <w:rsid w:val="004A605A"/>
    <w:rsid w:val="004B6172"/>
    <w:rsid w:val="004B6227"/>
    <w:rsid w:val="004C28E8"/>
    <w:rsid w:val="004C5A1B"/>
    <w:rsid w:val="004D0573"/>
    <w:rsid w:val="004D3971"/>
    <w:rsid w:val="004E1503"/>
    <w:rsid w:val="004E530D"/>
    <w:rsid w:val="004F3D8A"/>
    <w:rsid w:val="004F41C2"/>
    <w:rsid w:val="00500105"/>
    <w:rsid w:val="005037D2"/>
    <w:rsid w:val="00504BDE"/>
    <w:rsid w:val="00510AD8"/>
    <w:rsid w:val="00517ECC"/>
    <w:rsid w:val="005225DE"/>
    <w:rsid w:val="00522818"/>
    <w:rsid w:val="00534C59"/>
    <w:rsid w:val="00543C87"/>
    <w:rsid w:val="005446AB"/>
    <w:rsid w:val="005524F5"/>
    <w:rsid w:val="0055694A"/>
    <w:rsid w:val="00557C30"/>
    <w:rsid w:val="00557E7C"/>
    <w:rsid w:val="00573790"/>
    <w:rsid w:val="00573C3D"/>
    <w:rsid w:val="00576269"/>
    <w:rsid w:val="00580AB8"/>
    <w:rsid w:val="005871E2"/>
    <w:rsid w:val="005A69C9"/>
    <w:rsid w:val="005B6D72"/>
    <w:rsid w:val="005C7C8E"/>
    <w:rsid w:val="005D047B"/>
    <w:rsid w:val="005D23F8"/>
    <w:rsid w:val="005D25CD"/>
    <w:rsid w:val="005D6FCF"/>
    <w:rsid w:val="005E0B45"/>
    <w:rsid w:val="005E126F"/>
    <w:rsid w:val="005E3478"/>
    <w:rsid w:val="005F1BBB"/>
    <w:rsid w:val="005F3B17"/>
    <w:rsid w:val="0060535A"/>
    <w:rsid w:val="006065C3"/>
    <w:rsid w:val="00624833"/>
    <w:rsid w:val="0063076B"/>
    <w:rsid w:val="00634907"/>
    <w:rsid w:val="006354AA"/>
    <w:rsid w:val="00640582"/>
    <w:rsid w:val="00645688"/>
    <w:rsid w:val="006467E3"/>
    <w:rsid w:val="00647149"/>
    <w:rsid w:val="00676216"/>
    <w:rsid w:val="00683EDC"/>
    <w:rsid w:val="006A2F43"/>
    <w:rsid w:val="006B0024"/>
    <w:rsid w:val="006C1751"/>
    <w:rsid w:val="006C2A4B"/>
    <w:rsid w:val="006C52B3"/>
    <w:rsid w:val="006D1EB6"/>
    <w:rsid w:val="006D7533"/>
    <w:rsid w:val="006F0301"/>
    <w:rsid w:val="006F0379"/>
    <w:rsid w:val="006F1BCC"/>
    <w:rsid w:val="006F3EAD"/>
    <w:rsid w:val="00700E25"/>
    <w:rsid w:val="0070200D"/>
    <w:rsid w:val="007063C7"/>
    <w:rsid w:val="007114E4"/>
    <w:rsid w:val="00716DED"/>
    <w:rsid w:val="00734CA1"/>
    <w:rsid w:val="0073584F"/>
    <w:rsid w:val="007424D0"/>
    <w:rsid w:val="00752B85"/>
    <w:rsid w:val="00752BBD"/>
    <w:rsid w:val="007547DD"/>
    <w:rsid w:val="00755BB6"/>
    <w:rsid w:val="0075762F"/>
    <w:rsid w:val="007628CB"/>
    <w:rsid w:val="00765357"/>
    <w:rsid w:val="00771529"/>
    <w:rsid w:val="00786A12"/>
    <w:rsid w:val="00787278"/>
    <w:rsid w:val="007917D9"/>
    <w:rsid w:val="00791EB6"/>
    <w:rsid w:val="00794BBC"/>
    <w:rsid w:val="007A0372"/>
    <w:rsid w:val="007A13DE"/>
    <w:rsid w:val="007C2552"/>
    <w:rsid w:val="007C3FB8"/>
    <w:rsid w:val="007D57C5"/>
    <w:rsid w:val="007E11DA"/>
    <w:rsid w:val="007F22DA"/>
    <w:rsid w:val="008005DE"/>
    <w:rsid w:val="00803DCB"/>
    <w:rsid w:val="0081014C"/>
    <w:rsid w:val="00810A28"/>
    <w:rsid w:val="00812907"/>
    <w:rsid w:val="008155A7"/>
    <w:rsid w:val="00827B22"/>
    <w:rsid w:val="008309B3"/>
    <w:rsid w:val="00836D6F"/>
    <w:rsid w:val="00841A25"/>
    <w:rsid w:val="00842D75"/>
    <w:rsid w:val="0084409A"/>
    <w:rsid w:val="00845FE8"/>
    <w:rsid w:val="00847AD5"/>
    <w:rsid w:val="00850A24"/>
    <w:rsid w:val="00852DE1"/>
    <w:rsid w:val="00863E08"/>
    <w:rsid w:val="00866547"/>
    <w:rsid w:val="00875AEB"/>
    <w:rsid w:val="0088582C"/>
    <w:rsid w:val="00886FED"/>
    <w:rsid w:val="008923D7"/>
    <w:rsid w:val="00892B72"/>
    <w:rsid w:val="00894DB4"/>
    <w:rsid w:val="008A2ECD"/>
    <w:rsid w:val="008A3A06"/>
    <w:rsid w:val="008A5443"/>
    <w:rsid w:val="008A5720"/>
    <w:rsid w:val="008C1C50"/>
    <w:rsid w:val="008C2B63"/>
    <w:rsid w:val="008C2FF8"/>
    <w:rsid w:val="008C35EC"/>
    <w:rsid w:val="008E3FAC"/>
    <w:rsid w:val="008E7D35"/>
    <w:rsid w:val="008F66C2"/>
    <w:rsid w:val="00901E31"/>
    <w:rsid w:val="00905FC4"/>
    <w:rsid w:val="00910E97"/>
    <w:rsid w:val="009220B7"/>
    <w:rsid w:val="00926DD2"/>
    <w:rsid w:val="00927676"/>
    <w:rsid w:val="00935CDD"/>
    <w:rsid w:val="00947CB0"/>
    <w:rsid w:val="00952D61"/>
    <w:rsid w:val="0095649B"/>
    <w:rsid w:val="009568CC"/>
    <w:rsid w:val="00973717"/>
    <w:rsid w:val="009759EF"/>
    <w:rsid w:val="0098443D"/>
    <w:rsid w:val="00985A66"/>
    <w:rsid w:val="00990791"/>
    <w:rsid w:val="00994ACB"/>
    <w:rsid w:val="009A1D44"/>
    <w:rsid w:val="009B4657"/>
    <w:rsid w:val="009B48E4"/>
    <w:rsid w:val="009B647E"/>
    <w:rsid w:val="009B69D5"/>
    <w:rsid w:val="009C22C5"/>
    <w:rsid w:val="009D184D"/>
    <w:rsid w:val="009D2DB5"/>
    <w:rsid w:val="009E2EED"/>
    <w:rsid w:val="009E300F"/>
    <w:rsid w:val="009E64DF"/>
    <w:rsid w:val="009E678E"/>
    <w:rsid w:val="00A00857"/>
    <w:rsid w:val="00A04335"/>
    <w:rsid w:val="00A05052"/>
    <w:rsid w:val="00A17AC8"/>
    <w:rsid w:val="00A21227"/>
    <w:rsid w:val="00A22D45"/>
    <w:rsid w:val="00A31F55"/>
    <w:rsid w:val="00A35867"/>
    <w:rsid w:val="00A45EDB"/>
    <w:rsid w:val="00A466A6"/>
    <w:rsid w:val="00A56415"/>
    <w:rsid w:val="00A65D54"/>
    <w:rsid w:val="00A75BFD"/>
    <w:rsid w:val="00A817F9"/>
    <w:rsid w:val="00A86227"/>
    <w:rsid w:val="00A953EE"/>
    <w:rsid w:val="00A958C7"/>
    <w:rsid w:val="00A97B88"/>
    <w:rsid w:val="00AA39A9"/>
    <w:rsid w:val="00AA48C4"/>
    <w:rsid w:val="00AC0F53"/>
    <w:rsid w:val="00AC2050"/>
    <w:rsid w:val="00AC46C6"/>
    <w:rsid w:val="00AD2CE8"/>
    <w:rsid w:val="00AD4445"/>
    <w:rsid w:val="00AF283C"/>
    <w:rsid w:val="00AF2AAA"/>
    <w:rsid w:val="00AF2B06"/>
    <w:rsid w:val="00AF7940"/>
    <w:rsid w:val="00B17206"/>
    <w:rsid w:val="00B37CF5"/>
    <w:rsid w:val="00B4495A"/>
    <w:rsid w:val="00B50A87"/>
    <w:rsid w:val="00B55D62"/>
    <w:rsid w:val="00B56F43"/>
    <w:rsid w:val="00B623D9"/>
    <w:rsid w:val="00B63FC1"/>
    <w:rsid w:val="00B66E60"/>
    <w:rsid w:val="00B6712B"/>
    <w:rsid w:val="00B87244"/>
    <w:rsid w:val="00B87912"/>
    <w:rsid w:val="00B92A92"/>
    <w:rsid w:val="00B96C33"/>
    <w:rsid w:val="00BC3AB4"/>
    <w:rsid w:val="00BC7EB2"/>
    <w:rsid w:val="00BD5ED6"/>
    <w:rsid w:val="00BE2E93"/>
    <w:rsid w:val="00BE4046"/>
    <w:rsid w:val="00BE53A7"/>
    <w:rsid w:val="00BF125F"/>
    <w:rsid w:val="00BF4406"/>
    <w:rsid w:val="00BF6A90"/>
    <w:rsid w:val="00BF7018"/>
    <w:rsid w:val="00C04F37"/>
    <w:rsid w:val="00C13D63"/>
    <w:rsid w:val="00C17ECA"/>
    <w:rsid w:val="00C205F6"/>
    <w:rsid w:val="00C20D97"/>
    <w:rsid w:val="00C229EA"/>
    <w:rsid w:val="00C22D78"/>
    <w:rsid w:val="00C36700"/>
    <w:rsid w:val="00C430BB"/>
    <w:rsid w:val="00C4516B"/>
    <w:rsid w:val="00C52941"/>
    <w:rsid w:val="00C5455A"/>
    <w:rsid w:val="00C60FFC"/>
    <w:rsid w:val="00C67485"/>
    <w:rsid w:val="00C845DB"/>
    <w:rsid w:val="00C84775"/>
    <w:rsid w:val="00C84961"/>
    <w:rsid w:val="00C87685"/>
    <w:rsid w:val="00C94779"/>
    <w:rsid w:val="00C96AA3"/>
    <w:rsid w:val="00CA1C84"/>
    <w:rsid w:val="00CA4E56"/>
    <w:rsid w:val="00CB178A"/>
    <w:rsid w:val="00CB1CF1"/>
    <w:rsid w:val="00CB3403"/>
    <w:rsid w:val="00CB3851"/>
    <w:rsid w:val="00CB6AE4"/>
    <w:rsid w:val="00CC2C2B"/>
    <w:rsid w:val="00CC2D22"/>
    <w:rsid w:val="00CC5807"/>
    <w:rsid w:val="00CC5B43"/>
    <w:rsid w:val="00CD2559"/>
    <w:rsid w:val="00CD3A2A"/>
    <w:rsid w:val="00CD690E"/>
    <w:rsid w:val="00CE0EC5"/>
    <w:rsid w:val="00CF19C2"/>
    <w:rsid w:val="00CF2213"/>
    <w:rsid w:val="00D002D9"/>
    <w:rsid w:val="00D00EB3"/>
    <w:rsid w:val="00D05E40"/>
    <w:rsid w:val="00D0671D"/>
    <w:rsid w:val="00D20CA9"/>
    <w:rsid w:val="00D26145"/>
    <w:rsid w:val="00D433BD"/>
    <w:rsid w:val="00D4658F"/>
    <w:rsid w:val="00D47928"/>
    <w:rsid w:val="00D50C99"/>
    <w:rsid w:val="00D511B7"/>
    <w:rsid w:val="00D51CD4"/>
    <w:rsid w:val="00D633F4"/>
    <w:rsid w:val="00D9047C"/>
    <w:rsid w:val="00D906DB"/>
    <w:rsid w:val="00D971D5"/>
    <w:rsid w:val="00DA41EB"/>
    <w:rsid w:val="00DB0FE5"/>
    <w:rsid w:val="00DB1BDB"/>
    <w:rsid w:val="00DC02CF"/>
    <w:rsid w:val="00DC3371"/>
    <w:rsid w:val="00DC4917"/>
    <w:rsid w:val="00DC6C0B"/>
    <w:rsid w:val="00DD037D"/>
    <w:rsid w:val="00DD0C2B"/>
    <w:rsid w:val="00DD11F0"/>
    <w:rsid w:val="00DD2FF1"/>
    <w:rsid w:val="00DF2535"/>
    <w:rsid w:val="00DF5C25"/>
    <w:rsid w:val="00DF7F61"/>
    <w:rsid w:val="00E21E3A"/>
    <w:rsid w:val="00E32BA1"/>
    <w:rsid w:val="00E375F0"/>
    <w:rsid w:val="00E4697C"/>
    <w:rsid w:val="00E50373"/>
    <w:rsid w:val="00E51D12"/>
    <w:rsid w:val="00E55AA6"/>
    <w:rsid w:val="00E57D9F"/>
    <w:rsid w:val="00E6262F"/>
    <w:rsid w:val="00E65565"/>
    <w:rsid w:val="00E673AC"/>
    <w:rsid w:val="00E8107D"/>
    <w:rsid w:val="00E81A09"/>
    <w:rsid w:val="00E83880"/>
    <w:rsid w:val="00E84B7F"/>
    <w:rsid w:val="00E84CBE"/>
    <w:rsid w:val="00EA16C5"/>
    <w:rsid w:val="00EA4214"/>
    <w:rsid w:val="00EA5573"/>
    <w:rsid w:val="00EA73FC"/>
    <w:rsid w:val="00EA764E"/>
    <w:rsid w:val="00EB5A5C"/>
    <w:rsid w:val="00EB5D57"/>
    <w:rsid w:val="00EB768B"/>
    <w:rsid w:val="00EC62A6"/>
    <w:rsid w:val="00ED277E"/>
    <w:rsid w:val="00EE1BBD"/>
    <w:rsid w:val="00EE2B31"/>
    <w:rsid w:val="00EE7839"/>
    <w:rsid w:val="00EF38DD"/>
    <w:rsid w:val="00EF3B84"/>
    <w:rsid w:val="00F01A67"/>
    <w:rsid w:val="00F05146"/>
    <w:rsid w:val="00F106B8"/>
    <w:rsid w:val="00F124DE"/>
    <w:rsid w:val="00F15E3A"/>
    <w:rsid w:val="00F16879"/>
    <w:rsid w:val="00F315EB"/>
    <w:rsid w:val="00F328D7"/>
    <w:rsid w:val="00F52D86"/>
    <w:rsid w:val="00F538EA"/>
    <w:rsid w:val="00F54759"/>
    <w:rsid w:val="00F66722"/>
    <w:rsid w:val="00F83928"/>
    <w:rsid w:val="00F839EB"/>
    <w:rsid w:val="00F9224E"/>
    <w:rsid w:val="00F970F3"/>
    <w:rsid w:val="00FA1D82"/>
    <w:rsid w:val="00FA222C"/>
    <w:rsid w:val="00FA5DBD"/>
    <w:rsid w:val="00FB2EC0"/>
    <w:rsid w:val="00FB4066"/>
    <w:rsid w:val="00FB5FA1"/>
    <w:rsid w:val="00FC1C57"/>
    <w:rsid w:val="00FC3F66"/>
    <w:rsid w:val="00FC429E"/>
    <w:rsid w:val="00FC4317"/>
    <w:rsid w:val="00FD0B32"/>
    <w:rsid w:val="00FE0F7A"/>
    <w:rsid w:val="00FE1832"/>
    <w:rsid w:val="00FF0C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shapelayout>
  </w:shapeDefaults>
  <w:decimalSymbol w:val=","/>
  <w:listSeparator w:val=";"/>
  <w14:docId w14:val="03A700AE"/>
  <w15:docId w15:val="{B240749A-6FC6-4372-9D96-ED11CDA7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6F0301"/>
    <w:pPr>
      <w:keepNext/>
      <w:tabs>
        <w:tab w:val="num" w:pos="0"/>
      </w:tabs>
      <w:suppressAutoHyphens/>
      <w:spacing w:after="0" w:line="240" w:lineRule="auto"/>
      <w:jc w:val="center"/>
      <w:outlineLvl w:val="0"/>
    </w:pPr>
    <w:rPr>
      <w:rFonts w:ascii="Arial" w:eastAsia="Times New Roman" w:hAnsi="Arial"/>
      <w:b/>
      <w:bCs/>
      <w:sz w:val="24"/>
      <w:szCs w:val="24"/>
      <w:u w:val="single"/>
      <w:lang w:eastAsia="ar-SA"/>
    </w:rPr>
  </w:style>
  <w:style w:type="paragraph" w:styleId="Heading2">
    <w:name w:val="heading 2"/>
    <w:basedOn w:val="Normal"/>
    <w:next w:val="Normal"/>
    <w:link w:val="Heading2Char"/>
    <w:qFormat/>
    <w:rsid w:val="00827B22"/>
    <w:pPr>
      <w:keepNext/>
      <w:suppressAutoHyphens/>
      <w:spacing w:after="0" w:line="240" w:lineRule="auto"/>
      <w:jc w:val="center"/>
      <w:outlineLvl w:val="1"/>
    </w:pPr>
    <w:rPr>
      <w:rFonts w:ascii="Arial" w:eastAsia="Times New Roman" w:hAnsi="Arial"/>
      <w:b/>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0301"/>
    <w:rPr>
      <w:rFonts w:ascii="Arial" w:eastAsia="Times New Roman" w:hAnsi="Arial" w:cs="Arial"/>
      <w:b/>
      <w:bCs/>
      <w:sz w:val="24"/>
      <w:szCs w:val="24"/>
      <w:u w:val="single"/>
      <w:lang w:eastAsia="ar-SA"/>
    </w:rPr>
  </w:style>
  <w:style w:type="character" w:customStyle="1" w:styleId="Heading2Char">
    <w:name w:val="Heading 2 Char"/>
    <w:link w:val="Heading2"/>
    <w:qFormat/>
    <w:rsid w:val="00827B22"/>
    <w:rPr>
      <w:rFonts w:ascii="Arial" w:eastAsia="Times New Roman" w:hAnsi="Arial" w:cs="Arial"/>
      <w:b/>
      <w:lang w:eastAsia="ar-SA"/>
    </w:rPr>
  </w:style>
  <w:style w:type="paragraph" w:styleId="ListParagraph">
    <w:name w:val="List Paragraph"/>
    <w:basedOn w:val="Normal"/>
    <w:link w:val="ListParagraphChar"/>
    <w:uiPriority w:val="34"/>
    <w:qFormat/>
    <w:rsid w:val="006F0301"/>
    <w:pPr>
      <w:ind w:left="720"/>
      <w:contextualSpacing/>
    </w:pPr>
  </w:style>
  <w:style w:type="character" w:customStyle="1" w:styleId="ListParagraphChar">
    <w:name w:val="List Paragraph Char"/>
    <w:link w:val="ListParagraph"/>
    <w:uiPriority w:val="1"/>
    <w:qFormat/>
    <w:rsid w:val="00827B22"/>
  </w:style>
  <w:style w:type="character" w:styleId="CommentReference">
    <w:name w:val="annotation reference"/>
    <w:uiPriority w:val="99"/>
    <w:unhideWhenUsed/>
    <w:qFormat/>
    <w:rsid w:val="006F0301"/>
    <w:rPr>
      <w:sz w:val="16"/>
      <w:szCs w:val="16"/>
    </w:rPr>
  </w:style>
  <w:style w:type="paragraph" w:styleId="CommentText">
    <w:name w:val="annotation text"/>
    <w:basedOn w:val="Normal"/>
    <w:link w:val="CommentTextChar"/>
    <w:uiPriority w:val="99"/>
    <w:unhideWhenUsed/>
    <w:qFormat/>
    <w:rsid w:val="006F0301"/>
    <w:pPr>
      <w:suppressAutoHyphens/>
      <w:spacing w:after="0" w:line="240" w:lineRule="auto"/>
    </w:pPr>
    <w:rPr>
      <w:rFonts w:ascii="Times New Roman" w:eastAsia="Times New Roman" w:hAnsi="Times New Roman" w:cs="Times New Roman"/>
      <w:sz w:val="20"/>
      <w:szCs w:val="20"/>
      <w:lang w:eastAsia="ar-SA"/>
    </w:rPr>
  </w:style>
  <w:style w:type="character" w:customStyle="1" w:styleId="CommentTextChar">
    <w:name w:val="Comment Text Char"/>
    <w:link w:val="CommentText"/>
    <w:uiPriority w:val="99"/>
    <w:qFormat/>
    <w:rsid w:val="006F0301"/>
    <w:rPr>
      <w:rFonts w:ascii="Times New Roman" w:eastAsia="Times New Roman" w:hAnsi="Times New Roman" w:cs="Times New Roman"/>
      <w:sz w:val="20"/>
      <w:szCs w:val="20"/>
      <w:lang w:eastAsia="ar-SA"/>
    </w:rPr>
  </w:style>
  <w:style w:type="paragraph" w:styleId="BalloonText">
    <w:name w:val="Balloon Text"/>
    <w:basedOn w:val="Normal"/>
    <w:link w:val="BalloonTextChar"/>
    <w:unhideWhenUsed/>
    <w:rsid w:val="006F0301"/>
    <w:pPr>
      <w:spacing w:after="0" w:line="240" w:lineRule="auto"/>
    </w:pPr>
    <w:rPr>
      <w:rFonts w:ascii="Segoe UI" w:hAnsi="Segoe UI" w:cs="Segoe UI"/>
      <w:sz w:val="18"/>
      <w:szCs w:val="18"/>
    </w:rPr>
  </w:style>
  <w:style w:type="character" w:customStyle="1" w:styleId="BalloonTextChar">
    <w:name w:val="Balloon Text Char"/>
    <w:link w:val="BalloonText"/>
    <w:rsid w:val="006F030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D9047C"/>
    <w:pPr>
      <w:suppressAutoHyphens w:val="0"/>
      <w:spacing w:after="200"/>
    </w:pPr>
    <w:rPr>
      <w:rFonts w:ascii="Calibri" w:eastAsia="Calibri" w:hAnsi="Calibri" w:cs="Arial"/>
      <w:b/>
      <w:bCs/>
      <w:lang w:eastAsia="en-US"/>
    </w:rPr>
  </w:style>
  <w:style w:type="character" w:customStyle="1" w:styleId="CommentSubjectChar">
    <w:name w:val="Comment Subject Char"/>
    <w:link w:val="CommentSubject"/>
    <w:uiPriority w:val="99"/>
    <w:semiHidden/>
    <w:rsid w:val="00D9047C"/>
    <w:rPr>
      <w:rFonts w:ascii="Times New Roman" w:eastAsia="Times New Roman" w:hAnsi="Times New Roman" w:cs="Times New Roman"/>
      <w:b/>
      <w:bCs/>
      <w:sz w:val="20"/>
      <w:szCs w:val="20"/>
      <w:lang w:eastAsia="ar-SA"/>
    </w:rPr>
  </w:style>
  <w:style w:type="paragraph" w:styleId="Header">
    <w:name w:val="header"/>
    <w:basedOn w:val="Normal"/>
    <w:link w:val="HeaderChar"/>
    <w:unhideWhenUsed/>
    <w:rsid w:val="00D9047C"/>
    <w:pPr>
      <w:tabs>
        <w:tab w:val="center" w:pos="4680"/>
        <w:tab w:val="right" w:pos="9360"/>
      </w:tabs>
      <w:spacing w:after="0" w:line="240" w:lineRule="auto"/>
    </w:pPr>
  </w:style>
  <w:style w:type="character" w:customStyle="1" w:styleId="HeaderChar">
    <w:name w:val="Header Char"/>
    <w:basedOn w:val="DefaultParagraphFont"/>
    <w:link w:val="Header"/>
    <w:rsid w:val="00D9047C"/>
  </w:style>
  <w:style w:type="paragraph" w:styleId="Footer">
    <w:name w:val="footer"/>
    <w:basedOn w:val="Normal"/>
    <w:link w:val="FooterChar"/>
    <w:uiPriority w:val="99"/>
    <w:unhideWhenUsed/>
    <w:qFormat/>
    <w:rsid w:val="00D9047C"/>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9047C"/>
  </w:style>
  <w:style w:type="character" w:customStyle="1" w:styleId="WW8Num9z1">
    <w:name w:val="WW8Num9z1"/>
    <w:rsid w:val="00827B22"/>
    <w:rPr>
      <w:rFonts w:ascii="Times New Roman" w:eastAsia="Times New Roman" w:hAnsi="Times New Roman" w:cs="Times New Roman"/>
    </w:rPr>
  </w:style>
  <w:style w:type="character" w:customStyle="1" w:styleId="WW8Num26z0">
    <w:name w:val="WW8Num26z0"/>
    <w:rsid w:val="00827B22"/>
    <w:rPr>
      <w:b w:val="0"/>
    </w:rPr>
  </w:style>
  <w:style w:type="character" w:customStyle="1" w:styleId="WW8Num38z0">
    <w:name w:val="WW8Num38z0"/>
    <w:rsid w:val="00827B22"/>
    <w:rPr>
      <w:b w:val="0"/>
    </w:rPr>
  </w:style>
  <w:style w:type="character" w:styleId="PageNumber">
    <w:name w:val="page number"/>
    <w:basedOn w:val="DefaultParagraphFont"/>
    <w:rsid w:val="00827B22"/>
  </w:style>
  <w:style w:type="paragraph" w:customStyle="1" w:styleId="Heading">
    <w:name w:val="Heading"/>
    <w:basedOn w:val="Normal"/>
    <w:next w:val="BodyText"/>
    <w:rsid w:val="00827B22"/>
    <w:pPr>
      <w:keepNext/>
      <w:suppressAutoHyphens/>
      <w:spacing w:before="240" w:after="120" w:line="240" w:lineRule="auto"/>
    </w:pPr>
    <w:rPr>
      <w:rFonts w:ascii="Arial" w:eastAsia="Lucida Sans Unicode" w:hAnsi="Arial" w:cs="Tahoma"/>
      <w:sz w:val="28"/>
      <w:szCs w:val="28"/>
      <w:lang w:eastAsia="ar-SA"/>
    </w:rPr>
  </w:style>
  <w:style w:type="paragraph" w:styleId="BodyText">
    <w:name w:val="Body Text"/>
    <w:basedOn w:val="Normal"/>
    <w:link w:val="BodyTextChar"/>
    <w:rsid w:val="00827B22"/>
    <w:pPr>
      <w:suppressAutoHyphens/>
      <w:spacing w:after="0" w:line="240" w:lineRule="auto"/>
      <w:jc w:val="both"/>
    </w:pPr>
    <w:rPr>
      <w:rFonts w:ascii="Arial" w:eastAsia="Times New Roman" w:hAnsi="Arial"/>
      <w:sz w:val="24"/>
      <w:szCs w:val="24"/>
      <w:lang w:eastAsia="ar-SA"/>
    </w:rPr>
  </w:style>
  <w:style w:type="character" w:customStyle="1" w:styleId="BodyTextChar">
    <w:name w:val="Body Text Char"/>
    <w:link w:val="BodyText"/>
    <w:rsid w:val="00827B22"/>
    <w:rPr>
      <w:rFonts w:ascii="Arial" w:eastAsia="Times New Roman" w:hAnsi="Arial" w:cs="Arial"/>
      <w:sz w:val="24"/>
      <w:szCs w:val="24"/>
      <w:lang w:eastAsia="ar-SA"/>
    </w:rPr>
  </w:style>
  <w:style w:type="paragraph" w:styleId="List">
    <w:name w:val="List"/>
    <w:basedOn w:val="BodyText"/>
    <w:rsid w:val="00827B22"/>
    <w:rPr>
      <w:rFonts w:cs="Tahoma"/>
    </w:rPr>
  </w:style>
  <w:style w:type="paragraph" w:styleId="Caption">
    <w:name w:val="caption"/>
    <w:basedOn w:val="Normal"/>
    <w:qFormat/>
    <w:rsid w:val="00827B22"/>
    <w:pPr>
      <w:suppressLineNumbers/>
      <w:suppressAutoHyphens/>
      <w:spacing w:before="120" w:after="120" w:line="240" w:lineRule="auto"/>
    </w:pPr>
    <w:rPr>
      <w:rFonts w:ascii="Arial" w:eastAsia="Times New Roman" w:hAnsi="Arial" w:cs="Tahoma"/>
      <w:i/>
      <w:iCs/>
      <w:sz w:val="24"/>
      <w:szCs w:val="24"/>
      <w:lang w:eastAsia="ar-SA"/>
    </w:rPr>
  </w:style>
  <w:style w:type="paragraph" w:customStyle="1" w:styleId="Index">
    <w:name w:val="Index"/>
    <w:basedOn w:val="Normal"/>
    <w:rsid w:val="00827B22"/>
    <w:pPr>
      <w:suppressLineNumbers/>
      <w:suppressAutoHyphens/>
      <w:spacing w:after="0" w:line="240" w:lineRule="auto"/>
    </w:pPr>
    <w:rPr>
      <w:rFonts w:ascii="Arial" w:eastAsia="Times New Roman" w:hAnsi="Arial" w:cs="Tahoma"/>
      <w:sz w:val="24"/>
      <w:szCs w:val="24"/>
      <w:lang w:eastAsia="ar-SA"/>
    </w:rPr>
  </w:style>
  <w:style w:type="paragraph" w:styleId="BodyText2">
    <w:name w:val="Body Text 2"/>
    <w:basedOn w:val="Normal"/>
    <w:link w:val="BodyText2Char"/>
    <w:rsid w:val="00827B22"/>
    <w:pPr>
      <w:suppressAutoHyphens/>
      <w:spacing w:after="0" w:line="240" w:lineRule="auto"/>
      <w:jc w:val="center"/>
    </w:pPr>
    <w:rPr>
      <w:rFonts w:ascii="Arial" w:eastAsia="Times New Roman" w:hAnsi="Arial"/>
      <w:b/>
      <w:sz w:val="24"/>
      <w:szCs w:val="24"/>
      <w:lang w:eastAsia="ar-SA"/>
    </w:rPr>
  </w:style>
  <w:style w:type="character" w:customStyle="1" w:styleId="BodyText2Char">
    <w:name w:val="Body Text 2 Char"/>
    <w:link w:val="BodyText2"/>
    <w:rsid w:val="00827B22"/>
    <w:rPr>
      <w:rFonts w:ascii="Arial" w:eastAsia="Times New Roman" w:hAnsi="Arial" w:cs="Arial"/>
      <w:b/>
      <w:sz w:val="24"/>
      <w:szCs w:val="24"/>
      <w:lang w:eastAsia="ar-SA"/>
    </w:rPr>
  </w:style>
  <w:style w:type="paragraph" w:customStyle="1" w:styleId="TableContents">
    <w:name w:val="Table Contents"/>
    <w:basedOn w:val="Normal"/>
    <w:rsid w:val="00827B22"/>
    <w:pPr>
      <w:suppressLineNumbers/>
      <w:suppressAutoHyphens/>
      <w:spacing w:after="0" w:line="240" w:lineRule="auto"/>
    </w:pPr>
    <w:rPr>
      <w:rFonts w:ascii="Times New Roman" w:eastAsia="Times New Roman" w:hAnsi="Times New Roman" w:cs="Times New Roman"/>
      <w:sz w:val="24"/>
      <w:szCs w:val="24"/>
      <w:lang w:eastAsia="ar-SA"/>
    </w:rPr>
  </w:style>
  <w:style w:type="paragraph" w:customStyle="1" w:styleId="TableHeading">
    <w:name w:val="Table Heading"/>
    <w:basedOn w:val="TableContents"/>
    <w:rsid w:val="00827B22"/>
    <w:pPr>
      <w:jc w:val="center"/>
    </w:pPr>
    <w:rPr>
      <w:b/>
      <w:bCs/>
      <w:i/>
      <w:iCs/>
    </w:rPr>
  </w:style>
  <w:style w:type="paragraph" w:customStyle="1" w:styleId="Framecontents">
    <w:name w:val="Frame contents"/>
    <w:basedOn w:val="BodyText"/>
    <w:rsid w:val="00827B22"/>
  </w:style>
  <w:style w:type="character" w:styleId="Hyperlink">
    <w:name w:val="Hyperlink"/>
    <w:uiPriority w:val="99"/>
    <w:qFormat/>
    <w:rsid w:val="00827B22"/>
    <w:rPr>
      <w:color w:val="0000FF"/>
      <w:u w:val="single"/>
    </w:rPr>
  </w:style>
  <w:style w:type="table" w:styleId="TableGrid">
    <w:name w:val="Table Grid"/>
    <w:basedOn w:val="TableNormal"/>
    <w:uiPriority w:val="59"/>
    <w:rsid w:val="00827B22"/>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Indent2Char">
    <w:name w:val="Body Text Indent 2 Char"/>
    <w:link w:val="BodyTextIndent2"/>
    <w:uiPriority w:val="99"/>
    <w:semiHidden/>
    <w:rsid w:val="00827B22"/>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uiPriority w:val="99"/>
    <w:semiHidden/>
    <w:unhideWhenUsed/>
    <w:rsid w:val="00827B22"/>
    <w:pPr>
      <w:suppressAutoHyphens/>
      <w:spacing w:after="120" w:line="480" w:lineRule="auto"/>
      <w:ind w:left="360"/>
    </w:pPr>
    <w:rPr>
      <w:rFonts w:ascii="Times New Roman" w:eastAsia="Times New Roman" w:hAnsi="Times New Roman" w:cs="Times New Roman"/>
      <w:sz w:val="24"/>
      <w:szCs w:val="24"/>
      <w:lang w:eastAsia="ar-SA"/>
    </w:rPr>
  </w:style>
  <w:style w:type="character" w:customStyle="1" w:styleId="st">
    <w:name w:val="st"/>
    <w:rsid w:val="00827B22"/>
  </w:style>
  <w:style w:type="character" w:styleId="Emphasis">
    <w:name w:val="Emphasis"/>
    <w:uiPriority w:val="20"/>
    <w:qFormat/>
    <w:rsid w:val="00827B22"/>
    <w:rPr>
      <w:i/>
      <w:iCs/>
    </w:rPr>
  </w:style>
  <w:style w:type="character" w:customStyle="1" w:styleId="UnresolvedMention1">
    <w:name w:val="Unresolved Mention1"/>
    <w:uiPriority w:val="99"/>
    <w:semiHidden/>
    <w:unhideWhenUsed/>
    <w:rsid w:val="003E34DB"/>
    <w:rPr>
      <w:color w:val="808080"/>
      <w:shd w:val="clear" w:color="auto" w:fill="E6E6E6"/>
    </w:rPr>
  </w:style>
  <w:style w:type="paragraph" w:customStyle="1" w:styleId="Default">
    <w:name w:val="Default"/>
    <w:rsid w:val="00D633F4"/>
    <w:pPr>
      <w:autoSpaceDE w:val="0"/>
      <w:autoSpaceDN w:val="0"/>
      <w:adjustRightInd w:val="0"/>
    </w:pPr>
    <w:rPr>
      <w:rFonts w:ascii="Franklin Gothic Medium" w:hAnsi="Franklin Gothic Medium" w:cs="Franklin Gothic Medium"/>
      <w:color w:val="000000"/>
      <w:sz w:val="24"/>
      <w:szCs w:val="24"/>
      <w:lang w:val="en-US" w:eastAsia="en-US"/>
    </w:rPr>
  </w:style>
  <w:style w:type="character" w:customStyle="1" w:styleId="UnresolvedMention2">
    <w:name w:val="Unresolved Mention2"/>
    <w:uiPriority w:val="99"/>
    <w:semiHidden/>
    <w:unhideWhenUsed/>
    <w:rsid w:val="009E678E"/>
    <w:rPr>
      <w:color w:val="605E5C"/>
      <w:shd w:val="clear" w:color="auto" w:fill="E1DFDD"/>
    </w:rPr>
  </w:style>
  <w:style w:type="paragraph" w:styleId="Revision">
    <w:name w:val="Revision"/>
    <w:hidden/>
    <w:uiPriority w:val="99"/>
    <w:semiHidden/>
    <w:rsid w:val="00CA1C84"/>
    <w:rPr>
      <w:sz w:val="22"/>
      <w:szCs w:val="22"/>
      <w:lang w:val="en-US" w:eastAsia="en-US"/>
    </w:rPr>
  </w:style>
  <w:style w:type="paragraph" w:customStyle="1" w:styleId="Style3">
    <w:name w:val="Style 3"/>
    <w:basedOn w:val="Normal"/>
    <w:rsid w:val="001C4258"/>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ui-provider">
    <w:name w:val="ui-provider"/>
    <w:basedOn w:val="DefaultParagraphFont"/>
    <w:rsid w:val="008E7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5830">
      <w:bodyDiv w:val="1"/>
      <w:marLeft w:val="0"/>
      <w:marRight w:val="0"/>
      <w:marTop w:val="0"/>
      <w:marBottom w:val="0"/>
      <w:divBdr>
        <w:top w:val="none" w:sz="0" w:space="0" w:color="auto"/>
        <w:left w:val="none" w:sz="0" w:space="0" w:color="auto"/>
        <w:bottom w:val="none" w:sz="0" w:space="0" w:color="auto"/>
        <w:right w:val="none" w:sz="0" w:space="0" w:color="auto"/>
      </w:divBdr>
    </w:div>
    <w:div w:id="70586341">
      <w:bodyDiv w:val="1"/>
      <w:marLeft w:val="0"/>
      <w:marRight w:val="0"/>
      <w:marTop w:val="0"/>
      <w:marBottom w:val="0"/>
      <w:divBdr>
        <w:top w:val="none" w:sz="0" w:space="0" w:color="auto"/>
        <w:left w:val="none" w:sz="0" w:space="0" w:color="auto"/>
        <w:bottom w:val="none" w:sz="0" w:space="0" w:color="auto"/>
        <w:right w:val="none" w:sz="0" w:space="0" w:color="auto"/>
      </w:divBdr>
    </w:div>
    <w:div w:id="240258276">
      <w:bodyDiv w:val="1"/>
      <w:marLeft w:val="0"/>
      <w:marRight w:val="0"/>
      <w:marTop w:val="0"/>
      <w:marBottom w:val="0"/>
      <w:divBdr>
        <w:top w:val="none" w:sz="0" w:space="0" w:color="auto"/>
        <w:left w:val="none" w:sz="0" w:space="0" w:color="auto"/>
        <w:bottom w:val="none" w:sz="0" w:space="0" w:color="auto"/>
        <w:right w:val="none" w:sz="0" w:space="0" w:color="auto"/>
      </w:divBdr>
    </w:div>
    <w:div w:id="367488351">
      <w:bodyDiv w:val="1"/>
      <w:marLeft w:val="0"/>
      <w:marRight w:val="0"/>
      <w:marTop w:val="0"/>
      <w:marBottom w:val="0"/>
      <w:divBdr>
        <w:top w:val="none" w:sz="0" w:space="0" w:color="auto"/>
        <w:left w:val="none" w:sz="0" w:space="0" w:color="auto"/>
        <w:bottom w:val="none" w:sz="0" w:space="0" w:color="auto"/>
        <w:right w:val="none" w:sz="0" w:space="0" w:color="auto"/>
      </w:divBdr>
    </w:div>
    <w:div w:id="411315431">
      <w:bodyDiv w:val="1"/>
      <w:marLeft w:val="0"/>
      <w:marRight w:val="0"/>
      <w:marTop w:val="0"/>
      <w:marBottom w:val="0"/>
      <w:divBdr>
        <w:top w:val="none" w:sz="0" w:space="0" w:color="auto"/>
        <w:left w:val="none" w:sz="0" w:space="0" w:color="auto"/>
        <w:bottom w:val="none" w:sz="0" w:space="0" w:color="auto"/>
        <w:right w:val="none" w:sz="0" w:space="0" w:color="auto"/>
      </w:divBdr>
    </w:div>
    <w:div w:id="703136155">
      <w:bodyDiv w:val="1"/>
      <w:marLeft w:val="0"/>
      <w:marRight w:val="0"/>
      <w:marTop w:val="0"/>
      <w:marBottom w:val="0"/>
      <w:divBdr>
        <w:top w:val="none" w:sz="0" w:space="0" w:color="auto"/>
        <w:left w:val="none" w:sz="0" w:space="0" w:color="auto"/>
        <w:bottom w:val="none" w:sz="0" w:space="0" w:color="auto"/>
        <w:right w:val="none" w:sz="0" w:space="0" w:color="auto"/>
      </w:divBdr>
    </w:div>
    <w:div w:id="810100279">
      <w:bodyDiv w:val="1"/>
      <w:marLeft w:val="0"/>
      <w:marRight w:val="0"/>
      <w:marTop w:val="0"/>
      <w:marBottom w:val="0"/>
      <w:divBdr>
        <w:top w:val="none" w:sz="0" w:space="0" w:color="auto"/>
        <w:left w:val="none" w:sz="0" w:space="0" w:color="auto"/>
        <w:bottom w:val="none" w:sz="0" w:space="0" w:color="auto"/>
        <w:right w:val="none" w:sz="0" w:space="0" w:color="auto"/>
      </w:divBdr>
    </w:div>
    <w:div w:id="830831239">
      <w:bodyDiv w:val="1"/>
      <w:marLeft w:val="0"/>
      <w:marRight w:val="0"/>
      <w:marTop w:val="0"/>
      <w:marBottom w:val="0"/>
      <w:divBdr>
        <w:top w:val="none" w:sz="0" w:space="0" w:color="auto"/>
        <w:left w:val="none" w:sz="0" w:space="0" w:color="auto"/>
        <w:bottom w:val="none" w:sz="0" w:space="0" w:color="auto"/>
        <w:right w:val="none" w:sz="0" w:space="0" w:color="auto"/>
      </w:divBdr>
    </w:div>
    <w:div w:id="895120379">
      <w:bodyDiv w:val="1"/>
      <w:marLeft w:val="0"/>
      <w:marRight w:val="0"/>
      <w:marTop w:val="0"/>
      <w:marBottom w:val="0"/>
      <w:divBdr>
        <w:top w:val="none" w:sz="0" w:space="0" w:color="auto"/>
        <w:left w:val="none" w:sz="0" w:space="0" w:color="auto"/>
        <w:bottom w:val="none" w:sz="0" w:space="0" w:color="auto"/>
        <w:right w:val="none" w:sz="0" w:space="0" w:color="auto"/>
      </w:divBdr>
    </w:div>
    <w:div w:id="938214935">
      <w:bodyDiv w:val="1"/>
      <w:marLeft w:val="0"/>
      <w:marRight w:val="0"/>
      <w:marTop w:val="0"/>
      <w:marBottom w:val="0"/>
      <w:divBdr>
        <w:top w:val="none" w:sz="0" w:space="0" w:color="auto"/>
        <w:left w:val="none" w:sz="0" w:space="0" w:color="auto"/>
        <w:bottom w:val="none" w:sz="0" w:space="0" w:color="auto"/>
        <w:right w:val="none" w:sz="0" w:space="0" w:color="auto"/>
      </w:divBdr>
    </w:div>
    <w:div w:id="1311323922">
      <w:bodyDiv w:val="1"/>
      <w:marLeft w:val="0"/>
      <w:marRight w:val="0"/>
      <w:marTop w:val="0"/>
      <w:marBottom w:val="0"/>
      <w:divBdr>
        <w:top w:val="none" w:sz="0" w:space="0" w:color="auto"/>
        <w:left w:val="none" w:sz="0" w:space="0" w:color="auto"/>
        <w:bottom w:val="none" w:sz="0" w:space="0" w:color="auto"/>
        <w:right w:val="none" w:sz="0" w:space="0" w:color="auto"/>
      </w:divBdr>
    </w:div>
    <w:div w:id="1557276153">
      <w:bodyDiv w:val="1"/>
      <w:marLeft w:val="0"/>
      <w:marRight w:val="0"/>
      <w:marTop w:val="0"/>
      <w:marBottom w:val="0"/>
      <w:divBdr>
        <w:top w:val="none" w:sz="0" w:space="0" w:color="auto"/>
        <w:left w:val="none" w:sz="0" w:space="0" w:color="auto"/>
        <w:bottom w:val="none" w:sz="0" w:space="0" w:color="auto"/>
        <w:right w:val="none" w:sz="0" w:space="0" w:color="auto"/>
      </w:divBdr>
    </w:div>
    <w:div w:id="1757358215">
      <w:bodyDiv w:val="1"/>
      <w:marLeft w:val="0"/>
      <w:marRight w:val="0"/>
      <w:marTop w:val="0"/>
      <w:marBottom w:val="0"/>
      <w:divBdr>
        <w:top w:val="none" w:sz="0" w:space="0" w:color="auto"/>
        <w:left w:val="none" w:sz="0" w:space="0" w:color="auto"/>
        <w:bottom w:val="none" w:sz="0" w:space="0" w:color="auto"/>
        <w:right w:val="none" w:sz="0" w:space="0" w:color="auto"/>
      </w:divBdr>
    </w:div>
    <w:div w:id="1933391529">
      <w:bodyDiv w:val="1"/>
      <w:marLeft w:val="0"/>
      <w:marRight w:val="0"/>
      <w:marTop w:val="0"/>
      <w:marBottom w:val="0"/>
      <w:divBdr>
        <w:top w:val="none" w:sz="0" w:space="0" w:color="auto"/>
        <w:left w:val="none" w:sz="0" w:space="0" w:color="auto"/>
        <w:bottom w:val="none" w:sz="0" w:space="0" w:color="auto"/>
        <w:right w:val="none" w:sz="0" w:space="0" w:color="auto"/>
      </w:divBdr>
    </w:div>
    <w:div w:id="2026903869">
      <w:bodyDiv w:val="1"/>
      <w:marLeft w:val="0"/>
      <w:marRight w:val="0"/>
      <w:marTop w:val="0"/>
      <w:marBottom w:val="0"/>
      <w:divBdr>
        <w:top w:val="none" w:sz="0" w:space="0" w:color="auto"/>
        <w:left w:val="none" w:sz="0" w:space="0" w:color="auto"/>
        <w:bottom w:val="none" w:sz="0" w:space="0" w:color="auto"/>
        <w:right w:val="none" w:sz="0" w:space="0" w:color="auto"/>
      </w:divBdr>
    </w:div>
    <w:div w:id="208241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6.png"/><Relationship Id="rId42" Type="http://schemas.openxmlformats.org/officeDocument/2006/relationships/image" Target="media/image22.jpeg"/><Relationship Id="rId47" Type="http://schemas.openxmlformats.org/officeDocument/2006/relationships/hyperlink" Target="mailto:keuangan@malang.rs-primahusada.com" TargetMode="External"/><Relationship Id="rId63" Type="http://schemas.openxmlformats.org/officeDocument/2006/relationships/footer" Target="footer1.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8.jpeg"/><Relationship Id="rId32" Type="http://schemas.openxmlformats.org/officeDocument/2006/relationships/image" Target="media/image14.jpe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mailto:marketing@malang.rs-primahusada.com" TargetMode="External"/><Relationship Id="rId53" Type="http://schemas.openxmlformats.org/officeDocument/2006/relationships/hyperlink" Target="mailto:admklaim.rsph@gmail.com" TargetMode="External"/><Relationship Id="rId58" Type="http://schemas.openxmlformats.org/officeDocument/2006/relationships/hyperlink" Target="mailto:rs-primahusada@gmail.com" TargetMode="External"/><Relationship Id="rId66"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oleObject" Target="embeddings/oleObject4.bin"/><Relationship Id="rId35" Type="http://schemas.openxmlformats.org/officeDocument/2006/relationships/oleObject" Target="embeddings/oleObject5.bin"/><Relationship Id="rId43" Type="http://schemas.openxmlformats.org/officeDocument/2006/relationships/image" Target="media/image23.png"/><Relationship Id="rId48" Type="http://schemas.openxmlformats.org/officeDocument/2006/relationships/hyperlink" Target="mailto:keuanganrsphs@gmail.com" TargetMode="External"/><Relationship Id="rId56" Type="http://schemas.openxmlformats.org/officeDocument/2006/relationships/hyperlink" Target="mailto:keuangan@sukorejo.rs-primahusada.com"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mailto:admklaim.rsph@gmail.co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9.jpeg"/><Relationship Id="rId33" Type="http://schemas.openxmlformats.org/officeDocument/2006/relationships/hyperlink" Target="mailto:melalui" TargetMode="External"/><Relationship Id="rId38" Type="http://schemas.openxmlformats.org/officeDocument/2006/relationships/image" Target="media/image18.png"/><Relationship Id="rId46" Type="http://schemas.openxmlformats.org/officeDocument/2006/relationships/hyperlink" Target="mailto:backupdatamarkatingphs@gmail.com" TargetMode="External"/><Relationship Id="rId59" Type="http://schemas.openxmlformats.org/officeDocument/2006/relationships/hyperlink" Target="mailto:rsprimahusadasukorejo@gmail.com" TargetMode="External"/><Relationship Id="rId67" Type="http://schemas.openxmlformats.org/officeDocument/2006/relationships/fontTable" Target="fontTable.xml"/><Relationship Id="rId20" Type="http://schemas.openxmlformats.org/officeDocument/2006/relationships/oleObject" Target="embeddings/oleObject1.bin"/><Relationship Id="rId41" Type="http://schemas.openxmlformats.org/officeDocument/2006/relationships/image" Target="media/image21.png"/><Relationship Id="rId54" Type="http://schemas.openxmlformats.org/officeDocument/2006/relationships/hyperlink" Target="mailto:keuangan@malang.rs-primahusada.com"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oleObject" Target="embeddings/oleObject2.bin"/><Relationship Id="rId28" Type="http://schemas.openxmlformats.org/officeDocument/2006/relationships/oleObject" Target="embeddings/oleObject3.bin"/><Relationship Id="rId36" Type="http://schemas.openxmlformats.org/officeDocument/2006/relationships/image" Target="media/image16.png"/><Relationship Id="rId49" Type="http://schemas.openxmlformats.org/officeDocument/2006/relationships/hyperlink" Target="mailto:rs-primahusada@gmail.com" TargetMode="External"/><Relationship Id="rId57" Type="http://schemas.openxmlformats.org/officeDocument/2006/relationships/hyperlink" Target="mailto:rsprimahusadasukorejo@gmail.com" TargetMode="Externa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hyperlink" Target="mailto:keuangan@malang.rs-primahusada.com" TargetMode="External"/><Relationship Id="rId60" Type="http://schemas.openxmlformats.org/officeDocument/2006/relationships/image" Target="media/image22.png"/><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jpeg"/><Relationship Id="rId39" Type="http://schemas.openxmlformats.org/officeDocument/2006/relationships/image" Target="media/image19.png"/><Relationship Id="rId34" Type="http://schemas.openxmlformats.org/officeDocument/2006/relationships/image" Target="media/image15.png"/><Relationship Id="rId50" Type="http://schemas.openxmlformats.org/officeDocument/2006/relationships/hyperlink" Target="mailto:rsprimahusadasukorejo@gmail.com" TargetMode="External"/><Relationship Id="rId55" Type="http://schemas.openxmlformats.org/officeDocument/2006/relationships/hyperlink" Target="mailto:rsph.kas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CCF89B9E79C3047AF297CD584FE5444" ma:contentTypeVersion="0" ma:contentTypeDescription="Create a new document." ma:contentTypeScope="" ma:versionID="b33eb6035332f8472e5af97c42b1080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3B45F4-8449-420E-BEBB-5D0747225E7B}">
  <ds:schemaRefs>
    <ds:schemaRef ds:uri="http://schemas.openxmlformats.org/officeDocument/2006/bibliography"/>
  </ds:schemaRefs>
</ds:datastoreItem>
</file>

<file path=customXml/itemProps2.xml><?xml version="1.0" encoding="utf-8"?>
<ds:datastoreItem xmlns:ds="http://schemas.openxmlformats.org/officeDocument/2006/customXml" ds:itemID="{0392ED27-2F27-4E80-9B38-635335C93FA3}">
  <ds:schemaRefs>
    <ds:schemaRef ds:uri="http://schemas.microsoft.com/sharepoint/v3/contenttype/forms"/>
  </ds:schemaRefs>
</ds:datastoreItem>
</file>

<file path=customXml/itemProps3.xml><?xml version="1.0" encoding="utf-8"?>
<ds:datastoreItem xmlns:ds="http://schemas.openxmlformats.org/officeDocument/2006/customXml" ds:itemID="{E04D3891-A445-4A22-818B-80F342B3D6A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6F52C8-430F-4768-9433-9392D34AF4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efead094-560e-463c-bb19-c3c75b05d1f6}" enabled="1" method="Privileged" siteId="{7007305e-2664-4e6b-b9a4-c4d5ccfd1524}" removed="0"/>
</clbl:labelList>
</file>

<file path=docProps/app.xml><?xml version="1.0" encoding="utf-8"?>
<Properties xmlns="http://schemas.openxmlformats.org/officeDocument/2006/extended-properties" xmlns:vt="http://schemas.openxmlformats.org/officeDocument/2006/docPropsVTypes">
  <Template>Normal</Template>
  <TotalTime>247</TotalTime>
  <Pages>23</Pages>
  <Words>6940</Words>
  <Characters>39561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Marizka Septina Ramadhani</dc:creator>
  <cp:keywords/>
  <dc:description/>
  <cp:lastModifiedBy>SEKRE-1</cp:lastModifiedBy>
  <cp:revision>121</cp:revision>
  <dcterms:created xsi:type="dcterms:W3CDTF">2024-01-09T09:17:00Z</dcterms:created>
  <dcterms:modified xsi:type="dcterms:W3CDTF">2024-03-13T03:25:00Z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59ba4c-3351-4470-9ca1-a68f2363ab0c_SiteId">
    <vt:lpwstr>7007305e-2664-4e6b-b9a4-c4d5ccfd1524</vt:lpwstr>
  </property>
  <property fmtid="{D5CDD505-2E9C-101B-9397-08002B2CF9AE}" pid="3" name="MSIP_Label_2659ba4c-3351-4470-9ca1-a68f2363ab0c_SetDate">
    <vt:lpwstr>2023-10-25T04:54:02+0700</vt:lpwstr>
  </property>
  <property fmtid="{D5CDD505-2E9C-101B-9397-08002B2CF9AE}" pid="4" name="MSIP_Label_2659ba4c-3351-4470-9ca1-a68f2363ab0c_Name">
    <vt:lpwstr>Restricted-Sensitive (PRU)</vt:lpwstr>
  </property>
  <property fmtid="{D5CDD505-2E9C-101B-9397-08002B2CF9AE}" pid="5" name="MSIP_Label_2659ba4c-3351-4470-9ca1-a68f2363ab0c_Method">
    <vt:lpwstr>Standard</vt:lpwstr>
  </property>
  <property fmtid="{D5CDD505-2E9C-101B-9397-08002B2CF9AE}" pid="6" name="MSIP_Label_2659ba4c-3351-4470-9ca1-a68f2363ab0c_Enabled">
    <vt:lpwstr>true</vt:lpwstr>
  </property>
  <property fmtid="{D5CDD505-2E9C-101B-9397-08002B2CF9AE}" pid="7" name="MSIP_Label_2659ba4c-3351-4470-9ca1-a68f2363ab0c_ContentBits">
    <vt:lpwstr>8</vt:lpwstr>
  </property>
  <property fmtid="{D5CDD505-2E9C-101B-9397-08002B2CF9AE}" pid="8" name="MSIP_Label_2659ba4c-3351-4470-9ca1-a68f2363ab0c_ActionId">
    <vt:lpwstr>c01dbfab-1378-464a-a7ab-0000e4a63b1a</vt:lpwstr>
  </property>
  <property fmtid="{D5CDD505-2E9C-101B-9397-08002B2CF9AE}" pid="9" name="ContentTypeId">
    <vt:lpwstr>0x0101000CCF89B9E79C3047AF297CD584FE5444</vt:lpwstr>
  </property>
</Properties>
</file>