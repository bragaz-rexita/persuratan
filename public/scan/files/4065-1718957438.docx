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FCC9F1" w14:textId="77777777" w:rsidR="000C78C2" w:rsidRPr="00D32437" w:rsidRDefault="000C78C2" w:rsidP="00680D0E">
      <w:pPr>
        <w:rPr>
          <w:rFonts w:ascii="Arial" w:hAnsi="Arial" w:cs="Arial"/>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5010"/>
      </w:tblGrid>
      <w:tr w:rsidR="00CD3FD2" w:rsidRPr="00D32437" w14:paraId="098B2D45" w14:textId="77777777" w:rsidTr="00D43CCE">
        <w:trPr>
          <w:trHeight w:val="20"/>
        </w:trPr>
        <w:tc>
          <w:tcPr>
            <w:tcW w:w="4962" w:type="dxa"/>
            <w:shd w:val="clear" w:color="auto" w:fill="auto"/>
            <w:vAlign w:val="center"/>
            <w:hideMark/>
          </w:tcPr>
          <w:p w14:paraId="5D1C0760" w14:textId="7A426F43" w:rsidR="00D20921" w:rsidRPr="00D32437" w:rsidRDefault="00E648E0" w:rsidP="00680D0E">
            <w:pPr>
              <w:spacing w:after="0" w:line="240" w:lineRule="auto"/>
              <w:jc w:val="center"/>
              <w:rPr>
                <w:rFonts w:ascii="Arial" w:eastAsia="Times New Roman" w:hAnsi="Arial" w:cs="Arial"/>
                <w:b/>
                <w:bCs/>
                <w:color w:val="000000"/>
                <w:sz w:val="20"/>
                <w:szCs w:val="20"/>
              </w:rPr>
            </w:pPr>
            <w:bookmarkStart w:id="0" w:name="_Hlk105414760" w:colFirst="1" w:colLast="1"/>
            <w:r w:rsidRPr="00D32437">
              <w:rPr>
                <w:rFonts w:ascii="Arial" w:eastAsia="Times New Roman" w:hAnsi="Arial" w:cs="Arial"/>
                <w:b/>
                <w:bCs/>
                <w:color w:val="000000"/>
                <w:sz w:val="20"/>
                <w:szCs w:val="20"/>
              </w:rPr>
              <w:t>PERJANJIAN KERJASAMA</w:t>
            </w:r>
          </w:p>
          <w:p w14:paraId="7473F53C" w14:textId="2F285E89" w:rsidR="00D20921" w:rsidRPr="00D32437" w:rsidRDefault="00D20921" w:rsidP="00680D0E">
            <w:pPr>
              <w:spacing w:after="0" w:line="240" w:lineRule="auto"/>
              <w:jc w:val="center"/>
              <w:rPr>
                <w:rFonts w:ascii="Arial" w:eastAsia="Times New Roman" w:hAnsi="Arial" w:cs="Arial"/>
                <w:b/>
                <w:bCs/>
                <w:color w:val="000000"/>
                <w:sz w:val="20"/>
                <w:szCs w:val="20"/>
                <w:lang w:val="id-ID"/>
              </w:rPr>
            </w:pPr>
          </w:p>
        </w:tc>
        <w:tc>
          <w:tcPr>
            <w:tcW w:w="0" w:type="auto"/>
            <w:shd w:val="clear" w:color="auto" w:fill="auto"/>
            <w:vAlign w:val="center"/>
            <w:hideMark/>
          </w:tcPr>
          <w:p w14:paraId="1F93F0D7" w14:textId="0F39609F" w:rsidR="00CD3FD2" w:rsidRPr="00D32437" w:rsidRDefault="00E648E0" w:rsidP="001170DA">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COOPERATION AGREEMENT</w:t>
            </w:r>
          </w:p>
        </w:tc>
      </w:tr>
      <w:tr w:rsidR="00CD3FD2" w:rsidRPr="00D32437" w14:paraId="759A1D5C" w14:textId="77777777" w:rsidTr="00D43CCE">
        <w:trPr>
          <w:trHeight w:val="20"/>
        </w:trPr>
        <w:tc>
          <w:tcPr>
            <w:tcW w:w="4962" w:type="dxa"/>
            <w:shd w:val="clear" w:color="auto" w:fill="auto"/>
            <w:hideMark/>
          </w:tcPr>
          <w:p w14:paraId="3B545648"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hideMark/>
          </w:tcPr>
          <w:p w14:paraId="2D7ED40F" w14:textId="77777777" w:rsidR="00CD3FD2" w:rsidRPr="00D32437" w:rsidRDefault="00CD3FD2" w:rsidP="00680D0E">
            <w:pPr>
              <w:spacing w:after="0" w:line="240" w:lineRule="auto"/>
              <w:rPr>
                <w:rFonts w:ascii="Arial" w:eastAsia="Times New Roman" w:hAnsi="Arial" w:cs="Arial"/>
                <w:sz w:val="20"/>
                <w:szCs w:val="20"/>
              </w:rPr>
            </w:pPr>
          </w:p>
        </w:tc>
      </w:tr>
      <w:tr w:rsidR="00C538A3" w:rsidRPr="00D32437" w14:paraId="285ECE1F" w14:textId="77777777" w:rsidTr="00D43CCE">
        <w:trPr>
          <w:trHeight w:val="20"/>
        </w:trPr>
        <w:tc>
          <w:tcPr>
            <w:tcW w:w="4962" w:type="dxa"/>
            <w:shd w:val="clear" w:color="auto" w:fill="auto"/>
            <w:vAlign w:val="center"/>
            <w:hideMark/>
          </w:tcPr>
          <w:p w14:paraId="3465516D" w14:textId="3F4930D9" w:rsidR="00C538A3" w:rsidRPr="00260DC3" w:rsidRDefault="00C538A3" w:rsidP="00C538A3">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r w:rsidR="00826A32">
              <w:rPr>
                <w:rFonts w:ascii="Arial" w:eastAsia="Times New Roman" w:hAnsi="Arial" w:cs="Arial"/>
                <w:b/>
                <w:bCs/>
                <w:color w:val="000000"/>
                <w:sz w:val="20"/>
                <w:szCs w:val="20"/>
                <w:lang w:val="id-ID"/>
              </w:rPr>
              <w:t>Lyondelbasell</w:t>
            </w:r>
            <w:r w:rsidR="00260DC3">
              <w:rPr>
                <w:rFonts w:ascii="Arial" w:eastAsia="Times New Roman" w:hAnsi="Arial" w:cs="Arial"/>
                <w:b/>
                <w:bCs/>
                <w:color w:val="000000"/>
                <w:sz w:val="20"/>
                <w:szCs w:val="20"/>
              </w:rPr>
              <w:t xml:space="preserve"> Advanced Polyolefins</w:t>
            </w:r>
          </w:p>
        </w:tc>
        <w:tc>
          <w:tcPr>
            <w:tcW w:w="0" w:type="auto"/>
            <w:shd w:val="clear" w:color="auto" w:fill="auto"/>
            <w:vAlign w:val="center"/>
          </w:tcPr>
          <w:p w14:paraId="2DF197F1" w14:textId="72687604" w:rsidR="00C538A3" w:rsidRPr="00260DC3" w:rsidRDefault="00E75B06" w:rsidP="00C538A3">
            <w:pPr>
              <w:spacing w:after="0" w:line="240" w:lineRule="auto"/>
              <w:jc w:val="center"/>
              <w:rPr>
                <w:rFonts w:ascii="Arial" w:eastAsia="Times New Roman" w:hAnsi="Arial" w:cs="Arial"/>
                <w:b/>
                <w:bCs/>
                <w:color w:val="000000"/>
                <w:sz w:val="20"/>
                <w:szCs w:val="20"/>
              </w:rPr>
            </w:pPr>
            <w:r>
              <w:rPr>
                <w:rFonts w:ascii="Arial" w:eastAsia="Times New Roman" w:hAnsi="Arial" w:cs="Arial"/>
                <w:b/>
                <w:bCs/>
                <w:color w:val="000000"/>
                <w:sz w:val="20"/>
                <w:szCs w:val="20"/>
                <w:lang w:val="id-ID"/>
              </w:rPr>
              <w:t>PT. Lyondelbasell</w:t>
            </w:r>
            <w:r w:rsidR="00260DC3">
              <w:rPr>
                <w:rFonts w:ascii="Arial" w:eastAsia="Times New Roman" w:hAnsi="Arial" w:cs="Arial"/>
                <w:b/>
                <w:bCs/>
                <w:color w:val="000000"/>
                <w:sz w:val="20"/>
                <w:szCs w:val="20"/>
              </w:rPr>
              <w:t xml:space="preserve"> Advanced Polyolefins</w:t>
            </w:r>
          </w:p>
        </w:tc>
      </w:tr>
      <w:tr w:rsidR="00CD3FD2" w:rsidRPr="00D32437" w14:paraId="3E5C0B35" w14:textId="77777777" w:rsidTr="00D43CCE">
        <w:trPr>
          <w:trHeight w:val="20"/>
        </w:trPr>
        <w:tc>
          <w:tcPr>
            <w:tcW w:w="4962" w:type="dxa"/>
            <w:shd w:val="clear" w:color="auto" w:fill="auto"/>
            <w:vAlign w:val="center"/>
            <w:hideMark/>
          </w:tcPr>
          <w:p w14:paraId="21145A4F" w14:textId="77777777" w:rsidR="00CD3FD2" w:rsidRPr="00D32437" w:rsidRDefault="00CD3FD2" w:rsidP="00680D0E">
            <w:pPr>
              <w:spacing w:after="0" w:line="240" w:lineRule="auto"/>
              <w:jc w:val="center"/>
              <w:rPr>
                <w:rFonts w:ascii="Arial" w:eastAsia="Times New Roman" w:hAnsi="Arial" w:cs="Arial"/>
                <w:color w:val="000000"/>
                <w:sz w:val="20"/>
                <w:szCs w:val="20"/>
              </w:rPr>
            </w:pPr>
            <w:proofErr w:type="spellStart"/>
            <w:r w:rsidRPr="00D32437">
              <w:rPr>
                <w:rFonts w:ascii="Arial" w:eastAsia="Times New Roman" w:hAnsi="Arial" w:cs="Arial"/>
                <w:color w:val="000000"/>
                <w:sz w:val="20"/>
                <w:szCs w:val="20"/>
              </w:rPr>
              <w:t>Dengan</w:t>
            </w:r>
            <w:proofErr w:type="spellEnd"/>
            <w:r w:rsidRPr="00D32437">
              <w:rPr>
                <w:rFonts w:ascii="Arial" w:eastAsia="Times New Roman" w:hAnsi="Arial" w:cs="Arial"/>
                <w:color w:val="000000"/>
                <w:sz w:val="20"/>
                <w:szCs w:val="20"/>
              </w:rPr>
              <w:t xml:space="preserve"> </w:t>
            </w:r>
          </w:p>
        </w:tc>
        <w:tc>
          <w:tcPr>
            <w:tcW w:w="0" w:type="auto"/>
            <w:shd w:val="clear" w:color="auto" w:fill="auto"/>
            <w:vAlign w:val="center"/>
          </w:tcPr>
          <w:p w14:paraId="24D945EB"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And</w:t>
            </w:r>
          </w:p>
        </w:tc>
      </w:tr>
      <w:tr w:rsidR="00CD3FD2" w:rsidRPr="00D32437" w14:paraId="59627081" w14:textId="77777777" w:rsidTr="00D43CCE">
        <w:trPr>
          <w:trHeight w:val="20"/>
        </w:trPr>
        <w:tc>
          <w:tcPr>
            <w:tcW w:w="4962" w:type="dxa"/>
            <w:shd w:val="clear" w:color="auto" w:fill="auto"/>
            <w:vAlign w:val="center"/>
            <w:hideMark/>
          </w:tcPr>
          <w:p w14:paraId="1A33703F" w14:textId="00808D03" w:rsidR="00B03292" w:rsidRPr="00D32437" w:rsidRDefault="00B03292" w:rsidP="00687AD2">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proofErr w:type="spellStart"/>
            <w:r w:rsidRPr="00D32437">
              <w:rPr>
                <w:rFonts w:ascii="Arial" w:eastAsia="Times New Roman" w:hAnsi="Arial" w:cs="Arial"/>
                <w:b/>
                <w:bCs/>
                <w:color w:val="000000"/>
                <w:sz w:val="20"/>
                <w:szCs w:val="20"/>
              </w:rPr>
              <w:t>Disa</w:t>
            </w:r>
            <w:proofErr w:type="spellEnd"/>
            <w:r w:rsidRPr="00D32437">
              <w:rPr>
                <w:rFonts w:ascii="Arial" w:eastAsia="Times New Roman" w:hAnsi="Arial" w:cs="Arial"/>
                <w:b/>
                <w:bCs/>
                <w:color w:val="000000"/>
                <w:sz w:val="20"/>
                <w:szCs w:val="20"/>
              </w:rPr>
              <w:t xml:space="preserve"> Prima Medika</w:t>
            </w:r>
            <w:r w:rsidR="007E263C" w:rsidRPr="00D32437">
              <w:rPr>
                <w:rFonts w:ascii="Arial" w:eastAsia="Times New Roman" w:hAnsi="Arial" w:cs="Arial"/>
                <w:b/>
                <w:bCs/>
                <w:color w:val="000000"/>
                <w:sz w:val="20"/>
                <w:szCs w:val="20"/>
              </w:rPr>
              <w:t xml:space="preserve"> </w:t>
            </w:r>
          </w:p>
        </w:tc>
        <w:tc>
          <w:tcPr>
            <w:tcW w:w="0" w:type="auto"/>
            <w:shd w:val="clear" w:color="auto" w:fill="auto"/>
            <w:vAlign w:val="center"/>
          </w:tcPr>
          <w:p w14:paraId="4265E080" w14:textId="49030D2A" w:rsidR="00CD3FD2" w:rsidRPr="00D32437" w:rsidRDefault="00EB5A84"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proofErr w:type="spellStart"/>
            <w:r w:rsidRPr="00D32437">
              <w:rPr>
                <w:rFonts w:ascii="Arial" w:eastAsia="Times New Roman" w:hAnsi="Arial" w:cs="Arial"/>
                <w:b/>
                <w:bCs/>
                <w:color w:val="000000"/>
                <w:sz w:val="20"/>
                <w:szCs w:val="20"/>
              </w:rPr>
              <w:t>Disa</w:t>
            </w:r>
            <w:proofErr w:type="spellEnd"/>
            <w:r w:rsidRPr="00D32437">
              <w:rPr>
                <w:rFonts w:ascii="Arial" w:eastAsia="Times New Roman" w:hAnsi="Arial" w:cs="Arial"/>
                <w:b/>
                <w:bCs/>
                <w:color w:val="000000"/>
                <w:sz w:val="20"/>
                <w:szCs w:val="20"/>
              </w:rPr>
              <w:t xml:space="preserve"> Prima Medika</w:t>
            </w:r>
          </w:p>
        </w:tc>
      </w:tr>
      <w:tr w:rsidR="00CD3FD2" w:rsidRPr="00D32437" w14:paraId="4C3EB994" w14:textId="77777777" w:rsidTr="00D43CCE">
        <w:trPr>
          <w:trHeight w:val="20"/>
        </w:trPr>
        <w:tc>
          <w:tcPr>
            <w:tcW w:w="4962" w:type="dxa"/>
            <w:shd w:val="clear" w:color="auto" w:fill="auto"/>
            <w:vAlign w:val="center"/>
            <w:hideMark/>
          </w:tcPr>
          <w:p w14:paraId="628231F2" w14:textId="77777777" w:rsidR="00CD3FD2" w:rsidRPr="00D32437" w:rsidRDefault="00CD3FD2" w:rsidP="00680D0E">
            <w:pPr>
              <w:spacing w:after="0" w:line="240" w:lineRule="auto"/>
              <w:jc w:val="center"/>
              <w:rPr>
                <w:rFonts w:ascii="Arial" w:eastAsia="Times New Roman" w:hAnsi="Arial" w:cs="Arial"/>
                <w:color w:val="000000"/>
                <w:sz w:val="20"/>
                <w:szCs w:val="20"/>
              </w:rPr>
            </w:pPr>
            <w:proofErr w:type="spellStart"/>
            <w:r w:rsidRPr="00D32437">
              <w:rPr>
                <w:rFonts w:ascii="Arial" w:eastAsia="Times New Roman" w:hAnsi="Arial" w:cs="Arial"/>
                <w:color w:val="000000"/>
                <w:sz w:val="20"/>
                <w:szCs w:val="20"/>
              </w:rPr>
              <w:t>Tentang</w:t>
            </w:r>
            <w:proofErr w:type="spellEnd"/>
          </w:p>
        </w:tc>
        <w:tc>
          <w:tcPr>
            <w:tcW w:w="0" w:type="auto"/>
            <w:shd w:val="clear" w:color="auto" w:fill="auto"/>
            <w:vAlign w:val="center"/>
          </w:tcPr>
          <w:p w14:paraId="37C2EE5A"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On</w:t>
            </w:r>
          </w:p>
        </w:tc>
      </w:tr>
      <w:tr w:rsidR="00CD3FD2" w:rsidRPr="00D32437" w14:paraId="6FCF6A8B" w14:textId="77777777" w:rsidTr="00D43CCE">
        <w:trPr>
          <w:trHeight w:val="20"/>
        </w:trPr>
        <w:tc>
          <w:tcPr>
            <w:tcW w:w="4962" w:type="dxa"/>
            <w:shd w:val="clear" w:color="auto" w:fill="auto"/>
            <w:vAlign w:val="center"/>
            <w:hideMark/>
          </w:tcPr>
          <w:p w14:paraId="448F9131" w14:textId="60085A40" w:rsidR="00CD3FD2" w:rsidRPr="00D32437" w:rsidRDefault="00CD3FD2" w:rsidP="00680D0E">
            <w:pPr>
              <w:spacing w:after="0" w:line="240" w:lineRule="auto"/>
              <w:jc w:val="center"/>
              <w:rPr>
                <w:rFonts w:ascii="Arial" w:eastAsia="Times New Roman" w:hAnsi="Arial" w:cs="Arial"/>
                <w:b/>
                <w:bCs/>
                <w:color w:val="000000"/>
                <w:sz w:val="20"/>
                <w:szCs w:val="20"/>
                <w:lang w:val="id-ID"/>
              </w:rPr>
            </w:pPr>
            <w:proofErr w:type="spellStart"/>
            <w:r w:rsidRPr="00260DC3">
              <w:rPr>
                <w:rFonts w:ascii="Arial" w:eastAsia="Times New Roman" w:hAnsi="Arial" w:cs="Arial"/>
                <w:b/>
                <w:bCs/>
                <w:color w:val="000000"/>
                <w:sz w:val="20"/>
                <w:szCs w:val="20"/>
              </w:rPr>
              <w:t>Pelayanan</w:t>
            </w:r>
            <w:proofErr w:type="spellEnd"/>
            <w:r w:rsidRPr="00260DC3">
              <w:rPr>
                <w:rFonts w:ascii="Arial" w:eastAsia="Times New Roman" w:hAnsi="Arial" w:cs="Arial"/>
                <w:b/>
                <w:bCs/>
                <w:color w:val="000000"/>
                <w:sz w:val="20"/>
                <w:szCs w:val="20"/>
              </w:rPr>
              <w:t xml:space="preserve"> </w:t>
            </w:r>
            <w:r w:rsidR="00D20921" w:rsidRPr="00D32437">
              <w:rPr>
                <w:rFonts w:ascii="Arial" w:eastAsia="Times New Roman" w:hAnsi="Arial" w:cs="Arial"/>
                <w:b/>
                <w:bCs/>
                <w:color w:val="000000"/>
                <w:sz w:val="20"/>
                <w:szCs w:val="20"/>
                <w:lang w:val="id-ID"/>
              </w:rPr>
              <w:t xml:space="preserve">Kesehatan Pertolongan Pertama </w:t>
            </w:r>
          </w:p>
        </w:tc>
        <w:tc>
          <w:tcPr>
            <w:tcW w:w="0" w:type="auto"/>
            <w:shd w:val="clear" w:color="auto" w:fill="auto"/>
            <w:vAlign w:val="center"/>
          </w:tcPr>
          <w:p w14:paraId="52C1CC82" w14:textId="3D229A3E" w:rsidR="00CD3FD2" w:rsidRPr="00D32437" w:rsidRDefault="001170DA" w:rsidP="00886044">
            <w:pPr>
              <w:spacing w:after="0" w:line="240" w:lineRule="auto"/>
              <w:jc w:val="center"/>
              <w:rPr>
                <w:rFonts w:ascii="Arial" w:eastAsia="Times New Roman" w:hAnsi="Arial" w:cs="Arial"/>
                <w:b/>
                <w:bCs/>
                <w:color w:val="000000"/>
                <w:sz w:val="20"/>
                <w:szCs w:val="20"/>
                <w:lang w:val="id-ID"/>
              </w:rPr>
            </w:pPr>
            <w:r w:rsidRPr="00D32437">
              <w:rPr>
                <w:rFonts w:ascii="Arial" w:eastAsia="Times New Roman" w:hAnsi="Arial" w:cs="Arial"/>
                <w:b/>
                <w:bCs/>
                <w:color w:val="000000"/>
                <w:sz w:val="20"/>
                <w:szCs w:val="20"/>
              </w:rPr>
              <w:t xml:space="preserve">First Aid Health </w:t>
            </w:r>
            <w:r w:rsidR="009F68F7">
              <w:rPr>
                <w:rFonts w:ascii="Arial" w:eastAsia="Times New Roman" w:hAnsi="Arial" w:cs="Arial"/>
                <w:b/>
                <w:bCs/>
                <w:color w:val="000000"/>
                <w:sz w:val="20"/>
                <w:szCs w:val="20"/>
              </w:rPr>
              <w:t>Services</w:t>
            </w:r>
            <w:r w:rsidR="00352626">
              <w:rPr>
                <w:rFonts w:ascii="Arial" w:eastAsia="Times New Roman" w:hAnsi="Arial" w:cs="Arial"/>
                <w:b/>
                <w:bCs/>
                <w:color w:val="000000"/>
                <w:sz w:val="20"/>
                <w:szCs w:val="20"/>
              </w:rPr>
              <w:t xml:space="preserve"> </w:t>
            </w:r>
          </w:p>
        </w:tc>
      </w:tr>
      <w:tr w:rsidR="00CD3FD2" w:rsidRPr="00D32437" w14:paraId="73A65729" w14:textId="77777777" w:rsidTr="00D43CCE">
        <w:trPr>
          <w:trHeight w:val="20"/>
        </w:trPr>
        <w:tc>
          <w:tcPr>
            <w:tcW w:w="4962" w:type="dxa"/>
            <w:shd w:val="clear" w:color="auto" w:fill="auto"/>
            <w:hideMark/>
          </w:tcPr>
          <w:p w14:paraId="0337561A"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tcPr>
          <w:p w14:paraId="7CEEE3CE"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4C15B308" w14:textId="77777777" w:rsidTr="00D43CCE">
        <w:trPr>
          <w:trHeight w:val="20"/>
        </w:trPr>
        <w:tc>
          <w:tcPr>
            <w:tcW w:w="4962" w:type="dxa"/>
            <w:shd w:val="clear" w:color="auto" w:fill="auto"/>
            <w:vAlign w:val="center"/>
            <w:hideMark/>
          </w:tcPr>
          <w:p w14:paraId="4F6AC471" w14:textId="2807A7C8" w:rsidR="00CD3FD2" w:rsidRPr="00D32437" w:rsidRDefault="00015E5A" w:rsidP="007E263C">
            <w:pPr>
              <w:spacing w:after="0" w:line="240" w:lineRule="auto"/>
              <w:jc w:val="center"/>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No</w:t>
            </w:r>
            <w:r w:rsidR="00B03292" w:rsidRPr="00D32437">
              <w:rPr>
                <w:rFonts w:ascii="Arial" w:eastAsia="Times New Roman" w:hAnsi="Arial" w:cs="Arial"/>
                <w:b/>
                <w:bCs/>
                <w:color w:val="000000"/>
                <w:sz w:val="20"/>
                <w:szCs w:val="20"/>
                <w:lang w:val="it-IT"/>
              </w:rPr>
              <w:t xml:space="preserve"> :</w:t>
            </w:r>
          </w:p>
        </w:tc>
        <w:tc>
          <w:tcPr>
            <w:tcW w:w="0" w:type="auto"/>
            <w:shd w:val="clear" w:color="auto" w:fill="auto"/>
            <w:vAlign w:val="center"/>
          </w:tcPr>
          <w:p w14:paraId="4DFF0954" w14:textId="10B4B17B" w:rsidR="00CD3FD2" w:rsidRPr="00D32437" w:rsidRDefault="00015E5A" w:rsidP="00680D0E">
            <w:pPr>
              <w:spacing w:after="0" w:line="240" w:lineRule="auto"/>
              <w:jc w:val="center"/>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w:t>
            </w:r>
            <w:r w:rsidR="007E263C" w:rsidRPr="00D32437">
              <w:rPr>
                <w:rFonts w:ascii="Arial" w:eastAsia="Times New Roman" w:hAnsi="Arial" w:cs="Arial"/>
                <w:b/>
                <w:bCs/>
                <w:color w:val="000000"/>
                <w:sz w:val="20"/>
                <w:szCs w:val="20"/>
                <w:lang w:val="it-IT"/>
              </w:rPr>
              <w:t xml:space="preserve">o. </w:t>
            </w:r>
          </w:p>
        </w:tc>
      </w:tr>
      <w:tr w:rsidR="00CD3FD2" w:rsidRPr="00D32437" w14:paraId="18A809C1" w14:textId="77777777" w:rsidTr="00D43CCE">
        <w:trPr>
          <w:trHeight w:val="20"/>
        </w:trPr>
        <w:tc>
          <w:tcPr>
            <w:tcW w:w="4962" w:type="dxa"/>
            <w:shd w:val="clear" w:color="auto" w:fill="auto"/>
            <w:vAlign w:val="center"/>
            <w:hideMark/>
          </w:tcPr>
          <w:p w14:paraId="0D70A64C" w14:textId="140D5028" w:rsidR="00CD3FD2" w:rsidRPr="00D32437" w:rsidRDefault="00CD3FD2"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No :</w:t>
            </w:r>
            <w:r w:rsidR="007E263C" w:rsidRPr="00D32437">
              <w:rPr>
                <w:rFonts w:ascii="Arial" w:eastAsia="Times New Roman" w:hAnsi="Arial" w:cs="Arial"/>
                <w:b/>
                <w:bCs/>
                <w:color w:val="000000"/>
                <w:sz w:val="20"/>
                <w:szCs w:val="20"/>
              </w:rPr>
              <w:t xml:space="preserve"> </w:t>
            </w:r>
          </w:p>
        </w:tc>
        <w:tc>
          <w:tcPr>
            <w:tcW w:w="0" w:type="auto"/>
            <w:shd w:val="clear" w:color="auto" w:fill="auto"/>
            <w:vAlign w:val="center"/>
          </w:tcPr>
          <w:p w14:paraId="35A867EF" w14:textId="0D035FB7" w:rsidR="00CD3FD2" w:rsidRPr="00D32437" w:rsidRDefault="00CD3FD2"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No : </w:t>
            </w:r>
            <w:r w:rsidR="007E263C" w:rsidRPr="00D32437">
              <w:rPr>
                <w:rFonts w:ascii="Arial" w:eastAsia="Times New Roman" w:hAnsi="Arial" w:cs="Arial"/>
                <w:b/>
                <w:bCs/>
                <w:color w:val="000000"/>
                <w:sz w:val="20"/>
                <w:szCs w:val="20"/>
              </w:rPr>
              <w:t xml:space="preserve"> </w:t>
            </w:r>
          </w:p>
        </w:tc>
      </w:tr>
      <w:tr w:rsidR="00CD3FD2" w:rsidRPr="00D32437" w14:paraId="691AA7AE" w14:textId="77777777" w:rsidTr="00D43CCE">
        <w:trPr>
          <w:trHeight w:val="20"/>
        </w:trPr>
        <w:tc>
          <w:tcPr>
            <w:tcW w:w="4962" w:type="dxa"/>
            <w:shd w:val="clear" w:color="auto" w:fill="auto"/>
            <w:hideMark/>
          </w:tcPr>
          <w:p w14:paraId="018AE0FF"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tcPr>
          <w:p w14:paraId="47E64CBC"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555B368F" w14:textId="77777777" w:rsidTr="00D43CCE">
        <w:trPr>
          <w:trHeight w:val="20"/>
        </w:trPr>
        <w:tc>
          <w:tcPr>
            <w:tcW w:w="4962" w:type="dxa"/>
            <w:shd w:val="clear" w:color="auto" w:fill="auto"/>
            <w:hideMark/>
          </w:tcPr>
          <w:p w14:paraId="3E9FAC48" w14:textId="77777777" w:rsidR="00CD3FD2" w:rsidRPr="00D32437" w:rsidRDefault="00CD3FD2" w:rsidP="00680D0E">
            <w:pPr>
              <w:spacing w:after="0" w:line="240" w:lineRule="auto"/>
              <w:rPr>
                <w:rFonts w:ascii="Arial" w:eastAsia="Times New Roman" w:hAnsi="Arial" w:cs="Arial"/>
                <w:sz w:val="18"/>
                <w:szCs w:val="18"/>
              </w:rPr>
            </w:pPr>
          </w:p>
        </w:tc>
        <w:tc>
          <w:tcPr>
            <w:tcW w:w="0" w:type="auto"/>
            <w:shd w:val="clear" w:color="auto" w:fill="auto"/>
            <w:vAlign w:val="center"/>
          </w:tcPr>
          <w:p w14:paraId="0EA1197B"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r>
      <w:tr w:rsidR="00CD3FD2" w:rsidRPr="00D32437" w14:paraId="0C75D5C8" w14:textId="77777777" w:rsidTr="00D43CCE">
        <w:trPr>
          <w:trHeight w:val="20"/>
        </w:trPr>
        <w:tc>
          <w:tcPr>
            <w:tcW w:w="4962" w:type="dxa"/>
            <w:shd w:val="clear" w:color="auto" w:fill="auto"/>
            <w:hideMark/>
          </w:tcPr>
          <w:p w14:paraId="2614E67D" w14:textId="77777777" w:rsidR="002D6F87" w:rsidRDefault="002D6F87" w:rsidP="00E648E0">
            <w:pPr>
              <w:spacing w:after="0" w:line="240" w:lineRule="auto"/>
              <w:jc w:val="both"/>
              <w:rPr>
                <w:rFonts w:ascii="Arial" w:eastAsia="Times New Roman" w:hAnsi="Arial" w:cs="Arial"/>
                <w:b/>
                <w:bCs/>
                <w:color w:val="000000"/>
                <w:sz w:val="18"/>
                <w:szCs w:val="18"/>
              </w:rPr>
            </w:pPr>
          </w:p>
          <w:p w14:paraId="2748F29A" w14:textId="09FBBD0E" w:rsidR="00CD3FD2" w:rsidRPr="00D32437" w:rsidRDefault="00E648E0" w:rsidP="00E648E0">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PERJANJIAN KERJASAMA</w:t>
            </w:r>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w:t>
            </w:r>
            <w:proofErr w:type="spellStart"/>
            <w:r w:rsidRPr="00D32437">
              <w:rPr>
                <w:rFonts w:ascii="Arial" w:eastAsia="Times New Roman" w:hAnsi="Arial" w:cs="Arial"/>
                <w:b/>
                <w:bCs/>
                <w:color w:val="000000"/>
                <w:sz w:val="18"/>
                <w:szCs w:val="18"/>
              </w:rPr>
              <w:t>Perjanjian</w:t>
            </w:r>
            <w:proofErr w:type="spellEnd"/>
            <w:r w:rsidRPr="00D32437">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r w:rsidR="007E263C" w:rsidRPr="00D32437">
              <w:rPr>
                <w:rFonts w:ascii="Arial" w:eastAsia="Times New Roman" w:hAnsi="Arial" w:cs="Arial"/>
                <w:color w:val="000000"/>
                <w:sz w:val="18"/>
                <w:szCs w:val="18"/>
                <w:lang w:val="id-ID"/>
              </w:rPr>
              <w:t xml:space="preserve">ini ditandatangani di </w:t>
            </w:r>
            <w:r w:rsidR="00826A32">
              <w:rPr>
                <w:rFonts w:ascii="Arial" w:eastAsia="Times New Roman" w:hAnsi="Arial" w:cs="Arial"/>
                <w:color w:val="000000"/>
                <w:sz w:val="18"/>
                <w:szCs w:val="18"/>
                <w:lang w:val="id-ID"/>
              </w:rPr>
              <w:t>P</w:t>
            </w:r>
            <w:r w:rsidR="007E263C" w:rsidRPr="00D32437">
              <w:rPr>
                <w:rFonts w:ascii="Arial" w:eastAsia="Times New Roman" w:hAnsi="Arial" w:cs="Arial"/>
                <w:color w:val="000000"/>
                <w:sz w:val="18"/>
                <w:szCs w:val="18"/>
                <w:lang w:val="id-ID"/>
              </w:rPr>
              <w:t>asuruan</w:t>
            </w:r>
            <w:r w:rsidR="00CD3FD2" w:rsidRPr="00D32437">
              <w:rPr>
                <w:rFonts w:ascii="Arial" w:eastAsia="Times New Roman" w:hAnsi="Arial" w:cs="Arial"/>
                <w:color w:val="000000"/>
                <w:sz w:val="18"/>
                <w:szCs w:val="18"/>
                <w:lang w:val="id-ID"/>
              </w:rPr>
              <w:t xml:space="preserve"> pada hari </w:t>
            </w:r>
            <w:r w:rsidR="008A1A7B" w:rsidRPr="00B4401A">
              <w:rPr>
                <w:rFonts w:ascii="Arial" w:eastAsia="Times New Roman" w:hAnsi="Arial" w:cs="Arial"/>
                <w:color w:val="000000"/>
                <w:sz w:val="18"/>
                <w:szCs w:val="18"/>
              </w:rPr>
              <w:t>Senin</w:t>
            </w:r>
            <w:r w:rsidR="00CD3FD2" w:rsidRPr="00D32437">
              <w:rPr>
                <w:rFonts w:ascii="Arial" w:eastAsia="Times New Roman" w:hAnsi="Arial" w:cs="Arial"/>
                <w:color w:val="000000"/>
                <w:sz w:val="18"/>
                <w:szCs w:val="18"/>
                <w:lang w:val="id-ID"/>
              </w:rPr>
              <w:t xml:space="preserve">, </w:t>
            </w:r>
            <w:r w:rsidR="00B4401A">
              <w:rPr>
                <w:rFonts w:ascii="Arial" w:eastAsia="Times New Roman" w:hAnsi="Arial" w:cs="Arial"/>
                <w:color w:val="000000"/>
                <w:sz w:val="18"/>
                <w:szCs w:val="18"/>
              </w:rPr>
              <w:t>27-Mei-2024 (</w:t>
            </w:r>
            <w:r w:rsidR="008A1A7B">
              <w:rPr>
                <w:rFonts w:ascii="Arial" w:eastAsia="Times New Roman" w:hAnsi="Arial" w:cs="Arial"/>
                <w:b/>
                <w:bCs/>
                <w:color w:val="000000"/>
                <w:sz w:val="18"/>
                <w:szCs w:val="18"/>
              </w:rPr>
              <w:t xml:space="preserve"> </w:t>
            </w:r>
            <w:r w:rsidR="008A1A7B" w:rsidRPr="00B4401A">
              <w:rPr>
                <w:rFonts w:ascii="Arial" w:eastAsia="Times New Roman" w:hAnsi="Arial" w:cs="Arial"/>
                <w:color w:val="000000"/>
                <w:sz w:val="18"/>
                <w:szCs w:val="18"/>
              </w:rPr>
              <w:t xml:space="preserve">Dua </w:t>
            </w:r>
            <w:proofErr w:type="spellStart"/>
            <w:r w:rsidR="008A1A7B" w:rsidRPr="00B4401A">
              <w:rPr>
                <w:rFonts w:ascii="Arial" w:eastAsia="Times New Roman" w:hAnsi="Arial" w:cs="Arial"/>
                <w:color w:val="000000"/>
                <w:sz w:val="18"/>
                <w:szCs w:val="18"/>
              </w:rPr>
              <w:t>Puluh</w:t>
            </w:r>
            <w:proofErr w:type="spellEnd"/>
            <w:r w:rsidR="008A1A7B" w:rsidRPr="00B4401A">
              <w:rPr>
                <w:rFonts w:ascii="Arial" w:eastAsia="Times New Roman" w:hAnsi="Arial" w:cs="Arial"/>
                <w:color w:val="000000"/>
                <w:sz w:val="18"/>
                <w:szCs w:val="18"/>
              </w:rPr>
              <w:t xml:space="preserve"> </w:t>
            </w:r>
            <w:proofErr w:type="spellStart"/>
            <w:r w:rsidR="008A1A7B" w:rsidRPr="00B4401A">
              <w:rPr>
                <w:rFonts w:ascii="Arial" w:eastAsia="Times New Roman" w:hAnsi="Arial" w:cs="Arial"/>
                <w:color w:val="000000"/>
                <w:sz w:val="18"/>
                <w:szCs w:val="18"/>
              </w:rPr>
              <w:t>Tujuh</w:t>
            </w:r>
            <w:proofErr w:type="spellEnd"/>
            <w:r w:rsidR="008A1A7B" w:rsidRPr="00B4401A">
              <w:rPr>
                <w:rFonts w:ascii="Arial" w:eastAsia="Times New Roman" w:hAnsi="Arial" w:cs="Arial"/>
                <w:color w:val="000000"/>
                <w:sz w:val="18"/>
                <w:szCs w:val="18"/>
              </w:rPr>
              <w:t xml:space="preserve"> </w:t>
            </w:r>
            <w:r w:rsidR="00826A32" w:rsidRPr="00B4401A">
              <w:rPr>
                <w:rFonts w:ascii="Arial" w:eastAsia="Times New Roman" w:hAnsi="Arial" w:cs="Arial"/>
                <w:color w:val="000000"/>
                <w:sz w:val="18"/>
                <w:szCs w:val="18"/>
              </w:rPr>
              <w:t xml:space="preserve"> </w:t>
            </w:r>
            <w:r w:rsidR="00CD3FD2" w:rsidRPr="00B4401A">
              <w:rPr>
                <w:rFonts w:ascii="Arial" w:eastAsia="Times New Roman" w:hAnsi="Arial" w:cs="Arial"/>
                <w:color w:val="000000"/>
                <w:sz w:val="18"/>
                <w:szCs w:val="18"/>
                <w:lang w:val="id-ID"/>
              </w:rPr>
              <w:t>bulan</w:t>
            </w:r>
            <w:r w:rsidR="00B03292" w:rsidRPr="00B4401A">
              <w:rPr>
                <w:rFonts w:ascii="Arial" w:eastAsia="Times New Roman" w:hAnsi="Arial" w:cs="Arial"/>
                <w:color w:val="000000"/>
                <w:sz w:val="18"/>
                <w:szCs w:val="18"/>
              </w:rPr>
              <w:t xml:space="preserve"> </w:t>
            </w:r>
            <w:r w:rsidR="008A1A7B" w:rsidRPr="00B4401A">
              <w:rPr>
                <w:rFonts w:ascii="Arial" w:eastAsia="Times New Roman" w:hAnsi="Arial" w:cs="Arial"/>
                <w:color w:val="000000"/>
                <w:sz w:val="18"/>
                <w:szCs w:val="18"/>
              </w:rPr>
              <w:t>Mei</w:t>
            </w:r>
            <w:r w:rsidR="00CD3FD2" w:rsidRPr="00B4401A">
              <w:rPr>
                <w:rFonts w:ascii="Arial" w:eastAsia="Times New Roman" w:hAnsi="Arial" w:cs="Arial"/>
                <w:color w:val="000000"/>
                <w:sz w:val="18"/>
                <w:szCs w:val="18"/>
                <w:lang w:val="id-ID"/>
              </w:rPr>
              <w:t xml:space="preserve"> tahun </w:t>
            </w:r>
            <w:r w:rsidR="00091AB7" w:rsidRPr="00B4401A">
              <w:rPr>
                <w:rFonts w:ascii="Arial" w:eastAsia="Times New Roman" w:hAnsi="Arial" w:cs="Arial"/>
                <w:color w:val="000000"/>
                <w:sz w:val="18"/>
                <w:szCs w:val="18"/>
                <w:lang w:val="id-ID"/>
              </w:rPr>
              <w:t xml:space="preserve">Dua Ribu Dua Puluh </w:t>
            </w:r>
            <w:r w:rsidR="00826A32" w:rsidRPr="00B4401A">
              <w:rPr>
                <w:rFonts w:ascii="Arial" w:eastAsia="Times New Roman" w:hAnsi="Arial" w:cs="Arial"/>
                <w:color w:val="000000"/>
                <w:sz w:val="18"/>
                <w:szCs w:val="18"/>
                <w:lang w:val="id-ID"/>
              </w:rPr>
              <w:t>Empat</w:t>
            </w:r>
            <w:r w:rsidR="00B4401A" w:rsidRPr="00B4401A">
              <w:rPr>
                <w:rFonts w:ascii="Arial" w:eastAsia="Times New Roman" w:hAnsi="Arial" w:cs="Arial"/>
                <w:color w:val="000000"/>
                <w:sz w:val="18"/>
                <w:szCs w:val="18"/>
              </w:rPr>
              <w:t>)</w:t>
            </w:r>
            <w:r w:rsidR="00B4401A">
              <w:rPr>
                <w:rFonts w:ascii="Arial" w:eastAsia="Times New Roman" w:hAnsi="Arial" w:cs="Arial"/>
                <w:b/>
                <w:bCs/>
                <w:color w:val="000000"/>
                <w:sz w:val="18"/>
                <w:szCs w:val="18"/>
              </w:rPr>
              <w:t xml:space="preserve"> </w:t>
            </w:r>
            <w:r w:rsidR="00CD3FD2" w:rsidRPr="00D32437">
              <w:rPr>
                <w:rFonts w:ascii="Arial" w:eastAsia="Times New Roman" w:hAnsi="Arial" w:cs="Arial"/>
                <w:color w:val="000000"/>
                <w:sz w:val="18"/>
                <w:szCs w:val="18"/>
                <w:lang w:val="id-ID"/>
              </w:rPr>
              <w:t xml:space="preserve">oleh dan </w:t>
            </w:r>
            <w:r w:rsidRPr="00D32437">
              <w:rPr>
                <w:rFonts w:ascii="Arial" w:eastAsia="Times New Roman" w:hAnsi="Arial" w:cs="Arial"/>
                <w:color w:val="000000"/>
                <w:sz w:val="18"/>
                <w:szCs w:val="18"/>
                <w:lang w:val="id-ID"/>
              </w:rPr>
              <w:t>antara:</w:t>
            </w:r>
          </w:p>
        </w:tc>
        <w:tc>
          <w:tcPr>
            <w:tcW w:w="0" w:type="auto"/>
            <w:shd w:val="clear" w:color="auto" w:fill="auto"/>
            <w:hideMark/>
          </w:tcPr>
          <w:p w14:paraId="348FD1F1" w14:textId="7FC0FCC4" w:rsidR="00CD3FD2" w:rsidRPr="00D32437" w:rsidRDefault="00E648E0" w:rsidP="00A51B1D">
            <w:pPr>
              <w:spacing w:before="240" w:after="0" w:line="240" w:lineRule="auto"/>
              <w:jc w:val="both"/>
              <w:rPr>
                <w:rFonts w:ascii="Arial" w:eastAsia="Times New Roman" w:hAnsi="Arial" w:cs="Arial"/>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b/>
                <w:bCs/>
                <w:color w:val="000000"/>
                <w:sz w:val="18"/>
                <w:szCs w:val="18"/>
              </w:rPr>
              <w:t>COOPERATION AGREEMENT</w:t>
            </w:r>
            <w:r w:rsidRPr="00D32437">
              <w:rPr>
                <w:rFonts w:ascii="Arial" w:eastAsia="Times New Roman" w:hAnsi="Arial" w:cs="Arial"/>
                <w:color w:val="000000"/>
                <w:sz w:val="18"/>
                <w:szCs w:val="18"/>
              </w:rPr>
              <w:t xml:space="preserve"> </w:t>
            </w:r>
            <w:r w:rsidR="00CD3FD2" w:rsidRPr="00D32437">
              <w:rPr>
                <w:rFonts w:ascii="Arial" w:eastAsia="Times New Roman" w:hAnsi="Arial" w:cs="Arial"/>
                <w:color w:val="000000"/>
                <w:sz w:val="18"/>
                <w:szCs w:val="18"/>
              </w:rPr>
              <w:t>(“</w:t>
            </w:r>
            <w:r w:rsidRPr="00D32437">
              <w:rPr>
                <w:rFonts w:ascii="Arial" w:eastAsia="Times New Roman" w:hAnsi="Arial" w:cs="Arial"/>
                <w:b/>
                <w:bCs/>
                <w:color w:val="000000"/>
                <w:sz w:val="18"/>
                <w:szCs w:val="18"/>
              </w:rPr>
              <w:t>Agreement</w:t>
            </w:r>
            <w:r w:rsidR="00CD3FD2" w:rsidRPr="00D32437">
              <w:rPr>
                <w:rFonts w:ascii="Arial" w:eastAsia="Times New Roman" w:hAnsi="Arial" w:cs="Arial"/>
                <w:color w:val="000000"/>
                <w:sz w:val="18"/>
                <w:szCs w:val="18"/>
              </w:rPr>
              <w:t>”) was signed in</w:t>
            </w:r>
            <w:r w:rsidR="00826A32">
              <w:rPr>
                <w:rFonts w:ascii="Arial" w:eastAsia="Times New Roman" w:hAnsi="Arial" w:cs="Arial"/>
                <w:color w:val="000000"/>
                <w:sz w:val="18"/>
                <w:szCs w:val="18"/>
              </w:rPr>
              <w:t xml:space="preserve"> </w:t>
            </w:r>
            <w:proofErr w:type="spellStart"/>
            <w:r w:rsidR="00826A32">
              <w:rPr>
                <w:rFonts w:ascii="Arial" w:eastAsia="Times New Roman" w:hAnsi="Arial" w:cs="Arial"/>
                <w:color w:val="000000"/>
                <w:sz w:val="18"/>
                <w:szCs w:val="18"/>
              </w:rPr>
              <w:t>Pasuruan</w:t>
            </w:r>
            <w:proofErr w:type="spellEnd"/>
            <w:r w:rsidR="00CD3FD2" w:rsidRPr="00D32437">
              <w:rPr>
                <w:rFonts w:ascii="Arial" w:eastAsia="Times New Roman" w:hAnsi="Arial" w:cs="Arial"/>
                <w:color w:val="000000"/>
                <w:sz w:val="18"/>
                <w:szCs w:val="18"/>
              </w:rPr>
              <w:t xml:space="preserve"> on</w:t>
            </w:r>
            <w:r w:rsidR="008A1A7B">
              <w:rPr>
                <w:rFonts w:ascii="Arial" w:eastAsia="Times New Roman" w:hAnsi="Arial" w:cs="Arial"/>
                <w:color w:val="000000"/>
                <w:sz w:val="18"/>
                <w:szCs w:val="18"/>
              </w:rPr>
              <w:t xml:space="preserve"> Monday, </w:t>
            </w:r>
            <w:r w:rsidR="00DF2BD2" w:rsidRPr="00ED5487">
              <w:rPr>
                <w:rFonts w:ascii="Arial" w:eastAsia="Times New Roman" w:hAnsi="Arial" w:cs="Arial"/>
                <w:color w:val="000000"/>
                <w:sz w:val="18"/>
                <w:szCs w:val="18"/>
              </w:rPr>
              <w:t>May</w:t>
            </w:r>
            <w:r w:rsidR="00ED5487" w:rsidRPr="00ED5487">
              <w:rPr>
                <w:rFonts w:ascii="Arial" w:eastAsia="Times New Roman" w:hAnsi="Arial" w:cs="Arial"/>
                <w:color w:val="000000"/>
                <w:sz w:val="18"/>
                <w:szCs w:val="18"/>
              </w:rPr>
              <w:t xml:space="preserve"> 2</w:t>
            </w:r>
            <w:r w:rsidR="00B4401A">
              <w:rPr>
                <w:rFonts w:ascii="Arial" w:eastAsia="Times New Roman" w:hAnsi="Arial" w:cs="Arial"/>
                <w:color w:val="000000"/>
                <w:sz w:val="18"/>
                <w:szCs w:val="18"/>
              </w:rPr>
              <w:t>7</w:t>
            </w:r>
            <w:r w:rsidR="00DF2BD2" w:rsidRPr="00ED5487">
              <w:rPr>
                <w:rFonts w:ascii="Arial" w:eastAsia="Times New Roman" w:hAnsi="Arial" w:cs="Arial"/>
                <w:color w:val="000000"/>
                <w:sz w:val="18"/>
                <w:szCs w:val="18"/>
              </w:rPr>
              <w:t>, 2024</w:t>
            </w:r>
            <w:r w:rsidR="00DF2BD2">
              <w:rPr>
                <w:rFonts w:ascii="Arial" w:eastAsia="Times New Roman" w:hAnsi="Arial" w:cs="Arial"/>
                <w:color w:val="000000"/>
                <w:sz w:val="18"/>
                <w:szCs w:val="18"/>
              </w:rPr>
              <w:t xml:space="preserve"> (</w:t>
            </w:r>
            <w:r w:rsidR="008A1A7B">
              <w:rPr>
                <w:rFonts w:ascii="Arial" w:eastAsia="Times New Roman" w:hAnsi="Arial" w:cs="Arial"/>
                <w:color w:val="000000"/>
                <w:sz w:val="18"/>
                <w:szCs w:val="18"/>
              </w:rPr>
              <w:t>Twenty Seventh of May Two Thousand Twenty Four</w:t>
            </w:r>
            <w:r w:rsidR="00DF2BD2">
              <w:rPr>
                <w:rFonts w:ascii="Arial" w:eastAsia="Times New Roman" w:hAnsi="Arial" w:cs="Arial"/>
                <w:color w:val="000000"/>
                <w:sz w:val="18"/>
                <w:szCs w:val="18"/>
              </w:rPr>
              <w:t>)</w:t>
            </w:r>
            <w:r w:rsidR="00CD3FD2" w:rsidRPr="00D32437">
              <w:rPr>
                <w:rFonts w:ascii="Arial" w:eastAsia="Times New Roman" w:hAnsi="Arial" w:cs="Arial"/>
                <w:color w:val="000000"/>
                <w:sz w:val="18"/>
                <w:szCs w:val="18"/>
              </w:rPr>
              <w:t xml:space="preserve"> </w:t>
            </w:r>
            <w:r w:rsidR="002D4DC5" w:rsidRPr="00D32437">
              <w:rPr>
                <w:rFonts w:ascii="Arial" w:eastAsia="Times New Roman" w:hAnsi="Arial" w:cs="Arial"/>
                <w:color w:val="000000"/>
                <w:sz w:val="18"/>
                <w:szCs w:val="18"/>
              </w:rPr>
              <w:t>by</w:t>
            </w:r>
            <w:r w:rsidR="00CD3FD2" w:rsidRPr="00D32437">
              <w:rPr>
                <w:rFonts w:ascii="Arial" w:eastAsia="Times New Roman" w:hAnsi="Arial" w:cs="Arial"/>
                <w:color w:val="000000"/>
                <w:sz w:val="18"/>
                <w:szCs w:val="18"/>
              </w:rPr>
              <w:t xml:space="preserve"> and </w:t>
            </w:r>
            <w:r w:rsidR="002D4DC5" w:rsidRPr="00D32437">
              <w:rPr>
                <w:rFonts w:ascii="Arial" w:eastAsia="Times New Roman" w:hAnsi="Arial" w:cs="Arial"/>
                <w:color w:val="000000"/>
                <w:sz w:val="18"/>
                <w:szCs w:val="18"/>
              </w:rPr>
              <w:t>between:</w:t>
            </w:r>
            <w:r w:rsidR="00CD3FD2" w:rsidRPr="00D32437">
              <w:rPr>
                <w:rFonts w:ascii="Arial" w:eastAsia="Times New Roman" w:hAnsi="Arial" w:cs="Arial"/>
                <w:color w:val="000000"/>
                <w:sz w:val="18"/>
                <w:szCs w:val="18"/>
              </w:rPr>
              <w:t xml:space="preserve"> </w:t>
            </w:r>
          </w:p>
        </w:tc>
      </w:tr>
      <w:tr w:rsidR="00CD3FD2" w:rsidRPr="00D32437" w14:paraId="1A33BA04" w14:textId="77777777" w:rsidTr="00D43CCE">
        <w:trPr>
          <w:trHeight w:val="20"/>
        </w:trPr>
        <w:tc>
          <w:tcPr>
            <w:tcW w:w="4962" w:type="dxa"/>
            <w:shd w:val="clear" w:color="auto" w:fill="auto"/>
            <w:hideMark/>
          </w:tcPr>
          <w:p w14:paraId="1F971B39" w14:textId="77777777" w:rsidR="00CD3FD2" w:rsidRPr="00D32437" w:rsidRDefault="00CD3FD2" w:rsidP="00680D0E">
            <w:pPr>
              <w:spacing w:after="0" w:line="240" w:lineRule="auto"/>
              <w:jc w:val="both"/>
              <w:rPr>
                <w:rFonts w:ascii="Arial" w:eastAsia="Times New Roman" w:hAnsi="Arial" w:cs="Arial"/>
                <w:sz w:val="18"/>
                <w:szCs w:val="18"/>
              </w:rPr>
            </w:pPr>
          </w:p>
        </w:tc>
        <w:tc>
          <w:tcPr>
            <w:tcW w:w="0" w:type="auto"/>
            <w:shd w:val="clear" w:color="auto" w:fill="auto"/>
            <w:hideMark/>
          </w:tcPr>
          <w:p w14:paraId="02FC0AB7" w14:textId="77777777" w:rsidR="00CD3FD2" w:rsidRPr="00D32437" w:rsidRDefault="00CD3FD2" w:rsidP="00680D0E">
            <w:pPr>
              <w:spacing w:after="0" w:line="240" w:lineRule="auto"/>
              <w:jc w:val="both"/>
              <w:rPr>
                <w:rFonts w:ascii="Arial" w:eastAsia="Times New Roman" w:hAnsi="Arial" w:cs="Arial"/>
                <w:sz w:val="18"/>
                <w:szCs w:val="18"/>
              </w:rPr>
            </w:pPr>
          </w:p>
        </w:tc>
      </w:tr>
      <w:tr w:rsidR="00351F9E" w:rsidRPr="00D32437" w14:paraId="7319DF20" w14:textId="77777777" w:rsidTr="00D43CCE">
        <w:trPr>
          <w:trHeight w:val="20"/>
        </w:trPr>
        <w:tc>
          <w:tcPr>
            <w:tcW w:w="4962" w:type="dxa"/>
            <w:shd w:val="clear" w:color="auto" w:fill="auto"/>
          </w:tcPr>
          <w:p w14:paraId="366B1F4B"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469C3E96"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r>
      <w:tr w:rsidR="00CD3FD2" w:rsidRPr="00D32437" w14:paraId="477FB030" w14:textId="77777777" w:rsidTr="00D43CCE">
        <w:trPr>
          <w:trHeight w:val="20"/>
        </w:trPr>
        <w:tc>
          <w:tcPr>
            <w:tcW w:w="4962" w:type="dxa"/>
            <w:shd w:val="clear" w:color="auto" w:fill="auto"/>
            <w:hideMark/>
          </w:tcPr>
          <w:p w14:paraId="4D73F363" w14:textId="621451E0" w:rsidR="00CD3FD2" w:rsidRPr="00D32437" w:rsidRDefault="00CD3FD2" w:rsidP="00DC206B">
            <w:pPr>
              <w:pStyle w:val="ListParagraph"/>
              <w:numPr>
                <w:ilvl w:val="0"/>
                <w:numId w:val="40"/>
              </w:numPr>
              <w:spacing w:after="0" w:line="240" w:lineRule="auto"/>
              <w:ind w:left="321" w:hanging="321"/>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sidR="00260DC3">
              <w:rPr>
                <w:rFonts w:ascii="Arial" w:eastAsia="Times New Roman" w:hAnsi="Arial" w:cs="Arial"/>
                <w:b/>
                <w:bCs/>
                <w:color w:val="000000"/>
                <w:sz w:val="18"/>
                <w:szCs w:val="18"/>
              </w:rPr>
              <w:t xml:space="preserve"> LyondellBasell Advanced Polyolefins</w:t>
            </w:r>
            <w:r w:rsidR="00382CB8"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sebuah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perseroan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didirikan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berdasarkan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hukum</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yang </w:t>
            </w:r>
            <w:proofErr w:type="spellStart"/>
            <w:r w:rsidRPr="00D32437">
              <w:rPr>
                <w:rFonts w:ascii="Arial" w:eastAsia="Times New Roman" w:hAnsi="Arial" w:cs="Arial"/>
                <w:color w:val="000000"/>
                <w:sz w:val="18"/>
                <w:szCs w:val="18"/>
              </w:rPr>
              <w:t>berkedudu</w:t>
            </w:r>
            <w:r w:rsidR="00260DC3">
              <w:rPr>
                <w:rFonts w:ascii="Arial" w:eastAsia="Times New Roman" w:hAnsi="Arial" w:cs="Arial"/>
                <w:color w:val="000000"/>
                <w:sz w:val="18"/>
                <w:szCs w:val="18"/>
              </w:rPr>
              <w:t>kan</w:t>
            </w:r>
            <w:proofErr w:type="spellEnd"/>
            <w:r w:rsidR="00260DC3">
              <w:rPr>
                <w:rFonts w:ascii="Arial" w:eastAsia="Times New Roman" w:hAnsi="Arial" w:cs="Arial"/>
                <w:color w:val="000000"/>
                <w:sz w:val="18"/>
                <w:szCs w:val="18"/>
              </w:rPr>
              <w:t xml:space="preserve"> di Desa </w:t>
            </w:r>
            <w:proofErr w:type="spellStart"/>
            <w:r w:rsidR="00260DC3">
              <w:rPr>
                <w:rFonts w:ascii="Arial" w:eastAsia="Times New Roman" w:hAnsi="Arial" w:cs="Arial"/>
                <w:color w:val="000000"/>
                <w:sz w:val="18"/>
                <w:szCs w:val="18"/>
              </w:rPr>
              <w:t>Ngerong</w:t>
            </w:r>
            <w:proofErr w:type="spellEnd"/>
            <w:r w:rsidR="00260DC3">
              <w:rPr>
                <w:rFonts w:ascii="Arial" w:eastAsia="Times New Roman" w:hAnsi="Arial" w:cs="Arial"/>
                <w:color w:val="000000"/>
                <w:sz w:val="18"/>
                <w:szCs w:val="18"/>
              </w:rPr>
              <w:t xml:space="preserve"> Km 39 </w:t>
            </w:r>
            <w:proofErr w:type="spellStart"/>
            <w:r w:rsidR="00260DC3">
              <w:rPr>
                <w:rFonts w:ascii="Arial" w:eastAsia="Times New Roman" w:hAnsi="Arial" w:cs="Arial"/>
                <w:color w:val="000000"/>
                <w:sz w:val="18"/>
                <w:szCs w:val="18"/>
              </w:rPr>
              <w:t>Gempol</w:t>
            </w:r>
            <w:proofErr w:type="spellEnd"/>
            <w:r w:rsidR="00260DC3">
              <w:rPr>
                <w:rFonts w:ascii="Arial" w:eastAsia="Times New Roman" w:hAnsi="Arial" w:cs="Arial"/>
                <w:color w:val="000000"/>
                <w:sz w:val="18"/>
                <w:szCs w:val="18"/>
              </w:rPr>
              <w:t xml:space="preserve"> </w:t>
            </w:r>
            <w:proofErr w:type="spellStart"/>
            <w:r w:rsidR="00260DC3">
              <w:rPr>
                <w:rFonts w:ascii="Arial" w:eastAsia="Times New Roman" w:hAnsi="Arial" w:cs="Arial"/>
                <w:color w:val="000000"/>
                <w:sz w:val="18"/>
                <w:szCs w:val="18"/>
              </w:rPr>
              <w:t>Pasuruan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diwakili</w:t>
            </w:r>
            <w:proofErr w:type="spellEnd"/>
            <w:r w:rsidRPr="00D32437">
              <w:rPr>
                <w:rFonts w:ascii="Arial" w:eastAsia="Times New Roman" w:hAnsi="Arial" w:cs="Arial"/>
                <w:color w:val="000000"/>
                <w:sz w:val="18"/>
                <w:szCs w:val="18"/>
              </w:rPr>
              <w:t xml:space="preserve"> oleh</w:t>
            </w:r>
            <w:r w:rsidR="00AC4147" w:rsidRPr="00D32437">
              <w:rPr>
                <w:rFonts w:ascii="Arial" w:eastAsia="Times New Roman" w:hAnsi="Arial" w:cs="Arial"/>
                <w:color w:val="000000"/>
                <w:sz w:val="18"/>
                <w:szCs w:val="18"/>
              </w:rPr>
              <w:t xml:space="preserve"> </w:t>
            </w:r>
            <w:r w:rsidR="0071309C" w:rsidRPr="00D32437">
              <w:rPr>
                <w:rFonts w:ascii="Arial" w:hAnsi="Arial" w:cs="Arial"/>
                <w:sz w:val="18"/>
                <w:szCs w:val="18"/>
              </w:rPr>
              <w:t xml:space="preserve"> </w:t>
            </w:r>
            <w:r w:rsidR="00541204">
              <w:rPr>
                <w:rFonts w:ascii="Arial" w:hAnsi="Arial" w:cs="Arial"/>
                <w:sz w:val="18"/>
                <w:szCs w:val="18"/>
              </w:rPr>
              <w:t>Yohan Halim</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kapasitasnya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00541204">
              <w:rPr>
                <w:rFonts w:ascii="Arial" w:eastAsia="Times New Roman" w:hAnsi="Arial" w:cs="Arial"/>
                <w:color w:val="000000"/>
                <w:sz w:val="18"/>
                <w:szCs w:val="18"/>
              </w:rPr>
              <w:t>Presiden</w:t>
            </w:r>
            <w:proofErr w:type="spellEnd"/>
            <w:r w:rsidR="00541204">
              <w:rPr>
                <w:rFonts w:ascii="Arial" w:eastAsia="Times New Roman" w:hAnsi="Arial" w:cs="Arial"/>
                <w:color w:val="000000"/>
                <w:sz w:val="18"/>
                <w:szCs w:val="18"/>
              </w:rPr>
              <w:t xml:space="preserve"> </w:t>
            </w:r>
            <w:proofErr w:type="spellStart"/>
            <w:r w:rsidR="00541204">
              <w:rPr>
                <w:rFonts w:ascii="Arial" w:eastAsia="Times New Roman" w:hAnsi="Arial" w:cs="Arial"/>
                <w:color w:val="000000"/>
                <w:sz w:val="18"/>
                <w:szCs w:val="18"/>
              </w:rPr>
              <w:t>Direktur</w:t>
            </w:r>
            <w:proofErr w:type="spellEnd"/>
            <w:r w:rsidR="00C83243"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berperan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perseroan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selanjutnya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disebut</w:t>
            </w:r>
            <w:proofErr w:type="spellEnd"/>
            <w:r w:rsidRPr="00D32437">
              <w:rPr>
                <w:rFonts w:ascii="Arial" w:eastAsia="Times New Roman" w:hAnsi="Arial" w:cs="Arial"/>
                <w:color w:val="000000"/>
                <w:sz w:val="18"/>
                <w:szCs w:val="18"/>
              </w:rPr>
              <w:t xml:space="preserve"> </w:t>
            </w:r>
            <w:r w:rsidR="00FD7FF1" w:rsidRPr="00D32437">
              <w:rPr>
                <w:rFonts w:ascii="Arial" w:eastAsia="Times New Roman" w:hAnsi="Arial" w:cs="Arial"/>
                <w:b/>
                <w:bCs/>
                <w:color w:val="000000"/>
                <w:sz w:val="18"/>
                <w:szCs w:val="18"/>
              </w:rPr>
              <w:t>PIHAK</w:t>
            </w:r>
            <w:r w:rsidR="00C2193C" w:rsidRPr="00D32437">
              <w:rPr>
                <w:rFonts w:ascii="Arial" w:eastAsia="Times New Roman" w:hAnsi="Arial" w:cs="Arial"/>
                <w:b/>
                <w:bCs/>
                <w:color w:val="000000"/>
                <w:sz w:val="18"/>
                <w:szCs w:val="18"/>
              </w:rPr>
              <w:t xml:space="preserve"> PERTAMA</w:t>
            </w:r>
            <w:r w:rsidRPr="00D32437">
              <w:rPr>
                <w:rFonts w:ascii="Arial" w:eastAsia="Times New Roman" w:hAnsi="Arial" w:cs="Arial"/>
                <w:color w:val="000000"/>
                <w:sz w:val="18"/>
                <w:szCs w:val="18"/>
              </w:rPr>
              <w:t>;</w:t>
            </w:r>
          </w:p>
        </w:tc>
        <w:tc>
          <w:tcPr>
            <w:tcW w:w="0" w:type="auto"/>
            <w:shd w:val="clear" w:color="auto" w:fill="auto"/>
            <w:hideMark/>
          </w:tcPr>
          <w:p w14:paraId="744CF5D4" w14:textId="4095EFF7" w:rsidR="00CD3FD2" w:rsidRPr="00D32437" w:rsidRDefault="00CD3FD2" w:rsidP="00DC206B">
            <w:pPr>
              <w:pStyle w:val="ListParagraph"/>
              <w:numPr>
                <w:ilvl w:val="0"/>
                <w:numId w:val="41"/>
              </w:numPr>
              <w:spacing w:after="0" w:line="240" w:lineRule="auto"/>
              <w:ind w:left="317"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sidR="00260DC3">
              <w:rPr>
                <w:rFonts w:ascii="Arial" w:eastAsia="Times New Roman" w:hAnsi="Arial" w:cs="Arial"/>
                <w:b/>
                <w:bCs/>
                <w:color w:val="000000"/>
                <w:sz w:val="18"/>
                <w:szCs w:val="18"/>
              </w:rPr>
              <w:t xml:space="preserve"> LyondellBasell Advanced Polyolefins</w:t>
            </w:r>
            <w:r w:rsidR="00046AFF"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w:t>
            </w:r>
            <w:r w:rsidR="00F512B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a limited liability company established based on the law of the Republic of Indonesia, having its domiciled at</w:t>
            </w:r>
            <w:r w:rsidR="00260DC3">
              <w:rPr>
                <w:rFonts w:ascii="Arial" w:eastAsia="Times New Roman" w:hAnsi="Arial" w:cs="Arial"/>
                <w:color w:val="000000"/>
                <w:sz w:val="18"/>
                <w:szCs w:val="18"/>
              </w:rPr>
              <w:t xml:space="preserve"> Desa </w:t>
            </w:r>
            <w:proofErr w:type="spellStart"/>
            <w:r w:rsidR="00260DC3">
              <w:rPr>
                <w:rFonts w:ascii="Arial" w:eastAsia="Times New Roman" w:hAnsi="Arial" w:cs="Arial"/>
                <w:color w:val="000000"/>
                <w:sz w:val="18"/>
                <w:szCs w:val="18"/>
              </w:rPr>
              <w:t>Ngerong</w:t>
            </w:r>
            <w:proofErr w:type="spellEnd"/>
            <w:r w:rsidR="00260DC3">
              <w:rPr>
                <w:rFonts w:ascii="Arial" w:eastAsia="Times New Roman" w:hAnsi="Arial" w:cs="Arial"/>
                <w:color w:val="000000"/>
                <w:sz w:val="18"/>
                <w:szCs w:val="18"/>
              </w:rPr>
              <w:t xml:space="preserve"> Km 39 </w:t>
            </w:r>
            <w:proofErr w:type="spellStart"/>
            <w:r w:rsidR="00260DC3">
              <w:rPr>
                <w:rFonts w:ascii="Arial" w:eastAsia="Times New Roman" w:hAnsi="Arial" w:cs="Arial"/>
                <w:color w:val="000000"/>
                <w:sz w:val="18"/>
                <w:szCs w:val="18"/>
              </w:rPr>
              <w:t>Gempol</w:t>
            </w:r>
            <w:proofErr w:type="spellEnd"/>
            <w:r w:rsidR="00260DC3">
              <w:rPr>
                <w:rFonts w:ascii="Arial" w:eastAsia="Times New Roman" w:hAnsi="Arial" w:cs="Arial"/>
                <w:color w:val="000000"/>
                <w:sz w:val="18"/>
                <w:szCs w:val="18"/>
              </w:rPr>
              <w:t xml:space="preserve"> </w:t>
            </w:r>
            <w:proofErr w:type="spellStart"/>
            <w:r w:rsidR="00260DC3">
              <w:rPr>
                <w:rFonts w:ascii="Arial" w:eastAsia="Times New Roman" w:hAnsi="Arial" w:cs="Arial"/>
                <w:color w:val="000000"/>
                <w:sz w:val="18"/>
                <w:szCs w:val="18"/>
              </w:rPr>
              <w:t>Pasuruan</w:t>
            </w:r>
            <w:proofErr w:type="spellEnd"/>
            <w:r w:rsidR="00260DC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in this matter represented by </w:t>
            </w:r>
            <w:r w:rsidR="00541204">
              <w:rPr>
                <w:rFonts w:ascii="Arial" w:eastAsia="Times New Roman" w:hAnsi="Arial" w:cs="Arial"/>
                <w:color w:val="000000"/>
                <w:sz w:val="18"/>
                <w:szCs w:val="18"/>
              </w:rPr>
              <w:t>Yohan Halim</w:t>
            </w:r>
            <w:r w:rsidR="0071309C" w:rsidRPr="00D32437">
              <w:rPr>
                <w:rFonts w:ascii="Arial" w:hAnsi="Arial" w:cs="Arial"/>
                <w:sz w:val="18"/>
                <w:szCs w:val="18"/>
              </w:rPr>
              <w:t xml:space="preserve"> </w:t>
            </w:r>
            <w:r w:rsidRPr="00D32437">
              <w:rPr>
                <w:rFonts w:ascii="Arial" w:eastAsia="Times New Roman" w:hAnsi="Arial" w:cs="Arial"/>
                <w:color w:val="000000"/>
                <w:sz w:val="18"/>
                <w:szCs w:val="18"/>
              </w:rPr>
              <w:t xml:space="preserve">in his capacity as the </w:t>
            </w:r>
            <w:r w:rsidR="00C83243" w:rsidRPr="00D32437">
              <w:rPr>
                <w:rFonts w:ascii="Arial" w:eastAsia="Times New Roman" w:hAnsi="Arial" w:cs="Arial"/>
                <w:color w:val="000000"/>
                <w:sz w:val="18"/>
                <w:szCs w:val="18"/>
              </w:rPr>
              <w:t xml:space="preserve">President </w:t>
            </w:r>
            <w:r w:rsidRPr="00D32437">
              <w:rPr>
                <w:rFonts w:ascii="Arial" w:eastAsia="Times New Roman" w:hAnsi="Arial" w:cs="Arial"/>
                <w:color w:val="000000"/>
                <w:sz w:val="18"/>
                <w:szCs w:val="18"/>
              </w:rPr>
              <w:t xml:space="preserve">Director of and as such acting for and on behalf of the limited liability </w:t>
            </w:r>
            <w:proofErr w:type="spellStart"/>
            <w:r w:rsidRPr="00D32437">
              <w:rPr>
                <w:rFonts w:ascii="Arial" w:eastAsia="Times New Roman" w:hAnsi="Arial" w:cs="Arial"/>
                <w:color w:val="000000"/>
                <w:sz w:val="18"/>
                <w:szCs w:val="18"/>
              </w:rPr>
              <w:t>companyhereinafter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reffered</w:t>
            </w:r>
            <w:proofErr w:type="spellEnd"/>
            <w:r w:rsidRPr="00D32437">
              <w:rPr>
                <w:rFonts w:ascii="Arial" w:eastAsia="Times New Roman" w:hAnsi="Arial" w:cs="Arial"/>
                <w:color w:val="000000"/>
                <w:sz w:val="18"/>
                <w:szCs w:val="18"/>
              </w:rPr>
              <w:t xml:space="preserve"> to as </w:t>
            </w:r>
            <w:r w:rsidRPr="00D32437">
              <w:rPr>
                <w:rFonts w:ascii="Arial" w:eastAsia="Times New Roman" w:hAnsi="Arial" w:cs="Arial"/>
                <w:b/>
                <w:bCs/>
                <w:color w:val="000000"/>
                <w:sz w:val="18"/>
                <w:szCs w:val="18"/>
              </w:rPr>
              <w:t xml:space="preserve">FIRST </w:t>
            </w:r>
            <w:r w:rsidR="00FD7FF1" w:rsidRPr="00D32437">
              <w:rPr>
                <w:rFonts w:ascii="Arial" w:eastAsia="Times New Roman" w:hAnsi="Arial" w:cs="Arial"/>
                <w:b/>
                <w:bCs/>
                <w:color w:val="000000"/>
                <w:sz w:val="18"/>
                <w:szCs w:val="18"/>
              </w:rPr>
              <w:t>PARTY</w:t>
            </w:r>
            <w:r w:rsidRPr="00D32437">
              <w:rPr>
                <w:rFonts w:ascii="Arial" w:eastAsia="Times New Roman" w:hAnsi="Arial" w:cs="Arial"/>
                <w:b/>
                <w:bCs/>
                <w:color w:val="000000"/>
                <w:sz w:val="18"/>
                <w:szCs w:val="18"/>
              </w:rPr>
              <w:t>;</w:t>
            </w:r>
          </w:p>
        </w:tc>
      </w:tr>
      <w:tr w:rsidR="00C2193C" w:rsidRPr="00D32437" w14:paraId="54CF7DBC" w14:textId="77777777" w:rsidTr="00D43CCE">
        <w:trPr>
          <w:trHeight w:val="20"/>
        </w:trPr>
        <w:tc>
          <w:tcPr>
            <w:tcW w:w="4962" w:type="dxa"/>
            <w:shd w:val="clear" w:color="auto" w:fill="auto"/>
            <w:vAlign w:val="center"/>
          </w:tcPr>
          <w:p w14:paraId="3228AC22" w14:textId="77777777" w:rsidR="00C2193C" w:rsidRPr="00D32437" w:rsidRDefault="00C2193C" w:rsidP="00680D0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5D605CA8" w14:textId="77777777" w:rsidR="00C2193C" w:rsidRPr="00D32437" w:rsidRDefault="00C2193C" w:rsidP="00680D0E">
            <w:pPr>
              <w:spacing w:after="0" w:line="240" w:lineRule="auto"/>
              <w:ind w:left="317" w:hanging="284"/>
              <w:jc w:val="center"/>
              <w:rPr>
                <w:rFonts w:ascii="Arial" w:eastAsia="Times New Roman" w:hAnsi="Arial" w:cs="Arial"/>
                <w:b/>
                <w:bCs/>
                <w:color w:val="000000"/>
                <w:sz w:val="18"/>
                <w:szCs w:val="18"/>
              </w:rPr>
            </w:pPr>
          </w:p>
        </w:tc>
      </w:tr>
      <w:tr w:rsidR="00CD3FD2" w:rsidRPr="00D32437" w14:paraId="0204794A" w14:textId="77777777" w:rsidTr="00D43CCE">
        <w:trPr>
          <w:trHeight w:val="20"/>
        </w:trPr>
        <w:tc>
          <w:tcPr>
            <w:tcW w:w="4962" w:type="dxa"/>
            <w:shd w:val="clear" w:color="auto" w:fill="auto"/>
            <w:vAlign w:val="center"/>
            <w:hideMark/>
          </w:tcPr>
          <w:p w14:paraId="71FAA422"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bookmarkStart w:id="1" w:name="_Hlk105163346"/>
            <w:proofErr w:type="spellStart"/>
            <w:r w:rsidRPr="00D32437">
              <w:rPr>
                <w:rFonts w:ascii="Arial" w:eastAsia="Times New Roman" w:hAnsi="Arial" w:cs="Arial"/>
                <w:b/>
                <w:bCs/>
                <w:color w:val="000000"/>
                <w:sz w:val="18"/>
                <w:szCs w:val="18"/>
              </w:rPr>
              <w:t>Dengan</w:t>
            </w:r>
            <w:proofErr w:type="spellEnd"/>
          </w:p>
        </w:tc>
        <w:tc>
          <w:tcPr>
            <w:tcW w:w="0" w:type="auto"/>
            <w:shd w:val="clear" w:color="auto" w:fill="auto"/>
            <w:vAlign w:val="center"/>
            <w:hideMark/>
          </w:tcPr>
          <w:p w14:paraId="377797BA"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And</w:t>
            </w:r>
          </w:p>
        </w:tc>
      </w:tr>
      <w:tr w:rsidR="00CD3FD2" w:rsidRPr="00D32437" w14:paraId="08D7D740" w14:textId="77777777" w:rsidTr="00D43CCE">
        <w:trPr>
          <w:trHeight w:val="20"/>
        </w:trPr>
        <w:tc>
          <w:tcPr>
            <w:tcW w:w="4962" w:type="dxa"/>
            <w:shd w:val="clear" w:color="auto" w:fill="auto"/>
            <w:vAlign w:val="center"/>
          </w:tcPr>
          <w:p w14:paraId="00ADC0A3"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24C3DBE6"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p>
        </w:tc>
      </w:tr>
      <w:tr w:rsidR="002D6F87" w:rsidRPr="00D32437" w14:paraId="2A79D5B7" w14:textId="77777777" w:rsidTr="00D43CCE">
        <w:trPr>
          <w:trHeight w:val="20"/>
        </w:trPr>
        <w:tc>
          <w:tcPr>
            <w:tcW w:w="4962" w:type="dxa"/>
            <w:shd w:val="clear" w:color="auto" w:fill="auto"/>
            <w:hideMark/>
          </w:tcPr>
          <w:p w14:paraId="2BF5DA95" w14:textId="07AD4207" w:rsidR="002D6F87" w:rsidRDefault="002D6F87" w:rsidP="002D6F87">
            <w:pPr>
              <w:spacing w:after="0" w:line="240" w:lineRule="auto"/>
              <w:ind w:left="321" w:hanging="284"/>
              <w:jc w:val="both"/>
              <w:rPr>
                <w:rFonts w:ascii="Arial" w:eastAsia="Times New Roman" w:hAnsi="Arial" w:cs="Arial"/>
                <w:color w:val="000000"/>
                <w:sz w:val="18"/>
                <w:szCs w:val="18"/>
                <w:lang w:val="it-IT"/>
              </w:rPr>
            </w:pPr>
            <w:r w:rsidRPr="00B4401A">
              <w:rPr>
                <w:rFonts w:ascii="Arial" w:eastAsia="Times New Roman" w:hAnsi="Arial" w:cs="Arial"/>
                <w:b/>
                <w:bCs/>
                <w:color w:val="000000"/>
                <w:sz w:val="18"/>
                <w:szCs w:val="18"/>
                <w:lang w:val="it-IT"/>
              </w:rPr>
              <w:t>2. PT. DISA PRIMA MEDIKA,</w:t>
            </w:r>
            <w:r w:rsidRPr="00B4401A">
              <w:rPr>
                <w:rFonts w:ascii="Arial" w:eastAsia="Times New Roman" w:hAnsi="Arial" w:cs="Arial"/>
                <w:color w:val="000000"/>
                <w:sz w:val="18"/>
                <w:szCs w:val="18"/>
                <w:lang w:val="it-IT"/>
              </w:rPr>
              <w:t xml:space="preserve"> </w:t>
            </w:r>
            <w:del w:id="2" w:author="Ningtyias, Putri" w:date="2024-06-19T16:22:00Z">
              <w:r w:rsidRPr="00B4401A" w:rsidDel="00237BAC">
                <w:rPr>
                  <w:rFonts w:ascii="Arial" w:eastAsia="Times New Roman" w:hAnsi="Arial" w:cs="Arial"/>
                  <w:color w:val="000000"/>
                  <w:sz w:val="18"/>
                  <w:szCs w:val="18"/>
                  <w:lang w:val="it-IT"/>
                </w:rPr>
                <w:delText>berkedudukan</w:delText>
              </w:r>
            </w:del>
            <w:ins w:id="3" w:author="Ningtyias, Putri" w:date="2024-06-19T16:22:00Z">
              <w:r w:rsidR="00237BAC">
                <w:rPr>
                  <w:rFonts w:ascii="Arial" w:eastAsia="Times New Roman" w:hAnsi="Arial" w:cs="Arial"/>
                  <w:color w:val="000000"/>
                  <w:sz w:val="18"/>
                  <w:szCs w:val="18"/>
                  <w:lang w:val="it-IT"/>
                </w:rPr>
                <w:t>yang selanjutnya disebut sebagai PIHAK KEDUA, yang berlokasi</w:t>
              </w:r>
            </w:ins>
            <w:r w:rsidRPr="00B4401A">
              <w:rPr>
                <w:rFonts w:ascii="Arial" w:eastAsia="Times New Roman" w:hAnsi="Arial" w:cs="Arial"/>
                <w:color w:val="000000"/>
                <w:sz w:val="18"/>
                <w:szCs w:val="18"/>
                <w:lang w:val="it-IT"/>
              </w:rPr>
              <w:t xml:space="preserve"> di Jl. Banjararum Selatan No.3, Kel. Mondoroko, Kec. Singosari, Malang yang diwakili Oleh </w:t>
            </w:r>
            <w:del w:id="4" w:author="SEKRE-1" w:date="2024-06-21T13:27:00Z" w16du:dateUtc="2024-06-21T06:27:00Z">
              <w:r w:rsidRPr="00B4401A" w:rsidDel="0030653E">
                <w:rPr>
                  <w:rFonts w:ascii="Arial" w:eastAsia="Times New Roman" w:hAnsi="Arial" w:cs="Arial"/>
                  <w:b/>
                  <w:bCs/>
                  <w:color w:val="000000"/>
                  <w:sz w:val="18"/>
                  <w:szCs w:val="18"/>
                  <w:lang w:val="it-IT"/>
                </w:rPr>
                <w:delText>ENDANG SUSILOWATI</w:delText>
              </w:r>
            </w:del>
            <w:ins w:id="5" w:author="SEKRE-1" w:date="2024-06-21T13:27:00Z" w16du:dateUtc="2024-06-21T06:27:00Z">
              <w:r w:rsidR="0030653E">
                <w:rPr>
                  <w:rFonts w:ascii="Arial" w:eastAsia="Times New Roman" w:hAnsi="Arial" w:cs="Arial"/>
                  <w:b/>
                  <w:bCs/>
                  <w:color w:val="000000"/>
                  <w:sz w:val="18"/>
                  <w:szCs w:val="18"/>
                  <w:lang w:val="it-IT"/>
                </w:rPr>
                <w:t>dr. SEFRINA TRISADI</w:t>
              </w:r>
            </w:ins>
            <w:r w:rsidRPr="00B4401A">
              <w:rPr>
                <w:rFonts w:ascii="Arial" w:eastAsia="Times New Roman" w:hAnsi="Arial" w:cs="Arial"/>
                <w:color w:val="000000"/>
                <w:sz w:val="18"/>
                <w:szCs w:val="18"/>
                <w:lang w:val="it-IT"/>
              </w:rPr>
              <w:t xml:space="preserve"> selaku </w:t>
            </w:r>
            <w:r w:rsidRPr="00B4401A">
              <w:rPr>
                <w:rFonts w:ascii="Arial" w:eastAsia="Times New Roman" w:hAnsi="Arial" w:cs="Arial"/>
                <w:b/>
                <w:bCs/>
                <w:color w:val="000000"/>
                <w:sz w:val="18"/>
                <w:szCs w:val="18"/>
                <w:lang w:val="it-IT"/>
              </w:rPr>
              <w:t>DIREKTU</w:t>
            </w:r>
            <w:ins w:id="6" w:author="SEKRE-1" w:date="2024-06-21T13:27:00Z" w16du:dateUtc="2024-06-21T06:27:00Z">
              <w:r w:rsidR="0030653E">
                <w:rPr>
                  <w:rFonts w:ascii="Arial" w:eastAsia="Times New Roman" w:hAnsi="Arial" w:cs="Arial"/>
                  <w:b/>
                  <w:bCs/>
                  <w:color w:val="000000"/>
                  <w:sz w:val="18"/>
                  <w:szCs w:val="18"/>
                  <w:lang w:val="it-IT"/>
                </w:rPr>
                <w:t>R</w:t>
              </w:r>
            </w:ins>
            <w:del w:id="7" w:author="SEKRE-1" w:date="2024-06-21T13:27:00Z" w16du:dateUtc="2024-06-21T06:27:00Z">
              <w:r w:rsidRPr="00B4401A" w:rsidDel="0030653E">
                <w:rPr>
                  <w:rFonts w:ascii="Arial" w:eastAsia="Times New Roman" w:hAnsi="Arial" w:cs="Arial"/>
                  <w:b/>
                  <w:bCs/>
                  <w:color w:val="000000"/>
                  <w:sz w:val="18"/>
                  <w:szCs w:val="18"/>
                  <w:lang w:val="it-IT"/>
                </w:rPr>
                <w:delText>R UTAMA</w:delText>
              </w:r>
            </w:del>
            <w:r w:rsidRPr="00B4401A">
              <w:rPr>
                <w:rFonts w:ascii="Arial" w:eastAsia="Times New Roman" w:hAnsi="Arial" w:cs="Arial"/>
                <w:color w:val="000000"/>
                <w:sz w:val="18"/>
                <w:szCs w:val="18"/>
                <w:lang w:val="it-IT"/>
              </w:rPr>
              <w:t>, adalah perusahaan yang menaungi :</w:t>
            </w:r>
          </w:p>
          <w:p w14:paraId="3DB123BB" w14:textId="77777777" w:rsidR="000539E9" w:rsidRPr="00B4401A" w:rsidRDefault="000539E9" w:rsidP="002D6F87">
            <w:pPr>
              <w:spacing w:after="0" w:line="240" w:lineRule="auto"/>
              <w:ind w:left="321" w:hanging="284"/>
              <w:jc w:val="both"/>
              <w:rPr>
                <w:rFonts w:ascii="Arial" w:eastAsia="Times New Roman" w:hAnsi="Arial" w:cs="Arial"/>
                <w:b/>
                <w:bCs/>
                <w:color w:val="000000"/>
                <w:sz w:val="18"/>
                <w:szCs w:val="18"/>
                <w:lang w:val="it-IT"/>
              </w:rPr>
            </w:pPr>
          </w:p>
          <w:p w14:paraId="5B696AA2" w14:textId="11D1FC6C" w:rsidR="002D6F87" w:rsidRPr="00260DC3" w:rsidRDefault="002D6F87" w:rsidP="000539E9">
            <w:pPr>
              <w:spacing w:after="0" w:line="240" w:lineRule="auto"/>
              <w:ind w:left="321"/>
              <w:jc w:val="both"/>
              <w:rPr>
                <w:rFonts w:ascii="Arial" w:eastAsia="Times New Roman" w:hAnsi="Arial" w:cs="Arial"/>
                <w:b/>
                <w:bCs/>
                <w:color w:val="000000"/>
                <w:sz w:val="18"/>
                <w:szCs w:val="18"/>
                <w:lang w:val="it-IT"/>
              </w:rPr>
            </w:pPr>
            <w:r w:rsidRPr="00B4401A">
              <w:rPr>
                <w:rFonts w:ascii="Arial" w:eastAsia="Times New Roman" w:hAnsi="Arial" w:cs="Arial"/>
                <w:b/>
                <w:bCs/>
                <w:color w:val="000000"/>
                <w:sz w:val="18"/>
                <w:szCs w:val="18"/>
                <w:lang w:val="it-IT"/>
              </w:rPr>
              <w:t>RUMAH SAKIT PRIMA HUSADA SUKOREJO</w:t>
            </w:r>
            <w:r w:rsidRPr="00B4401A">
              <w:rPr>
                <w:rFonts w:ascii="Arial" w:eastAsia="Times New Roman" w:hAnsi="Arial" w:cs="Arial"/>
                <w:color w:val="000000"/>
                <w:sz w:val="18"/>
                <w:szCs w:val="18"/>
                <w:lang w:val="it-IT"/>
              </w:rPr>
              <w:t xml:space="preserve"> suatu badan usaha yang didirikan berdasarkan hukum Indonesia, dengan Nomor Ijin Operasional Rumah Sakit 81201150810004, berkedudukan di Jl. Raya Surabaya – Malang KM-54 RW.54, Palang, Lemahbang, Kec. Sukorejo, Pasuruan, dalam hal ini diwakili oleh </w:t>
            </w:r>
            <w:r w:rsidRPr="00B4401A">
              <w:rPr>
                <w:rFonts w:ascii="Arial" w:eastAsia="Times New Roman" w:hAnsi="Arial" w:cs="Arial"/>
                <w:b/>
                <w:bCs/>
                <w:color w:val="000000"/>
                <w:sz w:val="18"/>
                <w:szCs w:val="18"/>
                <w:lang w:val="it-IT"/>
              </w:rPr>
              <w:t>dr. IFIT BAGUS APRIANTONO</w:t>
            </w:r>
            <w:r w:rsidRPr="00B4401A">
              <w:rPr>
                <w:rFonts w:ascii="Arial" w:eastAsia="Times New Roman" w:hAnsi="Arial" w:cs="Arial"/>
                <w:color w:val="000000"/>
                <w:sz w:val="18"/>
                <w:szCs w:val="18"/>
                <w:lang w:val="it-IT"/>
              </w:rPr>
              <w:t xml:space="preserve"> yang bertindak dalam jabatannya selaku </w:t>
            </w:r>
            <w:r w:rsidRPr="00B4401A">
              <w:rPr>
                <w:rFonts w:ascii="Arial" w:eastAsia="Times New Roman" w:hAnsi="Arial" w:cs="Arial"/>
                <w:b/>
                <w:bCs/>
                <w:color w:val="000000"/>
                <w:sz w:val="18"/>
                <w:szCs w:val="18"/>
                <w:lang w:val="it-IT"/>
              </w:rPr>
              <w:t>DIREKTUR RUMAH SAKIT PRIMA HUSADA SUKOREJO</w:t>
            </w:r>
            <w:r w:rsidRPr="00B4401A">
              <w:rPr>
                <w:rFonts w:ascii="Arial" w:eastAsia="Times New Roman" w:hAnsi="Arial" w:cs="Arial"/>
                <w:color w:val="000000"/>
                <w:sz w:val="18"/>
                <w:szCs w:val="18"/>
                <w:lang w:val="it-IT"/>
              </w:rPr>
              <w:t xml:space="preserve">, </w:t>
            </w:r>
            <w:del w:id="8" w:author="Ningtyias, Putri" w:date="2024-06-19T16:24:00Z">
              <w:r w:rsidRPr="00B4401A" w:rsidDel="00237BAC">
                <w:rPr>
                  <w:rFonts w:ascii="Arial" w:eastAsia="Times New Roman" w:hAnsi="Arial" w:cs="Arial"/>
                  <w:color w:val="000000"/>
                  <w:sz w:val="18"/>
                  <w:szCs w:val="18"/>
                  <w:lang w:val="it-IT"/>
                </w:rPr>
                <w:delText xml:space="preserve">dengan demikian sah bertindak untuk dan atas nama </w:delText>
              </w:r>
              <w:r w:rsidRPr="00B4401A" w:rsidDel="00237BAC">
                <w:rPr>
                  <w:rFonts w:ascii="Arial" w:eastAsia="Times New Roman" w:hAnsi="Arial" w:cs="Arial"/>
                  <w:b/>
                  <w:bCs/>
                  <w:color w:val="000000"/>
                  <w:sz w:val="18"/>
                  <w:szCs w:val="18"/>
                  <w:lang w:val="it-IT"/>
                </w:rPr>
                <w:delText>RUMAH SAKIT PRIMA HUSADA SUKOREJO</w:delText>
              </w:r>
            </w:del>
            <w:ins w:id="9" w:author="Ningtyias, Putri" w:date="2024-06-19T16:24:00Z">
              <w:r w:rsidR="00237BAC">
                <w:rPr>
                  <w:rFonts w:ascii="Arial" w:eastAsia="Times New Roman" w:hAnsi="Arial" w:cs="Arial"/>
                  <w:color w:val="000000"/>
                  <w:sz w:val="18"/>
                  <w:szCs w:val="18"/>
                  <w:lang w:val="it-IT"/>
                </w:rPr>
                <w:t xml:space="preserve">yang </w:t>
              </w:r>
            </w:ins>
            <w:r w:rsidRPr="00B4401A">
              <w:rPr>
                <w:rFonts w:ascii="Arial" w:eastAsia="Times New Roman" w:hAnsi="Arial" w:cs="Arial"/>
                <w:color w:val="000000"/>
                <w:sz w:val="18"/>
                <w:szCs w:val="18"/>
                <w:lang w:val="it-IT"/>
              </w:rPr>
              <w:t xml:space="preserve"> selanjutnya disebut sebagai </w:t>
            </w:r>
            <w:del w:id="10" w:author="Ningtyias, Putri" w:date="2024-06-19T16:24:00Z">
              <w:r w:rsidR="00467646" w:rsidRPr="00372632" w:rsidDel="00237BAC">
                <w:rPr>
                  <w:rFonts w:ascii="Arial" w:eastAsia="Times New Roman" w:hAnsi="Arial" w:cs="Arial"/>
                  <w:b/>
                  <w:bCs/>
                  <w:color w:val="000000"/>
                  <w:sz w:val="18"/>
                  <w:szCs w:val="18"/>
                  <w:lang w:val="it-IT"/>
                </w:rPr>
                <w:delText>PIHAK KEDUA</w:delText>
              </w:r>
            </w:del>
            <w:ins w:id="11" w:author="Ningtyias, Putri" w:date="2024-06-19T16:25:00Z">
              <w:r w:rsidR="00237BAC">
                <w:rPr>
                  <w:rFonts w:ascii="Arial" w:eastAsia="Times New Roman" w:hAnsi="Arial" w:cs="Arial"/>
                  <w:b/>
                  <w:bCs/>
                  <w:color w:val="000000"/>
                  <w:sz w:val="18"/>
                  <w:szCs w:val="18"/>
                  <w:lang w:val="it-IT"/>
                </w:rPr>
                <w:t>RUMAH SAKIT PRIMA HUSADA SUKOREJO;</w:t>
              </w:r>
            </w:ins>
          </w:p>
        </w:tc>
        <w:tc>
          <w:tcPr>
            <w:tcW w:w="0" w:type="auto"/>
            <w:shd w:val="clear" w:color="auto" w:fill="auto"/>
            <w:hideMark/>
          </w:tcPr>
          <w:p w14:paraId="3F7B58FE" w14:textId="19883472" w:rsidR="002D6F87" w:rsidRPr="007850D7" w:rsidRDefault="002D6F87" w:rsidP="002D6F87">
            <w:pPr>
              <w:pStyle w:val="ListParagraph"/>
              <w:numPr>
                <w:ilvl w:val="0"/>
                <w:numId w:val="41"/>
              </w:numPr>
              <w:spacing w:after="0" w:line="240" w:lineRule="auto"/>
              <w:ind w:left="317"/>
              <w:jc w:val="both"/>
              <w:rPr>
                <w:rFonts w:ascii="Arial" w:eastAsia="Times New Roman" w:hAnsi="Arial" w:cs="Arial"/>
                <w:b/>
                <w:bCs/>
                <w:color w:val="000000"/>
                <w:sz w:val="18"/>
                <w:szCs w:val="18"/>
              </w:rPr>
            </w:pPr>
            <w:r w:rsidRPr="007850D7">
              <w:rPr>
                <w:rFonts w:ascii="Arial" w:eastAsia="Times New Roman" w:hAnsi="Arial" w:cs="Arial"/>
                <w:b/>
                <w:bCs/>
                <w:color w:val="000000"/>
                <w:sz w:val="18"/>
                <w:szCs w:val="18"/>
              </w:rPr>
              <w:t xml:space="preserve">PT. DISA PRIMA MEDIKA, </w:t>
            </w:r>
            <w:ins w:id="12" w:author="Chen, Jane" w:date="2024-06-19T13:24:00Z">
              <w:r w:rsidR="0095293E" w:rsidRPr="003427ED">
                <w:rPr>
                  <w:rFonts w:ascii="Arial" w:eastAsia="Times New Roman" w:hAnsi="Arial" w:cs="Arial"/>
                  <w:color w:val="000000"/>
                  <w:sz w:val="18"/>
                  <w:szCs w:val="18"/>
                </w:rPr>
                <w:t xml:space="preserve">hereinafter referred to as </w:t>
              </w:r>
              <w:r w:rsidR="0095293E" w:rsidRPr="00372632">
                <w:rPr>
                  <w:rFonts w:ascii="Arial" w:eastAsia="Times New Roman" w:hAnsi="Arial" w:cs="Arial"/>
                  <w:color w:val="000000"/>
                  <w:sz w:val="18"/>
                  <w:szCs w:val="18"/>
                </w:rPr>
                <w:t>the</w:t>
              </w:r>
              <w:r w:rsidR="0095293E" w:rsidRPr="00372632">
                <w:rPr>
                  <w:rFonts w:ascii="Arial" w:eastAsia="Times New Roman" w:hAnsi="Arial" w:cs="Arial"/>
                  <w:b/>
                  <w:bCs/>
                  <w:color w:val="000000"/>
                  <w:sz w:val="18"/>
                  <w:szCs w:val="18"/>
                </w:rPr>
                <w:t>; SECOND PARTY</w:t>
              </w:r>
              <w:r w:rsidR="0095293E" w:rsidRPr="007850D7">
                <w:rPr>
                  <w:rFonts w:ascii="Arial" w:eastAsia="Times New Roman" w:hAnsi="Arial" w:cs="Arial"/>
                  <w:color w:val="000000"/>
                  <w:sz w:val="18"/>
                  <w:szCs w:val="18"/>
                </w:rPr>
                <w:t xml:space="preserve"> </w:t>
              </w:r>
            </w:ins>
            <w:r w:rsidRPr="007850D7">
              <w:rPr>
                <w:rFonts w:ascii="Arial" w:eastAsia="Times New Roman" w:hAnsi="Arial" w:cs="Arial"/>
                <w:color w:val="000000"/>
                <w:sz w:val="18"/>
                <w:szCs w:val="18"/>
              </w:rPr>
              <w:t xml:space="preserve">located on Jl. South </w:t>
            </w:r>
            <w:proofErr w:type="spellStart"/>
            <w:r w:rsidRPr="007850D7">
              <w:rPr>
                <w:rFonts w:ascii="Arial" w:eastAsia="Times New Roman" w:hAnsi="Arial" w:cs="Arial"/>
                <w:color w:val="000000"/>
                <w:sz w:val="18"/>
                <w:szCs w:val="18"/>
              </w:rPr>
              <w:t>Banjararum</w:t>
            </w:r>
            <w:proofErr w:type="spellEnd"/>
            <w:r w:rsidRPr="007850D7">
              <w:rPr>
                <w:rFonts w:ascii="Arial" w:eastAsia="Times New Roman" w:hAnsi="Arial" w:cs="Arial"/>
                <w:color w:val="000000"/>
                <w:sz w:val="18"/>
                <w:szCs w:val="18"/>
              </w:rPr>
              <w:t xml:space="preserve"> No.3, Kel. </w:t>
            </w:r>
            <w:proofErr w:type="spellStart"/>
            <w:r w:rsidRPr="007850D7">
              <w:rPr>
                <w:rFonts w:ascii="Arial" w:eastAsia="Times New Roman" w:hAnsi="Arial" w:cs="Arial"/>
                <w:color w:val="000000"/>
                <w:sz w:val="18"/>
                <w:szCs w:val="18"/>
              </w:rPr>
              <w:t>Mondoroko</w:t>
            </w:r>
            <w:proofErr w:type="spellEnd"/>
            <w:r w:rsidRPr="007850D7">
              <w:rPr>
                <w:rFonts w:ascii="Arial" w:eastAsia="Times New Roman" w:hAnsi="Arial" w:cs="Arial"/>
                <w:color w:val="000000"/>
                <w:sz w:val="18"/>
                <w:szCs w:val="18"/>
              </w:rPr>
              <w:t xml:space="preserve">, District. </w:t>
            </w:r>
            <w:proofErr w:type="spellStart"/>
            <w:r w:rsidRPr="007850D7">
              <w:rPr>
                <w:rFonts w:ascii="Arial" w:eastAsia="Times New Roman" w:hAnsi="Arial" w:cs="Arial"/>
                <w:color w:val="000000"/>
                <w:sz w:val="18"/>
                <w:szCs w:val="18"/>
              </w:rPr>
              <w:t>Singosari</w:t>
            </w:r>
            <w:proofErr w:type="spellEnd"/>
            <w:r w:rsidRPr="007850D7">
              <w:rPr>
                <w:rFonts w:ascii="Arial" w:eastAsia="Times New Roman" w:hAnsi="Arial" w:cs="Arial"/>
                <w:color w:val="000000"/>
                <w:sz w:val="18"/>
                <w:szCs w:val="18"/>
              </w:rPr>
              <w:t>, Malang, represented by</w:t>
            </w:r>
            <w:r w:rsidRPr="007850D7">
              <w:rPr>
                <w:rFonts w:ascii="Arial" w:eastAsia="Times New Roman" w:hAnsi="Arial" w:cs="Arial"/>
                <w:b/>
                <w:bCs/>
                <w:color w:val="000000"/>
                <w:sz w:val="18"/>
                <w:szCs w:val="18"/>
              </w:rPr>
              <w:t xml:space="preserve"> </w:t>
            </w:r>
            <w:del w:id="13" w:author="SEKRE-1" w:date="2024-06-21T13:27:00Z" w16du:dateUtc="2024-06-21T06:27:00Z">
              <w:r w:rsidRPr="007850D7" w:rsidDel="00F73F5F">
                <w:rPr>
                  <w:rFonts w:ascii="Arial" w:eastAsia="Times New Roman" w:hAnsi="Arial" w:cs="Arial"/>
                  <w:b/>
                  <w:bCs/>
                  <w:color w:val="000000"/>
                  <w:sz w:val="18"/>
                  <w:szCs w:val="18"/>
                </w:rPr>
                <w:delText>ENDANG SUSILOWATI</w:delText>
              </w:r>
            </w:del>
            <w:ins w:id="14" w:author="SEKRE-1" w:date="2024-06-21T13:27:00Z" w16du:dateUtc="2024-06-21T06:27:00Z">
              <w:r w:rsidR="00F73F5F">
                <w:rPr>
                  <w:rFonts w:ascii="Arial" w:eastAsia="Times New Roman" w:hAnsi="Arial" w:cs="Arial"/>
                  <w:b/>
                  <w:bCs/>
                  <w:color w:val="000000"/>
                  <w:sz w:val="18"/>
                  <w:szCs w:val="18"/>
                </w:rPr>
                <w:t>dr. SEFRINA TRISADI</w:t>
              </w:r>
            </w:ins>
            <w:r w:rsidRPr="007850D7">
              <w:rPr>
                <w:rFonts w:ascii="Arial" w:eastAsia="Times New Roman" w:hAnsi="Arial" w:cs="Arial"/>
                <w:b/>
                <w:bCs/>
                <w:color w:val="000000"/>
                <w:sz w:val="18"/>
                <w:szCs w:val="18"/>
              </w:rPr>
              <w:t xml:space="preserve"> as </w:t>
            </w:r>
            <w:ins w:id="15" w:author="SEKRE-1" w:date="2024-06-21T13:27:00Z" w16du:dateUtc="2024-06-21T06:27:00Z">
              <w:r w:rsidR="00F73F5F">
                <w:rPr>
                  <w:rFonts w:ascii="Arial" w:eastAsia="Times New Roman" w:hAnsi="Arial" w:cs="Arial"/>
                  <w:b/>
                  <w:bCs/>
                  <w:color w:val="000000"/>
                  <w:sz w:val="18"/>
                  <w:szCs w:val="18"/>
                </w:rPr>
                <w:t xml:space="preserve">a </w:t>
              </w:r>
            </w:ins>
            <w:del w:id="16" w:author="SEKRE-1" w:date="2024-06-21T13:27:00Z" w16du:dateUtc="2024-06-21T06:27:00Z">
              <w:r w:rsidRPr="007850D7" w:rsidDel="00F73F5F">
                <w:rPr>
                  <w:rFonts w:ascii="Arial" w:eastAsia="Times New Roman" w:hAnsi="Arial" w:cs="Arial"/>
                  <w:b/>
                  <w:bCs/>
                  <w:color w:val="000000"/>
                  <w:sz w:val="18"/>
                  <w:szCs w:val="18"/>
                </w:rPr>
                <w:delText xml:space="preserve">MAIN </w:delText>
              </w:r>
            </w:del>
            <w:r w:rsidRPr="007850D7">
              <w:rPr>
                <w:rFonts w:ascii="Arial" w:eastAsia="Times New Roman" w:hAnsi="Arial" w:cs="Arial"/>
                <w:b/>
                <w:bCs/>
                <w:color w:val="000000"/>
                <w:sz w:val="18"/>
                <w:szCs w:val="18"/>
              </w:rPr>
              <w:t xml:space="preserve">DIRECTOR, </w:t>
            </w:r>
            <w:r w:rsidRPr="007850D7">
              <w:rPr>
                <w:rFonts w:ascii="Arial" w:eastAsia="Times New Roman" w:hAnsi="Arial" w:cs="Arial"/>
                <w:color w:val="000000"/>
                <w:sz w:val="18"/>
                <w:szCs w:val="18"/>
              </w:rPr>
              <w:t xml:space="preserve">is a </w:t>
            </w:r>
            <w:ins w:id="17" w:author="Chen, Jane" w:date="2024-06-19T13:37:00Z">
              <w:r w:rsidR="00EA22BA">
                <w:rPr>
                  <w:rFonts w:ascii="Arial" w:eastAsia="Times New Roman" w:hAnsi="Arial" w:cs="Arial"/>
                  <w:color w:val="000000"/>
                  <w:sz w:val="18"/>
                  <w:szCs w:val="18"/>
                </w:rPr>
                <w:t xml:space="preserve">management </w:t>
              </w:r>
            </w:ins>
            <w:r w:rsidRPr="007850D7">
              <w:rPr>
                <w:rFonts w:ascii="Arial" w:eastAsia="Times New Roman" w:hAnsi="Arial" w:cs="Arial"/>
                <w:color w:val="000000"/>
                <w:sz w:val="18"/>
                <w:szCs w:val="18"/>
              </w:rPr>
              <w:t xml:space="preserve">company </w:t>
            </w:r>
            <w:ins w:id="18" w:author="Chen, Jane" w:date="2024-06-19T13:37:00Z">
              <w:r w:rsidR="00EA22BA">
                <w:rPr>
                  <w:rFonts w:ascii="Arial" w:eastAsia="Times New Roman" w:hAnsi="Arial" w:cs="Arial"/>
                  <w:color w:val="000000"/>
                  <w:sz w:val="18"/>
                  <w:szCs w:val="18"/>
                </w:rPr>
                <w:t>of</w:t>
              </w:r>
            </w:ins>
            <w:del w:id="19" w:author="Chen, Jane" w:date="2024-06-19T13:37:00Z">
              <w:r w:rsidRPr="007850D7" w:rsidDel="00EA22BA">
                <w:rPr>
                  <w:rFonts w:ascii="Arial" w:eastAsia="Times New Roman" w:hAnsi="Arial" w:cs="Arial"/>
                  <w:color w:val="000000"/>
                  <w:sz w:val="18"/>
                  <w:szCs w:val="18"/>
                </w:rPr>
                <w:delText>that oversees</w:delText>
              </w:r>
            </w:del>
            <w:r w:rsidRPr="007850D7">
              <w:rPr>
                <w:rFonts w:ascii="Arial" w:eastAsia="Times New Roman" w:hAnsi="Arial" w:cs="Arial"/>
                <w:color w:val="000000"/>
                <w:sz w:val="18"/>
                <w:szCs w:val="18"/>
              </w:rPr>
              <w:t>:</w:t>
            </w:r>
          </w:p>
          <w:p w14:paraId="7EA045E7" w14:textId="77777777" w:rsidR="00F270A6" w:rsidRDefault="00F270A6" w:rsidP="002D6F87">
            <w:pPr>
              <w:pStyle w:val="ListParagraph"/>
              <w:spacing w:after="0" w:line="240" w:lineRule="auto"/>
              <w:ind w:left="317"/>
              <w:jc w:val="both"/>
              <w:rPr>
                <w:rFonts w:ascii="Arial" w:eastAsia="Times New Roman" w:hAnsi="Arial" w:cs="Arial"/>
                <w:b/>
                <w:bCs/>
                <w:color w:val="000000"/>
                <w:sz w:val="18"/>
                <w:szCs w:val="18"/>
              </w:rPr>
            </w:pPr>
          </w:p>
          <w:p w14:paraId="7A11E196" w14:textId="636C5A6A" w:rsidR="002D6F87" w:rsidRPr="003427ED" w:rsidRDefault="002D6F87" w:rsidP="002D6F87">
            <w:pPr>
              <w:pStyle w:val="ListParagraph"/>
              <w:spacing w:after="0" w:line="240" w:lineRule="auto"/>
              <w:ind w:left="317"/>
              <w:jc w:val="both"/>
              <w:rPr>
                <w:rFonts w:ascii="Arial" w:eastAsia="Times New Roman" w:hAnsi="Arial" w:cs="Arial"/>
                <w:b/>
                <w:bCs/>
                <w:color w:val="000000"/>
                <w:sz w:val="18"/>
                <w:szCs w:val="18"/>
              </w:rPr>
            </w:pPr>
            <w:r w:rsidRPr="003427ED">
              <w:rPr>
                <w:rFonts w:ascii="Arial" w:eastAsia="Times New Roman" w:hAnsi="Arial" w:cs="Arial"/>
                <w:b/>
                <w:bCs/>
                <w:color w:val="000000"/>
                <w:sz w:val="18"/>
                <w:szCs w:val="18"/>
              </w:rPr>
              <w:t xml:space="preserve">PRIMA HUSADA SUKOREJO HOSPITAL </w:t>
            </w:r>
            <w:r w:rsidRPr="003427ED">
              <w:rPr>
                <w:rFonts w:ascii="Arial" w:eastAsia="Times New Roman" w:hAnsi="Arial" w:cs="Arial"/>
                <w:color w:val="000000"/>
                <w:sz w:val="18"/>
                <w:szCs w:val="18"/>
              </w:rPr>
              <w:t xml:space="preserve">is a business entity established under Indonesian law, with Hospital Operational License Number 81201150810004, domiciled at Jl. Raya Surabaya – Malang KM-54 RW.54, </w:t>
            </w:r>
            <w:proofErr w:type="spellStart"/>
            <w:r w:rsidRPr="003427ED">
              <w:rPr>
                <w:rFonts w:ascii="Arial" w:eastAsia="Times New Roman" w:hAnsi="Arial" w:cs="Arial"/>
                <w:color w:val="000000"/>
                <w:sz w:val="18"/>
                <w:szCs w:val="18"/>
              </w:rPr>
              <w:t>Palang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Lemahbang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Kec</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Sukorejo</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Pasuruan</w:t>
            </w:r>
            <w:proofErr w:type="spellEnd"/>
            <w:r w:rsidRPr="003427ED">
              <w:rPr>
                <w:rFonts w:ascii="Arial" w:eastAsia="Times New Roman" w:hAnsi="Arial" w:cs="Arial"/>
                <w:color w:val="000000"/>
                <w:sz w:val="18"/>
                <w:szCs w:val="18"/>
              </w:rPr>
              <w:t>, in this case represented by</w:t>
            </w:r>
            <w:r w:rsidRPr="003427ED">
              <w:rPr>
                <w:rFonts w:ascii="Arial" w:eastAsia="Times New Roman" w:hAnsi="Arial" w:cs="Arial"/>
                <w:b/>
                <w:bCs/>
                <w:color w:val="000000"/>
                <w:sz w:val="18"/>
                <w:szCs w:val="18"/>
              </w:rPr>
              <w:t xml:space="preserve"> dr. IFIT BAGUS APRIANTONO acting in his position as DIRECTOR of PRIMA HUSADA SUKOREJO HOSPITAL, </w:t>
            </w:r>
            <w:del w:id="20" w:author="Chen, Jane" w:date="2024-06-19T13:37:00Z">
              <w:r w:rsidRPr="003427ED" w:rsidDel="00EA22BA">
                <w:rPr>
                  <w:rFonts w:ascii="Arial" w:eastAsia="Times New Roman" w:hAnsi="Arial" w:cs="Arial"/>
                  <w:color w:val="000000"/>
                  <w:sz w:val="18"/>
                  <w:szCs w:val="18"/>
                </w:rPr>
                <w:delText>thereby legally acting for and on behalf of</w:delText>
              </w:r>
              <w:r w:rsidRPr="003427ED" w:rsidDel="00EA22BA">
                <w:rPr>
                  <w:rFonts w:ascii="Arial" w:eastAsia="Times New Roman" w:hAnsi="Arial" w:cs="Arial"/>
                  <w:b/>
                  <w:bCs/>
                  <w:color w:val="000000"/>
                  <w:sz w:val="18"/>
                  <w:szCs w:val="18"/>
                </w:rPr>
                <w:delText xml:space="preserve"> PRIMA HUSADA SUKOREJO HOSPITAL</w:delText>
              </w:r>
            </w:del>
            <w:r w:rsidRPr="003427ED">
              <w:rPr>
                <w:rFonts w:ascii="Arial" w:eastAsia="Times New Roman" w:hAnsi="Arial" w:cs="Arial"/>
                <w:b/>
                <w:bCs/>
                <w:color w:val="000000"/>
                <w:sz w:val="18"/>
                <w:szCs w:val="18"/>
              </w:rPr>
              <w:t xml:space="preserve">, </w:t>
            </w:r>
            <w:r w:rsidRPr="003427ED">
              <w:rPr>
                <w:rFonts w:ascii="Arial" w:eastAsia="Times New Roman" w:hAnsi="Arial" w:cs="Arial"/>
                <w:color w:val="000000"/>
                <w:sz w:val="18"/>
                <w:szCs w:val="18"/>
              </w:rPr>
              <w:t xml:space="preserve">hereinafter referred to as </w:t>
            </w:r>
            <w:r w:rsidRPr="00372632">
              <w:rPr>
                <w:rFonts w:ascii="Arial" w:eastAsia="Times New Roman" w:hAnsi="Arial" w:cs="Arial"/>
                <w:color w:val="000000"/>
                <w:sz w:val="18"/>
                <w:szCs w:val="18"/>
              </w:rPr>
              <w:t>the</w:t>
            </w:r>
            <w:r w:rsidRPr="00372632">
              <w:rPr>
                <w:rFonts w:ascii="Arial" w:eastAsia="Times New Roman" w:hAnsi="Arial" w:cs="Arial"/>
                <w:b/>
                <w:bCs/>
                <w:color w:val="000000"/>
                <w:sz w:val="18"/>
                <w:szCs w:val="18"/>
              </w:rPr>
              <w:t>;</w:t>
            </w:r>
            <w:r w:rsidR="00467646" w:rsidRPr="00372632">
              <w:rPr>
                <w:rFonts w:ascii="Arial" w:eastAsia="Times New Roman" w:hAnsi="Arial" w:cs="Arial"/>
                <w:b/>
                <w:bCs/>
                <w:color w:val="000000"/>
                <w:sz w:val="18"/>
                <w:szCs w:val="18"/>
              </w:rPr>
              <w:t xml:space="preserve"> </w:t>
            </w:r>
            <w:ins w:id="21" w:author="Chen, Jane" w:date="2024-06-19T13:37:00Z">
              <w:r w:rsidR="00EA22BA" w:rsidRPr="003427ED">
                <w:rPr>
                  <w:rFonts w:ascii="Arial" w:eastAsia="Times New Roman" w:hAnsi="Arial" w:cs="Arial"/>
                  <w:b/>
                  <w:bCs/>
                  <w:color w:val="000000"/>
                  <w:sz w:val="18"/>
                  <w:szCs w:val="18"/>
                </w:rPr>
                <w:t xml:space="preserve"> </w:t>
              </w:r>
            </w:ins>
            <w:ins w:id="22" w:author="Ningtyias, Putri" w:date="2024-06-19T16:24:00Z">
              <w:r w:rsidR="00237BAC">
                <w:rPr>
                  <w:rFonts w:ascii="Arial" w:eastAsia="Times New Roman" w:hAnsi="Arial" w:cs="Arial"/>
                  <w:b/>
                  <w:bCs/>
                  <w:color w:val="000000"/>
                  <w:sz w:val="18"/>
                  <w:szCs w:val="18"/>
                </w:rPr>
                <w:t xml:space="preserve">PRIMA HUSADA </w:t>
              </w:r>
            </w:ins>
            <w:ins w:id="23" w:author="Chen, Jane" w:date="2024-06-19T13:37:00Z">
              <w:r w:rsidR="00EA22BA" w:rsidRPr="003427ED">
                <w:rPr>
                  <w:rFonts w:ascii="Arial" w:eastAsia="Times New Roman" w:hAnsi="Arial" w:cs="Arial"/>
                  <w:b/>
                  <w:bCs/>
                  <w:color w:val="000000"/>
                  <w:sz w:val="18"/>
                  <w:szCs w:val="18"/>
                </w:rPr>
                <w:t>SUKOREJO HOSPITAL</w:t>
              </w:r>
            </w:ins>
            <w:del w:id="24" w:author="Chen, Jane" w:date="2024-06-19T13:37:00Z">
              <w:r w:rsidR="006C29A0" w:rsidRPr="00372632" w:rsidDel="00EA22BA">
                <w:rPr>
                  <w:rFonts w:ascii="Arial" w:eastAsia="Times New Roman" w:hAnsi="Arial" w:cs="Arial"/>
                  <w:b/>
                  <w:bCs/>
                  <w:color w:val="000000"/>
                  <w:sz w:val="18"/>
                  <w:szCs w:val="18"/>
                </w:rPr>
                <w:delText xml:space="preserve">SECOND </w:delText>
              </w:r>
              <w:r w:rsidR="00467646" w:rsidRPr="00372632" w:rsidDel="00EA22BA">
                <w:rPr>
                  <w:rFonts w:ascii="Arial" w:eastAsia="Times New Roman" w:hAnsi="Arial" w:cs="Arial"/>
                  <w:b/>
                  <w:bCs/>
                  <w:color w:val="000000"/>
                  <w:sz w:val="18"/>
                  <w:szCs w:val="18"/>
                </w:rPr>
                <w:delText>PARTY</w:delText>
              </w:r>
            </w:del>
            <w:r w:rsidR="00467646" w:rsidRPr="00372632">
              <w:rPr>
                <w:rFonts w:ascii="Arial" w:eastAsia="Times New Roman" w:hAnsi="Arial" w:cs="Arial"/>
                <w:b/>
                <w:bCs/>
                <w:color w:val="000000"/>
                <w:sz w:val="18"/>
                <w:szCs w:val="18"/>
              </w:rPr>
              <w:t>;</w:t>
            </w:r>
          </w:p>
          <w:p w14:paraId="762CA9C5" w14:textId="144EA878" w:rsidR="002D6F87" w:rsidRPr="00D32437" w:rsidRDefault="002D6F87" w:rsidP="000539E9">
            <w:pPr>
              <w:pStyle w:val="ListParagraph"/>
              <w:spacing w:after="0" w:line="240" w:lineRule="auto"/>
              <w:ind w:left="317"/>
              <w:jc w:val="both"/>
              <w:rPr>
                <w:rFonts w:ascii="Arial" w:eastAsia="Times New Roman" w:hAnsi="Arial" w:cs="Arial"/>
                <w:sz w:val="18"/>
                <w:szCs w:val="18"/>
              </w:rPr>
            </w:pPr>
          </w:p>
        </w:tc>
      </w:tr>
      <w:tr w:rsidR="00CD3FD2" w:rsidRPr="00D32437" w14:paraId="64208440" w14:textId="77777777" w:rsidTr="00D43CCE">
        <w:trPr>
          <w:trHeight w:val="20"/>
        </w:trPr>
        <w:tc>
          <w:tcPr>
            <w:tcW w:w="4962" w:type="dxa"/>
            <w:shd w:val="clear" w:color="auto" w:fill="auto"/>
            <w:hideMark/>
          </w:tcPr>
          <w:p w14:paraId="1F089DB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2897D704"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r>
      <w:tr w:rsidR="00D32CAA" w:rsidRPr="00D32437" w14:paraId="6C85C3B4" w14:textId="77777777" w:rsidTr="00D43CCE">
        <w:trPr>
          <w:trHeight w:val="20"/>
        </w:trPr>
        <w:tc>
          <w:tcPr>
            <w:tcW w:w="4962" w:type="dxa"/>
            <w:shd w:val="clear" w:color="auto" w:fill="auto"/>
          </w:tcPr>
          <w:p w14:paraId="6EBA826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042A798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r>
      <w:tr w:rsidR="00CD3FD2" w:rsidRPr="00D32437" w14:paraId="4BD99FE5" w14:textId="77777777" w:rsidTr="00D43CCE">
        <w:trPr>
          <w:trHeight w:val="20"/>
        </w:trPr>
        <w:tc>
          <w:tcPr>
            <w:tcW w:w="4962" w:type="dxa"/>
            <w:shd w:val="clear" w:color="auto" w:fill="auto"/>
            <w:hideMark/>
          </w:tcPr>
          <w:p w14:paraId="4E7E763F" w14:textId="1D560A66" w:rsidR="00CD3FD2" w:rsidRPr="00D32437" w:rsidRDefault="00181832"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PERTAMA</w:t>
            </w:r>
            <w:r w:rsidR="008E6AA5" w:rsidRPr="00D32437">
              <w:rPr>
                <w:rFonts w:ascii="Arial" w:eastAsia="Times New Roman" w:hAnsi="Arial" w:cs="Arial"/>
                <w:color w:val="000000"/>
                <w:sz w:val="18"/>
                <w:szCs w:val="18"/>
              </w:rPr>
              <w:t xml:space="preserve"> dan </w:t>
            </w:r>
            <w:r w:rsidR="008E6AA5" w:rsidRPr="00D32437">
              <w:rPr>
                <w:rFonts w:ascii="Arial" w:eastAsia="Times New Roman" w:hAnsi="Arial" w:cs="Arial"/>
                <w:b/>
                <w:bCs/>
                <w:color w:val="000000"/>
                <w:sz w:val="18"/>
                <w:szCs w:val="18"/>
              </w:rPr>
              <w:t>PIHAK KEDUA</w:t>
            </w:r>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bertindak</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dalam</w:t>
            </w:r>
            <w:proofErr w:type="spellEnd"/>
            <w:r w:rsidR="008E6AA5"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color w:val="000000"/>
                <w:sz w:val="18"/>
                <w:szCs w:val="18"/>
              </w:rPr>
              <w:t>Perjanjian</w:t>
            </w:r>
            <w:proofErr w:type="spellEnd"/>
            <w:r w:rsidR="0067299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ini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secara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bersama-sama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selanjutnya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disebut</w:t>
            </w:r>
            <w:proofErr w:type="spellEnd"/>
            <w:r w:rsidR="008E6AA5" w:rsidRPr="00D32437">
              <w:rPr>
                <w:rFonts w:ascii="Arial" w:eastAsia="Times New Roman" w:hAnsi="Arial" w:cs="Arial"/>
                <w:color w:val="000000"/>
                <w:sz w:val="18"/>
                <w:szCs w:val="18"/>
              </w:rPr>
              <w:t xml:space="preserve"> </w:t>
            </w:r>
            <w:r w:rsidR="008E6AA5" w:rsidRPr="00D32437">
              <w:rPr>
                <w:rFonts w:ascii="Arial" w:eastAsia="Times New Roman" w:hAnsi="Arial" w:cs="Arial"/>
                <w:b/>
                <w:bCs/>
                <w:color w:val="000000"/>
                <w:sz w:val="18"/>
                <w:szCs w:val="18"/>
              </w:rPr>
              <w:t xml:space="preserve">PARA PIHAK </w:t>
            </w:r>
            <w:r w:rsidR="008E6AA5" w:rsidRPr="00D32437">
              <w:rPr>
                <w:rFonts w:ascii="Arial" w:eastAsia="Times New Roman" w:hAnsi="Arial" w:cs="Arial"/>
                <w:color w:val="000000"/>
                <w:sz w:val="18"/>
                <w:szCs w:val="18"/>
              </w:rPr>
              <w:t xml:space="preserve">dan </w:t>
            </w:r>
            <w:proofErr w:type="spellStart"/>
            <w:r w:rsidR="008E6AA5" w:rsidRPr="00D32437">
              <w:rPr>
                <w:rFonts w:ascii="Arial" w:eastAsia="Times New Roman" w:hAnsi="Arial" w:cs="Arial"/>
                <w:color w:val="000000"/>
                <w:sz w:val="18"/>
                <w:szCs w:val="18"/>
              </w:rPr>
              <w:t>bertindak</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untuk</w:t>
            </w:r>
            <w:proofErr w:type="spellEnd"/>
            <w:r w:rsidR="008E6AA5" w:rsidRPr="00D32437">
              <w:rPr>
                <w:rFonts w:ascii="Arial" w:eastAsia="Times New Roman" w:hAnsi="Arial" w:cs="Arial"/>
                <w:color w:val="000000"/>
                <w:sz w:val="18"/>
                <w:szCs w:val="18"/>
              </w:rPr>
              <w:t xml:space="preserve"> masing-masing </w:t>
            </w:r>
            <w:proofErr w:type="spellStart"/>
            <w:r w:rsidR="008E6AA5" w:rsidRPr="00D32437">
              <w:rPr>
                <w:rFonts w:ascii="Arial" w:eastAsia="Times New Roman" w:hAnsi="Arial" w:cs="Arial"/>
                <w:color w:val="000000"/>
                <w:sz w:val="18"/>
                <w:szCs w:val="18"/>
              </w:rPr>
              <w:t>sendiri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dalam</w:t>
            </w:r>
            <w:proofErr w:type="spellEnd"/>
            <w:r w:rsidR="008E6AA5"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b/>
                <w:bCs/>
                <w:color w:val="000000"/>
                <w:sz w:val="18"/>
                <w:szCs w:val="18"/>
              </w:rPr>
              <w:t>Perjanjian</w:t>
            </w:r>
            <w:proofErr w:type="spellEnd"/>
            <w:r w:rsidR="00864201" w:rsidRPr="00D32437">
              <w:rPr>
                <w:rFonts w:ascii="Arial" w:eastAsia="Times New Roman" w:hAnsi="Arial" w:cs="Arial"/>
                <w:b/>
                <w:bCs/>
                <w:color w:val="000000"/>
                <w:sz w:val="18"/>
                <w:szCs w:val="18"/>
              </w:rPr>
              <w:t xml:space="preserve"> </w:t>
            </w:r>
            <w:proofErr w:type="spellStart"/>
            <w:r w:rsidR="008E6AA5" w:rsidRPr="00D32437">
              <w:rPr>
                <w:rFonts w:ascii="Arial" w:eastAsia="Times New Roman" w:hAnsi="Arial" w:cs="Arial"/>
                <w:color w:val="000000"/>
                <w:sz w:val="18"/>
                <w:szCs w:val="18"/>
              </w:rPr>
              <w:t>ini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disebut</w:t>
            </w:r>
            <w:proofErr w:type="spellEnd"/>
            <w:r w:rsidR="008E6AA5" w:rsidRPr="00D32437">
              <w:rPr>
                <w:rFonts w:ascii="Arial" w:eastAsia="Times New Roman" w:hAnsi="Arial" w:cs="Arial"/>
                <w:color w:val="000000"/>
                <w:sz w:val="18"/>
                <w:szCs w:val="18"/>
              </w:rPr>
              <w:t xml:space="preserve"> PIHAK</w:t>
            </w:r>
            <w:r w:rsidR="008A1A7B">
              <w:rPr>
                <w:rFonts w:ascii="Arial" w:eastAsia="Times New Roman" w:hAnsi="Arial" w:cs="Arial"/>
                <w:color w:val="000000"/>
                <w:sz w:val="18"/>
                <w:szCs w:val="18"/>
              </w:rPr>
              <w:t>.</w:t>
            </w:r>
          </w:p>
        </w:tc>
        <w:tc>
          <w:tcPr>
            <w:tcW w:w="0" w:type="auto"/>
            <w:shd w:val="clear" w:color="auto" w:fill="auto"/>
            <w:hideMark/>
          </w:tcPr>
          <w:p w14:paraId="648B3769" w14:textId="6FAB080F" w:rsidR="00CD3FD2" w:rsidRPr="00D32437" w:rsidRDefault="00026BC8"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and the </w:t>
            </w:r>
            <w:r w:rsidRPr="00D32437">
              <w:rPr>
                <w:rFonts w:ascii="Arial" w:eastAsia="Times New Roman" w:hAnsi="Arial" w:cs="Arial"/>
                <w:b/>
                <w:bCs/>
                <w:color w:val="000000"/>
                <w:sz w:val="18"/>
                <w:szCs w:val="18"/>
              </w:rPr>
              <w:t xml:space="preserve">SECOND PARTY </w:t>
            </w:r>
            <w:r w:rsidRPr="00D32437">
              <w:rPr>
                <w:rFonts w:ascii="Arial" w:eastAsia="Times New Roman" w:hAnsi="Arial" w:cs="Arial"/>
                <w:color w:val="000000"/>
                <w:sz w:val="18"/>
                <w:szCs w:val="18"/>
              </w:rPr>
              <w:t>a</w:t>
            </w:r>
            <w:r w:rsidR="00774A82">
              <w:rPr>
                <w:rFonts w:ascii="Arial" w:eastAsia="Times New Roman" w:hAnsi="Arial" w:cs="Arial"/>
                <w:color w:val="000000"/>
                <w:sz w:val="18"/>
                <w:szCs w:val="18"/>
              </w:rPr>
              <w:t>re</w:t>
            </w:r>
            <w:r w:rsidRPr="00D32437">
              <w:rPr>
                <w:rFonts w:ascii="Arial" w:eastAsia="Times New Roman" w:hAnsi="Arial" w:cs="Arial"/>
                <w:color w:val="000000"/>
                <w:sz w:val="18"/>
                <w:szCs w:val="18"/>
              </w:rPr>
              <w:t xml:space="preserve"> </w:t>
            </w:r>
            <w:r w:rsidR="00B4400B">
              <w:rPr>
                <w:rFonts w:ascii="Arial" w:eastAsia="Times New Roman" w:hAnsi="Arial" w:cs="Arial"/>
                <w:color w:val="000000"/>
                <w:sz w:val="18"/>
                <w:szCs w:val="18"/>
              </w:rPr>
              <w:t xml:space="preserve">collectively </w:t>
            </w:r>
            <w:r w:rsidRPr="00D32437">
              <w:rPr>
                <w:rFonts w:ascii="Arial" w:eastAsia="Times New Roman" w:hAnsi="Arial" w:cs="Arial"/>
                <w:color w:val="000000"/>
                <w:sz w:val="18"/>
                <w:szCs w:val="18"/>
              </w:rPr>
              <w:t xml:space="preserve"> referred to as the </w:t>
            </w:r>
            <w:r w:rsidR="003526C2" w:rsidRPr="00AB07D0">
              <w:rPr>
                <w:rFonts w:ascii="Arial" w:eastAsia="Times New Roman" w:hAnsi="Arial" w:cs="Arial"/>
                <w:b/>
                <w:bCs/>
                <w:color w:val="000000"/>
                <w:sz w:val="18"/>
                <w:szCs w:val="18"/>
              </w:rPr>
              <w:t>P</w:t>
            </w:r>
            <w:r w:rsidRPr="00AB07D0">
              <w:rPr>
                <w:rFonts w:ascii="Arial" w:eastAsia="Times New Roman" w:hAnsi="Arial" w:cs="Arial"/>
                <w:b/>
                <w:bCs/>
                <w:color w:val="000000"/>
                <w:sz w:val="18"/>
                <w:szCs w:val="18"/>
              </w:rPr>
              <w:t>arties</w:t>
            </w:r>
            <w:r w:rsidRPr="00D32437">
              <w:rPr>
                <w:rFonts w:ascii="Arial" w:eastAsia="Times New Roman" w:hAnsi="Arial" w:cs="Arial"/>
                <w:color w:val="000000"/>
                <w:sz w:val="18"/>
                <w:szCs w:val="18"/>
              </w:rPr>
              <w:t xml:space="preserve"> and each </w:t>
            </w:r>
            <w:r w:rsidR="0028794D">
              <w:rPr>
                <w:rFonts w:ascii="Arial" w:eastAsia="Times New Roman" w:hAnsi="Arial" w:cs="Arial"/>
                <w:color w:val="000000"/>
                <w:sz w:val="18"/>
                <w:szCs w:val="18"/>
              </w:rPr>
              <w:t>is</w:t>
            </w:r>
            <w:r w:rsidR="00004EF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 xml:space="preserve">referred to as </w:t>
            </w:r>
            <w:r w:rsidR="003526C2">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w:t>
            </w:r>
            <w:r w:rsidR="00004EF7" w:rsidRPr="00D32437">
              <w:rPr>
                <w:rFonts w:ascii="Arial" w:eastAsia="Times New Roman" w:hAnsi="Arial" w:cs="Arial"/>
                <w:b/>
                <w:bCs/>
                <w:color w:val="000000"/>
                <w:sz w:val="18"/>
                <w:szCs w:val="18"/>
              </w:rPr>
              <w:t>P</w:t>
            </w:r>
            <w:r w:rsidRPr="00D32437">
              <w:rPr>
                <w:rFonts w:ascii="Arial" w:eastAsia="Times New Roman" w:hAnsi="Arial" w:cs="Arial"/>
                <w:b/>
                <w:bCs/>
                <w:color w:val="000000"/>
                <w:sz w:val="18"/>
                <w:szCs w:val="18"/>
              </w:rPr>
              <w:t>art</w:t>
            </w:r>
            <w:r w:rsidR="003526C2">
              <w:rPr>
                <w:rFonts w:ascii="Arial" w:eastAsia="Times New Roman" w:hAnsi="Arial" w:cs="Arial"/>
                <w:b/>
                <w:bCs/>
                <w:color w:val="000000"/>
                <w:sz w:val="18"/>
                <w:szCs w:val="18"/>
              </w:rPr>
              <w:t>y</w:t>
            </w:r>
            <w:r w:rsidRPr="00D32437">
              <w:rPr>
                <w:rFonts w:ascii="Arial" w:eastAsia="Times New Roman" w:hAnsi="Arial" w:cs="Arial"/>
                <w:color w:val="000000"/>
                <w:sz w:val="18"/>
                <w:szCs w:val="18"/>
              </w:rPr>
              <w:t>.</w:t>
            </w:r>
          </w:p>
        </w:tc>
      </w:tr>
      <w:tr w:rsidR="00CD3FD2" w:rsidRPr="00D32437" w14:paraId="2AB848E0" w14:textId="77777777" w:rsidTr="00D43CCE">
        <w:trPr>
          <w:trHeight w:val="20"/>
        </w:trPr>
        <w:tc>
          <w:tcPr>
            <w:tcW w:w="4962" w:type="dxa"/>
            <w:shd w:val="clear" w:color="auto" w:fill="auto"/>
            <w:noWrap/>
            <w:hideMark/>
          </w:tcPr>
          <w:p w14:paraId="76D7EB7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5471BEF9" w14:textId="77777777" w:rsidR="00CD3FD2" w:rsidRPr="00D32437" w:rsidRDefault="00CD3FD2" w:rsidP="00680D0E">
            <w:pPr>
              <w:spacing w:after="0" w:line="240" w:lineRule="auto"/>
              <w:jc w:val="both"/>
              <w:rPr>
                <w:rFonts w:ascii="Arial" w:eastAsia="Times New Roman" w:hAnsi="Arial" w:cs="Arial"/>
                <w:sz w:val="18"/>
                <w:szCs w:val="18"/>
                <w:lang w:val="id-ID"/>
              </w:rPr>
            </w:pPr>
          </w:p>
        </w:tc>
      </w:tr>
      <w:tr w:rsidR="00026BC8" w:rsidRPr="00D32437" w14:paraId="462EEA01" w14:textId="77777777" w:rsidTr="00D43CCE">
        <w:trPr>
          <w:trHeight w:val="20"/>
        </w:trPr>
        <w:tc>
          <w:tcPr>
            <w:tcW w:w="4962" w:type="dxa"/>
            <w:shd w:val="clear" w:color="auto" w:fill="auto"/>
            <w:noWrap/>
          </w:tcPr>
          <w:p w14:paraId="606A69C0" w14:textId="4AFDC8EC" w:rsidR="005C3734" w:rsidRPr="00D32437" w:rsidRDefault="005C3734"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6D67E7A7" w14:textId="77777777" w:rsidR="00026BC8" w:rsidRPr="00D32437" w:rsidRDefault="00026BC8" w:rsidP="00680D0E">
            <w:pPr>
              <w:spacing w:after="0" w:line="240" w:lineRule="auto"/>
              <w:jc w:val="both"/>
              <w:rPr>
                <w:rFonts w:ascii="Arial" w:eastAsia="Times New Roman" w:hAnsi="Arial" w:cs="Arial"/>
                <w:sz w:val="18"/>
                <w:szCs w:val="18"/>
                <w:lang w:val="id-ID"/>
              </w:rPr>
            </w:pPr>
          </w:p>
        </w:tc>
      </w:tr>
      <w:bookmarkEnd w:id="1"/>
      <w:tr w:rsidR="008808B6" w:rsidRPr="00D32437" w14:paraId="78A4429B" w14:textId="77777777" w:rsidTr="00D43CCE">
        <w:trPr>
          <w:trHeight w:val="20"/>
        </w:trPr>
        <w:tc>
          <w:tcPr>
            <w:tcW w:w="4962" w:type="dxa"/>
            <w:shd w:val="clear" w:color="auto" w:fill="auto"/>
            <w:vAlign w:val="center"/>
          </w:tcPr>
          <w:p w14:paraId="4F7E52B5" w14:textId="447F1373" w:rsidR="00864201" w:rsidRPr="00D32437" w:rsidRDefault="008808B6" w:rsidP="0005693A">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MENYATAKAN</w:t>
            </w:r>
          </w:p>
          <w:p w14:paraId="3025A048" w14:textId="77777777" w:rsidR="0005693A" w:rsidRPr="00D32437" w:rsidRDefault="0005693A" w:rsidP="0005693A">
            <w:pPr>
              <w:spacing w:after="0" w:line="240" w:lineRule="auto"/>
              <w:jc w:val="center"/>
              <w:rPr>
                <w:rFonts w:ascii="Arial" w:eastAsia="Times New Roman" w:hAnsi="Arial" w:cs="Arial"/>
                <w:color w:val="000000"/>
                <w:sz w:val="18"/>
                <w:szCs w:val="18"/>
              </w:rPr>
            </w:pPr>
          </w:p>
          <w:p w14:paraId="7E069211" w14:textId="4F58B5D5" w:rsidR="008808B6" w:rsidRPr="00D32437" w:rsidRDefault="008808B6" w:rsidP="00864201">
            <w:pPr>
              <w:spacing w:after="0" w:line="240" w:lineRule="auto"/>
              <w:jc w:val="both"/>
              <w:rPr>
                <w:rFonts w:ascii="Arial" w:eastAsia="Times New Roman" w:hAnsi="Arial" w:cs="Arial"/>
                <w:b/>
                <w:color w:val="000000"/>
                <w:sz w:val="18"/>
                <w:szCs w:val="18"/>
              </w:rPr>
            </w:pPr>
            <w:proofErr w:type="spellStart"/>
            <w:r w:rsidRPr="00D32437">
              <w:rPr>
                <w:rFonts w:ascii="Arial" w:eastAsia="Times New Roman" w:hAnsi="Arial" w:cs="Arial"/>
                <w:color w:val="000000"/>
                <w:sz w:val="18"/>
                <w:szCs w:val="18"/>
              </w:rPr>
              <w:t>Bahwa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w:t>
            </w:r>
            <w:r w:rsidR="00026BC8" w:rsidRPr="00D32437">
              <w:rPr>
                <w:rFonts w:ascii="Arial" w:eastAsia="Times New Roman" w:hAnsi="Arial" w:cs="Arial"/>
                <w:b/>
                <w:bCs/>
                <w:color w:val="000000"/>
                <w:sz w:val="18"/>
                <w:szCs w:val="18"/>
                <w:lang w:val="id-ID"/>
              </w:rPr>
              <w:t>H</w:t>
            </w:r>
            <w:r w:rsidRPr="00D32437">
              <w:rPr>
                <w:rFonts w:ascii="Arial" w:eastAsia="Times New Roman" w:hAnsi="Arial" w:cs="Arial"/>
                <w:b/>
                <w:bCs/>
                <w:color w:val="000000"/>
                <w:sz w:val="18"/>
                <w:szCs w:val="18"/>
              </w:rPr>
              <w:t>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008A1A7B">
              <w:rPr>
                <w:rFonts w:ascii="Arial" w:eastAsia="Times New Roman" w:hAnsi="Arial" w:cs="Arial"/>
                <w:color w:val="000000"/>
                <w:sz w:val="18"/>
                <w:szCs w:val="18"/>
              </w:rPr>
              <w:t xml:space="preserve"> dan </w:t>
            </w:r>
            <w:proofErr w:type="spellStart"/>
            <w:r w:rsidR="008A1A7B">
              <w:rPr>
                <w:rFonts w:ascii="Arial" w:eastAsia="Times New Roman" w:hAnsi="Arial" w:cs="Arial"/>
                <w:color w:val="000000"/>
                <w:sz w:val="18"/>
                <w:szCs w:val="18"/>
              </w:rPr>
              <w:t>mendapatkan</w:t>
            </w:r>
            <w:proofErr w:type="spellEnd"/>
            <w:r w:rsidR="008A1A7B">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pertamayang</w:t>
            </w:r>
            <w:proofErr w:type="spellEnd"/>
            <w:r w:rsidRPr="00D32437">
              <w:rPr>
                <w:rFonts w:ascii="Arial" w:eastAsia="Times New Roman" w:hAnsi="Arial" w:cs="Arial"/>
                <w:color w:val="000000"/>
                <w:sz w:val="18"/>
                <w:szCs w:val="18"/>
              </w:rPr>
              <w:t xml:space="preserve"> optimal, </w:t>
            </w:r>
            <w:proofErr w:type="spellStart"/>
            <w:r w:rsidRPr="00D32437">
              <w:rPr>
                <w:rFonts w:ascii="Arial" w:eastAsia="Times New Roman" w:hAnsi="Arial" w:cs="Arial"/>
                <w:color w:val="000000"/>
                <w:sz w:val="18"/>
                <w:szCs w:val="18"/>
              </w:rPr>
              <w:t>profesional</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bermutu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jasa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008A1A7B">
              <w:rPr>
                <w:rFonts w:ascii="Arial" w:eastAsia="Times New Roman" w:hAnsi="Arial" w:cs="Arial"/>
                <w:b/>
                <w:bCs/>
                <w:color w:val="000000"/>
                <w:sz w:val="18"/>
                <w:szCs w:val="18"/>
              </w:rPr>
              <w:t xml:space="preserve"> </w:t>
            </w:r>
            <w:proofErr w:type="spellStart"/>
            <w:r w:rsidR="008A1A7B">
              <w:rPr>
                <w:rFonts w:ascii="Arial" w:eastAsia="Times New Roman" w:hAnsi="Arial" w:cs="Arial"/>
                <w:color w:val="000000"/>
                <w:sz w:val="18"/>
                <w:szCs w:val="18"/>
              </w:rPr>
              <w:t>untuk</w:t>
            </w:r>
            <w:proofErr w:type="spellEnd"/>
            <w:r w:rsidR="008A1A7B">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t>P</w:t>
            </w:r>
            <w:r w:rsidR="008A1A7B">
              <w:rPr>
                <w:rFonts w:ascii="Arial" w:eastAsia="Times New Roman" w:hAnsi="Arial" w:cs="Arial"/>
                <w:color w:val="000000"/>
                <w:sz w:val="18"/>
                <w:szCs w:val="18"/>
              </w:rPr>
              <w:t xml:space="preserve">asien yang </w:t>
            </w:r>
            <w:proofErr w:type="spellStart"/>
            <w:r w:rsidR="008A1A7B">
              <w:rPr>
                <w:rFonts w:ascii="Arial" w:eastAsia="Times New Roman" w:hAnsi="Arial" w:cs="Arial"/>
                <w:color w:val="000000"/>
                <w:sz w:val="18"/>
                <w:szCs w:val="18"/>
              </w:rPr>
              <w:t>berada</w:t>
            </w:r>
            <w:proofErr w:type="spellEnd"/>
            <w:r w:rsidR="008A1A7B">
              <w:rPr>
                <w:rFonts w:ascii="Arial" w:eastAsia="Times New Roman" w:hAnsi="Arial" w:cs="Arial"/>
                <w:color w:val="000000"/>
                <w:sz w:val="18"/>
                <w:szCs w:val="18"/>
              </w:rPr>
              <w:t xml:space="preserve"> di </w:t>
            </w:r>
            <w:proofErr w:type="spellStart"/>
            <w:r w:rsidR="008A1A7B">
              <w:rPr>
                <w:rFonts w:ascii="Arial" w:eastAsia="Times New Roman" w:hAnsi="Arial" w:cs="Arial"/>
                <w:color w:val="000000"/>
                <w:sz w:val="18"/>
                <w:szCs w:val="18"/>
              </w:rPr>
              <w:t>lingkungan</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kerja</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Pihak</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Pertama</w:t>
            </w:r>
            <w:proofErr w:type="spellEnd"/>
            <w:r w:rsidR="008A1A7B">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w:t>
            </w:r>
          </w:p>
        </w:tc>
        <w:tc>
          <w:tcPr>
            <w:tcW w:w="0" w:type="auto"/>
            <w:shd w:val="clear" w:color="auto" w:fill="auto"/>
            <w:vAlign w:val="center"/>
          </w:tcPr>
          <w:p w14:paraId="22C77573" w14:textId="77777777" w:rsidR="008808B6" w:rsidRPr="00D32437" w:rsidRDefault="00026BC8" w:rsidP="0005693A">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WITNESSETH</w:t>
            </w:r>
          </w:p>
          <w:p w14:paraId="6761396E" w14:textId="77777777" w:rsidR="0005693A" w:rsidRPr="00D32437" w:rsidRDefault="0005693A" w:rsidP="00864201">
            <w:pPr>
              <w:spacing w:after="0" w:line="240" w:lineRule="auto"/>
              <w:jc w:val="center"/>
              <w:rPr>
                <w:rFonts w:ascii="Arial" w:eastAsia="Times New Roman" w:hAnsi="Arial" w:cs="Arial"/>
                <w:b/>
                <w:bCs/>
                <w:color w:val="000000"/>
                <w:sz w:val="18"/>
                <w:szCs w:val="18"/>
                <w:lang w:val="id-ID"/>
              </w:rPr>
            </w:pPr>
          </w:p>
          <w:p w14:paraId="5D1E90C2" w14:textId="3828CA8B" w:rsidR="00026BC8" w:rsidRPr="00D32437" w:rsidRDefault="00026BC8" w:rsidP="00026BC8">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rPr>
              <w:t xml:space="preserve"> FIRST PARTY</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intends to use</w:t>
            </w:r>
            <w:r w:rsidR="00926E64">
              <w:rPr>
                <w:rFonts w:ascii="Arial" w:eastAsia="Times New Roman" w:hAnsi="Arial" w:cs="Arial"/>
                <w:color w:val="000000"/>
                <w:sz w:val="18"/>
                <w:szCs w:val="18"/>
              </w:rPr>
              <w:t xml:space="preserve"> and get</w:t>
            </w:r>
            <w:r w:rsidR="005C4B9C">
              <w:rPr>
                <w:rFonts w:ascii="Arial" w:eastAsia="Times New Roman" w:hAnsi="Arial" w:cs="Arial"/>
                <w:color w:val="000000"/>
                <w:sz w:val="18"/>
                <w:szCs w:val="18"/>
              </w:rPr>
              <w:t xml:space="preserve"> the</w:t>
            </w:r>
            <w:r w:rsidRPr="00D32437">
              <w:rPr>
                <w:rFonts w:ascii="Arial" w:eastAsia="Times New Roman" w:hAnsi="Arial" w:cs="Arial"/>
                <w:color w:val="000000"/>
                <w:sz w:val="18"/>
                <w:szCs w:val="18"/>
                <w:lang w:val="id-ID"/>
              </w:rPr>
              <w:t xml:space="preserve"> first aid </w:t>
            </w:r>
            <w:r w:rsidR="00EA15DF">
              <w:rPr>
                <w:rFonts w:ascii="Arial" w:eastAsia="Times New Roman" w:hAnsi="Arial" w:cs="Arial"/>
                <w:color w:val="000000"/>
                <w:sz w:val="18"/>
                <w:szCs w:val="18"/>
              </w:rPr>
              <w:t>health services</w:t>
            </w:r>
            <w:r w:rsidR="005D3AB7">
              <w:rPr>
                <w:rFonts w:ascii="Arial" w:eastAsia="Times New Roman" w:hAnsi="Arial" w:cs="Arial"/>
                <w:color w:val="000000"/>
                <w:sz w:val="18"/>
                <w:szCs w:val="18"/>
              </w:rPr>
              <w:t xml:space="preserve"> </w:t>
            </w:r>
            <w:r w:rsidR="00EA15DF">
              <w:rPr>
                <w:rFonts w:ascii="Arial" w:eastAsia="Times New Roman" w:hAnsi="Arial" w:cs="Arial"/>
                <w:color w:val="000000"/>
                <w:sz w:val="18"/>
                <w:szCs w:val="18"/>
              </w:rPr>
              <w:t xml:space="preserve">in </w:t>
            </w:r>
            <w:r w:rsidRPr="00D32437">
              <w:rPr>
                <w:rFonts w:ascii="Arial" w:eastAsia="Times New Roman" w:hAnsi="Arial" w:cs="Arial"/>
                <w:color w:val="000000"/>
                <w:sz w:val="18"/>
                <w:szCs w:val="18"/>
                <w:lang w:val="id-ID"/>
              </w:rPr>
              <w:t xml:space="preserve">care, optimal </w:t>
            </w:r>
            <w:r w:rsidR="005D3AB7">
              <w:rPr>
                <w:rFonts w:ascii="Arial" w:eastAsia="Times New Roman" w:hAnsi="Arial" w:cs="Arial"/>
                <w:color w:val="000000"/>
                <w:sz w:val="18"/>
                <w:szCs w:val="18"/>
              </w:rPr>
              <w:t>and</w:t>
            </w:r>
            <w:r w:rsidRPr="00D32437">
              <w:rPr>
                <w:rFonts w:ascii="Arial" w:eastAsia="Times New Roman" w:hAnsi="Arial" w:cs="Arial"/>
                <w:color w:val="000000"/>
                <w:sz w:val="18"/>
                <w:szCs w:val="18"/>
                <w:lang w:val="id-ID"/>
              </w:rPr>
              <w:t xml:space="preserve"> professional quality </w:t>
            </w:r>
            <w:r w:rsidR="00273568">
              <w:rPr>
                <w:rFonts w:ascii="Arial" w:eastAsia="Times New Roman" w:hAnsi="Arial" w:cs="Arial"/>
                <w:color w:val="000000"/>
                <w:sz w:val="18"/>
                <w:szCs w:val="18"/>
              </w:rPr>
              <w:t xml:space="preserve">provided </w:t>
            </w:r>
            <w:r w:rsidRPr="00D32437">
              <w:rPr>
                <w:rFonts w:ascii="Arial" w:eastAsia="Times New Roman" w:hAnsi="Arial" w:cs="Arial"/>
                <w:color w:val="000000"/>
                <w:sz w:val="18"/>
                <w:szCs w:val="18"/>
                <w:lang w:val="id-ID"/>
              </w:rPr>
              <w:t xml:space="preserve">by </w:t>
            </w:r>
            <w:r w:rsidR="00273568">
              <w:rPr>
                <w:rFonts w:ascii="Arial" w:eastAsia="Times New Roman" w:hAnsi="Arial" w:cs="Arial"/>
                <w:color w:val="000000"/>
                <w:sz w:val="18"/>
                <w:szCs w:val="18"/>
              </w:rPr>
              <w:t>the</w:t>
            </w:r>
            <w:r w:rsidRPr="00D32437">
              <w:rPr>
                <w:rFonts w:ascii="Arial" w:eastAsia="Times New Roman" w:hAnsi="Arial" w:cs="Arial"/>
                <w:b/>
                <w:bCs/>
                <w:color w:val="000000"/>
                <w:sz w:val="18"/>
                <w:szCs w:val="18"/>
              </w:rPr>
              <w:t xml:space="preserve"> SECOND PARTY</w:t>
            </w:r>
            <w:r w:rsidR="00926E64">
              <w:rPr>
                <w:rFonts w:ascii="Arial" w:eastAsia="Times New Roman" w:hAnsi="Arial" w:cs="Arial"/>
                <w:b/>
                <w:bCs/>
                <w:color w:val="000000"/>
                <w:sz w:val="18"/>
                <w:szCs w:val="18"/>
              </w:rPr>
              <w:t xml:space="preserve"> </w:t>
            </w:r>
            <w:r w:rsidR="00926E64" w:rsidRPr="00AB07D0">
              <w:rPr>
                <w:rFonts w:ascii="Arial" w:eastAsia="Times New Roman" w:hAnsi="Arial" w:cs="Arial"/>
                <w:color w:val="000000"/>
                <w:sz w:val="18"/>
                <w:szCs w:val="18"/>
              </w:rPr>
              <w:t>on the Pat</w:t>
            </w:r>
            <w:r w:rsidR="00576673" w:rsidRPr="00AB07D0">
              <w:rPr>
                <w:rFonts w:ascii="Arial" w:eastAsia="Times New Roman" w:hAnsi="Arial" w:cs="Arial"/>
                <w:color w:val="000000"/>
                <w:sz w:val="18"/>
                <w:szCs w:val="18"/>
              </w:rPr>
              <w:t xml:space="preserve">ient in the place of the </w:t>
            </w:r>
            <w:r w:rsidR="00576673">
              <w:rPr>
                <w:rFonts w:ascii="Arial" w:eastAsia="Times New Roman" w:hAnsi="Arial" w:cs="Arial"/>
                <w:b/>
                <w:bCs/>
                <w:color w:val="000000"/>
                <w:sz w:val="18"/>
                <w:szCs w:val="18"/>
              </w:rPr>
              <w:t>FIRST PARTY</w:t>
            </w:r>
            <w:r w:rsidR="00361152" w:rsidRPr="00AB07D0">
              <w:rPr>
                <w:rFonts w:ascii="Arial" w:eastAsia="Times New Roman" w:hAnsi="Arial" w:cs="Arial"/>
                <w:color w:val="000000"/>
                <w:sz w:val="18"/>
                <w:szCs w:val="18"/>
              </w:rPr>
              <w:t>.</w:t>
            </w:r>
          </w:p>
        </w:tc>
      </w:tr>
      <w:tr w:rsidR="008808B6" w:rsidRPr="00D32437" w14:paraId="4D9B4011" w14:textId="77777777" w:rsidTr="00D43CCE">
        <w:trPr>
          <w:trHeight w:val="20"/>
        </w:trPr>
        <w:tc>
          <w:tcPr>
            <w:tcW w:w="4962" w:type="dxa"/>
            <w:shd w:val="clear" w:color="auto" w:fill="auto"/>
            <w:vAlign w:val="center"/>
          </w:tcPr>
          <w:p w14:paraId="1CB40ABB" w14:textId="77777777" w:rsidR="008808B6" w:rsidDel="00F03A51" w:rsidRDefault="008808B6" w:rsidP="008808B6">
            <w:pPr>
              <w:spacing w:after="0" w:line="240" w:lineRule="auto"/>
              <w:jc w:val="both"/>
              <w:rPr>
                <w:del w:id="25" w:author="HUMAS MARKETING" w:date="2024-06-20T14:14:00Z" w16du:dateUtc="2024-06-20T07:14:00Z"/>
                <w:rFonts w:ascii="Arial" w:eastAsia="Times New Roman" w:hAnsi="Arial" w:cs="Arial"/>
                <w:b/>
                <w:bCs/>
                <w:color w:val="000000"/>
                <w:sz w:val="18"/>
                <w:szCs w:val="18"/>
              </w:rPr>
            </w:pPr>
          </w:p>
          <w:p w14:paraId="6F57FA19" w14:textId="77777777" w:rsidR="002D6F87" w:rsidDel="00F03A51" w:rsidRDefault="002D6F87" w:rsidP="008808B6">
            <w:pPr>
              <w:spacing w:after="0" w:line="240" w:lineRule="auto"/>
              <w:jc w:val="both"/>
              <w:rPr>
                <w:del w:id="26" w:author="HUMAS MARKETING" w:date="2024-06-20T14:14:00Z" w16du:dateUtc="2024-06-20T07:14:00Z"/>
                <w:rFonts w:ascii="Arial" w:eastAsia="Times New Roman" w:hAnsi="Arial" w:cs="Arial"/>
                <w:b/>
                <w:bCs/>
                <w:color w:val="000000"/>
                <w:sz w:val="18"/>
                <w:szCs w:val="18"/>
              </w:rPr>
            </w:pPr>
          </w:p>
          <w:p w14:paraId="50A2A10F" w14:textId="77777777" w:rsidR="002D6F87" w:rsidDel="00F03A51" w:rsidRDefault="002D6F87" w:rsidP="008808B6">
            <w:pPr>
              <w:spacing w:after="0" w:line="240" w:lineRule="auto"/>
              <w:jc w:val="both"/>
              <w:rPr>
                <w:del w:id="27" w:author="HUMAS MARKETING" w:date="2024-06-20T14:14:00Z" w16du:dateUtc="2024-06-20T07:14:00Z"/>
                <w:rFonts w:ascii="Arial" w:eastAsia="Times New Roman" w:hAnsi="Arial" w:cs="Arial"/>
                <w:b/>
                <w:bCs/>
                <w:color w:val="000000"/>
                <w:sz w:val="18"/>
                <w:szCs w:val="18"/>
              </w:rPr>
            </w:pPr>
          </w:p>
          <w:p w14:paraId="2D3C0208" w14:textId="77777777" w:rsidR="002D6F87" w:rsidDel="00F03A51" w:rsidRDefault="002D6F87" w:rsidP="008808B6">
            <w:pPr>
              <w:spacing w:after="0" w:line="240" w:lineRule="auto"/>
              <w:jc w:val="both"/>
              <w:rPr>
                <w:del w:id="28" w:author="HUMAS MARKETING" w:date="2024-06-20T14:14:00Z" w16du:dateUtc="2024-06-20T07:14:00Z"/>
                <w:rFonts w:ascii="Arial" w:eastAsia="Times New Roman" w:hAnsi="Arial" w:cs="Arial"/>
                <w:b/>
                <w:bCs/>
                <w:color w:val="000000"/>
                <w:sz w:val="18"/>
                <w:szCs w:val="18"/>
              </w:rPr>
            </w:pPr>
          </w:p>
          <w:p w14:paraId="5033F224" w14:textId="77777777" w:rsidR="002D6F87" w:rsidRDefault="002D6F87" w:rsidP="008808B6">
            <w:pPr>
              <w:spacing w:after="0" w:line="240" w:lineRule="auto"/>
              <w:jc w:val="both"/>
              <w:rPr>
                <w:rFonts w:ascii="Arial" w:eastAsia="Times New Roman" w:hAnsi="Arial" w:cs="Arial"/>
                <w:b/>
                <w:bCs/>
                <w:color w:val="000000"/>
                <w:sz w:val="18"/>
                <w:szCs w:val="18"/>
              </w:rPr>
            </w:pPr>
          </w:p>
          <w:p w14:paraId="2007BCD8" w14:textId="77777777" w:rsidR="002D6F87" w:rsidRPr="00D32437" w:rsidRDefault="002D6F87" w:rsidP="008808B6">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63E46FA0" w14:textId="77777777" w:rsidR="008808B6" w:rsidRPr="00D32437" w:rsidRDefault="008808B6" w:rsidP="00680D0E">
            <w:pPr>
              <w:spacing w:after="0" w:line="240" w:lineRule="auto"/>
              <w:jc w:val="center"/>
              <w:rPr>
                <w:rFonts w:ascii="Arial" w:eastAsia="Times New Roman" w:hAnsi="Arial" w:cs="Arial"/>
                <w:b/>
                <w:bCs/>
                <w:color w:val="000000"/>
                <w:sz w:val="18"/>
                <w:szCs w:val="18"/>
                <w:lang w:val="id-ID"/>
              </w:rPr>
            </w:pPr>
          </w:p>
        </w:tc>
      </w:tr>
      <w:tr w:rsidR="008808B6" w:rsidRPr="00D32437" w14:paraId="0383766B" w14:textId="77777777" w:rsidTr="00D43CCE">
        <w:trPr>
          <w:trHeight w:val="20"/>
        </w:trPr>
        <w:tc>
          <w:tcPr>
            <w:tcW w:w="4962" w:type="dxa"/>
            <w:shd w:val="clear" w:color="auto" w:fill="auto"/>
            <w:vAlign w:val="center"/>
          </w:tcPr>
          <w:p w14:paraId="5CB3E1E8" w14:textId="5ED9CEC2" w:rsidR="008808B6" w:rsidRPr="00D32437" w:rsidRDefault="008808B6" w:rsidP="008808B6">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color w:val="000000"/>
                <w:sz w:val="18"/>
                <w:szCs w:val="18"/>
              </w:rPr>
              <w:t>Pasal 1</w:t>
            </w:r>
          </w:p>
        </w:tc>
        <w:tc>
          <w:tcPr>
            <w:tcW w:w="0" w:type="auto"/>
            <w:shd w:val="clear" w:color="auto" w:fill="auto"/>
            <w:vAlign w:val="center"/>
          </w:tcPr>
          <w:p w14:paraId="7BEE641C" w14:textId="6FAD7D47" w:rsidR="008808B6" w:rsidRPr="00D32437" w:rsidRDefault="00026BC8"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w:t>
            </w:r>
          </w:p>
        </w:tc>
      </w:tr>
      <w:tr w:rsidR="008808B6" w:rsidRPr="00D32437" w14:paraId="3A39DF8C" w14:textId="77777777" w:rsidTr="00D43CCE">
        <w:trPr>
          <w:trHeight w:val="20"/>
        </w:trPr>
        <w:tc>
          <w:tcPr>
            <w:tcW w:w="4962" w:type="dxa"/>
            <w:shd w:val="clear" w:color="auto" w:fill="auto"/>
            <w:vAlign w:val="center"/>
          </w:tcPr>
          <w:p w14:paraId="07E7F412" w14:textId="2386972F" w:rsidR="008808B6" w:rsidRPr="00D32437" w:rsidRDefault="008808B6"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Landasan dan Ketentuan Hukum</w:t>
            </w:r>
          </w:p>
        </w:tc>
        <w:tc>
          <w:tcPr>
            <w:tcW w:w="0" w:type="auto"/>
            <w:shd w:val="clear" w:color="auto" w:fill="auto"/>
            <w:vAlign w:val="center"/>
          </w:tcPr>
          <w:p w14:paraId="688B11E1" w14:textId="5302E25A" w:rsidR="008808B6" w:rsidRPr="00D32437" w:rsidRDefault="00026BC8" w:rsidP="008808B6">
            <w:pPr>
              <w:spacing w:after="0" w:line="240" w:lineRule="auto"/>
              <w:jc w:val="center"/>
              <w:rPr>
                <w:rFonts w:ascii="Arial" w:eastAsia="Times New Roman" w:hAnsi="Arial" w:cs="Arial"/>
                <w:b/>
                <w:bCs/>
                <w:color w:val="000000"/>
                <w:sz w:val="18"/>
                <w:szCs w:val="18"/>
                <w:lang w:val="id-ID"/>
              </w:rPr>
            </w:pPr>
            <w:bookmarkStart w:id="29" w:name="_Hlk165293557"/>
            <w:r w:rsidRPr="00D32437">
              <w:rPr>
                <w:rFonts w:ascii="Arial" w:eastAsia="Times New Roman" w:hAnsi="Arial" w:cs="Arial"/>
                <w:b/>
                <w:bCs/>
                <w:color w:val="000000"/>
                <w:sz w:val="18"/>
                <w:szCs w:val="18"/>
                <w:lang w:val="id-ID"/>
              </w:rPr>
              <w:t>Ground and Legal Provisions</w:t>
            </w:r>
            <w:bookmarkEnd w:id="29"/>
          </w:p>
        </w:tc>
      </w:tr>
      <w:tr w:rsidR="00B01EB2" w:rsidRPr="00D32437" w14:paraId="2BA052E8" w14:textId="77777777" w:rsidTr="00D43CCE">
        <w:trPr>
          <w:trHeight w:val="20"/>
        </w:trPr>
        <w:tc>
          <w:tcPr>
            <w:tcW w:w="4962" w:type="dxa"/>
            <w:shd w:val="clear" w:color="auto" w:fill="auto"/>
            <w:vAlign w:val="center"/>
          </w:tcPr>
          <w:p w14:paraId="2E146FEA" w14:textId="77777777" w:rsidR="00B01EB2" w:rsidRPr="00D32437" w:rsidRDefault="00B01EB2" w:rsidP="008808B6">
            <w:pPr>
              <w:spacing w:after="0" w:line="240" w:lineRule="auto"/>
              <w:jc w:val="center"/>
              <w:rPr>
                <w:rFonts w:ascii="Arial" w:eastAsia="Times New Roman" w:hAnsi="Arial" w:cs="Arial"/>
                <w:b/>
                <w:color w:val="000000"/>
                <w:sz w:val="18"/>
                <w:szCs w:val="18"/>
                <w:lang w:val="id-ID"/>
              </w:rPr>
            </w:pPr>
          </w:p>
        </w:tc>
        <w:tc>
          <w:tcPr>
            <w:tcW w:w="0" w:type="auto"/>
            <w:shd w:val="clear" w:color="auto" w:fill="auto"/>
            <w:vAlign w:val="center"/>
          </w:tcPr>
          <w:p w14:paraId="6116329B" w14:textId="77777777" w:rsidR="00B01EB2" w:rsidRPr="00D32437" w:rsidRDefault="00B01EB2" w:rsidP="008808B6">
            <w:pPr>
              <w:spacing w:after="0" w:line="240" w:lineRule="auto"/>
              <w:jc w:val="center"/>
              <w:rPr>
                <w:rFonts w:ascii="Arial" w:eastAsia="Times New Roman" w:hAnsi="Arial" w:cs="Arial"/>
                <w:b/>
                <w:bCs/>
                <w:color w:val="000000"/>
                <w:sz w:val="18"/>
                <w:szCs w:val="18"/>
                <w:lang w:val="id-ID"/>
              </w:rPr>
            </w:pPr>
          </w:p>
        </w:tc>
      </w:tr>
      <w:tr w:rsidR="00E131A9" w:rsidRPr="00D32437" w14:paraId="20733DDB" w14:textId="77777777" w:rsidTr="00D43CCE">
        <w:trPr>
          <w:trHeight w:val="20"/>
        </w:trPr>
        <w:tc>
          <w:tcPr>
            <w:tcW w:w="4962" w:type="dxa"/>
            <w:shd w:val="clear" w:color="auto" w:fill="auto"/>
            <w:vAlign w:val="center"/>
          </w:tcPr>
          <w:p w14:paraId="3CB62250" w14:textId="302BFA05" w:rsidR="00E131A9" w:rsidRPr="00D32437" w:rsidRDefault="00E131A9" w:rsidP="00E131A9">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PARA PIHAK</w:t>
            </w:r>
            <w:r w:rsidR="00F97E5F">
              <w:rPr>
                <w:rFonts w:ascii="Arial" w:eastAsia="Times New Roman" w:hAnsi="Arial" w:cs="Arial"/>
                <w:b/>
                <w:bCs/>
                <w:color w:val="000000"/>
                <w:sz w:val="18"/>
                <w:szCs w:val="18"/>
              </w:rPr>
              <w:t xml:space="preserve"> </w:t>
            </w:r>
            <w:r w:rsidR="001A37A9">
              <w:rPr>
                <w:rFonts w:ascii="Arial" w:eastAsia="Times New Roman" w:hAnsi="Arial" w:cs="Arial"/>
                <w:color w:val="000000"/>
                <w:sz w:val="18"/>
                <w:szCs w:val="18"/>
              </w:rPr>
              <w:pgNum/>
            </w:r>
            <w:proofErr w:type="spellStart"/>
            <w:r w:rsidR="001A37A9">
              <w:rPr>
                <w:rFonts w:ascii="Arial" w:eastAsia="Times New Roman" w:hAnsi="Arial" w:cs="Arial"/>
                <w:color w:val="000000"/>
                <w:sz w:val="18"/>
                <w:szCs w:val="18"/>
              </w:rPr>
              <w:t>esehata</w:t>
            </w:r>
            <w:proofErr w:type="spellEnd"/>
            <w:r w:rsidR="00F97E5F">
              <w:rPr>
                <w:rFonts w:ascii="Arial" w:eastAsia="Times New Roman" w:hAnsi="Arial" w:cs="Arial"/>
                <w:color w:val="000000"/>
                <w:sz w:val="18"/>
                <w:szCs w:val="18"/>
              </w:rPr>
              <w:t xml:space="preserve"> </w:t>
            </w:r>
            <w:proofErr w:type="spellStart"/>
            <w:r w:rsidR="00F97E5F">
              <w:rPr>
                <w:rFonts w:ascii="Arial" w:eastAsia="Times New Roman" w:hAnsi="Arial" w:cs="Arial"/>
                <w:color w:val="000000"/>
                <w:sz w:val="18"/>
                <w:szCs w:val="18"/>
              </w:rPr>
              <w:t>Perjanjian</w:t>
            </w:r>
            <w:proofErr w:type="spellEnd"/>
            <w:r w:rsidR="00F97E5F">
              <w:rPr>
                <w:rFonts w:ascii="Arial" w:eastAsia="Times New Roman" w:hAnsi="Arial" w:cs="Arial"/>
                <w:color w:val="000000"/>
                <w:sz w:val="18"/>
                <w:szCs w:val="18"/>
              </w:rPr>
              <w:t xml:space="preserve"> </w:t>
            </w:r>
            <w:proofErr w:type="spellStart"/>
            <w:r w:rsidR="00F97E5F">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berlandaskan</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ketentuan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peraturan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perundang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undangan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berlaku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vAlign w:val="center"/>
          </w:tcPr>
          <w:p w14:paraId="6A61031F" w14:textId="332D7D81" w:rsidR="00E131A9" w:rsidRPr="00D32437" w:rsidRDefault="00421724" w:rsidP="00E131A9">
            <w:pPr>
              <w:spacing w:after="0" w:line="240" w:lineRule="auto"/>
              <w:jc w:val="both"/>
              <w:rPr>
                <w:rFonts w:ascii="Arial" w:eastAsia="Times New Roman" w:hAnsi="Arial" w:cs="Arial"/>
                <w:color w:val="000000"/>
                <w:sz w:val="18"/>
                <w:szCs w:val="18"/>
                <w:lang w:val="id-ID"/>
              </w:rPr>
            </w:pPr>
            <w:r>
              <w:rPr>
                <w:rFonts w:ascii="Arial" w:eastAsia="Times New Roman" w:hAnsi="Arial" w:cs="Arial"/>
                <w:color w:val="000000"/>
                <w:sz w:val="18"/>
                <w:szCs w:val="18"/>
              </w:rPr>
              <w:t>T</w:t>
            </w:r>
            <w:r w:rsidR="00E131A9" w:rsidRPr="00D32437">
              <w:rPr>
                <w:rFonts w:ascii="Arial" w:eastAsia="Times New Roman" w:hAnsi="Arial" w:cs="Arial"/>
                <w:color w:val="000000"/>
                <w:sz w:val="18"/>
                <w:szCs w:val="18"/>
                <w:lang w:val="id-ID"/>
              </w:rPr>
              <w:t xml:space="preserve">he </w:t>
            </w:r>
            <w:r w:rsidR="00E131A9" w:rsidRPr="00D32437">
              <w:rPr>
                <w:rFonts w:ascii="Arial" w:eastAsia="Times New Roman" w:hAnsi="Arial" w:cs="Arial"/>
                <w:b/>
                <w:bCs/>
                <w:color w:val="000000"/>
                <w:sz w:val="18"/>
                <w:szCs w:val="18"/>
                <w:lang w:val="id-ID"/>
              </w:rPr>
              <w:t>PARTIES</w:t>
            </w:r>
            <w:r w:rsidR="00E131A9"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 xml:space="preserve">enter into this Agreement </w:t>
            </w:r>
            <w:r w:rsidR="00E131A9" w:rsidRPr="00D32437">
              <w:rPr>
                <w:rFonts w:ascii="Arial" w:eastAsia="Times New Roman" w:hAnsi="Arial" w:cs="Arial"/>
                <w:color w:val="000000"/>
                <w:sz w:val="18"/>
                <w:szCs w:val="18"/>
                <w:lang w:val="id-ID"/>
              </w:rPr>
              <w:t xml:space="preserve">based on the </w:t>
            </w:r>
            <w:r w:rsidR="00FA0C77" w:rsidRPr="00D32437">
              <w:rPr>
                <w:rFonts w:ascii="Arial" w:eastAsia="Times New Roman" w:hAnsi="Arial" w:cs="Arial"/>
                <w:color w:val="000000"/>
                <w:sz w:val="18"/>
                <w:szCs w:val="18"/>
                <w:lang w:val="id-ID"/>
              </w:rPr>
              <w:t xml:space="preserve">applicable </w:t>
            </w:r>
            <w:r w:rsidR="00E131A9" w:rsidRPr="00D32437">
              <w:rPr>
                <w:rFonts w:ascii="Arial" w:eastAsia="Times New Roman" w:hAnsi="Arial" w:cs="Arial"/>
                <w:color w:val="000000"/>
                <w:sz w:val="18"/>
                <w:szCs w:val="18"/>
                <w:lang w:val="id-ID"/>
              </w:rPr>
              <w:t xml:space="preserve">provisions and regulations of the </w:t>
            </w:r>
            <w:r w:rsidR="00FA0C77">
              <w:rPr>
                <w:rFonts w:ascii="Arial" w:eastAsia="Times New Roman" w:hAnsi="Arial" w:cs="Arial"/>
                <w:color w:val="000000"/>
                <w:sz w:val="18"/>
                <w:szCs w:val="18"/>
              </w:rPr>
              <w:t xml:space="preserve"> following </w:t>
            </w:r>
            <w:r w:rsidR="00E131A9" w:rsidRPr="00D32437">
              <w:rPr>
                <w:rFonts w:ascii="Arial" w:eastAsia="Times New Roman" w:hAnsi="Arial" w:cs="Arial"/>
                <w:color w:val="000000"/>
                <w:sz w:val="18"/>
                <w:szCs w:val="18"/>
                <w:lang w:val="id-ID"/>
              </w:rPr>
              <w:t>law</w:t>
            </w:r>
            <w:r w:rsidR="00FA0C77">
              <w:rPr>
                <w:rFonts w:ascii="Arial" w:eastAsia="Times New Roman" w:hAnsi="Arial" w:cs="Arial"/>
                <w:color w:val="000000"/>
                <w:sz w:val="18"/>
                <w:szCs w:val="18"/>
              </w:rPr>
              <w:t>s</w:t>
            </w:r>
            <w:r w:rsidR="00E131A9" w:rsidRPr="00D32437">
              <w:rPr>
                <w:rFonts w:ascii="Arial" w:eastAsia="Times New Roman" w:hAnsi="Arial" w:cs="Arial"/>
                <w:color w:val="000000"/>
                <w:sz w:val="18"/>
                <w:szCs w:val="18"/>
                <w:lang w:val="id-ID"/>
              </w:rPr>
              <w:t>:</w:t>
            </w:r>
          </w:p>
          <w:p w14:paraId="324F1F5F" w14:textId="77777777" w:rsidR="00E131A9" w:rsidRPr="00D32437" w:rsidRDefault="00E131A9" w:rsidP="008808B6">
            <w:pPr>
              <w:spacing w:after="0" w:line="240" w:lineRule="auto"/>
              <w:jc w:val="center"/>
              <w:rPr>
                <w:rFonts w:ascii="Arial" w:eastAsia="Times New Roman" w:hAnsi="Arial" w:cs="Arial"/>
                <w:b/>
                <w:bCs/>
                <w:color w:val="000000"/>
                <w:sz w:val="18"/>
                <w:szCs w:val="18"/>
                <w:lang w:val="id-ID"/>
              </w:rPr>
            </w:pPr>
          </w:p>
        </w:tc>
      </w:tr>
      <w:tr w:rsidR="008808B6" w:rsidRPr="00D32437" w14:paraId="45576DB5" w14:textId="77777777" w:rsidTr="00D43CCE">
        <w:trPr>
          <w:trHeight w:val="20"/>
        </w:trPr>
        <w:tc>
          <w:tcPr>
            <w:tcW w:w="4962" w:type="dxa"/>
            <w:shd w:val="clear" w:color="auto" w:fill="auto"/>
            <w:vAlign w:val="center"/>
          </w:tcPr>
          <w:p w14:paraId="5941CC88" w14:textId="3F416097" w:rsidR="00B01EB2" w:rsidRPr="00D32437" w:rsidRDefault="00B01EB2" w:rsidP="00DC206B">
            <w:pPr>
              <w:pStyle w:val="ListParagraph"/>
              <w:numPr>
                <w:ilvl w:val="0"/>
                <w:numId w:val="46"/>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29 Tahun 2004 tentang Praktek Kedokteran (Lembaran Negara Republik Indonesia Tahun 2004 Nomor 116) ;</w:t>
            </w:r>
          </w:p>
        </w:tc>
        <w:tc>
          <w:tcPr>
            <w:tcW w:w="0" w:type="auto"/>
            <w:shd w:val="clear" w:color="auto" w:fill="auto"/>
          </w:tcPr>
          <w:p w14:paraId="4C5072F8" w14:textId="431E0245" w:rsidR="00E131A9" w:rsidRPr="00D32437" w:rsidRDefault="00E131A9" w:rsidP="00DC206B">
            <w:pPr>
              <w:pStyle w:val="ListParagraph"/>
              <w:numPr>
                <w:ilvl w:val="0"/>
                <w:numId w:val="53"/>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29 of 2004 on medical practice (State document of the Republic of Indonesia 2004 No. 116 )</w:t>
            </w:r>
          </w:p>
        </w:tc>
      </w:tr>
      <w:tr w:rsidR="00B01EB2" w:rsidRPr="00D32437" w14:paraId="2279FFC0" w14:textId="77777777" w:rsidTr="00D43CCE">
        <w:trPr>
          <w:trHeight w:val="20"/>
        </w:trPr>
        <w:tc>
          <w:tcPr>
            <w:tcW w:w="4962" w:type="dxa"/>
            <w:shd w:val="clear" w:color="auto" w:fill="auto"/>
            <w:vAlign w:val="center"/>
          </w:tcPr>
          <w:p w14:paraId="489265AD" w14:textId="6CFC4E27" w:rsidR="00B01EB2" w:rsidRPr="00D32437" w:rsidRDefault="00B01EB2" w:rsidP="00DC206B">
            <w:pPr>
              <w:pStyle w:val="ListParagraph"/>
              <w:numPr>
                <w:ilvl w:val="0"/>
                <w:numId w:val="53"/>
              </w:numPr>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Undang</w:t>
            </w:r>
            <w:r w:rsidRPr="00D32437">
              <w:rPr>
                <w:rFonts w:ascii="Arial" w:eastAsia="Times New Roman" w:hAnsi="Arial" w:cs="Arial"/>
                <w:color w:val="000000"/>
                <w:sz w:val="18"/>
                <w:szCs w:val="18"/>
              </w:rPr>
              <w:t xml:space="preserve"> – </w:t>
            </w:r>
            <w:proofErr w:type="spellStart"/>
            <w:r w:rsidRPr="00D32437">
              <w:rPr>
                <w:rFonts w:ascii="Arial" w:eastAsia="Times New Roman" w:hAnsi="Arial" w:cs="Arial"/>
                <w:color w:val="000000"/>
                <w:sz w:val="18"/>
                <w:szCs w:val="18"/>
              </w:rPr>
              <w:t>Undang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36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2009 </w:t>
            </w:r>
            <w:proofErr w:type="spellStart"/>
            <w:r w:rsidRPr="00D32437">
              <w:rPr>
                <w:rFonts w:ascii="Arial" w:eastAsia="Times New Roman" w:hAnsi="Arial" w:cs="Arial"/>
                <w:color w:val="000000"/>
                <w:sz w:val="18"/>
                <w:szCs w:val="18"/>
              </w:rPr>
              <w:t>tentang</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Lembaran</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2009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144,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Lembaran</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5063)</w:t>
            </w:r>
          </w:p>
        </w:tc>
        <w:tc>
          <w:tcPr>
            <w:tcW w:w="0" w:type="auto"/>
            <w:shd w:val="clear" w:color="auto" w:fill="auto"/>
          </w:tcPr>
          <w:p w14:paraId="33536C99" w14:textId="73349886" w:rsidR="00B01EB2" w:rsidRPr="00D32437" w:rsidRDefault="00E131A9" w:rsidP="00DC206B">
            <w:pPr>
              <w:pStyle w:val="ListParagraph"/>
              <w:numPr>
                <w:ilvl w:val="0"/>
                <w:numId w:val="54"/>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36 of 2009 about health (the state of the Republic of Indonesia 2009 number 144, addition to the nation</w:t>
            </w:r>
            <w:r w:rsidR="001A37A9">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5063)</w:t>
            </w:r>
          </w:p>
        </w:tc>
      </w:tr>
      <w:tr w:rsidR="00B01EB2" w:rsidRPr="00D32437" w14:paraId="263823B9" w14:textId="77777777" w:rsidTr="00D43CCE">
        <w:trPr>
          <w:trHeight w:val="20"/>
        </w:trPr>
        <w:tc>
          <w:tcPr>
            <w:tcW w:w="4962" w:type="dxa"/>
            <w:shd w:val="clear" w:color="auto" w:fill="auto"/>
            <w:vAlign w:val="center"/>
          </w:tcPr>
          <w:p w14:paraId="6F7408B9" w14:textId="2D283161" w:rsidR="00B01EB2" w:rsidRPr="00D32437" w:rsidRDefault="00B01EB2" w:rsidP="00DC206B">
            <w:pPr>
              <w:pStyle w:val="ListParagraph"/>
              <w:numPr>
                <w:ilvl w:val="0"/>
                <w:numId w:val="54"/>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lastRenderedPageBreak/>
              <w:t>Undang – Undang Nomor 44 Tahun 2009 tentang Rumah Sakit (Lembaran Negara Republik Indonesia Tahun 2009 Nomor 153, Tambahan Lembaran Negara Republik Indonesia Nomor 5072)</w:t>
            </w:r>
          </w:p>
        </w:tc>
        <w:tc>
          <w:tcPr>
            <w:tcW w:w="0" w:type="auto"/>
            <w:tcBorders>
              <w:left w:val="nil"/>
            </w:tcBorders>
            <w:shd w:val="clear" w:color="auto" w:fill="auto"/>
          </w:tcPr>
          <w:p w14:paraId="517F9306" w14:textId="43CC44A4" w:rsidR="00B01EB2" w:rsidRPr="00D32437" w:rsidRDefault="00E131A9" w:rsidP="00DC206B">
            <w:pPr>
              <w:pStyle w:val="ListParagraph"/>
              <w:numPr>
                <w:ilvl w:val="0"/>
                <w:numId w:val="55"/>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44 of 2009 about the hospital (the state of the Republic of Indonesia 2009 number 153), addition to the nation</w:t>
            </w:r>
            <w:r w:rsidR="001A37A9">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5072)</w:t>
            </w:r>
          </w:p>
        </w:tc>
      </w:tr>
      <w:tr w:rsidR="00B01EB2" w:rsidRPr="00D32437" w14:paraId="54D240C0" w14:textId="77777777" w:rsidTr="00D43CCE">
        <w:trPr>
          <w:trHeight w:val="20"/>
        </w:trPr>
        <w:tc>
          <w:tcPr>
            <w:tcW w:w="4962" w:type="dxa"/>
            <w:shd w:val="clear" w:color="auto" w:fill="auto"/>
            <w:vAlign w:val="center"/>
          </w:tcPr>
          <w:p w14:paraId="5B493CE6" w14:textId="77777777" w:rsidR="00B01EB2" w:rsidRDefault="00B01EB2" w:rsidP="00DC206B">
            <w:pPr>
              <w:pStyle w:val="ListParagraph"/>
              <w:numPr>
                <w:ilvl w:val="0"/>
                <w:numId w:val="55"/>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40 Tahun 200</w:t>
            </w:r>
            <w:r w:rsidR="00FA6608" w:rsidRPr="00D32437">
              <w:rPr>
                <w:rFonts w:ascii="Arial" w:eastAsia="Times New Roman" w:hAnsi="Arial" w:cs="Arial"/>
                <w:color w:val="000000"/>
                <w:sz w:val="18"/>
                <w:szCs w:val="18"/>
              </w:rPr>
              <w:t>7</w:t>
            </w:r>
            <w:r w:rsidRPr="00D32437">
              <w:rPr>
                <w:rFonts w:ascii="Arial" w:eastAsia="Times New Roman" w:hAnsi="Arial" w:cs="Arial"/>
                <w:color w:val="000000"/>
                <w:sz w:val="18"/>
                <w:szCs w:val="18"/>
                <w:lang w:val="id-ID"/>
              </w:rPr>
              <w:t xml:space="preserve"> t</w:t>
            </w:r>
            <w:r w:rsidR="00181832" w:rsidRPr="00D32437">
              <w:rPr>
                <w:rFonts w:ascii="Arial" w:eastAsia="Times New Roman" w:hAnsi="Arial" w:cs="Arial"/>
                <w:color w:val="000000"/>
                <w:sz w:val="18"/>
                <w:szCs w:val="18"/>
                <w:lang w:val="id-ID"/>
              </w:rPr>
              <w:t xml:space="preserve">entang Perseroan Terbatas </w:t>
            </w:r>
            <w:r w:rsidRPr="00D32437">
              <w:rPr>
                <w:rFonts w:ascii="Arial" w:eastAsia="Times New Roman" w:hAnsi="Arial" w:cs="Arial"/>
                <w:color w:val="000000"/>
                <w:sz w:val="18"/>
                <w:szCs w:val="18"/>
                <w:lang w:val="id-ID"/>
              </w:rPr>
              <w:t xml:space="preserve">; </w:t>
            </w:r>
          </w:p>
          <w:p w14:paraId="244957C5" w14:textId="77777777" w:rsidR="00F97E5F" w:rsidRPr="00A51B1D" w:rsidRDefault="00F97E5F" w:rsidP="00DC206B">
            <w:pPr>
              <w:pStyle w:val="ListParagraph"/>
              <w:numPr>
                <w:ilvl w:val="0"/>
                <w:numId w:val="55"/>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 – Undang No 50 tahun 2012 (pasal 7.4) tentang Pemantauan Kesehatan Tenaga Kerja yang bekerja dalam sebuah </w:t>
            </w:r>
            <w:r>
              <w:rPr>
                <w:rFonts w:ascii="Arial" w:eastAsia="Times New Roman" w:hAnsi="Arial" w:cs="Arial"/>
                <w:color w:val="000000"/>
                <w:sz w:val="18"/>
                <w:szCs w:val="18"/>
                <w:lang w:val="id-ID"/>
              </w:rPr>
              <w:t>Perusahaan</w:t>
            </w:r>
            <w:r w:rsidRPr="00A51B1D">
              <w:rPr>
                <w:rFonts w:ascii="Arial" w:eastAsia="Times New Roman" w:hAnsi="Arial" w:cs="Arial"/>
                <w:color w:val="000000"/>
                <w:sz w:val="18"/>
                <w:szCs w:val="18"/>
                <w:lang w:val="id-ID"/>
              </w:rPr>
              <w:t>;</w:t>
            </w:r>
          </w:p>
          <w:p w14:paraId="47C31DC7" w14:textId="04A04EB0" w:rsidR="00F97E5F" w:rsidRPr="00D32437" w:rsidRDefault="00F97E5F" w:rsidP="00DC206B">
            <w:pPr>
              <w:pStyle w:val="ListParagraph"/>
              <w:numPr>
                <w:ilvl w:val="0"/>
                <w:numId w:val="55"/>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Undang-Undang No 88 tahun 2019 (pasal 9) mengenai poin-poin yang dibutuhkan oleh Perusahaan yang menyediakan fasilitas klinik di lingkungan perusahaannya. </w:t>
            </w:r>
          </w:p>
        </w:tc>
        <w:tc>
          <w:tcPr>
            <w:tcW w:w="0" w:type="auto"/>
            <w:tcBorders>
              <w:left w:val="nil"/>
            </w:tcBorders>
            <w:shd w:val="clear" w:color="auto" w:fill="auto"/>
          </w:tcPr>
          <w:p w14:paraId="482B2CED" w14:textId="77777777" w:rsidR="00B01EB2" w:rsidRPr="00A51B1D" w:rsidRDefault="00FA6608" w:rsidP="00DC206B">
            <w:pPr>
              <w:pStyle w:val="ListParagraph"/>
              <w:numPr>
                <w:ilvl w:val="0"/>
                <w:numId w:val="68"/>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Law No 40 of 2007 </w:t>
            </w:r>
            <w:r w:rsidR="008D5374" w:rsidRPr="00D32437">
              <w:rPr>
                <w:rFonts w:ascii="Arial" w:eastAsia="Times New Roman" w:hAnsi="Arial" w:cs="Arial"/>
                <w:color w:val="000000"/>
                <w:sz w:val="18"/>
                <w:szCs w:val="18"/>
              </w:rPr>
              <w:t>about</w:t>
            </w:r>
            <w:r w:rsidR="008D5374" w:rsidRPr="00D32437">
              <w:rPr>
                <w:rFonts w:ascii="Arial" w:hAnsi="Arial" w:cs="Arial"/>
                <w:sz w:val="18"/>
                <w:szCs w:val="18"/>
              </w:rPr>
              <w:t xml:space="preserve"> </w:t>
            </w:r>
            <w:r w:rsidR="008D5374" w:rsidRPr="00D32437">
              <w:rPr>
                <w:rFonts w:ascii="Arial" w:eastAsia="Times New Roman" w:hAnsi="Arial" w:cs="Arial"/>
                <w:color w:val="000000"/>
                <w:sz w:val="18"/>
                <w:szCs w:val="18"/>
              </w:rPr>
              <w:t>on limited liability company;</w:t>
            </w:r>
          </w:p>
          <w:p w14:paraId="7CE3E791" w14:textId="77777777" w:rsidR="0017535F" w:rsidRPr="00A51B1D" w:rsidRDefault="0017535F" w:rsidP="00DC206B">
            <w:pPr>
              <w:pStyle w:val="ListParagraph"/>
              <w:numPr>
                <w:ilvl w:val="0"/>
                <w:numId w:val="68"/>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The law No 50 of 2012 (article 7.4) about</w:t>
            </w:r>
            <w:r w:rsidR="008F5E60">
              <w:rPr>
                <w:rFonts w:ascii="Arial" w:eastAsia="Times New Roman" w:hAnsi="Arial" w:cs="Arial"/>
                <w:color w:val="000000"/>
                <w:sz w:val="18"/>
                <w:szCs w:val="18"/>
              </w:rPr>
              <w:t xml:space="preserve"> on health monitoring for employee who works in a company;</w:t>
            </w:r>
          </w:p>
          <w:p w14:paraId="235A288C" w14:textId="60E07BDD" w:rsidR="008F5E60" w:rsidRPr="00D32437" w:rsidRDefault="008F5E60" w:rsidP="00DC206B">
            <w:pPr>
              <w:pStyle w:val="ListParagraph"/>
              <w:numPr>
                <w:ilvl w:val="0"/>
                <w:numId w:val="68"/>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The Law No 88 of </w:t>
            </w:r>
            <w:r w:rsidR="00F97E5F">
              <w:rPr>
                <w:rFonts w:ascii="Arial" w:eastAsia="Times New Roman" w:hAnsi="Arial" w:cs="Arial"/>
                <w:color w:val="000000"/>
                <w:sz w:val="18"/>
                <w:szCs w:val="18"/>
              </w:rPr>
              <w:t xml:space="preserve">2019 </w:t>
            </w:r>
            <w:r>
              <w:rPr>
                <w:rFonts w:ascii="Arial" w:eastAsia="Times New Roman" w:hAnsi="Arial" w:cs="Arial"/>
                <w:color w:val="000000"/>
                <w:sz w:val="18"/>
                <w:szCs w:val="18"/>
              </w:rPr>
              <w:t xml:space="preserve">(article 9) about the required points as the company which provide </w:t>
            </w:r>
            <w:proofErr w:type="spellStart"/>
            <w:r>
              <w:rPr>
                <w:rFonts w:ascii="Arial" w:eastAsia="Times New Roman" w:hAnsi="Arial" w:cs="Arial"/>
                <w:color w:val="000000"/>
                <w:sz w:val="18"/>
                <w:szCs w:val="18"/>
              </w:rPr>
              <w:t>on site</w:t>
            </w:r>
            <w:proofErr w:type="spellEnd"/>
            <w:r>
              <w:rPr>
                <w:rFonts w:ascii="Arial" w:eastAsia="Times New Roman" w:hAnsi="Arial" w:cs="Arial"/>
                <w:color w:val="000000"/>
                <w:sz w:val="18"/>
                <w:szCs w:val="18"/>
              </w:rPr>
              <w:t xml:space="preserve"> clinic. </w:t>
            </w:r>
          </w:p>
        </w:tc>
      </w:tr>
      <w:tr w:rsidR="00331A36" w:rsidRPr="00D32437" w14:paraId="3FD30F86" w14:textId="77777777" w:rsidTr="00D43CCE">
        <w:trPr>
          <w:trHeight w:val="20"/>
        </w:trPr>
        <w:tc>
          <w:tcPr>
            <w:tcW w:w="4962" w:type="dxa"/>
            <w:shd w:val="clear" w:color="auto" w:fill="auto"/>
            <w:vAlign w:val="center"/>
          </w:tcPr>
          <w:p w14:paraId="1BEDB96E" w14:textId="77777777" w:rsidR="00331A36" w:rsidRPr="00D32437" w:rsidRDefault="00331A36" w:rsidP="00331A36">
            <w:pPr>
              <w:pStyle w:val="ListParagraph"/>
              <w:jc w:val="both"/>
              <w:rPr>
                <w:rFonts w:ascii="Arial" w:eastAsia="Times New Roman" w:hAnsi="Arial" w:cs="Arial"/>
                <w:color w:val="000000"/>
                <w:sz w:val="18"/>
                <w:szCs w:val="18"/>
                <w:lang w:val="id-ID"/>
              </w:rPr>
            </w:pPr>
          </w:p>
        </w:tc>
        <w:tc>
          <w:tcPr>
            <w:tcW w:w="0" w:type="auto"/>
            <w:tcBorders>
              <w:left w:val="nil"/>
            </w:tcBorders>
            <w:shd w:val="clear" w:color="auto" w:fill="auto"/>
          </w:tcPr>
          <w:p w14:paraId="09EF63C4" w14:textId="77777777" w:rsidR="00331A36" w:rsidRPr="00D32437" w:rsidRDefault="00331A36" w:rsidP="00331A36">
            <w:pPr>
              <w:pStyle w:val="ListParagraph"/>
              <w:spacing w:after="0" w:line="240" w:lineRule="auto"/>
              <w:jc w:val="both"/>
              <w:rPr>
                <w:rFonts w:ascii="Arial" w:eastAsia="Times New Roman" w:hAnsi="Arial" w:cs="Arial"/>
                <w:color w:val="000000"/>
                <w:sz w:val="18"/>
                <w:szCs w:val="18"/>
              </w:rPr>
            </w:pPr>
          </w:p>
        </w:tc>
      </w:tr>
      <w:tr w:rsidR="00B01EB2" w:rsidRPr="00D32437" w14:paraId="6A0F9BEF" w14:textId="77777777" w:rsidTr="00D43CCE">
        <w:trPr>
          <w:trHeight w:val="20"/>
        </w:trPr>
        <w:tc>
          <w:tcPr>
            <w:tcW w:w="4962" w:type="dxa"/>
            <w:shd w:val="clear" w:color="auto" w:fill="auto"/>
            <w:vAlign w:val="center"/>
          </w:tcPr>
          <w:p w14:paraId="117B36A1" w14:textId="162F94B3" w:rsidR="00B01EB2" w:rsidRPr="00D32437" w:rsidRDefault="00B01EB2"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2</w:t>
            </w:r>
          </w:p>
        </w:tc>
        <w:tc>
          <w:tcPr>
            <w:tcW w:w="0" w:type="auto"/>
            <w:tcBorders>
              <w:left w:val="nil"/>
            </w:tcBorders>
            <w:shd w:val="clear" w:color="auto" w:fill="auto"/>
            <w:vAlign w:val="center"/>
          </w:tcPr>
          <w:p w14:paraId="3EEB75B6" w14:textId="3F1EF7F8" w:rsidR="00B01EB2" w:rsidRPr="00D32437" w:rsidRDefault="00E131A9"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2</w:t>
            </w:r>
          </w:p>
        </w:tc>
      </w:tr>
      <w:tr w:rsidR="00B01EB2" w:rsidRPr="00D32437" w14:paraId="2497C076" w14:textId="77777777" w:rsidTr="00D43CCE">
        <w:trPr>
          <w:trHeight w:val="20"/>
        </w:trPr>
        <w:tc>
          <w:tcPr>
            <w:tcW w:w="4962" w:type="dxa"/>
            <w:shd w:val="clear" w:color="auto" w:fill="auto"/>
            <w:vAlign w:val="center"/>
          </w:tcPr>
          <w:p w14:paraId="3A38F686" w14:textId="27C24C5E" w:rsidR="00B01EB2" w:rsidRPr="00D32437" w:rsidRDefault="00B01EB2"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Pengertian/Definisi</w:t>
            </w:r>
          </w:p>
        </w:tc>
        <w:tc>
          <w:tcPr>
            <w:tcW w:w="0" w:type="auto"/>
            <w:tcBorders>
              <w:left w:val="nil"/>
            </w:tcBorders>
            <w:shd w:val="clear" w:color="auto" w:fill="auto"/>
            <w:vAlign w:val="center"/>
          </w:tcPr>
          <w:p w14:paraId="36563764" w14:textId="256E1634" w:rsidR="00B01EB2" w:rsidRPr="00D32437" w:rsidRDefault="00E131A9"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Definition</w:t>
            </w:r>
          </w:p>
        </w:tc>
      </w:tr>
      <w:tr w:rsidR="00B01EB2" w:rsidRPr="00D32437" w14:paraId="230F2AF8" w14:textId="77777777" w:rsidTr="00D43CCE">
        <w:trPr>
          <w:trHeight w:val="20"/>
        </w:trPr>
        <w:tc>
          <w:tcPr>
            <w:tcW w:w="4962" w:type="dxa"/>
            <w:shd w:val="clear" w:color="auto" w:fill="auto"/>
            <w:vAlign w:val="center"/>
          </w:tcPr>
          <w:p w14:paraId="5362C4D0" w14:textId="77777777" w:rsidR="00B01EB2" w:rsidRPr="00D32437" w:rsidRDefault="00B01EB2" w:rsidP="00B01EB2">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F253FD9" w14:textId="77777777" w:rsidR="00B01EB2" w:rsidRPr="00D32437" w:rsidRDefault="00B01EB2" w:rsidP="00B01EB2">
            <w:pPr>
              <w:spacing w:after="0" w:line="240" w:lineRule="auto"/>
              <w:jc w:val="center"/>
              <w:rPr>
                <w:rFonts w:ascii="Arial" w:eastAsia="Times New Roman" w:hAnsi="Arial" w:cs="Arial"/>
                <w:b/>
                <w:bCs/>
                <w:color w:val="000000"/>
                <w:sz w:val="18"/>
                <w:szCs w:val="18"/>
                <w:lang w:val="id-ID"/>
              </w:rPr>
            </w:pPr>
          </w:p>
        </w:tc>
      </w:tr>
      <w:tr w:rsidR="00B01EB2" w:rsidRPr="00D32437" w14:paraId="6480C919" w14:textId="77777777" w:rsidTr="00D43CCE">
        <w:trPr>
          <w:trHeight w:val="20"/>
        </w:trPr>
        <w:tc>
          <w:tcPr>
            <w:tcW w:w="4962" w:type="dxa"/>
            <w:shd w:val="clear" w:color="auto" w:fill="auto"/>
            <w:vAlign w:val="center"/>
          </w:tcPr>
          <w:p w14:paraId="010BA1CB" w14:textId="3823DC3C" w:rsidR="00B01EB2" w:rsidRPr="00D32437" w:rsidRDefault="00864201" w:rsidP="00DC206B">
            <w:pPr>
              <w:pStyle w:val="ListParagraph"/>
              <w:numPr>
                <w:ilvl w:val="0"/>
                <w:numId w:val="4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Perjanjian</w:t>
            </w:r>
            <w:proofErr w:type="spellEnd"/>
            <w:r w:rsidRPr="00D32437">
              <w:rPr>
                <w:rFonts w:ascii="Arial" w:hAnsi="Arial" w:cs="Arial"/>
                <w:b/>
                <w:sz w:val="18"/>
                <w:szCs w:val="18"/>
              </w:rPr>
              <w:t xml:space="preserve"> </w:t>
            </w:r>
            <w:proofErr w:type="spellStart"/>
            <w:r w:rsidR="00D40291" w:rsidRPr="00D32437">
              <w:rPr>
                <w:rFonts w:ascii="Arial" w:hAnsi="Arial" w:cs="Arial"/>
                <w:sz w:val="18"/>
                <w:szCs w:val="18"/>
              </w:rPr>
              <w:t>adalah</w:t>
            </w:r>
            <w:proofErr w:type="spellEnd"/>
            <w:r w:rsidR="00F97E5F">
              <w:rPr>
                <w:rFonts w:ascii="Arial" w:hAnsi="Arial" w:cs="Arial"/>
                <w:sz w:val="18"/>
                <w:szCs w:val="18"/>
              </w:rPr>
              <w:t xml:space="preserve"> </w:t>
            </w:r>
            <w:proofErr w:type="spellStart"/>
            <w:r w:rsidR="00F97E5F">
              <w:rPr>
                <w:rFonts w:ascii="Arial" w:hAnsi="Arial" w:cs="Arial"/>
                <w:sz w:val="18"/>
                <w:szCs w:val="18"/>
              </w:rPr>
              <w:t>Perjanjian</w:t>
            </w:r>
            <w:proofErr w:type="spellEnd"/>
            <w:r w:rsidR="00F97E5F">
              <w:rPr>
                <w:rFonts w:ascii="Arial" w:hAnsi="Arial" w:cs="Arial"/>
                <w:sz w:val="18"/>
                <w:szCs w:val="18"/>
              </w:rPr>
              <w:t xml:space="preserve"> Kerjasama </w:t>
            </w:r>
            <w:proofErr w:type="spellStart"/>
            <w:r w:rsidR="00F97E5F">
              <w:rPr>
                <w:rFonts w:ascii="Arial" w:hAnsi="Arial" w:cs="Arial"/>
                <w:sz w:val="18"/>
                <w:szCs w:val="18"/>
              </w:rPr>
              <w:t>antara</w:t>
            </w:r>
            <w:proofErr w:type="spellEnd"/>
            <w:r w:rsidR="00F97E5F">
              <w:rPr>
                <w:rFonts w:ascii="Arial" w:hAnsi="Arial" w:cs="Arial"/>
                <w:sz w:val="18"/>
                <w:szCs w:val="18"/>
              </w:rPr>
              <w:t xml:space="preserve"> </w:t>
            </w:r>
            <w:r w:rsidR="00D40291" w:rsidRPr="00D32437">
              <w:rPr>
                <w:rFonts w:ascii="Arial" w:hAnsi="Arial" w:cs="Arial"/>
                <w:sz w:val="18"/>
                <w:szCs w:val="18"/>
              </w:rPr>
              <w:t xml:space="preserve"> </w:t>
            </w:r>
            <w:r w:rsidR="000322D1" w:rsidRPr="00D32437">
              <w:rPr>
                <w:rFonts w:ascii="Arial" w:hAnsi="Arial" w:cs="Arial"/>
                <w:sz w:val="18"/>
                <w:szCs w:val="18"/>
              </w:rPr>
              <w:t>Para</w:t>
            </w:r>
            <w:r w:rsidR="00D40291" w:rsidRPr="00D32437">
              <w:rPr>
                <w:rFonts w:ascii="Arial" w:hAnsi="Arial" w:cs="Arial"/>
                <w:sz w:val="18"/>
                <w:szCs w:val="18"/>
              </w:rPr>
              <w:t xml:space="preserve"> </w:t>
            </w:r>
            <w:proofErr w:type="spellStart"/>
            <w:r w:rsidR="000322D1" w:rsidRPr="00D32437">
              <w:rPr>
                <w:rFonts w:ascii="Arial" w:hAnsi="Arial" w:cs="Arial"/>
                <w:sz w:val="18"/>
                <w:szCs w:val="18"/>
              </w:rPr>
              <w:t>P</w:t>
            </w:r>
            <w:r w:rsidR="00D40291" w:rsidRPr="00D32437">
              <w:rPr>
                <w:rFonts w:ascii="Arial" w:hAnsi="Arial" w:cs="Arial"/>
                <w:sz w:val="18"/>
                <w:szCs w:val="18"/>
              </w:rPr>
              <w:t>ihak</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untuk</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melakukan</w:t>
            </w:r>
            <w:proofErr w:type="spellEnd"/>
            <w:r w:rsidR="00D40291" w:rsidRPr="00D32437">
              <w:rPr>
                <w:rFonts w:ascii="Arial" w:hAnsi="Arial" w:cs="Arial"/>
                <w:sz w:val="18"/>
                <w:szCs w:val="18"/>
              </w:rPr>
              <w:t xml:space="preserve"> </w:t>
            </w:r>
            <w:proofErr w:type="spellStart"/>
            <w:r w:rsidR="0085672C" w:rsidRPr="00D32437">
              <w:rPr>
                <w:rFonts w:ascii="Arial" w:hAnsi="Arial" w:cs="Arial"/>
                <w:sz w:val="18"/>
                <w:szCs w:val="18"/>
              </w:rPr>
              <w:t>k</w:t>
            </w:r>
            <w:r w:rsidR="00D40291" w:rsidRPr="00D32437">
              <w:rPr>
                <w:rFonts w:ascii="Arial" w:hAnsi="Arial" w:cs="Arial"/>
                <w:sz w:val="18"/>
                <w:szCs w:val="18"/>
              </w:rPr>
              <w:t>erjasama</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dalam</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pelayanan</w:t>
            </w:r>
            <w:proofErr w:type="spellEnd"/>
            <w:r w:rsidR="00D40291" w:rsidRPr="00D32437">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esehatan</w:t>
            </w:r>
            <w:proofErr w:type="spellEnd"/>
            <w:r w:rsidR="0005693A" w:rsidRPr="00D32437">
              <w:rPr>
                <w:rFonts w:ascii="Arial" w:hAnsi="Arial" w:cs="Arial"/>
                <w:sz w:val="18"/>
                <w:szCs w:val="18"/>
              </w:rPr>
              <w:t xml:space="preserve"> </w:t>
            </w:r>
            <w:proofErr w:type="spellStart"/>
            <w:r w:rsidR="00D40291" w:rsidRPr="00D32437">
              <w:rPr>
                <w:rFonts w:ascii="Arial" w:hAnsi="Arial" w:cs="Arial"/>
                <w:sz w:val="18"/>
                <w:szCs w:val="18"/>
              </w:rPr>
              <w:t>pertolongan</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pertama</w:t>
            </w:r>
            <w:proofErr w:type="spellEnd"/>
            <w:r w:rsidR="00D40291" w:rsidRPr="00D32437">
              <w:rPr>
                <w:rFonts w:ascii="Arial" w:hAnsi="Arial" w:cs="Arial"/>
                <w:sz w:val="18"/>
                <w:szCs w:val="18"/>
              </w:rPr>
              <w:t xml:space="preserve"> </w:t>
            </w:r>
            <w:r w:rsidR="00F97E5F">
              <w:rPr>
                <w:rFonts w:ascii="Arial" w:hAnsi="Arial" w:cs="Arial"/>
                <w:sz w:val="18"/>
                <w:szCs w:val="18"/>
              </w:rPr>
              <w:t xml:space="preserve">yang </w:t>
            </w:r>
            <w:proofErr w:type="spellStart"/>
            <w:r w:rsidR="00F97E5F">
              <w:rPr>
                <w:rFonts w:ascii="Arial" w:hAnsi="Arial" w:cs="Arial"/>
                <w:sz w:val="18"/>
                <w:szCs w:val="18"/>
              </w:rPr>
              <w:t>disediakan</w:t>
            </w:r>
            <w:proofErr w:type="spellEnd"/>
            <w:r w:rsidR="00F97E5F">
              <w:rPr>
                <w:rFonts w:ascii="Arial" w:hAnsi="Arial" w:cs="Arial"/>
                <w:sz w:val="18"/>
                <w:szCs w:val="18"/>
              </w:rPr>
              <w:t xml:space="preserve"> oleh </w:t>
            </w:r>
            <w:proofErr w:type="spellStart"/>
            <w:r w:rsidR="00F97E5F">
              <w:rPr>
                <w:rFonts w:ascii="Arial" w:hAnsi="Arial" w:cs="Arial"/>
                <w:sz w:val="18"/>
                <w:szCs w:val="18"/>
              </w:rPr>
              <w:t>Pihak</w:t>
            </w:r>
            <w:proofErr w:type="spellEnd"/>
            <w:r w:rsidR="00F97E5F">
              <w:rPr>
                <w:rFonts w:ascii="Arial" w:hAnsi="Arial" w:cs="Arial"/>
                <w:sz w:val="18"/>
                <w:szCs w:val="18"/>
              </w:rPr>
              <w:t xml:space="preserve"> </w:t>
            </w:r>
            <w:proofErr w:type="spellStart"/>
            <w:r w:rsidR="00F97E5F">
              <w:rPr>
                <w:rFonts w:ascii="Arial" w:hAnsi="Arial" w:cs="Arial"/>
                <w:sz w:val="18"/>
                <w:szCs w:val="18"/>
              </w:rPr>
              <w:t>Kedua</w:t>
            </w:r>
            <w:proofErr w:type="spellEnd"/>
            <w:r w:rsidR="00F97E5F">
              <w:rPr>
                <w:rFonts w:ascii="Arial" w:hAnsi="Arial" w:cs="Arial"/>
                <w:sz w:val="18"/>
                <w:szCs w:val="18"/>
              </w:rPr>
              <w:t xml:space="preserve"> </w:t>
            </w:r>
            <w:proofErr w:type="spellStart"/>
            <w:r w:rsidR="00F97E5F">
              <w:rPr>
                <w:rFonts w:ascii="Arial" w:hAnsi="Arial" w:cs="Arial"/>
                <w:sz w:val="18"/>
                <w:szCs w:val="18"/>
              </w:rPr>
              <w:t>untuk</w:t>
            </w:r>
            <w:proofErr w:type="spellEnd"/>
            <w:r w:rsidR="00F97E5F">
              <w:rPr>
                <w:rFonts w:ascii="Arial" w:hAnsi="Arial" w:cs="Arial"/>
                <w:sz w:val="18"/>
                <w:szCs w:val="18"/>
              </w:rPr>
              <w:t xml:space="preserve"> </w:t>
            </w:r>
            <w:proofErr w:type="spellStart"/>
            <w:r w:rsidR="00F97E5F">
              <w:rPr>
                <w:rFonts w:ascii="Arial" w:hAnsi="Arial" w:cs="Arial"/>
                <w:sz w:val="18"/>
                <w:szCs w:val="18"/>
              </w:rPr>
              <w:t>Pihak</w:t>
            </w:r>
            <w:proofErr w:type="spellEnd"/>
            <w:r w:rsidR="00F97E5F">
              <w:rPr>
                <w:rFonts w:ascii="Arial" w:hAnsi="Arial" w:cs="Arial"/>
                <w:sz w:val="18"/>
                <w:szCs w:val="18"/>
              </w:rPr>
              <w:t xml:space="preserve"> </w:t>
            </w:r>
            <w:proofErr w:type="spellStart"/>
            <w:r w:rsidR="00F97E5F">
              <w:rPr>
                <w:rFonts w:ascii="Arial" w:hAnsi="Arial" w:cs="Arial"/>
                <w:sz w:val="18"/>
                <w:szCs w:val="18"/>
              </w:rPr>
              <w:t>Pertama</w:t>
            </w:r>
            <w:proofErr w:type="spellEnd"/>
            <w:r w:rsidR="00F97E5F">
              <w:rPr>
                <w:rFonts w:ascii="Arial" w:hAnsi="Arial" w:cs="Arial"/>
                <w:sz w:val="18"/>
                <w:szCs w:val="18"/>
              </w:rPr>
              <w:t>.</w:t>
            </w:r>
            <w:r w:rsidR="0085672C" w:rsidRPr="00D32437">
              <w:rPr>
                <w:rFonts w:ascii="Arial" w:hAnsi="Arial" w:cs="Arial"/>
                <w:sz w:val="18"/>
                <w:szCs w:val="18"/>
              </w:rPr>
              <w:t xml:space="preserve">; </w:t>
            </w:r>
          </w:p>
        </w:tc>
        <w:tc>
          <w:tcPr>
            <w:tcW w:w="0" w:type="auto"/>
            <w:tcBorders>
              <w:left w:val="nil"/>
            </w:tcBorders>
            <w:shd w:val="clear" w:color="auto" w:fill="auto"/>
          </w:tcPr>
          <w:p w14:paraId="364A8944" w14:textId="2650BA69" w:rsidR="00B01EB2" w:rsidRPr="00D32437" w:rsidRDefault="00864201" w:rsidP="00DC206B">
            <w:pPr>
              <w:pStyle w:val="ListParagraph"/>
              <w:numPr>
                <w:ilvl w:val="0"/>
                <w:numId w:val="56"/>
              </w:numPr>
              <w:spacing w:after="0" w:line="240" w:lineRule="auto"/>
              <w:ind w:left="314"/>
              <w:jc w:val="both"/>
              <w:rPr>
                <w:rFonts w:ascii="Arial" w:eastAsia="Times New Roman" w:hAnsi="Arial" w:cs="Arial"/>
                <w:b/>
                <w:bCs/>
                <w:color w:val="000000"/>
                <w:sz w:val="18"/>
                <w:szCs w:val="18"/>
                <w:lang w:val="id-ID"/>
              </w:rPr>
            </w:pPr>
            <w:r w:rsidRPr="00D32437">
              <w:rPr>
                <w:rFonts w:ascii="Arial" w:hAnsi="Arial" w:cs="Arial"/>
                <w:b/>
                <w:sz w:val="18"/>
                <w:szCs w:val="18"/>
              </w:rPr>
              <w:t>Agreement</w:t>
            </w:r>
            <w:r w:rsidR="00AD4E6F" w:rsidRPr="00D32437">
              <w:rPr>
                <w:rFonts w:ascii="Arial" w:hAnsi="Arial" w:cs="Arial"/>
                <w:sz w:val="18"/>
                <w:szCs w:val="18"/>
              </w:rPr>
              <w:t xml:space="preserve"> </w:t>
            </w:r>
            <w:r w:rsidR="00E05409">
              <w:rPr>
                <w:rFonts w:ascii="Arial" w:hAnsi="Arial" w:cs="Arial"/>
                <w:sz w:val="18"/>
                <w:szCs w:val="18"/>
              </w:rPr>
              <w:t>means this Cooperation Agreement</w:t>
            </w:r>
            <w:r w:rsidR="00AD4E6F" w:rsidRPr="00D32437">
              <w:rPr>
                <w:rFonts w:ascii="Arial" w:eastAsia="Times New Roman" w:hAnsi="Arial" w:cs="Arial"/>
                <w:color w:val="000000"/>
                <w:sz w:val="18"/>
                <w:szCs w:val="18"/>
                <w:lang w:val="id-ID"/>
              </w:rPr>
              <w:t xml:space="preserve"> between </w:t>
            </w:r>
            <w:r w:rsidR="00004EF7" w:rsidRPr="00D32437">
              <w:rPr>
                <w:rFonts w:ascii="Arial" w:eastAsia="Times New Roman" w:hAnsi="Arial" w:cs="Arial"/>
                <w:color w:val="000000"/>
                <w:sz w:val="18"/>
                <w:szCs w:val="18"/>
              </w:rPr>
              <w:t>the Part</w:t>
            </w:r>
            <w:r w:rsidR="0085672C" w:rsidRPr="00D32437">
              <w:rPr>
                <w:rFonts w:ascii="Arial" w:eastAsia="Times New Roman" w:hAnsi="Arial" w:cs="Arial"/>
                <w:color w:val="000000"/>
                <w:sz w:val="18"/>
                <w:szCs w:val="18"/>
              </w:rPr>
              <w:t xml:space="preserve">ies </w:t>
            </w:r>
            <w:r w:rsidR="00142C27">
              <w:rPr>
                <w:rFonts w:ascii="Arial" w:eastAsia="Times New Roman" w:hAnsi="Arial" w:cs="Arial"/>
                <w:color w:val="000000"/>
                <w:sz w:val="18"/>
                <w:szCs w:val="18"/>
              </w:rPr>
              <w:t>on</w:t>
            </w:r>
            <w:r w:rsidR="0085672C" w:rsidRPr="00D32437">
              <w:rPr>
                <w:rFonts w:ascii="Arial" w:eastAsia="Times New Roman" w:hAnsi="Arial" w:cs="Arial"/>
                <w:color w:val="000000"/>
                <w:sz w:val="18"/>
                <w:szCs w:val="18"/>
              </w:rPr>
              <w:t xml:space="preserve"> </w:t>
            </w:r>
            <w:r w:rsidR="00B9366D">
              <w:rPr>
                <w:rFonts w:ascii="Arial" w:eastAsia="Times New Roman" w:hAnsi="Arial" w:cs="Arial"/>
                <w:color w:val="000000"/>
                <w:sz w:val="18"/>
                <w:szCs w:val="18"/>
              </w:rPr>
              <w:t>the</w:t>
            </w:r>
            <w:r w:rsidR="006E632C" w:rsidRPr="00D32437">
              <w:rPr>
                <w:rFonts w:ascii="Arial" w:eastAsia="Times New Roman" w:hAnsi="Arial" w:cs="Arial"/>
                <w:color w:val="000000"/>
                <w:sz w:val="18"/>
                <w:szCs w:val="18"/>
                <w:lang w:val="id-ID"/>
              </w:rPr>
              <w:t xml:space="preserve"> first aid </w:t>
            </w:r>
            <w:r w:rsidR="00FA0C77">
              <w:rPr>
                <w:rFonts w:ascii="Arial" w:eastAsia="Times New Roman" w:hAnsi="Arial" w:cs="Arial"/>
                <w:color w:val="000000"/>
                <w:sz w:val="18"/>
                <w:szCs w:val="18"/>
              </w:rPr>
              <w:t>H</w:t>
            </w:r>
            <w:r w:rsidR="00AD4E6F" w:rsidRPr="00D32437">
              <w:rPr>
                <w:rFonts w:ascii="Arial" w:eastAsia="Times New Roman" w:hAnsi="Arial" w:cs="Arial"/>
                <w:color w:val="000000"/>
                <w:sz w:val="18"/>
                <w:szCs w:val="18"/>
                <w:lang w:val="id-ID"/>
              </w:rPr>
              <w:t xml:space="preserve">ealth </w:t>
            </w:r>
            <w:r w:rsidR="00FA0C77">
              <w:rPr>
                <w:rFonts w:ascii="Arial" w:eastAsia="Times New Roman" w:hAnsi="Arial" w:cs="Arial"/>
                <w:color w:val="000000"/>
                <w:sz w:val="18"/>
                <w:szCs w:val="18"/>
              </w:rPr>
              <w:t>S</w:t>
            </w:r>
            <w:r w:rsidR="00AD4E6F" w:rsidRPr="00D32437">
              <w:rPr>
                <w:rFonts w:ascii="Arial" w:eastAsia="Times New Roman" w:hAnsi="Arial" w:cs="Arial"/>
                <w:color w:val="000000"/>
                <w:sz w:val="18"/>
                <w:szCs w:val="18"/>
                <w:lang w:val="id-ID"/>
              </w:rPr>
              <w:t xml:space="preserve">ervices </w:t>
            </w:r>
            <w:r w:rsidR="00B9366D">
              <w:rPr>
                <w:rFonts w:ascii="Arial" w:eastAsia="Times New Roman" w:hAnsi="Arial" w:cs="Arial"/>
                <w:color w:val="000000"/>
                <w:sz w:val="18"/>
                <w:szCs w:val="18"/>
              </w:rPr>
              <w:t xml:space="preserve">to be provided by the </w:t>
            </w:r>
            <w:r w:rsidR="00B9366D" w:rsidRPr="00A51B1D">
              <w:rPr>
                <w:rFonts w:ascii="Arial" w:eastAsia="Times New Roman" w:hAnsi="Arial" w:cs="Arial"/>
                <w:b/>
                <w:bCs/>
                <w:color w:val="000000"/>
                <w:sz w:val="18"/>
                <w:szCs w:val="18"/>
              </w:rPr>
              <w:t>SECOND PARTY</w:t>
            </w:r>
            <w:r w:rsidR="00B9366D">
              <w:rPr>
                <w:rFonts w:ascii="Arial" w:eastAsia="Times New Roman" w:hAnsi="Arial" w:cs="Arial"/>
                <w:color w:val="000000"/>
                <w:sz w:val="18"/>
                <w:szCs w:val="18"/>
              </w:rPr>
              <w:t xml:space="preserve"> to the </w:t>
            </w:r>
            <w:r w:rsidR="00B9366D" w:rsidRPr="00A51B1D">
              <w:rPr>
                <w:rFonts w:ascii="Arial" w:eastAsia="Times New Roman" w:hAnsi="Arial" w:cs="Arial"/>
                <w:b/>
                <w:bCs/>
                <w:color w:val="000000"/>
                <w:sz w:val="18"/>
                <w:szCs w:val="18"/>
              </w:rPr>
              <w:t>FIRST PARTY</w:t>
            </w:r>
            <w:r w:rsidR="00EA277F" w:rsidRPr="00D32437">
              <w:rPr>
                <w:rFonts w:ascii="Arial" w:eastAsia="Times New Roman" w:hAnsi="Arial" w:cs="Arial"/>
                <w:color w:val="000000"/>
                <w:sz w:val="18"/>
                <w:szCs w:val="18"/>
              </w:rPr>
              <w:t>;</w:t>
            </w:r>
          </w:p>
        </w:tc>
      </w:tr>
      <w:tr w:rsidR="00B01EB2" w:rsidRPr="00D32437" w14:paraId="00466A32" w14:textId="77777777" w:rsidTr="00D43CCE">
        <w:trPr>
          <w:trHeight w:val="20"/>
        </w:trPr>
        <w:tc>
          <w:tcPr>
            <w:tcW w:w="4962" w:type="dxa"/>
            <w:shd w:val="clear" w:color="auto" w:fill="auto"/>
            <w:vAlign w:val="center"/>
          </w:tcPr>
          <w:p w14:paraId="4ED93926" w14:textId="6B33C5EA" w:rsidR="00D40291" w:rsidRPr="00D32437" w:rsidRDefault="00D40291" w:rsidP="00DC206B">
            <w:pPr>
              <w:pStyle w:val="ListParagraph"/>
              <w:numPr>
                <w:ilvl w:val="0"/>
                <w:numId w:val="56"/>
              </w:numPr>
              <w:spacing w:after="0" w:line="240" w:lineRule="auto"/>
              <w:ind w:left="326" w:hanging="326"/>
              <w:jc w:val="both"/>
              <w:rPr>
                <w:rFonts w:ascii="Arial" w:hAnsi="Arial" w:cs="Arial"/>
                <w:sz w:val="18"/>
                <w:szCs w:val="18"/>
              </w:rPr>
            </w:pPr>
            <w:r w:rsidRPr="00D32437">
              <w:rPr>
                <w:rFonts w:ascii="Arial" w:hAnsi="Arial" w:cs="Arial"/>
                <w:b/>
                <w:sz w:val="18"/>
                <w:szCs w:val="18"/>
              </w:rPr>
              <w:t>Pasien</w:t>
            </w:r>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seseorang</w:t>
            </w:r>
            <w:proofErr w:type="spellEnd"/>
            <w:r w:rsidRPr="00D32437">
              <w:rPr>
                <w:rFonts w:ascii="Arial" w:hAnsi="Arial" w:cs="Arial"/>
                <w:sz w:val="18"/>
                <w:szCs w:val="18"/>
              </w:rPr>
              <w:t xml:space="preserve"> </w:t>
            </w:r>
            <w:proofErr w:type="spellStart"/>
            <w:r w:rsidR="00EC73E1" w:rsidRPr="00D32437">
              <w:rPr>
                <w:rFonts w:ascii="Arial" w:hAnsi="Arial" w:cs="Arial"/>
                <w:sz w:val="18"/>
                <w:szCs w:val="18"/>
              </w:rPr>
              <w:t>pekerja</w:t>
            </w:r>
            <w:proofErr w:type="spellEnd"/>
            <w:r w:rsidR="00EC73E1" w:rsidRPr="00D32437">
              <w:rPr>
                <w:rFonts w:ascii="Arial" w:hAnsi="Arial" w:cs="Arial"/>
                <w:sz w:val="18"/>
                <w:szCs w:val="18"/>
              </w:rPr>
              <w:t>/</w:t>
            </w:r>
            <w:proofErr w:type="spellStart"/>
            <w:r w:rsidR="00EC73E1" w:rsidRPr="00D32437">
              <w:rPr>
                <w:rFonts w:ascii="Arial" w:hAnsi="Arial" w:cs="Arial"/>
                <w:sz w:val="18"/>
                <w:szCs w:val="18"/>
              </w:rPr>
              <w:t>karyawan</w:t>
            </w:r>
            <w:proofErr w:type="spellEnd"/>
            <w:r w:rsidR="00EC73E1" w:rsidRPr="00D32437">
              <w:rPr>
                <w:rFonts w:ascii="Arial" w:hAnsi="Arial" w:cs="Arial"/>
                <w:sz w:val="18"/>
                <w:szCs w:val="18"/>
              </w:rPr>
              <w:t xml:space="preserve"> </w:t>
            </w:r>
            <w:proofErr w:type="spellStart"/>
            <w:r w:rsidR="00EC73E1" w:rsidRPr="00D32437">
              <w:rPr>
                <w:rFonts w:ascii="Arial" w:hAnsi="Arial" w:cs="Arial"/>
                <w:sz w:val="18"/>
                <w:szCs w:val="18"/>
              </w:rPr>
              <w:t>proyek</w:t>
            </w:r>
            <w:proofErr w:type="spellEnd"/>
            <w:r w:rsidR="00EC73E1" w:rsidRPr="00D32437">
              <w:rPr>
                <w:rFonts w:ascii="Arial" w:hAnsi="Arial" w:cs="Arial"/>
                <w:sz w:val="18"/>
                <w:szCs w:val="18"/>
              </w:rPr>
              <w:t xml:space="preserve"> </w:t>
            </w:r>
            <w:r w:rsidR="005D78F3">
              <w:rPr>
                <w:rFonts w:ascii="Arial" w:hAnsi="Arial" w:cs="Arial"/>
                <w:sz w:val="18"/>
                <w:szCs w:val="18"/>
              </w:rPr>
              <w:t>(</w:t>
            </w:r>
            <w:proofErr w:type="spellStart"/>
            <w:r w:rsidR="005D78F3">
              <w:rPr>
                <w:rFonts w:ascii="Arial" w:hAnsi="Arial" w:cs="Arial"/>
                <w:sz w:val="18"/>
                <w:szCs w:val="18"/>
              </w:rPr>
              <w:t>karyawan</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Ketiga</w:t>
            </w:r>
            <w:proofErr w:type="spellEnd"/>
            <w:r w:rsidR="005D78F3">
              <w:rPr>
                <w:rFonts w:ascii="Arial" w:hAnsi="Arial" w:cs="Arial"/>
                <w:sz w:val="18"/>
                <w:szCs w:val="18"/>
              </w:rPr>
              <w:t xml:space="preserve"> </w:t>
            </w:r>
            <w:proofErr w:type="spellStart"/>
            <w:r w:rsidR="005D78F3">
              <w:rPr>
                <w:rFonts w:ascii="Arial" w:hAnsi="Arial" w:cs="Arial"/>
                <w:sz w:val="18"/>
                <w:szCs w:val="18"/>
              </w:rPr>
              <w:t>dariPihak</w:t>
            </w:r>
            <w:proofErr w:type="spellEnd"/>
            <w:r w:rsidR="005D78F3">
              <w:rPr>
                <w:rFonts w:ascii="Arial" w:hAnsi="Arial" w:cs="Arial"/>
                <w:sz w:val="18"/>
                <w:szCs w:val="18"/>
              </w:rPr>
              <w:t xml:space="preserve"> </w:t>
            </w:r>
            <w:proofErr w:type="spellStart"/>
            <w:r w:rsidR="005D78F3">
              <w:rPr>
                <w:rFonts w:ascii="Arial" w:hAnsi="Arial" w:cs="Arial"/>
                <w:sz w:val="18"/>
                <w:szCs w:val="18"/>
              </w:rPr>
              <w:t>Pertama</w:t>
            </w:r>
            <w:proofErr w:type="spellEnd"/>
            <w:r w:rsidR="005D78F3">
              <w:rPr>
                <w:rFonts w:ascii="Arial" w:hAnsi="Arial" w:cs="Arial"/>
                <w:sz w:val="18"/>
                <w:szCs w:val="18"/>
              </w:rPr>
              <w:t>)</w:t>
            </w:r>
            <w:r w:rsidRPr="00D32437">
              <w:rPr>
                <w:rFonts w:ascii="Arial" w:hAnsi="Arial" w:cs="Arial"/>
                <w:sz w:val="18"/>
                <w:szCs w:val="18"/>
              </w:rPr>
              <w:t xml:space="preserve">yang </w:t>
            </w:r>
            <w:proofErr w:type="spellStart"/>
            <w:r w:rsidRPr="00D32437">
              <w:rPr>
                <w:rFonts w:ascii="Arial" w:hAnsi="Arial" w:cs="Arial"/>
                <w:sz w:val="18"/>
                <w:szCs w:val="18"/>
              </w:rPr>
              <w:t>menjalankan</w:t>
            </w:r>
            <w:proofErr w:type="spellEnd"/>
            <w:r w:rsidRPr="00D32437">
              <w:rPr>
                <w:rFonts w:ascii="Arial" w:hAnsi="Arial" w:cs="Arial"/>
                <w:sz w:val="18"/>
                <w:szCs w:val="18"/>
              </w:rPr>
              <w:t xml:space="preserve"> </w:t>
            </w:r>
            <w:proofErr w:type="spellStart"/>
            <w:r w:rsidRPr="00D32437">
              <w:rPr>
                <w:rFonts w:ascii="Arial" w:hAnsi="Arial" w:cs="Arial"/>
                <w:sz w:val="18"/>
                <w:szCs w:val="18"/>
              </w:rPr>
              <w:t>kegiatan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di </w:t>
            </w:r>
            <w:proofErr w:type="spellStart"/>
            <w:r w:rsidRPr="00D32437">
              <w:rPr>
                <w:rFonts w:ascii="Arial" w:hAnsi="Arial" w:cs="Arial"/>
                <w:sz w:val="18"/>
                <w:szCs w:val="18"/>
              </w:rPr>
              <w:t>lokasi</w:t>
            </w:r>
            <w:proofErr w:type="spellEnd"/>
            <w:r w:rsidRPr="00D32437">
              <w:rPr>
                <w:rFonts w:ascii="Arial" w:hAnsi="Arial" w:cs="Arial"/>
                <w:sz w:val="18"/>
                <w:szCs w:val="18"/>
              </w:rPr>
              <w:t xml:space="preserve"> </w:t>
            </w:r>
            <w:r w:rsidRPr="00D32437">
              <w:rPr>
                <w:rFonts w:ascii="Arial" w:hAnsi="Arial" w:cs="Arial"/>
                <w:b/>
                <w:bCs/>
                <w:sz w:val="18"/>
                <w:szCs w:val="18"/>
              </w:rPr>
              <w:t>PIHAK PERTAMA</w:t>
            </w:r>
            <w:r w:rsidRPr="00D32437">
              <w:rPr>
                <w:rFonts w:ascii="Arial" w:hAnsi="Arial" w:cs="Arial"/>
                <w:sz w:val="18"/>
                <w:szCs w:val="18"/>
              </w:rPr>
              <w:t xml:space="preserve"> </w:t>
            </w:r>
            <w:proofErr w:type="spellStart"/>
            <w:r w:rsidRPr="00D32437">
              <w:rPr>
                <w:rFonts w:ascii="Arial" w:hAnsi="Arial" w:cs="Arial"/>
                <w:sz w:val="18"/>
                <w:szCs w:val="18"/>
              </w:rPr>
              <w:t>dimana</w:t>
            </w:r>
            <w:proofErr w:type="spellEnd"/>
            <w:r w:rsidRPr="00D32437">
              <w:rPr>
                <w:rFonts w:ascii="Arial" w:hAnsi="Arial" w:cs="Arial"/>
                <w:sz w:val="18"/>
                <w:szCs w:val="18"/>
              </w:rPr>
              <w:t xml:space="preserve"> orang </w:t>
            </w:r>
            <w:proofErr w:type="spellStart"/>
            <w:r w:rsidRPr="00D32437">
              <w:rPr>
                <w:rFonts w:ascii="Arial" w:hAnsi="Arial" w:cs="Arial"/>
                <w:sz w:val="18"/>
                <w:szCs w:val="18"/>
              </w:rPr>
              <w:t>tersebut</w:t>
            </w:r>
            <w:proofErr w:type="spellEnd"/>
            <w:r w:rsidRPr="00D32437">
              <w:rPr>
                <w:rFonts w:ascii="Arial" w:hAnsi="Arial" w:cs="Arial"/>
                <w:sz w:val="18"/>
                <w:szCs w:val="18"/>
              </w:rPr>
              <w:t xml:space="preserve"> </w:t>
            </w:r>
            <w:proofErr w:type="spellStart"/>
            <w:r w:rsidRPr="00D32437">
              <w:rPr>
                <w:rFonts w:ascii="Arial" w:hAnsi="Arial" w:cs="Arial"/>
                <w:sz w:val="18"/>
                <w:szCs w:val="18"/>
              </w:rPr>
              <w:t>mengalami</w:t>
            </w:r>
            <w:proofErr w:type="spellEnd"/>
            <w:r w:rsidRPr="00D32437">
              <w:rPr>
                <w:rFonts w:ascii="Arial" w:hAnsi="Arial" w:cs="Arial"/>
                <w:sz w:val="18"/>
                <w:szCs w:val="18"/>
              </w:rPr>
              <w:t xml:space="preserve"> </w:t>
            </w:r>
            <w:proofErr w:type="spellStart"/>
            <w:r w:rsidRPr="00D32437">
              <w:rPr>
                <w:rFonts w:ascii="Arial" w:hAnsi="Arial" w:cs="Arial"/>
                <w:sz w:val="18"/>
                <w:szCs w:val="18"/>
              </w:rPr>
              <w:t>kecelakaan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005D78F3">
              <w:rPr>
                <w:rFonts w:ascii="Arial" w:hAnsi="Arial" w:cs="Arial"/>
                <w:sz w:val="18"/>
                <w:szCs w:val="18"/>
              </w:rPr>
              <w:t xml:space="preserve"> </w:t>
            </w:r>
            <w:proofErr w:type="spellStart"/>
            <w:r w:rsidR="005D78F3">
              <w:rPr>
                <w:rFonts w:ascii="Arial" w:hAnsi="Arial" w:cs="Arial"/>
                <w:sz w:val="18"/>
                <w:szCs w:val="18"/>
              </w:rPr>
              <w:t>atau</w:t>
            </w:r>
            <w:proofErr w:type="spellEnd"/>
            <w:r w:rsidR="005D78F3">
              <w:rPr>
                <w:rFonts w:ascii="Arial" w:hAnsi="Arial" w:cs="Arial"/>
                <w:sz w:val="18"/>
                <w:szCs w:val="18"/>
              </w:rPr>
              <w:t xml:space="preserve"> </w:t>
            </w:r>
            <w:proofErr w:type="spellStart"/>
            <w:r w:rsidR="005D78F3">
              <w:rPr>
                <w:rFonts w:ascii="Arial" w:hAnsi="Arial" w:cs="Arial"/>
                <w:sz w:val="18"/>
                <w:szCs w:val="18"/>
              </w:rPr>
              <w:t>sakit</w:t>
            </w:r>
            <w:proofErr w:type="spellEnd"/>
            <w:r w:rsidR="005D78F3">
              <w:rPr>
                <w:rFonts w:ascii="Arial" w:hAnsi="Arial" w:cs="Arial"/>
                <w:sz w:val="18"/>
                <w:szCs w:val="18"/>
              </w:rPr>
              <w:t xml:space="preserve"> </w:t>
            </w:r>
            <w:r w:rsidRPr="00D32437">
              <w:rPr>
                <w:rFonts w:ascii="Arial" w:hAnsi="Arial" w:cs="Arial"/>
                <w:sz w:val="18"/>
                <w:szCs w:val="18"/>
              </w:rPr>
              <w:t xml:space="preserve"> </w:t>
            </w:r>
            <w:proofErr w:type="spellStart"/>
            <w:r w:rsidRPr="00D32437">
              <w:rPr>
                <w:rFonts w:ascii="Arial" w:hAnsi="Arial" w:cs="Arial"/>
                <w:sz w:val="18"/>
                <w:szCs w:val="18"/>
              </w:rPr>
              <w:t>untuk</w:t>
            </w:r>
            <w:proofErr w:type="spellEnd"/>
            <w:r w:rsidRPr="00D32437">
              <w:rPr>
                <w:rFonts w:ascii="Arial" w:hAnsi="Arial" w:cs="Arial"/>
                <w:sz w:val="18"/>
                <w:szCs w:val="18"/>
              </w:rPr>
              <w:t xml:space="preserve"> </w:t>
            </w:r>
            <w:proofErr w:type="spellStart"/>
            <w:r w:rsidRPr="00D32437">
              <w:rPr>
                <w:rFonts w:ascii="Arial" w:hAnsi="Arial" w:cs="Arial"/>
                <w:sz w:val="18"/>
                <w:szCs w:val="18"/>
              </w:rPr>
              <w:t>selanjutnya</w:t>
            </w:r>
            <w:proofErr w:type="spellEnd"/>
            <w:r w:rsidRPr="00D32437">
              <w:rPr>
                <w:rFonts w:ascii="Arial" w:hAnsi="Arial" w:cs="Arial"/>
                <w:sz w:val="18"/>
                <w:szCs w:val="18"/>
              </w:rPr>
              <w:t xml:space="preserve"> </w:t>
            </w:r>
            <w:proofErr w:type="spellStart"/>
            <w:r w:rsidRPr="00D32437">
              <w:rPr>
                <w:rFonts w:ascii="Arial" w:hAnsi="Arial" w:cs="Arial"/>
                <w:sz w:val="18"/>
                <w:szCs w:val="18"/>
              </w:rPr>
              <w:t>mendapatkan</w:t>
            </w:r>
            <w:proofErr w:type="spellEnd"/>
            <w:r w:rsidR="005D78F3">
              <w:rPr>
                <w:rFonts w:ascii="Arial" w:hAnsi="Arial" w:cs="Arial"/>
                <w:sz w:val="18"/>
                <w:szCs w:val="18"/>
              </w:rPr>
              <w:t xml:space="preserve"> </w:t>
            </w:r>
            <w:proofErr w:type="spellStart"/>
            <w:r w:rsidR="005D78F3">
              <w:rPr>
                <w:rFonts w:ascii="Arial" w:hAnsi="Arial" w:cs="Arial"/>
                <w:sz w:val="18"/>
                <w:szCs w:val="18"/>
              </w:rPr>
              <w:t>layanan</w:t>
            </w:r>
            <w:proofErr w:type="spellEnd"/>
            <w:r w:rsidR="005D78F3">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00B63785"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r w:rsidRPr="00D32437">
              <w:rPr>
                <w:rFonts w:ascii="Arial" w:hAnsi="Arial" w:cs="Arial"/>
                <w:b/>
                <w:bCs/>
                <w:sz w:val="18"/>
                <w:szCs w:val="18"/>
              </w:rPr>
              <w:t>PIHAK KEDU</w:t>
            </w:r>
            <w:r w:rsidRPr="00D32437">
              <w:rPr>
                <w:rFonts w:ascii="Arial" w:hAnsi="Arial" w:cs="Arial"/>
                <w:b/>
                <w:bCs/>
                <w:sz w:val="18"/>
                <w:szCs w:val="18"/>
                <w:lang w:val="id-ID"/>
              </w:rPr>
              <w:t>A</w:t>
            </w:r>
            <w:r w:rsidRPr="00D32437">
              <w:rPr>
                <w:rFonts w:ascii="Arial" w:hAnsi="Arial" w:cs="Arial"/>
                <w:sz w:val="18"/>
                <w:szCs w:val="18"/>
                <w:lang w:val="id-ID"/>
              </w:rPr>
              <w:t>;</w:t>
            </w:r>
          </w:p>
        </w:tc>
        <w:tc>
          <w:tcPr>
            <w:tcW w:w="0" w:type="auto"/>
            <w:tcBorders>
              <w:left w:val="nil"/>
            </w:tcBorders>
            <w:shd w:val="clear" w:color="auto" w:fill="auto"/>
          </w:tcPr>
          <w:p w14:paraId="7E724177" w14:textId="0818527D" w:rsidR="00B01EB2" w:rsidRPr="00D32437" w:rsidRDefault="00AB2B04" w:rsidP="00DC206B">
            <w:pPr>
              <w:pStyle w:val="ListParagraph"/>
              <w:numPr>
                <w:ilvl w:val="0"/>
                <w:numId w:val="57"/>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lang w:val="id-ID"/>
              </w:rPr>
              <w:t>Patient</w:t>
            </w:r>
            <w:r w:rsidR="00462BDF" w:rsidRPr="00D32437">
              <w:rPr>
                <w:rFonts w:ascii="Arial" w:hAnsi="Arial" w:cs="Arial"/>
                <w:sz w:val="18"/>
                <w:szCs w:val="18"/>
              </w:rPr>
              <w:t xml:space="preserve"> </w:t>
            </w:r>
            <w:r w:rsidR="00462BDF" w:rsidRPr="00D32437">
              <w:rPr>
                <w:rFonts w:ascii="Arial" w:eastAsia="Times New Roman" w:hAnsi="Arial" w:cs="Arial"/>
                <w:color w:val="000000"/>
                <w:sz w:val="18"/>
                <w:szCs w:val="18"/>
                <w:lang w:val="id-ID"/>
              </w:rPr>
              <w:t>is a</w:t>
            </w:r>
            <w:r w:rsidR="00737FEF">
              <w:rPr>
                <w:rFonts w:ascii="Arial" w:eastAsia="Times New Roman" w:hAnsi="Arial" w:cs="Arial"/>
                <w:color w:val="000000"/>
                <w:sz w:val="18"/>
                <w:szCs w:val="18"/>
                <w:lang w:val="id-ID"/>
              </w:rPr>
              <w:t>n</w:t>
            </w:r>
            <w:r w:rsidR="009211C7">
              <w:rPr>
                <w:rFonts w:ascii="Arial" w:eastAsia="Times New Roman" w:hAnsi="Arial" w:cs="Arial"/>
                <w:color w:val="000000"/>
                <w:sz w:val="18"/>
                <w:szCs w:val="18"/>
                <w:lang w:val="id-ID"/>
              </w:rPr>
              <w:t xml:space="preserve"> </w:t>
            </w:r>
            <w:r w:rsidR="008F5E60">
              <w:rPr>
                <w:rFonts w:ascii="Arial" w:eastAsia="Times New Roman" w:hAnsi="Arial" w:cs="Arial"/>
                <w:color w:val="000000"/>
                <w:sz w:val="18"/>
                <w:szCs w:val="18"/>
              </w:rPr>
              <w:t>employee or contractor</w:t>
            </w:r>
            <w:r w:rsidR="00737FEF">
              <w:rPr>
                <w:rFonts w:ascii="Arial" w:eastAsia="Times New Roman" w:hAnsi="Arial" w:cs="Arial"/>
                <w:color w:val="000000"/>
                <w:sz w:val="18"/>
                <w:szCs w:val="18"/>
              </w:rPr>
              <w:t>’s</w:t>
            </w:r>
            <w:r w:rsidR="008F5E60">
              <w:rPr>
                <w:rFonts w:ascii="Arial" w:eastAsia="Times New Roman" w:hAnsi="Arial" w:cs="Arial"/>
                <w:color w:val="000000"/>
                <w:sz w:val="18"/>
                <w:szCs w:val="18"/>
              </w:rPr>
              <w:t xml:space="preserve"> worker (worker of </w:t>
            </w:r>
            <w:r w:rsidR="00D67627">
              <w:rPr>
                <w:rFonts w:ascii="Arial" w:eastAsia="Times New Roman" w:hAnsi="Arial" w:cs="Arial"/>
                <w:color w:val="000000"/>
                <w:sz w:val="18"/>
                <w:szCs w:val="18"/>
              </w:rPr>
              <w:t>the FIRST PARTY’s</w:t>
            </w:r>
            <w:r w:rsidR="008F5E60">
              <w:rPr>
                <w:rFonts w:ascii="Arial" w:eastAsia="Times New Roman" w:hAnsi="Arial" w:cs="Arial"/>
                <w:color w:val="000000"/>
                <w:sz w:val="18"/>
                <w:szCs w:val="18"/>
              </w:rPr>
              <w:t xml:space="preserve"> third party vendor) who </w:t>
            </w:r>
            <w:r w:rsidR="00462BDF" w:rsidRPr="00D32437">
              <w:rPr>
                <w:rFonts w:ascii="Arial" w:eastAsia="Times New Roman" w:hAnsi="Arial" w:cs="Arial"/>
                <w:color w:val="000000"/>
                <w:sz w:val="18"/>
                <w:szCs w:val="18"/>
                <w:lang w:val="id-ID"/>
              </w:rPr>
              <w:t xml:space="preserve"> performs work activities in the </w:t>
            </w:r>
            <w:r w:rsidR="00462BDF" w:rsidRPr="00D32437">
              <w:rPr>
                <w:rFonts w:ascii="Arial" w:eastAsia="Times New Roman" w:hAnsi="Arial" w:cs="Arial"/>
                <w:b/>
                <w:bCs/>
                <w:color w:val="000000"/>
                <w:sz w:val="18"/>
                <w:szCs w:val="18"/>
                <w:lang w:val="id-ID"/>
              </w:rPr>
              <w:t>FIRST PARTY</w:t>
            </w:r>
            <w:r w:rsidR="00462BDF" w:rsidRPr="00D32437">
              <w:rPr>
                <w:rFonts w:ascii="Arial" w:eastAsia="Times New Roman" w:hAnsi="Arial" w:cs="Arial"/>
                <w:color w:val="000000"/>
                <w:sz w:val="18"/>
                <w:szCs w:val="18"/>
                <w:lang w:val="id-ID"/>
              </w:rPr>
              <w:t xml:space="preserve"> place where the person suffer</w:t>
            </w:r>
            <w:r w:rsidR="008E5DBB">
              <w:rPr>
                <w:rFonts w:ascii="Arial" w:eastAsia="Times New Roman" w:hAnsi="Arial" w:cs="Arial"/>
                <w:color w:val="000000"/>
                <w:sz w:val="18"/>
                <w:szCs w:val="18"/>
              </w:rPr>
              <w:t>s</w:t>
            </w:r>
            <w:r w:rsidR="00462BDF" w:rsidRPr="00D32437">
              <w:rPr>
                <w:rFonts w:ascii="Arial" w:eastAsia="Times New Roman" w:hAnsi="Arial" w:cs="Arial"/>
                <w:color w:val="000000"/>
                <w:sz w:val="18"/>
                <w:szCs w:val="18"/>
                <w:lang w:val="id-ID"/>
              </w:rPr>
              <w:t xml:space="preserve"> a work accident </w:t>
            </w:r>
            <w:r w:rsidR="00576673">
              <w:rPr>
                <w:rFonts w:ascii="Arial" w:eastAsia="Times New Roman" w:hAnsi="Arial" w:cs="Arial"/>
                <w:color w:val="000000"/>
                <w:sz w:val="18"/>
                <w:szCs w:val="18"/>
              </w:rPr>
              <w:t xml:space="preserve">or </w:t>
            </w:r>
            <w:r w:rsidR="000C4424">
              <w:rPr>
                <w:rFonts w:ascii="Arial" w:eastAsia="Times New Roman" w:hAnsi="Arial" w:cs="Arial"/>
                <w:color w:val="000000"/>
                <w:sz w:val="18"/>
                <w:szCs w:val="18"/>
              </w:rPr>
              <w:t xml:space="preserve">is sick </w:t>
            </w:r>
            <w:r w:rsidR="00691F9C">
              <w:rPr>
                <w:rFonts w:ascii="Arial" w:eastAsia="Times New Roman" w:hAnsi="Arial" w:cs="Arial"/>
                <w:color w:val="000000"/>
                <w:sz w:val="18"/>
                <w:szCs w:val="18"/>
              </w:rPr>
              <w:t>and will</w:t>
            </w:r>
            <w:r w:rsidR="00462BDF" w:rsidRPr="00D32437">
              <w:rPr>
                <w:rFonts w:ascii="Arial" w:eastAsia="Times New Roman" w:hAnsi="Arial" w:cs="Arial"/>
                <w:color w:val="000000"/>
                <w:sz w:val="18"/>
                <w:szCs w:val="18"/>
                <w:lang w:val="id-ID"/>
              </w:rPr>
              <w:t xml:space="preserve"> obtain first aid </w:t>
            </w:r>
            <w:r w:rsidR="00E45E76">
              <w:rPr>
                <w:rFonts w:ascii="Arial" w:eastAsia="Times New Roman" w:hAnsi="Arial" w:cs="Arial"/>
                <w:color w:val="000000"/>
                <w:sz w:val="18"/>
                <w:szCs w:val="18"/>
              </w:rPr>
              <w:t>H</w:t>
            </w:r>
            <w:r w:rsidR="00691F9C">
              <w:rPr>
                <w:rFonts w:ascii="Arial" w:eastAsia="Times New Roman" w:hAnsi="Arial" w:cs="Arial"/>
                <w:color w:val="000000"/>
                <w:sz w:val="18"/>
                <w:szCs w:val="18"/>
              </w:rPr>
              <w:t xml:space="preserve">ealth </w:t>
            </w:r>
            <w:r w:rsidR="00E45E76">
              <w:rPr>
                <w:rFonts w:ascii="Arial" w:eastAsia="Times New Roman" w:hAnsi="Arial" w:cs="Arial"/>
                <w:color w:val="000000"/>
                <w:sz w:val="18"/>
                <w:szCs w:val="18"/>
              </w:rPr>
              <w:t>S</w:t>
            </w:r>
            <w:r w:rsidR="00691F9C">
              <w:rPr>
                <w:rFonts w:ascii="Arial" w:eastAsia="Times New Roman" w:hAnsi="Arial" w:cs="Arial"/>
                <w:color w:val="000000"/>
                <w:sz w:val="18"/>
                <w:szCs w:val="18"/>
              </w:rPr>
              <w:t xml:space="preserve">ervices </w:t>
            </w:r>
            <w:r w:rsidR="00462BDF" w:rsidRPr="00D32437">
              <w:rPr>
                <w:rFonts w:ascii="Arial" w:eastAsia="Times New Roman" w:hAnsi="Arial" w:cs="Arial"/>
                <w:color w:val="000000"/>
                <w:sz w:val="18"/>
                <w:szCs w:val="18"/>
                <w:lang w:val="id-ID"/>
              </w:rPr>
              <w:t xml:space="preserve">from the </w:t>
            </w:r>
            <w:r w:rsidR="00462BDF" w:rsidRPr="00D32437">
              <w:rPr>
                <w:rFonts w:ascii="Arial" w:eastAsia="Times New Roman" w:hAnsi="Arial" w:cs="Arial"/>
                <w:b/>
                <w:bCs/>
                <w:color w:val="000000"/>
                <w:sz w:val="18"/>
                <w:szCs w:val="18"/>
                <w:lang w:val="id-ID"/>
              </w:rPr>
              <w:t>SECOND PARTY</w:t>
            </w:r>
            <w:r w:rsidR="00EA277F" w:rsidRPr="00D32437">
              <w:rPr>
                <w:rFonts w:ascii="Arial" w:eastAsia="Times New Roman" w:hAnsi="Arial" w:cs="Arial"/>
                <w:color w:val="000000"/>
                <w:sz w:val="18"/>
                <w:szCs w:val="18"/>
              </w:rPr>
              <w:t>;</w:t>
            </w:r>
          </w:p>
        </w:tc>
      </w:tr>
      <w:tr w:rsidR="00B01EB2" w:rsidRPr="00D32437" w14:paraId="708EEC6E" w14:textId="77777777" w:rsidTr="00D43CCE">
        <w:trPr>
          <w:trHeight w:val="20"/>
        </w:trPr>
        <w:tc>
          <w:tcPr>
            <w:tcW w:w="4962" w:type="dxa"/>
            <w:shd w:val="clear" w:color="auto" w:fill="auto"/>
            <w:vAlign w:val="center"/>
          </w:tcPr>
          <w:p w14:paraId="69ED31BD" w14:textId="57B9FF52" w:rsidR="005E3495" w:rsidRPr="00D32437" w:rsidRDefault="00D40291" w:rsidP="00DC206B">
            <w:pPr>
              <w:pStyle w:val="ListParagraph"/>
              <w:numPr>
                <w:ilvl w:val="0"/>
                <w:numId w:val="5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Pelayanan</w:t>
            </w:r>
            <w:proofErr w:type="spellEnd"/>
            <w:r w:rsidRPr="00D32437">
              <w:rPr>
                <w:rFonts w:ascii="Arial" w:hAnsi="Arial" w:cs="Arial"/>
                <w:b/>
                <w:sz w:val="18"/>
                <w:szCs w:val="18"/>
              </w:rPr>
              <w:t xml:space="preserve"> Kesehatan</w:t>
            </w:r>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pelayanan</w:t>
            </w:r>
            <w:proofErr w:type="spellEnd"/>
            <w:r w:rsidR="005C3734" w:rsidRPr="00D32437">
              <w:rPr>
                <w:rFonts w:ascii="Arial" w:hAnsi="Arial" w:cs="Arial"/>
                <w:sz w:val="18"/>
                <w:szCs w:val="18"/>
              </w:rPr>
              <w:t xml:space="preserve"> </w:t>
            </w:r>
            <w:r w:rsidR="005D78F3">
              <w:rPr>
                <w:rFonts w:ascii="Arial" w:hAnsi="Arial" w:cs="Arial"/>
                <w:sz w:val="18"/>
                <w:szCs w:val="18"/>
                <w:lang w:val="sv-SE"/>
              </w:rPr>
              <w:t>Kesehatan</w:t>
            </w:r>
            <w:r w:rsidR="00D6022B" w:rsidRPr="00D32437">
              <w:rPr>
                <w:rFonts w:ascii="Arial" w:hAnsi="Arial" w:cs="Arial"/>
                <w:sz w:val="18"/>
                <w:szCs w:val="18"/>
                <w:lang w:val="sv-SE"/>
              </w:rPr>
              <w:t xml:space="preserve"> </w:t>
            </w:r>
            <w:r w:rsidR="00D6022B" w:rsidRPr="00D32437">
              <w:rPr>
                <w:rFonts w:ascii="Arial" w:hAnsi="Arial" w:cs="Arial"/>
                <w:sz w:val="18"/>
                <w:szCs w:val="18"/>
              </w:rPr>
              <w:t>pada</w:t>
            </w:r>
            <w:r w:rsidRPr="00D32437">
              <w:rPr>
                <w:rFonts w:ascii="Arial" w:hAnsi="Arial" w:cs="Arial"/>
                <w:sz w:val="18"/>
                <w:szCs w:val="18"/>
              </w:rPr>
              <w:t xml:space="preserve"> </w:t>
            </w:r>
            <w:proofErr w:type="spellStart"/>
            <w:r w:rsidRPr="00D32437">
              <w:rPr>
                <w:rFonts w:ascii="Arial" w:hAnsi="Arial" w:cs="Arial"/>
                <w:sz w:val="18"/>
                <w:szCs w:val="18"/>
              </w:rPr>
              <w:t>pasien</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hal</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berupa</w:t>
            </w:r>
            <w:proofErr w:type="spellEnd"/>
            <w:r w:rsidRPr="00D32437">
              <w:rPr>
                <w:rFonts w:ascii="Arial" w:hAnsi="Arial" w:cs="Arial"/>
                <w:sz w:val="18"/>
                <w:szCs w:val="18"/>
              </w:rPr>
              <w:t xml:space="preserve"> </w:t>
            </w:r>
            <w:proofErr w:type="spellStart"/>
            <w:r w:rsidRPr="00D32437">
              <w:rPr>
                <w:rFonts w:ascii="Arial" w:hAnsi="Arial" w:cs="Arial"/>
                <w:sz w:val="18"/>
                <w:szCs w:val="18"/>
              </w:rPr>
              <w:t>pemeriksaan</w:t>
            </w:r>
            <w:proofErr w:type="spellEnd"/>
            <w:r w:rsidRPr="00D32437">
              <w:rPr>
                <w:rFonts w:ascii="Arial" w:hAnsi="Arial" w:cs="Arial"/>
                <w:sz w:val="18"/>
                <w:szCs w:val="18"/>
              </w:rPr>
              <w:t xml:space="preserve"> </w:t>
            </w:r>
            <w:proofErr w:type="spellStart"/>
            <w:r w:rsidRPr="00D32437">
              <w:rPr>
                <w:rFonts w:ascii="Arial" w:hAnsi="Arial" w:cs="Arial"/>
                <w:sz w:val="18"/>
                <w:szCs w:val="18"/>
              </w:rPr>
              <w:t>fisik</w:t>
            </w:r>
            <w:proofErr w:type="spellEnd"/>
            <w:r w:rsidRPr="00D32437">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w:t>
            </w:r>
            <w:proofErr w:type="spellEnd"/>
            <w:r w:rsidRPr="00D32437">
              <w:rPr>
                <w:rFonts w:ascii="Arial" w:hAnsi="Arial" w:cs="Arial"/>
                <w:sz w:val="18"/>
                <w:szCs w:val="18"/>
              </w:rPr>
              <w:t xml:space="preserve"> </w:t>
            </w:r>
            <w:proofErr w:type="spellStart"/>
            <w:r w:rsidRPr="00D32437">
              <w:rPr>
                <w:rFonts w:ascii="Arial" w:hAnsi="Arial" w:cs="Arial"/>
                <w:sz w:val="18"/>
                <w:szCs w:val="18"/>
              </w:rPr>
              <w:t>medis</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pemberian</w:t>
            </w:r>
            <w:proofErr w:type="spellEnd"/>
            <w:r w:rsidR="00B76CA6" w:rsidRPr="00D32437">
              <w:rPr>
                <w:rFonts w:ascii="Arial" w:hAnsi="Arial" w:cs="Arial"/>
                <w:sz w:val="18"/>
                <w:szCs w:val="18"/>
              </w:rPr>
              <w:t xml:space="preserve"> </w:t>
            </w:r>
            <w:proofErr w:type="spellStart"/>
            <w:r w:rsidRPr="00D32437">
              <w:rPr>
                <w:rFonts w:ascii="Arial" w:hAnsi="Arial" w:cs="Arial"/>
                <w:sz w:val="18"/>
                <w:szCs w:val="18"/>
              </w:rPr>
              <w:t>terapi</w:t>
            </w:r>
            <w:proofErr w:type="spellEnd"/>
            <w:r w:rsidR="00354EBD" w:rsidRPr="00D32437">
              <w:rPr>
                <w:rFonts w:ascii="Arial" w:hAnsi="Arial" w:cs="Arial"/>
                <w:sz w:val="18"/>
                <w:szCs w:val="18"/>
              </w:rPr>
              <w:t xml:space="preserve"> dan </w:t>
            </w:r>
            <w:r w:rsidR="00A55C4E" w:rsidRPr="00D32437">
              <w:rPr>
                <w:rFonts w:ascii="Arial" w:hAnsi="Arial" w:cs="Arial"/>
                <w:sz w:val="18"/>
                <w:szCs w:val="18"/>
              </w:rPr>
              <w:t xml:space="preserve">Tindakan </w:t>
            </w:r>
            <w:proofErr w:type="spellStart"/>
            <w:r w:rsidR="00A55C4E" w:rsidRPr="00D32437">
              <w:rPr>
                <w:rFonts w:ascii="Arial" w:hAnsi="Arial" w:cs="Arial"/>
                <w:sz w:val="18"/>
                <w:szCs w:val="18"/>
              </w:rPr>
              <w:t>Pertama</w:t>
            </w:r>
            <w:proofErr w:type="spellEnd"/>
            <w:r w:rsidR="00A55C4E" w:rsidRPr="00D32437">
              <w:rPr>
                <w:rFonts w:ascii="Arial" w:hAnsi="Arial" w:cs="Arial"/>
                <w:sz w:val="18"/>
                <w:szCs w:val="18"/>
              </w:rPr>
              <w:t xml:space="preserve">/Bantuan pada </w:t>
            </w:r>
            <w:proofErr w:type="spellStart"/>
            <w:r w:rsidR="00A55C4E" w:rsidRPr="00D32437">
              <w:rPr>
                <w:rFonts w:ascii="Arial" w:hAnsi="Arial" w:cs="Arial"/>
                <w:sz w:val="18"/>
                <w:szCs w:val="18"/>
              </w:rPr>
              <w:t>saat</w:t>
            </w:r>
            <w:proofErr w:type="spellEnd"/>
            <w:r w:rsidR="002A588D" w:rsidRPr="00D32437">
              <w:rPr>
                <w:rFonts w:ascii="Arial" w:hAnsi="Arial" w:cs="Arial"/>
                <w:sz w:val="18"/>
                <w:szCs w:val="18"/>
              </w:rPr>
              <w:t xml:space="preserve"> </w:t>
            </w:r>
            <w:proofErr w:type="spellStart"/>
            <w:r w:rsidR="00BE5D7D" w:rsidRPr="00D32437">
              <w:rPr>
                <w:rFonts w:ascii="Arial" w:hAnsi="Arial" w:cs="Arial"/>
                <w:sz w:val="18"/>
                <w:szCs w:val="18"/>
              </w:rPr>
              <w:t>terjadi</w:t>
            </w:r>
            <w:proofErr w:type="spellEnd"/>
            <w:r w:rsidR="00BE5D7D" w:rsidRPr="00D32437">
              <w:rPr>
                <w:rFonts w:ascii="Arial" w:hAnsi="Arial" w:cs="Arial"/>
                <w:sz w:val="18"/>
                <w:szCs w:val="18"/>
              </w:rPr>
              <w:t xml:space="preserve"> </w:t>
            </w:r>
            <w:proofErr w:type="spellStart"/>
            <w:r w:rsidR="00354EBD" w:rsidRPr="00D32437">
              <w:rPr>
                <w:rFonts w:ascii="Arial" w:hAnsi="Arial" w:cs="Arial"/>
                <w:sz w:val="18"/>
                <w:szCs w:val="18"/>
              </w:rPr>
              <w:t>kegawatdaruratan</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Kedua</w:t>
            </w:r>
            <w:proofErr w:type="spellEnd"/>
            <w:r w:rsidR="005D78F3">
              <w:rPr>
                <w:rFonts w:ascii="Arial" w:hAnsi="Arial" w:cs="Arial"/>
                <w:sz w:val="18"/>
                <w:szCs w:val="18"/>
              </w:rPr>
              <w:t xml:space="preserve"> </w:t>
            </w:r>
            <w:r w:rsidRPr="00D32437">
              <w:rPr>
                <w:rFonts w:ascii="Arial" w:hAnsi="Arial" w:cs="Arial"/>
                <w:sz w:val="18"/>
                <w:szCs w:val="18"/>
                <w:lang w:val="id-ID"/>
              </w:rPr>
              <w:t>;</w:t>
            </w:r>
          </w:p>
        </w:tc>
        <w:tc>
          <w:tcPr>
            <w:tcW w:w="0" w:type="auto"/>
            <w:tcBorders>
              <w:left w:val="nil"/>
            </w:tcBorders>
            <w:shd w:val="clear" w:color="auto" w:fill="auto"/>
          </w:tcPr>
          <w:p w14:paraId="4B9A111A" w14:textId="409A5914" w:rsidR="00B01EB2" w:rsidRPr="00D32437" w:rsidRDefault="00AF0E9B" w:rsidP="00DC206B">
            <w:pPr>
              <w:pStyle w:val="ListParagraph"/>
              <w:numPr>
                <w:ilvl w:val="0"/>
                <w:numId w:val="58"/>
              </w:numPr>
              <w:spacing w:after="0" w:line="240" w:lineRule="auto"/>
              <w:ind w:left="314"/>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Health </w:t>
            </w:r>
            <w:r w:rsidR="00A67E26">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 </w:t>
            </w:r>
            <w:r w:rsidR="00B76CA6" w:rsidRPr="00D32437">
              <w:rPr>
                <w:rFonts w:ascii="Arial" w:hAnsi="Arial" w:cs="Arial"/>
                <w:sz w:val="18"/>
                <w:szCs w:val="18"/>
              </w:rPr>
              <w:t xml:space="preserve"> i</w:t>
            </w:r>
            <w:r w:rsidR="00B76CA6" w:rsidRPr="00D32437">
              <w:rPr>
                <w:rFonts w:ascii="Arial" w:eastAsia="Times New Roman" w:hAnsi="Arial" w:cs="Arial"/>
                <w:color w:val="000000"/>
                <w:sz w:val="18"/>
                <w:szCs w:val="18"/>
                <w:lang w:val="id-ID"/>
              </w:rPr>
              <w:t xml:space="preserve">s </w:t>
            </w:r>
            <w:r w:rsidR="00BB665A">
              <w:rPr>
                <w:rFonts w:ascii="Arial" w:eastAsia="Times New Roman" w:hAnsi="Arial" w:cs="Arial"/>
                <w:color w:val="000000"/>
                <w:sz w:val="18"/>
                <w:szCs w:val="18"/>
              </w:rPr>
              <w:t>the medical treatment</w:t>
            </w:r>
            <w:r w:rsidR="001A37A9">
              <w:rPr>
                <w:rFonts w:ascii="Arial" w:eastAsia="Times New Roman" w:hAnsi="Arial" w:cs="Arial"/>
                <w:color w:val="000000"/>
                <w:sz w:val="18"/>
                <w:szCs w:val="18"/>
                <w:lang w:val="id-ID"/>
              </w:rPr>
              <w:t>’</w:t>
            </w:r>
            <w:r w:rsidR="00B76CA6" w:rsidRPr="00D32437">
              <w:rPr>
                <w:rFonts w:ascii="Arial" w:eastAsia="Times New Roman" w:hAnsi="Arial" w:cs="Arial"/>
                <w:color w:val="000000"/>
                <w:sz w:val="18"/>
                <w:szCs w:val="18"/>
                <w:lang w:val="id-ID"/>
              </w:rPr>
              <w:t xml:space="preserve"> service</w:t>
            </w:r>
            <w:r w:rsidR="00C96168">
              <w:rPr>
                <w:rFonts w:ascii="Arial" w:eastAsia="Times New Roman" w:hAnsi="Arial" w:cs="Arial"/>
                <w:color w:val="000000"/>
                <w:sz w:val="18"/>
                <w:szCs w:val="18"/>
              </w:rPr>
              <w:t>s</w:t>
            </w:r>
            <w:r w:rsidR="00B76CA6" w:rsidRPr="00D32437">
              <w:rPr>
                <w:rFonts w:ascii="Arial" w:eastAsia="Times New Roman" w:hAnsi="Arial" w:cs="Arial"/>
                <w:color w:val="000000"/>
                <w:sz w:val="18"/>
                <w:szCs w:val="18"/>
                <w:lang w:val="id-ID"/>
              </w:rPr>
              <w:t xml:space="preserve"> </w:t>
            </w:r>
            <w:r w:rsidR="00BB665A">
              <w:rPr>
                <w:rFonts w:ascii="Arial" w:eastAsia="Times New Roman" w:hAnsi="Arial" w:cs="Arial"/>
                <w:color w:val="000000"/>
                <w:sz w:val="18"/>
                <w:szCs w:val="18"/>
              </w:rPr>
              <w:t xml:space="preserve">to </w:t>
            </w:r>
            <w:r w:rsidR="001A78E8">
              <w:rPr>
                <w:rFonts w:ascii="Arial" w:eastAsia="Times New Roman" w:hAnsi="Arial" w:cs="Arial"/>
                <w:color w:val="000000"/>
                <w:sz w:val="18"/>
                <w:szCs w:val="18"/>
              </w:rPr>
              <w:t xml:space="preserve">the </w:t>
            </w:r>
            <w:r w:rsidR="00BB665A">
              <w:rPr>
                <w:rFonts w:ascii="Arial" w:eastAsia="Times New Roman" w:hAnsi="Arial" w:cs="Arial"/>
                <w:color w:val="000000"/>
                <w:sz w:val="18"/>
                <w:szCs w:val="18"/>
              </w:rPr>
              <w:t>Patient</w:t>
            </w:r>
            <w:r w:rsidR="00EA30EC">
              <w:rPr>
                <w:rFonts w:ascii="Arial" w:eastAsia="Times New Roman" w:hAnsi="Arial" w:cs="Arial"/>
                <w:color w:val="000000"/>
                <w:sz w:val="18"/>
                <w:szCs w:val="18"/>
              </w:rPr>
              <w:t>s</w:t>
            </w:r>
            <w:r w:rsidR="00254E57">
              <w:rPr>
                <w:rFonts w:ascii="Arial" w:eastAsia="Times New Roman" w:hAnsi="Arial" w:cs="Arial"/>
                <w:color w:val="000000"/>
                <w:sz w:val="18"/>
                <w:szCs w:val="18"/>
              </w:rPr>
              <w:t xml:space="preserve"> </w:t>
            </w:r>
            <w:r w:rsidR="00B76CA6" w:rsidRPr="00D32437">
              <w:rPr>
                <w:rFonts w:ascii="Arial" w:eastAsia="Times New Roman" w:hAnsi="Arial" w:cs="Arial"/>
                <w:color w:val="000000"/>
                <w:sz w:val="18"/>
                <w:szCs w:val="18"/>
                <w:lang w:val="id-ID"/>
              </w:rPr>
              <w:t>in th</w:t>
            </w:r>
            <w:r w:rsidR="001A78E8">
              <w:rPr>
                <w:rFonts w:ascii="Arial" w:eastAsia="Times New Roman" w:hAnsi="Arial" w:cs="Arial"/>
                <w:color w:val="000000"/>
                <w:sz w:val="18"/>
                <w:szCs w:val="18"/>
              </w:rPr>
              <w:t>e</w:t>
            </w:r>
            <w:r w:rsidR="00254E57">
              <w:rPr>
                <w:rFonts w:ascii="Arial" w:eastAsia="Times New Roman" w:hAnsi="Arial" w:cs="Arial"/>
                <w:color w:val="000000"/>
                <w:sz w:val="18"/>
                <w:szCs w:val="18"/>
              </w:rPr>
              <w:t xml:space="preserve"> </w:t>
            </w:r>
            <w:r w:rsidR="001A78E8">
              <w:rPr>
                <w:rFonts w:ascii="Arial" w:eastAsia="Times New Roman" w:hAnsi="Arial" w:cs="Arial"/>
                <w:color w:val="000000"/>
                <w:sz w:val="18"/>
                <w:szCs w:val="18"/>
              </w:rPr>
              <w:t xml:space="preserve">form </w:t>
            </w:r>
            <w:r w:rsidR="0083387B">
              <w:rPr>
                <w:rFonts w:ascii="Arial" w:eastAsia="Times New Roman" w:hAnsi="Arial" w:cs="Arial"/>
                <w:color w:val="000000"/>
                <w:sz w:val="18"/>
                <w:szCs w:val="18"/>
              </w:rPr>
              <w:t>such as</w:t>
            </w:r>
            <w:r w:rsidR="00B76CA6" w:rsidRPr="00D32437">
              <w:rPr>
                <w:rFonts w:ascii="Arial" w:eastAsia="Times New Roman" w:hAnsi="Arial" w:cs="Arial"/>
                <w:color w:val="000000"/>
                <w:sz w:val="18"/>
                <w:szCs w:val="18"/>
                <w:lang w:val="id-ID"/>
              </w:rPr>
              <w:t xml:space="preserve"> physical examination, </w:t>
            </w:r>
            <w:r w:rsidR="0083387B">
              <w:rPr>
                <w:rFonts w:ascii="Arial" w:eastAsia="Times New Roman" w:hAnsi="Arial" w:cs="Arial"/>
                <w:color w:val="000000"/>
                <w:sz w:val="18"/>
                <w:szCs w:val="18"/>
              </w:rPr>
              <w:t>m</w:t>
            </w:r>
            <w:r w:rsidR="00B76CA6" w:rsidRPr="00D32437">
              <w:rPr>
                <w:rFonts w:ascii="Arial" w:eastAsia="Times New Roman" w:hAnsi="Arial" w:cs="Arial"/>
                <w:color w:val="000000"/>
                <w:sz w:val="18"/>
                <w:szCs w:val="18"/>
                <w:lang w:val="id-ID"/>
              </w:rPr>
              <w:t xml:space="preserve">edical action, therapy </w:t>
            </w:r>
            <w:r w:rsidR="00A55C4E" w:rsidRPr="00D32437">
              <w:rPr>
                <w:rFonts w:ascii="Arial" w:eastAsia="Times New Roman" w:hAnsi="Arial" w:cs="Arial"/>
                <w:color w:val="000000"/>
                <w:sz w:val="18"/>
                <w:szCs w:val="18"/>
              </w:rPr>
              <w:t xml:space="preserve">and First </w:t>
            </w:r>
            <w:r w:rsidR="0094672C">
              <w:rPr>
                <w:rFonts w:ascii="Arial" w:eastAsia="Times New Roman" w:hAnsi="Arial" w:cs="Arial"/>
                <w:color w:val="000000"/>
                <w:sz w:val="18"/>
                <w:szCs w:val="18"/>
              </w:rPr>
              <w:t xml:space="preserve">Aid </w:t>
            </w:r>
            <w:r w:rsidR="00A55C4E" w:rsidRPr="00D32437">
              <w:rPr>
                <w:rFonts w:ascii="Arial" w:eastAsia="Times New Roman" w:hAnsi="Arial" w:cs="Arial"/>
                <w:color w:val="000000"/>
                <w:sz w:val="18"/>
                <w:szCs w:val="18"/>
              </w:rPr>
              <w:t>A</w:t>
            </w:r>
            <w:r w:rsidR="00B76CA6" w:rsidRPr="00D32437">
              <w:rPr>
                <w:rFonts w:ascii="Arial" w:eastAsia="Times New Roman" w:hAnsi="Arial" w:cs="Arial"/>
                <w:color w:val="000000"/>
                <w:sz w:val="18"/>
                <w:szCs w:val="18"/>
                <w:lang w:val="id-ID"/>
              </w:rPr>
              <w:t>ction</w:t>
            </w:r>
            <w:r w:rsidR="00A55C4E" w:rsidRPr="00D32437">
              <w:rPr>
                <w:rFonts w:ascii="Arial" w:eastAsia="Times New Roman" w:hAnsi="Arial" w:cs="Arial"/>
                <w:color w:val="000000"/>
                <w:sz w:val="18"/>
                <w:szCs w:val="18"/>
              </w:rPr>
              <w:t>/</w:t>
            </w:r>
            <w:r w:rsidR="004C79DE">
              <w:rPr>
                <w:rFonts w:ascii="Arial" w:eastAsia="Times New Roman" w:hAnsi="Arial" w:cs="Arial"/>
                <w:color w:val="000000"/>
                <w:sz w:val="18"/>
                <w:szCs w:val="18"/>
              </w:rPr>
              <w:t>Assistance</w:t>
            </w:r>
            <w:r w:rsidR="00756B38">
              <w:rPr>
                <w:rFonts w:ascii="Arial" w:eastAsia="Times New Roman" w:hAnsi="Arial" w:cs="Arial"/>
                <w:color w:val="000000"/>
                <w:sz w:val="18"/>
                <w:szCs w:val="18"/>
              </w:rPr>
              <w:t>, Patient</w:t>
            </w:r>
            <w:r w:rsidR="0046722C">
              <w:rPr>
                <w:rFonts w:ascii="Arial" w:eastAsia="Times New Roman" w:hAnsi="Arial" w:cs="Arial"/>
                <w:color w:val="000000"/>
                <w:sz w:val="18"/>
                <w:szCs w:val="18"/>
              </w:rPr>
              <w:t xml:space="preserve"> Care and Emergency Services</w:t>
            </w:r>
            <w:r w:rsidR="00A55C4E" w:rsidRPr="00D32437">
              <w:rPr>
                <w:rFonts w:ascii="Arial" w:eastAsia="Times New Roman" w:hAnsi="Arial" w:cs="Arial"/>
                <w:color w:val="000000"/>
                <w:sz w:val="18"/>
                <w:szCs w:val="18"/>
              </w:rPr>
              <w:t xml:space="preserve"> from the </w:t>
            </w:r>
            <w:r w:rsidR="00A55C4E" w:rsidRPr="00A51B1D">
              <w:rPr>
                <w:rFonts w:ascii="Arial" w:eastAsia="Times New Roman" w:hAnsi="Arial" w:cs="Arial"/>
                <w:b/>
                <w:bCs/>
                <w:color w:val="000000"/>
                <w:sz w:val="18"/>
                <w:szCs w:val="18"/>
              </w:rPr>
              <w:t>SECOND PARTY</w:t>
            </w:r>
            <w:r w:rsidR="00B76CA6" w:rsidRPr="00D32437">
              <w:rPr>
                <w:rFonts w:ascii="Arial" w:eastAsia="Times New Roman" w:hAnsi="Arial" w:cs="Arial"/>
                <w:color w:val="000000"/>
                <w:sz w:val="18"/>
                <w:szCs w:val="18"/>
              </w:rPr>
              <w:t>;</w:t>
            </w:r>
          </w:p>
        </w:tc>
      </w:tr>
      <w:tr w:rsidR="00B01EB2" w:rsidRPr="00D32437" w14:paraId="2DD9EBAF" w14:textId="77777777" w:rsidTr="00D43CCE">
        <w:trPr>
          <w:trHeight w:val="20"/>
        </w:trPr>
        <w:tc>
          <w:tcPr>
            <w:tcW w:w="4962" w:type="dxa"/>
            <w:shd w:val="clear" w:color="auto" w:fill="auto"/>
            <w:vAlign w:val="center"/>
          </w:tcPr>
          <w:p w14:paraId="18F64409" w14:textId="33C694F3" w:rsidR="00B01EB2" w:rsidRPr="00D32437" w:rsidRDefault="00D40291" w:rsidP="00DC206B">
            <w:pPr>
              <w:pStyle w:val="ListParagraph"/>
              <w:numPr>
                <w:ilvl w:val="0"/>
                <w:numId w:val="67"/>
              </w:numPr>
              <w:spacing w:after="0" w:line="240" w:lineRule="auto"/>
              <w:ind w:left="326" w:hanging="326"/>
              <w:jc w:val="both"/>
              <w:rPr>
                <w:rFonts w:ascii="Arial" w:eastAsia="Times New Roman" w:hAnsi="Arial" w:cs="Arial"/>
                <w:b/>
                <w:bCs/>
                <w:color w:val="000000"/>
                <w:sz w:val="18"/>
                <w:szCs w:val="18"/>
                <w:lang w:val="id-ID"/>
              </w:rPr>
            </w:pPr>
            <w:r w:rsidRPr="00D32437">
              <w:rPr>
                <w:rFonts w:ascii="Arial" w:hAnsi="Arial" w:cs="Arial"/>
                <w:b/>
                <w:sz w:val="18"/>
                <w:szCs w:val="18"/>
              </w:rPr>
              <w:t>Rawat</w:t>
            </w:r>
            <w:r w:rsidRPr="00D32437">
              <w:rPr>
                <w:rFonts w:ascii="Arial" w:hAnsi="Arial" w:cs="Arial"/>
                <w:b/>
                <w:bCs/>
                <w:sz w:val="18"/>
                <w:szCs w:val="18"/>
                <w:lang w:val="sv-SE"/>
              </w:rPr>
              <w:t xml:space="preserve"> Jalan</w:t>
            </w:r>
            <w:r w:rsidRPr="00D32437">
              <w:rPr>
                <w:rFonts w:ascii="Arial" w:hAnsi="Arial" w:cs="Arial"/>
                <w:sz w:val="18"/>
                <w:szCs w:val="18"/>
                <w:lang w:val="sv-SE"/>
              </w:rPr>
              <w:t xml:space="preserve"> adalah</w:t>
            </w:r>
            <w:r w:rsidR="005D78F3">
              <w:rPr>
                <w:rFonts w:ascii="Arial" w:hAnsi="Arial" w:cs="Arial"/>
                <w:sz w:val="18"/>
                <w:szCs w:val="18"/>
                <w:lang w:val="sv-SE"/>
              </w:rPr>
              <w:t xml:space="preserve"> saran dan masukan layanan kesehatan </w:t>
            </w:r>
            <w:r w:rsidRPr="00D32437">
              <w:rPr>
                <w:rFonts w:ascii="Arial" w:hAnsi="Arial" w:cs="Arial"/>
                <w:sz w:val="18"/>
                <w:szCs w:val="18"/>
                <w:lang w:val="sv-SE"/>
              </w:rPr>
              <w:t xml:space="preserve">yang diberikan </w:t>
            </w:r>
            <w:r w:rsidRPr="00D32437">
              <w:rPr>
                <w:rFonts w:ascii="Arial" w:hAnsi="Arial" w:cs="Arial"/>
                <w:b/>
                <w:bCs/>
                <w:sz w:val="18"/>
                <w:szCs w:val="18"/>
                <w:lang w:val="sv-SE"/>
              </w:rPr>
              <w:t>PIHAK KEDUA</w:t>
            </w:r>
            <w:r w:rsidRPr="00D32437">
              <w:rPr>
                <w:rFonts w:ascii="Arial" w:hAnsi="Arial" w:cs="Arial"/>
                <w:sz w:val="18"/>
                <w:szCs w:val="18"/>
                <w:lang w:val="sv-SE"/>
              </w:rPr>
              <w:t xml:space="preserve"> kepada Pasien untuk</w:t>
            </w:r>
            <w:r w:rsidR="005D78F3">
              <w:rPr>
                <w:rFonts w:ascii="Arial" w:hAnsi="Arial" w:cs="Arial"/>
                <w:sz w:val="18"/>
                <w:szCs w:val="18"/>
                <w:lang w:val="sv-SE"/>
              </w:rPr>
              <w:t xml:space="preserve"> cuti sakit </w:t>
            </w:r>
            <w:r w:rsidRPr="00D32437">
              <w:rPr>
                <w:rFonts w:ascii="Arial" w:hAnsi="Arial" w:cs="Arial"/>
                <w:sz w:val="18"/>
                <w:szCs w:val="18"/>
                <w:lang w:val="sv-SE"/>
              </w:rPr>
              <w:t xml:space="preserve"> sementara selama jam kerja</w:t>
            </w:r>
            <w:r w:rsidR="00354EBD" w:rsidRPr="00D32437">
              <w:rPr>
                <w:rFonts w:ascii="Arial" w:hAnsi="Arial" w:cs="Arial"/>
                <w:sz w:val="18"/>
                <w:szCs w:val="18"/>
                <w:lang w:val="sv-SE"/>
              </w:rPr>
              <w:t xml:space="preserve"> Tenaga Kesehatan </w:t>
            </w:r>
            <w:r w:rsidR="005D78F3">
              <w:rPr>
                <w:rFonts w:ascii="Arial" w:hAnsi="Arial" w:cs="Arial"/>
                <w:sz w:val="18"/>
                <w:szCs w:val="18"/>
                <w:lang w:val="sv-SE"/>
              </w:rPr>
              <w:t>===.</w:t>
            </w:r>
          </w:p>
        </w:tc>
        <w:tc>
          <w:tcPr>
            <w:tcW w:w="0" w:type="auto"/>
            <w:tcBorders>
              <w:left w:val="nil"/>
            </w:tcBorders>
            <w:shd w:val="clear" w:color="auto" w:fill="auto"/>
          </w:tcPr>
          <w:p w14:paraId="3A9CD666" w14:textId="06DB2C78" w:rsidR="00B01EB2" w:rsidRPr="00D32437" w:rsidRDefault="000F3FD4" w:rsidP="00DC206B">
            <w:pPr>
              <w:pStyle w:val="ListParagraph"/>
              <w:numPr>
                <w:ilvl w:val="0"/>
                <w:numId w:val="76"/>
              </w:numPr>
              <w:spacing w:after="0" w:line="240" w:lineRule="auto"/>
              <w:ind w:left="317"/>
              <w:jc w:val="both"/>
              <w:rPr>
                <w:rFonts w:ascii="Arial" w:eastAsia="Times New Roman" w:hAnsi="Arial" w:cs="Arial"/>
                <w:b/>
                <w:bCs/>
                <w:color w:val="000000"/>
                <w:sz w:val="18"/>
                <w:szCs w:val="18"/>
                <w:lang w:val="id-ID"/>
              </w:rPr>
            </w:pPr>
            <w:r>
              <w:rPr>
                <w:rFonts w:ascii="Arial" w:eastAsia="Times New Roman" w:hAnsi="Arial" w:cs="Arial"/>
                <w:b/>
                <w:bCs/>
                <w:color w:val="000000"/>
                <w:sz w:val="18"/>
                <w:szCs w:val="18"/>
              </w:rPr>
              <w:t>P</w:t>
            </w:r>
            <w:r w:rsidR="00AF0E9B" w:rsidRPr="00D32437">
              <w:rPr>
                <w:rFonts w:ascii="Arial" w:eastAsia="Times New Roman" w:hAnsi="Arial" w:cs="Arial"/>
                <w:b/>
                <w:bCs/>
                <w:color w:val="000000"/>
                <w:sz w:val="18"/>
                <w:szCs w:val="18"/>
                <w:lang w:val="id-ID"/>
              </w:rPr>
              <w:t xml:space="preserve">atient care </w:t>
            </w:r>
            <w:r w:rsidR="00462BDF" w:rsidRPr="00D32437">
              <w:rPr>
                <w:rFonts w:ascii="Arial" w:hAnsi="Arial" w:cs="Arial"/>
                <w:sz w:val="18"/>
                <w:szCs w:val="18"/>
              </w:rPr>
              <w:t xml:space="preserve"> </w:t>
            </w:r>
            <w:r w:rsidR="00462BDF" w:rsidRPr="00D32437">
              <w:rPr>
                <w:rFonts w:ascii="Arial" w:eastAsia="Times New Roman" w:hAnsi="Arial" w:cs="Arial"/>
                <w:color w:val="000000"/>
                <w:sz w:val="18"/>
                <w:szCs w:val="18"/>
                <w:lang w:val="id-ID"/>
              </w:rPr>
              <w:t xml:space="preserve">is </w:t>
            </w:r>
            <w:r>
              <w:rPr>
                <w:rFonts w:ascii="Arial" w:eastAsia="Times New Roman" w:hAnsi="Arial" w:cs="Arial"/>
                <w:color w:val="000000"/>
                <w:sz w:val="18"/>
                <w:szCs w:val="18"/>
              </w:rPr>
              <w:t>the advice and suggestion</w:t>
            </w:r>
            <w:r w:rsidR="00462BDF" w:rsidRPr="00D32437">
              <w:rPr>
                <w:rFonts w:ascii="Arial" w:eastAsia="Times New Roman" w:hAnsi="Arial" w:cs="Arial"/>
                <w:color w:val="000000"/>
                <w:sz w:val="18"/>
                <w:szCs w:val="18"/>
                <w:lang w:val="id-ID"/>
              </w:rPr>
              <w:t xml:space="preserve"> </w:t>
            </w:r>
            <w:r w:rsidR="002D2F7F">
              <w:rPr>
                <w:rFonts w:ascii="Arial" w:eastAsia="Times New Roman" w:hAnsi="Arial" w:cs="Arial"/>
                <w:color w:val="000000"/>
                <w:sz w:val="18"/>
                <w:szCs w:val="18"/>
              </w:rPr>
              <w:t xml:space="preserve">provided by </w:t>
            </w:r>
            <w:r w:rsidR="00462BDF" w:rsidRPr="00D32437">
              <w:rPr>
                <w:rFonts w:ascii="Arial" w:eastAsia="Times New Roman" w:hAnsi="Arial" w:cs="Arial"/>
                <w:color w:val="000000"/>
                <w:sz w:val="18"/>
                <w:szCs w:val="18"/>
                <w:lang w:val="id-ID"/>
              </w:rPr>
              <w:t xml:space="preserve">the </w:t>
            </w:r>
            <w:r w:rsidR="00462BDF" w:rsidRPr="00D32437">
              <w:rPr>
                <w:rFonts w:ascii="Arial" w:eastAsia="Times New Roman" w:hAnsi="Arial" w:cs="Arial"/>
                <w:b/>
                <w:bCs/>
                <w:color w:val="000000"/>
                <w:sz w:val="18"/>
                <w:szCs w:val="18"/>
                <w:lang w:val="id-ID"/>
              </w:rPr>
              <w:t>SECOND PARTY</w:t>
            </w:r>
            <w:r w:rsidR="00462BDF" w:rsidRPr="00D32437">
              <w:rPr>
                <w:rFonts w:ascii="Arial" w:eastAsia="Times New Roman" w:hAnsi="Arial" w:cs="Arial"/>
                <w:color w:val="000000"/>
                <w:sz w:val="18"/>
                <w:szCs w:val="18"/>
                <w:lang w:val="id-ID"/>
              </w:rPr>
              <w:t xml:space="preserve">to </w:t>
            </w:r>
            <w:r>
              <w:rPr>
                <w:rFonts w:ascii="Arial" w:eastAsia="Times New Roman" w:hAnsi="Arial" w:cs="Arial"/>
                <w:b/>
                <w:bCs/>
                <w:color w:val="000000"/>
                <w:sz w:val="18"/>
                <w:szCs w:val="18"/>
              </w:rPr>
              <w:t>P</w:t>
            </w:r>
            <w:r w:rsidR="00462BDF" w:rsidRPr="00A51B1D">
              <w:rPr>
                <w:rFonts w:ascii="Arial" w:eastAsia="Times New Roman" w:hAnsi="Arial" w:cs="Arial"/>
                <w:b/>
                <w:bCs/>
                <w:color w:val="000000"/>
                <w:sz w:val="18"/>
                <w:szCs w:val="18"/>
                <w:lang w:val="id-ID"/>
              </w:rPr>
              <w:t>atients</w:t>
            </w:r>
            <w:r w:rsidR="00462BDF" w:rsidRPr="00D32437">
              <w:rPr>
                <w:rFonts w:ascii="Arial" w:eastAsia="Times New Roman" w:hAnsi="Arial" w:cs="Arial"/>
                <w:color w:val="000000"/>
                <w:sz w:val="18"/>
                <w:szCs w:val="18"/>
                <w:lang w:val="id-ID"/>
              </w:rPr>
              <w:t xml:space="preserve"> for </w:t>
            </w:r>
            <w:r>
              <w:rPr>
                <w:rFonts w:ascii="Arial" w:eastAsia="Times New Roman" w:hAnsi="Arial" w:cs="Arial"/>
                <w:color w:val="000000"/>
                <w:sz w:val="18"/>
                <w:szCs w:val="18"/>
              </w:rPr>
              <w:t xml:space="preserve">the </w:t>
            </w:r>
            <w:r w:rsidR="00EC424D">
              <w:rPr>
                <w:rFonts w:ascii="Arial" w:eastAsia="Times New Roman" w:hAnsi="Arial" w:cs="Arial"/>
                <w:color w:val="000000"/>
                <w:sz w:val="18"/>
                <w:szCs w:val="18"/>
              </w:rPr>
              <w:t>sick leave</w:t>
            </w:r>
            <w:r w:rsidR="00462BDF" w:rsidRPr="00D32437">
              <w:rPr>
                <w:rFonts w:ascii="Arial" w:eastAsia="Times New Roman" w:hAnsi="Arial" w:cs="Arial"/>
                <w:color w:val="000000"/>
                <w:sz w:val="18"/>
                <w:szCs w:val="18"/>
                <w:lang w:val="id-ID"/>
              </w:rPr>
              <w:t xml:space="preserve"> during work hours</w:t>
            </w:r>
            <w:r w:rsidR="00EA277F" w:rsidRPr="00D32437">
              <w:rPr>
                <w:rFonts w:ascii="Arial" w:eastAsia="Times New Roman" w:hAnsi="Arial" w:cs="Arial"/>
                <w:color w:val="000000"/>
                <w:sz w:val="18"/>
                <w:szCs w:val="18"/>
              </w:rPr>
              <w:t>;</w:t>
            </w:r>
          </w:p>
        </w:tc>
      </w:tr>
      <w:tr w:rsidR="00B01EB2" w:rsidRPr="00D32437" w14:paraId="18434707" w14:textId="77777777" w:rsidTr="00D43CCE">
        <w:trPr>
          <w:trHeight w:val="20"/>
        </w:trPr>
        <w:tc>
          <w:tcPr>
            <w:tcW w:w="4962" w:type="dxa"/>
            <w:shd w:val="clear" w:color="auto" w:fill="auto"/>
            <w:vAlign w:val="center"/>
          </w:tcPr>
          <w:p w14:paraId="73DBC15B" w14:textId="37699DFF" w:rsidR="00B01EB2" w:rsidRPr="00D32437" w:rsidRDefault="00D40291" w:rsidP="00DC206B">
            <w:pPr>
              <w:pStyle w:val="ListParagraph"/>
              <w:numPr>
                <w:ilvl w:val="0"/>
                <w:numId w:val="6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Pelayanan</w:t>
            </w:r>
            <w:proofErr w:type="spellEnd"/>
            <w:r w:rsidRPr="00D32437">
              <w:rPr>
                <w:rFonts w:ascii="Arial" w:hAnsi="Arial" w:cs="Arial"/>
                <w:b/>
                <w:bCs/>
                <w:sz w:val="18"/>
                <w:szCs w:val="18"/>
                <w:lang w:val="sv-SE"/>
              </w:rPr>
              <w:t xml:space="preserve"> Gawat Darurat </w:t>
            </w:r>
            <w:r w:rsidRPr="00D32437">
              <w:rPr>
                <w:rFonts w:ascii="Arial" w:hAnsi="Arial" w:cs="Arial"/>
                <w:sz w:val="18"/>
                <w:szCs w:val="18"/>
                <w:lang w:val="sv-SE"/>
              </w:rPr>
              <w:t xml:space="preserve">adalah pelayanan perawatan kesehatan bagi </w:t>
            </w:r>
            <w:r w:rsidR="005C3734" w:rsidRPr="00D32437">
              <w:rPr>
                <w:rFonts w:ascii="Arial" w:hAnsi="Arial" w:cs="Arial"/>
                <w:sz w:val="18"/>
                <w:szCs w:val="18"/>
                <w:lang w:val="sv-SE"/>
              </w:rPr>
              <w:t>Peserta di</w:t>
            </w:r>
            <w:r w:rsidR="00354EBD" w:rsidRPr="00D32437">
              <w:rPr>
                <w:rFonts w:ascii="Arial" w:hAnsi="Arial" w:cs="Arial"/>
                <w:sz w:val="18"/>
                <w:szCs w:val="18"/>
                <w:lang w:val="sv-SE"/>
              </w:rPr>
              <w:t xml:space="preserve"> </w:t>
            </w:r>
            <w:r w:rsidR="002A588D" w:rsidRPr="00D32437">
              <w:rPr>
                <w:rFonts w:ascii="Arial" w:hAnsi="Arial" w:cs="Arial"/>
                <w:sz w:val="18"/>
                <w:szCs w:val="18"/>
                <w:lang w:val="sv-SE"/>
              </w:rPr>
              <w:t>lingkup area</w:t>
            </w:r>
            <w:r w:rsidR="00354EBD" w:rsidRPr="00D32437">
              <w:rPr>
                <w:rFonts w:ascii="Arial" w:hAnsi="Arial" w:cs="Arial"/>
                <w:sz w:val="18"/>
                <w:szCs w:val="18"/>
                <w:lang w:val="sv-SE"/>
              </w:rPr>
              <w:t xml:space="preserve"> kerja </w:t>
            </w:r>
            <w:r w:rsidR="00354EBD" w:rsidRPr="00D32437">
              <w:rPr>
                <w:rFonts w:ascii="Arial" w:hAnsi="Arial" w:cs="Arial"/>
                <w:b/>
                <w:bCs/>
                <w:sz w:val="18"/>
                <w:szCs w:val="18"/>
                <w:lang w:val="sv-SE"/>
              </w:rPr>
              <w:t>PIHAK PERTAMA</w:t>
            </w:r>
            <w:r w:rsidR="00354EBD" w:rsidRPr="00D32437">
              <w:rPr>
                <w:rFonts w:ascii="Arial" w:hAnsi="Arial" w:cs="Arial"/>
                <w:sz w:val="18"/>
                <w:szCs w:val="18"/>
                <w:lang w:val="sv-SE"/>
              </w:rPr>
              <w:t xml:space="preserve"> </w:t>
            </w:r>
            <w:r w:rsidRPr="00D32437">
              <w:rPr>
                <w:rFonts w:ascii="Arial" w:hAnsi="Arial" w:cs="Arial"/>
                <w:sz w:val="18"/>
                <w:szCs w:val="18"/>
                <w:lang w:val="sv-SE"/>
              </w:rPr>
              <w:t>dengan kondisi sangat memerlukan perawatan segera dan/atau perawatan bersifat darurat</w:t>
            </w:r>
            <w:r w:rsidRPr="00D32437">
              <w:rPr>
                <w:rFonts w:ascii="Arial" w:hAnsi="Arial" w:cs="Arial"/>
                <w:sz w:val="18"/>
                <w:szCs w:val="18"/>
                <w:lang w:val="id-ID"/>
              </w:rPr>
              <w:t>;</w:t>
            </w:r>
          </w:p>
        </w:tc>
        <w:tc>
          <w:tcPr>
            <w:tcW w:w="0" w:type="auto"/>
            <w:tcBorders>
              <w:left w:val="nil"/>
            </w:tcBorders>
            <w:shd w:val="clear" w:color="auto" w:fill="auto"/>
          </w:tcPr>
          <w:p w14:paraId="5095A762" w14:textId="06F4B7E8" w:rsidR="00B01EB2" w:rsidRPr="00D32437" w:rsidRDefault="00AF0E9B" w:rsidP="00DC206B">
            <w:pPr>
              <w:pStyle w:val="ListParagraph"/>
              <w:numPr>
                <w:ilvl w:val="0"/>
                <w:numId w:val="77"/>
              </w:numPr>
              <w:spacing w:after="0" w:line="240" w:lineRule="auto"/>
              <w:ind w:left="317"/>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Emergency </w:t>
            </w:r>
            <w:r w:rsidR="00F119A8">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ervices </w:t>
            </w:r>
            <w:r w:rsidRPr="00D32437">
              <w:rPr>
                <w:rFonts w:ascii="Arial" w:eastAsia="Times New Roman" w:hAnsi="Arial" w:cs="Arial"/>
                <w:color w:val="000000"/>
                <w:sz w:val="18"/>
                <w:szCs w:val="18"/>
                <w:lang w:val="id-ID"/>
              </w:rPr>
              <w:t xml:space="preserve">are </w:t>
            </w:r>
            <w:r w:rsidR="00EA277F" w:rsidRPr="00D32437">
              <w:rPr>
                <w:rFonts w:ascii="Arial" w:hAnsi="Arial" w:cs="Arial"/>
                <w:sz w:val="18"/>
                <w:szCs w:val="18"/>
              </w:rPr>
              <w:t xml:space="preserve"> </w:t>
            </w:r>
            <w:r w:rsidR="00EA277F" w:rsidRPr="00D32437">
              <w:rPr>
                <w:rFonts w:ascii="Arial" w:eastAsia="Times New Roman" w:hAnsi="Arial" w:cs="Arial"/>
                <w:color w:val="000000"/>
                <w:sz w:val="18"/>
                <w:szCs w:val="18"/>
                <w:lang w:val="id-ID"/>
              </w:rPr>
              <w:t xml:space="preserve">health care service for participants in the </w:t>
            </w:r>
            <w:r w:rsidR="00462BDF" w:rsidRPr="00D32437">
              <w:rPr>
                <w:rFonts w:ascii="Arial" w:eastAsia="Times New Roman" w:hAnsi="Arial" w:cs="Arial"/>
                <w:b/>
                <w:bCs/>
                <w:color w:val="000000"/>
                <w:sz w:val="18"/>
                <w:szCs w:val="18"/>
                <w:lang w:val="id-ID"/>
              </w:rPr>
              <w:t>FIRST PARTY</w:t>
            </w:r>
            <w:r w:rsidR="001A37A9">
              <w:rPr>
                <w:rFonts w:ascii="Arial" w:eastAsia="Times New Roman" w:hAnsi="Arial" w:cs="Arial"/>
                <w:b/>
                <w:bCs/>
                <w:color w:val="000000"/>
                <w:sz w:val="18"/>
                <w:szCs w:val="18"/>
                <w:lang w:val="id-ID"/>
              </w:rPr>
              <w:t>’</w:t>
            </w:r>
            <w:r w:rsidR="00462BDF" w:rsidRPr="00D32437">
              <w:rPr>
                <w:rFonts w:ascii="Arial" w:eastAsia="Times New Roman" w:hAnsi="Arial" w:cs="Arial"/>
                <w:b/>
                <w:bCs/>
                <w:color w:val="000000"/>
                <w:sz w:val="18"/>
                <w:szCs w:val="18"/>
                <w:lang w:val="id-ID"/>
              </w:rPr>
              <w:t>S</w:t>
            </w:r>
            <w:r w:rsidR="00462BDF" w:rsidRPr="00D32437">
              <w:rPr>
                <w:rFonts w:ascii="Arial" w:eastAsia="Times New Roman" w:hAnsi="Arial" w:cs="Arial"/>
                <w:color w:val="000000"/>
                <w:sz w:val="18"/>
                <w:szCs w:val="18"/>
                <w:lang w:val="id-ID"/>
              </w:rPr>
              <w:t xml:space="preserve"> </w:t>
            </w:r>
            <w:r w:rsidR="00EA277F" w:rsidRPr="00D32437">
              <w:rPr>
                <w:rFonts w:ascii="Arial" w:eastAsia="Times New Roman" w:hAnsi="Arial" w:cs="Arial"/>
                <w:color w:val="000000"/>
                <w:sz w:val="18"/>
                <w:szCs w:val="18"/>
                <w:lang w:val="id-ID"/>
              </w:rPr>
              <w:t>work area with conditions in great need of immediate treatment and / or emergency treatment</w:t>
            </w:r>
            <w:r w:rsidR="00EA277F" w:rsidRPr="00D32437">
              <w:rPr>
                <w:rFonts w:ascii="Arial" w:eastAsia="Times New Roman" w:hAnsi="Arial" w:cs="Arial"/>
                <w:color w:val="000000"/>
                <w:sz w:val="18"/>
                <w:szCs w:val="18"/>
              </w:rPr>
              <w:t>;</w:t>
            </w:r>
          </w:p>
        </w:tc>
      </w:tr>
      <w:tr w:rsidR="00D40291" w:rsidRPr="00D32437" w14:paraId="2BCE1D96" w14:textId="77777777" w:rsidTr="00D43CCE">
        <w:trPr>
          <w:trHeight w:val="20"/>
        </w:trPr>
        <w:tc>
          <w:tcPr>
            <w:tcW w:w="4962" w:type="dxa"/>
            <w:shd w:val="clear" w:color="auto" w:fill="auto"/>
            <w:vAlign w:val="center"/>
          </w:tcPr>
          <w:p w14:paraId="43BC3976" w14:textId="775F54AC" w:rsidR="00D40291" w:rsidRPr="00D32437" w:rsidRDefault="00D40291" w:rsidP="00B220C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3</w:t>
            </w:r>
          </w:p>
        </w:tc>
        <w:tc>
          <w:tcPr>
            <w:tcW w:w="0" w:type="auto"/>
            <w:tcBorders>
              <w:left w:val="nil"/>
            </w:tcBorders>
            <w:shd w:val="clear" w:color="auto" w:fill="auto"/>
            <w:vAlign w:val="center"/>
          </w:tcPr>
          <w:p w14:paraId="26F54E6B" w14:textId="03C4778A" w:rsidR="00D40291" w:rsidRPr="00D32437" w:rsidRDefault="00E64958"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3</w:t>
            </w:r>
          </w:p>
        </w:tc>
      </w:tr>
      <w:tr w:rsidR="00D40291" w:rsidRPr="00D32437" w14:paraId="527F1757" w14:textId="77777777" w:rsidTr="00D43CCE">
        <w:trPr>
          <w:trHeight w:val="20"/>
        </w:trPr>
        <w:tc>
          <w:tcPr>
            <w:tcW w:w="4962" w:type="dxa"/>
            <w:shd w:val="clear" w:color="auto" w:fill="auto"/>
            <w:vAlign w:val="center"/>
          </w:tcPr>
          <w:p w14:paraId="6010047A" w14:textId="1C9405D9" w:rsidR="00D40291" w:rsidRPr="00D32437" w:rsidRDefault="00D40291"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Maksud dan Tujuan</w:t>
            </w:r>
          </w:p>
        </w:tc>
        <w:tc>
          <w:tcPr>
            <w:tcW w:w="0" w:type="auto"/>
            <w:tcBorders>
              <w:left w:val="nil"/>
            </w:tcBorders>
            <w:shd w:val="clear" w:color="auto" w:fill="auto"/>
            <w:vAlign w:val="center"/>
          </w:tcPr>
          <w:p w14:paraId="6188A717" w14:textId="2501EF90" w:rsidR="00D40291" w:rsidRPr="00D32437" w:rsidRDefault="005C3734" w:rsidP="00D4029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Purpose</w:t>
            </w:r>
            <w:r w:rsidR="00E64958" w:rsidRPr="00D32437">
              <w:rPr>
                <w:rFonts w:ascii="Arial" w:eastAsia="Times New Roman" w:hAnsi="Arial" w:cs="Arial"/>
                <w:b/>
                <w:bCs/>
                <w:color w:val="000000"/>
                <w:sz w:val="18"/>
                <w:szCs w:val="18"/>
                <w:lang w:val="id-ID"/>
              </w:rPr>
              <w:t xml:space="preserve"> and </w:t>
            </w:r>
            <w:r w:rsidRPr="00D32437">
              <w:rPr>
                <w:rFonts w:ascii="Arial" w:eastAsia="Times New Roman" w:hAnsi="Arial" w:cs="Arial"/>
                <w:b/>
                <w:bCs/>
                <w:color w:val="000000"/>
                <w:sz w:val="18"/>
                <w:szCs w:val="18"/>
              </w:rPr>
              <w:t>Objectives</w:t>
            </w:r>
          </w:p>
        </w:tc>
      </w:tr>
      <w:tr w:rsidR="00D40291" w:rsidRPr="00D32437" w14:paraId="40DF86B7" w14:textId="77777777" w:rsidTr="00D43CCE">
        <w:trPr>
          <w:trHeight w:val="20"/>
        </w:trPr>
        <w:tc>
          <w:tcPr>
            <w:tcW w:w="4962" w:type="dxa"/>
            <w:shd w:val="clear" w:color="auto" w:fill="auto"/>
            <w:vAlign w:val="center"/>
          </w:tcPr>
          <w:p w14:paraId="70AF335A"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C52003B" w14:textId="77777777" w:rsidR="00D40291" w:rsidRPr="00D32437" w:rsidRDefault="00D40291" w:rsidP="00D40291">
            <w:pPr>
              <w:spacing w:after="0" w:line="240" w:lineRule="auto"/>
              <w:jc w:val="center"/>
              <w:rPr>
                <w:rFonts w:ascii="Arial" w:eastAsia="Times New Roman" w:hAnsi="Arial" w:cs="Arial"/>
                <w:b/>
                <w:bCs/>
                <w:color w:val="000000"/>
                <w:sz w:val="18"/>
                <w:szCs w:val="18"/>
                <w:lang w:val="id-ID"/>
              </w:rPr>
            </w:pPr>
          </w:p>
        </w:tc>
      </w:tr>
      <w:tr w:rsidR="00D40291" w:rsidRPr="00D32437" w14:paraId="5ECE81EC" w14:textId="77777777" w:rsidTr="00D43CCE">
        <w:trPr>
          <w:trHeight w:val="20"/>
        </w:trPr>
        <w:tc>
          <w:tcPr>
            <w:tcW w:w="4962" w:type="dxa"/>
            <w:shd w:val="clear" w:color="auto" w:fill="auto"/>
            <w:vAlign w:val="center"/>
          </w:tcPr>
          <w:p w14:paraId="79EF6A40" w14:textId="32538283" w:rsidR="00D40291" w:rsidRPr="00D32437" w:rsidRDefault="00D40291" w:rsidP="00DC206B">
            <w:pPr>
              <w:pStyle w:val="ListParagraph"/>
              <w:numPr>
                <w:ilvl w:val="0"/>
                <w:numId w:val="48"/>
              </w:numPr>
              <w:spacing w:after="0" w:line="240" w:lineRule="auto"/>
              <w:ind w:left="326"/>
              <w:jc w:val="both"/>
              <w:rPr>
                <w:rFonts w:ascii="Arial" w:eastAsia="Times New Roman" w:hAnsi="Arial" w:cs="Arial"/>
                <w:b/>
                <w:bCs/>
                <w:color w:val="000000"/>
                <w:sz w:val="18"/>
                <w:szCs w:val="18"/>
              </w:rPr>
            </w:pPr>
            <w:r w:rsidRPr="00D32437">
              <w:rPr>
                <w:rFonts w:ascii="Arial" w:hAnsi="Arial" w:cs="Arial"/>
                <w:b/>
                <w:bCs/>
                <w:sz w:val="18"/>
                <w:szCs w:val="18"/>
              </w:rPr>
              <w:t>Maksud</w:t>
            </w:r>
            <w:r w:rsidRPr="00D32437">
              <w:rPr>
                <w:rFonts w:ascii="Arial" w:hAnsi="Arial" w:cs="Arial"/>
                <w:sz w:val="18"/>
                <w:szCs w:val="18"/>
              </w:rPr>
              <w:t xml:space="preserve"> </w:t>
            </w:r>
            <w:proofErr w:type="spellStart"/>
            <w:r w:rsidR="00684F06" w:rsidRPr="00D32437">
              <w:rPr>
                <w:rFonts w:ascii="Arial" w:hAnsi="Arial" w:cs="Arial"/>
                <w:b/>
                <w:bCs/>
                <w:sz w:val="18"/>
                <w:szCs w:val="18"/>
              </w:rPr>
              <w:t>Perjanjian</w:t>
            </w:r>
            <w:proofErr w:type="spellEnd"/>
            <w:r w:rsidR="00BE5D7D" w:rsidRPr="00D32437">
              <w:rPr>
                <w:rFonts w:ascii="Arial" w:hAnsi="Arial" w:cs="Arial"/>
                <w:b/>
                <w:bCs/>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landasan</w:t>
            </w:r>
            <w:proofErr w:type="spellEnd"/>
            <w:r w:rsidRPr="00D32437">
              <w:rPr>
                <w:rFonts w:ascii="Arial" w:hAnsi="Arial" w:cs="Arial"/>
                <w:sz w:val="18"/>
                <w:szCs w:val="18"/>
              </w:rPr>
              <w:t xml:space="preserve"> </w:t>
            </w:r>
            <w:proofErr w:type="spellStart"/>
            <w:r w:rsidRPr="00D32437">
              <w:rPr>
                <w:rFonts w:ascii="Arial" w:hAnsi="Arial" w:cs="Arial"/>
                <w:sz w:val="18"/>
                <w:szCs w:val="18"/>
              </w:rPr>
              <w:t>hukum</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pelaksanaan</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Kesehatan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r w:rsidRPr="00D32437">
              <w:rPr>
                <w:rFonts w:ascii="Arial" w:hAnsi="Arial" w:cs="Arial"/>
                <w:b/>
                <w:sz w:val="18"/>
                <w:szCs w:val="18"/>
              </w:rPr>
              <w:t>PIHAK PERTAMA</w:t>
            </w:r>
            <w:r w:rsidRPr="00D32437">
              <w:rPr>
                <w:rFonts w:ascii="Arial" w:hAnsi="Arial" w:cs="Arial"/>
                <w:sz w:val="18"/>
                <w:szCs w:val="18"/>
              </w:rPr>
              <w:t xml:space="preserve"> oleh </w:t>
            </w:r>
            <w:r w:rsidRPr="00D32437">
              <w:rPr>
                <w:rFonts w:ascii="Arial" w:hAnsi="Arial" w:cs="Arial"/>
                <w:b/>
                <w:sz w:val="18"/>
                <w:szCs w:val="18"/>
              </w:rPr>
              <w:t>PIHAK KEDUA</w:t>
            </w:r>
            <w:r w:rsidR="000A2817" w:rsidRPr="00D32437">
              <w:rPr>
                <w:rFonts w:ascii="Arial" w:hAnsi="Arial" w:cs="Arial"/>
                <w:b/>
                <w:sz w:val="18"/>
                <w:szCs w:val="18"/>
              </w:rPr>
              <w:t>;</w:t>
            </w:r>
          </w:p>
        </w:tc>
        <w:tc>
          <w:tcPr>
            <w:tcW w:w="0" w:type="auto"/>
            <w:tcBorders>
              <w:left w:val="nil"/>
            </w:tcBorders>
            <w:shd w:val="clear" w:color="auto" w:fill="auto"/>
          </w:tcPr>
          <w:p w14:paraId="70CC0AFD" w14:textId="78E22A49" w:rsidR="00D40291" w:rsidRPr="00D32437" w:rsidRDefault="00E64958" w:rsidP="00DC206B">
            <w:pPr>
              <w:pStyle w:val="ListParagraph"/>
              <w:numPr>
                <w:ilvl w:val="0"/>
                <w:numId w:val="78"/>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intents of this </w:t>
            </w:r>
            <w:r w:rsidR="00E651B9">
              <w:rPr>
                <w:rFonts w:ascii="Arial" w:eastAsia="Times New Roman" w:hAnsi="Arial" w:cs="Arial"/>
                <w:b/>
                <w:bCs/>
                <w:color w:val="000000"/>
                <w:sz w:val="18"/>
                <w:szCs w:val="18"/>
              </w:rPr>
              <w:t>Agreement</w:t>
            </w:r>
            <w:r w:rsidRPr="00D32437">
              <w:rPr>
                <w:rFonts w:ascii="Arial" w:eastAsia="Times New Roman" w:hAnsi="Arial" w:cs="Arial"/>
                <w:b/>
                <w:bCs/>
                <w:color w:val="000000"/>
                <w:sz w:val="18"/>
                <w:szCs w:val="18"/>
                <w:lang w:val="id-ID"/>
              </w:rPr>
              <w:t xml:space="preserve"> </w:t>
            </w:r>
            <w:r w:rsidR="00C96168" w:rsidRPr="00A51B1D">
              <w:rPr>
                <w:rFonts w:ascii="Arial" w:eastAsia="Times New Roman" w:hAnsi="Arial" w:cs="Arial"/>
                <w:color w:val="000000"/>
                <w:sz w:val="18"/>
                <w:szCs w:val="18"/>
              </w:rPr>
              <w:t>are</w:t>
            </w:r>
            <w:r w:rsidRPr="00D32437">
              <w:rPr>
                <w:rFonts w:ascii="Arial" w:eastAsia="Times New Roman" w:hAnsi="Arial" w:cs="Arial"/>
                <w:color w:val="000000"/>
                <w:sz w:val="18"/>
                <w:szCs w:val="18"/>
                <w:lang w:val="id-ID"/>
              </w:rPr>
              <w:t xml:space="preserve"> to provide legal basis in the implementation of first aid </w:t>
            </w:r>
            <w:r w:rsidR="00B313A5">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sidR="00B313A5">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the </w:t>
            </w:r>
            <w:r w:rsidR="00EC424D">
              <w:rPr>
                <w:rFonts w:ascii="Arial" w:eastAsia="Times New Roman" w:hAnsi="Arial" w:cs="Arial"/>
                <w:color w:val="000000"/>
                <w:sz w:val="18"/>
                <w:szCs w:val="18"/>
              </w:rPr>
              <w:t>Pat</w:t>
            </w:r>
            <w:r w:rsidR="00566C6D">
              <w:rPr>
                <w:rFonts w:ascii="Arial" w:eastAsia="Times New Roman" w:hAnsi="Arial" w:cs="Arial"/>
                <w:color w:val="000000"/>
                <w:sz w:val="18"/>
                <w:szCs w:val="18"/>
              </w:rPr>
              <w:t>ients</w:t>
            </w:r>
            <w:r w:rsidRPr="00D32437">
              <w:rPr>
                <w:rFonts w:ascii="Arial" w:eastAsia="Times New Roman" w:hAnsi="Arial" w:cs="Arial"/>
                <w:color w:val="000000"/>
                <w:sz w:val="18"/>
                <w:szCs w:val="18"/>
                <w:lang w:val="id-ID"/>
              </w:rPr>
              <w:t xml:space="preserve">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by the</w:t>
            </w:r>
            <w:r w:rsidR="008F56EE" w:rsidRPr="00D32437">
              <w:rPr>
                <w:rFonts w:ascii="Arial" w:eastAsia="Times New Roman" w:hAnsi="Arial" w:cs="Arial"/>
                <w:b/>
                <w:bCs/>
                <w:color w:val="000000"/>
                <w:sz w:val="18"/>
                <w:szCs w:val="18"/>
                <w:lang w:val="id-ID"/>
              </w:rPr>
              <w:t xml:space="preserve"> SECOND PARTY</w:t>
            </w:r>
            <w:r w:rsidR="000A2817" w:rsidRPr="00D32437">
              <w:rPr>
                <w:rFonts w:ascii="Arial" w:eastAsia="Times New Roman" w:hAnsi="Arial" w:cs="Arial"/>
                <w:b/>
                <w:bCs/>
                <w:color w:val="000000"/>
                <w:sz w:val="18"/>
                <w:szCs w:val="18"/>
              </w:rPr>
              <w:t>;</w:t>
            </w:r>
          </w:p>
        </w:tc>
      </w:tr>
      <w:tr w:rsidR="00D40291" w:rsidRPr="00D32437" w14:paraId="7A7C43F1" w14:textId="77777777" w:rsidTr="00D43CCE">
        <w:trPr>
          <w:trHeight w:val="20"/>
        </w:trPr>
        <w:tc>
          <w:tcPr>
            <w:tcW w:w="4962" w:type="dxa"/>
            <w:shd w:val="clear" w:color="auto" w:fill="auto"/>
            <w:vAlign w:val="center"/>
          </w:tcPr>
          <w:p w14:paraId="134F6E7C" w14:textId="57BC8393" w:rsidR="00D40291" w:rsidRPr="00D32437" w:rsidRDefault="00D40291" w:rsidP="00DC206B">
            <w:pPr>
              <w:pStyle w:val="ListParagraph"/>
              <w:numPr>
                <w:ilvl w:val="0"/>
                <w:numId w:val="78"/>
              </w:numPr>
              <w:spacing w:after="0" w:line="240" w:lineRule="auto"/>
              <w:ind w:left="326"/>
              <w:jc w:val="both"/>
              <w:rPr>
                <w:rFonts w:ascii="Arial" w:hAnsi="Arial" w:cs="Arial"/>
                <w:sz w:val="18"/>
                <w:szCs w:val="18"/>
              </w:rPr>
            </w:pPr>
            <w:r w:rsidRPr="00D32437">
              <w:rPr>
                <w:rFonts w:ascii="Arial" w:hAnsi="Arial" w:cs="Arial"/>
                <w:b/>
                <w:bCs/>
                <w:sz w:val="18"/>
                <w:szCs w:val="18"/>
              </w:rPr>
              <w:t>Tujuan</w:t>
            </w:r>
            <w:r w:rsidRPr="00D32437">
              <w:rPr>
                <w:rFonts w:ascii="Arial" w:hAnsi="Arial" w:cs="Arial"/>
                <w:sz w:val="18"/>
                <w:szCs w:val="18"/>
              </w:rPr>
              <w:t xml:space="preserve"> </w:t>
            </w:r>
            <w:proofErr w:type="spellStart"/>
            <w:r w:rsidR="00684F06" w:rsidRPr="00D32437">
              <w:rPr>
                <w:rFonts w:ascii="Arial" w:hAnsi="Arial" w:cs="Arial"/>
                <w:b/>
                <w:bCs/>
                <w:sz w:val="18"/>
                <w:szCs w:val="18"/>
              </w:rPr>
              <w:t>Perjanjian</w:t>
            </w:r>
            <w:proofErr w:type="spellEnd"/>
            <w:r w:rsidR="00047C0D" w:rsidRPr="00D32437">
              <w:rPr>
                <w:rFonts w:ascii="Arial" w:hAnsi="Arial" w:cs="Arial"/>
                <w:b/>
                <w:bCs/>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adalah</w:t>
            </w:r>
            <w:proofErr w:type="spellEnd"/>
            <w:r w:rsidR="005C3734" w:rsidRPr="00D32437">
              <w:rPr>
                <w:rFonts w:ascii="Arial" w:hAnsi="Arial" w:cs="Arial"/>
                <w:sz w:val="18"/>
                <w:szCs w:val="18"/>
              </w:rPr>
              <w:t>:</w:t>
            </w:r>
            <w:r w:rsidRPr="00D32437">
              <w:rPr>
                <w:rFonts w:ascii="Arial" w:hAnsi="Arial" w:cs="Arial"/>
                <w:sz w:val="18"/>
                <w:szCs w:val="18"/>
              </w:rPr>
              <w:t xml:space="preserve"> </w:t>
            </w:r>
          </w:p>
        </w:tc>
        <w:tc>
          <w:tcPr>
            <w:tcW w:w="0" w:type="auto"/>
            <w:tcBorders>
              <w:left w:val="nil"/>
            </w:tcBorders>
            <w:shd w:val="clear" w:color="auto" w:fill="auto"/>
          </w:tcPr>
          <w:p w14:paraId="694E4364" w14:textId="3A37C7B5" w:rsidR="00D40291" w:rsidRPr="00D32437" w:rsidRDefault="00E64958" w:rsidP="00DC206B">
            <w:pPr>
              <w:pStyle w:val="ListParagraph"/>
              <w:numPr>
                <w:ilvl w:val="0"/>
                <w:numId w:val="79"/>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purpose of this </w:t>
            </w:r>
            <w:r w:rsidR="00B15A27">
              <w:rPr>
                <w:rFonts w:ascii="Arial" w:eastAsia="Times New Roman" w:hAnsi="Arial" w:cs="Arial"/>
                <w:b/>
                <w:bCs/>
                <w:color w:val="000000"/>
                <w:sz w:val="18"/>
                <w:szCs w:val="18"/>
              </w:rPr>
              <w:t>Agreement</w:t>
            </w:r>
            <w:r w:rsidRPr="00D32437">
              <w:rPr>
                <w:rFonts w:ascii="Arial" w:eastAsia="Times New Roman" w:hAnsi="Arial" w:cs="Arial"/>
                <w:b/>
                <w:bCs/>
                <w:color w:val="000000"/>
                <w:sz w:val="18"/>
                <w:szCs w:val="18"/>
                <w:lang w:val="id-ID"/>
              </w:rPr>
              <w:t xml:space="preserve"> is:</w:t>
            </w:r>
          </w:p>
        </w:tc>
      </w:tr>
      <w:tr w:rsidR="00D40291" w:rsidRPr="00D32437" w14:paraId="11BF6DC8" w14:textId="77777777" w:rsidTr="00D43CCE">
        <w:trPr>
          <w:trHeight w:val="20"/>
        </w:trPr>
        <w:tc>
          <w:tcPr>
            <w:tcW w:w="4962" w:type="dxa"/>
            <w:shd w:val="clear" w:color="auto" w:fill="auto"/>
            <w:vAlign w:val="center"/>
          </w:tcPr>
          <w:p w14:paraId="66F9B2D2" w14:textId="45FBD9E1" w:rsidR="00D40291" w:rsidRPr="00D32437" w:rsidRDefault="000760D9" w:rsidP="00DC206B">
            <w:pPr>
              <w:pStyle w:val="ListParagraph"/>
              <w:numPr>
                <w:ilvl w:val="0"/>
                <w:numId w:val="49"/>
              </w:numPr>
              <w:spacing w:after="0" w:line="240" w:lineRule="auto"/>
              <w:jc w:val="both"/>
              <w:rPr>
                <w:rFonts w:ascii="Arial" w:eastAsia="Times New Roman" w:hAnsi="Arial" w:cs="Arial"/>
                <w:b/>
                <w:bCs/>
                <w:color w:val="000000"/>
                <w:sz w:val="18"/>
                <w:szCs w:val="18"/>
                <w:lang w:val="id-ID"/>
              </w:rPr>
            </w:pPr>
            <w:r w:rsidRPr="00D32437">
              <w:rPr>
                <w:rFonts w:ascii="Arial" w:hAnsi="Arial" w:cs="Arial"/>
                <w:sz w:val="18"/>
                <w:szCs w:val="18"/>
              </w:rPr>
              <w:t xml:space="preserve">Dalam </w:t>
            </w:r>
            <w:proofErr w:type="spellStart"/>
            <w:r w:rsidRPr="00D32437">
              <w:rPr>
                <w:rFonts w:ascii="Arial" w:hAnsi="Arial" w:cs="Arial"/>
                <w:sz w:val="18"/>
                <w:szCs w:val="18"/>
              </w:rPr>
              <w:t>rangka</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proofErr w:type="spellStart"/>
            <w:r w:rsidR="00354EBD" w:rsidRPr="00D32437">
              <w:rPr>
                <w:rFonts w:ascii="Arial" w:hAnsi="Arial" w:cs="Arial"/>
                <w:sz w:val="18"/>
                <w:szCs w:val="18"/>
              </w:rPr>
              <w:t>kegawatdaruratan</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kerja</w:t>
            </w:r>
            <w:proofErr w:type="spellEnd"/>
            <w:r w:rsidRPr="00D32437">
              <w:rPr>
                <w:rFonts w:ascii="Arial" w:hAnsi="Arial" w:cs="Arial"/>
                <w:sz w:val="18"/>
                <w:szCs w:val="18"/>
              </w:rPr>
              <w:t xml:space="preserve"> yang optimal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pasien</w:t>
            </w:r>
            <w:proofErr w:type="spellEnd"/>
            <w:r w:rsidRPr="00D32437">
              <w:rPr>
                <w:rFonts w:ascii="Arial" w:hAnsi="Arial" w:cs="Arial"/>
                <w:sz w:val="18"/>
                <w:szCs w:val="18"/>
              </w:rPr>
              <w:t xml:space="preserve"> </w:t>
            </w:r>
            <w:r w:rsidR="005C3734" w:rsidRPr="00D32437">
              <w:rPr>
                <w:rFonts w:ascii="Arial" w:hAnsi="Arial" w:cs="Arial"/>
                <w:sz w:val="18"/>
                <w:szCs w:val="18"/>
              </w:rPr>
              <w:t xml:space="preserve">di </w:t>
            </w:r>
            <w:r w:rsidR="005C3734" w:rsidRPr="00D32437">
              <w:rPr>
                <w:rFonts w:ascii="Arial" w:eastAsia="Times New Roman" w:hAnsi="Arial" w:cs="Arial"/>
                <w:color w:val="000000"/>
                <w:sz w:val="18"/>
                <w:szCs w:val="18"/>
                <w:lang w:val="id-ID"/>
              </w:rPr>
              <w:t>tempat</w:t>
            </w:r>
            <w:r w:rsidRPr="00D32437">
              <w:rPr>
                <w:rFonts w:ascii="Arial" w:eastAsia="Times New Roman" w:hAnsi="Arial" w:cs="Arial"/>
                <w:color w:val="000000"/>
                <w:sz w:val="18"/>
                <w:szCs w:val="18"/>
                <w:lang w:val="id-ID"/>
              </w:rPr>
              <w:t xml:space="preserve">/lokasi </w:t>
            </w:r>
            <w:r w:rsidRPr="00D32437">
              <w:rPr>
                <w:rFonts w:ascii="Arial" w:eastAsia="Times New Roman" w:hAnsi="Arial" w:cs="Arial"/>
                <w:b/>
                <w:bCs/>
                <w:color w:val="000000"/>
                <w:sz w:val="18"/>
                <w:szCs w:val="18"/>
                <w:lang w:val="id-ID"/>
              </w:rPr>
              <w:t xml:space="preserve">PIHAK </w:t>
            </w:r>
            <w:r w:rsidR="00047C0D" w:rsidRPr="00D32437">
              <w:rPr>
                <w:rFonts w:ascii="Arial" w:eastAsia="Times New Roman" w:hAnsi="Arial" w:cs="Arial"/>
                <w:b/>
                <w:bCs/>
                <w:color w:val="000000"/>
                <w:sz w:val="18"/>
                <w:szCs w:val="18"/>
                <w:lang w:val="id-ID"/>
              </w:rPr>
              <w:t>PERTAMA</w:t>
            </w:r>
            <w:r w:rsidR="00047C0D" w:rsidRPr="00D32437">
              <w:rPr>
                <w:rFonts w:ascii="Arial" w:eastAsia="Times New Roman" w:hAnsi="Arial" w:cs="Arial"/>
                <w:color w:val="000000"/>
                <w:sz w:val="18"/>
                <w:szCs w:val="18"/>
                <w:lang w:val="id-ID"/>
              </w:rPr>
              <w:t>;</w:t>
            </w:r>
          </w:p>
        </w:tc>
        <w:tc>
          <w:tcPr>
            <w:tcW w:w="0" w:type="auto"/>
            <w:tcBorders>
              <w:left w:val="nil"/>
            </w:tcBorders>
            <w:shd w:val="clear" w:color="auto" w:fill="auto"/>
          </w:tcPr>
          <w:p w14:paraId="144E0FC3" w14:textId="02597CC9" w:rsidR="00D40291" w:rsidRPr="00D32437" w:rsidRDefault="00EA277F" w:rsidP="00DC206B">
            <w:pPr>
              <w:pStyle w:val="ListParagraph"/>
              <w:numPr>
                <w:ilvl w:val="0"/>
                <w:numId w:val="69"/>
              </w:numPr>
              <w:spacing w:after="0" w:line="240" w:lineRule="auto"/>
              <w:ind w:left="8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to provide the optimal </w:t>
            </w:r>
            <w:r w:rsidR="00B313A5">
              <w:rPr>
                <w:rFonts w:ascii="Arial" w:eastAsia="Times New Roman" w:hAnsi="Arial" w:cs="Arial"/>
                <w:color w:val="000000"/>
                <w:sz w:val="18"/>
                <w:szCs w:val="18"/>
              </w:rPr>
              <w:t>Hea</w:t>
            </w:r>
            <w:r w:rsidR="00E66CD1">
              <w:rPr>
                <w:rFonts w:ascii="Arial" w:eastAsia="Times New Roman" w:hAnsi="Arial" w:cs="Arial"/>
                <w:color w:val="000000"/>
                <w:sz w:val="18"/>
                <w:szCs w:val="18"/>
              </w:rPr>
              <w:t>lth S</w:t>
            </w:r>
            <w:r w:rsidR="00F72DD0">
              <w:rPr>
                <w:rFonts w:ascii="Arial" w:eastAsia="Times New Roman" w:hAnsi="Arial" w:cs="Arial"/>
                <w:color w:val="000000"/>
                <w:sz w:val="18"/>
                <w:szCs w:val="18"/>
              </w:rPr>
              <w:t xml:space="preserve">ervices </w:t>
            </w:r>
            <w:r w:rsidRPr="00D32437">
              <w:rPr>
                <w:rFonts w:ascii="Arial" w:eastAsia="Times New Roman" w:hAnsi="Arial" w:cs="Arial"/>
                <w:color w:val="000000"/>
                <w:sz w:val="18"/>
                <w:szCs w:val="18"/>
              </w:rPr>
              <w:t xml:space="preserve">to </w:t>
            </w:r>
            <w:r w:rsidR="00E66CD1">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atients at the location of the </w:t>
            </w:r>
            <w:r w:rsidR="008F56EE" w:rsidRPr="00D32437">
              <w:rPr>
                <w:rFonts w:ascii="Arial" w:eastAsia="Times New Roman" w:hAnsi="Arial" w:cs="Arial"/>
                <w:b/>
                <w:bCs/>
                <w:color w:val="000000"/>
                <w:sz w:val="18"/>
                <w:szCs w:val="18"/>
                <w:lang w:val="id-ID"/>
              </w:rPr>
              <w:t>FIRST PARTY;</w:t>
            </w:r>
          </w:p>
        </w:tc>
      </w:tr>
      <w:tr w:rsidR="00D40291" w:rsidRPr="00D32437" w14:paraId="3D331F05" w14:textId="77777777" w:rsidTr="00D43CCE">
        <w:trPr>
          <w:trHeight w:val="20"/>
        </w:trPr>
        <w:tc>
          <w:tcPr>
            <w:tcW w:w="4962" w:type="dxa"/>
            <w:shd w:val="clear" w:color="auto" w:fill="auto"/>
            <w:vAlign w:val="center"/>
          </w:tcPr>
          <w:p w14:paraId="55A11503" w14:textId="4F7BF1F1" w:rsidR="00D40291" w:rsidRPr="00D32437" w:rsidRDefault="000760D9" w:rsidP="00DC206B">
            <w:pPr>
              <w:pStyle w:val="ListParagraph"/>
              <w:numPr>
                <w:ilvl w:val="0"/>
                <w:numId w:val="69"/>
              </w:numPr>
              <w:spacing w:after="0" w:line="240" w:lineRule="auto"/>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kontribusi</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pelayanan</w:t>
            </w:r>
            <w:proofErr w:type="spellEnd"/>
            <w:r w:rsidR="005C3734" w:rsidRPr="00D32437">
              <w:rPr>
                <w:rFonts w:ascii="Arial" w:hAnsi="Arial" w:cs="Arial"/>
                <w:sz w:val="18"/>
                <w:szCs w:val="18"/>
              </w:rPr>
              <w:t xml:space="preserve"> </w:t>
            </w:r>
            <w:proofErr w:type="spellStart"/>
            <w:r w:rsidR="005C3734" w:rsidRPr="00D32437">
              <w:rPr>
                <w:rFonts w:ascii="Arial" w:hAnsi="Arial" w:cs="Arial"/>
                <w:sz w:val="18"/>
                <w:szCs w:val="18"/>
              </w:rPr>
              <w:t>kegawatdaruratan</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kerja</w:t>
            </w:r>
            <w:proofErr w:type="spellEnd"/>
            <w:r w:rsidRPr="00D32437">
              <w:rPr>
                <w:rFonts w:ascii="Arial" w:hAnsi="Arial" w:cs="Arial"/>
                <w:sz w:val="18"/>
                <w:szCs w:val="18"/>
              </w:rPr>
              <w:t xml:space="preserve">, </w:t>
            </w:r>
            <w:proofErr w:type="spellStart"/>
            <w:r w:rsidRPr="00D32437">
              <w:rPr>
                <w:rFonts w:ascii="Arial" w:hAnsi="Arial" w:cs="Arial"/>
                <w:sz w:val="18"/>
                <w:szCs w:val="18"/>
              </w:rPr>
              <w:t>keselamatan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pada </w:t>
            </w:r>
            <w:r w:rsidR="001A37A9">
              <w:rPr>
                <w:rFonts w:ascii="Arial" w:hAnsi="Arial" w:cs="Arial"/>
                <w:sz w:val="18"/>
                <w:szCs w:val="18"/>
              </w:rPr>
              <w:pgNum/>
            </w:r>
            <w:proofErr w:type="spellStart"/>
            <w:r w:rsidR="001A37A9">
              <w:rPr>
                <w:rFonts w:ascii="Arial" w:hAnsi="Arial" w:cs="Arial"/>
                <w:sz w:val="18"/>
                <w:szCs w:val="18"/>
              </w:rPr>
              <w:t>esehatan</w:t>
            </w:r>
            <w:proofErr w:type="spellEnd"/>
            <w:r w:rsidR="001A37A9">
              <w:rPr>
                <w:rFonts w:ascii="Arial" w:hAnsi="Arial" w:cs="Arial"/>
                <w:sz w:val="18"/>
                <w:szCs w:val="18"/>
              </w:rPr>
              <w:pgNum/>
            </w:r>
            <w:r w:rsidR="006567D6" w:rsidRPr="00D32437">
              <w:rPr>
                <w:rFonts w:ascii="Arial" w:hAnsi="Arial" w:cs="Arial"/>
                <w:sz w:val="18"/>
                <w:szCs w:val="18"/>
              </w:rPr>
              <w:t xml:space="preserve"> </w:t>
            </w:r>
            <w:r w:rsidR="006567D6" w:rsidRPr="00D32437">
              <w:rPr>
                <w:rFonts w:ascii="Arial" w:hAnsi="Arial" w:cs="Arial"/>
                <w:b/>
                <w:bCs/>
                <w:sz w:val="18"/>
                <w:szCs w:val="18"/>
              </w:rPr>
              <w:t>PIHAK PERTAMA</w:t>
            </w:r>
            <w:r w:rsidRPr="00D32437">
              <w:rPr>
                <w:rFonts w:ascii="Arial" w:hAnsi="Arial" w:cs="Arial"/>
                <w:sz w:val="18"/>
                <w:szCs w:val="18"/>
              </w:rPr>
              <w:t xml:space="preserve"> </w:t>
            </w:r>
            <w:proofErr w:type="spellStart"/>
            <w:r w:rsidR="004F0397" w:rsidRPr="00D32437">
              <w:rPr>
                <w:rFonts w:ascii="Arial" w:hAnsi="Arial" w:cs="Arial"/>
                <w:sz w:val="18"/>
                <w:szCs w:val="18"/>
              </w:rPr>
              <w:t>meliputi</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pekerjaan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karyawan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proyek</w:t>
            </w:r>
            <w:proofErr w:type="spellEnd"/>
            <w:r w:rsidR="005D78F3">
              <w:rPr>
                <w:rFonts w:ascii="Arial" w:hAnsi="Arial" w:cs="Arial"/>
                <w:sz w:val="18"/>
                <w:szCs w:val="18"/>
              </w:rPr>
              <w:t xml:space="preserve"> (</w:t>
            </w:r>
            <w:proofErr w:type="spellStart"/>
            <w:r w:rsidR="005D78F3">
              <w:rPr>
                <w:rFonts w:ascii="Arial" w:hAnsi="Arial" w:cs="Arial"/>
                <w:sz w:val="18"/>
                <w:szCs w:val="18"/>
              </w:rPr>
              <w:t>pekerja</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Ketiga</w:t>
            </w:r>
            <w:proofErr w:type="spellEnd"/>
            <w:r w:rsidR="005D78F3">
              <w:rPr>
                <w:rFonts w:ascii="Arial" w:hAnsi="Arial" w:cs="Arial"/>
                <w:sz w:val="18"/>
                <w:szCs w:val="18"/>
              </w:rPr>
              <w:t xml:space="preserve"> yang </w:t>
            </w:r>
            <w:proofErr w:type="spellStart"/>
            <w:r w:rsidR="005D78F3">
              <w:rPr>
                <w:rFonts w:ascii="Arial" w:hAnsi="Arial" w:cs="Arial"/>
                <w:sz w:val="18"/>
                <w:szCs w:val="18"/>
              </w:rPr>
              <w:t>bekerjai</w:t>
            </w:r>
            <w:proofErr w:type="spellEnd"/>
            <w:r w:rsidR="005D78F3">
              <w:rPr>
                <w:rFonts w:ascii="Arial" w:hAnsi="Arial" w:cs="Arial"/>
                <w:sz w:val="18"/>
                <w:szCs w:val="18"/>
              </w:rPr>
              <w:t xml:space="preserve"> di area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Pertama</w:t>
            </w:r>
            <w:proofErr w:type="spellEnd"/>
            <w:r w:rsidR="005D78F3">
              <w:rPr>
                <w:rFonts w:ascii="Arial" w:hAnsi="Arial" w:cs="Arial"/>
                <w:sz w:val="18"/>
                <w:szCs w:val="18"/>
              </w:rPr>
              <w:t xml:space="preserve">) </w:t>
            </w:r>
            <w:r w:rsidR="001F7ED9" w:rsidRPr="00D32437">
              <w:rPr>
                <w:rFonts w:ascii="Arial" w:hAnsi="Arial" w:cs="Arial"/>
                <w:sz w:val="18"/>
                <w:szCs w:val="18"/>
              </w:rPr>
              <w:t xml:space="preserve"> </w:t>
            </w:r>
            <w:proofErr w:type="spellStart"/>
            <w:r w:rsidR="004F0397" w:rsidRPr="00D32437">
              <w:rPr>
                <w:rFonts w:ascii="Arial" w:hAnsi="Arial" w:cs="Arial"/>
                <w:sz w:val="18"/>
                <w:szCs w:val="18"/>
              </w:rPr>
              <w:t>sebagai</w:t>
            </w:r>
            <w:proofErr w:type="spellEnd"/>
            <w:r w:rsidR="004F0397" w:rsidRPr="00D32437">
              <w:rPr>
                <w:rFonts w:ascii="Arial" w:hAnsi="Arial" w:cs="Arial"/>
                <w:sz w:val="18"/>
                <w:szCs w:val="18"/>
              </w:rPr>
              <w:t xml:space="preserve"> </w:t>
            </w:r>
            <w:proofErr w:type="spellStart"/>
            <w:r w:rsidRPr="00D32437">
              <w:rPr>
                <w:rFonts w:ascii="Arial" w:hAnsi="Arial" w:cs="Arial"/>
                <w:sz w:val="18"/>
                <w:szCs w:val="18"/>
              </w:rPr>
              <w:t>implementasi</w:t>
            </w:r>
            <w:proofErr w:type="spellEnd"/>
            <w:r w:rsidRPr="00D32437">
              <w:rPr>
                <w:rFonts w:ascii="Arial" w:hAnsi="Arial" w:cs="Arial"/>
                <w:sz w:val="18"/>
                <w:szCs w:val="18"/>
              </w:rPr>
              <w:t xml:space="preserve"> </w:t>
            </w:r>
            <w:proofErr w:type="spellStart"/>
            <w:r w:rsidR="00354EBD" w:rsidRPr="00D32437">
              <w:rPr>
                <w:rFonts w:ascii="Arial" w:hAnsi="Arial" w:cs="Arial"/>
                <w:sz w:val="18"/>
                <w:szCs w:val="18"/>
              </w:rPr>
              <w:t>kerjasama</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dengan</w:t>
            </w:r>
            <w:proofErr w:type="spellEnd"/>
            <w:r w:rsidRPr="00D32437">
              <w:rPr>
                <w:rFonts w:ascii="Arial" w:hAnsi="Arial" w:cs="Arial"/>
                <w:sz w:val="18"/>
                <w:szCs w:val="18"/>
                <w:lang w:val="id-ID"/>
              </w:rPr>
              <w:t xml:space="preserve"> </w:t>
            </w:r>
            <w:r w:rsidRPr="00D32437">
              <w:rPr>
                <w:rFonts w:ascii="Arial" w:hAnsi="Arial" w:cs="Arial"/>
                <w:b/>
                <w:bCs/>
                <w:sz w:val="18"/>
                <w:szCs w:val="18"/>
              </w:rPr>
              <w:t>PIHAK KEDUA</w:t>
            </w:r>
            <w:r w:rsidR="00354EBD" w:rsidRPr="00D32437">
              <w:rPr>
                <w:rFonts w:ascii="Arial" w:hAnsi="Arial" w:cs="Arial"/>
                <w:sz w:val="18"/>
                <w:szCs w:val="18"/>
              </w:rPr>
              <w:t>;</w:t>
            </w:r>
          </w:p>
        </w:tc>
        <w:tc>
          <w:tcPr>
            <w:tcW w:w="0" w:type="auto"/>
            <w:tcBorders>
              <w:left w:val="nil"/>
            </w:tcBorders>
            <w:shd w:val="clear" w:color="auto" w:fill="auto"/>
          </w:tcPr>
          <w:p w14:paraId="1FAFFABE" w14:textId="054B1C46" w:rsidR="00D40291" w:rsidRPr="00D32437" w:rsidRDefault="0088798A" w:rsidP="00DC206B">
            <w:pPr>
              <w:pStyle w:val="ListParagraph"/>
              <w:numPr>
                <w:ilvl w:val="0"/>
                <w:numId w:val="70"/>
              </w:numPr>
              <w:spacing w:after="0" w:line="240" w:lineRule="auto"/>
              <w:ind w:left="884"/>
              <w:jc w:val="both"/>
              <w:rPr>
                <w:rFonts w:ascii="Arial" w:eastAsia="Times New Roman" w:hAnsi="Arial" w:cs="Arial"/>
                <w:color w:val="000000"/>
                <w:sz w:val="18"/>
                <w:szCs w:val="18"/>
                <w:lang w:val="id-ID"/>
              </w:rPr>
            </w:pPr>
            <w:r>
              <w:rPr>
                <w:rFonts w:ascii="Arial" w:eastAsia="Times New Roman" w:hAnsi="Arial" w:cs="Arial"/>
                <w:color w:val="000000"/>
                <w:sz w:val="18"/>
                <w:szCs w:val="18"/>
              </w:rPr>
              <w:t>to p</w:t>
            </w:r>
            <w:r w:rsidR="006567D6" w:rsidRPr="00D32437">
              <w:rPr>
                <w:rFonts w:ascii="Arial" w:eastAsia="Times New Roman" w:hAnsi="Arial" w:cs="Arial"/>
                <w:color w:val="000000"/>
                <w:sz w:val="18"/>
                <w:szCs w:val="18"/>
              </w:rPr>
              <w:t>rovid</w:t>
            </w:r>
            <w:r>
              <w:rPr>
                <w:rFonts w:ascii="Arial" w:eastAsia="Times New Roman" w:hAnsi="Arial" w:cs="Arial"/>
                <w:color w:val="000000"/>
                <w:sz w:val="18"/>
                <w:szCs w:val="18"/>
              </w:rPr>
              <w:t>e</w:t>
            </w:r>
            <w:r w:rsidR="006567D6" w:rsidRPr="00D32437">
              <w:rPr>
                <w:rFonts w:ascii="Arial" w:eastAsia="Times New Roman" w:hAnsi="Arial" w:cs="Arial"/>
                <w:color w:val="000000"/>
                <w:sz w:val="18"/>
                <w:szCs w:val="18"/>
              </w:rPr>
              <w:t xml:space="preserve"> contributions to the employment services</w:t>
            </w:r>
            <w:r w:rsidR="00420EBB">
              <w:rPr>
                <w:rFonts w:ascii="Arial" w:eastAsia="Times New Roman" w:hAnsi="Arial" w:cs="Arial"/>
                <w:color w:val="000000"/>
                <w:sz w:val="18"/>
                <w:szCs w:val="18"/>
              </w:rPr>
              <w:t xml:space="preserve"> and</w:t>
            </w:r>
            <w:r w:rsidR="006567D6" w:rsidRPr="00D32437">
              <w:rPr>
                <w:rFonts w:ascii="Arial" w:eastAsia="Times New Roman" w:hAnsi="Arial" w:cs="Arial"/>
                <w:color w:val="000000"/>
                <w:sz w:val="18"/>
                <w:szCs w:val="18"/>
              </w:rPr>
              <w:t xml:space="preserve"> work safety o</w:t>
            </w:r>
            <w:r w:rsidR="001A1435">
              <w:rPr>
                <w:rFonts w:ascii="Arial" w:eastAsia="Times New Roman" w:hAnsi="Arial" w:cs="Arial"/>
                <w:color w:val="000000"/>
                <w:sz w:val="18"/>
                <w:szCs w:val="18"/>
              </w:rPr>
              <w:t>f</w:t>
            </w:r>
            <w:r w:rsidR="006567D6" w:rsidRPr="00D32437">
              <w:rPr>
                <w:rFonts w:ascii="Arial" w:eastAsia="Times New Roman" w:hAnsi="Arial" w:cs="Arial"/>
                <w:color w:val="000000"/>
                <w:sz w:val="18"/>
                <w:szCs w:val="18"/>
              </w:rPr>
              <w:t xml:space="preserve">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FIRST</w:t>
            </w:r>
            <w:r w:rsidR="006567D6" w:rsidRPr="00D32437">
              <w:rPr>
                <w:rFonts w:ascii="Arial" w:eastAsia="Times New Roman" w:hAnsi="Arial" w:cs="Arial"/>
                <w:b/>
                <w:bCs/>
                <w:color w:val="000000"/>
                <w:sz w:val="18"/>
                <w:szCs w:val="18"/>
                <w:lang w:val="id-ID"/>
              </w:rPr>
              <w:t xml:space="preserve"> PARTY</w:t>
            </w:r>
            <w:r w:rsidR="006567D6" w:rsidRPr="00D32437">
              <w:rPr>
                <w:rFonts w:ascii="Arial" w:eastAsia="Times New Roman" w:hAnsi="Arial" w:cs="Arial"/>
                <w:color w:val="000000"/>
                <w:sz w:val="18"/>
                <w:szCs w:val="18"/>
              </w:rPr>
              <w:t xml:space="preserve"> </w:t>
            </w:r>
            <w:r w:rsidR="001A1435">
              <w:rPr>
                <w:rFonts w:ascii="Arial" w:eastAsia="Times New Roman" w:hAnsi="Arial" w:cs="Arial"/>
                <w:color w:val="000000"/>
                <w:sz w:val="18"/>
                <w:szCs w:val="18"/>
              </w:rPr>
              <w:t>covering</w:t>
            </w:r>
            <w:r w:rsidR="006567D6" w:rsidRPr="00D32437">
              <w:rPr>
                <w:rFonts w:ascii="Arial" w:eastAsia="Times New Roman" w:hAnsi="Arial" w:cs="Arial"/>
                <w:color w:val="000000"/>
                <w:sz w:val="18"/>
                <w:szCs w:val="18"/>
              </w:rPr>
              <w:t xml:space="preserve"> the </w:t>
            </w:r>
            <w:r w:rsidR="00BE2C0B">
              <w:rPr>
                <w:rFonts w:ascii="Arial" w:eastAsia="Times New Roman" w:hAnsi="Arial" w:cs="Arial"/>
                <w:color w:val="000000"/>
                <w:sz w:val="18"/>
                <w:szCs w:val="18"/>
              </w:rPr>
              <w:t>employees</w:t>
            </w:r>
            <w:r w:rsidR="00D67627">
              <w:rPr>
                <w:rFonts w:ascii="Arial" w:eastAsia="Times New Roman" w:hAnsi="Arial" w:cs="Arial"/>
                <w:color w:val="000000"/>
                <w:sz w:val="18"/>
                <w:szCs w:val="18"/>
              </w:rPr>
              <w:t xml:space="preserve"> or contractor’s worker (worker of the FIRST PARTY’s third party vendor) </w:t>
            </w:r>
            <w:r w:rsidR="006567D6" w:rsidRPr="00D32437">
              <w:rPr>
                <w:rFonts w:ascii="Arial" w:eastAsia="Times New Roman" w:hAnsi="Arial" w:cs="Arial"/>
                <w:color w:val="000000"/>
                <w:sz w:val="18"/>
                <w:szCs w:val="18"/>
              </w:rPr>
              <w:t xml:space="preserve">as a implementation of cooperation with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SECOND</w:t>
            </w:r>
            <w:r w:rsidR="006567D6" w:rsidRPr="00D32437">
              <w:rPr>
                <w:rFonts w:ascii="Arial" w:eastAsia="Times New Roman" w:hAnsi="Arial" w:cs="Arial"/>
                <w:b/>
                <w:bCs/>
                <w:color w:val="000000"/>
                <w:sz w:val="18"/>
                <w:szCs w:val="18"/>
                <w:lang w:val="id-ID"/>
              </w:rPr>
              <w:t xml:space="preserve"> </w:t>
            </w:r>
            <w:r w:rsidR="00DA3388" w:rsidRPr="00D32437">
              <w:rPr>
                <w:rFonts w:ascii="Arial" w:eastAsia="Times New Roman" w:hAnsi="Arial" w:cs="Arial"/>
                <w:b/>
                <w:bCs/>
                <w:color w:val="000000"/>
                <w:sz w:val="18"/>
                <w:szCs w:val="18"/>
                <w:lang w:val="id-ID"/>
              </w:rPr>
              <w:t>PARTY</w:t>
            </w:r>
            <w:r w:rsidR="00DA3388" w:rsidRPr="00D32437">
              <w:rPr>
                <w:rFonts w:ascii="Arial" w:eastAsia="Times New Roman" w:hAnsi="Arial" w:cs="Arial"/>
                <w:color w:val="000000"/>
                <w:sz w:val="18"/>
                <w:szCs w:val="18"/>
                <w:lang w:val="id-ID"/>
              </w:rPr>
              <w:t>;</w:t>
            </w:r>
          </w:p>
        </w:tc>
      </w:tr>
      <w:tr w:rsidR="000760D9" w:rsidRPr="00D32437" w14:paraId="6E372CED" w14:textId="77777777" w:rsidTr="00D43CCE">
        <w:trPr>
          <w:trHeight w:val="20"/>
        </w:trPr>
        <w:tc>
          <w:tcPr>
            <w:tcW w:w="4962" w:type="dxa"/>
            <w:shd w:val="clear" w:color="auto" w:fill="auto"/>
            <w:vAlign w:val="center"/>
          </w:tcPr>
          <w:p w14:paraId="7198D880" w14:textId="77777777" w:rsidR="000760D9" w:rsidRPr="00D32437" w:rsidRDefault="000760D9"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FB6ADD3" w14:textId="77777777" w:rsidR="000760D9" w:rsidRPr="00D32437" w:rsidRDefault="000760D9" w:rsidP="00D40291">
            <w:pPr>
              <w:spacing w:after="0" w:line="240" w:lineRule="auto"/>
              <w:jc w:val="center"/>
              <w:rPr>
                <w:rFonts w:ascii="Arial" w:eastAsia="Times New Roman" w:hAnsi="Arial" w:cs="Arial"/>
                <w:b/>
                <w:bCs/>
                <w:color w:val="000000"/>
                <w:sz w:val="18"/>
                <w:szCs w:val="18"/>
                <w:lang w:val="id-ID"/>
              </w:rPr>
            </w:pPr>
          </w:p>
        </w:tc>
      </w:tr>
      <w:tr w:rsidR="00D40291" w:rsidRPr="00D32437" w14:paraId="1B91538F" w14:textId="77777777" w:rsidTr="00D43CCE">
        <w:trPr>
          <w:trHeight w:val="20"/>
        </w:trPr>
        <w:tc>
          <w:tcPr>
            <w:tcW w:w="4962" w:type="dxa"/>
            <w:shd w:val="clear" w:color="auto" w:fill="auto"/>
            <w:vAlign w:val="center"/>
            <w:hideMark/>
          </w:tcPr>
          <w:p w14:paraId="08462397" w14:textId="4335B44F" w:rsidR="00D40291" w:rsidRPr="00D32437" w:rsidRDefault="00D40291" w:rsidP="00D40291">
            <w:pPr>
              <w:spacing w:after="0" w:line="240" w:lineRule="auto"/>
              <w:jc w:val="center"/>
              <w:rPr>
                <w:rFonts w:ascii="Arial" w:eastAsia="Times New Roman" w:hAnsi="Arial" w:cs="Arial"/>
                <w:b/>
                <w:color w:val="000000"/>
                <w:sz w:val="18"/>
                <w:szCs w:val="18"/>
                <w:lang w:val="id-ID"/>
              </w:rPr>
            </w:pPr>
            <w:r w:rsidRPr="00D32437">
              <w:rPr>
                <w:rFonts w:ascii="Arial" w:eastAsia="Times New Roman" w:hAnsi="Arial" w:cs="Arial"/>
                <w:b/>
                <w:color w:val="000000"/>
                <w:sz w:val="18"/>
                <w:szCs w:val="18"/>
              </w:rPr>
              <w:t xml:space="preserve">Pasal </w:t>
            </w:r>
            <w:r w:rsidR="000760D9" w:rsidRPr="00D32437">
              <w:rPr>
                <w:rFonts w:ascii="Arial" w:eastAsia="Times New Roman" w:hAnsi="Arial" w:cs="Arial"/>
                <w:b/>
                <w:color w:val="000000"/>
                <w:sz w:val="18"/>
                <w:szCs w:val="18"/>
                <w:lang w:val="id-ID"/>
              </w:rPr>
              <w:t>4</w:t>
            </w:r>
          </w:p>
        </w:tc>
        <w:tc>
          <w:tcPr>
            <w:tcW w:w="0" w:type="auto"/>
            <w:tcBorders>
              <w:left w:val="nil"/>
            </w:tcBorders>
            <w:shd w:val="clear" w:color="auto" w:fill="auto"/>
            <w:vAlign w:val="center"/>
            <w:hideMark/>
          </w:tcPr>
          <w:p w14:paraId="05D01A65" w14:textId="2EC76930" w:rsidR="00D40291" w:rsidRPr="00D32437" w:rsidRDefault="00D40291" w:rsidP="00D40291">
            <w:pPr>
              <w:spacing w:after="0" w:line="240" w:lineRule="auto"/>
              <w:jc w:val="center"/>
              <w:rPr>
                <w:rFonts w:ascii="Arial" w:eastAsia="Times New Roman" w:hAnsi="Arial" w:cs="Arial"/>
                <w:b/>
                <w:color w:val="000000"/>
                <w:sz w:val="18"/>
                <w:szCs w:val="18"/>
              </w:rPr>
            </w:pPr>
            <w:r w:rsidRPr="00D32437">
              <w:rPr>
                <w:rFonts w:ascii="Arial" w:eastAsia="Times New Roman" w:hAnsi="Arial" w:cs="Arial"/>
                <w:b/>
                <w:bCs/>
                <w:color w:val="000000"/>
                <w:sz w:val="18"/>
                <w:szCs w:val="18"/>
                <w:lang w:val="id-ID"/>
              </w:rPr>
              <w:t xml:space="preserve">Article </w:t>
            </w:r>
            <w:r w:rsidR="00026BC8" w:rsidRPr="00D32437">
              <w:rPr>
                <w:rFonts w:ascii="Arial" w:eastAsia="Times New Roman" w:hAnsi="Arial" w:cs="Arial"/>
                <w:b/>
                <w:bCs/>
                <w:color w:val="000000"/>
                <w:sz w:val="18"/>
                <w:szCs w:val="18"/>
                <w:lang w:val="id-ID"/>
              </w:rPr>
              <w:t>4</w:t>
            </w:r>
          </w:p>
        </w:tc>
      </w:tr>
      <w:tr w:rsidR="00D40291" w:rsidRPr="00D32437" w14:paraId="5525DB42" w14:textId="77777777" w:rsidTr="00D43CCE">
        <w:trPr>
          <w:trHeight w:val="20"/>
        </w:trPr>
        <w:tc>
          <w:tcPr>
            <w:tcW w:w="4962" w:type="dxa"/>
            <w:shd w:val="clear" w:color="auto" w:fill="auto"/>
            <w:vAlign w:val="center"/>
            <w:hideMark/>
          </w:tcPr>
          <w:p w14:paraId="313F57A3" w14:textId="6E4B65AE" w:rsidR="00D40291" w:rsidRPr="00260DC3" w:rsidRDefault="00D40291" w:rsidP="00D40291">
            <w:pPr>
              <w:spacing w:after="0" w:line="240" w:lineRule="auto"/>
              <w:jc w:val="center"/>
              <w:rPr>
                <w:rFonts w:ascii="Arial" w:eastAsia="Times New Roman" w:hAnsi="Arial" w:cs="Arial"/>
                <w:b/>
                <w:color w:val="000000"/>
                <w:sz w:val="18"/>
                <w:szCs w:val="18"/>
                <w:lang w:val="nl-NL"/>
              </w:rPr>
            </w:pPr>
            <w:bookmarkStart w:id="30" w:name="RANGE!A33"/>
            <w:bookmarkEnd w:id="30"/>
            <w:r w:rsidRPr="00260DC3">
              <w:rPr>
                <w:rFonts w:ascii="Arial" w:eastAsia="Times New Roman" w:hAnsi="Arial" w:cs="Arial"/>
                <w:b/>
                <w:color w:val="000000"/>
                <w:sz w:val="18"/>
                <w:szCs w:val="18"/>
                <w:lang w:val="nl-NL"/>
              </w:rPr>
              <w:t xml:space="preserve">Ruang Lingkup </w:t>
            </w:r>
            <w:r w:rsidR="00047C0D" w:rsidRPr="00260DC3">
              <w:rPr>
                <w:rFonts w:ascii="Arial" w:eastAsia="Times New Roman" w:hAnsi="Arial" w:cs="Arial"/>
                <w:b/>
                <w:color w:val="000000"/>
                <w:sz w:val="18"/>
                <w:szCs w:val="18"/>
                <w:lang w:val="nl-NL"/>
              </w:rPr>
              <w:t>Pekerjaan</w:t>
            </w:r>
            <w:r w:rsidR="00BD0AC9" w:rsidRPr="00260DC3">
              <w:rPr>
                <w:rFonts w:ascii="Arial" w:eastAsia="Times New Roman" w:hAnsi="Arial" w:cs="Arial"/>
                <w:b/>
                <w:color w:val="000000"/>
                <w:sz w:val="18"/>
                <w:szCs w:val="18"/>
                <w:lang w:val="nl-NL"/>
              </w:rPr>
              <w:t xml:space="preserve"> dan/Kerjasama</w:t>
            </w:r>
          </w:p>
        </w:tc>
        <w:tc>
          <w:tcPr>
            <w:tcW w:w="0" w:type="auto"/>
            <w:tcBorders>
              <w:left w:val="nil"/>
            </w:tcBorders>
            <w:shd w:val="clear" w:color="auto" w:fill="auto"/>
            <w:vAlign w:val="center"/>
            <w:hideMark/>
          </w:tcPr>
          <w:p w14:paraId="6611D504" w14:textId="4F612461" w:rsidR="00D40291" w:rsidRPr="00D32437" w:rsidRDefault="00D40291" w:rsidP="00D40291">
            <w:pPr>
              <w:spacing w:after="0" w:line="240" w:lineRule="auto"/>
              <w:jc w:val="center"/>
              <w:rPr>
                <w:rFonts w:ascii="Arial" w:eastAsia="Times New Roman" w:hAnsi="Arial" w:cs="Arial"/>
                <w:b/>
                <w:sz w:val="18"/>
                <w:szCs w:val="18"/>
              </w:rPr>
            </w:pPr>
            <w:r w:rsidRPr="00D32437">
              <w:rPr>
                <w:rFonts w:ascii="Arial" w:eastAsia="Times New Roman" w:hAnsi="Arial" w:cs="Arial"/>
                <w:b/>
                <w:bCs/>
                <w:color w:val="000000"/>
                <w:sz w:val="18"/>
                <w:szCs w:val="18"/>
                <w:lang w:val="id-ID"/>
              </w:rPr>
              <w:t xml:space="preserve">Scope Of </w:t>
            </w:r>
            <w:r w:rsidR="00047C0D" w:rsidRPr="00D32437">
              <w:rPr>
                <w:rFonts w:ascii="Arial" w:eastAsia="Times New Roman" w:hAnsi="Arial" w:cs="Arial"/>
                <w:b/>
                <w:bCs/>
                <w:color w:val="000000"/>
                <w:sz w:val="18"/>
                <w:szCs w:val="18"/>
              </w:rPr>
              <w:t>Work</w:t>
            </w:r>
          </w:p>
        </w:tc>
      </w:tr>
      <w:tr w:rsidR="00D40291" w:rsidRPr="00D32437" w14:paraId="5ABAF5B2" w14:textId="77777777" w:rsidTr="00D43CCE">
        <w:trPr>
          <w:trHeight w:val="20"/>
        </w:trPr>
        <w:tc>
          <w:tcPr>
            <w:tcW w:w="4962" w:type="dxa"/>
            <w:shd w:val="clear" w:color="auto" w:fill="auto"/>
          </w:tcPr>
          <w:p w14:paraId="50A31EC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tcPr>
          <w:p w14:paraId="1CE00F62"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7E828201" w14:textId="77777777" w:rsidTr="00D43CCE">
        <w:trPr>
          <w:trHeight w:val="20"/>
        </w:trPr>
        <w:tc>
          <w:tcPr>
            <w:tcW w:w="4962" w:type="dxa"/>
            <w:shd w:val="clear" w:color="auto" w:fill="auto"/>
            <w:hideMark/>
          </w:tcPr>
          <w:p w14:paraId="7BEF0A3E" w14:textId="4B513A51" w:rsidR="00D40291" w:rsidRPr="00D32437" w:rsidRDefault="00684F06" w:rsidP="00D40291">
            <w:pPr>
              <w:spacing w:after="0" w:line="240" w:lineRule="auto"/>
              <w:jc w:val="both"/>
              <w:rPr>
                <w:rFonts w:ascii="Arial" w:eastAsia="Times New Roman" w:hAnsi="Arial" w:cs="Arial"/>
                <w:color w:val="000000"/>
                <w:sz w:val="18"/>
                <w:szCs w:val="18"/>
                <w:lang w:val="id-ID"/>
              </w:rPr>
            </w:pPr>
            <w:proofErr w:type="spellStart"/>
            <w:r w:rsidRPr="00D32437">
              <w:rPr>
                <w:rFonts w:ascii="Arial" w:eastAsia="Times New Roman" w:hAnsi="Arial" w:cs="Arial"/>
                <w:b/>
                <w:bCs/>
                <w:color w:val="000000"/>
                <w:sz w:val="18"/>
                <w:szCs w:val="18"/>
              </w:rPr>
              <w:t>Perjanjian</w:t>
            </w:r>
            <w:proofErr w:type="spellEnd"/>
            <w:r w:rsidR="00535E31" w:rsidRPr="00D32437">
              <w:rPr>
                <w:rFonts w:ascii="Arial" w:eastAsia="Times New Roman" w:hAnsi="Arial" w:cs="Arial"/>
                <w:b/>
                <w:bCs/>
                <w:color w:val="000000"/>
                <w:sz w:val="18"/>
                <w:szCs w:val="18"/>
              </w:rPr>
              <w:t xml:space="preserve"> </w:t>
            </w:r>
            <w:proofErr w:type="spellStart"/>
            <w:r w:rsidR="00D40291" w:rsidRPr="00D32437">
              <w:rPr>
                <w:rFonts w:ascii="Arial" w:eastAsia="Times New Roman" w:hAnsi="Arial" w:cs="Arial"/>
                <w:color w:val="000000"/>
                <w:sz w:val="18"/>
                <w:szCs w:val="18"/>
              </w:rPr>
              <w:t>ini</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meliputi</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pelayanan</w:t>
            </w:r>
            <w:proofErr w:type="spellEnd"/>
            <w:r w:rsidR="00D40291" w:rsidRPr="00D32437">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pgNum/>
            </w:r>
            <w:proofErr w:type="spellStart"/>
            <w:r w:rsidR="001A37A9">
              <w:rPr>
                <w:rFonts w:ascii="Arial" w:eastAsia="Times New Roman" w:hAnsi="Arial" w:cs="Arial"/>
                <w:color w:val="000000"/>
                <w:sz w:val="18"/>
                <w:szCs w:val="18"/>
              </w:rPr>
              <w:t>esehatan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pertolongan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pertama</w:t>
            </w:r>
            <w:proofErr w:type="spellEnd"/>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 xml:space="preserve">dari </w:t>
            </w:r>
            <w:r w:rsidR="00D40291" w:rsidRPr="00D32437">
              <w:rPr>
                <w:rFonts w:ascii="Arial" w:eastAsia="Times New Roman" w:hAnsi="Arial" w:cs="Arial"/>
                <w:b/>
                <w:bCs/>
                <w:color w:val="000000"/>
                <w:sz w:val="18"/>
                <w:szCs w:val="18"/>
                <w:lang w:val="id-ID"/>
              </w:rPr>
              <w:t>PIHAK KEDUA</w:t>
            </w:r>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kepada</w:t>
            </w:r>
            <w:r w:rsidR="00D40291" w:rsidRPr="00D32437">
              <w:rPr>
                <w:rFonts w:ascii="Arial" w:eastAsia="Times New Roman" w:hAnsi="Arial" w:cs="Arial"/>
                <w:color w:val="000000"/>
                <w:sz w:val="18"/>
                <w:szCs w:val="18"/>
              </w:rPr>
              <w:t xml:space="preserve"> </w:t>
            </w:r>
            <w:proofErr w:type="spellStart"/>
            <w:r w:rsidR="005D78F3">
              <w:rPr>
                <w:rFonts w:ascii="Arial" w:eastAsia="Times New Roman" w:hAnsi="Arial" w:cs="Arial"/>
                <w:color w:val="000000"/>
                <w:sz w:val="18"/>
                <w:szCs w:val="18"/>
              </w:rPr>
              <w:t>pasien</w:t>
            </w:r>
            <w:proofErr w:type="spellEnd"/>
            <w:r w:rsidR="00D40291" w:rsidRPr="00D32437">
              <w:rPr>
                <w:rFonts w:ascii="Arial" w:eastAsia="Times New Roman" w:hAnsi="Arial" w:cs="Arial"/>
                <w:color w:val="000000"/>
                <w:sz w:val="18"/>
                <w:szCs w:val="18"/>
                <w:lang w:val="id-ID"/>
              </w:rPr>
              <w:t xml:space="preserve"> di tempat/lokasi </w:t>
            </w:r>
            <w:r w:rsidR="00D40291" w:rsidRPr="00D32437">
              <w:rPr>
                <w:rFonts w:ascii="Arial" w:eastAsia="Times New Roman" w:hAnsi="Arial" w:cs="Arial"/>
                <w:b/>
                <w:bCs/>
                <w:color w:val="000000"/>
                <w:sz w:val="18"/>
                <w:szCs w:val="18"/>
                <w:lang w:val="id-ID"/>
              </w:rPr>
              <w:t>PIHAK PERTAMA</w:t>
            </w:r>
            <w:r w:rsidR="00D40291" w:rsidRPr="00D32437">
              <w:rPr>
                <w:rFonts w:ascii="Arial" w:eastAsia="Times New Roman" w:hAnsi="Arial" w:cs="Arial"/>
                <w:color w:val="000000"/>
                <w:sz w:val="18"/>
                <w:szCs w:val="18"/>
                <w:lang w:val="id-ID"/>
              </w:rPr>
              <w:t xml:space="preserve"> dengan ruang lingkup sebagai berikut:</w:t>
            </w:r>
          </w:p>
        </w:tc>
        <w:tc>
          <w:tcPr>
            <w:tcW w:w="0" w:type="auto"/>
            <w:tcBorders>
              <w:left w:val="nil"/>
            </w:tcBorders>
            <w:shd w:val="clear" w:color="auto" w:fill="auto"/>
            <w:hideMark/>
          </w:tcPr>
          <w:p w14:paraId="1C68E0BD" w14:textId="4A2A78EC" w:rsidR="00D40291" w:rsidRPr="00D32437" w:rsidRDefault="00E64958"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This </w:t>
            </w:r>
            <w:r w:rsidR="00323579" w:rsidRPr="00D32437">
              <w:rPr>
                <w:rFonts w:ascii="Arial" w:eastAsia="Times New Roman" w:hAnsi="Arial" w:cs="Arial"/>
                <w:color w:val="000000"/>
                <w:sz w:val="18"/>
                <w:szCs w:val="18"/>
              </w:rPr>
              <w:t xml:space="preserve">Agreement </w:t>
            </w:r>
            <w:r w:rsidRPr="00D32437">
              <w:rPr>
                <w:rFonts w:ascii="Arial" w:eastAsia="Times New Roman" w:hAnsi="Arial" w:cs="Arial"/>
                <w:color w:val="000000"/>
                <w:sz w:val="18"/>
                <w:szCs w:val="18"/>
                <w:lang w:val="id-ID"/>
              </w:rPr>
              <w:t xml:space="preserve">includes the first </w:t>
            </w:r>
            <w:r w:rsidR="00515B92">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sidR="007A5C58">
              <w:rPr>
                <w:rFonts w:ascii="Arial" w:eastAsia="Times New Roman" w:hAnsi="Arial" w:cs="Arial"/>
                <w:color w:val="000000"/>
                <w:sz w:val="18"/>
                <w:szCs w:val="18"/>
              </w:rPr>
              <w:t>S</w:t>
            </w:r>
            <w:r w:rsidR="00B8540C">
              <w:rPr>
                <w:rFonts w:ascii="Arial" w:eastAsia="Times New Roman" w:hAnsi="Arial" w:cs="Arial"/>
                <w:color w:val="000000"/>
                <w:sz w:val="18"/>
                <w:szCs w:val="18"/>
              </w:rPr>
              <w:t>ervice</w:t>
            </w:r>
            <w:r w:rsidR="007A5C58">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of </w:t>
            </w:r>
            <w:r w:rsidR="006567D6" w:rsidRPr="00D32437">
              <w:rPr>
                <w:rFonts w:ascii="Arial" w:eastAsia="Times New Roman" w:hAnsi="Arial" w:cs="Arial"/>
                <w:color w:val="000000"/>
                <w:sz w:val="18"/>
                <w:szCs w:val="18"/>
              </w:rPr>
              <w:t>the</w:t>
            </w:r>
            <w:r w:rsidR="008F56EE" w:rsidRPr="00D32437">
              <w:rPr>
                <w:rFonts w:ascii="Arial" w:eastAsia="Times New Roman" w:hAnsi="Arial" w:cs="Arial"/>
                <w:b/>
                <w:bCs/>
                <w:color w:val="000000"/>
                <w:sz w:val="18"/>
                <w:szCs w:val="18"/>
                <w:lang w:val="id-ID"/>
              </w:rPr>
              <w:t xml:space="preserve"> SECOND PARTY</w:t>
            </w:r>
            <w:r w:rsidR="008F56EE" w:rsidRPr="00D32437">
              <w:rPr>
                <w:rFonts w:ascii="Arial" w:eastAsia="Times New Roman" w:hAnsi="Arial" w:cs="Arial"/>
                <w:color w:val="000000"/>
                <w:sz w:val="18"/>
                <w:szCs w:val="18"/>
                <w:lang w:val="id-ID"/>
              </w:rPr>
              <w:t xml:space="preserve"> </w:t>
            </w:r>
            <w:r w:rsidR="007A5C58">
              <w:rPr>
                <w:rFonts w:ascii="Arial" w:eastAsia="Times New Roman" w:hAnsi="Arial" w:cs="Arial"/>
                <w:color w:val="000000"/>
                <w:sz w:val="18"/>
                <w:szCs w:val="18"/>
              </w:rPr>
              <w:t>provided</w:t>
            </w:r>
            <w:r w:rsidRPr="00D32437">
              <w:rPr>
                <w:rFonts w:ascii="Arial" w:eastAsia="Times New Roman" w:hAnsi="Arial" w:cs="Arial"/>
                <w:color w:val="000000"/>
                <w:sz w:val="18"/>
                <w:szCs w:val="18"/>
                <w:lang w:val="id-ID"/>
              </w:rPr>
              <w:t xml:space="preserve"> to </w:t>
            </w:r>
            <w:r w:rsidR="00AE26C8">
              <w:rPr>
                <w:rFonts w:ascii="Arial" w:eastAsia="Times New Roman" w:hAnsi="Arial" w:cs="Arial"/>
                <w:color w:val="000000"/>
                <w:sz w:val="18"/>
                <w:szCs w:val="18"/>
              </w:rPr>
              <w:t>Patients</w:t>
            </w:r>
            <w:r w:rsidRPr="00D32437">
              <w:rPr>
                <w:rFonts w:ascii="Arial" w:eastAsia="Times New Roman" w:hAnsi="Arial" w:cs="Arial"/>
                <w:color w:val="000000"/>
                <w:sz w:val="18"/>
                <w:szCs w:val="18"/>
                <w:lang w:val="id-ID"/>
              </w:rPr>
              <w:t xml:space="preserve"> on the location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with the following scope:</w:t>
            </w:r>
          </w:p>
        </w:tc>
      </w:tr>
      <w:tr w:rsidR="00D40291" w:rsidRPr="00D32437" w14:paraId="4C47DD87" w14:textId="77777777" w:rsidTr="00D43CCE">
        <w:trPr>
          <w:trHeight w:val="20"/>
        </w:trPr>
        <w:tc>
          <w:tcPr>
            <w:tcW w:w="4962" w:type="dxa"/>
            <w:shd w:val="clear" w:color="auto" w:fill="auto"/>
            <w:hideMark/>
          </w:tcPr>
          <w:p w14:paraId="6FC26E46" w14:textId="00CD936B" w:rsidR="00D40291" w:rsidRPr="00D32437" w:rsidRDefault="00D40291" w:rsidP="00D40291">
            <w:pPr>
              <w:pStyle w:val="ListParagraph"/>
              <w:numPr>
                <w:ilvl w:val="0"/>
                <w:numId w:val="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ins w:id="31" w:author="Ningtyias, Putri" w:date="2024-06-19T16:26:00Z">
              <w:r w:rsidR="00237BAC">
                <w:rPr>
                  <w:rFonts w:ascii="Arial" w:eastAsia="Times New Roman" w:hAnsi="Arial" w:cs="Arial"/>
                  <w:color w:val="000000"/>
                  <w:sz w:val="18"/>
                  <w:szCs w:val="18"/>
                </w:rPr>
                <w:t>akan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menugaskn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satu</w:t>
              </w:r>
              <w:proofErr w:type="spellEnd"/>
              <w:r w:rsidR="00237BAC">
                <w:rPr>
                  <w:rFonts w:ascii="Arial" w:eastAsia="Times New Roman" w:hAnsi="Arial" w:cs="Arial"/>
                  <w:color w:val="000000"/>
                  <w:sz w:val="18"/>
                  <w:szCs w:val="18"/>
                </w:rPr>
                <w:t xml:space="preserve"> orang </w:t>
              </w:r>
              <w:proofErr w:type="spellStart"/>
              <w:r w:rsidR="00237BAC">
                <w:rPr>
                  <w:rFonts w:ascii="Arial" w:eastAsia="Times New Roman" w:hAnsi="Arial" w:cs="Arial"/>
                  <w:color w:val="000000"/>
                  <w:sz w:val="18"/>
                  <w:szCs w:val="18"/>
                </w:rPr>
                <w:t>dokter</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dari</w:t>
              </w:r>
              <w:proofErr w:type="spellEnd"/>
              <w:r w:rsidR="00237BAC">
                <w:rPr>
                  <w:rFonts w:ascii="Arial" w:eastAsia="Times New Roman" w:hAnsi="Arial" w:cs="Arial"/>
                  <w:color w:val="000000"/>
                  <w:sz w:val="18"/>
                  <w:szCs w:val="18"/>
                </w:rPr>
                <w:t xml:space="preserve"> RUMAH SAKIT PRIMA HUSADA </w:t>
              </w:r>
            </w:ins>
            <w:del w:id="32" w:author="Ningtyias, Putri" w:date="2024-06-19T16:26:00Z">
              <w:r w:rsidR="001A37A9" w:rsidDel="00237BAC">
                <w:rPr>
                  <w:rFonts w:ascii="Arial" w:eastAsia="Times New Roman" w:hAnsi="Arial" w:cs="Arial"/>
                  <w:color w:val="000000"/>
                  <w:sz w:val="18"/>
                  <w:szCs w:val="18"/>
                </w:rPr>
                <w:delText xml:space="preserve">merupakan </w:delText>
              </w:r>
              <w:r w:rsidR="004A2005" w:rsidDel="00237BAC">
                <w:rPr>
                  <w:rFonts w:ascii="Arial" w:eastAsia="Times New Roman" w:hAnsi="Arial" w:cs="Arial"/>
                  <w:color w:val="000000"/>
                  <w:sz w:val="18"/>
                  <w:szCs w:val="18"/>
                </w:rPr>
                <w:delText xml:space="preserve"> satu orang </w:delText>
              </w:r>
              <w:r w:rsidR="0007566C" w:rsidDel="00237BAC">
                <w:rPr>
                  <w:rFonts w:ascii="Arial" w:eastAsia="Times New Roman" w:hAnsi="Arial" w:cs="Arial"/>
                  <w:color w:val="000000"/>
                  <w:sz w:val="18"/>
                  <w:szCs w:val="18"/>
                </w:rPr>
                <w:delText xml:space="preserve">dokter </w:delText>
              </w:r>
              <w:r w:rsidR="001A37A9" w:rsidDel="00237BAC">
                <w:rPr>
                  <w:rFonts w:ascii="Arial" w:eastAsia="Times New Roman" w:hAnsi="Arial" w:cs="Arial"/>
                  <w:color w:val="000000"/>
                  <w:sz w:val="18"/>
                  <w:szCs w:val="18"/>
                </w:rPr>
                <w:delText xml:space="preserve">yang ditempatkan </w:delText>
              </w:r>
            </w:del>
            <w:r w:rsidR="001A37A9">
              <w:rPr>
                <w:rFonts w:ascii="Arial" w:eastAsia="Times New Roman" w:hAnsi="Arial" w:cs="Arial"/>
                <w:color w:val="000000"/>
                <w:sz w:val="18"/>
                <w:szCs w:val="18"/>
              </w:rPr>
              <w:t xml:space="preserve">di </w:t>
            </w:r>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lokasi</w:t>
            </w:r>
            <w:proofErr w:type="spellEnd"/>
            <w:r w:rsidR="0007566C">
              <w:rPr>
                <w:rFonts w:ascii="Arial" w:eastAsia="Times New Roman" w:hAnsi="Arial" w:cs="Arial"/>
                <w:color w:val="000000"/>
                <w:sz w:val="18"/>
                <w:szCs w:val="18"/>
              </w:rPr>
              <w:t xml:space="preserve">  </w:t>
            </w:r>
            <w:proofErr w:type="spellStart"/>
            <w:r w:rsidR="0007566C" w:rsidRPr="00841F12">
              <w:rPr>
                <w:rFonts w:ascii="Arial" w:eastAsia="Times New Roman" w:hAnsi="Arial" w:cs="Arial"/>
                <w:b/>
                <w:bCs/>
                <w:color w:val="000000"/>
                <w:sz w:val="18"/>
                <w:szCs w:val="18"/>
              </w:rPr>
              <w:t>Pihak</w:t>
            </w:r>
            <w:proofErr w:type="spellEnd"/>
            <w:r w:rsidR="0007566C" w:rsidRPr="00841F12">
              <w:rPr>
                <w:rFonts w:ascii="Arial" w:eastAsia="Times New Roman" w:hAnsi="Arial" w:cs="Arial"/>
                <w:b/>
                <w:bCs/>
                <w:color w:val="000000"/>
                <w:sz w:val="18"/>
                <w:szCs w:val="18"/>
              </w:rPr>
              <w:t xml:space="preserve"> </w:t>
            </w:r>
            <w:proofErr w:type="spellStart"/>
            <w:r w:rsidR="0007566C" w:rsidRPr="00841F12">
              <w:rPr>
                <w:rFonts w:ascii="Arial" w:eastAsia="Times New Roman" w:hAnsi="Arial" w:cs="Arial"/>
                <w:b/>
                <w:bCs/>
                <w:color w:val="000000"/>
                <w:sz w:val="18"/>
                <w:szCs w:val="18"/>
              </w:rPr>
              <w:t>Pertama</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untuk</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menyediakan</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layanan</w:t>
            </w:r>
            <w:proofErr w:type="spellEnd"/>
            <w:r w:rsidR="0007566C">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t>Kesehatan</w:t>
            </w:r>
            <w:r w:rsidR="000D23CF">
              <w:rPr>
                <w:rFonts w:ascii="Arial" w:eastAsia="Times New Roman" w:hAnsi="Arial" w:cs="Arial"/>
                <w:color w:val="000000"/>
                <w:sz w:val="18"/>
                <w:szCs w:val="18"/>
              </w:rPr>
              <w:t xml:space="preserve"> pada </w:t>
            </w:r>
            <w:proofErr w:type="spellStart"/>
            <w:r w:rsidR="000D23CF">
              <w:rPr>
                <w:rFonts w:ascii="Arial" w:eastAsia="Times New Roman" w:hAnsi="Arial" w:cs="Arial"/>
                <w:color w:val="000000"/>
                <w:sz w:val="18"/>
                <w:szCs w:val="18"/>
              </w:rPr>
              <w:t>pasien</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selama</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durasi</w:t>
            </w:r>
            <w:proofErr w:type="spellEnd"/>
            <w:r w:rsidR="00041674">
              <w:rPr>
                <w:rFonts w:ascii="Arial" w:eastAsia="Times New Roman" w:hAnsi="Arial" w:cs="Arial"/>
                <w:color w:val="000000"/>
                <w:sz w:val="18"/>
                <w:szCs w:val="18"/>
              </w:rPr>
              <w:t xml:space="preserve"> jam </w:t>
            </w:r>
            <w:proofErr w:type="spellStart"/>
            <w:r w:rsidR="00041674">
              <w:rPr>
                <w:rFonts w:ascii="Arial" w:eastAsia="Times New Roman" w:hAnsi="Arial" w:cs="Arial"/>
                <w:color w:val="000000"/>
                <w:sz w:val="18"/>
                <w:szCs w:val="18"/>
              </w:rPr>
              <w:t>kerja</w:t>
            </w:r>
            <w:proofErr w:type="spellEnd"/>
            <w:r w:rsidR="00041674">
              <w:rPr>
                <w:rFonts w:ascii="Arial" w:eastAsia="Times New Roman" w:hAnsi="Arial" w:cs="Arial"/>
                <w:color w:val="000000"/>
                <w:sz w:val="18"/>
                <w:szCs w:val="18"/>
              </w:rPr>
              <w:t xml:space="preserve"> pada </w:t>
            </w:r>
            <w:proofErr w:type="spellStart"/>
            <w:r w:rsidR="00041674">
              <w:rPr>
                <w:rFonts w:ascii="Arial" w:eastAsia="Times New Roman" w:hAnsi="Arial" w:cs="Arial"/>
                <w:color w:val="000000"/>
                <w:sz w:val="18"/>
                <w:szCs w:val="18"/>
              </w:rPr>
              <w:t>klinik</w:t>
            </w:r>
            <w:proofErr w:type="spellEnd"/>
            <w:r w:rsidR="00041674">
              <w:rPr>
                <w:rFonts w:ascii="Arial" w:eastAsia="Times New Roman" w:hAnsi="Arial" w:cs="Arial"/>
                <w:color w:val="000000"/>
                <w:sz w:val="18"/>
                <w:szCs w:val="18"/>
              </w:rPr>
              <w:t xml:space="preserve"> Kesehatan </w:t>
            </w:r>
            <w:r w:rsidR="000D23CF">
              <w:rPr>
                <w:rFonts w:ascii="Arial" w:eastAsia="Times New Roman" w:hAnsi="Arial" w:cs="Arial"/>
                <w:color w:val="000000"/>
                <w:sz w:val="18"/>
                <w:szCs w:val="18"/>
              </w:rPr>
              <w:t xml:space="preserve"> yang </w:t>
            </w:r>
            <w:proofErr w:type="spellStart"/>
            <w:r w:rsidR="000D23CF">
              <w:rPr>
                <w:rFonts w:ascii="Arial" w:eastAsia="Times New Roman" w:hAnsi="Arial" w:cs="Arial"/>
                <w:color w:val="000000"/>
                <w:sz w:val="18"/>
                <w:szCs w:val="18"/>
              </w:rPr>
              <w:t>telah</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disepakati</w:t>
            </w:r>
            <w:proofErr w:type="spellEnd"/>
            <w:r w:rsidR="00041674">
              <w:rPr>
                <w:rFonts w:ascii="Arial" w:eastAsia="Times New Roman" w:hAnsi="Arial" w:cs="Arial"/>
                <w:color w:val="000000"/>
                <w:sz w:val="18"/>
                <w:szCs w:val="18"/>
              </w:rPr>
              <w:t xml:space="preserve"> </w:t>
            </w:r>
            <w:r w:rsidR="000D23CF">
              <w:rPr>
                <w:rFonts w:ascii="Arial" w:eastAsia="Times New Roman" w:hAnsi="Arial" w:cs="Arial"/>
                <w:color w:val="000000"/>
                <w:sz w:val="18"/>
                <w:szCs w:val="18"/>
              </w:rPr>
              <w:t xml:space="preserve">. </w:t>
            </w:r>
          </w:p>
        </w:tc>
        <w:tc>
          <w:tcPr>
            <w:tcW w:w="0" w:type="auto"/>
            <w:shd w:val="clear" w:color="auto" w:fill="auto"/>
            <w:hideMark/>
          </w:tcPr>
          <w:p w14:paraId="110D74D6" w14:textId="6C6F84A9" w:rsidR="00D40291" w:rsidRPr="00D32437" w:rsidRDefault="005C3734" w:rsidP="00D40291">
            <w:pPr>
              <w:pStyle w:val="ListParagraph"/>
              <w:numPr>
                <w:ilvl w:val="0"/>
                <w:numId w:val="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sz w:val="18"/>
                <w:szCs w:val="18"/>
              </w:rPr>
              <w:t xml:space="preserve">The </w:t>
            </w:r>
            <w:r w:rsidRPr="00D32437">
              <w:rPr>
                <w:rFonts w:ascii="Arial" w:eastAsia="Times New Roman" w:hAnsi="Arial" w:cs="Arial"/>
                <w:b/>
                <w:bCs/>
                <w:color w:val="000000"/>
                <w:sz w:val="18"/>
                <w:szCs w:val="18"/>
                <w:lang w:val="id-ID"/>
              </w:rPr>
              <w:t>SECOND</w:t>
            </w:r>
            <w:r w:rsidR="00E64958" w:rsidRPr="00D32437">
              <w:rPr>
                <w:rFonts w:ascii="Arial" w:eastAsia="Times New Roman" w:hAnsi="Arial" w:cs="Arial"/>
                <w:b/>
                <w:bCs/>
                <w:color w:val="000000"/>
                <w:sz w:val="18"/>
                <w:szCs w:val="18"/>
                <w:lang w:val="id-ID"/>
              </w:rPr>
              <w:t xml:space="preserve"> PARTY</w:t>
            </w:r>
            <w:r w:rsidR="00E64958" w:rsidRPr="00D32437">
              <w:rPr>
                <w:rFonts w:ascii="Arial" w:eastAsia="Times New Roman" w:hAnsi="Arial" w:cs="Arial"/>
                <w:color w:val="000000"/>
                <w:sz w:val="18"/>
                <w:szCs w:val="18"/>
                <w:lang w:val="id-ID"/>
              </w:rPr>
              <w:t xml:space="preserve"> </w:t>
            </w:r>
            <w:r w:rsidR="00E64958" w:rsidRPr="00D32437">
              <w:rPr>
                <w:rFonts w:ascii="Arial" w:eastAsia="Times New Roman" w:hAnsi="Arial" w:cs="Arial"/>
                <w:sz w:val="18"/>
                <w:szCs w:val="18"/>
              </w:rPr>
              <w:t>will</w:t>
            </w:r>
            <w:r w:rsidR="001A37A9">
              <w:rPr>
                <w:rFonts w:ascii="Arial" w:eastAsia="Times New Roman" w:hAnsi="Arial" w:cs="Arial"/>
                <w:sz w:val="18"/>
                <w:szCs w:val="18"/>
              </w:rPr>
              <w:t xml:space="preserve"> </w:t>
            </w:r>
            <w:del w:id="33" w:author="Chen, Jane" w:date="2024-06-19T13:43:00Z">
              <w:r w:rsidR="00D736FF" w:rsidDel="00CC7895">
                <w:rPr>
                  <w:rFonts w:ascii="Arial" w:eastAsia="Times New Roman" w:hAnsi="Arial" w:cs="Arial"/>
                  <w:sz w:val="18"/>
                  <w:szCs w:val="18"/>
                </w:rPr>
                <w:delText xml:space="preserve"> </w:delText>
              </w:r>
              <w:r w:rsidR="00841F12" w:rsidDel="00CC7895">
                <w:rPr>
                  <w:rFonts w:ascii="Arial" w:eastAsia="Times New Roman" w:hAnsi="Arial" w:cs="Arial"/>
                  <w:sz w:val="18"/>
                  <w:szCs w:val="18"/>
                </w:rPr>
                <w:delText>be</w:delText>
              </w:r>
            </w:del>
            <w:proofErr w:type="spellStart"/>
            <w:ins w:id="34" w:author="Chen, Jane" w:date="2024-06-19T13:43:00Z">
              <w:r w:rsidR="00CC7895">
                <w:rPr>
                  <w:rFonts w:ascii="Arial" w:eastAsia="Times New Roman" w:hAnsi="Arial" w:cs="Arial"/>
                  <w:sz w:val="18"/>
                  <w:szCs w:val="18"/>
                </w:rPr>
                <w:t>disptach</w:t>
              </w:r>
            </w:ins>
            <w:proofErr w:type="spellEnd"/>
            <w:r w:rsidR="00841F12">
              <w:rPr>
                <w:rFonts w:ascii="Arial" w:eastAsia="Times New Roman" w:hAnsi="Arial" w:cs="Arial"/>
                <w:sz w:val="18"/>
                <w:szCs w:val="18"/>
              </w:rPr>
              <w:t xml:space="preserve"> </w:t>
            </w:r>
            <w:r w:rsidR="00F113C5" w:rsidRPr="00D32437">
              <w:rPr>
                <w:rFonts w:ascii="Arial" w:eastAsia="Times New Roman" w:hAnsi="Arial" w:cs="Arial"/>
                <w:sz w:val="18"/>
                <w:szCs w:val="18"/>
              </w:rPr>
              <w:t xml:space="preserve">one </w:t>
            </w:r>
            <w:r w:rsidR="00D736FF">
              <w:rPr>
                <w:rFonts w:ascii="Arial" w:eastAsia="Times New Roman" w:hAnsi="Arial" w:cs="Arial"/>
                <w:sz w:val="18"/>
                <w:szCs w:val="18"/>
              </w:rPr>
              <w:t>doctor</w:t>
            </w:r>
            <w:r w:rsidR="00E64958" w:rsidRPr="00D32437">
              <w:rPr>
                <w:rFonts w:ascii="Arial" w:eastAsia="Times New Roman" w:hAnsi="Arial" w:cs="Arial"/>
                <w:sz w:val="18"/>
                <w:szCs w:val="18"/>
              </w:rPr>
              <w:t xml:space="preserve"> </w:t>
            </w:r>
            <w:ins w:id="35" w:author="Chen, Jane" w:date="2024-06-19T13:44:00Z">
              <w:r w:rsidR="00C96D20">
                <w:rPr>
                  <w:rFonts w:ascii="Arial" w:eastAsia="Times New Roman" w:hAnsi="Arial" w:cs="Arial"/>
                  <w:sz w:val="18"/>
                  <w:szCs w:val="18"/>
                </w:rPr>
                <w:t xml:space="preserve">from </w:t>
              </w:r>
            </w:ins>
            <w:ins w:id="36" w:author="Ningtyias, Putri" w:date="2024-06-19T16:25:00Z">
              <w:r w:rsidR="00237BAC">
                <w:rPr>
                  <w:rFonts w:ascii="Arial" w:eastAsia="Times New Roman" w:hAnsi="Arial" w:cs="Arial"/>
                  <w:sz w:val="18"/>
                  <w:szCs w:val="18"/>
                </w:rPr>
                <w:t xml:space="preserve">PRIMA HUSADA </w:t>
              </w:r>
            </w:ins>
            <w:ins w:id="37" w:author="Chen, Jane" w:date="2024-06-19T13:44:00Z">
              <w:r w:rsidR="00C96D20" w:rsidRPr="00C96D20">
                <w:rPr>
                  <w:rFonts w:ascii="Arial" w:eastAsia="Times New Roman" w:hAnsi="Arial" w:cs="Arial"/>
                  <w:sz w:val="18"/>
                  <w:szCs w:val="18"/>
                </w:rPr>
                <w:t>SUKOREJO HOSPITAL</w:t>
              </w:r>
              <w:r w:rsidR="00C96D20">
                <w:rPr>
                  <w:rFonts w:ascii="Arial" w:eastAsia="Times New Roman" w:hAnsi="Arial" w:cs="Arial"/>
                  <w:sz w:val="18"/>
                  <w:szCs w:val="18"/>
                </w:rPr>
                <w:t xml:space="preserve"> </w:t>
              </w:r>
            </w:ins>
            <w:r w:rsidR="00122C44">
              <w:rPr>
                <w:rFonts w:ascii="Arial" w:eastAsia="Times New Roman" w:hAnsi="Arial" w:cs="Arial"/>
                <w:sz w:val="18"/>
                <w:szCs w:val="18"/>
              </w:rPr>
              <w:t>to</w:t>
            </w:r>
            <w:r w:rsidR="00E64958" w:rsidRPr="00D32437">
              <w:rPr>
                <w:rFonts w:ascii="Arial" w:eastAsia="Times New Roman" w:hAnsi="Arial" w:cs="Arial"/>
                <w:sz w:val="18"/>
                <w:szCs w:val="18"/>
              </w:rPr>
              <w:t xml:space="preserve"> </w:t>
            </w:r>
            <w:r w:rsidR="00E64958" w:rsidRPr="00D32437">
              <w:rPr>
                <w:rFonts w:ascii="Arial" w:eastAsia="Times New Roman" w:hAnsi="Arial" w:cs="Arial"/>
                <w:b/>
                <w:bCs/>
                <w:sz w:val="18"/>
                <w:szCs w:val="18"/>
                <w:lang w:val="id-ID"/>
              </w:rPr>
              <w:t>FIRST PARTY</w:t>
            </w:r>
            <w:r w:rsidR="00E64958" w:rsidRPr="00D32437">
              <w:rPr>
                <w:rFonts w:ascii="Arial" w:eastAsia="Times New Roman" w:hAnsi="Arial" w:cs="Arial"/>
                <w:sz w:val="18"/>
                <w:szCs w:val="18"/>
              </w:rPr>
              <w:t xml:space="preserve"> location for </w:t>
            </w:r>
            <w:r w:rsidR="004F17E1">
              <w:rPr>
                <w:rFonts w:ascii="Arial" w:eastAsia="Times New Roman" w:hAnsi="Arial" w:cs="Arial"/>
                <w:sz w:val="18"/>
                <w:szCs w:val="18"/>
              </w:rPr>
              <w:t xml:space="preserve">providing </w:t>
            </w:r>
            <w:r w:rsidR="005C1E48">
              <w:rPr>
                <w:rFonts w:ascii="Arial" w:eastAsia="Times New Roman" w:hAnsi="Arial" w:cs="Arial"/>
                <w:sz w:val="18"/>
                <w:szCs w:val="18"/>
              </w:rPr>
              <w:t>the H</w:t>
            </w:r>
            <w:r w:rsidR="004F17E1">
              <w:rPr>
                <w:rFonts w:ascii="Arial" w:eastAsia="Times New Roman" w:hAnsi="Arial" w:cs="Arial"/>
                <w:sz w:val="18"/>
                <w:szCs w:val="18"/>
              </w:rPr>
              <w:t>ealth Service</w:t>
            </w:r>
            <w:r w:rsidR="00DC1660">
              <w:rPr>
                <w:rFonts w:ascii="Arial" w:eastAsia="Times New Roman" w:hAnsi="Arial" w:cs="Arial"/>
                <w:sz w:val="18"/>
                <w:szCs w:val="18"/>
              </w:rPr>
              <w:t>s</w:t>
            </w:r>
            <w:r w:rsidR="004F17E1">
              <w:rPr>
                <w:rFonts w:ascii="Arial" w:eastAsia="Times New Roman" w:hAnsi="Arial" w:cs="Arial"/>
                <w:sz w:val="18"/>
                <w:szCs w:val="18"/>
              </w:rPr>
              <w:t xml:space="preserve"> to</w:t>
            </w:r>
            <w:r w:rsidR="009310CE">
              <w:rPr>
                <w:rFonts w:ascii="Arial" w:eastAsia="Times New Roman" w:hAnsi="Arial" w:cs="Arial"/>
                <w:sz w:val="18"/>
                <w:szCs w:val="18"/>
              </w:rPr>
              <w:t xml:space="preserve"> Patients</w:t>
            </w:r>
            <w:r w:rsidR="00E64958" w:rsidRPr="00D32437">
              <w:rPr>
                <w:rFonts w:ascii="Arial" w:eastAsia="Times New Roman" w:hAnsi="Arial" w:cs="Arial"/>
                <w:sz w:val="18"/>
                <w:szCs w:val="18"/>
              </w:rPr>
              <w:t xml:space="preserve"> during </w:t>
            </w:r>
            <w:r w:rsidR="00DC1660">
              <w:rPr>
                <w:rFonts w:ascii="Arial" w:eastAsia="Times New Roman" w:hAnsi="Arial" w:cs="Arial"/>
                <w:sz w:val="18"/>
                <w:szCs w:val="18"/>
              </w:rPr>
              <w:t xml:space="preserve">the agreed </w:t>
            </w:r>
            <w:r w:rsidR="00837A7F">
              <w:rPr>
                <w:rFonts w:ascii="Arial" w:eastAsia="Times New Roman" w:hAnsi="Arial" w:cs="Arial"/>
                <w:sz w:val="18"/>
                <w:szCs w:val="18"/>
              </w:rPr>
              <w:t>working</w:t>
            </w:r>
            <w:r w:rsidR="00E64958" w:rsidRPr="00D32437">
              <w:rPr>
                <w:rFonts w:ascii="Arial" w:eastAsia="Times New Roman" w:hAnsi="Arial" w:cs="Arial"/>
                <w:sz w:val="18"/>
                <w:szCs w:val="18"/>
              </w:rPr>
              <w:t xml:space="preserve"> hours </w:t>
            </w:r>
            <w:r w:rsidR="00D92338">
              <w:rPr>
                <w:rFonts w:ascii="Arial" w:eastAsia="Times New Roman" w:hAnsi="Arial" w:cs="Arial"/>
                <w:sz w:val="18"/>
                <w:szCs w:val="18"/>
              </w:rPr>
              <w:t>of the</w:t>
            </w:r>
            <w:r w:rsidR="00EF39AF">
              <w:rPr>
                <w:rFonts w:ascii="Arial" w:eastAsia="Times New Roman" w:hAnsi="Arial" w:cs="Arial"/>
                <w:sz w:val="18"/>
                <w:szCs w:val="18"/>
              </w:rPr>
              <w:t xml:space="preserve"> </w:t>
            </w:r>
            <w:r w:rsidR="00E64958" w:rsidRPr="00D32437">
              <w:rPr>
                <w:rFonts w:ascii="Arial" w:eastAsia="Times New Roman" w:hAnsi="Arial" w:cs="Arial"/>
                <w:sz w:val="18"/>
                <w:szCs w:val="18"/>
              </w:rPr>
              <w:t>health clinic</w:t>
            </w:r>
            <w:r w:rsidR="001F5DF3" w:rsidRPr="00D32437">
              <w:rPr>
                <w:rFonts w:ascii="Arial" w:eastAsia="Times New Roman" w:hAnsi="Arial" w:cs="Arial"/>
                <w:b/>
                <w:bCs/>
                <w:sz w:val="18"/>
                <w:szCs w:val="18"/>
                <w:lang w:val="id-ID"/>
              </w:rPr>
              <w:t>;</w:t>
            </w:r>
          </w:p>
        </w:tc>
      </w:tr>
      <w:tr w:rsidR="00D40291" w:rsidRPr="00D32437" w14:paraId="591586D2" w14:textId="77777777" w:rsidTr="00D43CCE">
        <w:trPr>
          <w:trHeight w:val="20"/>
        </w:trPr>
        <w:tc>
          <w:tcPr>
            <w:tcW w:w="4962" w:type="dxa"/>
            <w:shd w:val="clear" w:color="auto" w:fill="auto"/>
            <w:hideMark/>
          </w:tcPr>
          <w:p w14:paraId="7B9A2AD3" w14:textId="0EB94720" w:rsidR="00D40291" w:rsidRDefault="00041674" w:rsidP="00D40291">
            <w:pPr>
              <w:pStyle w:val="ListParagraph"/>
              <w:numPr>
                <w:ilvl w:val="0"/>
                <w:numId w:val="1"/>
              </w:numPr>
              <w:spacing w:after="0" w:line="240" w:lineRule="auto"/>
              <w:ind w:left="306" w:hanging="306"/>
              <w:jc w:val="both"/>
              <w:rPr>
                <w:rFonts w:ascii="Arial" w:eastAsia="Times New Roman" w:hAnsi="Arial" w:cs="Arial"/>
                <w:color w:val="000000"/>
                <w:sz w:val="18"/>
                <w:szCs w:val="18"/>
              </w:rPr>
            </w:pPr>
            <w:proofErr w:type="spellStart"/>
            <w:r w:rsidRPr="00841F12">
              <w:rPr>
                <w:rFonts w:ascii="Arial" w:eastAsia="Times New Roman" w:hAnsi="Arial" w:cs="Arial"/>
                <w:b/>
                <w:bCs/>
                <w:color w:val="000000"/>
                <w:sz w:val="18"/>
                <w:szCs w:val="18"/>
              </w:rPr>
              <w:t>P</w:t>
            </w:r>
            <w:r w:rsidR="007E329A" w:rsidRPr="00841F12">
              <w:rPr>
                <w:rFonts w:ascii="Arial" w:eastAsia="Times New Roman" w:hAnsi="Arial" w:cs="Arial"/>
                <w:b/>
                <w:bCs/>
                <w:color w:val="000000"/>
                <w:sz w:val="18"/>
                <w:szCs w:val="18"/>
              </w:rPr>
              <w:t>ihak</w:t>
            </w:r>
            <w:proofErr w:type="spellEnd"/>
            <w:r w:rsidR="007E329A" w:rsidRPr="00841F12">
              <w:rPr>
                <w:rFonts w:ascii="Arial" w:eastAsia="Times New Roman" w:hAnsi="Arial" w:cs="Arial"/>
                <w:b/>
                <w:bCs/>
                <w:color w:val="000000"/>
                <w:sz w:val="18"/>
                <w:szCs w:val="18"/>
              </w:rPr>
              <w:t xml:space="preserve"> </w:t>
            </w:r>
            <w:proofErr w:type="spellStart"/>
            <w:r w:rsidR="00C24A86" w:rsidRPr="00841F12">
              <w:rPr>
                <w:rFonts w:ascii="Arial" w:eastAsia="Times New Roman" w:hAnsi="Arial" w:cs="Arial"/>
                <w:b/>
                <w:bCs/>
                <w:color w:val="000000"/>
                <w:sz w:val="18"/>
                <w:szCs w:val="18"/>
              </w:rPr>
              <w:t>Kedua</w:t>
            </w:r>
            <w:proofErr w:type="spellEnd"/>
            <w:r w:rsidR="00953DCB">
              <w:rPr>
                <w:rFonts w:ascii="Arial" w:eastAsia="Times New Roman" w:hAnsi="Arial" w:cs="Arial"/>
                <w:color w:val="000000"/>
                <w:sz w:val="18"/>
                <w:szCs w:val="18"/>
              </w:rPr>
              <w:t xml:space="preserve"> </w:t>
            </w:r>
            <w:del w:id="38" w:author="Ningtyias, Putri" w:date="2024-06-19T16:27:00Z">
              <w:r w:rsidR="001A37A9" w:rsidDel="00237BAC">
                <w:rPr>
                  <w:rFonts w:ascii="Arial" w:eastAsia="Times New Roman" w:hAnsi="Arial" w:cs="Arial"/>
                  <w:color w:val="000000"/>
                  <w:sz w:val="18"/>
                  <w:szCs w:val="18"/>
                </w:rPr>
                <w:delText>merupaka</w:delText>
              </w:r>
            </w:del>
            <w:del w:id="39" w:author="Ningtyias, Putri" w:date="2024-06-19T16:26:00Z">
              <w:r w:rsidR="001A37A9" w:rsidDel="00237BAC">
                <w:rPr>
                  <w:rFonts w:ascii="Arial" w:eastAsia="Times New Roman" w:hAnsi="Arial" w:cs="Arial"/>
                  <w:color w:val="000000"/>
                  <w:sz w:val="18"/>
                  <w:szCs w:val="18"/>
                </w:rPr>
                <w:delText>n</w:delText>
              </w:r>
            </w:del>
            <w:proofErr w:type="spellStart"/>
            <w:ins w:id="40" w:author="Ningtyias, Putri" w:date="2024-06-19T16:27:00Z">
              <w:r w:rsidR="00237BAC">
                <w:rPr>
                  <w:rFonts w:ascii="Arial" w:eastAsia="Times New Roman" w:hAnsi="Arial" w:cs="Arial"/>
                  <w:color w:val="000000"/>
                  <w:sz w:val="18"/>
                  <w:szCs w:val="18"/>
                </w:rPr>
                <w:t>akan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menugaskan</w:t>
              </w:r>
            </w:ins>
            <w:proofErr w:type="spellEnd"/>
            <w:r w:rsidR="001A37A9">
              <w:rPr>
                <w:rFonts w:ascii="Arial" w:eastAsia="Times New Roman" w:hAnsi="Arial" w:cs="Arial"/>
                <w:color w:val="000000"/>
                <w:sz w:val="18"/>
                <w:szCs w:val="18"/>
              </w:rPr>
              <w:t xml:space="preserve"> </w:t>
            </w:r>
            <w:proofErr w:type="spellStart"/>
            <w:r w:rsidR="001A37A9">
              <w:rPr>
                <w:rFonts w:ascii="Arial" w:eastAsia="Times New Roman" w:hAnsi="Arial" w:cs="Arial"/>
                <w:color w:val="000000"/>
                <w:sz w:val="18"/>
                <w:szCs w:val="18"/>
              </w:rPr>
              <w:t>satu</w:t>
            </w:r>
            <w:proofErr w:type="spellEnd"/>
            <w:r w:rsidR="001A37A9">
              <w:rPr>
                <w:rFonts w:ascii="Arial" w:eastAsia="Times New Roman" w:hAnsi="Arial" w:cs="Arial"/>
                <w:color w:val="000000"/>
                <w:sz w:val="18"/>
                <w:szCs w:val="18"/>
              </w:rPr>
              <w:t xml:space="preserve"> orang </w:t>
            </w:r>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per</w:t>
            </w:r>
            <w:r w:rsidR="001A37A9">
              <w:rPr>
                <w:rFonts w:ascii="Arial" w:eastAsia="Times New Roman" w:hAnsi="Arial" w:cs="Arial"/>
                <w:color w:val="000000"/>
                <w:sz w:val="18"/>
                <w:szCs w:val="18"/>
              </w:rPr>
              <w:t>a</w:t>
            </w:r>
            <w:r w:rsidR="00AA6615">
              <w:rPr>
                <w:rFonts w:ascii="Arial" w:eastAsia="Times New Roman" w:hAnsi="Arial" w:cs="Arial"/>
                <w:color w:val="000000"/>
                <w:sz w:val="18"/>
                <w:szCs w:val="18"/>
              </w:rPr>
              <w:t>wat</w:t>
            </w:r>
            <w:proofErr w:type="spellEnd"/>
            <w:r w:rsidR="001A37A9">
              <w:rPr>
                <w:rFonts w:ascii="Arial" w:eastAsia="Times New Roman" w:hAnsi="Arial" w:cs="Arial"/>
                <w:color w:val="000000"/>
                <w:sz w:val="18"/>
                <w:szCs w:val="18"/>
              </w:rPr>
              <w:t xml:space="preserve"> </w:t>
            </w:r>
            <w:ins w:id="41" w:author="Ningtyias, Putri" w:date="2024-06-19T16:27:00Z">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dari</w:t>
              </w:r>
              <w:proofErr w:type="spellEnd"/>
              <w:r w:rsidR="00237BAC">
                <w:rPr>
                  <w:rFonts w:ascii="Arial" w:eastAsia="Times New Roman" w:hAnsi="Arial" w:cs="Arial"/>
                  <w:color w:val="000000"/>
                  <w:sz w:val="18"/>
                  <w:szCs w:val="18"/>
                </w:rPr>
                <w:t xml:space="preserve"> RUMAH SAKIT PRIMA HUSADA SUKEROJEO </w:t>
              </w:r>
            </w:ins>
            <w:del w:id="42" w:author="Ningtyias, Putri" w:date="2024-06-19T16:27:00Z">
              <w:r w:rsidR="001A37A9" w:rsidDel="00237BAC">
                <w:rPr>
                  <w:rFonts w:ascii="Arial" w:eastAsia="Times New Roman" w:hAnsi="Arial" w:cs="Arial"/>
                  <w:color w:val="000000"/>
                  <w:sz w:val="18"/>
                  <w:szCs w:val="18"/>
                </w:rPr>
                <w:delText>yang ditempatkan</w:delText>
              </w:r>
              <w:r w:rsidR="00AA6615" w:rsidDel="00237BAC">
                <w:rPr>
                  <w:rFonts w:ascii="Arial" w:eastAsia="Times New Roman" w:hAnsi="Arial" w:cs="Arial"/>
                  <w:color w:val="000000"/>
                  <w:sz w:val="18"/>
                  <w:szCs w:val="18"/>
                </w:rPr>
                <w:delText xml:space="preserve"> </w:delText>
              </w:r>
            </w:del>
            <w:r w:rsidR="001A37A9">
              <w:rPr>
                <w:rFonts w:ascii="Arial" w:eastAsia="Times New Roman" w:hAnsi="Arial" w:cs="Arial"/>
                <w:color w:val="000000"/>
                <w:sz w:val="18"/>
                <w:szCs w:val="18"/>
              </w:rPr>
              <w:t>di</w:t>
            </w:r>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lokasi</w:t>
            </w:r>
            <w:proofErr w:type="spellEnd"/>
            <w:r w:rsidR="00AA6615">
              <w:rPr>
                <w:rFonts w:ascii="Arial" w:eastAsia="Times New Roman" w:hAnsi="Arial" w:cs="Arial"/>
                <w:color w:val="000000"/>
                <w:sz w:val="18"/>
                <w:szCs w:val="18"/>
              </w:rPr>
              <w:t xml:space="preserve"> </w:t>
            </w:r>
            <w:proofErr w:type="spellStart"/>
            <w:r w:rsidR="00AA6615" w:rsidRPr="00841F12">
              <w:rPr>
                <w:rFonts w:ascii="Arial" w:eastAsia="Times New Roman" w:hAnsi="Arial" w:cs="Arial"/>
                <w:b/>
                <w:bCs/>
                <w:color w:val="000000"/>
                <w:sz w:val="18"/>
                <w:szCs w:val="18"/>
              </w:rPr>
              <w:t>Pihak</w:t>
            </w:r>
            <w:proofErr w:type="spellEnd"/>
            <w:r w:rsidR="00AA6615" w:rsidRPr="00841F12">
              <w:rPr>
                <w:rFonts w:ascii="Arial" w:eastAsia="Times New Roman" w:hAnsi="Arial" w:cs="Arial"/>
                <w:b/>
                <w:bCs/>
                <w:color w:val="000000"/>
                <w:sz w:val="18"/>
                <w:szCs w:val="18"/>
              </w:rPr>
              <w:t xml:space="preserve"> </w:t>
            </w:r>
            <w:proofErr w:type="spellStart"/>
            <w:r w:rsidR="00AA6615" w:rsidRPr="00841F12">
              <w:rPr>
                <w:rFonts w:ascii="Arial" w:eastAsia="Times New Roman" w:hAnsi="Arial" w:cs="Arial"/>
                <w:b/>
                <w:bCs/>
                <w:color w:val="000000"/>
                <w:sz w:val="18"/>
                <w:szCs w:val="18"/>
              </w:rPr>
              <w:t>Pertama</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Perawat</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dari</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Pihak</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Kedua</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akan</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memfasilitasi</w:t>
            </w:r>
            <w:proofErr w:type="spellEnd"/>
            <w:r w:rsidR="00AA6615">
              <w:rPr>
                <w:rFonts w:ascii="Arial" w:eastAsia="Times New Roman" w:hAnsi="Arial" w:cs="Arial"/>
                <w:color w:val="000000"/>
                <w:sz w:val="18"/>
                <w:szCs w:val="18"/>
              </w:rPr>
              <w:t xml:space="preserve"> </w:t>
            </w:r>
            <w:r w:rsidR="00305F3D">
              <w:rPr>
                <w:rFonts w:ascii="Arial" w:eastAsia="Times New Roman" w:hAnsi="Arial" w:cs="Arial"/>
                <w:color w:val="000000"/>
                <w:sz w:val="18"/>
                <w:szCs w:val="18"/>
              </w:rPr>
              <w:t xml:space="preserve">Upaya </w:t>
            </w:r>
            <w:proofErr w:type="spellStart"/>
            <w:r w:rsidR="00305F3D">
              <w:rPr>
                <w:rFonts w:ascii="Arial" w:eastAsia="Times New Roman" w:hAnsi="Arial" w:cs="Arial"/>
                <w:color w:val="000000"/>
                <w:sz w:val="18"/>
                <w:szCs w:val="18"/>
              </w:rPr>
              <w:t>pertolongan</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pertama</w:t>
            </w:r>
            <w:proofErr w:type="spellEnd"/>
            <w:r w:rsidR="00305F3D">
              <w:rPr>
                <w:rFonts w:ascii="Arial" w:eastAsia="Times New Roman" w:hAnsi="Arial" w:cs="Arial"/>
                <w:color w:val="000000"/>
                <w:sz w:val="18"/>
                <w:szCs w:val="18"/>
              </w:rPr>
              <w:t xml:space="preserve"> pada </w:t>
            </w:r>
            <w:proofErr w:type="spellStart"/>
            <w:r w:rsidR="00305F3D">
              <w:rPr>
                <w:rFonts w:ascii="Arial" w:eastAsia="Times New Roman" w:hAnsi="Arial" w:cs="Arial"/>
                <w:color w:val="000000"/>
                <w:sz w:val="18"/>
                <w:szCs w:val="18"/>
              </w:rPr>
              <w:t>pasien</w:t>
            </w:r>
            <w:proofErr w:type="spellEnd"/>
            <w:r w:rsidR="00305F3D">
              <w:rPr>
                <w:rFonts w:ascii="Arial" w:eastAsia="Times New Roman" w:hAnsi="Arial" w:cs="Arial"/>
                <w:color w:val="000000"/>
                <w:sz w:val="18"/>
                <w:szCs w:val="18"/>
              </w:rPr>
              <w:t xml:space="preserve"> di </w:t>
            </w:r>
            <w:proofErr w:type="spellStart"/>
            <w:r w:rsidR="00305F3D">
              <w:rPr>
                <w:rFonts w:ascii="Arial" w:eastAsia="Times New Roman" w:hAnsi="Arial" w:cs="Arial"/>
                <w:color w:val="000000"/>
                <w:sz w:val="18"/>
                <w:szCs w:val="18"/>
              </w:rPr>
              <w:t>lokasi</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Pihak</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Pertama</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selama</w:t>
            </w:r>
            <w:proofErr w:type="spellEnd"/>
            <w:r w:rsidR="00305F3D">
              <w:rPr>
                <w:rFonts w:ascii="Arial" w:eastAsia="Times New Roman" w:hAnsi="Arial" w:cs="Arial"/>
                <w:color w:val="000000"/>
                <w:sz w:val="18"/>
                <w:szCs w:val="18"/>
              </w:rPr>
              <w:t xml:space="preserve"> jam </w:t>
            </w:r>
            <w:proofErr w:type="spellStart"/>
            <w:r w:rsidR="00305F3D">
              <w:rPr>
                <w:rFonts w:ascii="Arial" w:eastAsia="Times New Roman" w:hAnsi="Arial" w:cs="Arial"/>
                <w:color w:val="000000"/>
                <w:sz w:val="18"/>
                <w:szCs w:val="18"/>
              </w:rPr>
              <w:t>kerja</w:t>
            </w:r>
            <w:proofErr w:type="spellEnd"/>
            <w:r w:rsidR="00305F3D">
              <w:rPr>
                <w:rFonts w:ascii="Arial" w:eastAsia="Times New Roman" w:hAnsi="Arial" w:cs="Arial"/>
                <w:color w:val="000000"/>
                <w:sz w:val="18"/>
                <w:szCs w:val="18"/>
              </w:rPr>
              <w:t xml:space="preserve"> yang </w:t>
            </w:r>
            <w:proofErr w:type="spellStart"/>
            <w:r w:rsidR="00305F3D">
              <w:rPr>
                <w:rFonts w:ascii="Arial" w:eastAsia="Times New Roman" w:hAnsi="Arial" w:cs="Arial"/>
                <w:color w:val="000000"/>
                <w:sz w:val="18"/>
                <w:szCs w:val="18"/>
              </w:rPr>
              <w:t>telah</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disepa</w:t>
            </w:r>
            <w:r w:rsidR="006A72E2">
              <w:rPr>
                <w:rFonts w:ascii="Arial" w:eastAsia="Times New Roman" w:hAnsi="Arial" w:cs="Arial"/>
                <w:color w:val="000000"/>
                <w:sz w:val="18"/>
                <w:szCs w:val="18"/>
              </w:rPr>
              <w:t>kat</w:t>
            </w:r>
            <w:r w:rsidR="00F95A7A">
              <w:rPr>
                <w:rFonts w:ascii="Arial" w:eastAsia="Times New Roman" w:hAnsi="Arial" w:cs="Arial"/>
                <w:color w:val="000000"/>
                <w:sz w:val="18"/>
                <w:szCs w:val="18"/>
              </w:rPr>
              <w:t>i</w:t>
            </w:r>
            <w:proofErr w:type="spellEnd"/>
            <w:r w:rsidR="00F95A7A">
              <w:rPr>
                <w:rFonts w:ascii="Arial" w:eastAsia="Times New Roman" w:hAnsi="Arial" w:cs="Arial"/>
                <w:color w:val="000000"/>
                <w:sz w:val="18"/>
                <w:szCs w:val="18"/>
              </w:rPr>
              <w:t xml:space="preserve">. Jika </w:t>
            </w:r>
            <w:proofErr w:type="spellStart"/>
            <w:r w:rsidR="00F95A7A">
              <w:rPr>
                <w:rFonts w:ascii="Arial" w:eastAsia="Times New Roman" w:hAnsi="Arial" w:cs="Arial"/>
                <w:color w:val="000000"/>
                <w:sz w:val="18"/>
                <w:szCs w:val="18"/>
              </w:rPr>
              <w:t>dibutuhka</w:t>
            </w:r>
            <w:proofErr w:type="spellEnd"/>
            <w:r w:rsidR="00F95A7A">
              <w:rPr>
                <w:rFonts w:ascii="Arial" w:eastAsia="Times New Roman" w:hAnsi="Arial" w:cs="Arial"/>
                <w:color w:val="000000"/>
                <w:sz w:val="18"/>
                <w:szCs w:val="18"/>
              </w:rPr>
              <w:t xml:space="preserve"> dan </w:t>
            </w:r>
            <w:proofErr w:type="spellStart"/>
            <w:r w:rsidR="00F95A7A">
              <w:rPr>
                <w:rFonts w:ascii="Arial" w:eastAsia="Times New Roman" w:hAnsi="Arial" w:cs="Arial"/>
                <w:color w:val="000000"/>
                <w:sz w:val="18"/>
                <w:szCs w:val="18"/>
              </w:rPr>
              <w:t>untuk</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keamaman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pasien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lastRenderedPageBreak/>
              <w:t>perawat</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akan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merujuk</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pasien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ke</w:t>
            </w:r>
            <w:proofErr w:type="spellEnd"/>
            <w:r w:rsidR="00F95A7A">
              <w:rPr>
                <w:rFonts w:ascii="Arial" w:eastAsia="Times New Roman" w:hAnsi="Arial" w:cs="Arial"/>
                <w:color w:val="000000"/>
                <w:sz w:val="18"/>
                <w:szCs w:val="18"/>
              </w:rPr>
              <w:t xml:space="preserve"> </w:t>
            </w:r>
            <w:r w:rsidR="00F95A7A" w:rsidRPr="00841F12">
              <w:rPr>
                <w:rFonts w:ascii="Arial" w:eastAsia="Times New Roman" w:hAnsi="Arial" w:cs="Arial"/>
                <w:b/>
                <w:bCs/>
                <w:color w:val="000000"/>
                <w:sz w:val="18"/>
                <w:szCs w:val="18"/>
              </w:rPr>
              <w:t xml:space="preserve">RS Prima </w:t>
            </w:r>
            <w:proofErr w:type="spellStart"/>
            <w:r w:rsidR="00F95A7A" w:rsidRPr="00841F12">
              <w:rPr>
                <w:rFonts w:ascii="Arial" w:eastAsia="Times New Roman" w:hAnsi="Arial" w:cs="Arial"/>
                <w:b/>
                <w:bCs/>
                <w:color w:val="000000"/>
                <w:sz w:val="18"/>
                <w:szCs w:val="18"/>
              </w:rPr>
              <w:t>Husa</w:t>
            </w:r>
            <w:r w:rsidR="001E36ED" w:rsidRPr="00841F12">
              <w:rPr>
                <w:rFonts w:ascii="Arial" w:eastAsia="Times New Roman" w:hAnsi="Arial" w:cs="Arial"/>
                <w:b/>
                <w:bCs/>
                <w:color w:val="000000"/>
                <w:sz w:val="18"/>
                <w:szCs w:val="18"/>
              </w:rPr>
              <w:t>da</w:t>
            </w:r>
            <w:proofErr w:type="spellEnd"/>
            <w:r w:rsidR="00F95A7A" w:rsidRPr="00841F12">
              <w:rPr>
                <w:rFonts w:ascii="Arial" w:eastAsia="Times New Roman" w:hAnsi="Arial" w:cs="Arial"/>
                <w:b/>
                <w:bCs/>
                <w:color w:val="000000"/>
                <w:sz w:val="18"/>
                <w:szCs w:val="18"/>
              </w:rPr>
              <w:t xml:space="preserve"> </w:t>
            </w:r>
            <w:proofErr w:type="spellStart"/>
            <w:r w:rsidR="00F95A7A" w:rsidRPr="00841F12">
              <w:rPr>
                <w:rFonts w:ascii="Arial" w:eastAsia="Times New Roman" w:hAnsi="Arial" w:cs="Arial"/>
                <w:b/>
                <w:bCs/>
                <w:color w:val="000000"/>
                <w:sz w:val="18"/>
                <w:szCs w:val="18"/>
              </w:rPr>
              <w:t>Sukerojo</w:t>
            </w:r>
            <w:proofErr w:type="spellEnd"/>
            <w:r w:rsidR="00F95A7A" w:rsidRPr="00841F12">
              <w:rPr>
                <w:rFonts w:ascii="Arial" w:eastAsia="Times New Roman" w:hAnsi="Arial" w:cs="Arial"/>
                <w:b/>
                <w:bCs/>
                <w:color w:val="000000"/>
                <w:sz w:val="18"/>
                <w:szCs w:val="18"/>
              </w:rPr>
              <w:t xml:space="preserve"> </w:t>
            </w:r>
            <w:proofErr w:type="spellStart"/>
            <w:r w:rsidR="00F95A7A" w:rsidRPr="00841F12">
              <w:rPr>
                <w:rFonts w:ascii="Arial" w:eastAsia="Times New Roman" w:hAnsi="Arial" w:cs="Arial"/>
                <w:b/>
                <w:bCs/>
                <w:color w:val="000000"/>
                <w:sz w:val="18"/>
                <w:szCs w:val="18"/>
              </w:rPr>
              <w:t>Pasur</w:t>
            </w:r>
            <w:r w:rsidR="00841F12" w:rsidRPr="00841F12">
              <w:rPr>
                <w:rFonts w:ascii="Arial" w:eastAsia="Times New Roman" w:hAnsi="Arial" w:cs="Arial"/>
                <w:b/>
                <w:bCs/>
                <w:color w:val="000000"/>
                <w:sz w:val="18"/>
                <w:szCs w:val="18"/>
              </w:rPr>
              <w:t>u</w:t>
            </w:r>
            <w:r w:rsidR="00F95A7A" w:rsidRPr="00841F12">
              <w:rPr>
                <w:rFonts w:ascii="Arial" w:eastAsia="Times New Roman" w:hAnsi="Arial" w:cs="Arial"/>
                <w:b/>
                <w:bCs/>
                <w:color w:val="000000"/>
                <w:sz w:val="18"/>
                <w:szCs w:val="18"/>
              </w:rPr>
              <w:t>an</w:t>
            </w:r>
            <w:proofErr w:type="spellEnd"/>
            <w:r w:rsidR="00F95A7A" w:rsidRPr="00841F12">
              <w:rPr>
                <w:rFonts w:ascii="Arial" w:eastAsia="Times New Roman" w:hAnsi="Arial" w:cs="Arial"/>
                <w:b/>
                <w:bCs/>
                <w:color w:val="000000"/>
                <w:sz w:val="18"/>
                <w:szCs w:val="18"/>
              </w:rPr>
              <w:t>.</w:t>
            </w:r>
            <w:r w:rsidR="00F95A7A">
              <w:rPr>
                <w:rFonts w:ascii="Arial" w:eastAsia="Times New Roman" w:hAnsi="Arial" w:cs="Arial"/>
                <w:color w:val="000000"/>
                <w:sz w:val="18"/>
                <w:szCs w:val="18"/>
              </w:rPr>
              <w:t xml:space="preserve"> </w:t>
            </w:r>
            <w:r w:rsidR="00953DCB">
              <w:rPr>
                <w:rFonts w:ascii="Arial" w:eastAsia="Times New Roman" w:hAnsi="Arial" w:cs="Arial"/>
                <w:color w:val="000000"/>
                <w:sz w:val="18"/>
                <w:szCs w:val="18"/>
              </w:rPr>
              <w:t xml:space="preserve"> </w:t>
            </w:r>
          </w:p>
          <w:p w14:paraId="4EDEDFB9" w14:textId="7E85B2D5" w:rsidR="00841F12" w:rsidRPr="00D32437" w:rsidRDefault="00841F12" w:rsidP="00841F1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1856C3A3" w14:textId="0DA6BB4D" w:rsidR="00D40291" w:rsidRPr="004A48CB" w:rsidRDefault="006C5130" w:rsidP="00D40291">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sz w:val="18"/>
                <w:szCs w:val="18"/>
              </w:rPr>
              <w:lastRenderedPageBreak/>
              <w:t xml:space="preserve">The </w:t>
            </w:r>
            <w:r w:rsidRPr="00D32437">
              <w:rPr>
                <w:rFonts w:ascii="Arial" w:eastAsia="Times New Roman" w:hAnsi="Arial" w:cs="Arial"/>
                <w:b/>
                <w:bCs/>
                <w:color w:val="000000"/>
                <w:sz w:val="18"/>
                <w:szCs w:val="18"/>
                <w:lang w:val="id-ID"/>
              </w:rPr>
              <w:t>SECOND PARTY</w:t>
            </w:r>
            <w:r w:rsidR="002D6F87">
              <w:rPr>
                <w:rFonts w:ascii="Arial" w:eastAsia="Times New Roman" w:hAnsi="Arial" w:cs="Arial"/>
                <w:b/>
                <w:bCs/>
                <w:color w:val="000000"/>
                <w:sz w:val="18"/>
                <w:szCs w:val="18"/>
                <w:lang w:val="id-ID"/>
              </w:rPr>
              <w:t xml:space="preserve"> </w:t>
            </w:r>
            <w:ins w:id="43" w:author="Chen, Jane" w:date="2024-06-19T13:45:00Z">
              <w:r w:rsidR="00C96D20" w:rsidRPr="00B31982">
                <w:rPr>
                  <w:rFonts w:ascii="Arial" w:eastAsia="Times New Roman" w:hAnsi="Arial" w:cs="Arial"/>
                  <w:color w:val="000000"/>
                  <w:sz w:val="18"/>
                  <w:szCs w:val="18"/>
                  <w:lang w:val="id-ID"/>
                  <w:rPrChange w:id="44" w:author="Chen, Jane" w:date="2024-06-19T13:45:00Z">
                    <w:rPr>
                      <w:rFonts w:ascii="Arial" w:eastAsia="Times New Roman" w:hAnsi="Arial" w:cs="Arial"/>
                      <w:b/>
                      <w:bCs/>
                      <w:color w:val="000000"/>
                      <w:sz w:val="18"/>
                      <w:szCs w:val="18"/>
                      <w:lang w:val="id-ID"/>
                    </w:rPr>
                  </w:rPrChange>
                </w:rPr>
                <w:t>will dispatch</w:t>
              </w:r>
            </w:ins>
            <w:del w:id="45" w:author="Chen, Jane" w:date="2024-06-19T13:45:00Z">
              <w:r w:rsidR="002D6F87" w:rsidDel="00B31982">
                <w:rPr>
                  <w:rFonts w:ascii="Arial" w:eastAsia="Times New Roman" w:hAnsi="Arial" w:cs="Arial"/>
                  <w:color w:val="000000"/>
                  <w:sz w:val="18"/>
                  <w:szCs w:val="18"/>
                  <w:lang w:val="id-ID"/>
                </w:rPr>
                <w:delText>is</w:delText>
              </w:r>
            </w:del>
            <w:r w:rsidR="002D6F87">
              <w:rPr>
                <w:rFonts w:ascii="Arial" w:eastAsia="Times New Roman" w:hAnsi="Arial" w:cs="Arial"/>
                <w:color w:val="000000"/>
                <w:sz w:val="18"/>
                <w:szCs w:val="18"/>
                <w:lang w:val="id-ID"/>
              </w:rPr>
              <w:t xml:space="preserve"> a</w:t>
            </w:r>
            <w:r w:rsidR="009310CE">
              <w:rPr>
                <w:rFonts w:ascii="Arial" w:eastAsia="Times New Roman" w:hAnsi="Arial" w:cs="Arial"/>
                <w:sz w:val="18"/>
                <w:szCs w:val="18"/>
              </w:rPr>
              <w:t xml:space="preserve"> nurse</w:t>
            </w:r>
            <w:r w:rsidR="00D130CF">
              <w:rPr>
                <w:rFonts w:ascii="Arial" w:eastAsia="Times New Roman" w:hAnsi="Arial" w:cs="Arial"/>
                <w:sz w:val="18"/>
                <w:szCs w:val="18"/>
              </w:rPr>
              <w:t xml:space="preserve"> </w:t>
            </w:r>
            <w:ins w:id="46" w:author="Chen, Jane" w:date="2024-06-19T13:45:00Z">
              <w:r w:rsidR="00B31982">
                <w:rPr>
                  <w:rFonts w:ascii="Arial" w:eastAsia="Times New Roman" w:hAnsi="Arial" w:cs="Arial"/>
                  <w:sz w:val="18"/>
                  <w:szCs w:val="18"/>
                </w:rPr>
                <w:t xml:space="preserve"> from </w:t>
              </w:r>
            </w:ins>
            <w:ins w:id="47" w:author="Ningtyias, Putri" w:date="2024-06-19T16:25:00Z">
              <w:r w:rsidR="00237BAC">
                <w:rPr>
                  <w:rFonts w:ascii="Arial" w:eastAsia="Times New Roman" w:hAnsi="Arial" w:cs="Arial"/>
                  <w:sz w:val="18"/>
                  <w:szCs w:val="18"/>
                </w:rPr>
                <w:t xml:space="preserve">PRIMA HUSADA </w:t>
              </w:r>
            </w:ins>
            <w:ins w:id="48" w:author="Chen, Jane" w:date="2024-06-19T13:45:00Z">
              <w:r w:rsidR="00B31982" w:rsidRPr="00C96D20">
                <w:rPr>
                  <w:rFonts w:ascii="Arial" w:eastAsia="Times New Roman" w:hAnsi="Arial" w:cs="Arial"/>
                  <w:sz w:val="18"/>
                  <w:szCs w:val="18"/>
                </w:rPr>
                <w:t>SUKOREJO HOSPITAL</w:t>
              </w:r>
              <w:r w:rsidR="00B31982">
                <w:rPr>
                  <w:rFonts w:ascii="Arial" w:eastAsia="Times New Roman" w:hAnsi="Arial" w:cs="Arial"/>
                  <w:sz w:val="18"/>
                  <w:szCs w:val="18"/>
                </w:rPr>
                <w:t xml:space="preserve"> </w:t>
              </w:r>
            </w:ins>
            <w:r w:rsidR="00D130CF">
              <w:rPr>
                <w:rFonts w:ascii="Arial" w:eastAsia="Times New Roman" w:hAnsi="Arial" w:cs="Arial"/>
                <w:sz w:val="18"/>
                <w:szCs w:val="18"/>
              </w:rPr>
              <w:t xml:space="preserve">to </w:t>
            </w:r>
            <w:r w:rsidR="00EF439E" w:rsidRPr="00D32437">
              <w:rPr>
                <w:rFonts w:ascii="Arial" w:hAnsi="Arial" w:cs="Arial"/>
                <w:b/>
                <w:bCs/>
                <w:sz w:val="18"/>
                <w:szCs w:val="18"/>
              </w:rPr>
              <w:t>FIRST PARTY's</w:t>
            </w:r>
            <w:r w:rsidR="00EF439E" w:rsidRPr="00D32437">
              <w:rPr>
                <w:rFonts w:ascii="Arial" w:hAnsi="Arial" w:cs="Arial"/>
                <w:sz w:val="18"/>
                <w:szCs w:val="18"/>
              </w:rPr>
              <w:t xml:space="preserve"> </w:t>
            </w:r>
            <w:r w:rsidR="00D130CF">
              <w:rPr>
                <w:rFonts w:ascii="Arial" w:hAnsi="Arial" w:cs="Arial"/>
                <w:sz w:val="18"/>
                <w:szCs w:val="18"/>
              </w:rPr>
              <w:t>location</w:t>
            </w:r>
            <w:r w:rsidR="00EF439E" w:rsidRPr="00D32437">
              <w:rPr>
                <w:rFonts w:ascii="Arial" w:hAnsi="Arial" w:cs="Arial"/>
                <w:sz w:val="18"/>
                <w:szCs w:val="18"/>
              </w:rPr>
              <w:t xml:space="preserve">. The nurse from the </w:t>
            </w:r>
            <w:r w:rsidR="00EF439E" w:rsidRPr="00D32437">
              <w:rPr>
                <w:rFonts w:ascii="Arial" w:hAnsi="Arial" w:cs="Arial"/>
                <w:b/>
                <w:bCs/>
                <w:sz w:val="18"/>
                <w:szCs w:val="18"/>
              </w:rPr>
              <w:t>SECOND PARTY</w:t>
            </w:r>
            <w:r w:rsidR="00EF439E" w:rsidRPr="00D32437">
              <w:rPr>
                <w:rFonts w:ascii="Arial" w:hAnsi="Arial" w:cs="Arial"/>
                <w:sz w:val="18"/>
                <w:szCs w:val="18"/>
              </w:rPr>
              <w:t xml:space="preserve"> </w:t>
            </w:r>
            <w:r w:rsidR="00DC1660">
              <w:rPr>
                <w:rFonts w:ascii="Arial" w:hAnsi="Arial" w:cs="Arial"/>
                <w:sz w:val="18"/>
                <w:szCs w:val="18"/>
              </w:rPr>
              <w:t>will</w:t>
            </w:r>
            <w:r w:rsidR="00EF439E" w:rsidRPr="00D32437">
              <w:rPr>
                <w:rFonts w:ascii="Arial" w:hAnsi="Arial" w:cs="Arial"/>
                <w:sz w:val="18"/>
                <w:szCs w:val="18"/>
              </w:rPr>
              <w:t xml:space="preserve"> </w:t>
            </w:r>
            <w:r w:rsidR="009E10EF">
              <w:rPr>
                <w:rFonts w:ascii="Arial" w:hAnsi="Arial" w:cs="Arial"/>
                <w:sz w:val="18"/>
                <w:szCs w:val="18"/>
              </w:rPr>
              <w:t>facilitate</w:t>
            </w:r>
            <w:r w:rsidR="00EF439E" w:rsidRPr="00D32437">
              <w:rPr>
                <w:rFonts w:ascii="Arial" w:hAnsi="Arial" w:cs="Arial"/>
                <w:sz w:val="18"/>
                <w:szCs w:val="18"/>
              </w:rPr>
              <w:t xml:space="preserve"> initial first aid </w:t>
            </w:r>
            <w:r w:rsidR="006E7943">
              <w:rPr>
                <w:rFonts w:ascii="Arial" w:hAnsi="Arial" w:cs="Arial"/>
                <w:sz w:val="18"/>
                <w:szCs w:val="18"/>
              </w:rPr>
              <w:t xml:space="preserve">to Patient </w:t>
            </w:r>
            <w:r w:rsidR="00EF439E" w:rsidRPr="00D32437">
              <w:rPr>
                <w:rFonts w:ascii="Arial" w:hAnsi="Arial" w:cs="Arial"/>
                <w:sz w:val="18"/>
                <w:szCs w:val="18"/>
              </w:rPr>
              <w:t xml:space="preserve">at the </w:t>
            </w:r>
            <w:r w:rsidR="00EF439E" w:rsidRPr="00D32437">
              <w:rPr>
                <w:rFonts w:ascii="Arial" w:hAnsi="Arial" w:cs="Arial"/>
                <w:b/>
                <w:bCs/>
                <w:sz w:val="18"/>
                <w:szCs w:val="18"/>
              </w:rPr>
              <w:t>FIRST PARTY's</w:t>
            </w:r>
            <w:r w:rsidR="00EF439E" w:rsidRPr="00D32437">
              <w:rPr>
                <w:rFonts w:ascii="Arial" w:hAnsi="Arial" w:cs="Arial"/>
                <w:sz w:val="18"/>
                <w:szCs w:val="18"/>
              </w:rPr>
              <w:t xml:space="preserve"> location during agreed working hours. If necessary</w:t>
            </w:r>
            <w:r w:rsidR="00C77DFF">
              <w:rPr>
                <w:rFonts w:ascii="Arial" w:hAnsi="Arial" w:cs="Arial"/>
                <w:sz w:val="18"/>
                <w:szCs w:val="18"/>
              </w:rPr>
              <w:t xml:space="preserve"> and for the </w:t>
            </w:r>
            <w:r w:rsidR="0020625B">
              <w:rPr>
                <w:rFonts w:ascii="Arial" w:hAnsi="Arial" w:cs="Arial"/>
                <w:sz w:val="18"/>
                <w:szCs w:val="18"/>
              </w:rPr>
              <w:t>Patient’s safety</w:t>
            </w:r>
            <w:r w:rsidR="00EF439E" w:rsidRPr="00D32437">
              <w:rPr>
                <w:rFonts w:ascii="Arial" w:hAnsi="Arial" w:cs="Arial"/>
                <w:sz w:val="18"/>
                <w:szCs w:val="18"/>
              </w:rPr>
              <w:t xml:space="preserve">, the nurse will refer the </w:t>
            </w:r>
            <w:r w:rsidR="006E7943">
              <w:rPr>
                <w:rFonts w:ascii="Arial" w:hAnsi="Arial" w:cs="Arial"/>
                <w:sz w:val="18"/>
                <w:szCs w:val="18"/>
              </w:rPr>
              <w:t>P</w:t>
            </w:r>
            <w:r w:rsidR="00EF439E" w:rsidRPr="00D32437">
              <w:rPr>
                <w:rFonts w:ascii="Arial" w:hAnsi="Arial" w:cs="Arial"/>
                <w:sz w:val="18"/>
                <w:szCs w:val="18"/>
              </w:rPr>
              <w:t xml:space="preserve">atient to </w:t>
            </w:r>
            <w:r w:rsidR="00EF439E" w:rsidRPr="00D32437">
              <w:rPr>
                <w:rFonts w:ascii="Arial" w:hAnsi="Arial" w:cs="Arial"/>
                <w:b/>
                <w:bCs/>
                <w:sz w:val="18"/>
                <w:szCs w:val="18"/>
              </w:rPr>
              <w:t xml:space="preserve">Prima </w:t>
            </w:r>
            <w:proofErr w:type="spellStart"/>
            <w:r w:rsidR="00EF439E" w:rsidRPr="00D32437">
              <w:rPr>
                <w:rFonts w:ascii="Arial" w:hAnsi="Arial" w:cs="Arial"/>
                <w:b/>
                <w:bCs/>
                <w:sz w:val="18"/>
                <w:szCs w:val="18"/>
              </w:rPr>
              <w:t>Husada</w:t>
            </w:r>
            <w:proofErr w:type="spellEnd"/>
            <w:r w:rsidR="00EF439E" w:rsidRPr="00D32437">
              <w:rPr>
                <w:rFonts w:ascii="Arial" w:hAnsi="Arial" w:cs="Arial"/>
                <w:b/>
                <w:bCs/>
                <w:sz w:val="18"/>
                <w:szCs w:val="18"/>
              </w:rPr>
              <w:t xml:space="preserve"> </w:t>
            </w:r>
            <w:proofErr w:type="spellStart"/>
            <w:r w:rsidR="00EF439E" w:rsidRPr="00D32437">
              <w:rPr>
                <w:rFonts w:ascii="Arial" w:hAnsi="Arial" w:cs="Arial"/>
                <w:b/>
                <w:bCs/>
                <w:sz w:val="18"/>
                <w:szCs w:val="18"/>
              </w:rPr>
              <w:t>Sukorejo</w:t>
            </w:r>
            <w:proofErr w:type="spellEnd"/>
            <w:r w:rsidR="00EF439E" w:rsidRPr="00D32437">
              <w:rPr>
                <w:rFonts w:ascii="Arial" w:hAnsi="Arial" w:cs="Arial"/>
                <w:b/>
                <w:bCs/>
                <w:sz w:val="18"/>
                <w:szCs w:val="18"/>
              </w:rPr>
              <w:t xml:space="preserve"> Hospital in </w:t>
            </w:r>
            <w:proofErr w:type="spellStart"/>
            <w:r w:rsidR="00EF439E" w:rsidRPr="00D32437">
              <w:rPr>
                <w:rFonts w:ascii="Arial" w:hAnsi="Arial" w:cs="Arial"/>
                <w:b/>
                <w:bCs/>
                <w:sz w:val="18"/>
                <w:szCs w:val="18"/>
              </w:rPr>
              <w:t>Pasuruan</w:t>
            </w:r>
            <w:proofErr w:type="spellEnd"/>
            <w:r w:rsidR="00EF439E" w:rsidRPr="00D32437">
              <w:rPr>
                <w:rFonts w:ascii="Arial" w:hAnsi="Arial" w:cs="Arial"/>
                <w:b/>
                <w:bCs/>
                <w:sz w:val="18"/>
                <w:szCs w:val="18"/>
              </w:rPr>
              <w:t>;</w:t>
            </w:r>
          </w:p>
          <w:p w14:paraId="5739A255" w14:textId="6C7B8E86" w:rsidR="004A48CB" w:rsidRPr="00D32437" w:rsidRDefault="004A48CB" w:rsidP="004A48CB">
            <w:pPr>
              <w:pStyle w:val="ListParagraph"/>
              <w:spacing w:after="0" w:line="240" w:lineRule="auto"/>
              <w:ind w:left="318"/>
              <w:jc w:val="both"/>
              <w:rPr>
                <w:rFonts w:ascii="Arial" w:eastAsia="Times New Roman" w:hAnsi="Arial" w:cs="Arial"/>
                <w:color w:val="000000"/>
                <w:sz w:val="18"/>
                <w:szCs w:val="18"/>
              </w:rPr>
            </w:pPr>
          </w:p>
        </w:tc>
      </w:tr>
      <w:tr w:rsidR="00D40291" w:rsidRPr="00D32437" w14:paraId="28409B03" w14:textId="77777777" w:rsidTr="00D43CCE">
        <w:trPr>
          <w:trHeight w:val="20"/>
        </w:trPr>
        <w:tc>
          <w:tcPr>
            <w:tcW w:w="4962" w:type="dxa"/>
            <w:shd w:val="clear" w:color="auto" w:fill="auto"/>
            <w:hideMark/>
          </w:tcPr>
          <w:p w14:paraId="3509CFF7" w14:textId="279B789B" w:rsidR="00D40291" w:rsidRPr="00841F12" w:rsidRDefault="00D40291"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sz w:val="18"/>
                <w:szCs w:val="18"/>
              </w:rPr>
              <w:t xml:space="preserve">Oleh </w:t>
            </w:r>
            <w:proofErr w:type="spellStart"/>
            <w:r w:rsidRPr="00D32437">
              <w:rPr>
                <w:rFonts w:ascii="Arial" w:eastAsia="Times New Roman" w:hAnsi="Arial" w:cs="Arial"/>
                <w:sz w:val="18"/>
                <w:szCs w:val="18"/>
              </w:rPr>
              <w:t>karenanya</w:t>
            </w:r>
            <w:proofErr w:type="spellEnd"/>
            <w:r w:rsidRPr="00D32437">
              <w:rPr>
                <w:rFonts w:ascii="Arial" w:eastAsia="Times New Roman" w:hAnsi="Arial" w:cs="Arial"/>
                <w:sz w:val="18"/>
                <w:szCs w:val="18"/>
              </w:rPr>
              <w:t xml:space="preserve">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menyetujui</w:t>
            </w:r>
            <w:proofErr w:type="spellEnd"/>
            <w:r w:rsidRPr="00D32437">
              <w:rPr>
                <w:rFonts w:ascii="Arial" w:eastAsia="Times New Roman" w:hAnsi="Arial" w:cs="Arial"/>
                <w:sz w:val="18"/>
                <w:szCs w:val="18"/>
              </w:rPr>
              <w:t xml:space="preserve"> </w:t>
            </w:r>
            <w:proofErr w:type="spellStart"/>
            <w:r w:rsidR="001E36ED">
              <w:rPr>
                <w:rFonts w:ascii="Arial" w:eastAsia="Times New Roman" w:hAnsi="Arial" w:cs="Arial"/>
                <w:sz w:val="18"/>
                <w:szCs w:val="18"/>
              </w:rPr>
              <w:t>untuk</w:t>
            </w:r>
            <w:proofErr w:type="spellEnd"/>
            <w:r w:rsidR="001E36ED">
              <w:rPr>
                <w:rFonts w:ascii="Arial" w:eastAsia="Times New Roman" w:hAnsi="Arial" w:cs="Arial"/>
                <w:sz w:val="18"/>
                <w:szCs w:val="18"/>
              </w:rPr>
              <w:t xml:space="preserve"> </w:t>
            </w:r>
            <w:proofErr w:type="spellStart"/>
            <w:r w:rsidR="00176DF8">
              <w:rPr>
                <w:rFonts w:ascii="Arial" w:eastAsia="Times New Roman" w:hAnsi="Arial" w:cs="Arial"/>
                <w:sz w:val="18"/>
                <w:szCs w:val="18"/>
              </w:rPr>
              <w:t>merujuk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pasien</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tersebut</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rumah</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sakit</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klinik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untuk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kepentingan</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keselama</w:t>
            </w:r>
            <w:r w:rsidR="00A115C3">
              <w:rPr>
                <w:rFonts w:ascii="Arial" w:eastAsia="Times New Roman" w:hAnsi="Arial" w:cs="Arial"/>
                <w:sz w:val="18"/>
                <w:szCs w:val="18"/>
              </w:rPr>
              <w:t>tan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pasien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dimana</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dokter</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atau</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perawat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dari</w:t>
            </w:r>
            <w:proofErr w:type="spellEnd"/>
            <w:r w:rsidR="00A115C3">
              <w:rPr>
                <w:rFonts w:ascii="Arial" w:eastAsia="Times New Roman" w:hAnsi="Arial" w:cs="Arial"/>
                <w:sz w:val="18"/>
                <w:szCs w:val="18"/>
              </w:rPr>
              <w:t xml:space="preserve"> </w:t>
            </w:r>
            <w:proofErr w:type="spellStart"/>
            <w:r w:rsidR="00A115C3" w:rsidRPr="00841F12">
              <w:rPr>
                <w:rFonts w:ascii="Arial" w:eastAsia="Times New Roman" w:hAnsi="Arial" w:cs="Arial"/>
                <w:b/>
                <w:bCs/>
                <w:sz w:val="18"/>
                <w:szCs w:val="18"/>
              </w:rPr>
              <w:t>Pihak</w:t>
            </w:r>
            <w:proofErr w:type="spellEnd"/>
            <w:r w:rsidR="00A115C3" w:rsidRPr="00841F12">
              <w:rPr>
                <w:rFonts w:ascii="Arial" w:eastAsia="Times New Roman" w:hAnsi="Arial" w:cs="Arial"/>
                <w:b/>
                <w:bCs/>
                <w:sz w:val="18"/>
                <w:szCs w:val="18"/>
              </w:rPr>
              <w:t xml:space="preserve"> </w:t>
            </w:r>
            <w:proofErr w:type="spellStart"/>
            <w:r w:rsidR="00A115C3" w:rsidRPr="00841F12">
              <w:rPr>
                <w:rFonts w:ascii="Arial" w:eastAsia="Times New Roman" w:hAnsi="Arial" w:cs="Arial"/>
                <w:b/>
                <w:bCs/>
                <w:sz w:val="18"/>
                <w:szCs w:val="18"/>
              </w:rPr>
              <w:t>Kedua</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membuat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rujukan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ke</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rumah</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sakit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klinik</w:t>
            </w:r>
            <w:proofErr w:type="spellEnd"/>
            <w:r w:rsidR="00A115C3">
              <w:rPr>
                <w:rFonts w:ascii="Arial" w:eastAsia="Times New Roman" w:hAnsi="Arial" w:cs="Arial"/>
                <w:sz w:val="18"/>
                <w:szCs w:val="18"/>
              </w:rPr>
              <w:t xml:space="preserve"> </w:t>
            </w:r>
            <w:proofErr w:type="spellStart"/>
            <w:r w:rsidR="006C3F0B">
              <w:rPr>
                <w:rFonts w:ascii="Arial" w:eastAsia="Times New Roman" w:hAnsi="Arial" w:cs="Arial"/>
                <w:sz w:val="18"/>
                <w:szCs w:val="18"/>
              </w:rPr>
              <w:t>terdekat</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dari</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lokasi</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Pihak</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Pertama</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seperti</w:t>
            </w:r>
            <w:proofErr w:type="spellEnd"/>
            <w:r w:rsidR="006C3F0B">
              <w:rPr>
                <w:rFonts w:ascii="Arial" w:eastAsia="Times New Roman" w:hAnsi="Arial" w:cs="Arial"/>
                <w:sz w:val="18"/>
                <w:szCs w:val="18"/>
              </w:rPr>
              <w:t xml:space="preserve"> Klinik </w:t>
            </w:r>
            <w:proofErr w:type="spellStart"/>
            <w:r w:rsidR="006C3F0B">
              <w:rPr>
                <w:rFonts w:ascii="Arial" w:eastAsia="Times New Roman" w:hAnsi="Arial" w:cs="Arial"/>
                <w:sz w:val="18"/>
                <w:szCs w:val="18"/>
              </w:rPr>
              <w:t>Purwosari</w:t>
            </w:r>
            <w:proofErr w:type="spellEnd"/>
            <w:r w:rsidR="006C3F0B">
              <w:rPr>
                <w:rFonts w:ascii="Arial" w:eastAsia="Times New Roman" w:hAnsi="Arial" w:cs="Arial"/>
                <w:sz w:val="18"/>
                <w:szCs w:val="18"/>
              </w:rPr>
              <w:t xml:space="preserve">, Rumah Sakit </w:t>
            </w:r>
            <w:proofErr w:type="spellStart"/>
            <w:r w:rsidR="006C3F0B">
              <w:rPr>
                <w:rFonts w:ascii="Arial" w:eastAsia="Times New Roman" w:hAnsi="Arial" w:cs="Arial"/>
                <w:sz w:val="18"/>
                <w:szCs w:val="18"/>
              </w:rPr>
              <w:t>Sahabat</w:t>
            </w:r>
            <w:proofErr w:type="spellEnd"/>
            <w:r w:rsidR="006C3F0B">
              <w:rPr>
                <w:rFonts w:ascii="Arial" w:eastAsia="Times New Roman" w:hAnsi="Arial" w:cs="Arial"/>
                <w:sz w:val="18"/>
                <w:szCs w:val="18"/>
              </w:rPr>
              <w:t xml:space="preserve"> dan Rumah Sakit </w:t>
            </w:r>
            <w:proofErr w:type="spellStart"/>
            <w:r w:rsidR="006C3F0B">
              <w:rPr>
                <w:rFonts w:ascii="Arial" w:eastAsia="Times New Roman" w:hAnsi="Arial" w:cs="Arial"/>
                <w:sz w:val="18"/>
                <w:szCs w:val="18"/>
              </w:rPr>
              <w:t>Lawang</w:t>
            </w:r>
            <w:proofErr w:type="spellEnd"/>
            <w:r w:rsidR="006C3F0B">
              <w:rPr>
                <w:rFonts w:ascii="Arial" w:eastAsia="Times New Roman" w:hAnsi="Arial" w:cs="Arial"/>
                <w:sz w:val="18"/>
                <w:szCs w:val="18"/>
              </w:rPr>
              <w:t xml:space="preserve"> Medika </w:t>
            </w:r>
            <w:proofErr w:type="spellStart"/>
            <w:r w:rsidR="006C3F0B">
              <w:rPr>
                <w:rFonts w:ascii="Arial" w:eastAsia="Times New Roman" w:hAnsi="Arial" w:cs="Arial"/>
                <w:sz w:val="18"/>
                <w:szCs w:val="18"/>
              </w:rPr>
              <w:t>dimana</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rumah</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sakit</w:t>
            </w:r>
            <w:proofErr w:type="spellEnd"/>
            <w:r w:rsidR="004563E9">
              <w:rPr>
                <w:rFonts w:ascii="Arial" w:eastAsia="Times New Roman" w:hAnsi="Arial" w:cs="Arial"/>
                <w:sz w:val="18"/>
                <w:szCs w:val="18"/>
              </w:rPr>
              <w:t xml:space="preserve"> / </w:t>
            </w:r>
            <w:proofErr w:type="spellStart"/>
            <w:r w:rsidR="004563E9">
              <w:rPr>
                <w:rFonts w:ascii="Arial" w:eastAsia="Times New Roman" w:hAnsi="Arial" w:cs="Arial"/>
                <w:sz w:val="18"/>
                <w:szCs w:val="18"/>
              </w:rPr>
              <w:t>klinik</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terseb</w:t>
            </w:r>
            <w:r w:rsidR="00841F12">
              <w:rPr>
                <w:rFonts w:ascii="Arial" w:eastAsia="Times New Roman" w:hAnsi="Arial" w:cs="Arial"/>
                <w:sz w:val="18"/>
                <w:szCs w:val="18"/>
              </w:rPr>
              <w:t>ut</w:t>
            </w:r>
            <w:proofErr w:type="spellEnd"/>
            <w:r w:rsidR="00841F12">
              <w:rPr>
                <w:rFonts w:ascii="Arial" w:eastAsia="Times New Roman" w:hAnsi="Arial" w:cs="Arial"/>
                <w:sz w:val="18"/>
                <w:szCs w:val="18"/>
              </w:rPr>
              <w:t xml:space="preserve"> </w:t>
            </w:r>
            <w:proofErr w:type="spellStart"/>
            <w:r w:rsidR="00841F12">
              <w:rPr>
                <w:rFonts w:ascii="Arial" w:eastAsia="Times New Roman" w:hAnsi="Arial" w:cs="Arial"/>
                <w:sz w:val="18"/>
                <w:szCs w:val="18"/>
              </w:rPr>
              <w:t>memiliki</w:t>
            </w:r>
            <w:proofErr w:type="spellEnd"/>
            <w:r w:rsidR="00841F12">
              <w:rPr>
                <w:rFonts w:ascii="Arial" w:eastAsia="Times New Roman" w:hAnsi="Arial" w:cs="Arial"/>
                <w:sz w:val="18"/>
                <w:szCs w:val="18"/>
              </w:rPr>
              <w:t xml:space="preserve"> </w:t>
            </w:r>
            <w:proofErr w:type="spellStart"/>
            <w:r w:rsidR="004563E9">
              <w:rPr>
                <w:rFonts w:ascii="Arial" w:eastAsia="Times New Roman" w:hAnsi="Arial" w:cs="Arial"/>
                <w:sz w:val="18"/>
                <w:szCs w:val="18"/>
              </w:rPr>
              <w:t>hubungan</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kerjasama</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dengan</w:t>
            </w:r>
            <w:proofErr w:type="spellEnd"/>
            <w:r w:rsidR="004563E9">
              <w:rPr>
                <w:rFonts w:ascii="Arial" w:eastAsia="Times New Roman" w:hAnsi="Arial" w:cs="Arial"/>
                <w:sz w:val="18"/>
                <w:szCs w:val="18"/>
              </w:rPr>
              <w:t xml:space="preserve"> </w:t>
            </w:r>
            <w:proofErr w:type="spellStart"/>
            <w:r w:rsidR="00841F12">
              <w:rPr>
                <w:rFonts w:ascii="Arial" w:eastAsia="Times New Roman" w:hAnsi="Arial" w:cs="Arial"/>
                <w:b/>
                <w:bCs/>
                <w:sz w:val="18"/>
                <w:szCs w:val="18"/>
              </w:rPr>
              <w:t>Pihak</w:t>
            </w:r>
            <w:proofErr w:type="spellEnd"/>
            <w:r w:rsidR="00841F12">
              <w:rPr>
                <w:rFonts w:ascii="Arial" w:eastAsia="Times New Roman" w:hAnsi="Arial" w:cs="Arial"/>
                <w:b/>
                <w:bCs/>
                <w:sz w:val="18"/>
                <w:szCs w:val="18"/>
              </w:rPr>
              <w:t xml:space="preserve"> </w:t>
            </w:r>
            <w:proofErr w:type="spellStart"/>
            <w:r w:rsidR="00841F12">
              <w:rPr>
                <w:rFonts w:ascii="Arial" w:eastAsia="Times New Roman" w:hAnsi="Arial" w:cs="Arial"/>
                <w:b/>
                <w:bCs/>
                <w:sz w:val="18"/>
                <w:szCs w:val="18"/>
              </w:rPr>
              <w:t>Kedua</w:t>
            </w:r>
            <w:proofErr w:type="spellEnd"/>
            <w:r w:rsidR="00841F12">
              <w:rPr>
                <w:rFonts w:ascii="Arial" w:eastAsia="Times New Roman" w:hAnsi="Arial" w:cs="Arial"/>
                <w:b/>
                <w:bCs/>
                <w:sz w:val="18"/>
                <w:szCs w:val="18"/>
              </w:rPr>
              <w:t xml:space="preserve"> </w:t>
            </w:r>
            <w:r w:rsidR="00841F12">
              <w:rPr>
                <w:rFonts w:ascii="Arial" w:eastAsia="Times New Roman" w:hAnsi="Arial" w:cs="Arial"/>
                <w:sz w:val="18"/>
                <w:szCs w:val="18"/>
              </w:rPr>
              <w:t xml:space="preserve">yang </w:t>
            </w:r>
            <w:proofErr w:type="spellStart"/>
            <w:r w:rsidR="00841F12">
              <w:rPr>
                <w:rFonts w:ascii="Arial" w:eastAsia="Times New Roman" w:hAnsi="Arial" w:cs="Arial"/>
                <w:sz w:val="18"/>
                <w:szCs w:val="18"/>
              </w:rPr>
              <w:t>meliputi</w:t>
            </w:r>
            <w:proofErr w:type="spellEnd"/>
            <w:r w:rsidR="00841F12">
              <w:rPr>
                <w:rFonts w:ascii="Arial" w:eastAsia="Times New Roman" w:hAnsi="Arial" w:cs="Arial"/>
                <w:sz w:val="18"/>
                <w:szCs w:val="18"/>
              </w:rPr>
              <w:t xml:space="preserve"> dan</w:t>
            </w:r>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tidak</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terbatas</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dengan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pelayanan</w:t>
            </w:r>
            <w:proofErr w:type="spellEnd"/>
            <w:r w:rsidRPr="00D32437">
              <w:rPr>
                <w:rFonts w:ascii="Arial" w:eastAsia="Times New Roman" w:hAnsi="Arial" w:cs="Arial"/>
                <w:sz w:val="18"/>
                <w:szCs w:val="18"/>
              </w:rPr>
              <w:t xml:space="preserve"> IGD, Rawat </w:t>
            </w:r>
            <w:proofErr w:type="spellStart"/>
            <w:r w:rsidRPr="00D32437">
              <w:rPr>
                <w:rFonts w:ascii="Arial" w:eastAsia="Times New Roman" w:hAnsi="Arial" w:cs="Arial"/>
                <w:sz w:val="18"/>
                <w:szCs w:val="18"/>
              </w:rPr>
              <w:t>Inap</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pemeriksaan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penunjang</w:t>
            </w:r>
            <w:proofErr w:type="spellEnd"/>
            <w:r w:rsidRPr="00D32437">
              <w:rPr>
                <w:rFonts w:ascii="Arial" w:eastAsia="Times New Roman" w:hAnsi="Arial" w:cs="Arial"/>
                <w:sz w:val="18"/>
                <w:szCs w:val="18"/>
              </w:rPr>
              <w:t xml:space="preserve"> yang </w:t>
            </w:r>
            <w:proofErr w:type="spellStart"/>
            <w:r w:rsidRPr="00D32437">
              <w:rPr>
                <w:rFonts w:ascii="Arial" w:eastAsia="Times New Roman" w:hAnsi="Arial" w:cs="Arial"/>
                <w:sz w:val="18"/>
                <w:szCs w:val="18"/>
              </w:rPr>
              <w:t>telah</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disetujui</w:t>
            </w:r>
            <w:proofErr w:type="spellEnd"/>
            <w:r w:rsidRPr="00D32437">
              <w:rPr>
                <w:rFonts w:ascii="Arial" w:eastAsia="Times New Roman" w:hAnsi="Arial" w:cs="Arial"/>
                <w:sz w:val="18"/>
                <w:szCs w:val="18"/>
              </w:rPr>
              <w:t xml:space="preserve"> dan </w:t>
            </w:r>
            <w:proofErr w:type="spellStart"/>
            <w:r w:rsidRPr="00D32437">
              <w:rPr>
                <w:rFonts w:ascii="Arial" w:eastAsia="Times New Roman" w:hAnsi="Arial" w:cs="Arial"/>
                <w:sz w:val="18"/>
                <w:szCs w:val="18"/>
              </w:rPr>
              <w:t>diketahui</w:t>
            </w:r>
            <w:proofErr w:type="spellEnd"/>
            <w:r w:rsidRPr="00D32437">
              <w:rPr>
                <w:rFonts w:ascii="Arial" w:eastAsia="Times New Roman" w:hAnsi="Arial" w:cs="Arial"/>
                <w:sz w:val="18"/>
                <w:szCs w:val="18"/>
              </w:rPr>
              <w:t xml:space="preserve"> oleh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
          <w:p w14:paraId="29E20E5E" w14:textId="5EBB5375" w:rsidR="00841F12" w:rsidRPr="00D32437" w:rsidRDefault="00841F12" w:rsidP="00841F1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604DEB16" w14:textId="59CE9514" w:rsidR="00D40291" w:rsidRPr="00D32437" w:rsidRDefault="00D40291"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Therefore,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t>
            </w:r>
            <w:r w:rsidR="007A7029">
              <w:rPr>
                <w:rFonts w:ascii="Arial" w:eastAsia="Times New Roman" w:hAnsi="Arial" w:cs="Arial"/>
                <w:color w:val="000000"/>
                <w:sz w:val="18"/>
                <w:szCs w:val="18"/>
              </w:rPr>
              <w:t>agrees</w:t>
            </w:r>
            <w:r w:rsidR="008C141D">
              <w:rPr>
                <w:rFonts w:ascii="Arial" w:eastAsia="Times New Roman" w:hAnsi="Arial" w:cs="Arial"/>
                <w:color w:val="000000"/>
                <w:sz w:val="18"/>
                <w:szCs w:val="18"/>
              </w:rPr>
              <w:t xml:space="preserve"> to send the Patient to the hospital/clinic</w:t>
            </w:r>
            <w:r w:rsidR="00BB0070">
              <w:rPr>
                <w:rFonts w:ascii="Arial" w:eastAsia="Times New Roman" w:hAnsi="Arial" w:cs="Arial"/>
                <w:color w:val="000000"/>
                <w:sz w:val="18"/>
                <w:szCs w:val="18"/>
              </w:rPr>
              <w:t xml:space="preserve"> for</w:t>
            </w:r>
            <w:r w:rsidRPr="00D32437">
              <w:rPr>
                <w:rFonts w:ascii="Arial" w:eastAsia="Times New Roman" w:hAnsi="Arial" w:cs="Arial"/>
                <w:color w:val="000000"/>
                <w:sz w:val="18"/>
                <w:szCs w:val="18"/>
                <w:lang w:val="id-ID"/>
              </w:rPr>
              <w:t xml:space="preserve"> </w:t>
            </w:r>
            <w:r w:rsidR="00BA275A">
              <w:rPr>
                <w:rFonts w:ascii="Arial" w:eastAsia="Times New Roman" w:hAnsi="Arial" w:cs="Arial"/>
                <w:color w:val="000000"/>
                <w:sz w:val="18"/>
                <w:szCs w:val="18"/>
              </w:rPr>
              <w:t>medical treatment</w:t>
            </w:r>
            <w:r w:rsidRPr="00D32437">
              <w:rPr>
                <w:rFonts w:ascii="Arial" w:eastAsia="Times New Roman" w:hAnsi="Arial" w:cs="Arial"/>
                <w:color w:val="000000"/>
                <w:sz w:val="18"/>
                <w:szCs w:val="18"/>
                <w:lang w:val="id-ID"/>
              </w:rPr>
              <w:t xml:space="preserve"> for the benefit of </w:t>
            </w:r>
            <w:r w:rsidR="00E76546">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atient safety </w:t>
            </w:r>
            <w:r w:rsidR="00BB0070">
              <w:rPr>
                <w:rFonts w:ascii="Arial" w:eastAsia="Times New Roman" w:hAnsi="Arial" w:cs="Arial"/>
                <w:color w:val="000000"/>
                <w:sz w:val="18"/>
                <w:szCs w:val="18"/>
              </w:rPr>
              <w:t>w</w:t>
            </w:r>
            <w:r w:rsidR="00276F46">
              <w:rPr>
                <w:rFonts w:ascii="Arial" w:eastAsia="Times New Roman" w:hAnsi="Arial" w:cs="Arial"/>
                <w:color w:val="000000"/>
                <w:sz w:val="18"/>
                <w:szCs w:val="18"/>
              </w:rPr>
              <w:t>hen</w:t>
            </w:r>
            <w:r w:rsidRPr="00D32437">
              <w:rPr>
                <w:rFonts w:ascii="Arial" w:eastAsia="Times New Roman" w:hAnsi="Arial" w:cs="Arial"/>
                <w:color w:val="000000"/>
                <w:sz w:val="18"/>
                <w:szCs w:val="18"/>
                <w:lang w:val="id-ID"/>
              </w:rPr>
              <w:t xml:space="preserve"> the doctor or nurse from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make</w:t>
            </w:r>
            <w:r w:rsidR="00276F46">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 referral to the hospital / clinic </w:t>
            </w:r>
            <w:r w:rsidR="00725427" w:rsidRPr="00D32437">
              <w:rPr>
                <w:rFonts w:ascii="Arial" w:eastAsia="Times New Roman" w:hAnsi="Arial" w:cs="Arial"/>
                <w:color w:val="000000"/>
                <w:sz w:val="18"/>
                <w:szCs w:val="18"/>
                <w:lang w:val="id-ID"/>
              </w:rPr>
              <w:t xml:space="preserve">nearest </w:t>
            </w:r>
            <w:r w:rsidRPr="00D32437">
              <w:rPr>
                <w:rFonts w:ascii="Arial" w:eastAsia="Times New Roman" w:hAnsi="Arial" w:cs="Arial"/>
                <w:color w:val="000000"/>
                <w:sz w:val="18"/>
                <w:szCs w:val="18"/>
                <w:lang w:val="id-ID"/>
              </w:rPr>
              <w:t xml:space="preserve">to the location of the </w:t>
            </w:r>
            <w:r w:rsidRPr="00D32437">
              <w:rPr>
                <w:rFonts w:ascii="Arial" w:eastAsia="Times New Roman" w:hAnsi="Arial" w:cs="Arial"/>
                <w:b/>
                <w:bCs/>
                <w:color w:val="000000"/>
                <w:sz w:val="18"/>
                <w:szCs w:val="18"/>
                <w:lang w:val="id-ID"/>
              </w:rPr>
              <w:t>FIRST PARTY</w:t>
            </w:r>
            <w:r w:rsidR="00725427">
              <w:rPr>
                <w:rFonts w:ascii="Arial" w:eastAsia="Times New Roman" w:hAnsi="Arial" w:cs="Arial"/>
                <w:b/>
                <w:bCs/>
                <w:color w:val="000000"/>
                <w:sz w:val="18"/>
                <w:szCs w:val="18"/>
              </w:rPr>
              <w:t>,</w:t>
            </w:r>
            <w:r w:rsidRPr="00D32437">
              <w:rPr>
                <w:rFonts w:ascii="Arial" w:eastAsia="Times New Roman" w:hAnsi="Arial" w:cs="Arial"/>
                <w:color w:val="000000"/>
                <w:sz w:val="18"/>
                <w:szCs w:val="18"/>
                <w:lang w:val="id-ID"/>
              </w:rPr>
              <w:t xml:space="preserve"> namely </w:t>
            </w:r>
            <w:r w:rsidR="00F113C5" w:rsidRPr="00D32437">
              <w:rPr>
                <w:rFonts w:ascii="Arial" w:eastAsia="Times New Roman" w:hAnsi="Arial" w:cs="Arial"/>
                <w:color w:val="000000"/>
                <w:sz w:val="18"/>
                <w:szCs w:val="18"/>
              </w:rPr>
              <w:t xml:space="preserve"> </w:t>
            </w:r>
            <w:proofErr w:type="spellStart"/>
            <w:r w:rsidR="00F113C5" w:rsidRPr="00D32437">
              <w:rPr>
                <w:rFonts w:ascii="Arial" w:eastAsia="Times New Roman" w:hAnsi="Arial" w:cs="Arial"/>
                <w:color w:val="000000"/>
                <w:sz w:val="18"/>
                <w:szCs w:val="18"/>
              </w:rPr>
              <w:t>Purwosari</w:t>
            </w:r>
            <w:proofErr w:type="spellEnd"/>
            <w:r w:rsidR="00F113C5" w:rsidRPr="00D32437">
              <w:rPr>
                <w:rFonts w:ascii="Arial" w:eastAsia="Times New Roman" w:hAnsi="Arial" w:cs="Arial"/>
                <w:color w:val="000000"/>
                <w:sz w:val="18"/>
                <w:szCs w:val="18"/>
              </w:rPr>
              <w:t xml:space="preserve"> Clini</w:t>
            </w:r>
            <w:r w:rsidR="00841F12">
              <w:rPr>
                <w:rFonts w:ascii="Arial" w:eastAsia="Times New Roman" w:hAnsi="Arial" w:cs="Arial"/>
                <w:color w:val="000000"/>
                <w:sz w:val="18"/>
                <w:szCs w:val="18"/>
              </w:rPr>
              <w:t>c</w:t>
            </w:r>
            <w:r w:rsidR="00F113C5" w:rsidRPr="00D32437">
              <w:rPr>
                <w:rFonts w:ascii="Arial" w:eastAsia="Times New Roman" w:hAnsi="Arial" w:cs="Arial"/>
                <w:color w:val="000000"/>
                <w:sz w:val="18"/>
                <w:szCs w:val="18"/>
              </w:rPr>
              <w:t xml:space="preserve">, </w:t>
            </w:r>
            <w:proofErr w:type="spellStart"/>
            <w:r w:rsidR="00F113C5" w:rsidRPr="00D32437">
              <w:rPr>
                <w:rFonts w:ascii="Arial" w:eastAsia="Times New Roman" w:hAnsi="Arial" w:cs="Arial"/>
                <w:color w:val="000000"/>
                <w:sz w:val="18"/>
                <w:szCs w:val="18"/>
              </w:rPr>
              <w:t>Sahabat</w:t>
            </w:r>
            <w:proofErr w:type="spellEnd"/>
            <w:r w:rsidR="00F113C5" w:rsidRPr="00D32437">
              <w:rPr>
                <w:rFonts w:ascii="Arial" w:eastAsia="Times New Roman" w:hAnsi="Arial" w:cs="Arial"/>
                <w:color w:val="000000"/>
                <w:sz w:val="18"/>
                <w:szCs w:val="18"/>
              </w:rPr>
              <w:t xml:space="preserve"> Hospital and </w:t>
            </w:r>
            <w:proofErr w:type="spellStart"/>
            <w:r w:rsidR="00F113C5" w:rsidRPr="00D32437">
              <w:rPr>
                <w:rFonts w:ascii="Arial" w:eastAsia="Times New Roman" w:hAnsi="Arial" w:cs="Arial"/>
                <w:color w:val="000000"/>
                <w:sz w:val="18"/>
                <w:szCs w:val="18"/>
              </w:rPr>
              <w:t>Lawang</w:t>
            </w:r>
            <w:proofErr w:type="spellEnd"/>
            <w:r w:rsidR="00F113C5" w:rsidRPr="00D32437">
              <w:rPr>
                <w:rFonts w:ascii="Arial" w:eastAsia="Times New Roman" w:hAnsi="Arial" w:cs="Arial"/>
                <w:color w:val="000000"/>
                <w:sz w:val="18"/>
                <w:szCs w:val="18"/>
              </w:rPr>
              <w:t xml:space="preserve"> Medika Hospital</w:t>
            </w:r>
            <w:r w:rsidRPr="00D32437">
              <w:rPr>
                <w:rFonts w:ascii="Arial" w:eastAsia="Times New Roman" w:hAnsi="Arial" w:cs="Arial"/>
                <w:color w:val="000000"/>
                <w:sz w:val="18"/>
                <w:szCs w:val="18"/>
                <w:lang w:val="id-ID"/>
              </w:rPr>
              <w:t xml:space="preserve"> </w:t>
            </w:r>
            <w:r w:rsidR="00C66AE8">
              <w:rPr>
                <w:rFonts w:ascii="Arial" w:eastAsia="Times New Roman" w:hAnsi="Arial" w:cs="Arial"/>
                <w:color w:val="000000"/>
                <w:sz w:val="18"/>
                <w:szCs w:val="18"/>
              </w:rPr>
              <w:t xml:space="preserve">all of </w:t>
            </w:r>
            <w:r w:rsidRPr="00D32437">
              <w:rPr>
                <w:rFonts w:ascii="Arial" w:eastAsia="Times New Roman" w:hAnsi="Arial" w:cs="Arial"/>
                <w:color w:val="000000"/>
                <w:sz w:val="18"/>
                <w:szCs w:val="18"/>
                <w:lang w:val="id-ID"/>
              </w:rPr>
              <w:t xml:space="preserve">which </w:t>
            </w:r>
            <w:r w:rsidR="0021071B">
              <w:rPr>
                <w:rFonts w:ascii="Arial" w:eastAsia="Times New Roman" w:hAnsi="Arial" w:cs="Arial"/>
                <w:color w:val="000000"/>
                <w:sz w:val="18"/>
                <w:szCs w:val="18"/>
              </w:rPr>
              <w:t>have</w:t>
            </w:r>
            <w:r w:rsidRPr="00D32437">
              <w:rPr>
                <w:rFonts w:ascii="Arial" w:eastAsia="Times New Roman" w:hAnsi="Arial" w:cs="Arial"/>
                <w:color w:val="000000"/>
                <w:sz w:val="18"/>
                <w:szCs w:val="18"/>
                <w:lang w:val="id-ID"/>
              </w:rPr>
              <w:t xml:space="preserve"> a cooperative relationship with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including and not limited </w:t>
            </w:r>
            <w:r w:rsidRPr="00D32437">
              <w:rPr>
                <w:rFonts w:ascii="Arial" w:eastAsia="Times New Roman" w:hAnsi="Arial" w:cs="Arial"/>
                <w:color w:val="000000"/>
                <w:sz w:val="18"/>
                <w:szCs w:val="18"/>
              </w:rPr>
              <w:t xml:space="preserve">with to </w:t>
            </w:r>
            <w:r w:rsidR="007A5C58">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mergency </w:t>
            </w:r>
            <w:r w:rsidR="007A5C58">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ervices, hospitalization, examination, supporting examination which has been approved and known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D40291" w:rsidRPr="00D32437" w14:paraId="5C891566" w14:textId="77777777" w:rsidTr="00D43CCE">
        <w:trPr>
          <w:trHeight w:val="20"/>
        </w:trPr>
        <w:tc>
          <w:tcPr>
            <w:tcW w:w="4962" w:type="dxa"/>
            <w:shd w:val="clear" w:color="auto" w:fill="auto"/>
            <w:hideMark/>
          </w:tcPr>
          <w:p w14:paraId="61D8BF1E" w14:textId="7A5A39E7" w:rsidR="00D40291" w:rsidRPr="00D32437" w:rsidRDefault="00D40291" w:rsidP="00FF68C2">
            <w:pPr>
              <w:pStyle w:val="ListParagraph"/>
              <w:numPr>
                <w:ilvl w:val="0"/>
                <w:numId w:val="1"/>
              </w:numPr>
              <w:spacing w:after="0" w:line="240" w:lineRule="auto"/>
              <w:ind w:left="306" w:hanging="306"/>
              <w:jc w:val="both"/>
              <w:rPr>
                <w:rFonts w:ascii="Arial" w:eastAsia="Times New Roman" w:hAnsi="Arial" w:cs="Arial"/>
                <w:sz w:val="18"/>
                <w:szCs w:val="18"/>
              </w:rPr>
            </w:pP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w:t>
            </w:r>
            <w:proofErr w:type="spellStart"/>
            <w:r w:rsidR="00662A37">
              <w:rPr>
                <w:rFonts w:ascii="Arial" w:eastAsia="Times New Roman" w:hAnsi="Arial" w:cs="Arial"/>
                <w:color w:val="000000"/>
                <w:sz w:val="18"/>
                <w:szCs w:val="18"/>
              </w:rPr>
              <w:t>klinik</w:t>
            </w:r>
            <w:proofErr w:type="spellEnd"/>
            <w:r w:rsidR="00662A37">
              <w:rPr>
                <w:rFonts w:ascii="Arial" w:eastAsia="Times New Roman" w:hAnsi="Arial" w:cs="Arial"/>
                <w:color w:val="000000"/>
                <w:sz w:val="18"/>
                <w:szCs w:val="18"/>
              </w:rPr>
              <w:t xml:space="preserve"> Kesehatan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kepentingan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memberikan</w:t>
            </w:r>
            <w:proofErr w:type="spellEnd"/>
            <w:r w:rsidR="00FF68C2"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00FF68C2"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w:t>
            </w:r>
            <w:r w:rsidR="00FF68C2" w:rsidRPr="00D32437">
              <w:rPr>
                <w:rFonts w:ascii="Arial" w:eastAsia="Times New Roman" w:hAnsi="Arial" w:cs="Arial"/>
                <w:color w:val="000000"/>
                <w:sz w:val="18"/>
                <w:szCs w:val="18"/>
              </w:rPr>
              <w:t>a</w:t>
            </w:r>
            <w:proofErr w:type="spellEnd"/>
            <w:r w:rsidR="00662A37">
              <w:rPr>
                <w:rFonts w:ascii="Arial" w:eastAsia="Times New Roman" w:hAnsi="Arial" w:cs="Arial"/>
                <w:color w:val="000000"/>
                <w:sz w:val="18"/>
                <w:szCs w:val="18"/>
              </w:rPr>
              <w:t>.</w:t>
            </w:r>
            <w:r w:rsidR="00FF68C2" w:rsidRPr="00D32437">
              <w:rPr>
                <w:rFonts w:ascii="Arial" w:eastAsia="Times New Roman" w:hAnsi="Arial" w:cs="Arial"/>
                <w:color w:val="000000"/>
                <w:sz w:val="18"/>
                <w:szCs w:val="18"/>
              </w:rPr>
              <w:t xml:space="preserve"> </w:t>
            </w:r>
            <w:r w:rsidR="00662A37">
              <w:rPr>
                <w:rFonts w:ascii="Arial" w:eastAsia="Times New Roman" w:hAnsi="Arial" w:cs="Arial"/>
                <w:sz w:val="18"/>
                <w:szCs w:val="18"/>
              </w:rPr>
              <w:t>.</w:t>
            </w:r>
            <w:proofErr w:type="spellStart"/>
            <w:r w:rsidR="00662A37">
              <w:rPr>
                <w:rFonts w:ascii="Arial" w:eastAsia="Times New Roman" w:hAnsi="Arial" w:cs="Arial"/>
                <w:color w:val="000000"/>
                <w:sz w:val="18"/>
                <w:szCs w:val="18"/>
              </w:rPr>
              <w:t>P</w:t>
            </w:r>
            <w:r w:rsidRPr="00D32437">
              <w:rPr>
                <w:rFonts w:ascii="Arial" w:eastAsia="Times New Roman" w:hAnsi="Arial" w:cs="Arial"/>
                <w:color w:val="000000"/>
                <w:sz w:val="18"/>
                <w:szCs w:val="18"/>
              </w:rPr>
              <w:t>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mendukung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pertolongan </w:t>
            </w:r>
            <w:r w:rsidR="005C3734" w:rsidRPr="00D32437">
              <w:rPr>
                <w:rFonts w:ascii="Arial" w:eastAsia="Times New Roman" w:hAnsi="Arial" w:cs="Arial"/>
                <w:color w:val="000000"/>
                <w:sz w:val="18"/>
                <w:szCs w:val="18"/>
                <w:lang w:val="id-ID"/>
              </w:rPr>
              <w:t>pertama</w:t>
            </w:r>
            <w:r w:rsidR="005C3734" w:rsidRPr="00D32437">
              <w:rPr>
                <w:rFonts w:ascii="Arial" w:eastAsia="Times New Roman" w:hAnsi="Arial" w:cs="Arial"/>
                <w:color w:val="000000"/>
                <w:sz w:val="18"/>
                <w:szCs w:val="18"/>
              </w:rPr>
              <w:t xml:space="preserve"> </w:t>
            </w:r>
            <w:proofErr w:type="spellStart"/>
            <w:r w:rsidR="005C3734" w:rsidRPr="00D32437">
              <w:rPr>
                <w:rFonts w:ascii="Arial" w:eastAsia="Times New Roman" w:hAnsi="Arial" w:cs="Arial"/>
                <w:sz w:val="18"/>
                <w:szCs w:val="18"/>
              </w:rPr>
              <w:t>Kegawatdaruratan</w:t>
            </w:r>
            <w:proofErr w:type="spellEnd"/>
            <w:r w:rsidR="00FF68C2" w:rsidRPr="00D32437">
              <w:rPr>
                <w:rFonts w:ascii="Arial" w:eastAsia="Times New Roman" w:hAnsi="Arial" w:cs="Arial"/>
                <w:sz w:val="18"/>
                <w:szCs w:val="18"/>
              </w:rPr>
              <w:t xml:space="preserve"> </w:t>
            </w:r>
            <w:proofErr w:type="spellStart"/>
            <w:r w:rsidR="00FF68C2" w:rsidRPr="00D32437">
              <w:rPr>
                <w:rFonts w:ascii="Arial" w:eastAsia="Times New Roman" w:hAnsi="Arial" w:cs="Arial"/>
                <w:sz w:val="18"/>
                <w:szCs w:val="18"/>
              </w:rPr>
              <w:t>kerja</w:t>
            </w:r>
            <w:proofErr w:type="spellEnd"/>
            <w:r w:rsidR="00FF68C2" w:rsidRPr="00D32437">
              <w:rPr>
                <w:rFonts w:ascii="Arial" w:eastAsia="Times New Roman" w:hAnsi="Arial" w:cs="Arial"/>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hideMark/>
          </w:tcPr>
          <w:p w14:paraId="5328BA8A" w14:textId="53F0DEB3" w:rsidR="00D40291" w:rsidRPr="00D32437" w:rsidRDefault="00D40291" w:rsidP="00D40291">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will provide a health </w:t>
            </w:r>
            <w:r w:rsidR="00276F46">
              <w:rPr>
                <w:rFonts w:ascii="Arial" w:eastAsia="Times New Roman" w:hAnsi="Arial" w:cs="Arial"/>
                <w:color w:val="000000"/>
                <w:sz w:val="18"/>
                <w:szCs w:val="18"/>
              </w:rPr>
              <w:t>clinic</w:t>
            </w:r>
            <w:r w:rsidR="00CA5B17">
              <w:rPr>
                <w:rFonts w:ascii="Arial" w:eastAsia="Times New Roman" w:hAnsi="Arial" w:cs="Arial"/>
                <w:color w:val="000000"/>
                <w:sz w:val="18"/>
                <w:szCs w:val="18"/>
              </w:rPr>
              <w:t xml:space="preserve"> in its</w:t>
            </w:r>
            <w:r w:rsidRPr="00D32437">
              <w:rPr>
                <w:rFonts w:ascii="Arial" w:eastAsia="Times New Roman" w:hAnsi="Arial" w:cs="Arial"/>
                <w:color w:val="000000"/>
                <w:sz w:val="18"/>
                <w:szCs w:val="18"/>
                <w:lang w:val="id-ID"/>
              </w:rPr>
              <w:t xml:space="preserve"> place for the benefit of the </w:t>
            </w:r>
            <w:r w:rsidRPr="00D32437">
              <w:rPr>
                <w:rFonts w:ascii="Arial" w:eastAsia="Times New Roman" w:hAnsi="Arial" w:cs="Arial"/>
                <w:b/>
                <w:bCs/>
                <w:color w:val="000000"/>
                <w:sz w:val="18"/>
                <w:szCs w:val="18"/>
                <w:lang w:val="id-ID"/>
              </w:rPr>
              <w:t xml:space="preserve"> SECOND PARTY </w:t>
            </w:r>
            <w:r w:rsidRPr="00D32437">
              <w:rPr>
                <w:rFonts w:ascii="Arial" w:eastAsia="Times New Roman" w:hAnsi="Arial" w:cs="Arial"/>
                <w:color w:val="000000"/>
                <w:sz w:val="18"/>
                <w:szCs w:val="18"/>
                <w:lang w:val="id-ID"/>
              </w:rPr>
              <w:t xml:space="preserve">providing </w:t>
            </w:r>
            <w:r w:rsidR="001F5DF3" w:rsidRPr="00D32437">
              <w:rPr>
                <w:rFonts w:ascii="Arial" w:eastAsia="Times New Roman" w:hAnsi="Arial" w:cs="Arial"/>
                <w:color w:val="000000"/>
                <w:sz w:val="18"/>
                <w:szCs w:val="18"/>
                <w:lang w:val="id-ID"/>
              </w:rPr>
              <w:t xml:space="preserve">first aid </w:t>
            </w:r>
            <w:r w:rsidR="00326175">
              <w:rPr>
                <w:rFonts w:ascii="Arial" w:eastAsia="Times New Roman" w:hAnsi="Arial" w:cs="Arial"/>
                <w:color w:val="000000"/>
                <w:sz w:val="18"/>
                <w:szCs w:val="18"/>
              </w:rPr>
              <w:t>H</w:t>
            </w:r>
            <w:r w:rsidR="00CA5B17">
              <w:rPr>
                <w:rFonts w:ascii="Arial" w:eastAsia="Times New Roman" w:hAnsi="Arial" w:cs="Arial"/>
                <w:color w:val="000000"/>
                <w:sz w:val="18"/>
                <w:szCs w:val="18"/>
              </w:rPr>
              <w:t xml:space="preserve">ealth </w:t>
            </w:r>
            <w:r w:rsidR="00326175">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w:t>
            </w:r>
            <w:r w:rsidR="00B45F45">
              <w:rPr>
                <w:rFonts w:ascii="Arial" w:eastAsia="Times New Roman" w:hAnsi="Arial" w:cs="Arial"/>
                <w:color w:val="000000"/>
                <w:sz w:val="18"/>
                <w:szCs w:val="18"/>
              </w:rPr>
              <w:t>Patients</w:t>
            </w:r>
            <w:r w:rsidR="00483507">
              <w:rPr>
                <w:rFonts w:ascii="Arial" w:eastAsia="Times New Roman" w:hAnsi="Arial" w:cs="Arial"/>
                <w:color w:val="000000"/>
                <w:sz w:val="18"/>
                <w:szCs w:val="18"/>
              </w:rPr>
              <w:t>.</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The</w:t>
            </w:r>
            <w:r w:rsidRPr="00D32437">
              <w:rPr>
                <w:rFonts w:ascii="Arial" w:eastAsia="Times New Roman" w:hAnsi="Arial" w:cs="Arial"/>
                <w:color w:val="000000"/>
                <w:sz w:val="18"/>
                <w:szCs w:val="18"/>
                <w:lang w:val="id-ID"/>
              </w:rPr>
              <w:t xml:space="preserve"> medical equipment </w:t>
            </w:r>
            <w:r w:rsidR="00F16FCE">
              <w:rPr>
                <w:rFonts w:ascii="Arial" w:eastAsia="Times New Roman" w:hAnsi="Arial" w:cs="Arial"/>
                <w:color w:val="000000"/>
                <w:sz w:val="18"/>
                <w:szCs w:val="18"/>
              </w:rPr>
              <w:t>and</w:t>
            </w:r>
            <w:r w:rsidR="000A669E">
              <w:rPr>
                <w:rFonts w:ascii="Arial" w:eastAsia="Times New Roman" w:hAnsi="Arial" w:cs="Arial"/>
                <w:color w:val="000000"/>
                <w:sz w:val="18"/>
                <w:szCs w:val="18"/>
              </w:rPr>
              <w:t>/or</w:t>
            </w:r>
            <w:r w:rsidR="00F16FCE">
              <w:rPr>
                <w:rFonts w:ascii="Arial" w:eastAsia="Times New Roman" w:hAnsi="Arial" w:cs="Arial"/>
                <w:color w:val="000000"/>
                <w:sz w:val="18"/>
                <w:szCs w:val="18"/>
              </w:rPr>
              <w:t xml:space="preserve"> first aid equipment</w:t>
            </w:r>
            <w:r w:rsidR="000A669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that supports the </w:t>
            </w:r>
            <w:r w:rsidR="001F5DF3" w:rsidRPr="00D32437">
              <w:rPr>
                <w:rFonts w:ascii="Arial" w:eastAsia="Times New Roman" w:hAnsi="Arial" w:cs="Arial"/>
                <w:color w:val="000000"/>
                <w:sz w:val="18"/>
                <w:szCs w:val="18"/>
                <w:lang w:val="id-ID"/>
              </w:rPr>
              <w:t>first aid</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 xml:space="preserve">health </w:t>
            </w:r>
            <w:r w:rsidRPr="00D32437">
              <w:rPr>
                <w:rFonts w:ascii="Arial" w:eastAsia="Times New Roman" w:hAnsi="Arial" w:cs="Arial"/>
                <w:color w:val="000000"/>
                <w:sz w:val="18"/>
                <w:szCs w:val="18"/>
                <w:lang w:val="id-ID"/>
              </w:rPr>
              <w:t xml:space="preserve">service of the </w:t>
            </w:r>
            <w:r w:rsidRPr="00D32437">
              <w:rPr>
                <w:rFonts w:ascii="Arial" w:eastAsia="Times New Roman" w:hAnsi="Arial" w:cs="Arial"/>
                <w:b/>
                <w:bCs/>
                <w:color w:val="000000"/>
                <w:sz w:val="18"/>
                <w:szCs w:val="18"/>
                <w:lang w:val="id-ID"/>
              </w:rPr>
              <w:t xml:space="preserve"> SECOND PARTY</w:t>
            </w:r>
            <w:r w:rsidRPr="00D32437">
              <w:rPr>
                <w:rFonts w:ascii="Arial" w:eastAsia="Times New Roman" w:hAnsi="Arial" w:cs="Arial"/>
                <w:color w:val="000000"/>
                <w:sz w:val="18"/>
                <w:szCs w:val="18"/>
                <w:lang w:val="id-ID"/>
              </w:rPr>
              <w:t xml:space="preserve"> in the location of 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lang w:val="id-ID"/>
              </w:rPr>
              <w:t>provided by the</w:t>
            </w:r>
            <w:r w:rsidRPr="00D32437">
              <w:rPr>
                <w:rFonts w:ascii="Arial" w:eastAsia="Times New Roman" w:hAnsi="Arial" w:cs="Arial"/>
                <w:b/>
                <w:bCs/>
                <w:color w:val="000000"/>
                <w:sz w:val="18"/>
                <w:szCs w:val="18"/>
                <w:lang w:val="id-ID"/>
              </w:rPr>
              <w:t xml:space="preserve"> SECOND PARTY</w:t>
            </w:r>
            <w:r w:rsidRPr="00D32437">
              <w:rPr>
                <w:rFonts w:ascii="Arial" w:eastAsia="Times New Roman" w:hAnsi="Arial" w:cs="Arial"/>
                <w:color w:val="000000"/>
                <w:sz w:val="18"/>
                <w:szCs w:val="18"/>
                <w:lang w:val="id-ID"/>
              </w:rPr>
              <w:t>;</w:t>
            </w:r>
          </w:p>
        </w:tc>
      </w:tr>
      <w:tr w:rsidR="00D40291" w:rsidRPr="00D32437" w14:paraId="0C312919" w14:textId="77777777" w:rsidTr="00D43CCE">
        <w:trPr>
          <w:trHeight w:val="20"/>
        </w:trPr>
        <w:tc>
          <w:tcPr>
            <w:tcW w:w="4962" w:type="dxa"/>
            <w:shd w:val="clear" w:color="auto" w:fill="auto"/>
            <w:hideMark/>
          </w:tcPr>
          <w:p w14:paraId="3D5323DC" w14:textId="126EA961" w:rsidR="00D40291" w:rsidRDefault="00D40291"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Sedangkan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perlengkapan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pertolongan pertama</w:t>
            </w:r>
            <w:r w:rsidRPr="00D32437">
              <w:rPr>
                <w:rFonts w:ascii="Arial" w:eastAsia="Times New Roman" w:hAnsi="Arial" w:cs="Arial"/>
                <w:color w:val="000000"/>
                <w:sz w:val="18"/>
                <w:szCs w:val="18"/>
              </w:rPr>
              <w:t xml:space="preserve"> yang d</w:t>
            </w:r>
            <w:r w:rsidR="001F5DF3" w:rsidRPr="00D32437">
              <w:rPr>
                <w:rFonts w:ascii="Arial" w:eastAsia="Times New Roman" w:hAnsi="Arial" w:cs="Arial"/>
                <w:color w:val="000000"/>
                <w:sz w:val="18"/>
                <w:szCs w:val="18"/>
                <w:lang w:val="id-ID"/>
              </w:rPr>
              <w:t>i</w:t>
            </w:r>
            <w:proofErr w:type="spellStart"/>
            <w:r w:rsidRPr="00D32437">
              <w:rPr>
                <w:rFonts w:ascii="Arial" w:eastAsia="Times New Roman" w:hAnsi="Arial" w:cs="Arial"/>
                <w:color w:val="000000"/>
                <w:sz w:val="18"/>
                <w:szCs w:val="18"/>
              </w:rPr>
              <w:t>tempatkan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proofErr w:type="spellStart"/>
            <w:r w:rsidR="00662A37">
              <w:rPr>
                <w:rFonts w:ascii="Arial" w:eastAsia="Times New Roman" w:hAnsi="Arial" w:cs="Arial"/>
                <w:color w:val="000000"/>
                <w:sz w:val="18"/>
                <w:szCs w:val="18"/>
              </w:rPr>
              <w:t>klinik</w:t>
            </w:r>
            <w:proofErr w:type="spellEnd"/>
            <w:r w:rsidR="00662A37">
              <w:rPr>
                <w:rFonts w:ascii="Arial" w:eastAsia="Times New Roman" w:hAnsi="Arial" w:cs="Arial"/>
                <w:color w:val="000000"/>
                <w:sz w:val="18"/>
                <w:szCs w:val="18"/>
              </w:rPr>
              <w:t xml:space="preserve"> Kesehatan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r w:rsidR="00BB0954">
              <w:t xml:space="preserve"> </w:t>
            </w:r>
            <w:proofErr w:type="spellStart"/>
            <w:r w:rsidR="00BB0954" w:rsidRPr="00BB0954">
              <w:rPr>
                <w:rFonts w:ascii="Arial" w:eastAsia="Times New Roman" w:hAnsi="Arial" w:cs="Arial"/>
                <w:color w:val="000000"/>
                <w:sz w:val="18"/>
                <w:szCs w:val="18"/>
              </w:rPr>
              <w:t>peralatan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ini</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dimaksudkan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untuk</w:t>
            </w:r>
            <w:proofErr w:type="spellEnd"/>
            <w:r w:rsidR="00BB0954" w:rsidRPr="00BB0954">
              <w:rPr>
                <w:rFonts w:ascii="Arial" w:eastAsia="Times New Roman" w:hAnsi="Arial" w:cs="Arial"/>
                <w:color w:val="000000"/>
                <w:sz w:val="18"/>
                <w:szCs w:val="18"/>
              </w:rPr>
              <w:t xml:space="preserve"> </w:t>
            </w:r>
            <w:proofErr w:type="spellStart"/>
            <w:r w:rsidR="00BB0954">
              <w:rPr>
                <w:rFonts w:ascii="Arial" w:eastAsia="Times New Roman" w:hAnsi="Arial" w:cs="Arial"/>
                <w:color w:val="000000"/>
                <w:sz w:val="18"/>
                <w:szCs w:val="18"/>
              </w:rPr>
              <w:t>disimpan</w:t>
            </w:r>
            <w:proofErr w:type="spellEnd"/>
            <w:r w:rsidR="00BB0954" w:rsidRPr="00BB0954">
              <w:rPr>
                <w:rFonts w:ascii="Arial" w:eastAsia="Times New Roman" w:hAnsi="Arial" w:cs="Arial"/>
                <w:color w:val="000000"/>
                <w:sz w:val="18"/>
                <w:szCs w:val="18"/>
              </w:rPr>
              <w:t xml:space="preserve"> di </w:t>
            </w:r>
            <w:proofErr w:type="spellStart"/>
            <w:r w:rsidR="00BB0954" w:rsidRPr="00BB0954">
              <w:rPr>
                <w:rFonts w:ascii="Arial" w:eastAsia="Times New Roman" w:hAnsi="Arial" w:cs="Arial"/>
                <w:color w:val="000000"/>
                <w:sz w:val="18"/>
                <w:szCs w:val="18"/>
              </w:rPr>
              <w:t>klinik</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kesehatan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Kepemilikan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alat</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kesehatan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tersebut</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tetap</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menjadi</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milik</w:t>
            </w:r>
            <w:proofErr w:type="spellEnd"/>
            <w:r w:rsidR="00BB0954" w:rsidRPr="00BB0954">
              <w:rPr>
                <w:rFonts w:ascii="Arial" w:eastAsia="Times New Roman" w:hAnsi="Arial" w:cs="Arial"/>
                <w:color w:val="000000"/>
                <w:sz w:val="18"/>
                <w:szCs w:val="18"/>
              </w:rPr>
              <w:t xml:space="preserve"> </w:t>
            </w:r>
            <w:r w:rsidR="00BB0954" w:rsidRPr="00841F12">
              <w:rPr>
                <w:rFonts w:ascii="Arial" w:eastAsia="Times New Roman" w:hAnsi="Arial" w:cs="Arial"/>
                <w:b/>
                <w:bCs/>
                <w:color w:val="000000"/>
                <w:sz w:val="18"/>
                <w:szCs w:val="18"/>
              </w:rPr>
              <w:t>PIHAK KEDUA</w:t>
            </w:r>
            <w:r w:rsidR="00BF7F42">
              <w:rPr>
                <w:rFonts w:ascii="Arial" w:eastAsia="Times New Roman" w:hAnsi="Arial" w:cs="Arial"/>
                <w:color w:val="000000"/>
                <w:sz w:val="18"/>
                <w:szCs w:val="18"/>
              </w:rPr>
              <w:t xml:space="preserve">. </w:t>
            </w:r>
            <w:r w:rsidR="00BF7F42">
              <w:t xml:space="preserve"> </w:t>
            </w:r>
            <w:proofErr w:type="spellStart"/>
            <w:r w:rsidR="00BF7F42" w:rsidRPr="00BF7F42">
              <w:rPr>
                <w:rFonts w:ascii="Arial" w:eastAsia="Times New Roman" w:hAnsi="Arial" w:cs="Arial"/>
                <w:color w:val="000000"/>
                <w:sz w:val="18"/>
                <w:szCs w:val="18"/>
              </w:rPr>
              <w:t>Apabila</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terjadi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kehilangan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atau</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kerusakan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alat</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kesehatan</w:t>
            </w:r>
            <w:proofErr w:type="spellEnd"/>
            <w:r w:rsidR="00BF7F42" w:rsidRPr="00BF7F42">
              <w:rPr>
                <w:rFonts w:ascii="Arial" w:eastAsia="Times New Roman" w:hAnsi="Arial" w:cs="Arial"/>
                <w:color w:val="000000"/>
                <w:sz w:val="18"/>
                <w:szCs w:val="18"/>
              </w:rPr>
              <w:t xml:space="preserve"> di </w:t>
            </w:r>
            <w:proofErr w:type="spellStart"/>
            <w:r w:rsidR="00BF7F42" w:rsidRPr="00BF7F42">
              <w:rPr>
                <w:rFonts w:ascii="Arial" w:eastAsia="Times New Roman" w:hAnsi="Arial" w:cs="Arial"/>
                <w:color w:val="000000"/>
                <w:sz w:val="18"/>
                <w:szCs w:val="18"/>
              </w:rPr>
              <w:t>luar</w:t>
            </w:r>
            <w:proofErr w:type="spellEnd"/>
            <w:r w:rsidR="00BF7F42" w:rsidRPr="00BF7F42">
              <w:rPr>
                <w:rFonts w:ascii="Arial" w:eastAsia="Times New Roman" w:hAnsi="Arial" w:cs="Arial"/>
                <w:color w:val="000000"/>
                <w:sz w:val="18"/>
                <w:szCs w:val="18"/>
              </w:rPr>
              <w:t xml:space="preserve"> jam </w:t>
            </w:r>
            <w:proofErr w:type="spellStart"/>
            <w:r w:rsidR="00BF7F42" w:rsidRPr="00BF7F42">
              <w:rPr>
                <w:rFonts w:ascii="Arial" w:eastAsia="Times New Roman" w:hAnsi="Arial" w:cs="Arial"/>
                <w:color w:val="000000"/>
                <w:sz w:val="18"/>
                <w:szCs w:val="18"/>
              </w:rPr>
              <w:t>kerja</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klinik</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kesehatan</w:t>
            </w:r>
            <w:proofErr w:type="spellEnd"/>
            <w:r w:rsidR="00BF7F42" w:rsidRPr="00BF7F42">
              <w:rPr>
                <w:rFonts w:ascii="Arial" w:eastAsia="Times New Roman" w:hAnsi="Arial" w:cs="Arial"/>
                <w:color w:val="000000"/>
                <w:sz w:val="18"/>
                <w:szCs w:val="18"/>
              </w:rPr>
              <w:t xml:space="preserve"> yang </w:t>
            </w:r>
            <w:proofErr w:type="spellStart"/>
            <w:r w:rsidR="00BF7F42" w:rsidRPr="00BF7F42">
              <w:rPr>
                <w:rFonts w:ascii="Arial" w:eastAsia="Times New Roman" w:hAnsi="Arial" w:cs="Arial"/>
                <w:color w:val="000000"/>
                <w:sz w:val="18"/>
                <w:szCs w:val="18"/>
              </w:rPr>
              <w:t>telah</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disepakati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menjadi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tanggung</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jawab</w:t>
            </w:r>
            <w:proofErr w:type="spellEnd"/>
            <w:r w:rsidR="00BF7F42" w:rsidRPr="00BF7F42">
              <w:rPr>
                <w:rFonts w:ascii="Arial" w:eastAsia="Times New Roman" w:hAnsi="Arial" w:cs="Arial"/>
                <w:color w:val="000000"/>
                <w:sz w:val="18"/>
                <w:szCs w:val="18"/>
              </w:rPr>
              <w:t xml:space="preserve"> </w:t>
            </w:r>
            <w:r w:rsidR="00BF7F42" w:rsidRPr="00841F12">
              <w:rPr>
                <w:rFonts w:ascii="Arial" w:eastAsia="Times New Roman" w:hAnsi="Arial" w:cs="Arial"/>
                <w:b/>
                <w:bCs/>
                <w:color w:val="000000"/>
                <w:sz w:val="18"/>
                <w:szCs w:val="18"/>
              </w:rPr>
              <w:t>PIHAK PERTAMA</w:t>
            </w:r>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kecuali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kerugian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tersebut</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disebabkan</w:t>
            </w:r>
            <w:proofErr w:type="spellEnd"/>
            <w:r w:rsidR="00BF7F42" w:rsidRPr="00BF7F42">
              <w:rPr>
                <w:rFonts w:ascii="Arial" w:eastAsia="Times New Roman" w:hAnsi="Arial" w:cs="Arial"/>
                <w:color w:val="000000"/>
                <w:sz w:val="18"/>
                <w:szCs w:val="18"/>
              </w:rPr>
              <w:t xml:space="preserve"> oleh </w:t>
            </w:r>
            <w:r w:rsidR="00BF7F42" w:rsidRPr="00841F12">
              <w:rPr>
                <w:rFonts w:ascii="Arial" w:eastAsia="Times New Roman" w:hAnsi="Arial" w:cs="Arial"/>
                <w:b/>
                <w:bCs/>
                <w:color w:val="000000"/>
                <w:sz w:val="18"/>
                <w:szCs w:val="18"/>
              </w:rPr>
              <w:t>PIHAK KEDUA</w:t>
            </w:r>
            <w:r w:rsidR="00BF7F42" w:rsidRPr="00BF7F42">
              <w:rPr>
                <w:rFonts w:ascii="Arial" w:eastAsia="Times New Roman" w:hAnsi="Arial" w:cs="Arial"/>
                <w:color w:val="000000"/>
                <w:sz w:val="18"/>
                <w:szCs w:val="18"/>
              </w:rPr>
              <w:t>;</w:t>
            </w:r>
          </w:p>
          <w:p w14:paraId="170AB876" w14:textId="47B9E6E3" w:rsidR="00BF7F42" w:rsidRPr="00D32437" w:rsidRDefault="00BF7F42"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841F12">
              <w:rPr>
                <w:rFonts w:ascii="Arial" w:eastAsia="Times New Roman" w:hAnsi="Arial" w:cs="Arial"/>
                <w:b/>
                <w:bCs/>
                <w:color w:val="000000"/>
                <w:sz w:val="18"/>
                <w:szCs w:val="18"/>
              </w:rPr>
              <w:t>PIHAK KEDUA</w:t>
            </w:r>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menyediakan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obat</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dasar</w:t>
            </w:r>
            <w:proofErr w:type="spellEnd"/>
            <w:r w:rsidRPr="00BF7F42">
              <w:rPr>
                <w:rFonts w:ascii="Arial" w:eastAsia="Times New Roman" w:hAnsi="Arial" w:cs="Arial"/>
                <w:color w:val="000000"/>
                <w:sz w:val="18"/>
                <w:szCs w:val="18"/>
              </w:rPr>
              <w:t xml:space="preserve"> P3K dan </w:t>
            </w:r>
            <w:proofErr w:type="spellStart"/>
            <w:r w:rsidRPr="00BF7F42">
              <w:rPr>
                <w:rFonts w:ascii="Arial" w:eastAsia="Times New Roman" w:hAnsi="Arial" w:cs="Arial"/>
                <w:color w:val="000000"/>
                <w:sz w:val="18"/>
                <w:szCs w:val="18"/>
              </w:rPr>
              <w:t>obat-obatan</w:t>
            </w:r>
            <w:proofErr w:type="spellEnd"/>
            <w:r w:rsidRPr="00BF7F42">
              <w:rPr>
                <w:rFonts w:ascii="Arial" w:eastAsia="Times New Roman" w:hAnsi="Arial" w:cs="Arial"/>
                <w:color w:val="000000"/>
                <w:sz w:val="18"/>
                <w:szCs w:val="18"/>
              </w:rPr>
              <w:t xml:space="preserve"> lain yang </w:t>
            </w:r>
            <w:proofErr w:type="spellStart"/>
            <w:r w:rsidRPr="00BF7F42">
              <w:rPr>
                <w:rFonts w:ascii="Arial" w:eastAsia="Times New Roman" w:hAnsi="Arial" w:cs="Arial"/>
                <w:color w:val="000000"/>
                <w:sz w:val="18"/>
                <w:szCs w:val="18"/>
              </w:rPr>
              <w:t>disepakati</w:t>
            </w:r>
            <w:proofErr w:type="spellEnd"/>
            <w:r w:rsidRPr="00BF7F42">
              <w:rPr>
                <w:rFonts w:ascii="Arial" w:eastAsia="Times New Roman" w:hAnsi="Arial" w:cs="Arial"/>
                <w:color w:val="000000"/>
                <w:sz w:val="18"/>
                <w:szCs w:val="18"/>
              </w:rPr>
              <w:t xml:space="preserve"> Para </w:t>
            </w:r>
            <w:proofErr w:type="spellStart"/>
            <w:r w:rsidRPr="00BF7F42">
              <w:rPr>
                <w:rFonts w:ascii="Arial" w:eastAsia="Times New Roman" w:hAnsi="Arial" w:cs="Arial"/>
                <w:color w:val="000000"/>
                <w:sz w:val="18"/>
                <w:szCs w:val="18"/>
              </w:rPr>
              <w:t>Pihak</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serta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layanan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ambulan</w:t>
            </w:r>
            <w:proofErr w:type="spellEnd"/>
            <w:r w:rsidRPr="00BF7F42">
              <w:rPr>
                <w:rFonts w:ascii="Arial" w:eastAsia="Times New Roman" w:hAnsi="Arial" w:cs="Arial"/>
                <w:color w:val="000000"/>
                <w:sz w:val="18"/>
                <w:szCs w:val="18"/>
              </w:rPr>
              <w:t xml:space="preserve"> 24 jam </w:t>
            </w:r>
            <w:proofErr w:type="spellStart"/>
            <w:r w:rsidRPr="00BF7F42">
              <w:rPr>
                <w:rFonts w:ascii="Arial" w:eastAsia="Times New Roman" w:hAnsi="Arial" w:cs="Arial"/>
                <w:color w:val="000000"/>
                <w:sz w:val="18"/>
                <w:szCs w:val="18"/>
              </w:rPr>
              <w:t>jika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terjadi</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keadaan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darurat</w:t>
            </w:r>
            <w:proofErr w:type="spellEnd"/>
            <w:r w:rsidRPr="00BF7F42">
              <w:rPr>
                <w:rFonts w:ascii="Arial" w:eastAsia="Times New Roman" w:hAnsi="Arial" w:cs="Arial"/>
                <w:color w:val="000000"/>
                <w:sz w:val="18"/>
                <w:szCs w:val="18"/>
              </w:rPr>
              <w:t xml:space="preserve">. </w:t>
            </w:r>
            <w:r w:rsidRPr="00841F12">
              <w:rPr>
                <w:rFonts w:ascii="Arial" w:eastAsia="Times New Roman" w:hAnsi="Arial" w:cs="Arial"/>
                <w:b/>
                <w:bCs/>
                <w:color w:val="000000"/>
                <w:sz w:val="18"/>
                <w:szCs w:val="18"/>
              </w:rPr>
              <w:t>PIHAK KEDUA</w:t>
            </w:r>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bertanggung</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jawab</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terhadap</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pengelolaan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limbah</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medis</w:t>
            </w:r>
            <w:proofErr w:type="spellEnd"/>
            <w:r w:rsidRPr="00BF7F42">
              <w:rPr>
                <w:rFonts w:ascii="Arial" w:eastAsia="Times New Roman" w:hAnsi="Arial" w:cs="Arial"/>
                <w:color w:val="000000"/>
                <w:sz w:val="18"/>
                <w:szCs w:val="18"/>
              </w:rPr>
              <w:t>.</w:t>
            </w:r>
          </w:p>
          <w:p w14:paraId="1206DF05" w14:textId="43C00F0F" w:rsidR="0086479C" w:rsidRPr="00260DC3" w:rsidRDefault="0086479C"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260DC3">
              <w:rPr>
                <w:rFonts w:ascii="Arial" w:eastAsia="Times New Roman" w:hAnsi="Arial" w:cs="Arial"/>
                <w:b/>
                <w:bCs/>
                <w:color w:val="000000"/>
                <w:sz w:val="18"/>
                <w:szCs w:val="18"/>
              </w:rPr>
              <w:t>PIHAK KEDUA</w:t>
            </w:r>
            <w:r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akan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melakukan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Pekerjaan</w:t>
            </w:r>
            <w:proofErr w:type="spellEnd"/>
            <w:r w:rsidR="0011063B" w:rsidRPr="00260DC3">
              <w:rPr>
                <w:rFonts w:ascii="Arial" w:eastAsia="Times New Roman" w:hAnsi="Arial" w:cs="Arial"/>
                <w:color w:val="000000"/>
                <w:sz w:val="18"/>
                <w:szCs w:val="18"/>
              </w:rPr>
              <w:t xml:space="preserve"> dan/</w:t>
            </w:r>
            <w:proofErr w:type="spellStart"/>
            <w:r w:rsidR="0011063B" w:rsidRPr="00260DC3">
              <w:rPr>
                <w:rFonts w:ascii="Arial" w:eastAsia="Times New Roman" w:hAnsi="Arial" w:cs="Arial"/>
                <w:color w:val="000000"/>
                <w:sz w:val="18"/>
                <w:szCs w:val="18"/>
              </w:rPr>
              <w:t>atau</w:t>
            </w:r>
            <w:proofErr w:type="spellEnd"/>
            <w:r w:rsidR="0011063B" w:rsidRPr="00260DC3">
              <w:rPr>
                <w:rFonts w:ascii="Arial" w:eastAsia="Times New Roman" w:hAnsi="Arial" w:cs="Arial"/>
                <w:color w:val="000000"/>
                <w:sz w:val="18"/>
                <w:szCs w:val="18"/>
              </w:rPr>
              <w:t xml:space="preserve"> Kerjasama </w:t>
            </w:r>
            <w:proofErr w:type="spellStart"/>
            <w:r w:rsidR="0011063B" w:rsidRPr="00260DC3">
              <w:rPr>
                <w:rFonts w:ascii="Arial" w:eastAsia="Times New Roman" w:hAnsi="Arial" w:cs="Arial"/>
                <w:color w:val="000000"/>
                <w:sz w:val="18"/>
                <w:szCs w:val="18"/>
              </w:rPr>
              <w:t>dengan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itikad</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baik</w:t>
            </w:r>
            <w:proofErr w:type="spellEnd"/>
            <w:r w:rsidR="0011063B" w:rsidRPr="00260DC3">
              <w:rPr>
                <w:rFonts w:ascii="Arial" w:eastAsia="Times New Roman" w:hAnsi="Arial" w:cs="Arial"/>
                <w:color w:val="000000"/>
                <w:sz w:val="18"/>
                <w:szCs w:val="18"/>
              </w:rPr>
              <w:t>.</w:t>
            </w:r>
          </w:p>
        </w:tc>
        <w:tc>
          <w:tcPr>
            <w:tcW w:w="0" w:type="auto"/>
            <w:shd w:val="clear" w:color="auto" w:fill="auto"/>
            <w:hideMark/>
          </w:tcPr>
          <w:p w14:paraId="4B3B560F" w14:textId="1B3A072D" w:rsidR="00D40291" w:rsidRPr="00D32437" w:rsidRDefault="000A669E"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Pr>
                <w:rFonts w:ascii="Arial" w:eastAsia="Times New Roman" w:hAnsi="Arial" w:cs="Arial"/>
                <w:color w:val="000000"/>
                <w:sz w:val="18"/>
                <w:szCs w:val="18"/>
              </w:rPr>
              <w:t>As</w:t>
            </w:r>
            <w:r w:rsidR="000D66A1">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lang w:val="id-ID"/>
              </w:rPr>
              <w:t xml:space="preserve">for medical equipment and first aid equipment placed at the </w:t>
            </w:r>
            <w:r>
              <w:rPr>
                <w:rFonts w:ascii="Arial" w:eastAsia="Times New Roman" w:hAnsi="Arial" w:cs="Arial"/>
                <w:color w:val="000000"/>
                <w:sz w:val="18"/>
                <w:szCs w:val="18"/>
              </w:rPr>
              <w:t>health clinic</w:t>
            </w:r>
            <w:r w:rsidR="001F5DF3" w:rsidRPr="00D32437">
              <w:rPr>
                <w:rFonts w:ascii="Arial" w:eastAsia="Times New Roman" w:hAnsi="Arial" w:cs="Arial"/>
                <w:color w:val="000000"/>
                <w:sz w:val="18"/>
                <w:szCs w:val="18"/>
                <w:lang w:val="id-ID"/>
              </w:rPr>
              <w:t xml:space="preserve"> </w:t>
            </w:r>
            <w:r w:rsidR="0037429D">
              <w:rPr>
                <w:rFonts w:ascii="Arial" w:eastAsia="Times New Roman" w:hAnsi="Arial" w:cs="Arial"/>
                <w:color w:val="000000"/>
                <w:sz w:val="18"/>
                <w:szCs w:val="18"/>
              </w:rPr>
              <w:t>in</w:t>
            </w:r>
            <w:r w:rsidR="001F5DF3" w:rsidRPr="00D32437">
              <w:rPr>
                <w:rFonts w:ascii="Arial" w:eastAsia="Times New Roman" w:hAnsi="Arial" w:cs="Arial"/>
                <w:color w:val="000000"/>
                <w:sz w:val="18"/>
                <w:szCs w:val="18"/>
                <w:lang w:val="id-ID"/>
              </w:rPr>
              <w:t xml:space="preserve"> the </w:t>
            </w:r>
            <w:r w:rsidR="007E1FC2">
              <w:rPr>
                <w:rFonts w:ascii="Arial" w:eastAsia="Times New Roman" w:hAnsi="Arial" w:cs="Arial"/>
                <w:color w:val="000000"/>
                <w:sz w:val="18"/>
                <w:szCs w:val="18"/>
              </w:rPr>
              <w:t>location of the</w:t>
            </w:r>
            <w:r w:rsidR="008F56EE" w:rsidRPr="00D32437">
              <w:rPr>
                <w:rFonts w:ascii="Arial" w:eastAsia="Times New Roman" w:hAnsi="Arial" w:cs="Arial"/>
                <w:b/>
                <w:bCs/>
                <w:color w:val="000000"/>
                <w:sz w:val="18"/>
                <w:szCs w:val="18"/>
                <w:lang w:val="id-ID"/>
              </w:rPr>
              <w:t xml:space="preserve"> FIRST PARTY</w:t>
            </w:r>
            <w:r w:rsidR="0037429D">
              <w:rPr>
                <w:rFonts w:ascii="Arial" w:eastAsia="Times New Roman" w:hAnsi="Arial" w:cs="Arial"/>
                <w:color w:val="000000"/>
                <w:sz w:val="18"/>
                <w:szCs w:val="18"/>
              </w:rPr>
              <w:t>,</w:t>
            </w:r>
            <w:r w:rsidR="001F5DF3" w:rsidRPr="00D32437">
              <w:rPr>
                <w:rFonts w:ascii="Arial" w:eastAsia="Times New Roman" w:hAnsi="Arial" w:cs="Arial"/>
                <w:color w:val="000000"/>
                <w:sz w:val="18"/>
                <w:szCs w:val="18"/>
                <w:lang w:val="id-ID"/>
              </w:rPr>
              <w:t xml:space="preserve"> the</w:t>
            </w:r>
            <w:r w:rsidR="0037429D">
              <w:rPr>
                <w:rFonts w:ascii="Arial" w:eastAsia="Times New Roman" w:hAnsi="Arial" w:cs="Arial"/>
                <w:color w:val="000000"/>
                <w:sz w:val="18"/>
                <w:szCs w:val="18"/>
              </w:rPr>
              <w:t>se</w:t>
            </w:r>
            <w:r w:rsidR="001F5DF3" w:rsidRPr="00D32437">
              <w:rPr>
                <w:rFonts w:ascii="Arial" w:eastAsia="Times New Roman" w:hAnsi="Arial" w:cs="Arial"/>
                <w:color w:val="000000"/>
                <w:sz w:val="18"/>
                <w:szCs w:val="18"/>
                <w:lang w:val="id-ID"/>
              </w:rPr>
              <w:t xml:space="preserve"> equipment is meant to stay at the health </w:t>
            </w:r>
            <w:r w:rsidR="00F47FF0">
              <w:rPr>
                <w:rFonts w:ascii="Arial" w:eastAsia="Times New Roman" w:hAnsi="Arial" w:cs="Arial"/>
                <w:color w:val="000000"/>
                <w:sz w:val="18"/>
                <w:szCs w:val="18"/>
              </w:rPr>
              <w:t>clinic.</w:t>
            </w:r>
            <w:r w:rsidR="002B1AC3">
              <w:rPr>
                <w:rFonts w:ascii="Arial" w:eastAsia="Times New Roman" w:hAnsi="Arial" w:cs="Arial"/>
                <w:color w:val="000000"/>
                <w:sz w:val="18"/>
                <w:szCs w:val="18"/>
              </w:rPr>
              <w:t xml:space="preserve"> The ownership of the medical equipment still </w:t>
            </w:r>
            <w:r w:rsidR="004D6BF6">
              <w:rPr>
                <w:rFonts w:ascii="Arial" w:eastAsia="Times New Roman" w:hAnsi="Arial" w:cs="Arial"/>
                <w:color w:val="000000"/>
                <w:sz w:val="18"/>
                <w:szCs w:val="18"/>
              </w:rPr>
              <w:t>belong</w:t>
            </w:r>
            <w:r w:rsidR="00B24782">
              <w:rPr>
                <w:rFonts w:ascii="Arial" w:eastAsia="Times New Roman" w:hAnsi="Arial" w:cs="Arial"/>
                <w:color w:val="000000"/>
                <w:sz w:val="18"/>
                <w:szCs w:val="18"/>
              </w:rPr>
              <w:t>s</w:t>
            </w:r>
            <w:r w:rsidR="004D6BF6">
              <w:rPr>
                <w:rFonts w:ascii="Arial" w:eastAsia="Times New Roman" w:hAnsi="Arial" w:cs="Arial"/>
                <w:color w:val="000000"/>
                <w:sz w:val="18"/>
                <w:szCs w:val="18"/>
              </w:rPr>
              <w:t xml:space="preserve"> to the </w:t>
            </w:r>
            <w:r w:rsidR="004D6BF6" w:rsidRPr="00A51B1D">
              <w:rPr>
                <w:rFonts w:ascii="Arial" w:eastAsia="Times New Roman" w:hAnsi="Arial" w:cs="Arial"/>
                <w:b/>
                <w:bCs/>
                <w:color w:val="000000"/>
                <w:sz w:val="18"/>
                <w:szCs w:val="18"/>
              </w:rPr>
              <w:t>SECOND PARTY</w:t>
            </w:r>
            <w:r w:rsidR="004D6BF6">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lang w:val="id-ID"/>
              </w:rPr>
              <w:t xml:space="preserve"> </w:t>
            </w:r>
            <w:r w:rsidR="00F93BEC">
              <w:rPr>
                <w:rFonts w:ascii="Arial" w:eastAsia="Times New Roman" w:hAnsi="Arial" w:cs="Arial"/>
                <w:color w:val="000000"/>
                <w:sz w:val="18"/>
                <w:szCs w:val="18"/>
              </w:rPr>
              <w:t>In case of any</w:t>
            </w:r>
            <w:r w:rsidR="001F5DF3" w:rsidRPr="00D32437">
              <w:rPr>
                <w:rFonts w:ascii="Arial" w:eastAsia="Times New Roman" w:hAnsi="Arial" w:cs="Arial"/>
                <w:color w:val="000000"/>
                <w:sz w:val="18"/>
                <w:szCs w:val="18"/>
                <w:lang w:val="id-ID"/>
              </w:rPr>
              <w:t xml:space="preserve"> loss</w:t>
            </w:r>
            <w:r w:rsidR="00FE27DB">
              <w:rPr>
                <w:rFonts w:ascii="Arial" w:eastAsia="Times New Roman" w:hAnsi="Arial" w:cs="Arial"/>
                <w:color w:val="000000"/>
                <w:sz w:val="18"/>
                <w:szCs w:val="18"/>
              </w:rPr>
              <w:t xml:space="preserve"> or damage to the medical equipment outside the agreed working hours</w:t>
            </w:r>
            <w:r w:rsidR="003E6392">
              <w:rPr>
                <w:rFonts w:ascii="Arial" w:eastAsia="Times New Roman" w:hAnsi="Arial" w:cs="Arial"/>
                <w:color w:val="000000"/>
                <w:sz w:val="18"/>
                <w:szCs w:val="18"/>
              </w:rPr>
              <w:t xml:space="preserve"> of the </w:t>
            </w:r>
            <w:r w:rsidR="008C6D4B">
              <w:rPr>
                <w:rFonts w:ascii="Arial" w:eastAsia="Times New Roman" w:hAnsi="Arial" w:cs="Arial"/>
                <w:color w:val="000000"/>
                <w:sz w:val="18"/>
                <w:szCs w:val="18"/>
              </w:rPr>
              <w:t>health clinic</w:t>
            </w:r>
            <w:r w:rsidR="00F93BEC">
              <w:rPr>
                <w:rFonts w:ascii="Arial" w:eastAsia="Times New Roman" w:hAnsi="Arial" w:cs="Arial"/>
                <w:color w:val="000000"/>
                <w:sz w:val="18"/>
                <w:szCs w:val="18"/>
              </w:rPr>
              <w:t>,</w:t>
            </w:r>
            <w:r w:rsidR="001F5DF3" w:rsidRPr="00D32437">
              <w:rPr>
                <w:rFonts w:ascii="Arial" w:eastAsia="Times New Roman" w:hAnsi="Arial" w:cs="Arial"/>
                <w:color w:val="000000"/>
                <w:sz w:val="18"/>
                <w:szCs w:val="18"/>
                <w:lang w:val="id-ID"/>
              </w:rPr>
              <w:t xml:space="preserve"> </w:t>
            </w:r>
            <w:r w:rsidR="00FF3709">
              <w:rPr>
                <w:rFonts w:ascii="Arial" w:eastAsia="Times New Roman" w:hAnsi="Arial" w:cs="Arial"/>
                <w:color w:val="000000"/>
                <w:sz w:val="18"/>
                <w:szCs w:val="18"/>
              </w:rPr>
              <w:t>it's</w:t>
            </w:r>
            <w:r w:rsidR="001F5DF3" w:rsidRPr="00D32437">
              <w:rPr>
                <w:rFonts w:ascii="Arial" w:eastAsia="Times New Roman" w:hAnsi="Arial" w:cs="Arial"/>
                <w:color w:val="000000"/>
                <w:sz w:val="18"/>
                <w:szCs w:val="18"/>
                <w:lang w:val="id-ID"/>
              </w:rPr>
              <w:t xml:space="preserve"> the responsibility of the </w:t>
            </w:r>
            <w:r w:rsidR="008F56EE" w:rsidRPr="00D32437">
              <w:rPr>
                <w:rFonts w:ascii="Arial" w:eastAsia="Times New Roman" w:hAnsi="Arial" w:cs="Arial"/>
                <w:b/>
                <w:bCs/>
                <w:color w:val="000000"/>
                <w:sz w:val="18"/>
                <w:szCs w:val="18"/>
                <w:lang w:val="id-ID"/>
              </w:rPr>
              <w:t>FIRST PARTY</w:t>
            </w:r>
            <w:r w:rsidR="001F5DF3" w:rsidRPr="00D32437">
              <w:rPr>
                <w:rFonts w:ascii="Arial" w:eastAsia="Times New Roman" w:hAnsi="Arial" w:cs="Arial"/>
                <w:color w:val="000000"/>
                <w:sz w:val="18"/>
                <w:szCs w:val="18"/>
                <w:lang w:val="id-ID"/>
              </w:rPr>
              <w:t xml:space="preserve"> </w:t>
            </w:r>
            <w:r w:rsidR="00AA5187">
              <w:rPr>
                <w:rFonts w:ascii="Arial" w:eastAsia="Times New Roman" w:hAnsi="Arial" w:cs="Arial"/>
                <w:color w:val="000000"/>
                <w:sz w:val="18"/>
                <w:szCs w:val="18"/>
              </w:rPr>
              <w:t xml:space="preserve">except that the loss is caused by the </w:t>
            </w:r>
            <w:r w:rsidR="00AA5187" w:rsidRPr="00A51B1D">
              <w:rPr>
                <w:rFonts w:ascii="Arial" w:eastAsia="Times New Roman" w:hAnsi="Arial" w:cs="Arial"/>
                <w:b/>
                <w:bCs/>
                <w:color w:val="000000"/>
                <w:sz w:val="18"/>
                <w:szCs w:val="18"/>
              </w:rPr>
              <w:t>SECOND PARTY</w:t>
            </w:r>
            <w:r w:rsidR="00D40291" w:rsidRPr="00D32437">
              <w:rPr>
                <w:rFonts w:ascii="Arial" w:eastAsia="Times New Roman" w:hAnsi="Arial" w:cs="Arial"/>
                <w:color w:val="000000"/>
                <w:sz w:val="18"/>
                <w:szCs w:val="18"/>
                <w:lang w:val="id-ID"/>
              </w:rPr>
              <w:t>;</w:t>
            </w:r>
          </w:p>
          <w:p w14:paraId="1E4A1722" w14:textId="1B6623D5" w:rsidR="0011063B" w:rsidRPr="00D32437" w:rsidRDefault="0011063B" w:rsidP="0011063B">
            <w:pPr>
              <w:pStyle w:val="ListParagraph"/>
              <w:spacing w:after="0" w:line="240" w:lineRule="auto"/>
              <w:ind w:left="318"/>
              <w:jc w:val="both"/>
              <w:rPr>
                <w:rFonts w:ascii="Arial" w:eastAsia="Times New Roman" w:hAnsi="Arial" w:cs="Arial"/>
                <w:color w:val="000000"/>
                <w:sz w:val="18"/>
                <w:szCs w:val="18"/>
                <w:lang w:val="id-ID"/>
              </w:rPr>
            </w:pPr>
          </w:p>
          <w:p w14:paraId="79801BA8" w14:textId="584E0BC2" w:rsidR="005C2F0A" w:rsidRDefault="005C2F0A"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w:t>
            </w:r>
            <w:r w:rsidR="00D42983">
              <w:rPr>
                <w:rFonts w:ascii="Arial" w:eastAsia="Times New Roman" w:hAnsi="Arial" w:cs="Arial"/>
                <w:color w:val="000000"/>
                <w:sz w:val="18"/>
                <w:szCs w:val="18"/>
              </w:rPr>
              <w:t xml:space="preserve">rovide </w:t>
            </w:r>
            <w:r w:rsidR="005B3D11">
              <w:rPr>
                <w:rFonts w:ascii="Arial" w:eastAsia="Times New Roman" w:hAnsi="Arial" w:cs="Arial"/>
                <w:color w:val="000000"/>
                <w:sz w:val="18"/>
                <w:szCs w:val="18"/>
              </w:rPr>
              <w:t>t</w:t>
            </w:r>
            <w:r w:rsidR="00E3400F">
              <w:rPr>
                <w:rFonts w:ascii="Arial" w:eastAsia="Times New Roman" w:hAnsi="Arial" w:cs="Arial"/>
                <w:color w:val="000000"/>
                <w:sz w:val="18"/>
                <w:szCs w:val="18"/>
              </w:rPr>
              <w:t>he basic drug of P3K and other medicines agreed by the</w:t>
            </w:r>
            <w:r w:rsidR="00272788">
              <w:rPr>
                <w:rFonts w:ascii="Arial" w:eastAsia="Times New Roman" w:hAnsi="Arial" w:cs="Arial"/>
                <w:color w:val="000000"/>
                <w:sz w:val="18"/>
                <w:szCs w:val="18"/>
              </w:rPr>
              <w:t xml:space="preserve"> Parties</w:t>
            </w:r>
            <w:r w:rsidR="005B6B93">
              <w:rPr>
                <w:rFonts w:ascii="Arial" w:eastAsia="Times New Roman" w:hAnsi="Arial" w:cs="Arial"/>
                <w:color w:val="000000"/>
                <w:sz w:val="18"/>
                <w:szCs w:val="18"/>
              </w:rPr>
              <w:t xml:space="preserve">, and </w:t>
            </w:r>
            <w:r w:rsidR="00BB497B" w:rsidRPr="00BB497B">
              <w:rPr>
                <w:rFonts w:ascii="Arial" w:eastAsia="Times New Roman" w:hAnsi="Arial" w:cs="Arial"/>
                <w:color w:val="000000"/>
                <w:sz w:val="18"/>
                <w:szCs w:val="18"/>
              </w:rPr>
              <w:t>24-hour ambulance service in case of emergency</w:t>
            </w:r>
            <w:r w:rsidR="00272788">
              <w:rPr>
                <w:rFonts w:ascii="Arial" w:eastAsia="Times New Roman" w:hAnsi="Arial" w:cs="Arial"/>
                <w:color w:val="000000"/>
                <w:sz w:val="18"/>
                <w:szCs w:val="18"/>
              </w:rPr>
              <w:t xml:space="preserve">. </w:t>
            </w:r>
            <w:r w:rsidR="005B6B93">
              <w:rPr>
                <w:rFonts w:ascii="Arial" w:eastAsia="Times New Roman" w:hAnsi="Arial" w:cs="Arial"/>
                <w:color w:val="000000"/>
                <w:sz w:val="18"/>
                <w:szCs w:val="18"/>
              </w:rPr>
              <w:t xml:space="preserve">The </w:t>
            </w:r>
            <w:r w:rsidR="005B6B93">
              <w:rPr>
                <w:rFonts w:ascii="Arial" w:eastAsia="Times New Roman" w:hAnsi="Arial" w:cs="Arial"/>
                <w:b/>
                <w:bCs/>
                <w:color w:val="000000"/>
                <w:sz w:val="18"/>
                <w:szCs w:val="18"/>
              </w:rPr>
              <w:t>SECOND PARTY</w:t>
            </w:r>
            <w:r w:rsidR="005B6B93">
              <w:rPr>
                <w:rFonts w:ascii="Arial" w:eastAsia="Times New Roman" w:hAnsi="Arial" w:cs="Arial"/>
                <w:color w:val="000000"/>
                <w:sz w:val="18"/>
                <w:szCs w:val="18"/>
              </w:rPr>
              <w:t xml:space="preserve"> is responsible for medical waste management. </w:t>
            </w:r>
          </w:p>
          <w:p w14:paraId="5661E7EF" w14:textId="77777777" w:rsidR="00D86FA2" w:rsidRDefault="00D86FA2" w:rsidP="00A51B1D">
            <w:pPr>
              <w:pStyle w:val="ListParagraph"/>
              <w:spacing w:after="0" w:line="240" w:lineRule="auto"/>
              <w:ind w:left="318"/>
              <w:jc w:val="both"/>
              <w:rPr>
                <w:rFonts w:ascii="Arial" w:eastAsia="Times New Roman" w:hAnsi="Arial" w:cs="Arial"/>
                <w:color w:val="000000"/>
                <w:sz w:val="18"/>
                <w:szCs w:val="18"/>
              </w:rPr>
            </w:pPr>
          </w:p>
          <w:p w14:paraId="2CA68B0C" w14:textId="34DF6706" w:rsidR="0011063B" w:rsidRPr="00D32437" w:rsidRDefault="0011063B"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perform the Work and/or Cooperation in good faith.</w:t>
            </w:r>
          </w:p>
        </w:tc>
      </w:tr>
      <w:tr w:rsidR="008F56EE" w:rsidRPr="00D32437" w14:paraId="53DB9D5B" w14:textId="77777777" w:rsidTr="00D43CCE">
        <w:trPr>
          <w:trHeight w:val="20"/>
        </w:trPr>
        <w:tc>
          <w:tcPr>
            <w:tcW w:w="4962" w:type="dxa"/>
            <w:shd w:val="clear" w:color="auto" w:fill="auto"/>
          </w:tcPr>
          <w:p w14:paraId="5877C18B" w14:textId="77777777" w:rsidR="008F56EE" w:rsidRPr="00D32437" w:rsidRDefault="008F56EE" w:rsidP="00D4029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tcPr>
          <w:p w14:paraId="0548C5DF" w14:textId="77777777" w:rsidR="008F56EE" w:rsidRPr="00D32437" w:rsidRDefault="008F56EE" w:rsidP="00D40291">
            <w:pPr>
              <w:pStyle w:val="ListParagraph"/>
              <w:spacing w:after="0" w:line="240" w:lineRule="auto"/>
              <w:ind w:left="318"/>
              <w:jc w:val="both"/>
              <w:rPr>
                <w:rFonts w:ascii="Arial" w:eastAsia="Times New Roman" w:hAnsi="Arial" w:cs="Arial"/>
                <w:color w:val="000000"/>
                <w:sz w:val="18"/>
                <w:szCs w:val="18"/>
                <w:lang w:val="id-ID"/>
              </w:rPr>
            </w:pPr>
          </w:p>
        </w:tc>
      </w:tr>
      <w:tr w:rsidR="00D40291" w:rsidRPr="00D32437" w14:paraId="428F2242" w14:textId="77777777" w:rsidTr="00D43CCE">
        <w:trPr>
          <w:trHeight w:val="20"/>
        </w:trPr>
        <w:tc>
          <w:tcPr>
            <w:tcW w:w="4962" w:type="dxa"/>
            <w:shd w:val="clear" w:color="auto" w:fill="auto"/>
            <w:vAlign w:val="center"/>
            <w:hideMark/>
          </w:tcPr>
          <w:p w14:paraId="3AF6F186"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vAlign w:val="center"/>
            <w:hideMark/>
          </w:tcPr>
          <w:p w14:paraId="2E9C705B"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734A4F4C" w14:textId="77777777" w:rsidTr="00D43CCE">
        <w:trPr>
          <w:trHeight w:val="20"/>
        </w:trPr>
        <w:tc>
          <w:tcPr>
            <w:tcW w:w="4962" w:type="dxa"/>
            <w:shd w:val="clear" w:color="auto" w:fill="auto"/>
            <w:vAlign w:val="center"/>
            <w:hideMark/>
          </w:tcPr>
          <w:p w14:paraId="08221798" w14:textId="0D9CA0CA"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5</w:t>
            </w:r>
          </w:p>
        </w:tc>
        <w:tc>
          <w:tcPr>
            <w:tcW w:w="0" w:type="auto"/>
            <w:shd w:val="clear" w:color="auto" w:fill="auto"/>
            <w:vAlign w:val="center"/>
            <w:hideMark/>
          </w:tcPr>
          <w:p w14:paraId="1EEFDEFD" w14:textId="3F2CE75B"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041ED4" w:rsidRPr="00D32437">
              <w:rPr>
                <w:rFonts w:ascii="Arial" w:eastAsia="Times New Roman" w:hAnsi="Arial" w:cs="Arial"/>
                <w:b/>
                <w:bCs/>
                <w:color w:val="000000"/>
                <w:sz w:val="18"/>
                <w:szCs w:val="18"/>
              </w:rPr>
              <w:t>5</w:t>
            </w:r>
          </w:p>
        </w:tc>
      </w:tr>
      <w:tr w:rsidR="00D40291" w:rsidRPr="00D32437" w14:paraId="564794A5" w14:textId="77777777" w:rsidTr="00D43CCE">
        <w:trPr>
          <w:trHeight w:val="20"/>
        </w:trPr>
        <w:tc>
          <w:tcPr>
            <w:tcW w:w="4962" w:type="dxa"/>
            <w:shd w:val="clear" w:color="auto" w:fill="auto"/>
            <w:vAlign w:val="center"/>
            <w:hideMark/>
          </w:tcPr>
          <w:p w14:paraId="04D10A14" w14:textId="0BBF2D7D" w:rsidR="00D40291" w:rsidRPr="00260DC3" w:rsidRDefault="00D40291" w:rsidP="00D40291">
            <w:pPr>
              <w:spacing w:after="0" w:line="240" w:lineRule="auto"/>
              <w:jc w:val="center"/>
              <w:rPr>
                <w:rFonts w:ascii="Arial" w:eastAsia="Times New Roman" w:hAnsi="Arial" w:cs="Arial"/>
                <w:color w:val="000000"/>
                <w:sz w:val="18"/>
                <w:szCs w:val="18"/>
                <w:lang w:val="nl-NL"/>
              </w:rPr>
            </w:pPr>
            <w:r w:rsidRPr="00260DC3">
              <w:rPr>
                <w:rFonts w:ascii="Arial" w:eastAsia="Times New Roman" w:hAnsi="Arial" w:cs="Arial"/>
                <w:b/>
                <w:bCs/>
                <w:color w:val="000000"/>
                <w:sz w:val="18"/>
                <w:szCs w:val="18"/>
                <w:lang w:val="nl-NL"/>
              </w:rPr>
              <w:t>Hak dan Kewajiban PIHAK PERTAMA</w:t>
            </w:r>
          </w:p>
        </w:tc>
        <w:tc>
          <w:tcPr>
            <w:tcW w:w="0" w:type="auto"/>
            <w:shd w:val="clear" w:color="auto" w:fill="auto"/>
            <w:vAlign w:val="center"/>
            <w:hideMark/>
          </w:tcPr>
          <w:p w14:paraId="627C514B" w14:textId="5E521C64"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FIRST PARTY</w:t>
            </w:r>
          </w:p>
        </w:tc>
      </w:tr>
      <w:tr w:rsidR="00D40291" w:rsidRPr="00D32437" w14:paraId="09D9CF63" w14:textId="77777777" w:rsidTr="00D43CCE">
        <w:trPr>
          <w:trHeight w:val="20"/>
        </w:trPr>
        <w:tc>
          <w:tcPr>
            <w:tcW w:w="4962" w:type="dxa"/>
            <w:shd w:val="clear" w:color="auto" w:fill="auto"/>
          </w:tcPr>
          <w:p w14:paraId="16F11466"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39A85536" w14:textId="77777777" w:rsidR="00D40291" w:rsidRPr="00D32437" w:rsidRDefault="00D40291" w:rsidP="00D40291">
            <w:pPr>
              <w:spacing w:after="0" w:line="240" w:lineRule="auto"/>
              <w:jc w:val="both"/>
              <w:rPr>
                <w:rFonts w:ascii="Arial" w:eastAsia="Times New Roman" w:hAnsi="Arial" w:cs="Arial"/>
                <w:b/>
                <w:bCs/>
                <w:color w:val="000000"/>
                <w:sz w:val="18"/>
                <w:szCs w:val="18"/>
                <w:lang w:val="id-ID"/>
              </w:rPr>
            </w:pPr>
          </w:p>
        </w:tc>
      </w:tr>
      <w:tr w:rsidR="00D40291" w:rsidRPr="00D32437" w14:paraId="1C78B088" w14:textId="77777777" w:rsidTr="00D43CCE">
        <w:trPr>
          <w:trHeight w:val="20"/>
        </w:trPr>
        <w:tc>
          <w:tcPr>
            <w:tcW w:w="4962" w:type="dxa"/>
            <w:shd w:val="clear" w:color="auto" w:fill="auto"/>
            <w:hideMark/>
          </w:tcPr>
          <w:p w14:paraId="2D75EB35" w14:textId="12FBA1B7" w:rsidR="00D40291" w:rsidRPr="00D32437" w:rsidRDefault="00D40291"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1.   </w:t>
            </w:r>
            <w:r w:rsidRPr="00D32437">
              <w:rPr>
                <w:rFonts w:ascii="Arial" w:eastAsia="Times New Roman" w:hAnsi="Arial" w:cs="Arial"/>
                <w:b/>
                <w:bCs/>
                <w:color w:val="000000"/>
                <w:sz w:val="18"/>
                <w:szCs w:val="18"/>
                <w:lang w:val="id-ID"/>
              </w:rPr>
              <w:t>Hak PIHAK PERTAMA:</w:t>
            </w:r>
          </w:p>
        </w:tc>
        <w:tc>
          <w:tcPr>
            <w:tcW w:w="0" w:type="auto"/>
            <w:shd w:val="clear" w:color="auto" w:fill="auto"/>
            <w:hideMark/>
          </w:tcPr>
          <w:p w14:paraId="1FCD27B3" w14:textId="452ED464" w:rsidR="00D40291" w:rsidRPr="00D32437" w:rsidRDefault="00D40291" w:rsidP="00DC206B">
            <w:pPr>
              <w:pStyle w:val="ListParagraph"/>
              <w:numPr>
                <w:ilvl w:val="0"/>
                <w:numId w:val="82"/>
              </w:numPr>
              <w:spacing w:after="0" w:line="240" w:lineRule="auto"/>
              <w:ind w:left="317"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FIRST PARTY rights:</w:t>
            </w:r>
          </w:p>
        </w:tc>
      </w:tr>
      <w:tr w:rsidR="00D40291" w:rsidRPr="00D32437" w14:paraId="5DA8687B" w14:textId="77777777" w:rsidTr="00D43CCE">
        <w:trPr>
          <w:trHeight w:val="20"/>
        </w:trPr>
        <w:tc>
          <w:tcPr>
            <w:tcW w:w="4962" w:type="dxa"/>
            <w:shd w:val="clear" w:color="auto" w:fill="auto"/>
            <w:hideMark/>
          </w:tcPr>
          <w:p w14:paraId="5D191537" w14:textId="6A1DFA3A"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Mendapatkan Pelayanan</w:t>
            </w:r>
            <w:r w:rsidR="00776B1B">
              <w:rPr>
                <w:rFonts w:ascii="Arial" w:eastAsia="Times New Roman" w:hAnsi="Arial" w:cs="Arial"/>
                <w:color w:val="000000"/>
                <w:sz w:val="18"/>
                <w:szCs w:val="18"/>
              </w:rPr>
              <w:t xml:space="preserve"> Kesehatan</w:t>
            </w:r>
            <w:r w:rsidRPr="00D32437">
              <w:rPr>
                <w:rFonts w:ascii="Arial" w:eastAsia="Times New Roman" w:hAnsi="Arial" w:cs="Arial"/>
                <w:color w:val="000000"/>
                <w:sz w:val="18"/>
                <w:szCs w:val="18"/>
                <w:lang w:val="id-ID"/>
              </w:rPr>
              <w:t xml:space="preserve">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roofErr w:type="spellStart"/>
            <w:r w:rsidR="00DE425B">
              <w:rPr>
                <w:rFonts w:ascii="Arial" w:eastAsia="Times New Roman" w:hAnsi="Arial" w:cs="Arial"/>
                <w:color w:val="000000"/>
                <w:sz w:val="18"/>
                <w:szCs w:val="18"/>
              </w:rPr>
              <w:t>kedua</w:t>
            </w:r>
            <w:proofErr w:type="spellEnd"/>
            <w:r w:rsidR="00DE425B" w:rsidRPr="00D32437">
              <w:rPr>
                <w:rFonts w:ascii="Arial" w:eastAsia="Times New Roman" w:hAnsi="Arial" w:cs="Arial"/>
                <w:color w:val="000000"/>
                <w:sz w:val="18"/>
                <w:szCs w:val="18"/>
                <w:lang w:val="id-ID"/>
              </w:rPr>
              <w:t xml:space="preserve">  </w:t>
            </w:r>
            <w:r w:rsidR="00DE425B">
              <w:rPr>
                <w:rFonts w:ascii="Arial" w:eastAsia="Times New Roman" w:hAnsi="Arial" w:cs="Arial"/>
                <w:color w:val="000000"/>
                <w:sz w:val="18"/>
                <w:szCs w:val="18"/>
              </w:rPr>
              <w:t xml:space="preserve">Pasien </w:t>
            </w:r>
            <w:r w:rsidRPr="00D32437">
              <w:rPr>
                <w:rFonts w:ascii="Arial" w:eastAsia="Times New Roman" w:hAnsi="Arial" w:cs="Arial"/>
                <w:color w:val="000000"/>
                <w:sz w:val="18"/>
                <w:szCs w:val="18"/>
                <w:lang w:val="id-ID"/>
              </w:rPr>
              <w:t xml:space="preserve"> sesuai dengan syarat dan ketentuan sebagaimana diatur dalam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w:t>
            </w:r>
          </w:p>
        </w:tc>
        <w:tc>
          <w:tcPr>
            <w:tcW w:w="0" w:type="auto"/>
            <w:shd w:val="clear" w:color="auto" w:fill="auto"/>
            <w:hideMark/>
          </w:tcPr>
          <w:p w14:paraId="264FC795" w14:textId="6B46E251" w:rsidR="00D40291" w:rsidRPr="00D32437" w:rsidRDefault="00F113C5" w:rsidP="00D40291">
            <w:pPr>
              <w:pStyle w:val="ListParagraph"/>
              <w:numPr>
                <w:ilvl w:val="0"/>
                <w:numId w:val="4"/>
              </w:numPr>
              <w:spacing w:after="0" w:line="240" w:lineRule="auto"/>
              <w:ind w:left="600" w:hanging="283"/>
              <w:jc w:val="both"/>
              <w:rPr>
                <w:rFonts w:ascii="Arial" w:eastAsia="Times New Roman" w:hAnsi="Arial" w:cs="Arial"/>
                <w:sz w:val="18"/>
                <w:szCs w:val="18"/>
              </w:rPr>
            </w:pPr>
            <w:r w:rsidRPr="00D32437">
              <w:rPr>
                <w:rFonts w:ascii="Arial" w:eastAsia="Times New Roman" w:hAnsi="Arial" w:cs="Arial"/>
                <w:color w:val="000000"/>
                <w:sz w:val="18"/>
                <w:szCs w:val="18"/>
              </w:rPr>
              <w:t>O</w:t>
            </w:r>
            <w:r w:rsidR="00D40291" w:rsidRPr="00D32437">
              <w:rPr>
                <w:rFonts w:ascii="Arial" w:eastAsia="Times New Roman" w:hAnsi="Arial" w:cs="Arial"/>
                <w:color w:val="000000"/>
                <w:sz w:val="18"/>
                <w:szCs w:val="18"/>
                <w:lang w:val="id-ID"/>
              </w:rPr>
              <w:t xml:space="preserve">btain </w:t>
            </w:r>
            <w:r w:rsidR="00ED04A7">
              <w:rPr>
                <w:rFonts w:ascii="Arial" w:eastAsia="Times New Roman" w:hAnsi="Arial" w:cs="Arial"/>
                <w:color w:val="000000"/>
                <w:sz w:val="18"/>
                <w:szCs w:val="18"/>
              </w:rPr>
              <w:t xml:space="preserve">Health </w:t>
            </w:r>
            <w:r w:rsidR="00C60D79">
              <w:rPr>
                <w:rFonts w:ascii="Arial" w:eastAsia="Times New Roman" w:hAnsi="Arial" w:cs="Arial"/>
                <w:color w:val="000000"/>
                <w:sz w:val="18"/>
                <w:szCs w:val="18"/>
              </w:rPr>
              <w:t>S</w:t>
            </w:r>
            <w:r w:rsidR="00D40291" w:rsidRPr="00D32437">
              <w:rPr>
                <w:rFonts w:ascii="Arial" w:eastAsia="Times New Roman" w:hAnsi="Arial" w:cs="Arial"/>
                <w:color w:val="000000"/>
                <w:sz w:val="18"/>
                <w:szCs w:val="18"/>
                <w:lang w:val="id-ID"/>
              </w:rPr>
              <w:t>ervices from the</w:t>
            </w:r>
            <w:r w:rsidR="00D40291" w:rsidRPr="00D32437">
              <w:rPr>
                <w:rFonts w:ascii="Arial" w:eastAsia="Times New Roman" w:hAnsi="Arial" w:cs="Arial"/>
                <w:b/>
                <w:bCs/>
                <w:color w:val="000000"/>
                <w:sz w:val="18"/>
                <w:szCs w:val="18"/>
              </w:rPr>
              <w:t xml:space="preserve"> SECOND PARTY</w:t>
            </w:r>
            <w:r w:rsidR="00D40291" w:rsidRPr="00D32437">
              <w:rPr>
                <w:rFonts w:ascii="Arial" w:eastAsia="Times New Roman" w:hAnsi="Arial" w:cs="Arial"/>
                <w:color w:val="000000"/>
                <w:sz w:val="18"/>
                <w:szCs w:val="18"/>
              </w:rPr>
              <w:t xml:space="preserve"> </w:t>
            </w:r>
            <w:r w:rsidR="00D16A84">
              <w:rPr>
                <w:rFonts w:ascii="Arial" w:eastAsia="Times New Roman" w:hAnsi="Arial" w:cs="Arial"/>
                <w:color w:val="000000"/>
                <w:sz w:val="18"/>
                <w:szCs w:val="18"/>
              </w:rPr>
              <w:t xml:space="preserve">on Patients </w:t>
            </w:r>
            <w:r w:rsidR="00D40291" w:rsidRPr="00D32437">
              <w:rPr>
                <w:rFonts w:ascii="Arial" w:eastAsia="Times New Roman" w:hAnsi="Arial" w:cs="Arial"/>
                <w:color w:val="000000"/>
                <w:sz w:val="18"/>
                <w:szCs w:val="18"/>
                <w:lang w:val="id-ID"/>
              </w:rPr>
              <w:t xml:space="preserve">in accordance with the terms and conditions set out in </w:t>
            </w:r>
            <w:r w:rsidR="003C2E92" w:rsidRPr="00D32437">
              <w:rPr>
                <w:rFonts w:ascii="Arial" w:eastAsia="Times New Roman" w:hAnsi="Arial" w:cs="Arial"/>
                <w:color w:val="000000"/>
                <w:sz w:val="18"/>
                <w:szCs w:val="18"/>
                <w:lang w:val="id-ID"/>
              </w:rPr>
              <w:t xml:space="preserve">this </w:t>
            </w:r>
            <w:r w:rsidR="00864201" w:rsidRPr="00D32437">
              <w:rPr>
                <w:rFonts w:ascii="Arial" w:eastAsia="Times New Roman" w:hAnsi="Arial" w:cs="Arial"/>
                <w:color w:val="000000"/>
                <w:sz w:val="18"/>
                <w:szCs w:val="18"/>
                <w:lang w:val="id-ID"/>
              </w:rPr>
              <w:t>Agreement</w:t>
            </w:r>
            <w:r w:rsidR="00D40291" w:rsidRPr="00D32437">
              <w:rPr>
                <w:rFonts w:ascii="Arial" w:eastAsia="Times New Roman" w:hAnsi="Arial" w:cs="Arial"/>
                <w:color w:val="000000"/>
                <w:sz w:val="18"/>
                <w:szCs w:val="18"/>
                <w:lang w:val="id-ID"/>
              </w:rPr>
              <w:t>;</w:t>
            </w:r>
          </w:p>
        </w:tc>
      </w:tr>
      <w:tr w:rsidR="00D40291" w:rsidRPr="00D32437" w14:paraId="47CC6BD6" w14:textId="77777777" w:rsidTr="00D43CCE">
        <w:trPr>
          <w:trHeight w:val="20"/>
        </w:trPr>
        <w:tc>
          <w:tcPr>
            <w:tcW w:w="4962" w:type="dxa"/>
            <w:shd w:val="clear" w:color="auto" w:fill="auto"/>
            <w:hideMark/>
          </w:tcPr>
          <w:p w14:paraId="20BD3038" w14:textId="19652D12" w:rsidR="00D40291" w:rsidRPr="00D32437" w:rsidRDefault="00D40291" w:rsidP="00D40291">
            <w:pPr>
              <w:pStyle w:val="ListParagraph"/>
              <w:numPr>
                <w:ilvl w:val="0"/>
                <w:numId w:val="4"/>
              </w:numPr>
              <w:spacing w:after="0" w:line="240" w:lineRule="auto"/>
              <w:ind w:left="604"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Menerima konfirmasi perubahan </w:t>
            </w:r>
            <w:proofErr w:type="spellStart"/>
            <w:r w:rsidR="00F80BFE">
              <w:rPr>
                <w:rFonts w:ascii="Arial" w:eastAsia="Times New Roman" w:hAnsi="Arial" w:cs="Arial"/>
                <w:color w:val="000000"/>
                <w:sz w:val="18"/>
                <w:szCs w:val="18"/>
              </w:rPr>
              <w:t>biaya</w:t>
            </w:r>
            <w:proofErr w:type="spellEnd"/>
            <w:r w:rsidR="00F80BFE" w:rsidRPr="00D32437">
              <w:rPr>
                <w:rFonts w:ascii="Arial" w:eastAsia="Times New Roman" w:hAnsi="Arial" w:cs="Arial"/>
                <w:color w:val="000000"/>
                <w:sz w:val="18"/>
                <w:szCs w:val="18"/>
                <w:lang w:val="id-ID"/>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dan atau konfirmasi lainnya sesuai dengan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selambat-lambatnya</w:t>
            </w:r>
            <w:proofErr w:type="spellEnd"/>
            <w:r w:rsidRPr="00D32437">
              <w:rPr>
                <w:rFonts w:ascii="Arial" w:eastAsia="Times New Roman" w:hAnsi="Arial" w:cs="Arial"/>
                <w:color w:val="000000"/>
                <w:sz w:val="18"/>
                <w:szCs w:val="18"/>
              </w:rPr>
              <w:t xml:space="preserve"> 10 (</w:t>
            </w:r>
            <w:proofErr w:type="spellStart"/>
            <w:r w:rsidRPr="00D32437">
              <w:rPr>
                <w:rFonts w:ascii="Arial" w:eastAsia="Times New Roman" w:hAnsi="Arial" w:cs="Arial"/>
                <w:color w:val="000000"/>
                <w:sz w:val="18"/>
                <w:szCs w:val="18"/>
              </w:rPr>
              <w:t>sepuluh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003F3199" w:rsidRPr="00D32437">
              <w:rPr>
                <w:rFonts w:ascii="Arial" w:eastAsia="Times New Roman" w:hAnsi="Arial" w:cs="Arial"/>
                <w:color w:val="000000"/>
                <w:sz w:val="18"/>
                <w:szCs w:val="18"/>
              </w:rPr>
              <w:t xml:space="preserve"> </w:t>
            </w:r>
            <w:proofErr w:type="spellStart"/>
            <w:r w:rsidR="003F3199"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apabila terjadi perubahan tarif</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dan hal-hal lainnya dari</w:t>
            </w:r>
            <w:r w:rsidRPr="00D32437">
              <w:rPr>
                <w:rFonts w:ascii="Arial" w:eastAsia="Times New Roman" w:hAnsi="Arial" w:cs="Arial"/>
                <w:b/>
                <w:bCs/>
                <w:color w:val="000000"/>
                <w:sz w:val="18"/>
                <w:szCs w:val="18"/>
                <w:lang w:val="id-ID"/>
              </w:rPr>
              <w:t xml:space="preserve"> PIHAK KEDUA;</w:t>
            </w:r>
          </w:p>
        </w:tc>
        <w:tc>
          <w:tcPr>
            <w:tcW w:w="0" w:type="auto"/>
            <w:shd w:val="clear" w:color="auto" w:fill="auto"/>
            <w:hideMark/>
          </w:tcPr>
          <w:p w14:paraId="14EF9FA6" w14:textId="7D2F7B09"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Receiv</w:t>
            </w:r>
            <w:r w:rsidR="00694263">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 </w:t>
            </w:r>
            <w:r w:rsidR="00280878">
              <w:rPr>
                <w:rFonts w:ascii="Arial" w:eastAsia="Times New Roman" w:hAnsi="Arial" w:cs="Arial"/>
                <w:color w:val="000000"/>
                <w:sz w:val="18"/>
                <w:szCs w:val="18"/>
              </w:rPr>
              <w:t>notification</w:t>
            </w:r>
            <w:r w:rsidRPr="00D32437">
              <w:rPr>
                <w:rFonts w:ascii="Arial" w:eastAsia="Times New Roman" w:hAnsi="Arial" w:cs="Arial"/>
                <w:color w:val="000000"/>
                <w:sz w:val="18"/>
                <w:szCs w:val="18"/>
              </w:rPr>
              <w:t xml:space="preserve"> in accordance with </w:t>
            </w:r>
            <w:r w:rsidR="00D052D0" w:rsidRPr="00D32437">
              <w:rPr>
                <w:rFonts w:ascii="Arial" w:eastAsia="Times New Roman" w:hAnsi="Arial" w:cs="Arial"/>
                <w:color w:val="000000"/>
                <w:sz w:val="18"/>
                <w:szCs w:val="18"/>
              </w:rPr>
              <w:t xml:space="preserve">this </w:t>
            </w:r>
            <w:r w:rsidR="00864201" w:rsidRPr="00D32437">
              <w:rPr>
                <w:rFonts w:ascii="Arial" w:eastAsia="Times New Roman" w:hAnsi="Arial" w:cs="Arial"/>
                <w:color w:val="000000"/>
                <w:sz w:val="18"/>
                <w:szCs w:val="18"/>
                <w:lang w:val="id-ID"/>
              </w:rPr>
              <w:t>Agreement</w:t>
            </w:r>
            <w:r w:rsidR="00B54DCA"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at least 10 (ten)</w:t>
            </w:r>
            <w:r w:rsidR="003F3199" w:rsidRPr="00D32437">
              <w:rPr>
                <w:rFonts w:ascii="Arial" w:eastAsia="Times New Roman" w:hAnsi="Arial" w:cs="Arial"/>
                <w:color w:val="000000"/>
                <w:sz w:val="18"/>
                <w:szCs w:val="18"/>
              </w:rPr>
              <w:t xml:space="preserve"> work/business</w:t>
            </w:r>
            <w:r w:rsidRPr="00D32437">
              <w:rPr>
                <w:rFonts w:ascii="Arial" w:eastAsia="Times New Roman" w:hAnsi="Arial" w:cs="Arial"/>
                <w:color w:val="000000"/>
                <w:sz w:val="18"/>
                <w:szCs w:val="18"/>
              </w:rPr>
              <w:t xml:space="preserve"> days when changes </w:t>
            </w:r>
            <w:r w:rsidR="00A5619D">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w:t>
            </w:r>
            <w:r w:rsidR="0022779D">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 </w:t>
            </w:r>
            <w:r w:rsidR="0022779D">
              <w:rPr>
                <w:rFonts w:ascii="Arial" w:eastAsia="Times New Roman" w:hAnsi="Arial" w:cs="Arial"/>
                <w:color w:val="000000"/>
                <w:sz w:val="18"/>
                <w:szCs w:val="18"/>
              </w:rPr>
              <w:t>F</w:t>
            </w:r>
            <w:r w:rsidR="00A5619D">
              <w:rPr>
                <w:rFonts w:ascii="Arial" w:eastAsia="Times New Roman" w:hAnsi="Arial" w:cs="Arial"/>
                <w:color w:val="000000"/>
                <w:sz w:val="18"/>
                <w:szCs w:val="18"/>
              </w:rPr>
              <w:t>ee</w:t>
            </w:r>
            <w:r w:rsidRPr="00D32437">
              <w:rPr>
                <w:rFonts w:ascii="Arial" w:eastAsia="Times New Roman" w:hAnsi="Arial" w:cs="Arial"/>
                <w:color w:val="000000"/>
                <w:sz w:val="18"/>
                <w:szCs w:val="18"/>
              </w:rPr>
              <w:t xml:space="preserve"> and other things occur from </w:t>
            </w:r>
            <w:r w:rsidR="003F3199" w:rsidRPr="00D32437">
              <w:rPr>
                <w:rFonts w:ascii="Arial" w:eastAsia="Times New Roman" w:hAnsi="Arial" w:cs="Arial"/>
                <w:color w:val="000000"/>
                <w:sz w:val="18"/>
                <w:szCs w:val="18"/>
              </w:rPr>
              <w:t xml:space="preserve">the </w:t>
            </w:r>
            <w:r w:rsidR="003F3199" w:rsidRPr="00D32437">
              <w:rPr>
                <w:rFonts w:ascii="Arial" w:eastAsia="Times New Roman" w:hAnsi="Arial" w:cs="Arial"/>
                <w:b/>
                <w:bCs/>
                <w:color w:val="000000"/>
                <w:sz w:val="18"/>
                <w:szCs w:val="18"/>
              </w:rPr>
              <w:t>SECOND</w:t>
            </w:r>
            <w:r w:rsidRPr="00D32437">
              <w:rPr>
                <w:rFonts w:ascii="Arial" w:eastAsia="Times New Roman" w:hAnsi="Arial" w:cs="Arial"/>
                <w:b/>
                <w:bCs/>
                <w:color w:val="000000"/>
                <w:sz w:val="18"/>
                <w:szCs w:val="18"/>
              </w:rPr>
              <w:t xml:space="preserve"> </w:t>
            </w:r>
            <w:r w:rsidR="00DF3002" w:rsidRPr="00D32437">
              <w:rPr>
                <w:rFonts w:ascii="Arial" w:eastAsia="Times New Roman" w:hAnsi="Arial" w:cs="Arial"/>
                <w:b/>
                <w:bCs/>
                <w:color w:val="000000"/>
                <w:sz w:val="18"/>
                <w:szCs w:val="18"/>
              </w:rPr>
              <w:t>PARTY</w:t>
            </w:r>
            <w:r w:rsidR="00DF3002" w:rsidRPr="00D32437">
              <w:rPr>
                <w:rFonts w:ascii="Arial" w:eastAsia="Times New Roman" w:hAnsi="Arial" w:cs="Arial"/>
                <w:color w:val="000000"/>
                <w:sz w:val="18"/>
                <w:szCs w:val="18"/>
              </w:rPr>
              <w:t>;</w:t>
            </w:r>
          </w:p>
        </w:tc>
      </w:tr>
      <w:tr w:rsidR="00D40291" w:rsidRPr="00D32437" w14:paraId="3325EB03" w14:textId="77777777" w:rsidTr="00D43CCE">
        <w:trPr>
          <w:trHeight w:val="20"/>
        </w:trPr>
        <w:tc>
          <w:tcPr>
            <w:tcW w:w="4962" w:type="dxa"/>
            <w:shd w:val="clear" w:color="auto" w:fill="auto"/>
          </w:tcPr>
          <w:p w14:paraId="52207CC3" w14:textId="3A64A443" w:rsidR="00D40291" w:rsidRPr="00D32437" w:rsidRDefault="00D40291" w:rsidP="00D40291">
            <w:pPr>
              <w:pStyle w:val="ListParagraph"/>
              <w:numPr>
                <w:ilvl w:val="0"/>
                <w:numId w:val="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Mendapatkan pelayanan yang professional dan baik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r w:rsidR="00735645">
              <w:rPr>
                <w:rFonts w:ascii="Arial" w:eastAsia="Times New Roman" w:hAnsi="Arial" w:cs="Arial"/>
                <w:color w:val="000000"/>
                <w:sz w:val="18"/>
                <w:szCs w:val="18"/>
              </w:rPr>
              <w:t xml:space="preserve"> </w:t>
            </w:r>
            <w:r w:rsidR="00735645" w:rsidRPr="00735645">
              <w:rPr>
                <w:rFonts w:ascii="Arial" w:eastAsia="Times New Roman" w:hAnsi="Arial" w:cs="Arial"/>
                <w:color w:val="000000"/>
                <w:sz w:val="18"/>
                <w:szCs w:val="18"/>
              </w:rPr>
              <w:t xml:space="preserve">Meminta </w:t>
            </w:r>
            <w:r w:rsidR="00735645" w:rsidRPr="00841F12">
              <w:rPr>
                <w:rFonts w:ascii="Arial" w:eastAsia="Times New Roman" w:hAnsi="Arial" w:cs="Arial"/>
                <w:b/>
                <w:bCs/>
                <w:color w:val="000000"/>
                <w:sz w:val="18"/>
                <w:szCs w:val="18"/>
              </w:rPr>
              <w:t>PIHAK KEDUA</w:t>
            </w:r>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untuk</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mengganti</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tenaga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medisnya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apabila</w:t>
            </w:r>
            <w:proofErr w:type="spellEnd"/>
            <w:r w:rsidR="00735645" w:rsidRPr="00735645">
              <w:rPr>
                <w:rFonts w:ascii="Arial" w:eastAsia="Times New Roman" w:hAnsi="Arial" w:cs="Arial"/>
                <w:color w:val="000000"/>
                <w:sz w:val="18"/>
                <w:szCs w:val="18"/>
              </w:rPr>
              <w:t xml:space="preserve"> </w:t>
            </w:r>
            <w:r w:rsidR="00735645" w:rsidRPr="00841F12">
              <w:rPr>
                <w:rFonts w:ascii="Arial" w:eastAsia="Times New Roman" w:hAnsi="Arial" w:cs="Arial"/>
                <w:b/>
                <w:bCs/>
                <w:color w:val="000000"/>
                <w:sz w:val="18"/>
                <w:szCs w:val="18"/>
              </w:rPr>
              <w:t>PIHAK PERTAMA</w:t>
            </w:r>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tidak</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puas</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dengan</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pelayanan</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sikap</w:t>
            </w:r>
            <w:proofErr w:type="spellEnd"/>
            <w:r w:rsidR="00735645" w:rsidRPr="00735645">
              <w:rPr>
                <w:rFonts w:ascii="Arial" w:eastAsia="Times New Roman" w:hAnsi="Arial" w:cs="Arial"/>
                <w:color w:val="000000"/>
                <w:sz w:val="18"/>
                <w:szCs w:val="18"/>
              </w:rPr>
              <w:t xml:space="preserve"> dan </w:t>
            </w:r>
            <w:proofErr w:type="spellStart"/>
            <w:r w:rsidR="00735645" w:rsidRPr="00735645">
              <w:rPr>
                <w:rFonts w:ascii="Arial" w:eastAsia="Times New Roman" w:hAnsi="Arial" w:cs="Arial"/>
                <w:color w:val="000000"/>
                <w:sz w:val="18"/>
                <w:szCs w:val="18"/>
              </w:rPr>
              <w:t>hal-hal</w:t>
            </w:r>
            <w:proofErr w:type="spellEnd"/>
            <w:r w:rsidR="00735645" w:rsidRPr="00735645">
              <w:rPr>
                <w:rFonts w:ascii="Arial" w:eastAsia="Times New Roman" w:hAnsi="Arial" w:cs="Arial"/>
                <w:color w:val="000000"/>
                <w:sz w:val="18"/>
                <w:szCs w:val="18"/>
              </w:rPr>
              <w:t xml:space="preserve"> lain </w:t>
            </w:r>
            <w:proofErr w:type="spellStart"/>
            <w:r w:rsidR="00735645" w:rsidRPr="00735645">
              <w:rPr>
                <w:rFonts w:ascii="Arial" w:eastAsia="Times New Roman" w:hAnsi="Arial" w:cs="Arial"/>
                <w:color w:val="000000"/>
                <w:sz w:val="18"/>
                <w:szCs w:val="18"/>
              </w:rPr>
              <w:t>dari</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tenaga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medis</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tersebut</w:t>
            </w:r>
            <w:proofErr w:type="spellEnd"/>
            <w:r w:rsidR="00735645" w:rsidRPr="00735645">
              <w:rPr>
                <w:rFonts w:ascii="Arial" w:eastAsia="Times New Roman" w:hAnsi="Arial" w:cs="Arial"/>
                <w:color w:val="000000"/>
                <w:sz w:val="18"/>
                <w:szCs w:val="18"/>
              </w:rPr>
              <w:t>;</w:t>
            </w:r>
          </w:p>
        </w:tc>
        <w:tc>
          <w:tcPr>
            <w:tcW w:w="0" w:type="auto"/>
            <w:shd w:val="clear" w:color="auto" w:fill="auto"/>
          </w:tcPr>
          <w:p w14:paraId="435F1E9B" w14:textId="22361414"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Get professional and good service from the </w:t>
            </w:r>
            <w:r w:rsidRPr="00D32437">
              <w:rPr>
                <w:rFonts w:ascii="Arial" w:eastAsia="Times New Roman" w:hAnsi="Arial" w:cs="Arial"/>
                <w:b/>
                <w:bCs/>
                <w:color w:val="000000"/>
                <w:sz w:val="18"/>
                <w:szCs w:val="18"/>
              </w:rPr>
              <w:t xml:space="preserve">SECOND </w:t>
            </w:r>
            <w:r w:rsidR="003F3199" w:rsidRPr="00D32437">
              <w:rPr>
                <w:rFonts w:ascii="Arial" w:eastAsia="Times New Roman" w:hAnsi="Arial" w:cs="Arial"/>
                <w:b/>
                <w:bCs/>
                <w:color w:val="000000"/>
                <w:sz w:val="18"/>
                <w:szCs w:val="18"/>
              </w:rPr>
              <w:t>PARTY</w:t>
            </w:r>
            <w:r w:rsidR="003F3199" w:rsidRPr="00D32437">
              <w:rPr>
                <w:rFonts w:ascii="Arial" w:eastAsia="Times New Roman" w:hAnsi="Arial" w:cs="Arial"/>
                <w:color w:val="000000"/>
                <w:sz w:val="18"/>
                <w:szCs w:val="18"/>
              </w:rPr>
              <w:t>;</w:t>
            </w:r>
            <w:r w:rsidR="005E0546">
              <w:rPr>
                <w:rFonts w:ascii="Arial" w:eastAsia="Times New Roman" w:hAnsi="Arial" w:cs="Arial"/>
                <w:color w:val="000000"/>
                <w:sz w:val="18"/>
                <w:szCs w:val="18"/>
              </w:rPr>
              <w:t xml:space="preserve"> Request the </w:t>
            </w:r>
            <w:r w:rsidR="005E0546" w:rsidRPr="00A51B1D">
              <w:rPr>
                <w:rFonts w:ascii="Arial" w:eastAsia="Times New Roman" w:hAnsi="Arial" w:cs="Arial"/>
                <w:b/>
                <w:bCs/>
                <w:color w:val="000000"/>
                <w:sz w:val="18"/>
                <w:szCs w:val="18"/>
              </w:rPr>
              <w:t>SECOND PARTY</w:t>
            </w:r>
            <w:r w:rsidR="005E0546">
              <w:rPr>
                <w:rFonts w:ascii="Arial" w:eastAsia="Times New Roman" w:hAnsi="Arial" w:cs="Arial"/>
                <w:color w:val="000000"/>
                <w:sz w:val="18"/>
                <w:szCs w:val="18"/>
              </w:rPr>
              <w:t xml:space="preserve"> to change </w:t>
            </w:r>
            <w:r w:rsidR="00FF5F06">
              <w:rPr>
                <w:rFonts w:ascii="Arial" w:eastAsia="Times New Roman" w:hAnsi="Arial" w:cs="Arial"/>
                <w:color w:val="000000"/>
                <w:sz w:val="18"/>
                <w:szCs w:val="18"/>
              </w:rPr>
              <w:t>its</w:t>
            </w:r>
            <w:r w:rsidR="005E0546">
              <w:rPr>
                <w:rFonts w:ascii="Arial" w:eastAsia="Times New Roman" w:hAnsi="Arial" w:cs="Arial"/>
                <w:color w:val="000000"/>
                <w:sz w:val="18"/>
                <w:szCs w:val="18"/>
              </w:rPr>
              <w:t xml:space="preserve"> medical </w:t>
            </w:r>
            <w:proofErr w:type="spellStart"/>
            <w:r w:rsidR="005E0546">
              <w:rPr>
                <w:rFonts w:ascii="Arial" w:eastAsia="Times New Roman" w:hAnsi="Arial" w:cs="Arial"/>
                <w:color w:val="000000"/>
                <w:sz w:val="18"/>
                <w:szCs w:val="18"/>
              </w:rPr>
              <w:t>personel</w:t>
            </w:r>
            <w:r w:rsidR="003E2C24">
              <w:rPr>
                <w:rFonts w:ascii="Arial" w:eastAsia="Times New Roman" w:hAnsi="Arial" w:cs="Arial"/>
                <w:color w:val="000000"/>
                <w:sz w:val="18"/>
                <w:szCs w:val="18"/>
              </w:rPr>
              <w:t>s</w:t>
            </w:r>
            <w:proofErr w:type="spellEnd"/>
            <w:r w:rsidR="00FF5F06">
              <w:rPr>
                <w:rFonts w:ascii="Arial" w:eastAsia="Times New Roman" w:hAnsi="Arial" w:cs="Arial"/>
                <w:color w:val="000000"/>
                <w:sz w:val="18"/>
                <w:szCs w:val="18"/>
              </w:rPr>
              <w:t xml:space="preserve"> when the </w:t>
            </w:r>
            <w:r w:rsidR="00FF5F06" w:rsidRPr="00A51B1D">
              <w:rPr>
                <w:rFonts w:ascii="Arial" w:eastAsia="Times New Roman" w:hAnsi="Arial" w:cs="Arial"/>
                <w:b/>
                <w:bCs/>
                <w:color w:val="000000"/>
                <w:sz w:val="18"/>
                <w:szCs w:val="18"/>
              </w:rPr>
              <w:t>FIRST PARTY</w:t>
            </w:r>
            <w:r w:rsidR="00FF5F06">
              <w:rPr>
                <w:rFonts w:ascii="Arial" w:eastAsia="Times New Roman" w:hAnsi="Arial" w:cs="Arial"/>
                <w:color w:val="000000"/>
                <w:sz w:val="18"/>
                <w:szCs w:val="18"/>
              </w:rPr>
              <w:t xml:space="preserve"> dis</w:t>
            </w:r>
            <w:r w:rsidR="00D34418">
              <w:rPr>
                <w:rFonts w:ascii="Arial" w:eastAsia="Times New Roman" w:hAnsi="Arial" w:cs="Arial"/>
                <w:color w:val="000000"/>
                <w:sz w:val="18"/>
                <w:szCs w:val="18"/>
              </w:rPr>
              <w:t xml:space="preserve">satisfies with the service, attitude and </w:t>
            </w:r>
            <w:r w:rsidR="009D1874">
              <w:rPr>
                <w:rFonts w:ascii="Arial" w:eastAsia="Times New Roman" w:hAnsi="Arial" w:cs="Arial"/>
                <w:color w:val="000000"/>
                <w:sz w:val="18"/>
                <w:szCs w:val="18"/>
              </w:rPr>
              <w:t xml:space="preserve">other matters of such medical </w:t>
            </w:r>
            <w:proofErr w:type="spellStart"/>
            <w:r w:rsidR="009D1874">
              <w:rPr>
                <w:rFonts w:ascii="Arial" w:eastAsia="Times New Roman" w:hAnsi="Arial" w:cs="Arial"/>
                <w:color w:val="000000"/>
                <w:sz w:val="18"/>
                <w:szCs w:val="18"/>
              </w:rPr>
              <w:t>personel</w:t>
            </w:r>
            <w:proofErr w:type="spellEnd"/>
            <w:r w:rsidR="009D1874">
              <w:rPr>
                <w:rFonts w:ascii="Arial" w:eastAsia="Times New Roman" w:hAnsi="Arial" w:cs="Arial"/>
                <w:color w:val="000000"/>
                <w:sz w:val="18"/>
                <w:szCs w:val="18"/>
              </w:rPr>
              <w:t>;</w:t>
            </w:r>
          </w:p>
        </w:tc>
      </w:tr>
      <w:tr w:rsidR="00D40291" w:rsidRPr="00D32437" w14:paraId="6693367B" w14:textId="77777777" w:rsidTr="00D43CCE">
        <w:trPr>
          <w:trHeight w:val="20"/>
        </w:trPr>
        <w:tc>
          <w:tcPr>
            <w:tcW w:w="4962" w:type="dxa"/>
            <w:shd w:val="clear" w:color="auto" w:fill="auto"/>
            <w:hideMark/>
          </w:tcPr>
          <w:p w14:paraId="0851C3FE" w14:textId="72A9F192" w:rsidR="00D40291" w:rsidRPr="00D32437" w:rsidRDefault="00D40291" w:rsidP="00D40291">
            <w:pPr>
              <w:pStyle w:val="ListParagraph"/>
              <w:numPr>
                <w:ilvl w:val="0"/>
                <w:numId w:val="5"/>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meminta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sidR="00776B1B">
              <w:rPr>
                <w:rFonts w:ascii="Arial" w:eastAsia="Times New Roman" w:hAnsi="Arial" w:cs="Arial"/>
                <w:color w:val="000000"/>
                <w:sz w:val="18"/>
                <w:szCs w:val="18"/>
              </w:rPr>
              <w:t>cakupan</w:t>
            </w:r>
            <w:proofErr w:type="spellEnd"/>
            <w:r w:rsidR="00776B1B">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w:t>
            </w:r>
            <w:proofErr w:type="spellStart"/>
            <w:r w:rsidRPr="00D32437">
              <w:rPr>
                <w:rFonts w:ascii="Arial" w:eastAsia="Times New Roman" w:hAnsi="Arial" w:cs="Arial"/>
                <w:color w:val="000000"/>
                <w:sz w:val="18"/>
                <w:szCs w:val="18"/>
              </w:rPr>
              <w:t>huruf</w:t>
            </w:r>
            <w:proofErr w:type="spellEnd"/>
            <w:r w:rsidRPr="00D32437">
              <w:rPr>
                <w:rFonts w:ascii="Arial" w:eastAsia="Times New Roman" w:hAnsi="Arial" w:cs="Arial"/>
                <w:color w:val="000000"/>
                <w:sz w:val="18"/>
                <w:szCs w:val="18"/>
              </w:rPr>
              <w:t xml:space="preserve"> a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dilayani</w:t>
            </w:r>
            <w:proofErr w:type="spellEnd"/>
            <w:r w:rsidRPr="00D32437">
              <w:rPr>
                <w:rFonts w:ascii="Arial" w:eastAsia="Times New Roman" w:hAnsi="Arial" w:cs="Arial"/>
                <w:color w:val="000000"/>
                <w:sz w:val="18"/>
                <w:szCs w:val="18"/>
              </w:rPr>
              <w:t>;</w:t>
            </w:r>
          </w:p>
        </w:tc>
        <w:tc>
          <w:tcPr>
            <w:tcW w:w="0" w:type="auto"/>
            <w:shd w:val="clear" w:color="auto" w:fill="auto"/>
            <w:hideMark/>
          </w:tcPr>
          <w:p w14:paraId="43D8932E" w14:textId="73272B7B" w:rsidR="00D40291" w:rsidRPr="00D32437" w:rsidRDefault="00D40291" w:rsidP="00DC206B">
            <w:pPr>
              <w:pStyle w:val="ListParagraph"/>
              <w:numPr>
                <w:ilvl w:val="0"/>
                <w:numId w:val="43"/>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w:t>
            </w:r>
            <w:r w:rsidR="00D052D0" w:rsidRPr="00D32437">
              <w:rPr>
                <w:rFonts w:ascii="Arial" w:eastAsia="Times New Roman" w:hAnsi="Arial" w:cs="Arial"/>
                <w:color w:val="000000"/>
                <w:sz w:val="18"/>
                <w:szCs w:val="18"/>
              </w:rPr>
              <w:t xml:space="preserve">the </w:t>
            </w:r>
            <w:r w:rsidR="00D052D0" w:rsidRPr="00D32437">
              <w:rPr>
                <w:rFonts w:ascii="Arial" w:eastAsia="Times New Roman" w:hAnsi="Arial" w:cs="Arial"/>
                <w:b/>
                <w:bCs/>
                <w:color w:val="000000"/>
                <w:sz w:val="18"/>
                <w:szCs w:val="18"/>
              </w:rPr>
              <w:t>FIRST</w:t>
            </w:r>
            <w:r w:rsidRPr="00D32437">
              <w:rPr>
                <w:rFonts w:ascii="Arial" w:eastAsia="Times New Roman" w:hAnsi="Arial" w:cs="Arial"/>
                <w:b/>
                <w:bCs/>
                <w:color w:val="000000"/>
                <w:sz w:val="18"/>
                <w:szCs w:val="18"/>
              </w:rPr>
              <w:t xml:space="preserve"> PARTY </w:t>
            </w:r>
            <w:r w:rsidRPr="00D32437">
              <w:rPr>
                <w:rFonts w:ascii="Arial" w:eastAsia="Times New Roman" w:hAnsi="Arial" w:cs="Arial"/>
                <w:color w:val="000000"/>
                <w:sz w:val="18"/>
                <w:szCs w:val="18"/>
              </w:rPr>
              <w:t xml:space="preserve">requests the health services outside </w:t>
            </w:r>
            <w:r w:rsidR="0022779D">
              <w:rPr>
                <w:rFonts w:ascii="Arial" w:eastAsia="Times New Roman" w:hAnsi="Arial" w:cs="Arial"/>
                <w:color w:val="000000"/>
                <w:sz w:val="18"/>
                <w:szCs w:val="18"/>
              </w:rPr>
              <w:t>scope</w:t>
            </w:r>
            <w:r w:rsidRPr="00D32437">
              <w:rPr>
                <w:rFonts w:ascii="Arial" w:eastAsia="Times New Roman" w:hAnsi="Arial" w:cs="Arial"/>
                <w:color w:val="000000"/>
                <w:sz w:val="18"/>
                <w:szCs w:val="18"/>
              </w:rPr>
              <w:t xml:space="preserve"> as per paragraph 1 </w:t>
            </w:r>
            <w:r w:rsidR="00311E38">
              <w:rPr>
                <w:rFonts w:ascii="Arial" w:eastAsia="Times New Roman" w:hAnsi="Arial" w:cs="Arial"/>
                <w:color w:val="000000"/>
                <w:sz w:val="18"/>
                <w:szCs w:val="18"/>
              </w:rPr>
              <w:t>sub</w:t>
            </w:r>
            <w:r w:rsidR="00FE2A78">
              <w:rPr>
                <w:rFonts w:ascii="Arial" w:eastAsia="Times New Roman" w:hAnsi="Arial" w:cs="Arial"/>
                <w:color w:val="000000"/>
                <w:sz w:val="18"/>
                <w:szCs w:val="18"/>
              </w:rPr>
              <w:t>-</w:t>
            </w:r>
            <w:proofErr w:type="spellStart"/>
            <w:r w:rsidR="00FE2A78">
              <w:rPr>
                <w:rFonts w:ascii="Arial" w:eastAsia="Times New Roman" w:hAnsi="Arial" w:cs="Arial"/>
                <w:color w:val="000000"/>
                <w:sz w:val="18"/>
                <w:szCs w:val="18"/>
              </w:rPr>
              <w:t>pargraph</w:t>
            </w:r>
            <w:proofErr w:type="spellEnd"/>
            <w:r w:rsidRPr="00D32437">
              <w:rPr>
                <w:rFonts w:ascii="Arial" w:eastAsia="Times New Roman" w:hAnsi="Arial" w:cs="Arial"/>
                <w:color w:val="000000"/>
                <w:sz w:val="18"/>
                <w:szCs w:val="18"/>
              </w:rPr>
              <w:t xml:space="preserve"> a of this </w:t>
            </w:r>
            <w:r w:rsidR="00FE2A78">
              <w:rPr>
                <w:rFonts w:ascii="Arial" w:eastAsia="Times New Roman" w:hAnsi="Arial" w:cs="Arial"/>
                <w:color w:val="000000"/>
                <w:sz w:val="18"/>
                <w:szCs w:val="18"/>
              </w:rPr>
              <w:t>A</w:t>
            </w:r>
            <w:r w:rsidR="004977D3" w:rsidRPr="00D32437">
              <w:rPr>
                <w:rFonts w:ascii="Arial" w:eastAsia="Times New Roman" w:hAnsi="Arial" w:cs="Arial"/>
                <w:color w:val="000000"/>
                <w:sz w:val="18"/>
                <w:szCs w:val="18"/>
              </w:rPr>
              <w:t>rticle,</w:t>
            </w:r>
            <w:r w:rsidRPr="00D32437">
              <w:rPr>
                <w:rFonts w:ascii="Arial" w:eastAsia="Times New Roman" w:hAnsi="Arial" w:cs="Arial"/>
                <w:color w:val="000000"/>
                <w:sz w:val="18"/>
                <w:szCs w:val="18"/>
              </w:rPr>
              <w:t xml:space="preserve"> then it will not be served;</w:t>
            </w:r>
          </w:p>
        </w:tc>
      </w:tr>
      <w:tr w:rsidR="00D40291" w:rsidRPr="00D32437" w14:paraId="44F8ED2E" w14:textId="77777777" w:rsidTr="00D43CCE">
        <w:trPr>
          <w:trHeight w:val="20"/>
        </w:trPr>
        <w:tc>
          <w:tcPr>
            <w:tcW w:w="4962" w:type="dxa"/>
            <w:shd w:val="clear" w:color="auto" w:fill="auto"/>
            <w:hideMark/>
          </w:tcPr>
          <w:p w14:paraId="389E06A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21729CDF"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72B5AC0" w14:textId="77777777" w:rsidTr="00D43CCE">
        <w:trPr>
          <w:trHeight w:val="20"/>
        </w:trPr>
        <w:tc>
          <w:tcPr>
            <w:tcW w:w="4962" w:type="dxa"/>
            <w:shd w:val="clear" w:color="auto" w:fill="auto"/>
          </w:tcPr>
          <w:p w14:paraId="0DD95E2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66FD1C16"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r>
      <w:tr w:rsidR="00D40291" w:rsidRPr="00D32437" w14:paraId="4546E5EC" w14:textId="77777777" w:rsidTr="00D43CCE">
        <w:trPr>
          <w:trHeight w:val="20"/>
        </w:trPr>
        <w:tc>
          <w:tcPr>
            <w:tcW w:w="4962" w:type="dxa"/>
            <w:shd w:val="clear" w:color="auto" w:fill="auto"/>
            <w:hideMark/>
          </w:tcPr>
          <w:p w14:paraId="1CAFD335" w14:textId="5140C62C"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w:t>
            </w:r>
            <w:proofErr w:type="spellStart"/>
            <w:r w:rsidRPr="00D32437">
              <w:rPr>
                <w:rFonts w:ascii="Arial" w:eastAsia="Times New Roman" w:hAnsi="Arial" w:cs="Arial"/>
                <w:b/>
                <w:bCs/>
                <w:color w:val="000000"/>
                <w:sz w:val="18"/>
                <w:szCs w:val="18"/>
              </w:rPr>
              <w:t>Kewajiban</w:t>
            </w:r>
            <w:proofErr w:type="spellEnd"/>
            <w:r w:rsidRPr="00D32437">
              <w:rPr>
                <w:rFonts w:ascii="Arial" w:eastAsia="Times New Roman" w:hAnsi="Arial" w:cs="Arial"/>
                <w:b/>
                <w:bCs/>
                <w:color w:val="000000"/>
                <w:sz w:val="18"/>
                <w:szCs w:val="18"/>
              </w:rPr>
              <w:t xml:space="preserve"> PIHAK </w:t>
            </w:r>
            <w:r w:rsidR="003F3199" w:rsidRPr="00D32437">
              <w:rPr>
                <w:rFonts w:ascii="Arial" w:eastAsia="Times New Roman" w:hAnsi="Arial" w:cs="Arial"/>
                <w:b/>
                <w:bCs/>
                <w:color w:val="000000"/>
                <w:sz w:val="18"/>
                <w:szCs w:val="18"/>
              </w:rPr>
              <w:t>PERTAMA</w:t>
            </w:r>
            <w:r w:rsidR="003F3199" w:rsidRPr="00D32437">
              <w:rPr>
                <w:rFonts w:ascii="Arial" w:eastAsia="Times New Roman" w:hAnsi="Arial" w:cs="Arial"/>
                <w:color w:val="000000"/>
                <w:sz w:val="18"/>
                <w:szCs w:val="18"/>
              </w:rPr>
              <w:t>:</w:t>
            </w:r>
          </w:p>
        </w:tc>
        <w:tc>
          <w:tcPr>
            <w:tcW w:w="0" w:type="auto"/>
            <w:shd w:val="clear" w:color="auto" w:fill="auto"/>
            <w:hideMark/>
          </w:tcPr>
          <w:p w14:paraId="20465566" w14:textId="57B4BD9D"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Obligations of the FIRST </w:t>
            </w:r>
            <w:r w:rsidR="003F3199" w:rsidRPr="00D32437">
              <w:rPr>
                <w:rFonts w:ascii="Arial" w:eastAsia="Times New Roman" w:hAnsi="Arial" w:cs="Arial"/>
                <w:b/>
                <w:bCs/>
                <w:color w:val="000000"/>
                <w:sz w:val="18"/>
                <w:szCs w:val="18"/>
              </w:rPr>
              <w:t>PARTY:</w:t>
            </w:r>
          </w:p>
        </w:tc>
      </w:tr>
      <w:tr w:rsidR="00D40291" w:rsidRPr="00D32437" w14:paraId="761CE5F7" w14:textId="77777777" w:rsidTr="00D43CCE">
        <w:trPr>
          <w:trHeight w:val="20"/>
        </w:trPr>
        <w:tc>
          <w:tcPr>
            <w:tcW w:w="4962" w:type="dxa"/>
            <w:shd w:val="clear" w:color="auto" w:fill="auto"/>
            <w:hideMark/>
          </w:tcPr>
          <w:p w14:paraId="4BEF6D98" w14:textId="00299033"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Me</w:t>
            </w:r>
            <w:r w:rsidR="00A52FAC" w:rsidRPr="00D32437">
              <w:rPr>
                <w:rFonts w:ascii="Arial" w:eastAsia="Times New Roman" w:hAnsi="Arial" w:cs="Arial"/>
                <w:color w:val="000000"/>
                <w:sz w:val="18"/>
                <w:szCs w:val="18"/>
              </w:rPr>
              <w:t>mbayar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Tagihan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Obat-</w:t>
            </w:r>
            <w:proofErr w:type="spellStart"/>
            <w:r w:rsidRPr="00D32437">
              <w:rPr>
                <w:rFonts w:ascii="Arial" w:eastAsia="Times New Roman" w:hAnsi="Arial" w:cs="Arial"/>
                <w:color w:val="000000"/>
                <w:sz w:val="18"/>
                <w:szCs w:val="18"/>
              </w:rPr>
              <w:t>obatan</w:t>
            </w:r>
            <w:proofErr w:type="spellEnd"/>
            <w:r w:rsidRPr="00D32437">
              <w:rPr>
                <w:rFonts w:ascii="Arial" w:eastAsia="Times New Roman" w:hAnsi="Arial" w:cs="Arial"/>
                <w:color w:val="000000"/>
                <w:sz w:val="18"/>
                <w:szCs w:val="18"/>
              </w:rPr>
              <w:t xml:space="preserve"> Alat Kesehatan, dan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Lanjutan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memenuhi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syarat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ketentuan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color w:val="000000"/>
                <w:sz w:val="18"/>
                <w:szCs w:val="18"/>
              </w:rPr>
              <w:t>Perjanjian</w:t>
            </w:r>
            <w:proofErr w:type="spellEnd"/>
            <w:r w:rsidR="00672995" w:rsidRPr="00D32437">
              <w:rPr>
                <w:rFonts w:ascii="Arial" w:eastAsia="Times New Roman" w:hAnsi="Arial" w:cs="Arial"/>
                <w:color w:val="000000"/>
                <w:sz w:val="18"/>
                <w:szCs w:val="18"/>
              </w:rPr>
              <w:t xml:space="preserve"> </w:t>
            </w:r>
            <w:proofErr w:type="spellStart"/>
            <w:r w:rsidR="004977D3" w:rsidRPr="00D32437">
              <w:rPr>
                <w:rFonts w:ascii="Arial" w:eastAsia="Times New Roman" w:hAnsi="Arial" w:cs="Arial"/>
                <w:color w:val="000000"/>
                <w:sz w:val="18"/>
                <w:szCs w:val="18"/>
              </w:rPr>
              <w:t>ini</w:t>
            </w:r>
            <w:proofErr w:type="spellEnd"/>
            <w:r w:rsidR="004977D3" w:rsidRPr="00D32437">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p>
        </w:tc>
        <w:tc>
          <w:tcPr>
            <w:tcW w:w="0" w:type="auto"/>
            <w:shd w:val="clear" w:color="auto" w:fill="auto"/>
            <w:hideMark/>
          </w:tcPr>
          <w:p w14:paraId="3B4C3869" w14:textId="4BFF68BA" w:rsidR="00D40291" w:rsidRPr="00D32437" w:rsidRDefault="00A52FAC" w:rsidP="00DB30C7">
            <w:pPr>
              <w:pStyle w:val="ListParagraph"/>
              <w:numPr>
                <w:ilvl w:val="0"/>
                <w:numId w:val="7"/>
              </w:numPr>
              <w:spacing w:after="0" w:line="240" w:lineRule="auto"/>
              <w:ind w:left="459" w:hanging="284"/>
              <w:jc w:val="both"/>
              <w:rPr>
                <w:rFonts w:ascii="Arial" w:eastAsia="Times New Roman" w:hAnsi="Arial" w:cs="Arial"/>
                <w:sz w:val="18"/>
                <w:szCs w:val="18"/>
              </w:rPr>
            </w:pPr>
            <w:r w:rsidRPr="00D32437">
              <w:rPr>
                <w:rFonts w:ascii="Arial" w:eastAsia="Times New Roman" w:hAnsi="Arial" w:cs="Arial"/>
                <w:color w:val="000000"/>
                <w:sz w:val="18"/>
                <w:szCs w:val="18"/>
              </w:rPr>
              <w:t>Pay</w:t>
            </w:r>
            <w:r w:rsidR="00D40291" w:rsidRPr="00D32437">
              <w:rPr>
                <w:rFonts w:ascii="Arial" w:eastAsia="Times New Roman" w:hAnsi="Arial" w:cs="Arial"/>
                <w:color w:val="000000"/>
                <w:sz w:val="18"/>
                <w:szCs w:val="18"/>
              </w:rPr>
              <w:t xml:space="preserve"> t</w:t>
            </w:r>
            <w:r w:rsidR="00D40291" w:rsidRPr="00D32437">
              <w:rPr>
                <w:rFonts w:ascii="Arial" w:eastAsia="Times New Roman" w:hAnsi="Arial" w:cs="Arial"/>
                <w:color w:val="000000"/>
                <w:sz w:val="18"/>
                <w:szCs w:val="18"/>
                <w:lang w:val="id-ID"/>
              </w:rPr>
              <w:t xml:space="preserve">he bill of first aid </w:t>
            </w:r>
            <w:r w:rsidR="00104B0D">
              <w:rPr>
                <w:rFonts w:ascii="Arial" w:eastAsia="Times New Roman" w:hAnsi="Arial" w:cs="Arial"/>
                <w:color w:val="000000"/>
                <w:sz w:val="18"/>
                <w:szCs w:val="18"/>
              </w:rPr>
              <w:t>Health S</w:t>
            </w:r>
            <w:r w:rsidR="00D40291" w:rsidRPr="00D32437">
              <w:rPr>
                <w:rFonts w:ascii="Arial" w:eastAsia="Times New Roman" w:hAnsi="Arial" w:cs="Arial"/>
                <w:color w:val="000000"/>
                <w:sz w:val="18"/>
                <w:szCs w:val="18"/>
                <w:lang w:val="id-ID"/>
              </w:rPr>
              <w:t xml:space="preserve">ervices, and medications, </w:t>
            </w:r>
            <w:r w:rsidR="00104B0D">
              <w:rPr>
                <w:rFonts w:ascii="Arial" w:eastAsia="Times New Roman" w:hAnsi="Arial" w:cs="Arial"/>
                <w:color w:val="000000"/>
                <w:sz w:val="18"/>
                <w:szCs w:val="18"/>
              </w:rPr>
              <w:t>medical</w:t>
            </w:r>
            <w:r w:rsidR="00D40291" w:rsidRPr="00D32437">
              <w:rPr>
                <w:rFonts w:ascii="Arial" w:eastAsia="Times New Roman" w:hAnsi="Arial" w:cs="Arial"/>
                <w:color w:val="000000"/>
                <w:sz w:val="18"/>
                <w:szCs w:val="18"/>
                <w:lang w:val="id-ID"/>
              </w:rPr>
              <w:t xml:space="preserve"> equipment, and advanced medical examination to </w:t>
            </w:r>
            <w:r w:rsidR="003F3199" w:rsidRPr="00D32437">
              <w:rPr>
                <w:rFonts w:ascii="Arial" w:eastAsia="Times New Roman" w:hAnsi="Arial" w:cs="Arial"/>
                <w:color w:val="000000"/>
                <w:sz w:val="18"/>
                <w:szCs w:val="18"/>
                <w:lang w:val="id-ID"/>
              </w:rPr>
              <w:t xml:space="preserve">the </w:t>
            </w:r>
            <w:r w:rsidR="003F3199" w:rsidRPr="00D32437">
              <w:rPr>
                <w:rFonts w:ascii="Arial" w:eastAsia="Times New Roman" w:hAnsi="Arial" w:cs="Arial"/>
                <w:b/>
                <w:bCs/>
                <w:color w:val="000000"/>
                <w:sz w:val="18"/>
                <w:szCs w:val="18"/>
              </w:rPr>
              <w:t>SECOND</w:t>
            </w:r>
            <w:r w:rsidR="00D40291" w:rsidRPr="00D32437">
              <w:rPr>
                <w:rFonts w:ascii="Arial" w:eastAsia="Times New Roman" w:hAnsi="Arial" w:cs="Arial"/>
                <w:b/>
                <w:bCs/>
                <w:color w:val="000000"/>
                <w:sz w:val="18"/>
                <w:szCs w:val="18"/>
              </w:rPr>
              <w:t xml:space="preserve"> PARTY</w:t>
            </w:r>
            <w:r w:rsidR="00D40291" w:rsidRPr="00D32437">
              <w:rPr>
                <w:rFonts w:ascii="Arial" w:eastAsia="Times New Roman" w:hAnsi="Arial" w:cs="Arial"/>
                <w:color w:val="000000"/>
                <w:sz w:val="18"/>
                <w:szCs w:val="18"/>
              </w:rPr>
              <w:t xml:space="preserve"> </w:t>
            </w:r>
            <w:r w:rsidR="00D95225">
              <w:rPr>
                <w:rFonts w:ascii="Arial" w:eastAsia="Times New Roman" w:hAnsi="Arial" w:cs="Arial"/>
                <w:color w:val="000000"/>
                <w:sz w:val="18"/>
                <w:szCs w:val="18"/>
              </w:rPr>
              <w:t>according to</w:t>
            </w:r>
            <w:r w:rsidR="00D40291" w:rsidRPr="00D32437">
              <w:rPr>
                <w:rFonts w:ascii="Arial" w:eastAsia="Times New Roman" w:hAnsi="Arial" w:cs="Arial"/>
                <w:color w:val="000000"/>
                <w:sz w:val="18"/>
                <w:szCs w:val="18"/>
                <w:lang w:val="id-ID"/>
              </w:rPr>
              <w:t xml:space="preserve"> the terms and conditions set out in this </w:t>
            </w:r>
            <w:r w:rsidR="00D95225">
              <w:rPr>
                <w:rFonts w:ascii="Arial" w:eastAsia="Times New Roman" w:hAnsi="Arial" w:cs="Arial"/>
                <w:color w:val="000000"/>
                <w:sz w:val="18"/>
                <w:szCs w:val="18"/>
              </w:rPr>
              <w:t>Agreement</w:t>
            </w:r>
            <w:r w:rsidR="00D40291" w:rsidRPr="00D32437">
              <w:rPr>
                <w:rFonts w:ascii="Arial" w:eastAsia="Times New Roman" w:hAnsi="Arial" w:cs="Arial"/>
                <w:color w:val="000000"/>
                <w:sz w:val="18"/>
                <w:szCs w:val="18"/>
                <w:lang w:val="id-ID"/>
              </w:rPr>
              <w:t xml:space="preserve">; </w:t>
            </w:r>
          </w:p>
        </w:tc>
      </w:tr>
      <w:tr w:rsidR="00D40291" w:rsidRPr="00D32437" w14:paraId="547C1BB2" w14:textId="77777777" w:rsidTr="00D43CCE">
        <w:trPr>
          <w:trHeight w:val="20"/>
        </w:trPr>
        <w:tc>
          <w:tcPr>
            <w:tcW w:w="4962" w:type="dxa"/>
            <w:shd w:val="clear" w:color="auto" w:fill="auto"/>
            <w:hideMark/>
          </w:tcPr>
          <w:p w14:paraId="4DAF1C0E" w14:textId="206176B2"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Menyiapkan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0059420A">
              <w:rPr>
                <w:rFonts w:ascii="Arial" w:eastAsia="Times New Roman" w:hAnsi="Arial" w:cs="Arial"/>
                <w:color w:val="000000"/>
                <w:sz w:val="18"/>
                <w:szCs w:val="18"/>
              </w:rPr>
              <w:t>klinik</w:t>
            </w:r>
            <w:proofErr w:type="spellEnd"/>
            <w:r w:rsidR="0059420A">
              <w:rPr>
                <w:rFonts w:ascii="Arial" w:eastAsia="Times New Roman" w:hAnsi="Arial" w:cs="Arial"/>
                <w:color w:val="000000"/>
                <w:sz w:val="18"/>
                <w:szCs w:val="18"/>
              </w:rPr>
              <w:t xml:space="preserve"> Kesehatan </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fasilitas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diperlukan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berupa</w:t>
            </w:r>
            <w:proofErr w:type="spellEnd"/>
            <w:r w:rsidRPr="00D32437">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instalasi</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listrik</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persediaan</w:t>
            </w:r>
            <w:proofErr w:type="spellEnd"/>
            <w:r w:rsidRPr="00841F12">
              <w:rPr>
                <w:rFonts w:ascii="Arial" w:eastAsia="Times New Roman" w:hAnsi="Arial" w:cs="Arial"/>
                <w:color w:val="000000"/>
                <w:sz w:val="18"/>
                <w:szCs w:val="18"/>
              </w:rPr>
              <w:t xml:space="preserve"> air </w:t>
            </w:r>
            <w:proofErr w:type="spellStart"/>
            <w:r w:rsidRPr="00841F12">
              <w:rPr>
                <w:rFonts w:ascii="Arial" w:eastAsia="Times New Roman" w:hAnsi="Arial" w:cs="Arial"/>
                <w:color w:val="000000"/>
                <w:sz w:val="18"/>
                <w:szCs w:val="18"/>
              </w:rPr>
              <w:t>minum</w:t>
            </w:r>
            <w:proofErr w:type="spellEnd"/>
            <w:r w:rsidRPr="00841F12">
              <w:rPr>
                <w:rFonts w:ascii="Arial" w:eastAsia="Times New Roman" w:hAnsi="Arial" w:cs="Arial"/>
                <w:color w:val="000000"/>
                <w:sz w:val="18"/>
                <w:szCs w:val="18"/>
              </w:rPr>
              <w:t xml:space="preserve"> yang </w:t>
            </w:r>
            <w:proofErr w:type="spellStart"/>
            <w:r w:rsidR="00041A2B" w:rsidRPr="00841F12">
              <w:rPr>
                <w:rFonts w:ascii="Arial" w:eastAsia="Times New Roman" w:hAnsi="Arial" w:cs="Arial"/>
                <w:color w:val="000000"/>
                <w:sz w:val="18"/>
                <w:szCs w:val="18"/>
              </w:rPr>
              <w:t>bersih</w:t>
            </w:r>
            <w:proofErr w:type="spellEnd"/>
            <w:r w:rsidR="00041A2B" w:rsidRPr="00841F12">
              <w:rPr>
                <w:rFonts w:ascii="Arial" w:eastAsia="Times New Roman" w:hAnsi="Arial" w:cs="Arial"/>
                <w:color w:val="000000"/>
                <w:sz w:val="18"/>
                <w:szCs w:val="18"/>
              </w:rPr>
              <w:t xml:space="preserve"> </w:t>
            </w:r>
            <w:r w:rsidRPr="00841F12">
              <w:rPr>
                <w:rFonts w:ascii="Arial" w:eastAsia="Times New Roman" w:hAnsi="Arial" w:cs="Arial"/>
                <w:color w:val="000000"/>
                <w:sz w:val="18"/>
                <w:szCs w:val="18"/>
              </w:rPr>
              <w:t xml:space="preserve">dan </w:t>
            </w:r>
            <w:proofErr w:type="spellStart"/>
            <w:r w:rsidRPr="00841F12">
              <w:rPr>
                <w:rFonts w:ascii="Arial" w:eastAsia="Times New Roman" w:hAnsi="Arial" w:cs="Arial"/>
                <w:color w:val="000000"/>
                <w:sz w:val="18"/>
                <w:szCs w:val="18"/>
              </w:rPr>
              <w:t>cukup</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kebutuhan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meja</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kursi</w:t>
            </w:r>
            <w:proofErr w:type="spellEnd"/>
            <w:r w:rsidRPr="00841F12">
              <w:rPr>
                <w:rFonts w:ascii="Arial" w:eastAsia="Times New Roman" w:hAnsi="Arial" w:cs="Arial"/>
                <w:color w:val="000000"/>
                <w:sz w:val="18"/>
                <w:szCs w:val="18"/>
              </w:rPr>
              <w:t xml:space="preserve">, dan </w:t>
            </w:r>
            <w:proofErr w:type="spellStart"/>
            <w:r w:rsidRPr="00841F12">
              <w:rPr>
                <w:rFonts w:ascii="Arial" w:eastAsia="Times New Roman" w:hAnsi="Arial" w:cs="Arial"/>
                <w:color w:val="000000"/>
                <w:sz w:val="18"/>
                <w:szCs w:val="18"/>
              </w:rPr>
              <w:t>fasilitas</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lainnya</w:t>
            </w:r>
            <w:proofErr w:type="spellEnd"/>
            <w:r w:rsidRPr="00841F12">
              <w:rPr>
                <w:rFonts w:ascii="Arial" w:eastAsia="Times New Roman" w:hAnsi="Arial" w:cs="Arial"/>
                <w:color w:val="000000"/>
                <w:sz w:val="18"/>
                <w:szCs w:val="18"/>
              </w:rPr>
              <w:t xml:space="preserve"> yang </w:t>
            </w:r>
            <w:proofErr w:type="spellStart"/>
            <w:r w:rsidRPr="00841F12">
              <w:rPr>
                <w:rFonts w:ascii="Arial" w:eastAsia="Times New Roman" w:hAnsi="Arial" w:cs="Arial"/>
                <w:color w:val="000000"/>
                <w:sz w:val="18"/>
                <w:szCs w:val="18"/>
              </w:rPr>
              <w:t>digunakan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untuk</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menunjang</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pelayanan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kesehatan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sesuai</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dengan</w:t>
            </w:r>
            <w:proofErr w:type="spellEnd"/>
            <w:r w:rsidRPr="00841F12">
              <w:rPr>
                <w:rFonts w:ascii="Arial" w:eastAsia="Times New Roman" w:hAnsi="Arial" w:cs="Arial"/>
                <w:color w:val="000000"/>
                <w:sz w:val="18"/>
                <w:szCs w:val="18"/>
              </w:rPr>
              <w:t xml:space="preserve"> </w:t>
            </w:r>
            <w:proofErr w:type="spellStart"/>
            <w:r w:rsidR="00684F06" w:rsidRPr="00841F12">
              <w:rPr>
                <w:rFonts w:ascii="Arial" w:eastAsia="Times New Roman" w:hAnsi="Arial" w:cs="Arial"/>
                <w:color w:val="000000"/>
                <w:sz w:val="18"/>
                <w:szCs w:val="18"/>
              </w:rPr>
              <w:t>Perjanjian</w:t>
            </w:r>
            <w:proofErr w:type="spellEnd"/>
            <w:r w:rsidR="00672995"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ini</w:t>
            </w:r>
            <w:proofErr w:type="spellEnd"/>
            <w:r w:rsidRPr="00841F12">
              <w:rPr>
                <w:rFonts w:ascii="Arial" w:eastAsia="Times New Roman" w:hAnsi="Arial" w:cs="Arial"/>
                <w:color w:val="000000"/>
                <w:sz w:val="18"/>
                <w:szCs w:val="18"/>
              </w:rPr>
              <w:t>;</w:t>
            </w:r>
          </w:p>
        </w:tc>
        <w:tc>
          <w:tcPr>
            <w:tcW w:w="0" w:type="auto"/>
            <w:shd w:val="clear" w:color="auto" w:fill="auto"/>
            <w:hideMark/>
          </w:tcPr>
          <w:p w14:paraId="51D43182" w14:textId="32215207" w:rsidR="00D40291" w:rsidRPr="00D32437" w:rsidRDefault="008F56EE" w:rsidP="00DC206B">
            <w:pPr>
              <w:pStyle w:val="ListParagraph"/>
              <w:numPr>
                <w:ilvl w:val="0"/>
                <w:numId w:val="59"/>
              </w:numPr>
              <w:spacing w:after="0" w:line="240" w:lineRule="auto"/>
              <w:ind w:left="45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P</w:t>
            </w:r>
            <w:proofErr w:type="spellStart"/>
            <w:r w:rsidR="001F5DF3" w:rsidRPr="00D32437">
              <w:rPr>
                <w:rFonts w:ascii="Arial" w:eastAsia="Times New Roman" w:hAnsi="Arial" w:cs="Arial"/>
                <w:color w:val="000000"/>
                <w:sz w:val="18"/>
                <w:szCs w:val="18"/>
              </w:rPr>
              <w:t>repare</w:t>
            </w:r>
            <w:proofErr w:type="spellEnd"/>
            <w:r w:rsidR="001F5DF3" w:rsidRPr="00D32437">
              <w:rPr>
                <w:rFonts w:ascii="Arial" w:eastAsia="Times New Roman" w:hAnsi="Arial" w:cs="Arial"/>
                <w:color w:val="000000"/>
                <w:sz w:val="18"/>
                <w:szCs w:val="18"/>
              </w:rPr>
              <w:t xml:space="preserve"> and provide a place for a health </w:t>
            </w:r>
            <w:r w:rsidR="00CF3AB2">
              <w:rPr>
                <w:rFonts w:ascii="Arial" w:eastAsia="Times New Roman" w:hAnsi="Arial" w:cs="Arial"/>
                <w:color w:val="000000"/>
                <w:sz w:val="18"/>
                <w:szCs w:val="18"/>
              </w:rPr>
              <w:t>clin</w:t>
            </w:r>
            <w:r w:rsidR="005577A8">
              <w:rPr>
                <w:rFonts w:ascii="Arial" w:eastAsia="Times New Roman" w:hAnsi="Arial" w:cs="Arial"/>
                <w:color w:val="000000"/>
                <w:sz w:val="18"/>
                <w:szCs w:val="18"/>
              </w:rPr>
              <w:t>ic</w:t>
            </w:r>
            <w:r w:rsidR="001F5DF3" w:rsidRPr="00D32437">
              <w:rPr>
                <w:rFonts w:ascii="Arial" w:eastAsia="Times New Roman" w:hAnsi="Arial" w:cs="Arial"/>
                <w:color w:val="000000"/>
                <w:sz w:val="18"/>
                <w:szCs w:val="18"/>
              </w:rPr>
              <w:t xml:space="preserve"> that is located at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rPr>
              <w:t xml:space="preserve">with the necessary facilities of electrical installations., An adequate </w:t>
            </w:r>
            <w:proofErr w:type="spellStart"/>
            <w:r w:rsidR="001F5DF3" w:rsidRPr="00D32437">
              <w:rPr>
                <w:rFonts w:ascii="Arial" w:eastAsia="Times New Roman" w:hAnsi="Arial" w:cs="Arial"/>
                <w:color w:val="000000"/>
                <w:sz w:val="18"/>
                <w:szCs w:val="18"/>
              </w:rPr>
              <w:t>hegeinis</w:t>
            </w:r>
            <w:proofErr w:type="spellEnd"/>
            <w:r w:rsidR="001F5DF3" w:rsidRPr="00D32437">
              <w:rPr>
                <w:rFonts w:ascii="Arial" w:eastAsia="Times New Roman" w:hAnsi="Arial" w:cs="Arial"/>
                <w:color w:val="000000"/>
                <w:sz w:val="18"/>
                <w:szCs w:val="18"/>
              </w:rPr>
              <w:t xml:space="preserve"> water supply, Wi-fi channel, table needs, chair, the bed of patients and other facilities used to provide health care according to this </w:t>
            </w:r>
            <w:r w:rsidR="005577A8">
              <w:rPr>
                <w:rFonts w:ascii="Arial" w:eastAsia="Times New Roman" w:hAnsi="Arial" w:cs="Arial"/>
                <w:color w:val="000000"/>
                <w:sz w:val="18"/>
                <w:szCs w:val="18"/>
              </w:rPr>
              <w:t>A</w:t>
            </w:r>
            <w:r w:rsidR="00F422D6">
              <w:rPr>
                <w:rFonts w:ascii="Arial" w:eastAsia="Times New Roman" w:hAnsi="Arial" w:cs="Arial"/>
                <w:color w:val="000000"/>
                <w:sz w:val="18"/>
                <w:szCs w:val="18"/>
              </w:rPr>
              <w:t>g</w:t>
            </w:r>
            <w:r w:rsidR="005577A8">
              <w:rPr>
                <w:rFonts w:ascii="Arial" w:eastAsia="Times New Roman" w:hAnsi="Arial" w:cs="Arial"/>
                <w:color w:val="000000"/>
                <w:sz w:val="18"/>
                <w:szCs w:val="18"/>
              </w:rPr>
              <w:t>reement</w:t>
            </w:r>
            <w:r w:rsidR="00D40291" w:rsidRPr="00D32437">
              <w:rPr>
                <w:rFonts w:ascii="Arial" w:eastAsia="Times New Roman" w:hAnsi="Arial" w:cs="Arial"/>
                <w:color w:val="000000"/>
                <w:sz w:val="18"/>
                <w:szCs w:val="18"/>
                <w:lang w:val="id-ID"/>
              </w:rPr>
              <w:t>;</w:t>
            </w:r>
          </w:p>
        </w:tc>
      </w:tr>
      <w:tr w:rsidR="00D40291" w:rsidRPr="00D32437" w14:paraId="4FDB6D8C" w14:textId="77777777" w:rsidTr="00D43CCE">
        <w:trPr>
          <w:trHeight w:val="20"/>
        </w:trPr>
        <w:tc>
          <w:tcPr>
            <w:tcW w:w="4962" w:type="dxa"/>
            <w:shd w:val="clear" w:color="auto" w:fill="auto"/>
          </w:tcPr>
          <w:p w14:paraId="1A6625D2" w14:textId="77777777" w:rsidR="00D40291" w:rsidRDefault="00D40291" w:rsidP="00D40291">
            <w:pPr>
              <w:spacing w:after="0" w:line="240" w:lineRule="auto"/>
              <w:jc w:val="both"/>
              <w:rPr>
                <w:ins w:id="49" w:author="HUMAS MARKETING" w:date="2024-06-20T14:14:00Z" w16du:dateUtc="2024-06-20T07:14:00Z"/>
                <w:rFonts w:ascii="Arial" w:eastAsia="Times New Roman" w:hAnsi="Arial" w:cs="Arial"/>
                <w:color w:val="000000"/>
                <w:sz w:val="18"/>
                <w:szCs w:val="18"/>
              </w:rPr>
            </w:pPr>
          </w:p>
          <w:p w14:paraId="18A8486F" w14:textId="77777777" w:rsidR="00F03A51" w:rsidRDefault="00F03A51" w:rsidP="00D40291">
            <w:pPr>
              <w:spacing w:after="0" w:line="240" w:lineRule="auto"/>
              <w:jc w:val="both"/>
              <w:rPr>
                <w:ins w:id="50" w:author="HUMAS MARKETING" w:date="2024-06-20T14:14:00Z" w16du:dateUtc="2024-06-20T07:14:00Z"/>
                <w:rFonts w:ascii="Arial" w:eastAsia="Times New Roman" w:hAnsi="Arial" w:cs="Arial"/>
                <w:color w:val="000000"/>
                <w:sz w:val="18"/>
                <w:szCs w:val="18"/>
              </w:rPr>
            </w:pPr>
          </w:p>
          <w:p w14:paraId="6F3A1D89" w14:textId="77777777" w:rsidR="00F03A51" w:rsidRPr="00D32437" w:rsidRDefault="00F03A51" w:rsidP="00D40291">
            <w:pPr>
              <w:spacing w:after="0" w:line="240" w:lineRule="auto"/>
              <w:jc w:val="both"/>
              <w:rPr>
                <w:rFonts w:ascii="Arial" w:eastAsia="Times New Roman" w:hAnsi="Arial" w:cs="Arial"/>
                <w:color w:val="000000"/>
                <w:sz w:val="18"/>
                <w:szCs w:val="18"/>
              </w:rPr>
            </w:pPr>
          </w:p>
        </w:tc>
        <w:tc>
          <w:tcPr>
            <w:tcW w:w="0" w:type="auto"/>
            <w:shd w:val="clear" w:color="auto" w:fill="auto"/>
            <w:vAlign w:val="center"/>
          </w:tcPr>
          <w:p w14:paraId="238C13AC"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A07EE8F" w14:textId="77777777" w:rsidTr="00D43CCE">
        <w:trPr>
          <w:trHeight w:val="20"/>
        </w:trPr>
        <w:tc>
          <w:tcPr>
            <w:tcW w:w="4962" w:type="dxa"/>
            <w:shd w:val="clear" w:color="auto" w:fill="auto"/>
            <w:vAlign w:val="center"/>
            <w:hideMark/>
          </w:tcPr>
          <w:p w14:paraId="26AB07AF" w14:textId="0AC517D7"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lastRenderedPageBreak/>
              <w:t xml:space="preserve">Pasal </w:t>
            </w:r>
            <w:r w:rsidR="000760D9" w:rsidRPr="00D32437">
              <w:rPr>
                <w:rFonts w:ascii="Arial" w:eastAsia="Times New Roman" w:hAnsi="Arial" w:cs="Arial"/>
                <w:b/>
                <w:bCs/>
                <w:color w:val="000000"/>
                <w:sz w:val="18"/>
                <w:szCs w:val="18"/>
                <w:lang w:val="id-ID"/>
              </w:rPr>
              <w:t>6</w:t>
            </w:r>
          </w:p>
        </w:tc>
        <w:tc>
          <w:tcPr>
            <w:tcW w:w="0" w:type="auto"/>
            <w:shd w:val="clear" w:color="auto" w:fill="auto"/>
            <w:vAlign w:val="center"/>
            <w:hideMark/>
          </w:tcPr>
          <w:p w14:paraId="0A528012" w14:textId="14E72123"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1F5DF3" w:rsidRPr="00D32437">
              <w:rPr>
                <w:rFonts w:ascii="Arial" w:eastAsia="Times New Roman" w:hAnsi="Arial" w:cs="Arial"/>
                <w:b/>
                <w:bCs/>
                <w:color w:val="000000"/>
                <w:sz w:val="18"/>
                <w:szCs w:val="18"/>
                <w:lang w:val="id-ID"/>
              </w:rPr>
              <w:t>6</w:t>
            </w:r>
          </w:p>
        </w:tc>
      </w:tr>
      <w:tr w:rsidR="00D40291" w:rsidRPr="00D32437" w14:paraId="414F90CB" w14:textId="77777777" w:rsidTr="00D43CCE">
        <w:trPr>
          <w:trHeight w:val="20"/>
        </w:trPr>
        <w:tc>
          <w:tcPr>
            <w:tcW w:w="4962" w:type="dxa"/>
            <w:shd w:val="clear" w:color="auto" w:fill="auto"/>
            <w:vAlign w:val="center"/>
            <w:hideMark/>
          </w:tcPr>
          <w:p w14:paraId="3D57AA62" w14:textId="096C9EEF" w:rsidR="00D40291" w:rsidRPr="00260DC3" w:rsidRDefault="00D40291" w:rsidP="00D40291">
            <w:pPr>
              <w:spacing w:after="0" w:line="240" w:lineRule="auto"/>
              <w:jc w:val="center"/>
              <w:rPr>
                <w:rFonts w:ascii="Arial" w:eastAsia="Times New Roman" w:hAnsi="Arial" w:cs="Arial"/>
                <w:color w:val="000000"/>
                <w:sz w:val="18"/>
                <w:szCs w:val="18"/>
                <w:lang w:val="nl-NL"/>
              </w:rPr>
            </w:pPr>
            <w:r w:rsidRPr="00260DC3">
              <w:rPr>
                <w:rFonts w:ascii="Arial" w:eastAsia="Times New Roman" w:hAnsi="Arial" w:cs="Arial"/>
                <w:b/>
                <w:bCs/>
                <w:color w:val="000000"/>
                <w:sz w:val="18"/>
                <w:szCs w:val="18"/>
                <w:lang w:val="nl-NL"/>
              </w:rPr>
              <w:t>Hak dan Kewajiban PIHAK KEDUA</w:t>
            </w:r>
          </w:p>
        </w:tc>
        <w:tc>
          <w:tcPr>
            <w:tcW w:w="0" w:type="auto"/>
            <w:shd w:val="clear" w:color="auto" w:fill="auto"/>
            <w:vAlign w:val="center"/>
            <w:hideMark/>
          </w:tcPr>
          <w:p w14:paraId="6730418C" w14:textId="59EFF6FE"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SECOND PARTY</w:t>
            </w:r>
          </w:p>
        </w:tc>
      </w:tr>
      <w:tr w:rsidR="00D40291" w:rsidRPr="00D32437" w14:paraId="7BE11CEE" w14:textId="77777777" w:rsidTr="00D43CCE">
        <w:trPr>
          <w:trHeight w:val="20"/>
        </w:trPr>
        <w:tc>
          <w:tcPr>
            <w:tcW w:w="4962" w:type="dxa"/>
            <w:shd w:val="clear" w:color="auto" w:fill="auto"/>
            <w:vAlign w:val="center"/>
          </w:tcPr>
          <w:p w14:paraId="18FC84E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vAlign w:val="center"/>
          </w:tcPr>
          <w:p w14:paraId="2A82ED9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559912E6" w14:textId="77777777" w:rsidTr="00D43CCE">
        <w:trPr>
          <w:trHeight w:val="20"/>
        </w:trPr>
        <w:tc>
          <w:tcPr>
            <w:tcW w:w="4962" w:type="dxa"/>
            <w:shd w:val="clear" w:color="auto" w:fill="auto"/>
            <w:vAlign w:val="center"/>
            <w:hideMark/>
          </w:tcPr>
          <w:p w14:paraId="7F8C48F7" w14:textId="277526B3" w:rsidR="00D40291" w:rsidRPr="00D32437" w:rsidRDefault="00D40291" w:rsidP="00DB30C7">
            <w:pPr>
              <w:pStyle w:val="ListParagraph"/>
              <w:numPr>
                <w:ilvl w:val="0"/>
                <w:numId w:val="14"/>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Hak </w:t>
            </w:r>
            <w:r w:rsidRPr="00D32437">
              <w:rPr>
                <w:rFonts w:ascii="Arial" w:eastAsia="Times New Roman" w:hAnsi="Arial" w:cs="Arial"/>
                <w:b/>
                <w:bCs/>
                <w:color w:val="000000"/>
                <w:sz w:val="18"/>
                <w:szCs w:val="18"/>
                <w:lang w:val="id-ID"/>
              </w:rPr>
              <w:t xml:space="preserve">PIHAK KEDUA </w:t>
            </w:r>
            <w:r w:rsidRPr="00D32437">
              <w:rPr>
                <w:rFonts w:ascii="Arial" w:eastAsia="Times New Roman" w:hAnsi="Arial" w:cs="Arial"/>
                <w:color w:val="000000"/>
                <w:sz w:val="18"/>
                <w:szCs w:val="18"/>
                <w:lang w:val="id-ID"/>
              </w:rPr>
              <w:t xml:space="preserve">: </w:t>
            </w:r>
          </w:p>
        </w:tc>
        <w:tc>
          <w:tcPr>
            <w:tcW w:w="0" w:type="auto"/>
            <w:shd w:val="clear" w:color="auto" w:fill="auto"/>
            <w:vAlign w:val="center"/>
            <w:hideMark/>
          </w:tcPr>
          <w:p w14:paraId="43D821E4" w14:textId="5F6B8300" w:rsidR="00D40291" w:rsidRPr="00D32437" w:rsidRDefault="00D40291" w:rsidP="00DB30C7">
            <w:pPr>
              <w:pStyle w:val="ListParagraph"/>
              <w:numPr>
                <w:ilvl w:val="0"/>
                <w:numId w:val="15"/>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Rights of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 </w:t>
            </w:r>
          </w:p>
        </w:tc>
      </w:tr>
      <w:tr w:rsidR="00D40291" w:rsidRPr="00D32437" w14:paraId="65F8EAA6" w14:textId="77777777" w:rsidTr="00D43CCE">
        <w:trPr>
          <w:trHeight w:val="20"/>
        </w:trPr>
        <w:tc>
          <w:tcPr>
            <w:tcW w:w="4962" w:type="dxa"/>
            <w:shd w:val="clear" w:color="auto" w:fill="auto"/>
            <w:hideMark/>
          </w:tcPr>
          <w:p w14:paraId="6C76F10C" w14:textId="32BAFE4D"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Menerima pembayaran tagihan biaya-biaya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007166E2"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Obat-</w:t>
            </w:r>
            <w:proofErr w:type="spellStart"/>
            <w:r w:rsidRPr="00D32437">
              <w:rPr>
                <w:rFonts w:ascii="Arial" w:eastAsia="Times New Roman" w:hAnsi="Arial" w:cs="Arial"/>
                <w:color w:val="000000"/>
                <w:sz w:val="18"/>
                <w:szCs w:val="18"/>
              </w:rPr>
              <w:t>obatan</w:t>
            </w:r>
            <w:proofErr w:type="spellEnd"/>
            <w:r w:rsidRPr="00D32437">
              <w:rPr>
                <w:rFonts w:ascii="Arial" w:eastAsia="Times New Roman" w:hAnsi="Arial" w:cs="Arial"/>
                <w:color w:val="000000"/>
                <w:sz w:val="18"/>
                <w:szCs w:val="18"/>
              </w:rPr>
              <w:t xml:space="preserve">, Alat Kesehatan, dan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yang telah diberikan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kepada </w:t>
            </w:r>
            <w:r w:rsidR="00841F12">
              <w:rPr>
                <w:rFonts w:ascii="Arial" w:eastAsia="Times New Roman" w:hAnsi="Arial" w:cs="Arial"/>
                <w:color w:val="000000"/>
                <w:sz w:val="18"/>
                <w:szCs w:val="18"/>
              </w:rPr>
              <w:t xml:space="preserve">Pasien </w:t>
            </w:r>
            <w:r w:rsidRPr="00D32437">
              <w:rPr>
                <w:rFonts w:ascii="Arial" w:eastAsia="Times New Roman" w:hAnsi="Arial" w:cs="Arial"/>
                <w:color w:val="000000"/>
                <w:sz w:val="18"/>
                <w:szCs w:val="18"/>
                <w:lang w:val="id-ID"/>
              </w:rPr>
              <w:t xml:space="preserve">sesuai ketentuan sebagaimana diatur dalam </w:t>
            </w:r>
            <w:r w:rsidR="00684F06" w:rsidRPr="00D32437">
              <w:rPr>
                <w:rFonts w:ascii="Arial" w:eastAsia="Times New Roman" w:hAnsi="Arial" w:cs="Arial"/>
                <w:color w:val="000000"/>
                <w:sz w:val="18"/>
                <w:szCs w:val="18"/>
                <w:lang w:val="id-ID"/>
              </w:rPr>
              <w:t>Perjanjian</w:t>
            </w:r>
            <w:r w:rsidR="00DA7467">
              <w:rPr>
                <w:rFonts w:ascii="Arial" w:eastAsia="Times New Roman" w:hAnsi="Arial" w:cs="Arial"/>
                <w:color w:val="000000"/>
                <w:sz w:val="18"/>
                <w:szCs w:val="18"/>
              </w:rPr>
              <w:t>.</w:t>
            </w:r>
            <w:r w:rsidR="00672995" w:rsidRPr="00D32437">
              <w:rPr>
                <w:rFonts w:ascii="Arial" w:eastAsia="Times New Roman" w:hAnsi="Arial" w:cs="Arial"/>
                <w:color w:val="000000"/>
                <w:sz w:val="18"/>
                <w:szCs w:val="18"/>
              </w:rPr>
              <w:t xml:space="preserve"> </w:t>
            </w:r>
          </w:p>
        </w:tc>
        <w:tc>
          <w:tcPr>
            <w:tcW w:w="0" w:type="auto"/>
            <w:shd w:val="clear" w:color="auto" w:fill="auto"/>
            <w:hideMark/>
          </w:tcPr>
          <w:p w14:paraId="2A0A3DFD" w14:textId="6F9CE41C" w:rsidR="00D40291" w:rsidRPr="00D32437" w:rsidRDefault="00EF439E" w:rsidP="00DB30C7">
            <w:pPr>
              <w:pStyle w:val="ListParagraph"/>
              <w:numPr>
                <w:ilvl w:val="0"/>
                <w:numId w:val="9"/>
              </w:numPr>
              <w:spacing w:after="0" w:line="240" w:lineRule="auto"/>
              <w:ind w:left="600" w:hanging="283"/>
              <w:jc w:val="both"/>
              <w:rPr>
                <w:rFonts w:ascii="Arial" w:eastAsia="Times New Roman" w:hAnsi="Arial" w:cs="Arial"/>
                <w:sz w:val="18"/>
                <w:szCs w:val="18"/>
              </w:rPr>
            </w:pPr>
            <w:r w:rsidRPr="00D32437">
              <w:rPr>
                <w:rFonts w:ascii="Arial" w:hAnsi="Arial" w:cs="Arial"/>
                <w:b/>
                <w:bCs/>
                <w:sz w:val="18"/>
                <w:szCs w:val="18"/>
              </w:rPr>
              <w:t>The FIRST PARTY</w:t>
            </w:r>
            <w:r w:rsidRPr="00D32437">
              <w:rPr>
                <w:rFonts w:ascii="Arial" w:hAnsi="Arial" w:cs="Arial"/>
                <w:sz w:val="18"/>
                <w:szCs w:val="18"/>
              </w:rPr>
              <w:t xml:space="preserve"> agrees to settle bills for first aid </w:t>
            </w:r>
            <w:r w:rsidR="003258FE">
              <w:rPr>
                <w:rFonts w:ascii="Arial" w:hAnsi="Arial" w:cs="Arial"/>
                <w:sz w:val="18"/>
                <w:szCs w:val="18"/>
              </w:rPr>
              <w:t xml:space="preserve">Health </w:t>
            </w:r>
            <w:r w:rsidR="003E5CD1">
              <w:rPr>
                <w:rFonts w:ascii="Arial" w:hAnsi="Arial" w:cs="Arial"/>
                <w:sz w:val="18"/>
                <w:szCs w:val="18"/>
              </w:rPr>
              <w:t>S</w:t>
            </w:r>
            <w:r w:rsidRPr="00D32437">
              <w:rPr>
                <w:rFonts w:ascii="Arial" w:hAnsi="Arial" w:cs="Arial"/>
                <w:sz w:val="18"/>
                <w:szCs w:val="18"/>
              </w:rPr>
              <w:t xml:space="preserve">ervices, medicines, medical equipment, and additional health services provided to </w:t>
            </w:r>
            <w:r w:rsidR="003E5CD1">
              <w:rPr>
                <w:rFonts w:ascii="Arial" w:hAnsi="Arial" w:cs="Arial"/>
                <w:sz w:val="18"/>
                <w:szCs w:val="18"/>
              </w:rPr>
              <w:t>Patient</w:t>
            </w:r>
            <w:r w:rsidRPr="00D32437">
              <w:rPr>
                <w:rFonts w:ascii="Arial" w:hAnsi="Arial" w:cs="Arial"/>
                <w:sz w:val="18"/>
                <w:szCs w:val="18"/>
              </w:rPr>
              <w:t xml:space="preserve"> in accordance with this Agreement. </w:t>
            </w:r>
          </w:p>
        </w:tc>
      </w:tr>
      <w:tr w:rsidR="00D40291" w:rsidRPr="00D32437" w14:paraId="12E715AD" w14:textId="77777777" w:rsidTr="00D43CCE">
        <w:trPr>
          <w:trHeight w:val="20"/>
        </w:trPr>
        <w:tc>
          <w:tcPr>
            <w:tcW w:w="4962" w:type="dxa"/>
            <w:shd w:val="clear" w:color="auto" w:fill="auto"/>
            <w:hideMark/>
          </w:tcPr>
          <w:p w14:paraId="194ED70C" w14:textId="17014515"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berhak</w:t>
            </w:r>
            <w:proofErr w:type="spellEnd"/>
            <w:r w:rsidRPr="00D32437">
              <w:rPr>
                <w:rFonts w:ascii="Arial" w:eastAsia="Times New Roman" w:hAnsi="Arial" w:cs="Arial"/>
                <w:color w:val="000000"/>
                <w:sz w:val="18"/>
                <w:szCs w:val="18"/>
              </w:rPr>
              <w:t xml:space="preserve"> m</w:t>
            </w:r>
            <w:r w:rsidRPr="00D32437">
              <w:rPr>
                <w:rFonts w:ascii="Arial" w:eastAsia="Times New Roman" w:hAnsi="Arial" w:cs="Arial"/>
                <w:color w:val="000000"/>
                <w:sz w:val="18"/>
                <w:szCs w:val="18"/>
                <w:lang w:val="id-ID"/>
              </w:rPr>
              <w:t xml:space="preserve">emberikan surat teguran/peringatan kepada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bilamana terjadi sesuatu hal terkait dengan keterlambatan pembayaran maupun hal-hal lainnya yang berpotensi menimbulkan kerugian atau perbuatan lainnya yang merugikan </w:t>
            </w:r>
            <w:r w:rsidRPr="00D32437">
              <w:rPr>
                <w:rFonts w:ascii="Arial" w:eastAsia="Times New Roman" w:hAnsi="Arial" w:cs="Arial"/>
                <w:b/>
                <w:bCs/>
                <w:color w:val="000000"/>
                <w:sz w:val="18"/>
                <w:szCs w:val="18"/>
                <w:lang w:val="id-ID"/>
              </w:rPr>
              <w:t xml:space="preserve">PIHAK </w:t>
            </w:r>
            <w:r w:rsidR="00BE3F8C" w:rsidRPr="00D32437">
              <w:rPr>
                <w:rFonts w:ascii="Arial" w:eastAsia="Times New Roman" w:hAnsi="Arial" w:cs="Arial"/>
                <w:b/>
                <w:bCs/>
                <w:color w:val="000000"/>
                <w:sz w:val="18"/>
                <w:szCs w:val="18"/>
                <w:lang w:val="id-ID"/>
              </w:rPr>
              <w:t>KEDUA</w:t>
            </w:r>
            <w:r w:rsidR="00BE3F8C" w:rsidRPr="00D32437">
              <w:rPr>
                <w:rFonts w:ascii="Arial" w:eastAsia="Times New Roman" w:hAnsi="Arial" w:cs="Arial"/>
                <w:color w:val="000000"/>
                <w:sz w:val="18"/>
                <w:szCs w:val="18"/>
                <w:lang w:val="id-ID"/>
              </w:rPr>
              <w:t>;</w:t>
            </w:r>
          </w:p>
        </w:tc>
        <w:tc>
          <w:tcPr>
            <w:tcW w:w="0" w:type="auto"/>
            <w:shd w:val="clear" w:color="auto" w:fill="auto"/>
            <w:hideMark/>
          </w:tcPr>
          <w:p w14:paraId="009C9AB1" w14:textId="70E807DF" w:rsidR="00D40291" w:rsidRPr="00D32437" w:rsidRDefault="00D40291" w:rsidP="00DB30C7">
            <w:pPr>
              <w:pStyle w:val="ListParagraph"/>
              <w:numPr>
                <w:ilvl w:val="0"/>
                <w:numId w:val="10"/>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Provide a letter of reprimand / warning to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if something happens related to late payment or other matters that have the potential to cause harm or other acts that harm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w:t>
            </w:r>
          </w:p>
        </w:tc>
      </w:tr>
      <w:tr w:rsidR="00D40291" w:rsidRPr="00D32437" w14:paraId="212BEFD7" w14:textId="77777777" w:rsidTr="00D43CCE">
        <w:trPr>
          <w:trHeight w:val="20"/>
        </w:trPr>
        <w:tc>
          <w:tcPr>
            <w:tcW w:w="4962" w:type="dxa"/>
            <w:shd w:val="clear" w:color="auto" w:fill="auto"/>
          </w:tcPr>
          <w:p w14:paraId="7D922C4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6BB8875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0D3F6C07" w14:textId="77777777" w:rsidTr="00D43CCE">
        <w:trPr>
          <w:trHeight w:val="20"/>
        </w:trPr>
        <w:tc>
          <w:tcPr>
            <w:tcW w:w="4962" w:type="dxa"/>
            <w:shd w:val="clear" w:color="auto" w:fill="auto"/>
            <w:hideMark/>
          </w:tcPr>
          <w:p w14:paraId="11EAFD98" w14:textId="2D858724" w:rsidR="00D40291" w:rsidRPr="00D32437" w:rsidRDefault="00D40291" w:rsidP="00DB30C7">
            <w:pPr>
              <w:pStyle w:val="ListParagraph"/>
              <w:numPr>
                <w:ilvl w:val="0"/>
                <w:numId w:val="15"/>
              </w:numPr>
              <w:spacing w:after="0" w:line="240" w:lineRule="auto"/>
              <w:ind w:left="306" w:hanging="306"/>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Kewajiban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
        </w:tc>
        <w:tc>
          <w:tcPr>
            <w:tcW w:w="0" w:type="auto"/>
            <w:shd w:val="clear" w:color="auto" w:fill="auto"/>
            <w:hideMark/>
          </w:tcPr>
          <w:p w14:paraId="7F0F6916" w14:textId="45A50A40" w:rsidR="00D40291" w:rsidRPr="007E5ABF" w:rsidRDefault="00D40291" w:rsidP="00DB30C7">
            <w:pPr>
              <w:pStyle w:val="ListParagraph"/>
              <w:numPr>
                <w:ilvl w:val="0"/>
                <w:numId w:val="16"/>
              </w:numPr>
              <w:spacing w:after="0" w:line="240" w:lineRule="auto"/>
              <w:ind w:left="318" w:hanging="284"/>
              <w:jc w:val="both"/>
              <w:rPr>
                <w:rFonts w:ascii="Arial" w:eastAsia="Times New Roman" w:hAnsi="Arial" w:cs="Arial"/>
                <w:sz w:val="18"/>
                <w:szCs w:val="18"/>
              </w:rPr>
            </w:pPr>
            <w:r w:rsidRPr="007E5ABF">
              <w:rPr>
                <w:rFonts w:ascii="Arial" w:eastAsia="Times New Roman" w:hAnsi="Arial" w:cs="Arial"/>
                <w:sz w:val="18"/>
                <w:szCs w:val="18"/>
                <w:lang w:val="id-ID"/>
              </w:rPr>
              <w:t xml:space="preserve">Obligations of the </w:t>
            </w:r>
            <w:r w:rsidRPr="007E5ABF">
              <w:rPr>
                <w:rFonts w:ascii="Arial" w:eastAsia="Times New Roman" w:hAnsi="Arial" w:cs="Arial"/>
                <w:b/>
                <w:bCs/>
                <w:sz w:val="18"/>
                <w:szCs w:val="18"/>
                <w:lang w:val="id-ID"/>
              </w:rPr>
              <w:t>SECOND PARTY</w:t>
            </w:r>
            <w:r w:rsidRPr="007E5ABF">
              <w:rPr>
                <w:rFonts w:ascii="Arial" w:eastAsia="Times New Roman" w:hAnsi="Arial" w:cs="Arial"/>
                <w:sz w:val="18"/>
                <w:szCs w:val="18"/>
                <w:lang w:val="id-ID"/>
              </w:rPr>
              <w:t xml:space="preserve"> :</w:t>
            </w:r>
          </w:p>
        </w:tc>
      </w:tr>
      <w:tr w:rsidR="00D40291" w:rsidRPr="00D32437" w14:paraId="460AB75E" w14:textId="77777777" w:rsidTr="00D43CCE">
        <w:trPr>
          <w:trHeight w:val="20"/>
        </w:trPr>
        <w:tc>
          <w:tcPr>
            <w:tcW w:w="4962" w:type="dxa"/>
            <w:shd w:val="clear" w:color="auto" w:fill="auto"/>
            <w:hideMark/>
          </w:tcPr>
          <w:p w14:paraId="552005E9" w14:textId="5B6CD0F7" w:rsidR="00D40291" w:rsidRPr="00D32437" w:rsidRDefault="00D40291" w:rsidP="00DB30C7">
            <w:pPr>
              <w:pStyle w:val="ListParagraph"/>
              <w:numPr>
                <w:ilvl w:val="0"/>
                <w:numId w:val="11"/>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Menempatkan</w:t>
            </w:r>
            <w:proofErr w:type="spellEnd"/>
            <w:r w:rsidRPr="00D32437">
              <w:rPr>
                <w:rFonts w:ascii="Arial" w:eastAsia="Times New Roman" w:hAnsi="Arial" w:cs="Arial"/>
                <w:color w:val="000000"/>
                <w:sz w:val="18"/>
                <w:szCs w:val="18"/>
              </w:rPr>
              <w:t xml:space="preserve"> </w:t>
            </w:r>
            <w:r w:rsidR="005843B8" w:rsidRPr="00D32437">
              <w:rPr>
                <w:rFonts w:ascii="Arial" w:eastAsia="Times New Roman" w:hAnsi="Arial" w:cs="Arial"/>
                <w:color w:val="000000"/>
                <w:sz w:val="18"/>
                <w:szCs w:val="18"/>
              </w:rPr>
              <w:t>dua</w:t>
            </w:r>
            <w:r w:rsidR="00203E8F" w:rsidRPr="00D32437">
              <w:rPr>
                <w:rFonts w:ascii="Arial" w:eastAsia="Times New Roman" w:hAnsi="Arial" w:cs="Arial"/>
                <w:color w:val="000000"/>
                <w:sz w:val="18"/>
                <w:szCs w:val="18"/>
              </w:rPr>
              <w:t xml:space="preserve"> orang </w:t>
            </w:r>
            <w:proofErr w:type="spellStart"/>
            <w:r w:rsidRPr="00D32437">
              <w:rPr>
                <w:rFonts w:ascii="Arial" w:eastAsia="Times New Roman" w:hAnsi="Arial" w:cs="Arial"/>
                <w:color w:val="000000"/>
                <w:sz w:val="18"/>
                <w:szCs w:val="18"/>
              </w:rPr>
              <w:t>tenaga</w:t>
            </w:r>
            <w:proofErr w:type="spellEnd"/>
            <w:r w:rsidRPr="007E5ABF">
              <w:rPr>
                <w:rFonts w:ascii="Arial" w:eastAsia="Times New Roman" w:hAnsi="Arial" w:cs="Arial"/>
                <w:sz w:val="18"/>
                <w:szCs w:val="18"/>
              </w:rPr>
              <w:t xml:space="preserve"> </w:t>
            </w:r>
            <w:proofErr w:type="spellStart"/>
            <w:r w:rsidRPr="007E5ABF">
              <w:rPr>
                <w:rFonts w:ascii="Arial" w:eastAsia="Times New Roman" w:hAnsi="Arial" w:cs="Arial"/>
                <w:sz w:val="18"/>
                <w:szCs w:val="18"/>
              </w:rPr>
              <w:t>medis</w:t>
            </w:r>
            <w:proofErr w:type="spellEnd"/>
            <w:r w:rsidRPr="007E5ABF">
              <w:rPr>
                <w:rFonts w:ascii="Arial" w:eastAsia="Times New Roman" w:hAnsi="Arial" w:cs="Arial"/>
                <w:sz w:val="18"/>
                <w:szCs w:val="18"/>
              </w:rPr>
              <w:t xml:space="preserve"> (</w:t>
            </w:r>
            <w:proofErr w:type="spellStart"/>
            <w:r w:rsidR="00260DC3" w:rsidRPr="007E5ABF">
              <w:rPr>
                <w:rFonts w:ascii="Arial" w:eastAsia="Times New Roman" w:hAnsi="Arial" w:cs="Arial"/>
                <w:sz w:val="18"/>
                <w:szCs w:val="18"/>
              </w:rPr>
              <w:t>satu</w:t>
            </w:r>
            <w:proofErr w:type="spellEnd"/>
            <w:r w:rsidR="00260DC3" w:rsidRPr="007E5ABF">
              <w:rPr>
                <w:rFonts w:ascii="Arial" w:eastAsia="Times New Roman" w:hAnsi="Arial" w:cs="Arial"/>
                <w:sz w:val="18"/>
                <w:szCs w:val="18"/>
              </w:rPr>
              <w:t xml:space="preserve"> orang </w:t>
            </w:r>
            <w:proofErr w:type="spellStart"/>
            <w:r w:rsidR="00260DC3" w:rsidRPr="007E5ABF">
              <w:rPr>
                <w:rFonts w:ascii="Arial" w:eastAsia="Times New Roman" w:hAnsi="Arial" w:cs="Arial"/>
                <w:sz w:val="18"/>
                <w:szCs w:val="18"/>
              </w:rPr>
              <w:t>dokter</w:t>
            </w:r>
            <w:proofErr w:type="spellEnd"/>
            <w:r w:rsidR="00260DC3" w:rsidRPr="007E5ABF">
              <w:rPr>
                <w:rFonts w:ascii="Arial" w:eastAsia="Times New Roman" w:hAnsi="Arial" w:cs="Arial"/>
                <w:sz w:val="18"/>
                <w:szCs w:val="18"/>
              </w:rPr>
              <w:t xml:space="preserve"> dan 1 orang </w:t>
            </w:r>
            <w:proofErr w:type="spellStart"/>
            <w:r w:rsidRPr="007E5ABF">
              <w:rPr>
                <w:rFonts w:ascii="Arial" w:eastAsia="Times New Roman" w:hAnsi="Arial" w:cs="Arial"/>
                <w:sz w:val="18"/>
                <w:szCs w:val="18"/>
              </w:rPr>
              <w:t>perawat</w:t>
            </w:r>
            <w:proofErr w:type="spellEnd"/>
            <w:r w:rsidRPr="007E5ABF">
              <w:rPr>
                <w:rFonts w:ascii="Arial" w:eastAsia="Times New Roman" w:hAnsi="Arial" w:cs="Arial"/>
                <w:sz w:val="18"/>
                <w:szCs w:val="18"/>
              </w:rPr>
              <w:t xml:space="preserve">) </w:t>
            </w:r>
            <w:r w:rsidRPr="00D32437">
              <w:rPr>
                <w:rFonts w:ascii="Arial" w:eastAsia="Times New Roman" w:hAnsi="Arial" w:cs="Arial"/>
                <w:color w:val="000000"/>
                <w:sz w:val="18"/>
                <w:szCs w:val="18"/>
              </w:rPr>
              <w:t xml:space="preserve">di pos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waktu</w:t>
            </w:r>
            <w:proofErr w:type="spellEnd"/>
            <w:r w:rsidRPr="00D32437">
              <w:rPr>
                <w:rFonts w:ascii="Arial" w:eastAsia="Times New Roman" w:hAnsi="Arial" w:cs="Arial"/>
                <w:color w:val="000000"/>
                <w:sz w:val="18"/>
                <w:szCs w:val="18"/>
              </w:rPr>
              <w:t xml:space="preserve"> dan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
        </w:tc>
        <w:tc>
          <w:tcPr>
            <w:tcW w:w="0" w:type="auto"/>
            <w:shd w:val="clear" w:color="auto" w:fill="auto"/>
            <w:hideMark/>
          </w:tcPr>
          <w:p w14:paraId="488F8C6B" w14:textId="742FC4FB" w:rsidR="00D40291" w:rsidRPr="007E5ABF" w:rsidRDefault="00D40291" w:rsidP="00DB30C7">
            <w:pPr>
              <w:pStyle w:val="ListParagraph"/>
              <w:numPr>
                <w:ilvl w:val="0"/>
                <w:numId w:val="12"/>
              </w:numPr>
              <w:spacing w:after="0" w:line="240" w:lineRule="auto"/>
              <w:ind w:left="600" w:hanging="284"/>
              <w:jc w:val="both"/>
              <w:rPr>
                <w:rFonts w:ascii="Arial" w:eastAsia="Times New Roman" w:hAnsi="Arial" w:cs="Arial"/>
                <w:sz w:val="18"/>
                <w:szCs w:val="18"/>
              </w:rPr>
            </w:pPr>
            <w:r w:rsidRPr="007E5ABF">
              <w:rPr>
                <w:rFonts w:ascii="Arial" w:eastAsia="Times New Roman" w:hAnsi="Arial" w:cs="Arial"/>
                <w:sz w:val="18"/>
                <w:szCs w:val="18"/>
                <w:lang w:val="id-ID"/>
              </w:rPr>
              <w:t>Plac</w:t>
            </w:r>
            <w:r w:rsidR="00A85370" w:rsidRPr="007E5ABF">
              <w:rPr>
                <w:rFonts w:ascii="Arial" w:eastAsia="Times New Roman" w:hAnsi="Arial" w:cs="Arial"/>
                <w:sz w:val="18"/>
                <w:szCs w:val="18"/>
              </w:rPr>
              <w:t>e</w:t>
            </w:r>
            <w:r w:rsidRPr="007E5ABF">
              <w:rPr>
                <w:rFonts w:ascii="Arial" w:eastAsia="Times New Roman" w:hAnsi="Arial" w:cs="Arial"/>
                <w:sz w:val="18"/>
                <w:szCs w:val="18"/>
                <w:lang w:val="id-ID"/>
              </w:rPr>
              <w:t xml:space="preserve"> medical</w:t>
            </w:r>
            <w:r w:rsidR="00FE2F1C" w:rsidRPr="007E5ABF">
              <w:rPr>
                <w:rFonts w:ascii="Arial" w:eastAsia="Times New Roman" w:hAnsi="Arial" w:cs="Arial"/>
                <w:sz w:val="18"/>
                <w:szCs w:val="18"/>
              </w:rPr>
              <w:t xml:space="preserve"> </w:t>
            </w:r>
            <w:r w:rsidRPr="007E5ABF">
              <w:rPr>
                <w:rFonts w:ascii="Arial" w:eastAsia="Times New Roman" w:hAnsi="Arial" w:cs="Arial"/>
                <w:sz w:val="18"/>
                <w:szCs w:val="18"/>
                <w:lang w:val="id-ID"/>
              </w:rPr>
              <w:t>personnel</w:t>
            </w:r>
            <w:r w:rsidR="00A85370" w:rsidRPr="007E5ABF">
              <w:rPr>
                <w:rFonts w:ascii="Arial" w:eastAsia="Times New Roman" w:hAnsi="Arial" w:cs="Arial"/>
                <w:sz w:val="18"/>
                <w:szCs w:val="18"/>
              </w:rPr>
              <w:t>s</w:t>
            </w:r>
            <w:r w:rsidRPr="007E5ABF">
              <w:rPr>
                <w:rFonts w:ascii="Arial" w:eastAsia="Times New Roman" w:hAnsi="Arial" w:cs="Arial"/>
                <w:sz w:val="18"/>
                <w:szCs w:val="18"/>
                <w:lang w:val="id-ID"/>
              </w:rPr>
              <w:t xml:space="preserve"> (</w:t>
            </w:r>
            <w:r w:rsidR="00A85370" w:rsidRPr="007E5ABF">
              <w:rPr>
                <w:rFonts w:ascii="Arial" w:eastAsia="Times New Roman" w:hAnsi="Arial" w:cs="Arial"/>
                <w:sz w:val="18"/>
                <w:szCs w:val="18"/>
              </w:rPr>
              <w:t>i.e.</w:t>
            </w:r>
            <w:r w:rsidR="0078573F" w:rsidRPr="007E5ABF">
              <w:rPr>
                <w:rFonts w:ascii="Arial" w:eastAsia="Times New Roman" w:hAnsi="Arial" w:cs="Arial"/>
                <w:sz w:val="18"/>
                <w:szCs w:val="18"/>
              </w:rPr>
              <w:t xml:space="preserve"> </w:t>
            </w:r>
            <w:r w:rsidR="00260DC3" w:rsidRPr="007E5ABF">
              <w:rPr>
                <w:rFonts w:ascii="Arial" w:eastAsia="Times New Roman" w:hAnsi="Arial" w:cs="Arial"/>
                <w:sz w:val="18"/>
                <w:szCs w:val="18"/>
              </w:rPr>
              <w:t xml:space="preserve">one doctor and one </w:t>
            </w:r>
            <w:r w:rsidRPr="007E5ABF">
              <w:rPr>
                <w:rFonts w:ascii="Arial" w:eastAsia="Times New Roman" w:hAnsi="Arial" w:cs="Arial"/>
                <w:sz w:val="18"/>
                <w:szCs w:val="18"/>
                <w:lang w:val="id-ID"/>
              </w:rPr>
              <w:t xml:space="preserve">nurse) in health </w:t>
            </w:r>
            <w:r w:rsidR="0078573F" w:rsidRPr="007E5ABF">
              <w:rPr>
                <w:rFonts w:ascii="Arial" w:eastAsia="Times New Roman" w:hAnsi="Arial" w:cs="Arial"/>
                <w:sz w:val="18"/>
                <w:szCs w:val="18"/>
              </w:rPr>
              <w:t>clinic</w:t>
            </w:r>
            <w:r w:rsidRPr="007E5ABF">
              <w:rPr>
                <w:rFonts w:ascii="Arial" w:eastAsia="Times New Roman" w:hAnsi="Arial" w:cs="Arial"/>
                <w:sz w:val="18"/>
                <w:szCs w:val="18"/>
                <w:lang w:val="id-ID"/>
              </w:rPr>
              <w:t xml:space="preserve"> provided and located the </w:t>
            </w:r>
            <w:r w:rsidRPr="007E5ABF">
              <w:rPr>
                <w:rFonts w:ascii="Arial" w:eastAsia="Times New Roman" w:hAnsi="Arial" w:cs="Arial"/>
                <w:b/>
                <w:bCs/>
                <w:sz w:val="18"/>
                <w:szCs w:val="18"/>
                <w:lang w:val="id-ID"/>
              </w:rPr>
              <w:t>FIRST PARTY</w:t>
            </w:r>
            <w:r w:rsidRPr="007E5ABF">
              <w:rPr>
                <w:rFonts w:ascii="Arial" w:eastAsia="Times New Roman" w:hAnsi="Arial" w:cs="Arial"/>
                <w:sz w:val="18"/>
                <w:szCs w:val="18"/>
                <w:lang w:val="id-ID"/>
              </w:rPr>
              <w:t xml:space="preserve"> in accordance with </w:t>
            </w:r>
            <w:r w:rsidR="0078573F" w:rsidRPr="007E5ABF">
              <w:rPr>
                <w:rFonts w:ascii="Arial" w:eastAsia="Times New Roman" w:hAnsi="Arial" w:cs="Arial"/>
                <w:sz w:val="18"/>
                <w:szCs w:val="18"/>
              </w:rPr>
              <w:t xml:space="preserve">the </w:t>
            </w:r>
            <w:r w:rsidRPr="007E5ABF">
              <w:rPr>
                <w:rFonts w:ascii="Arial" w:eastAsia="Times New Roman" w:hAnsi="Arial" w:cs="Arial"/>
                <w:sz w:val="18"/>
                <w:szCs w:val="18"/>
                <w:lang w:val="id-ID"/>
              </w:rPr>
              <w:t xml:space="preserve">agreed </w:t>
            </w:r>
            <w:r w:rsidR="0078573F" w:rsidRPr="007E5ABF">
              <w:rPr>
                <w:rFonts w:ascii="Arial" w:eastAsia="Times New Roman" w:hAnsi="Arial" w:cs="Arial"/>
                <w:sz w:val="18"/>
                <w:szCs w:val="18"/>
              </w:rPr>
              <w:t xml:space="preserve">working </w:t>
            </w:r>
            <w:r w:rsidRPr="007E5ABF">
              <w:rPr>
                <w:rFonts w:ascii="Arial" w:eastAsia="Times New Roman" w:hAnsi="Arial" w:cs="Arial"/>
                <w:sz w:val="18"/>
                <w:szCs w:val="18"/>
                <w:lang w:val="id-ID"/>
              </w:rPr>
              <w:t>hours;</w:t>
            </w:r>
          </w:p>
        </w:tc>
      </w:tr>
      <w:tr w:rsidR="00D40291" w:rsidRPr="00D32437" w14:paraId="0E2C7149" w14:textId="77777777" w:rsidTr="00D43CCE">
        <w:trPr>
          <w:trHeight w:val="20"/>
        </w:trPr>
        <w:tc>
          <w:tcPr>
            <w:tcW w:w="4962" w:type="dxa"/>
            <w:shd w:val="clear" w:color="auto" w:fill="auto"/>
            <w:hideMark/>
          </w:tcPr>
          <w:p w14:paraId="24296A77" w14:textId="3452DC16" w:rsidR="00D40291" w:rsidRPr="00D32437" w:rsidRDefault="001D712C" w:rsidP="00D40291">
            <w:pPr>
              <w:pStyle w:val="ListParagraph"/>
              <w:numPr>
                <w:ilvl w:val="0"/>
                <w:numId w:val="3"/>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hAnsi="Arial" w:cs="Arial"/>
                <w:color w:val="000000" w:themeColor="text1"/>
                <w:sz w:val="18"/>
                <w:szCs w:val="18"/>
              </w:rPr>
              <w:t>Melakukan</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pemeriksaan</w:t>
            </w:r>
            <w:proofErr w:type="spellEnd"/>
            <w:r w:rsidRPr="00D32437">
              <w:rPr>
                <w:rFonts w:ascii="Arial" w:hAnsi="Arial" w:cs="Arial"/>
                <w:color w:val="000000" w:themeColor="text1"/>
                <w:sz w:val="18"/>
                <w:szCs w:val="18"/>
              </w:rPr>
              <w:t xml:space="preserve"> dan </w:t>
            </w:r>
            <w:proofErr w:type="spellStart"/>
            <w:r w:rsidRPr="00D32437">
              <w:rPr>
                <w:rFonts w:ascii="Arial" w:hAnsi="Arial" w:cs="Arial"/>
                <w:color w:val="000000" w:themeColor="text1"/>
                <w:sz w:val="18"/>
                <w:szCs w:val="18"/>
              </w:rPr>
              <w:t>pelayanan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kesehatan</w:t>
            </w:r>
            <w:proofErr w:type="spellEnd"/>
            <w:r w:rsidR="00E534EA" w:rsidRPr="00D32437">
              <w:rPr>
                <w:rFonts w:ascii="Arial" w:hAnsi="Arial" w:cs="Arial"/>
                <w:color w:val="000000" w:themeColor="text1"/>
                <w:sz w:val="18"/>
                <w:szCs w:val="18"/>
              </w:rPr>
              <w:t xml:space="preserve"> </w:t>
            </w:r>
            <w:r w:rsidR="003F049F">
              <w:rPr>
                <w:rFonts w:ascii="Arial" w:hAnsi="Arial" w:cs="Arial"/>
                <w:color w:val="000000" w:themeColor="text1"/>
                <w:sz w:val="18"/>
                <w:szCs w:val="18"/>
              </w:rPr>
              <w:t xml:space="preserve">pada </w:t>
            </w:r>
            <w:proofErr w:type="spellStart"/>
            <w:r w:rsidR="003F049F">
              <w:rPr>
                <w:rFonts w:ascii="Arial" w:hAnsi="Arial" w:cs="Arial"/>
                <w:color w:val="000000" w:themeColor="text1"/>
                <w:sz w:val="18"/>
                <w:szCs w:val="18"/>
              </w:rPr>
              <w:t>pasien</w:t>
            </w:r>
            <w:proofErr w:type="spellEnd"/>
            <w:r w:rsidR="003F049F">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sebatas</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dalam</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bentuk</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pertolongan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pertama</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kegiatan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kerja</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dengan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pemberian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obat-obatan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sesuai</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standar</w:t>
            </w:r>
            <w:proofErr w:type="spellEnd"/>
            <w:r w:rsidR="00E534EA" w:rsidRPr="00D32437">
              <w:rPr>
                <w:rFonts w:ascii="Arial" w:hAnsi="Arial" w:cs="Arial"/>
                <w:color w:val="000000" w:themeColor="text1"/>
                <w:sz w:val="18"/>
                <w:szCs w:val="18"/>
              </w:rPr>
              <w:t xml:space="preserve"> yang </w:t>
            </w:r>
            <w:proofErr w:type="spellStart"/>
            <w:r w:rsidR="00BC7702" w:rsidRPr="00D32437">
              <w:rPr>
                <w:rFonts w:ascii="Arial" w:hAnsi="Arial" w:cs="Arial"/>
                <w:color w:val="000000" w:themeColor="text1"/>
                <w:sz w:val="18"/>
                <w:szCs w:val="18"/>
              </w:rPr>
              <w:t>ditetapkan</w:t>
            </w:r>
            <w:proofErr w:type="spellEnd"/>
            <w:r w:rsidR="00BC7702" w:rsidRPr="00D32437">
              <w:rPr>
                <w:rFonts w:ascii="Arial" w:hAnsi="Arial" w:cs="Arial"/>
                <w:color w:val="000000" w:themeColor="text1"/>
                <w:sz w:val="18"/>
                <w:szCs w:val="18"/>
              </w:rPr>
              <w:t xml:space="preserve"> </w:t>
            </w:r>
            <w:r w:rsidR="00BC7702" w:rsidRPr="00D32437">
              <w:rPr>
                <w:rFonts w:ascii="Arial" w:eastAsia="Times New Roman" w:hAnsi="Arial" w:cs="Arial"/>
                <w:color w:val="000000"/>
                <w:sz w:val="18"/>
                <w:szCs w:val="18"/>
              </w:rPr>
              <w:t>dan</w:t>
            </w:r>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melakukan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rujuka</w:t>
            </w:r>
            <w:r w:rsidR="005843B8" w:rsidRPr="00D32437">
              <w:rPr>
                <w:rFonts w:ascii="Arial" w:eastAsia="Times New Roman" w:hAnsi="Arial" w:cs="Arial"/>
                <w:color w:val="000000"/>
                <w:sz w:val="18"/>
                <w:szCs w:val="18"/>
              </w:rPr>
              <w:t>n</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pertama</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ke</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rumah</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sakit</w:t>
            </w:r>
            <w:proofErr w:type="spellEnd"/>
            <w:r w:rsidR="005843B8"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terdekat</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dengan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lokasi</w:t>
            </w:r>
            <w:proofErr w:type="spellEnd"/>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b/>
                <w:bCs/>
                <w:color w:val="000000"/>
                <w:sz w:val="18"/>
                <w:szCs w:val="18"/>
              </w:rPr>
              <w:t>PIHAK PERTAMA</w:t>
            </w:r>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yakni</w:t>
            </w:r>
            <w:proofErr w:type="spellEnd"/>
            <w:r w:rsidR="005843B8" w:rsidRPr="00D32437">
              <w:rPr>
                <w:rFonts w:ascii="Arial" w:eastAsia="Times New Roman" w:hAnsi="Arial" w:cs="Arial"/>
                <w:color w:val="000000"/>
                <w:sz w:val="18"/>
                <w:szCs w:val="18"/>
              </w:rPr>
              <w:t xml:space="preserve"> </w:t>
            </w:r>
            <w:r w:rsidR="00E71AC3">
              <w:rPr>
                <w:rFonts w:ascii="Arial" w:eastAsia="Times New Roman" w:hAnsi="Arial" w:cs="Arial"/>
                <w:color w:val="000000"/>
                <w:sz w:val="18"/>
                <w:szCs w:val="18"/>
              </w:rPr>
              <w:t xml:space="preserve">Klinik </w:t>
            </w:r>
            <w:proofErr w:type="spellStart"/>
            <w:r w:rsidR="00E71AC3">
              <w:rPr>
                <w:rFonts w:ascii="Arial" w:eastAsia="Times New Roman" w:hAnsi="Arial" w:cs="Arial"/>
                <w:color w:val="000000"/>
                <w:sz w:val="18"/>
                <w:szCs w:val="18"/>
              </w:rPr>
              <w:t>Purwosari</w:t>
            </w:r>
            <w:proofErr w:type="spellEnd"/>
            <w:r w:rsidR="00E71AC3">
              <w:rPr>
                <w:rFonts w:ascii="Arial" w:eastAsia="Times New Roman" w:hAnsi="Arial" w:cs="Arial"/>
                <w:color w:val="000000"/>
                <w:sz w:val="18"/>
                <w:szCs w:val="18"/>
              </w:rPr>
              <w:t xml:space="preserve">, Rumah Sakit </w:t>
            </w:r>
            <w:proofErr w:type="spellStart"/>
            <w:r w:rsidR="00E71AC3">
              <w:rPr>
                <w:rFonts w:ascii="Arial" w:eastAsia="Times New Roman" w:hAnsi="Arial" w:cs="Arial"/>
                <w:color w:val="000000"/>
                <w:sz w:val="18"/>
                <w:szCs w:val="18"/>
              </w:rPr>
              <w:t>Sahabat</w:t>
            </w:r>
            <w:proofErr w:type="spellEnd"/>
            <w:r w:rsidR="00E71AC3">
              <w:rPr>
                <w:rFonts w:ascii="Arial" w:eastAsia="Times New Roman" w:hAnsi="Arial" w:cs="Arial"/>
                <w:color w:val="000000"/>
                <w:sz w:val="18"/>
                <w:szCs w:val="18"/>
              </w:rPr>
              <w:t xml:space="preserve"> dan Rumah Sakit </w:t>
            </w:r>
            <w:proofErr w:type="spellStart"/>
            <w:r w:rsidR="00E71AC3">
              <w:rPr>
                <w:rFonts w:ascii="Arial" w:eastAsia="Times New Roman" w:hAnsi="Arial" w:cs="Arial"/>
                <w:color w:val="000000"/>
                <w:sz w:val="18"/>
                <w:szCs w:val="18"/>
              </w:rPr>
              <w:t>Lawang</w:t>
            </w:r>
            <w:proofErr w:type="spellEnd"/>
            <w:r w:rsidR="00E71AC3">
              <w:rPr>
                <w:rFonts w:ascii="Arial" w:eastAsia="Times New Roman" w:hAnsi="Arial" w:cs="Arial"/>
                <w:color w:val="000000"/>
                <w:sz w:val="18"/>
                <w:szCs w:val="18"/>
              </w:rPr>
              <w:t xml:space="preserve"> Medika </w:t>
            </w:r>
            <w:proofErr w:type="spellStart"/>
            <w:r w:rsidR="00D40291" w:rsidRPr="00D32437">
              <w:rPr>
                <w:rFonts w:ascii="Arial" w:eastAsia="Times New Roman" w:hAnsi="Arial" w:cs="Arial"/>
                <w:color w:val="000000"/>
                <w:sz w:val="18"/>
                <w:szCs w:val="18"/>
              </w:rPr>
              <w:t>dengan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melihat</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kondisi</w:t>
            </w:r>
            <w:proofErr w:type="spellEnd"/>
            <w:r w:rsidR="00D40291" w:rsidRPr="00D32437">
              <w:rPr>
                <w:rFonts w:ascii="Arial" w:eastAsia="Times New Roman" w:hAnsi="Arial" w:cs="Arial"/>
                <w:color w:val="000000"/>
                <w:sz w:val="18"/>
                <w:szCs w:val="18"/>
              </w:rPr>
              <w:t xml:space="preserve"> dan </w:t>
            </w:r>
            <w:proofErr w:type="spellStart"/>
            <w:r w:rsidR="00D40291" w:rsidRPr="00D32437">
              <w:rPr>
                <w:rFonts w:ascii="Arial" w:eastAsia="Times New Roman" w:hAnsi="Arial" w:cs="Arial"/>
                <w:color w:val="000000"/>
                <w:sz w:val="18"/>
                <w:szCs w:val="18"/>
              </w:rPr>
              <w:t>keadaan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pasien</w:t>
            </w:r>
            <w:proofErr w:type="spellEnd"/>
            <w:r w:rsidR="00D40291" w:rsidRPr="00D32437">
              <w:rPr>
                <w:rFonts w:ascii="Arial" w:eastAsia="Times New Roman" w:hAnsi="Arial" w:cs="Arial"/>
                <w:color w:val="000000"/>
                <w:sz w:val="18"/>
                <w:szCs w:val="18"/>
              </w:rPr>
              <w:t xml:space="preserve">; </w:t>
            </w:r>
          </w:p>
        </w:tc>
        <w:tc>
          <w:tcPr>
            <w:tcW w:w="0" w:type="auto"/>
            <w:shd w:val="clear" w:color="auto" w:fill="auto"/>
            <w:hideMark/>
          </w:tcPr>
          <w:p w14:paraId="63E61E7C" w14:textId="6ECC8F7C" w:rsidR="00D40291" w:rsidRPr="00D32437" w:rsidRDefault="00E07B6C" w:rsidP="00DB30C7">
            <w:pPr>
              <w:pStyle w:val="ListParagraph"/>
              <w:numPr>
                <w:ilvl w:val="0"/>
                <w:numId w:val="13"/>
              </w:numPr>
              <w:spacing w:after="0" w:line="240" w:lineRule="auto"/>
              <w:ind w:left="600" w:hanging="284"/>
              <w:jc w:val="both"/>
              <w:rPr>
                <w:rFonts w:ascii="Arial" w:eastAsia="Times New Roman" w:hAnsi="Arial" w:cs="Arial"/>
                <w:color w:val="000000"/>
                <w:sz w:val="18"/>
                <w:szCs w:val="18"/>
              </w:rPr>
            </w:pPr>
            <w:r>
              <w:rPr>
                <w:rFonts w:ascii="Arial" w:eastAsia="Times New Roman" w:hAnsi="Arial" w:cs="Arial"/>
                <w:color w:val="000000"/>
                <w:sz w:val="18"/>
                <w:szCs w:val="18"/>
              </w:rPr>
              <w:t>Provide</w:t>
            </w:r>
            <w:r w:rsidR="00E534EA" w:rsidRPr="00D32437">
              <w:rPr>
                <w:rFonts w:ascii="Arial" w:eastAsia="Times New Roman" w:hAnsi="Arial" w:cs="Arial"/>
                <w:color w:val="000000"/>
                <w:sz w:val="18"/>
                <w:szCs w:val="18"/>
                <w:lang w:val="id-ID"/>
              </w:rPr>
              <w:t xml:space="preserve"> </w:t>
            </w:r>
            <w:r w:rsidR="00ED3BCF">
              <w:rPr>
                <w:rFonts w:ascii="Arial" w:eastAsia="Times New Roman" w:hAnsi="Arial" w:cs="Arial"/>
                <w:color w:val="000000"/>
                <w:sz w:val="18"/>
                <w:szCs w:val="18"/>
              </w:rPr>
              <w:t>examination</w:t>
            </w:r>
            <w:r w:rsidR="00E534EA" w:rsidRPr="00D32437">
              <w:rPr>
                <w:rFonts w:ascii="Arial" w:eastAsia="Times New Roman" w:hAnsi="Arial" w:cs="Arial"/>
                <w:color w:val="000000"/>
                <w:sz w:val="18"/>
                <w:szCs w:val="18"/>
                <w:lang w:val="id-ID"/>
              </w:rPr>
              <w:t xml:space="preserve"> and </w:t>
            </w:r>
            <w:r w:rsidR="000B72CD">
              <w:rPr>
                <w:rFonts w:ascii="Arial" w:eastAsia="Times New Roman" w:hAnsi="Arial" w:cs="Arial"/>
                <w:color w:val="000000"/>
                <w:sz w:val="18"/>
                <w:szCs w:val="18"/>
              </w:rPr>
              <w:t>H</w:t>
            </w:r>
            <w:r w:rsidR="00E534EA" w:rsidRPr="00D32437">
              <w:rPr>
                <w:rFonts w:ascii="Arial" w:eastAsia="Times New Roman" w:hAnsi="Arial" w:cs="Arial"/>
                <w:color w:val="000000"/>
                <w:sz w:val="18"/>
                <w:szCs w:val="18"/>
                <w:lang w:val="id-ID"/>
              </w:rPr>
              <w:t xml:space="preserve">ealth </w:t>
            </w:r>
            <w:r w:rsidR="000B72CD">
              <w:rPr>
                <w:rFonts w:ascii="Arial" w:eastAsia="Times New Roman" w:hAnsi="Arial" w:cs="Arial"/>
                <w:color w:val="000000"/>
                <w:sz w:val="18"/>
                <w:szCs w:val="18"/>
              </w:rPr>
              <w:t>S</w:t>
            </w:r>
            <w:r w:rsidR="00E534EA" w:rsidRPr="00D32437">
              <w:rPr>
                <w:rFonts w:ascii="Arial" w:eastAsia="Times New Roman" w:hAnsi="Arial" w:cs="Arial"/>
                <w:color w:val="000000"/>
                <w:sz w:val="18"/>
                <w:szCs w:val="18"/>
                <w:lang w:val="id-ID"/>
              </w:rPr>
              <w:t xml:space="preserve">ervices to </w:t>
            </w:r>
            <w:r>
              <w:rPr>
                <w:rFonts w:ascii="Arial" w:eastAsia="Times New Roman" w:hAnsi="Arial" w:cs="Arial"/>
                <w:color w:val="000000"/>
                <w:sz w:val="18"/>
                <w:szCs w:val="18"/>
              </w:rPr>
              <w:t>Patients</w:t>
            </w:r>
            <w:r w:rsidR="00D83C8D">
              <w:rPr>
                <w:rFonts w:ascii="Arial" w:eastAsia="Times New Roman" w:hAnsi="Arial" w:cs="Arial"/>
                <w:color w:val="000000"/>
                <w:sz w:val="18"/>
                <w:szCs w:val="18"/>
              </w:rPr>
              <w:t xml:space="preserve"> as</w:t>
            </w:r>
            <w:r w:rsidR="00E534EA" w:rsidRPr="00D32437">
              <w:rPr>
                <w:rFonts w:ascii="Arial" w:eastAsia="Times New Roman" w:hAnsi="Arial" w:cs="Arial"/>
                <w:color w:val="000000"/>
                <w:sz w:val="18"/>
                <w:szCs w:val="18"/>
                <w:lang w:val="id-ID"/>
              </w:rPr>
              <w:t xml:space="preserve"> first aid in accordance with the provision of </w:t>
            </w:r>
            <w:r w:rsidR="004F5A78">
              <w:rPr>
                <w:rFonts w:ascii="Arial" w:eastAsia="Times New Roman" w:hAnsi="Arial" w:cs="Arial"/>
                <w:color w:val="000000"/>
                <w:sz w:val="18"/>
                <w:szCs w:val="18"/>
              </w:rPr>
              <w:t xml:space="preserve">all the applicable </w:t>
            </w:r>
            <w:r w:rsidR="00E534EA" w:rsidRPr="00D32437">
              <w:rPr>
                <w:rFonts w:ascii="Arial" w:eastAsia="Times New Roman" w:hAnsi="Arial" w:cs="Arial"/>
                <w:color w:val="000000"/>
                <w:sz w:val="18"/>
                <w:szCs w:val="18"/>
                <w:lang w:val="id-ID"/>
              </w:rPr>
              <w:t xml:space="preserve">standards established and </w:t>
            </w:r>
            <w:r w:rsidR="009357F9">
              <w:rPr>
                <w:rFonts w:ascii="Arial" w:eastAsia="Times New Roman" w:hAnsi="Arial" w:cs="Arial"/>
                <w:color w:val="000000"/>
                <w:sz w:val="18"/>
                <w:szCs w:val="18"/>
              </w:rPr>
              <w:t>make</w:t>
            </w:r>
            <w:r w:rsidR="00E534EA" w:rsidRPr="00D32437">
              <w:rPr>
                <w:rFonts w:ascii="Arial" w:eastAsia="Times New Roman" w:hAnsi="Arial" w:cs="Arial"/>
                <w:color w:val="000000"/>
                <w:sz w:val="18"/>
                <w:szCs w:val="18"/>
                <w:lang w:val="id-ID"/>
              </w:rPr>
              <w:t xml:space="preserve"> first referral to the hospital / clinic closest to the location of the </w:t>
            </w:r>
            <w:r w:rsidR="008F56EE" w:rsidRPr="00D32437">
              <w:rPr>
                <w:rFonts w:ascii="Arial" w:eastAsia="Times New Roman" w:hAnsi="Arial" w:cs="Arial"/>
                <w:b/>
                <w:bCs/>
                <w:color w:val="000000"/>
                <w:sz w:val="18"/>
                <w:szCs w:val="18"/>
                <w:lang w:val="id-ID"/>
              </w:rPr>
              <w:t>FIRST PARTY</w:t>
            </w:r>
            <w:r w:rsidR="009357F9">
              <w:rPr>
                <w:rFonts w:ascii="Arial" w:eastAsia="Times New Roman" w:hAnsi="Arial" w:cs="Arial"/>
                <w:b/>
                <w:bCs/>
                <w:color w:val="000000"/>
                <w:sz w:val="18"/>
                <w:szCs w:val="18"/>
              </w:rPr>
              <w:t>,</w:t>
            </w:r>
            <w:r w:rsidR="00F113C5" w:rsidRPr="00D32437">
              <w:rPr>
                <w:rFonts w:ascii="Arial" w:eastAsia="Times New Roman" w:hAnsi="Arial" w:cs="Arial"/>
                <w:color w:val="000000"/>
                <w:sz w:val="18"/>
                <w:szCs w:val="18"/>
                <w:lang w:val="id-ID"/>
              </w:rPr>
              <w:t xml:space="preserve"> </w:t>
            </w:r>
            <w:r w:rsidR="00BC7702" w:rsidRPr="00D32437">
              <w:rPr>
                <w:rFonts w:ascii="Arial" w:eastAsia="Times New Roman" w:hAnsi="Arial" w:cs="Arial"/>
                <w:color w:val="000000"/>
                <w:sz w:val="18"/>
                <w:szCs w:val="18"/>
                <w:lang w:val="id-ID"/>
              </w:rPr>
              <w:t>namely</w:t>
            </w:r>
            <w:r w:rsidR="00F113C5" w:rsidRPr="00D32437">
              <w:rPr>
                <w:rFonts w:ascii="Arial" w:eastAsia="Times New Roman" w:hAnsi="Arial" w:cs="Arial"/>
                <w:color w:val="000000"/>
                <w:sz w:val="18"/>
                <w:szCs w:val="18"/>
              </w:rPr>
              <w:t xml:space="preserve"> </w:t>
            </w:r>
            <w:proofErr w:type="spellStart"/>
            <w:r w:rsidR="00F113C5" w:rsidRPr="00D32437">
              <w:rPr>
                <w:rFonts w:ascii="Arial" w:eastAsia="Times New Roman" w:hAnsi="Arial" w:cs="Arial"/>
                <w:color w:val="000000"/>
                <w:sz w:val="18"/>
                <w:szCs w:val="18"/>
              </w:rPr>
              <w:t>Purwosari</w:t>
            </w:r>
            <w:proofErr w:type="spellEnd"/>
            <w:r w:rsidR="00F113C5" w:rsidRPr="00D32437">
              <w:rPr>
                <w:rFonts w:ascii="Arial" w:eastAsia="Times New Roman" w:hAnsi="Arial" w:cs="Arial"/>
                <w:color w:val="000000"/>
                <w:sz w:val="18"/>
                <w:szCs w:val="18"/>
              </w:rPr>
              <w:t xml:space="preserve"> Clini</w:t>
            </w:r>
            <w:r w:rsidR="00E71AC3">
              <w:rPr>
                <w:rFonts w:ascii="Arial" w:eastAsia="Times New Roman" w:hAnsi="Arial" w:cs="Arial"/>
                <w:color w:val="000000"/>
                <w:sz w:val="18"/>
                <w:szCs w:val="18"/>
              </w:rPr>
              <w:t>c</w:t>
            </w:r>
            <w:r w:rsidR="00F113C5" w:rsidRPr="00D32437">
              <w:rPr>
                <w:rFonts w:ascii="Arial" w:eastAsia="Times New Roman" w:hAnsi="Arial" w:cs="Arial"/>
                <w:color w:val="000000"/>
                <w:sz w:val="18"/>
                <w:szCs w:val="18"/>
              </w:rPr>
              <w:t xml:space="preserve">s, </w:t>
            </w:r>
            <w:proofErr w:type="spellStart"/>
            <w:r w:rsidR="00F113C5" w:rsidRPr="00D32437">
              <w:rPr>
                <w:rFonts w:ascii="Arial" w:eastAsia="Times New Roman" w:hAnsi="Arial" w:cs="Arial"/>
                <w:color w:val="000000"/>
                <w:sz w:val="18"/>
                <w:szCs w:val="18"/>
              </w:rPr>
              <w:t>Sahabat</w:t>
            </w:r>
            <w:proofErr w:type="spellEnd"/>
            <w:r w:rsidR="00F113C5" w:rsidRPr="00D32437">
              <w:rPr>
                <w:rFonts w:ascii="Arial" w:eastAsia="Times New Roman" w:hAnsi="Arial" w:cs="Arial"/>
                <w:color w:val="000000"/>
                <w:sz w:val="18"/>
                <w:szCs w:val="18"/>
              </w:rPr>
              <w:t xml:space="preserve"> Hospital and </w:t>
            </w:r>
            <w:proofErr w:type="spellStart"/>
            <w:r w:rsidR="00F113C5" w:rsidRPr="00D32437">
              <w:rPr>
                <w:rFonts w:ascii="Arial" w:eastAsia="Times New Roman" w:hAnsi="Arial" w:cs="Arial"/>
                <w:color w:val="000000"/>
                <w:sz w:val="18"/>
                <w:szCs w:val="18"/>
              </w:rPr>
              <w:t>Lawang</w:t>
            </w:r>
            <w:proofErr w:type="spellEnd"/>
            <w:r w:rsidR="00F113C5" w:rsidRPr="00D32437">
              <w:rPr>
                <w:rFonts w:ascii="Arial" w:eastAsia="Times New Roman" w:hAnsi="Arial" w:cs="Arial"/>
                <w:color w:val="000000"/>
                <w:sz w:val="18"/>
                <w:szCs w:val="18"/>
              </w:rPr>
              <w:t xml:space="preserve"> Medika Hospital</w:t>
            </w:r>
            <w:r w:rsidR="00F113C5" w:rsidRPr="00D32437">
              <w:rPr>
                <w:rFonts w:ascii="Arial" w:eastAsia="Times New Roman" w:hAnsi="Arial" w:cs="Arial"/>
                <w:color w:val="000000"/>
                <w:sz w:val="18"/>
                <w:szCs w:val="18"/>
                <w:lang w:val="id-ID"/>
              </w:rPr>
              <w:t xml:space="preserve"> </w:t>
            </w:r>
            <w:r w:rsidR="002A0B12">
              <w:rPr>
                <w:rFonts w:ascii="Arial" w:eastAsia="Times New Roman" w:hAnsi="Arial" w:cs="Arial"/>
                <w:color w:val="000000"/>
                <w:sz w:val="18"/>
                <w:szCs w:val="18"/>
              </w:rPr>
              <w:t>based on</w:t>
            </w:r>
            <w:r w:rsidR="00E534EA" w:rsidRPr="00D32437">
              <w:rPr>
                <w:rFonts w:ascii="Arial" w:eastAsia="Times New Roman" w:hAnsi="Arial" w:cs="Arial"/>
                <w:color w:val="000000"/>
                <w:sz w:val="18"/>
                <w:szCs w:val="18"/>
                <w:lang w:val="id-ID"/>
              </w:rPr>
              <w:t xml:space="preserve"> the condition and state of </w:t>
            </w:r>
            <w:r w:rsidR="002A0B12">
              <w:rPr>
                <w:rFonts w:ascii="Arial" w:eastAsia="Times New Roman" w:hAnsi="Arial" w:cs="Arial"/>
                <w:color w:val="000000"/>
                <w:sz w:val="18"/>
                <w:szCs w:val="18"/>
              </w:rPr>
              <w:t>P</w:t>
            </w:r>
            <w:r w:rsidR="00E534EA" w:rsidRPr="00D32437">
              <w:rPr>
                <w:rFonts w:ascii="Arial" w:eastAsia="Times New Roman" w:hAnsi="Arial" w:cs="Arial"/>
                <w:color w:val="000000"/>
                <w:sz w:val="18"/>
                <w:szCs w:val="18"/>
                <w:lang w:val="id-ID"/>
              </w:rPr>
              <w:t>atients</w:t>
            </w:r>
            <w:r w:rsidR="00D40291" w:rsidRPr="00D32437">
              <w:rPr>
                <w:rFonts w:ascii="Arial" w:eastAsia="Times New Roman" w:hAnsi="Arial" w:cs="Arial"/>
                <w:color w:val="000000"/>
                <w:sz w:val="18"/>
                <w:szCs w:val="18"/>
                <w:lang w:val="id-ID"/>
              </w:rPr>
              <w:t>;</w:t>
            </w:r>
          </w:p>
        </w:tc>
      </w:tr>
      <w:tr w:rsidR="00D40291" w:rsidRPr="00D32437" w14:paraId="3EC83CBE" w14:textId="77777777" w:rsidTr="00D43CCE">
        <w:trPr>
          <w:trHeight w:val="20"/>
        </w:trPr>
        <w:tc>
          <w:tcPr>
            <w:tcW w:w="4962" w:type="dxa"/>
            <w:shd w:val="clear" w:color="auto" w:fill="auto"/>
          </w:tcPr>
          <w:p w14:paraId="29F725F0" w14:textId="6D465DFB"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Manakala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pasien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00E31D9E" w:rsidRPr="00D32437">
              <w:rPr>
                <w:rFonts w:ascii="Arial" w:eastAsia="Times New Roman" w:hAnsi="Arial" w:cs="Arial"/>
                <w:color w:val="000000"/>
                <w:sz w:val="18"/>
                <w:szCs w:val="18"/>
              </w:rPr>
              <w:t xml:space="preserve"> yang </w:t>
            </w:r>
            <w:proofErr w:type="spellStart"/>
            <w:r w:rsidR="00E31D9E" w:rsidRPr="00D32437">
              <w:rPr>
                <w:rFonts w:ascii="Arial" w:eastAsia="Times New Roman" w:hAnsi="Arial" w:cs="Arial"/>
                <w:color w:val="000000"/>
                <w:sz w:val="18"/>
                <w:szCs w:val="18"/>
              </w:rPr>
              <w:t>telah</w:t>
            </w:r>
            <w:proofErr w:type="spellEnd"/>
            <w:r w:rsidR="00E31D9E" w:rsidRPr="00D32437">
              <w:rPr>
                <w:rFonts w:ascii="Arial" w:eastAsia="Times New Roman" w:hAnsi="Arial" w:cs="Arial"/>
                <w:color w:val="000000"/>
                <w:sz w:val="18"/>
                <w:szCs w:val="18"/>
              </w:rPr>
              <w:t xml:space="preserve"> </w:t>
            </w:r>
            <w:proofErr w:type="spellStart"/>
            <w:r w:rsidR="00E31D9E" w:rsidRPr="00D32437">
              <w:rPr>
                <w:rFonts w:ascii="Arial" w:eastAsia="Times New Roman" w:hAnsi="Arial" w:cs="Arial"/>
                <w:color w:val="000000"/>
                <w:sz w:val="18"/>
                <w:szCs w:val="18"/>
              </w:rPr>
              <w:t>dirujuk</w:t>
            </w:r>
            <w:proofErr w:type="spellEnd"/>
            <w:r w:rsidR="00E31D9E"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rs</w:t>
            </w:r>
            <w:proofErr w:type="spellEnd"/>
            <w:r w:rsidRPr="00D32437">
              <w:rPr>
                <w:rFonts w:ascii="Arial" w:eastAsia="Times New Roman" w:hAnsi="Arial" w:cs="Arial"/>
                <w:color w:val="000000"/>
                <w:sz w:val="18"/>
                <w:szCs w:val="18"/>
              </w:rPr>
              <w:t xml:space="preserve"> </w:t>
            </w:r>
            <w:proofErr w:type="spellStart"/>
            <w:r w:rsidR="00181832" w:rsidRPr="00D32437">
              <w:rPr>
                <w:rFonts w:ascii="Arial" w:eastAsia="Times New Roman" w:hAnsi="Arial" w:cs="Arial"/>
                <w:sz w:val="18"/>
                <w:szCs w:val="18"/>
              </w:rPr>
              <w:t>terdekat</w:t>
            </w:r>
            <w:proofErr w:type="spellEnd"/>
            <w:r w:rsidR="00181832" w:rsidRPr="00D32437">
              <w:rPr>
                <w:rFonts w:ascii="Arial" w:eastAsia="Times New Roman" w:hAnsi="Arial" w:cs="Arial"/>
                <w:color w:val="7030A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b </w:t>
            </w:r>
            <w:proofErr w:type="spellStart"/>
            <w:r w:rsidRPr="00D32437">
              <w:rPr>
                <w:rFonts w:ascii="Arial" w:eastAsia="Times New Roman" w:hAnsi="Arial" w:cs="Arial"/>
                <w:color w:val="000000"/>
                <w:sz w:val="18"/>
                <w:szCs w:val="18"/>
              </w:rPr>
              <w:t>diatas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lanjutan</w:t>
            </w:r>
            <w:proofErr w:type="spellEnd"/>
            <w:r w:rsidRPr="00D32437">
              <w:rPr>
                <w:rFonts w:ascii="Arial" w:eastAsia="Times New Roman" w:hAnsi="Arial" w:cs="Arial"/>
                <w:color w:val="000000"/>
                <w:sz w:val="18"/>
                <w:szCs w:val="18"/>
              </w:rPr>
              <w:t xml:space="preserve"> dan </w:t>
            </w:r>
            <w:r w:rsidRPr="00D32437">
              <w:rPr>
                <w:rFonts w:ascii="Arial" w:eastAsia="Times New Roman" w:hAnsi="Arial" w:cs="Arial"/>
                <w:color w:val="000000"/>
                <w:sz w:val="18"/>
                <w:szCs w:val="18"/>
                <w:lang w:val="id-ID"/>
              </w:rPr>
              <w:t>t</w:t>
            </w:r>
            <w:proofErr w:type="spellStart"/>
            <w:r w:rsidRPr="00D32437">
              <w:rPr>
                <w:rFonts w:ascii="Arial" w:eastAsia="Times New Roman" w:hAnsi="Arial" w:cs="Arial"/>
                <w:color w:val="000000"/>
                <w:sz w:val="18"/>
                <w:szCs w:val="18"/>
              </w:rPr>
              <w:t>indakan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selanjutnya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sepenuhnya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rumah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sakit</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menerima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rujukan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hAnsi="Arial" w:cs="Arial"/>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melepaskan</w:t>
            </w:r>
            <w:proofErr w:type="spellEnd"/>
            <w:r w:rsidRPr="00D32437">
              <w:rPr>
                <w:rFonts w:ascii="Arial" w:eastAsia="Times New Roman" w:hAnsi="Arial" w:cs="Arial"/>
                <w:color w:val="000000"/>
                <w:sz w:val="18"/>
                <w:szCs w:val="18"/>
              </w:rPr>
              <w:t>/</w:t>
            </w:r>
            <w:proofErr w:type="spellStart"/>
            <w:r w:rsidRPr="00D32437">
              <w:rPr>
                <w:rFonts w:ascii="Arial" w:eastAsia="Times New Roman" w:hAnsi="Arial" w:cs="Arial"/>
                <w:color w:val="000000"/>
                <w:sz w:val="18"/>
                <w:szCs w:val="18"/>
              </w:rPr>
              <w:t>membebaskan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tcPr>
          <w:p w14:paraId="09773F68" w14:textId="310EA70F" w:rsidR="00D40291" w:rsidRPr="00D32437" w:rsidRDefault="00E534EA" w:rsidP="00DB30C7">
            <w:pPr>
              <w:pStyle w:val="ListParagraph"/>
              <w:numPr>
                <w:ilvl w:val="0"/>
                <w:numId w:val="13"/>
              </w:numPr>
              <w:spacing w:after="0" w:line="240" w:lineRule="auto"/>
              <w:ind w:left="600"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whe</w:t>
            </w:r>
            <w:r w:rsidR="007C2B45">
              <w:rPr>
                <w:rFonts w:ascii="Arial" w:eastAsia="Times New Roman" w:hAnsi="Arial" w:cs="Arial"/>
                <w:color w:val="000000"/>
                <w:sz w:val="18"/>
                <w:szCs w:val="18"/>
              </w:rPr>
              <w:t>n</w:t>
            </w:r>
            <w:r w:rsidRPr="00D32437">
              <w:rPr>
                <w:rFonts w:ascii="Arial" w:eastAsia="Times New Roman" w:hAnsi="Arial" w:cs="Arial"/>
                <w:color w:val="000000"/>
                <w:sz w:val="18"/>
                <w:szCs w:val="18"/>
              </w:rPr>
              <w:t xml:space="preserve"> the </w:t>
            </w:r>
            <w:r w:rsidR="00FE052F">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 of </w:t>
            </w:r>
            <w:r w:rsidR="00BC7702" w:rsidRPr="00D32437">
              <w:rPr>
                <w:rFonts w:ascii="Arial" w:eastAsia="Times New Roman" w:hAnsi="Arial" w:cs="Arial"/>
                <w:color w:val="000000"/>
                <w:sz w:val="18"/>
                <w:szCs w:val="18"/>
              </w:rPr>
              <w:t xml:space="preserve">the </w:t>
            </w:r>
            <w:r w:rsidR="00BC7702" w:rsidRPr="00D32437">
              <w:rPr>
                <w:rFonts w:ascii="Arial" w:eastAsia="Times New Roman" w:hAnsi="Arial" w:cs="Arial"/>
                <w:b/>
                <w:bCs/>
                <w:color w:val="000000"/>
                <w:sz w:val="18"/>
                <w:szCs w:val="18"/>
                <w:lang w:val="id-ID"/>
              </w:rPr>
              <w:t>FIRST</w:t>
            </w:r>
            <w:r w:rsidR="007D7E8D" w:rsidRPr="00D32437">
              <w:rPr>
                <w:rFonts w:ascii="Arial" w:eastAsia="Times New Roman" w:hAnsi="Arial" w:cs="Arial"/>
                <w:b/>
                <w:bCs/>
                <w:color w:val="000000"/>
                <w:sz w:val="18"/>
                <w:szCs w:val="18"/>
                <w:lang w:val="id-ID"/>
              </w:rPr>
              <w:t xml:space="preserve"> PARTY</w:t>
            </w:r>
            <w:r w:rsidR="007D7E8D"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has been referred to the clinic /</w:t>
            </w:r>
            <w:r w:rsidR="00FE052F">
              <w:rPr>
                <w:rFonts w:ascii="Arial" w:eastAsia="Times New Roman" w:hAnsi="Arial" w:cs="Arial"/>
                <w:color w:val="000000"/>
                <w:sz w:val="18"/>
                <w:szCs w:val="18"/>
              </w:rPr>
              <w:t>ho</w:t>
            </w:r>
            <w:r w:rsidR="007C2B45">
              <w:rPr>
                <w:rFonts w:ascii="Arial" w:eastAsia="Times New Roman" w:hAnsi="Arial" w:cs="Arial"/>
                <w:color w:val="000000"/>
                <w:sz w:val="18"/>
                <w:szCs w:val="18"/>
              </w:rPr>
              <w:t>s</w:t>
            </w:r>
            <w:r w:rsidR="00FE052F">
              <w:rPr>
                <w:rFonts w:ascii="Arial" w:eastAsia="Times New Roman" w:hAnsi="Arial" w:cs="Arial"/>
                <w:color w:val="000000"/>
                <w:sz w:val="18"/>
                <w:szCs w:val="18"/>
              </w:rPr>
              <w:t>pital</w:t>
            </w:r>
            <w:r w:rsidRPr="00D32437">
              <w:rPr>
                <w:rFonts w:ascii="Arial" w:eastAsia="Times New Roman" w:hAnsi="Arial" w:cs="Arial"/>
                <w:color w:val="000000"/>
                <w:sz w:val="18"/>
                <w:szCs w:val="18"/>
              </w:rPr>
              <w:t xml:space="preserve"> as paragraph b above</w:t>
            </w:r>
            <w:r w:rsidR="00FE23F6">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then further examination and </w:t>
            </w:r>
            <w:r w:rsidR="00FE23F6">
              <w:rPr>
                <w:rFonts w:ascii="Arial" w:eastAsia="Times New Roman" w:hAnsi="Arial" w:cs="Arial"/>
                <w:color w:val="000000"/>
                <w:sz w:val="18"/>
                <w:szCs w:val="18"/>
              </w:rPr>
              <w:t xml:space="preserve">medical </w:t>
            </w:r>
            <w:r w:rsidRPr="00D32437">
              <w:rPr>
                <w:rFonts w:ascii="Arial" w:eastAsia="Times New Roman" w:hAnsi="Arial" w:cs="Arial"/>
                <w:color w:val="000000"/>
                <w:sz w:val="18"/>
                <w:szCs w:val="18"/>
              </w:rPr>
              <w:t>actions to be carried out next will be entirely the responsibility of the hospital</w:t>
            </w:r>
            <w:r w:rsidR="00FE23F6">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that received the referral</w:t>
            </w:r>
            <w:r w:rsidR="00BB45C1">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and release/release the responsibility of </w:t>
            </w:r>
            <w:r w:rsidR="00BC7702" w:rsidRPr="00D32437">
              <w:rPr>
                <w:rFonts w:ascii="Arial" w:eastAsia="Times New Roman" w:hAnsi="Arial" w:cs="Arial"/>
                <w:color w:val="000000"/>
                <w:sz w:val="18"/>
                <w:szCs w:val="18"/>
              </w:rPr>
              <w:t xml:space="preserve">the </w:t>
            </w:r>
            <w:r w:rsidR="00BC7702" w:rsidRPr="00D32437">
              <w:rPr>
                <w:rFonts w:ascii="Arial" w:eastAsia="Times New Roman" w:hAnsi="Arial" w:cs="Arial"/>
                <w:b/>
                <w:bCs/>
                <w:color w:val="000000"/>
                <w:sz w:val="18"/>
                <w:szCs w:val="18"/>
                <w:lang w:val="id-ID"/>
              </w:rPr>
              <w:t>SECOND</w:t>
            </w:r>
            <w:r w:rsidR="007D7E8D" w:rsidRPr="00D32437">
              <w:rPr>
                <w:rFonts w:ascii="Arial" w:eastAsia="Times New Roman" w:hAnsi="Arial" w:cs="Arial"/>
                <w:b/>
                <w:bCs/>
                <w:color w:val="000000"/>
                <w:sz w:val="18"/>
                <w:szCs w:val="18"/>
                <w:lang w:val="id-ID"/>
              </w:rPr>
              <w:t xml:space="preserve"> PARTY</w:t>
            </w:r>
            <w:r w:rsidR="00F654EC" w:rsidRPr="00D32437">
              <w:rPr>
                <w:rFonts w:ascii="Arial" w:eastAsia="Times New Roman" w:hAnsi="Arial" w:cs="Arial"/>
                <w:b/>
                <w:bCs/>
                <w:color w:val="000000"/>
                <w:sz w:val="18"/>
                <w:szCs w:val="18"/>
              </w:rPr>
              <w:t>;</w:t>
            </w:r>
          </w:p>
        </w:tc>
      </w:tr>
      <w:tr w:rsidR="00D40291" w:rsidRPr="00D32437" w14:paraId="3C6FF8E2" w14:textId="77777777" w:rsidTr="00D43CCE">
        <w:trPr>
          <w:trHeight w:val="20"/>
        </w:trPr>
        <w:tc>
          <w:tcPr>
            <w:tcW w:w="4962" w:type="dxa"/>
            <w:shd w:val="clear" w:color="auto" w:fill="auto"/>
            <w:hideMark/>
          </w:tcPr>
          <w:p w14:paraId="37DD733C" w14:textId="1DAF95D0" w:rsidR="00D40291" w:rsidRPr="00F85FEE" w:rsidRDefault="00D40291" w:rsidP="00D40291">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Melakukan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bantuan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pertolongan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pertama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terhadap</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karyawan</w:t>
            </w:r>
            <w:proofErr w:type="spellEnd"/>
            <w:r w:rsidRPr="00F85FEE">
              <w:rPr>
                <w:rFonts w:ascii="Arial" w:eastAsia="Times New Roman" w:hAnsi="Arial" w:cs="Arial"/>
                <w:sz w:val="18"/>
                <w:szCs w:val="18"/>
              </w:rPr>
              <w:t xml:space="preserve"> </w:t>
            </w:r>
            <w:proofErr w:type="spellStart"/>
            <w:r w:rsidR="007166E2" w:rsidRPr="00F85FEE">
              <w:rPr>
                <w:rFonts w:ascii="Arial" w:eastAsia="Times New Roman" w:hAnsi="Arial" w:cs="Arial"/>
                <w:sz w:val="18"/>
                <w:szCs w:val="18"/>
              </w:rPr>
              <w:t>proyek</w:t>
            </w:r>
            <w:proofErr w:type="spellEnd"/>
            <w:r w:rsidR="007166E2" w:rsidRPr="00F85FEE">
              <w:rPr>
                <w:rFonts w:ascii="Arial" w:eastAsia="Times New Roman" w:hAnsi="Arial" w:cs="Arial"/>
                <w:sz w:val="18"/>
                <w:szCs w:val="18"/>
              </w:rPr>
              <w:t xml:space="preserve"> </w:t>
            </w:r>
            <w:r w:rsidRPr="00F85FEE">
              <w:rPr>
                <w:rFonts w:ascii="Arial" w:eastAsia="Times New Roman" w:hAnsi="Arial" w:cs="Arial"/>
                <w:b/>
                <w:bCs/>
                <w:sz w:val="18"/>
                <w:szCs w:val="18"/>
              </w:rPr>
              <w:t>PIHAK PERTAMA</w:t>
            </w:r>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mengalami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kecelakaan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kerja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diarea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kerja</w:t>
            </w:r>
            <w:proofErr w:type="spellEnd"/>
            <w:r w:rsidRPr="00F85FEE">
              <w:rPr>
                <w:rFonts w:ascii="Arial" w:eastAsia="Times New Roman" w:hAnsi="Arial" w:cs="Arial"/>
                <w:sz w:val="18"/>
                <w:szCs w:val="18"/>
              </w:rPr>
              <w:t xml:space="preserve"> </w:t>
            </w:r>
            <w:r w:rsidRPr="00F85FEE">
              <w:rPr>
                <w:rFonts w:ascii="Arial" w:eastAsia="Times New Roman" w:hAnsi="Arial" w:cs="Arial"/>
                <w:b/>
                <w:bCs/>
                <w:sz w:val="18"/>
                <w:szCs w:val="18"/>
              </w:rPr>
              <w:t>PIHAK PERTAMA</w:t>
            </w:r>
            <w:r w:rsidRPr="00F85FEE">
              <w:rPr>
                <w:rFonts w:ascii="Arial" w:eastAsia="Times New Roman" w:hAnsi="Arial" w:cs="Arial"/>
                <w:sz w:val="18"/>
                <w:szCs w:val="18"/>
              </w:rPr>
              <w:t xml:space="preserve">; </w:t>
            </w:r>
          </w:p>
          <w:p w14:paraId="1717C038" w14:textId="77777777" w:rsidR="00F85FEE" w:rsidRDefault="006B1B46"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Menyediakan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nomor</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kontak</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bisa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dihubungi</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karyawan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Pihak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Pertama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layanan</w:t>
            </w:r>
            <w:proofErr w:type="spellEnd"/>
            <w:r w:rsidRPr="00F85FEE">
              <w:rPr>
                <w:rFonts w:ascii="Arial" w:eastAsia="Times New Roman" w:hAnsi="Arial" w:cs="Arial"/>
                <w:sz w:val="18"/>
                <w:szCs w:val="18"/>
              </w:rPr>
              <w:t xml:space="preserve"> Kesehatan </w:t>
            </w:r>
            <w:proofErr w:type="spellStart"/>
            <w:r w:rsidRPr="00F85FEE">
              <w:rPr>
                <w:rFonts w:ascii="Arial" w:eastAsia="Times New Roman" w:hAnsi="Arial" w:cs="Arial"/>
                <w:sz w:val="18"/>
                <w:szCs w:val="18"/>
              </w:rPr>
              <w:t>baik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itu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berupa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konsultasi</w:t>
            </w:r>
            <w:proofErr w:type="spellEnd"/>
            <w:r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informasi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penyediaan</w:t>
            </w:r>
            <w:proofErr w:type="spellEnd"/>
            <w:r w:rsidRPr="00F85FEE">
              <w:rPr>
                <w:rFonts w:ascii="Arial" w:eastAsia="Times New Roman" w:hAnsi="Arial" w:cs="Arial"/>
                <w:sz w:val="18"/>
                <w:szCs w:val="18"/>
              </w:rPr>
              <w:t xml:space="preserve"> ambulance pada </w:t>
            </w:r>
            <w:proofErr w:type="spellStart"/>
            <w:r w:rsidRPr="00F85FEE">
              <w:rPr>
                <w:rFonts w:ascii="Arial" w:eastAsia="Times New Roman" w:hAnsi="Arial" w:cs="Arial"/>
                <w:sz w:val="18"/>
                <w:szCs w:val="18"/>
              </w:rPr>
              <w:t>kondisi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gawat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darurat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maupu</w:t>
            </w:r>
            <w:r w:rsidR="00374A8B" w:rsidRPr="00F85FEE">
              <w:rPr>
                <w:rFonts w:ascii="Arial" w:eastAsia="Times New Roman" w:hAnsi="Arial" w:cs="Arial"/>
                <w:sz w:val="18"/>
                <w:szCs w:val="18"/>
              </w:rPr>
              <w:t>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kegiatan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pertolongan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pertama</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lainnya</w:t>
            </w:r>
            <w:proofErr w:type="spellEnd"/>
            <w:r w:rsidR="00374A8B" w:rsidRPr="00F85FEE">
              <w:rPr>
                <w:rFonts w:ascii="Arial" w:eastAsia="Times New Roman" w:hAnsi="Arial" w:cs="Arial"/>
                <w:sz w:val="18"/>
                <w:szCs w:val="18"/>
              </w:rPr>
              <w:t xml:space="preserve">. </w:t>
            </w:r>
          </w:p>
          <w:p w14:paraId="7BC0E9B1"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Memastikan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tenaga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mematuhi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peraturan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standar</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pada </w:t>
            </w:r>
            <w:proofErr w:type="spellStart"/>
            <w:r w:rsidRPr="00F85FEE">
              <w:rPr>
                <w:rFonts w:ascii="Arial" w:eastAsia="Times New Roman" w:hAnsi="Arial" w:cs="Arial"/>
                <w:sz w:val="18"/>
                <w:szCs w:val="18"/>
              </w:rPr>
              <w:t>saat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tenaga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berada</w:t>
            </w:r>
            <w:proofErr w:type="spellEnd"/>
            <w:r w:rsidRPr="00F85FEE">
              <w:rPr>
                <w:rFonts w:ascii="Arial" w:eastAsia="Times New Roman" w:hAnsi="Arial" w:cs="Arial"/>
                <w:sz w:val="18"/>
                <w:szCs w:val="18"/>
              </w:rPr>
              <w:t xml:space="preserve"> di </w:t>
            </w:r>
            <w:proofErr w:type="spellStart"/>
            <w:r w:rsidRPr="00F85FEE">
              <w:rPr>
                <w:rFonts w:ascii="Arial" w:eastAsia="Times New Roman" w:hAnsi="Arial" w:cs="Arial"/>
                <w:sz w:val="18"/>
                <w:szCs w:val="18"/>
              </w:rPr>
              <w:t>lokasi</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p>
          <w:p w14:paraId="415986B2"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Memastikan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peralatan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kesehatan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obat</w:t>
            </w:r>
            <w:proofErr w:type="spellEnd"/>
            <w:r w:rsidRPr="00F85FEE">
              <w:rPr>
                <w:rFonts w:ascii="Arial" w:eastAsia="Times New Roman" w:hAnsi="Arial" w:cs="Arial"/>
                <w:sz w:val="18"/>
                <w:szCs w:val="18"/>
              </w:rPr>
              <w:t>/</w:t>
            </w:r>
            <w:proofErr w:type="spellStart"/>
            <w:r w:rsidRPr="00F85FEE">
              <w:rPr>
                <w:rFonts w:ascii="Arial" w:eastAsia="Times New Roman" w:hAnsi="Arial" w:cs="Arial"/>
                <w:sz w:val="18"/>
                <w:szCs w:val="18"/>
              </w:rPr>
              <w:t>obat</w:t>
            </w:r>
            <w:proofErr w:type="spellEnd"/>
            <w:r w:rsidRPr="00F85FEE">
              <w:rPr>
                <w:rFonts w:ascii="Arial" w:eastAsia="Times New Roman" w:hAnsi="Arial" w:cs="Arial"/>
                <w:sz w:val="18"/>
                <w:szCs w:val="18"/>
              </w:rPr>
              <w:t>/</w:t>
            </w:r>
            <w:proofErr w:type="spellStart"/>
            <w:r w:rsidRPr="00F85FEE">
              <w:rPr>
                <w:rFonts w:ascii="Arial" w:eastAsia="Times New Roman" w:hAnsi="Arial" w:cs="Arial"/>
                <w:sz w:val="18"/>
                <w:szCs w:val="18"/>
              </w:rPr>
              <w:t>farmasi</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disediakan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dalam</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masih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dalam</w:t>
            </w:r>
            <w:proofErr w:type="spellEnd"/>
            <w:r w:rsidRPr="00F85FEE">
              <w:rPr>
                <w:rFonts w:ascii="Arial" w:eastAsia="Times New Roman" w:hAnsi="Arial" w:cs="Arial"/>
                <w:sz w:val="18"/>
                <w:szCs w:val="18"/>
              </w:rPr>
              <w:t xml:space="preserve"> masa </w:t>
            </w:r>
            <w:proofErr w:type="spellStart"/>
            <w:r w:rsidRPr="00F85FEE">
              <w:rPr>
                <w:rFonts w:ascii="Arial" w:eastAsia="Times New Roman" w:hAnsi="Arial" w:cs="Arial"/>
                <w:sz w:val="18"/>
                <w:szCs w:val="18"/>
              </w:rPr>
              <w:t>kadaluwarsa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Apabila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ada</w:t>
            </w:r>
            <w:proofErr w:type="spellEnd"/>
            <w:r w:rsidRPr="00F85FEE">
              <w:rPr>
                <w:rFonts w:ascii="Arial" w:eastAsia="Times New Roman" w:hAnsi="Arial" w:cs="Arial"/>
                <w:sz w:val="18"/>
                <w:szCs w:val="18"/>
              </w:rPr>
              <w:t xml:space="preserve"> masa </w:t>
            </w:r>
            <w:proofErr w:type="spellStart"/>
            <w:r w:rsidRPr="00F85FEE">
              <w:rPr>
                <w:rFonts w:ascii="Arial" w:eastAsia="Times New Roman" w:hAnsi="Arial" w:cs="Arial"/>
                <w:sz w:val="18"/>
                <w:szCs w:val="18"/>
              </w:rPr>
              <w:t>berlakunya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habis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maka</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mengganti</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w:t>
            </w:r>
          </w:p>
          <w:p w14:paraId="3A5F386C"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setuju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untuk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membela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mengganti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kerugian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membebaskan</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segala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hukum</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termasuk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namun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tidak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terbatas</w:t>
            </w:r>
            <w:proofErr w:type="spellEnd"/>
            <w:r w:rsidRPr="00F85FEE">
              <w:rPr>
                <w:rFonts w:ascii="Arial" w:eastAsia="Times New Roman" w:hAnsi="Arial" w:cs="Arial"/>
                <w:sz w:val="18"/>
                <w:szCs w:val="18"/>
              </w:rPr>
              <w:t xml:space="preserve"> pada, </w:t>
            </w:r>
            <w:proofErr w:type="spellStart"/>
            <w:r w:rsidRPr="00F85FEE">
              <w:rPr>
                <w:rFonts w:ascii="Arial" w:eastAsia="Times New Roman" w:hAnsi="Arial" w:cs="Arial"/>
                <w:sz w:val="18"/>
                <w:szCs w:val="18"/>
              </w:rPr>
              <w:t>pelanggaran</w:t>
            </w:r>
            <w:proofErr w:type="spellEnd"/>
            <w:r w:rsidRPr="00F85FEE">
              <w:rPr>
                <w:rFonts w:ascii="Arial" w:eastAsia="Times New Roman" w:hAnsi="Arial" w:cs="Arial"/>
                <w:sz w:val="18"/>
                <w:szCs w:val="18"/>
              </w:rPr>
              <w:t xml:space="preserve"> paten dan </w:t>
            </w:r>
            <w:proofErr w:type="spellStart"/>
            <w:r w:rsidRPr="00F85FEE">
              <w:rPr>
                <w:rFonts w:ascii="Arial" w:eastAsia="Times New Roman" w:hAnsi="Arial" w:cs="Arial"/>
                <w:sz w:val="18"/>
                <w:szCs w:val="18"/>
              </w:rPr>
              <w:t>merek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dagang</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perbuatan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melawan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hukum</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pidana</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dilakukan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terhadap</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biaya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kerusakan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diderita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ditimbulkan</w:t>
            </w:r>
            <w:proofErr w:type="spellEnd"/>
            <w:r w:rsidRPr="00F85FEE">
              <w:rPr>
                <w:rFonts w:ascii="Arial" w:eastAsia="Times New Roman" w:hAnsi="Arial" w:cs="Arial"/>
                <w:sz w:val="18"/>
                <w:szCs w:val="18"/>
              </w:rPr>
              <w:t xml:space="preserve"> oleh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afiliasinya</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pejabat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direktur</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karyawannya</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timbul</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dengan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kecuali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jika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kerugian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kerusakan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tersebut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disebabkan</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kelalaian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kesalahan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disengaja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p>
          <w:p w14:paraId="05F985C0" w14:textId="1372E8F2" w:rsidR="00F85FEE" w:rsidRP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telah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mengambil</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semua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langkah</w:t>
            </w:r>
            <w:proofErr w:type="spellEnd"/>
            <w:r w:rsidRPr="00F85FEE">
              <w:rPr>
                <w:rFonts w:ascii="Arial" w:eastAsia="Times New Roman" w:hAnsi="Arial" w:cs="Arial"/>
                <w:sz w:val="18"/>
                <w:szCs w:val="18"/>
              </w:rPr>
              <w:t xml:space="preserve"> dan/</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tindakan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diperlukan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termasuk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memperoleh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seluruh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persetujuan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lisensi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izin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diwajibkan</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anggaran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dasarnya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ketentuan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peraturan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perundang-undangan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berlaku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untuk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mengikat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diri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melaksanakan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dan/</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dokumen</w:t>
            </w:r>
            <w:proofErr w:type="spellEnd"/>
            <w:r w:rsidRPr="00F85FEE">
              <w:rPr>
                <w:rFonts w:ascii="Arial" w:eastAsia="Times New Roman" w:hAnsi="Arial" w:cs="Arial"/>
                <w:sz w:val="18"/>
                <w:szCs w:val="18"/>
              </w:rPr>
              <w:t xml:space="preserve"> lain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dengan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persetujuan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w:t>
            </w:r>
          </w:p>
          <w:p w14:paraId="5A02C91F" w14:textId="6D887EC6" w:rsidR="00D40291" w:rsidRPr="00F85FEE" w:rsidRDefault="00D40291" w:rsidP="00D40291">
            <w:pPr>
              <w:spacing w:after="0" w:line="240" w:lineRule="auto"/>
              <w:ind w:left="604"/>
              <w:jc w:val="both"/>
              <w:rPr>
                <w:rFonts w:ascii="Arial" w:eastAsia="Times New Roman" w:hAnsi="Arial" w:cs="Arial"/>
                <w:sz w:val="18"/>
                <w:szCs w:val="18"/>
              </w:rPr>
            </w:pPr>
          </w:p>
        </w:tc>
        <w:tc>
          <w:tcPr>
            <w:tcW w:w="0" w:type="auto"/>
            <w:shd w:val="clear" w:color="auto" w:fill="auto"/>
            <w:hideMark/>
          </w:tcPr>
          <w:p w14:paraId="711837EB" w14:textId="4A6E0EC2" w:rsidR="00D40291" w:rsidRDefault="00D40291"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Perform medical assistance and first aid </w:t>
            </w:r>
            <w:r w:rsidR="00BC7702" w:rsidRPr="00D32437">
              <w:rPr>
                <w:rFonts w:ascii="Arial" w:eastAsia="Times New Roman" w:hAnsi="Arial" w:cs="Arial"/>
                <w:color w:val="000000"/>
                <w:sz w:val="18"/>
                <w:szCs w:val="18"/>
              </w:rPr>
              <w:t xml:space="preserve">to </w:t>
            </w:r>
            <w:r w:rsidR="00FE23F6">
              <w:rPr>
                <w:rFonts w:ascii="Arial" w:eastAsia="Times New Roman" w:hAnsi="Arial" w:cs="Arial"/>
                <w:color w:val="000000"/>
                <w:sz w:val="18"/>
                <w:szCs w:val="18"/>
              </w:rPr>
              <w:t>Patient</w:t>
            </w:r>
            <w:r w:rsidRPr="00D32437">
              <w:rPr>
                <w:rFonts w:ascii="Arial" w:eastAsia="Times New Roman" w:hAnsi="Arial" w:cs="Arial"/>
                <w:color w:val="000000"/>
                <w:sz w:val="18"/>
                <w:szCs w:val="18"/>
              </w:rPr>
              <w:t xml:space="preserve"> who ha</w:t>
            </w:r>
            <w:r w:rsidR="00C05D3C">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 an accident at the work area of the </w:t>
            </w:r>
            <w:r w:rsidRPr="00D32437">
              <w:rPr>
                <w:rFonts w:ascii="Arial" w:eastAsia="Times New Roman" w:hAnsi="Arial" w:cs="Arial"/>
                <w:b/>
                <w:bCs/>
                <w:color w:val="000000"/>
                <w:sz w:val="18"/>
                <w:szCs w:val="18"/>
              </w:rPr>
              <w:t xml:space="preserve">FIRST </w:t>
            </w:r>
            <w:r w:rsidR="00BC7702" w:rsidRPr="00D32437">
              <w:rPr>
                <w:rFonts w:ascii="Arial" w:eastAsia="Times New Roman" w:hAnsi="Arial" w:cs="Arial"/>
                <w:b/>
                <w:bCs/>
                <w:color w:val="000000"/>
                <w:sz w:val="18"/>
                <w:szCs w:val="18"/>
              </w:rPr>
              <w:t>PARTY</w:t>
            </w:r>
            <w:r w:rsidR="00BC7702" w:rsidRPr="00D32437">
              <w:rPr>
                <w:rFonts w:ascii="Arial" w:eastAsia="Times New Roman" w:hAnsi="Arial" w:cs="Arial"/>
                <w:color w:val="000000"/>
                <w:sz w:val="18"/>
                <w:szCs w:val="18"/>
              </w:rPr>
              <w:t>;</w:t>
            </w:r>
          </w:p>
          <w:p w14:paraId="657C1A45" w14:textId="76269C75" w:rsidR="00374A8B" w:rsidRPr="00E004C3" w:rsidRDefault="00374A8B"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sidRPr="00E71AC3">
              <w:rPr>
                <w:rFonts w:ascii="Arial" w:eastAsia="Times New Roman" w:hAnsi="Arial" w:cs="Arial"/>
                <w:color w:val="000000"/>
                <w:sz w:val="18"/>
                <w:szCs w:val="18"/>
              </w:rPr>
              <w:t xml:space="preserve">Provide contact number which can be called by the employee of First Party </w:t>
            </w:r>
            <w:r w:rsidR="003E5CD1" w:rsidRPr="00E71AC3">
              <w:rPr>
                <w:rFonts w:ascii="Arial" w:eastAsia="Times New Roman" w:hAnsi="Arial" w:cs="Arial"/>
                <w:color w:val="000000"/>
                <w:sz w:val="18"/>
                <w:szCs w:val="18"/>
              </w:rPr>
              <w:t>for</w:t>
            </w:r>
            <w:r w:rsidR="00FD08E7" w:rsidRPr="00E71AC3">
              <w:rPr>
                <w:rFonts w:ascii="Arial" w:eastAsia="Times New Roman" w:hAnsi="Arial" w:cs="Arial"/>
                <w:color w:val="000000"/>
                <w:sz w:val="18"/>
                <w:szCs w:val="18"/>
              </w:rPr>
              <w:t xml:space="preserve"> the</w:t>
            </w:r>
            <w:r w:rsidRPr="00E71AC3">
              <w:rPr>
                <w:rFonts w:ascii="Arial" w:eastAsia="Times New Roman" w:hAnsi="Arial" w:cs="Arial"/>
                <w:color w:val="000000"/>
                <w:sz w:val="18"/>
                <w:szCs w:val="18"/>
              </w:rPr>
              <w:t xml:space="preserve"> </w:t>
            </w:r>
            <w:r w:rsidR="00607965" w:rsidRPr="00E71AC3">
              <w:rPr>
                <w:rFonts w:ascii="Arial" w:eastAsia="Times New Roman" w:hAnsi="Arial" w:cs="Arial"/>
                <w:color w:val="000000"/>
                <w:sz w:val="18"/>
                <w:szCs w:val="18"/>
              </w:rPr>
              <w:t>H</w:t>
            </w:r>
            <w:r w:rsidRPr="00E71AC3">
              <w:rPr>
                <w:rFonts w:ascii="Arial" w:eastAsia="Times New Roman" w:hAnsi="Arial" w:cs="Arial"/>
                <w:color w:val="000000"/>
                <w:sz w:val="18"/>
                <w:szCs w:val="18"/>
              </w:rPr>
              <w:t xml:space="preserve">ealth </w:t>
            </w:r>
            <w:r w:rsidR="00607965" w:rsidRPr="00E71AC3">
              <w:rPr>
                <w:rFonts w:ascii="Arial" w:eastAsia="Times New Roman" w:hAnsi="Arial" w:cs="Arial"/>
                <w:color w:val="000000"/>
                <w:sz w:val="18"/>
                <w:szCs w:val="18"/>
              </w:rPr>
              <w:t>S</w:t>
            </w:r>
            <w:r w:rsidRPr="00E71AC3">
              <w:rPr>
                <w:rFonts w:ascii="Arial" w:eastAsia="Times New Roman" w:hAnsi="Arial" w:cs="Arial"/>
                <w:color w:val="000000"/>
                <w:sz w:val="18"/>
                <w:szCs w:val="18"/>
              </w:rPr>
              <w:t xml:space="preserve">ervices such as medical consultation, information about ambulance supply for force </w:t>
            </w:r>
            <w:proofErr w:type="spellStart"/>
            <w:r w:rsidRPr="00E71AC3">
              <w:rPr>
                <w:rFonts w:ascii="Arial" w:eastAsia="Times New Roman" w:hAnsi="Arial" w:cs="Arial"/>
                <w:color w:val="000000"/>
                <w:sz w:val="18"/>
                <w:szCs w:val="18"/>
              </w:rPr>
              <w:t>majeur</w:t>
            </w:r>
            <w:proofErr w:type="spellEnd"/>
            <w:r w:rsidRPr="00E71AC3">
              <w:rPr>
                <w:rFonts w:ascii="Arial" w:eastAsia="Times New Roman" w:hAnsi="Arial" w:cs="Arial"/>
                <w:color w:val="000000"/>
                <w:sz w:val="18"/>
                <w:szCs w:val="18"/>
              </w:rPr>
              <w:t xml:space="preserve"> condition and any other first aid activities. </w:t>
            </w:r>
          </w:p>
          <w:p w14:paraId="265FBFD5" w14:textId="77777777" w:rsidR="009D1874" w:rsidRDefault="0046131C" w:rsidP="00DC206B">
            <w:pPr>
              <w:pStyle w:val="ListParagraph"/>
              <w:numPr>
                <w:ilvl w:val="0"/>
                <w:numId w:val="44"/>
              </w:numPr>
              <w:spacing w:after="0" w:line="240" w:lineRule="auto"/>
              <w:ind w:left="600" w:hanging="283"/>
              <w:jc w:val="both"/>
              <w:rPr>
                <w:rFonts w:ascii="Arial" w:eastAsia="Times New Roman" w:hAnsi="Arial" w:cs="Arial"/>
                <w:sz w:val="18"/>
                <w:szCs w:val="18"/>
              </w:rPr>
            </w:pPr>
            <w:r w:rsidRPr="00E004C3">
              <w:rPr>
                <w:rFonts w:ascii="Arial" w:eastAsia="Times New Roman" w:hAnsi="Arial" w:cs="Arial"/>
                <w:sz w:val="18"/>
                <w:szCs w:val="18"/>
              </w:rPr>
              <w:t xml:space="preserve">Ensure the medical </w:t>
            </w:r>
            <w:proofErr w:type="spellStart"/>
            <w:r w:rsidRPr="00E004C3">
              <w:rPr>
                <w:rFonts w:ascii="Arial" w:eastAsia="Times New Roman" w:hAnsi="Arial" w:cs="Arial"/>
                <w:sz w:val="18"/>
                <w:szCs w:val="18"/>
              </w:rPr>
              <w:t>personels</w:t>
            </w:r>
            <w:proofErr w:type="spellEnd"/>
            <w:r w:rsidRPr="00E004C3">
              <w:rPr>
                <w:rFonts w:ascii="Arial" w:eastAsia="Times New Roman" w:hAnsi="Arial" w:cs="Arial"/>
                <w:sz w:val="18"/>
                <w:szCs w:val="18"/>
              </w:rPr>
              <w:t xml:space="preserve"> to comply with the rules and standards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 xml:space="preserve"> when the medical </w:t>
            </w:r>
            <w:proofErr w:type="spellStart"/>
            <w:r w:rsidRPr="00E004C3">
              <w:rPr>
                <w:rFonts w:ascii="Arial" w:eastAsia="Times New Roman" w:hAnsi="Arial" w:cs="Arial"/>
                <w:sz w:val="18"/>
                <w:szCs w:val="18"/>
              </w:rPr>
              <w:t>personels</w:t>
            </w:r>
            <w:proofErr w:type="spellEnd"/>
            <w:r w:rsidRPr="00E004C3">
              <w:rPr>
                <w:rFonts w:ascii="Arial" w:eastAsia="Times New Roman" w:hAnsi="Arial" w:cs="Arial"/>
                <w:sz w:val="18"/>
                <w:szCs w:val="18"/>
              </w:rPr>
              <w:t xml:space="preserve"> are in the location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w:t>
            </w:r>
          </w:p>
          <w:p w14:paraId="3D80AE07" w14:textId="46FAA8D9" w:rsidR="00920770" w:rsidRPr="00E004C3" w:rsidRDefault="00920770" w:rsidP="00DC206B">
            <w:pPr>
              <w:pStyle w:val="ListParagraph"/>
              <w:numPr>
                <w:ilvl w:val="0"/>
                <w:numId w:val="44"/>
              </w:numPr>
              <w:spacing w:after="0" w:line="240" w:lineRule="auto"/>
              <w:ind w:left="600" w:hanging="283"/>
              <w:jc w:val="both"/>
              <w:rPr>
                <w:rFonts w:ascii="Arial" w:eastAsia="Times New Roman" w:hAnsi="Arial" w:cs="Arial"/>
                <w:sz w:val="18"/>
                <w:szCs w:val="18"/>
              </w:rPr>
            </w:pPr>
            <w:r>
              <w:rPr>
                <w:rFonts w:ascii="Arial" w:eastAsia="Times New Roman" w:hAnsi="Arial" w:cs="Arial"/>
                <w:sz w:val="18"/>
                <w:szCs w:val="18"/>
              </w:rPr>
              <w:t>Ensure the medical equipment and drugs/medicines/pharmaceutic</w:t>
            </w:r>
            <w:r w:rsidR="004C5B40">
              <w:rPr>
                <w:rFonts w:ascii="Arial" w:eastAsia="Times New Roman" w:hAnsi="Arial" w:cs="Arial"/>
                <w:sz w:val="18"/>
                <w:szCs w:val="18"/>
              </w:rPr>
              <w:t>al</w:t>
            </w:r>
            <w:r>
              <w:rPr>
                <w:rFonts w:ascii="Arial" w:eastAsia="Times New Roman" w:hAnsi="Arial" w:cs="Arial"/>
                <w:sz w:val="18"/>
                <w:szCs w:val="18"/>
              </w:rPr>
              <w:t xml:space="preserve">s </w:t>
            </w:r>
            <w:r w:rsidR="0082738B">
              <w:rPr>
                <w:rFonts w:ascii="Arial" w:eastAsia="Times New Roman" w:hAnsi="Arial" w:cs="Arial"/>
                <w:sz w:val="18"/>
                <w:szCs w:val="18"/>
              </w:rPr>
              <w:t xml:space="preserve">provided hereunder are legal, valid and within </w:t>
            </w:r>
            <w:r w:rsidR="00E52A29">
              <w:rPr>
                <w:rFonts w:ascii="Arial" w:eastAsia="Times New Roman" w:hAnsi="Arial" w:cs="Arial"/>
                <w:sz w:val="18"/>
                <w:szCs w:val="18"/>
              </w:rPr>
              <w:t xml:space="preserve">their </w:t>
            </w:r>
            <w:r w:rsidR="0082738B">
              <w:rPr>
                <w:rFonts w:ascii="Arial" w:eastAsia="Times New Roman" w:hAnsi="Arial" w:cs="Arial"/>
                <w:sz w:val="18"/>
                <w:szCs w:val="18"/>
              </w:rPr>
              <w:t>expira</w:t>
            </w:r>
            <w:r w:rsidR="009367EA">
              <w:rPr>
                <w:rFonts w:ascii="Arial" w:eastAsia="Times New Roman" w:hAnsi="Arial" w:cs="Arial"/>
                <w:sz w:val="18"/>
                <w:szCs w:val="18"/>
              </w:rPr>
              <w:t xml:space="preserve">tion period. In case of any expiration, the </w:t>
            </w:r>
            <w:r w:rsidR="009367EA" w:rsidRPr="00E004C3">
              <w:rPr>
                <w:rFonts w:ascii="Arial" w:eastAsia="Times New Roman" w:hAnsi="Arial" w:cs="Arial"/>
                <w:b/>
                <w:bCs/>
                <w:sz w:val="18"/>
                <w:szCs w:val="18"/>
              </w:rPr>
              <w:t>SECOND PARTY</w:t>
            </w:r>
            <w:r w:rsidR="009367EA">
              <w:rPr>
                <w:rFonts w:ascii="Arial" w:eastAsia="Times New Roman" w:hAnsi="Arial" w:cs="Arial"/>
                <w:sz w:val="18"/>
                <w:szCs w:val="18"/>
              </w:rPr>
              <w:t xml:space="preserve"> shall replace the valid one.</w:t>
            </w:r>
          </w:p>
          <w:p w14:paraId="1AFAAAF7" w14:textId="77777777" w:rsidR="00A51CC4" w:rsidRDefault="00A51CC4"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agrees to defend, indemnify and hold </w:t>
            </w:r>
            <w:r w:rsidR="00210928">
              <w:rPr>
                <w:rFonts w:ascii="Arial" w:eastAsia="Times New Roman" w:hAnsi="Arial" w:cs="Arial"/>
                <w:color w:val="000000"/>
                <w:sz w:val="18"/>
                <w:szCs w:val="18"/>
              </w:rPr>
              <w:t xml:space="preserve">the </w:t>
            </w:r>
            <w:r w:rsidR="00210928"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harmless from any claims and lawsuits, including, but not limited to, patent and trademark infringements, torts and criminal charges made against or costs or damages suffered or incurred by </w:t>
            </w:r>
            <w:r w:rsidR="00210928">
              <w:rPr>
                <w:rFonts w:ascii="Arial" w:eastAsia="Times New Roman" w:hAnsi="Arial" w:cs="Arial"/>
                <w:color w:val="000000"/>
                <w:sz w:val="18"/>
                <w:szCs w:val="18"/>
              </w:rPr>
              <w:t xml:space="preserve">the </w:t>
            </w:r>
            <w:r w:rsidR="00210928"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its affiliates, and any of their officers, directors and employees, which arise out of or are related to the </w:t>
            </w:r>
            <w:r w:rsidR="009810B0">
              <w:rPr>
                <w:rFonts w:ascii="Arial" w:eastAsia="Times New Roman" w:hAnsi="Arial" w:cs="Arial"/>
                <w:color w:val="000000"/>
                <w:sz w:val="18"/>
                <w:szCs w:val="18"/>
              </w:rPr>
              <w:t>Agreement</w:t>
            </w:r>
            <w:r w:rsidRPr="00A51CC4">
              <w:rPr>
                <w:rFonts w:ascii="Arial" w:eastAsia="Times New Roman" w:hAnsi="Arial" w:cs="Arial"/>
                <w:color w:val="000000"/>
                <w:sz w:val="18"/>
                <w:szCs w:val="18"/>
              </w:rPr>
              <w:t xml:space="preserve"> except to the extent such loss or damages is caused by </w:t>
            </w:r>
            <w:r w:rsidR="009810B0">
              <w:rPr>
                <w:rFonts w:ascii="Arial" w:eastAsia="Times New Roman" w:hAnsi="Arial" w:cs="Arial"/>
                <w:color w:val="000000"/>
                <w:sz w:val="18"/>
                <w:szCs w:val="18"/>
              </w:rPr>
              <w:t xml:space="preserve">the </w:t>
            </w:r>
            <w:r w:rsidR="009810B0"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’s gross negligence or willful misconduct.</w:t>
            </w:r>
          </w:p>
          <w:p w14:paraId="37EA8EAB" w14:textId="58691522" w:rsidR="006421A6" w:rsidRPr="00D32437" w:rsidRDefault="00803884"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895F3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w:t>
            </w:r>
            <w:r w:rsidRPr="00803884">
              <w:rPr>
                <w:rFonts w:ascii="Arial" w:eastAsia="Times New Roman" w:hAnsi="Arial" w:cs="Arial"/>
                <w:color w:val="000000"/>
                <w:sz w:val="18"/>
                <w:szCs w:val="18"/>
              </w:rPr>
              <w:t xml:space="preserve">has taken all necessary steps and/or actions including obtaining all approvals, licenses and permits required by its articles of association, provisions of this Agreement and </w:t>
            </w:r>
            <w:r w:rsidR="009248E8">
              <w:rPr>
                <w:rFonts w:ascii="Arial" w:eastAsia="Times New Roman" w:hAnsi="Arial" w:cs="Arial"/>
                <w:color w:val="000000"/>
                <w:sz w:val="18"/>
                <w:szCs w:val="18"/>
              </w:rPr>
              <w:t xml:space="preserve">applicable </w:t>
            </w:r>
            <w:r w:rsidRPr="00803884">
              <w:rPr>
                <w:rFonts w:ascii="Arial" w:eastAsia="Times New Roman" w:hAnsi="Arial" w:cs="Arial"/>
                <w:color w:val="000000"/>
                <w:sz w:val="18"/>
                <w:szCs w:val="18"/>
              </w:rPr>
              <w:t>laws and regulations to bind itself and implement this Agreement and /or other documents related to this Agreement.</w:t>
            </w:r>
          </w:p>
        </w:tc>
      </w:tr>
      <w:tr w:rsidR="00331A36" w:rsidRPr="00D32437" w14:paraId="4049D589" w14:textId="77777777" w:rsidTr="00D43CCE">
        <w:trPr>
          <w:trHeight w:val="20"/>
        </w:trPr>
        <w:tc>
          <w:tcPr>
            <w:tcW w:w="4962" w:type="dxa"/>
            <w:shd w:val="clear" w:color="auto" w:fill="auto"/>
            <w:vAlign w:val="center"/>
          </w:tcPr>
          <w:p w14:paraId="1886CBD1" w14:textId="77777777" w:rsidR="00331A36" w:rsidRPr="00D32437" w:rsidRDefault="00331A36" w:rsidP="00D4029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645D6B0" w14:textId="77777777" w:rsidR="00331A36" w:rsidRPr="00D32437" w:rsidRDefault="00331A36" w:rsidP="00D40291">
            <w:pPr>
              <w:spacing w:after="0" w:line="240" w:lineRule="auto"/>
              <w:jc w:val="center"/>
              <w:rPr>
                <w:rFonts w:ascii="Arial" w:eastAsia="Times New Roman" w:hAnsi="Arial" w:cs="Arial"/>
                <w:b/>
                <w:bCs/>
                <w:color w:val="000000"/>
                <w:sz w:val="18"/>
                <w:szCs w:val="18"/>
                <w:lang w:val="id-ID"/>
              </w:rPr>
            </w:pPr>
          </w:p>
        </w:tc>
      </w:tr>
      <w:tr w:rsidR="00D40291" w:rsidRPr="00D32437" w14:paraId="03F02D72" w14:textId="77777777" w:rsidTr="00D43CCE">
        <w:trPr>
          <w:trHeight w:val="20"/>
        </w:trPr>
        <w:tc>
          <w:tcPr>
            <w:tcW w:w="4962" w:type="dxa"/>
            <w:shd w:val="clear" w:color="auto" w:fill="auto"/>
            <w:vAlign w:val="center"/>
            <w:hideMark/>
          </w:tcPr>
          <w:p w14:paraId="76325A44" w14:textId="47BCB505"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7</w:t>
            </w:r>
          </w:p>
        </w:tc>
        <w:tc>
          <w:tcPr>
            <w:tcW w:w="0" w:type="auto"/>
            <w:shd w:val="clear" w:color="auto" w:fill="auto"/>
            <w:vAlign w:val="center"/>
            <w:hideMark/>
          </w:tcPr>
          <w:p w14:paraId="04BDE468" w14:textId="48AB73AF"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E534EA" w:rsidRPr="00D32437">
              <w:rPr>
                <w:rFonts w:ascii="Arial" w:eastAsia="Times New Roman" w:hAnsi="Arial" w:cs="Arial"/>
                <w:b/>
                <w:bCs/>
                <w:color w:val="000000"/>
                <w:sz w:val="18"/>
                <w:szCs w:val="18"/>
                <w:lang w:val="id-ID"/>
              </w:rPr>
              <w:t>7</w:t>
            </w:r>
          </w:p>
        </w:tc>
      </w:tr>
      <w:tr w:rsidR="00D40291" w:rsidRPr="00D32437" w14:paraId="7E8309AF" w14:textId="77777777" w:rsidTr="00D43CCE">
        <w:trPr>
          <w:trHeight w:val="20"/>
        </w:trPr>
        <w:tc>
          <w:tcPr>
            <w:tcW w:w="4962" w:type="dxa"/>
            <w:shd w:val="clear" w:color="auto" w:fill="auto"/>
            <w:vAlign w:val="center"/>
            <w:hideMark/>
          </w:tcPr>
          <w:p w14:paraId="300C22B7" w14:textId="77777777" w:rsidR="00D40291" w:rsidRPr="00D32437" w:rsidRDefault="00D40291" w:rsidP="00D4029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lastRenderedPageBreak/>
              <w:t>Sumber</w:t>
            </w:r>
            <w:proofErr w:type="spellEnd"/>
            <w:r w:rsidRPr="00D32437">
              <w:rPr>
                <w:rFonts w:ascii="Arial" w:eastAsia="Times New Roman" w:hAnsi="Arial" w:cs="Arial"/>
                <w:b/>
                <w:bCs/>
                <w:color w:val="000000"/>
                <w:sz w:val="18"/>
                <w:szCs w:val="18"/>
              </w:rPr>
              <w:t xml:space="preserve"> Daya dan Jadwal </w:t>
            </w:r>
            <w:proofErr w:type="spellStart"/>
            <w:r w:rsidRPr="00D32437">
              <w:rPr>
                <w:rFonts w:ascii="Arial" w:eastAsia="Times New Roman" w:hAnsi="Arial" w:cs="Arial"/>
                <w:b/>
                <w:bCs/>
                <w:color w:val="000000"/>
                <w:sz w:val="18"/>
                <w:szCs w:val="18"/>
              </w:rPr>
              <w:t>Pelaksanaan</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Layanan</w:t>
            </w:r>
            <w:proofErr w:type="spellEnd"/>
            <w:r w:rsidRPr="00D32437">
              <w:rPr>
                <w:rFonts w:ascii="Arial" w:eastAsia="Times New Roman" w:hAnsi="Arial" w:cs="Arial"/>
                <w:b/>
                <w:bCs/>
                <w:color w:val="000000"/>
                <w:sz w:val="18"/>
                <w:szCs w:val="18"/>
              </w:rPr>
              <w:t xml:space="preserve"> Kesehatan</w:t>
            </w:r>
          </w:p>
        </w:tc>
        <w:tc>
          <w:tcPr>
            <w:tcW w:w="0" w:type="auto"/>
            <w:shd w:val="clear" w:color="auto" w:fill="auto"/>
            <w:vAlign w:val="center"/>
            <w:hideMark/>
          </w:tcPr>
          <w:p w14:paraId="5C9C9813" w14:textId="77777777"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Resources and schedule for the implementation of Health Services</w:t>
            </w:r>
          </w:p>
        </w:tc>
      </w:tr>
      <w:tr w:rsidR="00D40291" w:rsidRPr="00D32437" w14:paraId="59360F6D" w14:textId="77777777" w:rsidTr="00D43CCE">
        <w:trPr>
          <w:trHeight w:val="20"/>
        </w:trPr>
        <w:tc>
          <w:tcPr>
            <w:tcW w:w="4962" w:type="dxa"/>
            <w:shd w:val="clear" w:color="auto" w:fill="auto"/>
          </w:tcPr>
          <w:p w14:paraId="39418A62"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tcPr>
          <w:p w14:paraId="2266B4E2"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59272BF5" w14:textId="77777777" w:rsidTr="00D43CCE">
        <w:trPr>
          <w:trHeight w:val="20"/>
        </w:trPr>
        <w:tc>
          <w:tcPr>
            <w:tcW w:w="4962" w:type="dxa"/>
            <w:shd w:val="clear" w:color="auto" w:fill="auto"/>
            <w:hideMark/>
          </w:tcPr>
          <w:p w14:paraId="3C2A431A" w14:textId="1FF60ECE" w:rsidR="00D40291" w:rsidRPr="00D32437" w:rsidRDefault="00D40291" w:rsidP="00DB30C7">
            <w:pPr>
              <w:pStyle w:val="ListParagraph"/>
              <w:numPr>
                <w:ilvl w:val="0"/>
                <w:numId w:val="17"/>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menyiapkan</w:t>
            </w:r>
            <w:proofErr w:type="spellEnd"/>
            <w:r w:rsidRPr="00D32437">
              <w:rPr>
                <w:rFonts w:ascii="Arial" w:eastAsia="Times New Roman" w:hAnsi="Arial" w:cs="Arial"/>
                <w:color w:val="000000"/>
                <w:sz w:val="18"/>
                <w:szCs w:val="18"/>
              </w:rPr>
              <w:t xml:space="preserve"> </w:t>
            </w:r>
            <w:r w:rsidR="00E31D9E" w:rsidRPr="00D32437">
              <w:rPr>
                <w:rFonts w:ascii="Arial" w:eastAsia="Times New Roman" w:hAnsi="Arial" w:cs="Arial"/>
                <w:color w:val="000000"/>
                <w:sz w:val="18"/>
                <w:szCs w:val="18"/>
              </w:rPr>
              <w:t>1</w:t>
            </w:r>
            <w:r w:rsidRPr="00D32437">
              <w:rPr>
                <w:rFonts w:ascii="Arial" w:eastAsia="Times New Roman" w:hAnsi="Arial" w:cs="Arial"/>
                <w:color w:val="000000"/>
                <w:sz w:val="18"/>
                <w:szCs w:val="18"/>
              </w:rPr>
              <w:t xml:space="preserve"> (</w:t>
            </w:r>
            <w:proofErr w:type="spellStart"/>
            <w:r w:rsidR="00E31D9E" w:rsidRPr="00D32437">
              <w:rPr>
                <w:rFonts w:ascii="Arial" w:eastAsia="Times New Roman" w:hAnsi="Arial" w:cs="Arial"/>
                <w:color w:val="000000"/>
                <w:sz w:val="18"/>
                <w:szCs w:val="18"/>
              </w:rPr>
              <w:t>satu</w:t>
            </w:r>
            <w:proofErr w:type="spellEnd"/>
            <w:r w:rsidR="00E31D9E"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r w:rsidR="00E31D9E" w:rsidRPr="00D32437">
              <w:rPr>
                <w:rFonts w:ascii="Arial" w:eastAsia="Times New Roman" w:hAnsi="Arial" w:cs="Arial"/>
                <w:color w:val="000000"/>
                <w:sz w:val="18"/>
                <w:szCs w:val="18"/>
              </w:rPr>
              <w:t xml:space="preserve"> orang </w:t>
            </w:r>
            <w:proofErr w:type="spellStart"/>
            <w:r w:rsidR="00E31D9E" w:rsidRPr="00D32437">
              <w:rPr>
                <w:rFonts w:ascii="Arial" w:eastAsia="Times New Roman" w:hAnsi="Arial" w:cs="Arial"/>
                <w:color w:val="000000"/>
                <w:sz w:val="18"/>
                <w:szCs w:val="18"/>
              </w:rPr>
              <w:t>dokter</w:t>
            </w:r>
            <w:proofErr w:type="spellEnd"/>
            <w:r w:rsidR="00E31D9E" w:rsidRPr="00D32437">
              <w:rPr>
                <w:rFonts w:ascii="Arial" w:eastAsia="Times New Roman" w:hAnsi="Arial" w:cs="Arial"/>
                <w:color w:val="000000"/>
                <w:sz w:val="18"/>
                <w:szCs w:val="18"/>
              </w:rPr>
              <w:t xml:space="preserve"> </w:t>
            </w:r>
            <w:r w:rsidR="00B03EEC">
              <w:rPr>
                <w:rFonts w:ascii="Arial" w:eastAsia="Times New Roman" w:hAnsi="Arial" w:cs="Arial"/>
                <w:color w:val="000000"/>
                <w:sz w:val="18"/>
                <w:szCs w:val="18"/>
              </w:rPr>
              <w:t xml:space="preserve">dan </w:t>
            </w:r>
            <w:r w:rsidR="00826A32">
              <w:rPr>
                <w:rFonts w:ascii="Arial" w:eastAsia="Times New Roman" w:hAnsi="Arial" w:cs="Arial"/>
                <w:color w:val="000000"/>
                <w:sz w:val="18"/>
                <w:szCs w:val="18"/>
              </w:rPr>
              <w:t>1</w:t>
            </w:r>
            <w:r w:rsidR="00E31D9E" w:rsidRPr="00D32437">
              <w:rPr>
                <w:rFonts w:ascii="Arial" w:eastAsia="Times New Roman" w:hAnsi="Arial" w:cs="Arial"/>
                <w:color w:val="000000"/>
                <w:sz w:val="18"/>
                <w:szCs w:val="18"/>
              </w:rPr>
              <w:t xml:space="preserve"> ( </w:t>
            </w:r>
            <w:proofErr w:type="spellStart"/>
            <w:r w:rsidR="00826A32">
              <w:rPr>
                <w:rFonts w:ascii="Arial" w:eastAsia="Times New Roman" w:hAnsi="Arial" w:cs="Arial"/>
                <w:color w:val="000000"/>
                <w:sz w:val="18"/>
                <w:szCs w:val="18"/>
              </w:rPr>
              <w:t>satu</w:t>
            </w:r>
            <w:proofErr w:type="spellEnd"/>
            <w:r w:rsidR="00E31D9E"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orang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pelaksanaan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di </w:t>
            </w:r>
            <w:proofErr w:type="spellStart"/>
            <w:r w:rsidR="00B03EEC">
              <w:rPr>
                <w:rFonts w:ascii="Arial" w:eastAsia="Times New Roman" w:hAnsi="Arial" w:cs="Arial"/>
                <w:color w:val="000000"/>
                <w:sz w:val="18"/>
                <w:szCs w:val="18"/>
              </w:rPr>
              <w:t>klinik</w:t>
            </w:r>
            <w:proofErr w:type="spellEnd"/>
            <w:r w:rsidR="00B03EE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hideMark/>
          </w:tcPr>
          <w:p w14:paraId="3C5D0F77" w14:textId="3E31B4A5" w:rsidR="00D40291" w:rsidRPr="00D32437" w:rsidRDefault="00D40291" w:rsidP="00DB30C7">
            <w:pPr>
              <w:pStyle w:val="ListParagraph"/>
              <w:numPr>
                <w:ilvl w:val="0"/>
                <w:numId w:val="18"/>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provide and </w:t>
            </w:r>
            <w:r w:rsidR="00BC7702" w:rsidRPr="00D32437">
              <w:rPr>
                <w:rFonts w:ascii="Arial" w:eastAsia="Times New Roman" w:hAnsi="Arial" w:cs="Arial"/>
                <w:color w:val="000000"/>
                <w:sz w:val="18"/>
                <w:szCs w:val="18"/>
              </w:rPr>
              <w:t>prepare</w:t>
            </w:r>
            <w:r w:rsidR="00826A32">
              <w:rPr>
                <w:rFonts w:ascii="Arial" w:eastAsia="Times New Roman" w:hAnsi="Arial" w:cs="Arial"/>
                <w:color w:val="000000"/>
                <w:sz w:val="18"/>
                <w:szCs w:val="18"/>
              </w:rPr>
              <w:t xml:space="preserve"> 1 (one) doctor</w:t>
            </w:r>
            <w:r w:rsidR="00D9441C">
              <w:rPr>
                <w:rFonts w:ascii="Arial" w:eastAsia="Times New Roman" w:hAnsi="Arial" w:cs="Arial"/>
                <w:color w:val="000000"/>
                <w:sz w:val="18"/>
                <w:szCs w:val="18"/>
              </w:rPr>
              <w:t xml:space="preserve"> and</w:t>
            </w:r>
            <w:r w:rsidR="00BC7702" w:rsidRPr="00D32437">
              <w:rPr>
                <w:rFonts w:ascii="Arial" w:eastAsia="Times New Roman" w:hAnsi="Arial" w:cs="Arial"/>
                <w:color w:val="000000"/>
                <w:sz w:val="18"/>
                <w:szCs w:val="18"/>
              </w:rPr>
              <w:t xml:space="preserve"> </w:t>
            </w:r>
            <w:r w:rsidR="00BC7702" w:rsidRPr="00D32437">
              <w:rPr>
                <w:rFonts w:ascii="Arial" w:eastAsia="Times New Roman" w:hAnsi="Arial" w:cs="Arial"/>
                <w:color w:val="000000"/>
                <w:sz w:val="18"/>
                <w:szCs w:val="18"/>
                <w:lang w:val="id-ID"/>
              </w:rPr>
              <w:t>1</w:t>
            </w:r>
            <w:r w:rsidR="00E534EA" w:rsidRPr="00D32437">
              <w:rPr>
                <w:rFonts w:ascii="Arial" w:eastAsia="Times New Roman" w:hAnsi="Arial" w:cs="Arial"/>
                <w:color w:val="000000"/>
                <w:sz w:val="18"/>
                <w:szCs w:val="18"/>
                <w:lang w:val="id-ID"/>
              </w:rPr>
              <w:t xml:space="preserve"> (one) </w:t>
            </w:r>
            <w:r w:rsidR="00A0484E" w:rsidRPr="00D32437">
              <w:rPr>
                <w:rFonts w:ascii="Arial" w:eastAsia="Times New Roman" w:hAnsi="Arial" w:cs="Arial"/>
                <w:color w:val="000000"/>
                <w:sz w:val="18"/>
                <w:szCs w:val="18"/>
              </w:rPr>
              <w:t>nurse</w:t>
            </w:r>
            <w:r w:rsidRPr="00D32437">
              <w:rPr>
                <w:rFonts w:ascii="Arial" w:eastAsia="Times New Roman" w:hAnsi="Arial" w:cs="Arial"/>
                <w:color w:val="000000"/>
                <w:sz w:val="18"/>
                <w:szCs w:val="18"/>
              </w:rPr>
              <w:t xml:space="preserve"> </w:t>
            </w:r>
            <w:r w:rsidR="00D9441C">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implement Health Services at the health </w:t>
            </w:r>
            <w:r w:rsidR="00D9441C">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w:t>
            </w:r>
            <w:r w:rsidR="004B062E">
              <w:rPr>
                <w:rFonts w:ascii="Arial" w:eastAsia="Times New Roman" w:hAnsi="Arial" w:cs="Arial"/>
                <w:color w:val="000000"/>
                <w:sz w:val="18"/>
                <w:szCs w:val="18"/>
              </w:rPr>
              <w:t>in</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sidR="004B062E">
              <w:rPr>
                <w:rFonts w:ascii="Arial" w:eastAsia="Times New Roman" w:hAnsi="Arial" w:cs="Arial"/>
                <w:b/>
                <w:bCs/>
                <w:color w:val="000000"/>
                <w:sz w:val="18"/>
                <w:szCs w:val="18"/>
              </w:rPr>
              <w:t xml:space="preserve"> </w:t>
            </w:r>
            <w:r w:rsidR="004B062E" w:rsidRPr="00E004C3">
              <w:rPr>
                <w:rFonts w:ascii="Arial" w:eastAsia="Times New Roman" w:hAnsi="Arial" w:cs="Arial"/>
                <w:color w:val="000000"/>
                <w:sz w:val="18"/>
                <w:szCs w:val="18"/>
              </w:rPr>
              <w:t>location</w:t>
            </w:r>
            <w:r w:rsidRPr="00D32437">
              <w:rPr>
                <w:rFonts w:ascii="Arial" w:eastAsia="Times New Roman" w:hAnsi="Arial" w:cs="Arial"/>
                <w:color w:val="000000"/>
                <w:sz w:val="18"/>
                <w:szCs w:val="18"/>
              </w:rPr>
              <w:t>;</w:t>
            </w:r>
          </w:p>
        </w:tc>
      </w:tr>
      <w:tr w:rsidR="00D40291" w:rsidRPr="00D32437" w14:paraId="46BE50B7" w14:textId="77777777" w:rsidTr="00D43CCE">
        <w:trPr>
          <w:trHeight w:val="20"/>
        </w:trPr>
        <w:tc>
          <w:tcPr>
            <w:tcW w:w="4962" w:type="dxa"/>
            <w:shd w:val="clear" w:color="auto" w:fill="auto"/>
            <w:hideMark/>
          </w:tcPr>
          <w:p w14:paraId="4ECE4D24" w14:textId="61DB9CCD" w:rsidR="00D40291" w:rsidRPr="00D32437" w:rsidRDefault="00D40291" w:rsidP="00DB30C7">
            <w:pPr>
              <w:pStyle w:val="ListParagraph"/>
              <w:numPr>
                <w:ilvl w:val="0"/>
                <w:numId w:val="18"/>
              </w:numPr>
              <w:spacing w:after="0" w:line="240" w:lineRule="auto"/>
              <w:ind w:left="306" w:hanging="284"/>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r w:rsidR="00BE7DA2">
              <w:rPr>
                <w:rFonts w:ascii="Arial" w:eastAsia="Times New Roman" w:hAnsi="Arial" w:cs="Arial"/>
                <w:color w:val="000000"/>
                <w:sz w:val="18"/>
                <w:szCs w:val="18"/>
              </w:rPr>
              <w:t xml:space="preserve">dan </w:t>
            </w:r>
            <w:proofErr w:type="spellStart"/>
            <w:r w:rsidR="00BE7DA2">
              <w:rPr>
                <w:rFonts w:ascii="Arial" w:eastAsia="Times New Roman" w:hAnsi="Arial" w:cs="Arial"/>
                <w:color w:val="000000"/>
                <w:sz w:val="18"/>
                <w:szCs w:val="18"/>
              </w:rPr>
              <w:t>dokter</w:t>
            </w:r>
            <w:proofErr w:type="spellEnd"/>
            <w:r w:rsidR="00BE7DA2">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00BE7DA2">
              <w:rPr>
                <w:rFonts w:ascii="Arial" w:eastAsia="Times New Roman" w:hAnsi="Arial" w:cs="Arial"/>
                <w:b/>
                <w:bCs/>
                <w:color w:val="000000"/>
                <w:sz w:val="18"/>
                <w:szCs w:val="18"/>
              </w:rPr>
              <w:t xml:space="preserve"> </w:t>
            </w:r>
            <w:proofErr w:type="spellStart"/>
            <w:r w:rsidR="006E4984">
              <w:rPr>
                <w:rFonts w:ascii="Arial" w:eastAsia="Times New Roman" w:hAnsi="Arial" w:cs="Arial"/>
                <w:color w:val="000000"/>
                <w:sz w:val="18"/>
                <w:szCs w:val="18"/>
              </w:rPr>
              <w:t>wajib</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memiiki</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sertifikat</w:t>
            </w:r>
            <w:proofErr w:type="spellEnd"/>
            <w:r w:rsidR="006E4984">
              <w:rPr>
                <w:rFonts w:ascii="Arial" w:eastAsia="Times New Roman" w:hAnsi="Arial" w:cs="Arial"/>
                <w:color w:val="000000"/>
                <w:sz w:val="18"/>
                <w:szCs w:val="18"/>
              </w:rPr>
              <w:t xml:space="preserve"> dan </w:t>
            </w:r>
            <w:proofErr w:type="spellStart"/>
            <w:r w:rsidR="006E4984">
              <w:rPr>
                <w:rFonts w:ascii="Arial" w:eastAsia="Times New Roman" w:hAnsi="Arial" w:cs="Arial"/>
                <w:color w:val="000000"/>
                <w:sz w:val="18"/>
                <w:szCs w:val="18"/>
              </w:rPr>
              <w:t>lisensi</w:t>
            </w:r>
            <w:proofErr w:type="spellEnd"/>
            <w:r w:rsidR="006E4984">
              <w:rPr>
                <w:rFonts w:ascii="Arial" w:eastAsia="Times New Roman" w:hAnsi="Arial" w:cs="Arial"/>
                <w:color w:val="000000"/>
                <w:sz w:val="18"/>
                <w:szCs w:val="18"/>
              </w:rPr>
              <w:t xml:space="preserve"> yang </w:t>
            </w:r>
            <w:proofErr w:type="spellStart"/>
            <w:r w:rsidR="006E4984">
              <w:rPr>
                <w:rFonts w:ascii="Arial" w:eastAsia="Times New Roman" w:hAnsi="Arial" w:cs="Arial"/>
                <w:color w:val="000000"/>
                <w:sz w:val="18"/>
                <w:szCs w:val="18"/>
              </w:rPr>
              <w:t>masih</w:t>
            </w:r>
            <w:proofErr w:type="spellEnd"/>
            <w:r w:rsidR="006E4984">
              <w:rPr>
                <w:rFonts w:ascii="Arial" w:eastAsia="Times New Roman" w:hAnsi="Arial" w:cs="Arial"/>
                <w:color w:val="000000"/>
                <w:sz w:val="18"/>
                <w:szCs w:val="18"/>
              </w:rPr>
              <w:t xml:space="preserve"> valid dan </w:t>
            </w:r>
            <w:proofErr w:type="spellStart"/>
            <w:r w:rsidR="006E4984">
              <w:rPr>
                <w:rFonts w:ascii="Arial" w:eastAsia="Times New Roman" w:hAnsi="Arial" w:cs="Arial"/>
                <w:color w:val="000000"/>
                <w:sz w:val="18"/>
                <w:szCs w:val="18"/>
              </w:rPr>
              <w:t>aktif</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sesuai</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dengan</w:t>
            </w:r>
            <w:proofErr w:type="spellEnd"/>
            <w:r w:rsidR="006E4984">
              <w:rPr>
                <w:rFonts w:ascii="Arial" w:eastAsia="Times New Roman" w:hAnsi="Arial" w:cs="Arial"/>
                <w:color w:val="000000"/>
                <w:sz w:val="18"/>
                <w:szCs w:val="18"/>
              </w:rPr>
              <w:t xml:space="preserve"> </w:t>
            </w:r>
            <w:proofErr w:type="spellStart"/>
            <w:r w:rsidR="00CA3D7B">
              <w:rPr>
                <w:rFonts w:ascii="Arial" w:eastAsia="Times New Roman" w:hAnsi="Arial" w:cs="Arial"/>
                <w:color w:val="000000"/>
                <w:sz w:val="18"/>
                <w:szCs w:val="18"/>
              </w:rPr>
              <w:t>kompetensinya</w:t>
            </w:r>
            <w:proofErr w:type="spellEnd"/>
            <w:r w:rsidR="00CA3D7B">
              <w:rPr>
                <w:rFonts w:ascii="Arial" w:eastAsia="Times New Roman" w:hAnsi="Arial" w:cs="Arial"/>
                <w:color w:val="000000"/>
                <w:sz w:val="18"/>
                <w:szCs w:val="18"/>
              </w:rPr>
              <w:t xml:space="preserve"> </w:t>
            </w:r>
            <w:proofErr w:type="spellStart"/>
            <w:r w:rsidR="00CA3D7B">
              <w:rPr>
                <w:rFonts w:ascii="Arial" w:eastAsia="Times New Roman" w:hAnsi="Arial" w:cs="Arial"/>
                <w:color w:val="000000"/>
                <w:sz w:val="18"/>
                <w:szCs w:val="18"/>
              </w:rPr>
              <w:t>selama</w:t>
            </w:r>
            <w:proofErr w:type="spellEnd"/>
            <w:r w:rsidR="00CA3D7B">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Perjanjian</w:t>
            </w:r>
            <w:proofErr w:type="spellEnd"/>
            <w:r w:rsidR="00B03EEC">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ini</w:t>
            </w:r>
            <w:proofErr w:type="spellEnd"/>
            <w:r w:rsidR="00B03EEC">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berlaku</w:t>
            </w:r>
            <w:proofErr w:type="spellEnd"/>
            <w:r w:rsidR="00B03EE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
        </w:tc>
        <w:tc>
          <w:tcPr>
            <w:tcW w:w="0" w:type="auto"/>
            <w:shd w:val="clear" w:color="auto" w:fill="auto"/>
            <w:hideMark/>
          </w:tcPr>
          <w:p w14:paraId="5B723093" w14:textId="68858586" w:rsidR="00D40291" w:rsidRPr="00D32437" w:rsidRDefault="002D2F7F" w:rsidP="00DB30C7">
            <w:pPr>
              <w:pStyle w:val="ListParagraph"/>
              <w:numPr>
                <w:ilvl w:val="0"/>
                <w:numId w:val="19"/>
              </w:numPr>
              <w:spacing w:after="0" w:line="240" w:lineRule="auto"/>
              <w:ind w:left="318" w:hanging="284"/>
              <w:jc w:val="both"/>
              <w:rPr>
                <w:rFonts w:ascii="Arial" w:eastAsia="Times New Roman" w:hAnsi="Arial" w:cs="Arial"/>
                <w:sz w:val="18"/>
                <w:szCs w:val="18"/>
              </w:rPr>
            </w:pPr>
            <w:r w:rsidRPr="002D2F7F">
              <w:rPr>
                <w:rFonts w:ascii="Arial" w:eastAsia="Times New Roman" w:hAnsi="Arial" w:cs="Arial"/>
                <w:color w:val="000000"/>
                <w:sz w:val="18"/>
                <w:szCs w:val="18"/>
                <w:lang w:val="id-ID"/>
              </w:rPr>
              <w:t>Nurses</w:t>
            </w:r>
            <w:r w:rsidR="0050345E">
              <w:rPr>
                <w:rFonts w:ascii="Arial" w:eastAsia="Times New Roman" w:hAnsi="Arial" w:cs="Arial"/>
                <w:color w:val="000000"/>
                <w:sz w:val="18"/>
                <w:szCs w:val="18"/>
              </w:rPr>
              <w:t xml:space="preserve"> and doctors</w:t>
            </w:r>
            <w:r w:rsidRPr="002D2F7F">
              <w:rPr>
                <w:rFonts w:ascii="Arial" w:eastAsia="Times New Roman" w:hAnsi="Arial" w:cs="Arial"/>
                <w:color w:val="000000"/>
                <w:sz w:val="18"/>
                <w:szCs w:val="18"/>
                <w:lang w:val="id-ID"/>
              </w:rPr>
              <w:t xml:space="preserve"> provided by the </w:t>
            </w:r>
            <w:r w:rsidRPr="00E71AC3">
              <w:rPr>
                <w:rFonts w:ascii="Arial" w:eastAsia="Times New Roman" w:hAnsi="Arial" w:cs="Arial"/>
                <w:b/>
                <w:bCs/>
                <w:color w:val="000000"/>
                <w:sz w:val="18"/>
                <w:szCs w:val="18"/>
                <w:lang w:val="id-ID"/>
              </w:rPr>
              <w:t>SECOND PARTY</w:t>
            </w:r>
            <w:r w:rsidRPr="002D2F7F">
              <w:rPr>
                <w:rFonts w:ascii="Arial" w:eastAsia="Times New Roman" w:hAnsi="Arial" w:cs="Arial"/>
                <w:color w:val="000000"/>
                <w:sz w:val="18"/>
                <w:szCs w:val="18"/>
                <w:lang w:val="id-ID"/>
              </w:rPr>
              <w:t xml:space="preserve"> at the </w:t>
            </w:r>
            <w:r w:rsidRPr="00E71AC3">
              <w:rPr>
                <w:rFonts w:ascii="Arial" w:eastAsia="Times New Roman" w:hAnsi="Arial" w:cs="Arial"/>
                <w:b/>
                <w:bCs/>
                <w:color w:val="000000"/>
                <w:sz w:val="18"/>
                <w:szCs w:val="18"/>
                <w:lang w:val="id-ID"/>
              </w:rPr>
              <w:t>FIRST PARTY</w:t>
            </w:r>
            <w:r w:rsidR="00607965" w:rsidRPr="00E71AC3">
              <w:rPr>
                <w:rFonts w:ascii="Arial" w:eastAsia="Times New Roman" w:hAnsi="Arial" w:cs="Arial"/>
                <w:b/>
                <w:bCs/>
                <w:color w:val="000000"/>
                <w:sz w:val="18"/>
                <w:szCs w:val="18"/>
                <w:lang w:val="id-ID"/>
              </w:rPr>
              <w:t>’</w:t>
            </w:r>
            <w:r w:rsidRPr="00E71AC3">
              <w:rPr>
                <w:rFonts w:ascii="Arial" w:eastAsia="Times New Roman" w:hAnsi="Arial" w:cs="Arial"/>
                <w:b/>
                <w:bCs/>
                <w:color w:val="000000"/>
                <w:sz w:val="18"/>
                <w:szCs w:val="18"/>
                <w:lang w:val="id-ID"/>
              </w:rPr>
              <w:t>s</w:t>
            </w:r>
            <w:r w:rsidRPr="002D2F7F">
              <w:rPr>
                <w:rFonts w:ascii="Arial" w:eastAsia="Times New Roman" w:hAnsi="Arial" w:cs="Arial"/>
                <w:color w:val="000000"/>
                <w:sz w:val="18"/>
                <w:szCs w:val="18"/>
                <w:lang w:val="id-ID"/>
              </w:rPr>
              <w:t xml:space="preserve"> location </w:t>
            </w:r>
            <w:r w:rsidR="00BC1CAD">
              <w:rPr>
                <w:rFonts w:ascii="Arial" w:eastAsia="Times New Roman" w:hAnsi="Arial" w:cs="Arial"/>
                <w:color w:val="000000"/>
                <w:sz w:val="18"/>
                <w:szCs w:val="18"/>
                <w:lang w:val="id-ID"/>
              </w:rPr>
              <w:t>shall</w:t>
            </w:r>
            <w:r w:rsidRPr="002D2F7F">
              <w:rPr>
                <w:rFonts w:ascii="Arial" w:eastAsia="Times New Roman" w:hAnsi="Arial" w:cs="Arial"/>
                <w:color w:val="000000"/>
                <w:sz w:val="18"/>
                <w:szCs w:val="18"/>
                <w:lang w:val="id-ID"/>
              </w:rPr>
              <w:t xml:space="preserve"> have </w:t>
            </w:r>
            <w:r w:rsidR="00C0222C">
              <w:rPr>
                <w:rFonts w:ascii="Arial" w:eastAsia="Times New Roman" w:hAnsi="Arial" w:cs="Arial"/>
                <w:color w:val="000000"/>
                <w:sz w:val="18"/>
                <w:szCs w:val="18"/>
                <w:lang w:val="id-ID"/>
              </w:rPr>
              <w:t>and maintain</w:t>
            </w:r>
            <w:r w:rsidR="00807C72">
              <w:rPr>
                <w:rFonts w:ascii="Arial" w:eastAsia="Times New Roman" w:hAnsi="Arial" w:cs="Arial"/>
                <w:color w:val="000000"/>
                <w:sz w:val="18"/>
                <w:szCs w:val="18"/>
                <w:lang w:val="id-ID"/>
              </w:rPr>
              <w:t xml:space="preserve"> the valid</w:t>
            </w:r>
            <w:r w:rsidR="00C0222C">
              <w:rPr>
                <w:rFonts w:ascii="Arial" w:eastAsia="Times New Roman" w:hAnsi="Arial" w:cs="Arial"/>
                <w:color w:val="000000"/>
                <w:sz w:val="18"/>
                <w:szCs w:val="18"/>
                <w:lang w:val="id-ID"/>
              </w:rPr>
              <w:t xml:space="preserve"> </w:t>
            </w:r>
            <w:r w:rsidR="00EE1954">
              <w:rPr>
                <w:rFonts w:ascii="Arial" w:eastAsia="Times New Roman" w:hAnsi="Arial" w:cs="Arial"/>
                <w:color w:val="000000"/>
                <w:sz w:val="18"/>
                <w:szCs w:val="18"/>
                <w:lang w:val="id-ID"/>
              </w:rPr>
              <w:t xml:space="preserve">and active </w:t>
            </w:r>
            <w:r w:rsidRPr="002D2F7F">
              <w:rPr>
                <w:rFonts w:ascii="Arial" w:eastAsia="Times New Roman" w:hAnsi="Arial" w:cs="Arial"/>
                <w:color w:val="000000"/>
                <w:sz w:val="18"/>
                <w:szCs w:val="18"/>
                <w:lang w:val="id-ID"/>
              </w:rPr>
              <w:t>certificat</w:t>
            </w:r>
            <w:r w:rsidR="0009500D">
              <w:rPr>
                <w:rFonts w:ascii="Arial" w:eastAsia="Times New Roman" w:hAnsi="Arial" w:cs="Arial"/>
                <w:color w:val="000000"/>
                <w:sz w:val="18"/>
                <w:szCs w:val="18"/>
              </w:rPr>
              <w:t>es and licenses</w:t>
            </w:r>
            <w:r w:rsidRPr="002D2F7F">
              <w:rPr>
                <w:rFonts w:ascii="Arial" w:eastAsia="Times New Roman" w:hAnsi="Arial" w:cs="Arial"/>
                <w:color w:val="000000"/>
                <w:sz w:val="18"/>
                <w:szCs w:val="18"/>
                <w:lang w:val="id-ID"/>
              </w:rPr>
              <w:t xml:space="preserve"> in accordance with their competency</w:t>
            </w:r>
            <w:r w:rsidR="0009500D">
              <w:rPr>
                <w:rFonts w:ascii="Arial" w:eastAsia="Times New Roman" w:hAnsi="Arial" w:cs="Arial"/>
                <w:color w:val="000000"/>
                <w:sz w:val="18"/>
                <w:szCs w:val="18"/>
              </w:rPr>
              <w:t xml:space="preserve"> </w:t>
            </w:r>
            <w:r w:rsidR="00FC12FC">
              <w:rPr>
                <w:rFonts w:ascii="Arial" w:eastAsia="Times New Roman" w:hAnsi="Arial" w:cs="Arial"/>
                <w:color w:val="000000"/>
                <w:sz w:val="18"/>
                <w:szCs w:val="18"/>
                <w:lang w:val="id-ID"/>
              </w:rPr>
              <w:t xml:space="preserve">at all times </w:t>
            </w:r>
            <w:r w:rsidRPr="002D2F7F">
              <w:rPr>
                <w:rFonts w:ascii="Arial" w:eastAsia="Times New Roman" w:hAnsi="Arial" w:cs="Arial"/>
                <w:color w:val="000000"/>
                <w:sz w:val="18"/>
                <w:szCs w:val="18"/>
                <w:lang w:val="id-ID"/>
              </w:rPr>
              <w:t xml:space="preserve"> of this Agreement in accordance with applicable provisions.</w:t>
            </w:r>
            <w:r w:rsidR="005918D6">
              <w:rPr>
                <w:rFonts w:ascii="Arial" w:eastAsia="Times New Roman" w:hAnsi="Arial" w:cs="Arial"/>
                <w:color w:val="000000"/>
                <w:sz w:val="18"/>
                <w:szCs w:val="18"/>
              </w:rPr>
              <w:t>during Validity Period of this A</w:t>
            </w:r>
            <w:r w:rsidR="00306C2D">
              <w:rPr>
                <w:rFonts w:ascii="Arial" w:eastAsia="Times New Roman" w:hAnsi="Arial" w:cs="Arial"/>
                <w:color w:val="000000"/>
                <w:sz w:val="18"/>
                <w:szCs w:val="18"/>
              </w:rPr>
              <w:t>g</w:t>
            </w:r>
            <w:r w:rsidR="005918D6">
              <w:rPr>
                <w:rFonts w:ascii="Arial" w:eastAsia="Times New Roman" w:hAnsi="Arial" w:cs="Arial"/>
                <w:color w:val="000000"/>
                <w:sz w:val="18"/>
                <w:szCs w:val="18"/>
              </w:rPr>
              <w:t>reement</w:t>
            </w:r>
            <w:r w:rsidR="00D40291" w:rsidRPr="00D32437">
              <w:rPr>
                <w:rFonts w:ascii="Arial" w:eastAsia="Times New Roman" w:hAnsi="Arial" w:cs="Arial"/>
                <w:color w:val="000000"/>
                <w:sz w:val="18"/>
                <w:szCs w:val="18"/>
              </w:rPr>
              <w:t>;</w:t>
            </w:r>
          </w:p>
        </w:tc>
      </w:tr>
      <w:tr w:rsidR="00D40291" w:rsidRPr="00D32437" w14:paraId="2E611065" w14:textId="77777777" w:rsidTr="00D43CCE">
        <w:trPr>
          <w:trHeight w:val="20"/>
        </w:trPr>
        <w:tc>
          <w:tcPr>
            <w:tcW w:w="4962" w:type="dxa"/>
            <w:shd w:val="clear" w:color="auto" w:fill="auto"/>
            <w:hideMark/>
          </w:tcPr>
          <w:p w14:paraId="0E2B6A1B" w14:textId="1DC39E5C" w:rsidR="00D40291" w:rsidRPr="00D32437" w:rsidRDefault="00D40291" w:rsidP="00DB30C7">
            <w:pPr>
              <w:pStyle w:val="ListParagraph"/>
              <w:numPr>
                <w:ilvl w:val="0"/>
                <w:numId w:val="19"/>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jadwal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tanaga</w:t>
            </w:r>
            <w:proofErr w:type="spellEnd"/>
            <w:r w:rsidR="00E71AC3">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medis</w:t>
            </w:r>
            <w:proofErr w:type="spellEnd"/>
            <w:r w:rsidR="00E71AC3">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dari</w:t>
            </w:r>
            <w:proofErr w:type="spellEnd"/>
            <w:r w:rsidR="00E71AC3">
              <w:rPr>
                <w:rFonts w:ascii="Arial" w:eastAsia="Times New Roman" w:hAnsi="Arial" w:cs="Arial"/>
                <w:color w:val="000000"/>
                <w:sz w:val="18"/>
                <w:szCs w:val="18"/>
              </w:rPr>
              <w:t xml:space="preserve"> PIHAK KEDUA  </w:t>
            </w:r>
            <w:r w:rsidRPr="00D32437">
              <w:rPr>
                <w:rFonts w:ascii="Arial" w:eastAsia="Times New Roman" w:hAnsi="Arial" w:cs="Arial"/>
                <w:color w:val="000000"/>
                <w:sz w:val="18"/>
                <w:szCs w:val="18"/>
              </w:rPr>
              <w:t xml:space="preserve">oleh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00A0484E" w:rsidRPr="00D32437">
              <w:rPr>
                <w:rFonts w:ascii="Arial" w:eastAsia="Times New Roman" w:hAnsi="Arial" w:cs="Arial"/>
                <w:color w:val="000000"/>
                <w:sz w:val="18"/>
                <w:szCs w:val="18"/>
              </w:rPr>
              <w:t>berikut</w:t>
            </w:r>
            <w:proofErr w:type="spellEnd"/>
            <w:r w:rsidR="00A0484E" w:rsidRPr="00D32437">
              <w:rPr>
                <w:rFonts w:ascii="Arial" w:eastAsia="Times New Roman" w:hAnsi="Arial" w:cs="Arial"/>
                <w:color w:val="000000"/>
                <w:sz w:val="18"/>
                <w:szCs w:val="18"/>
              </w:rPr>
              <w:t>:</w:t>
            </w:r>
          </w:p>
        </w:tc>
        <w:tc>
          <w:tcPr>
            <w:tcW w:w="0" w:type="auto"/>
            <w:shd w:val="clear" w:color="auto" w:fill="auto"/>
            <w:hideMark/>
          </w:tcPr>
          <w:p w14:paraId="32923752" w14:textId="38D63E76" w:rsidR="00D40291" w:rsidRPr="00D32437" w:rsidRDefault="00D40291" w:rsidP="00DB30C7">
            <w:pPr>
              <w:pStyle w:val="ListParagraph"/>
              <w:numPr>
                <w:ilvl w:val="0"/>
                <w:numId w:val="18"/>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Working hours and work schedules for </w:t>
            </w:r>
            <w:r w:rsidR="004A3F53">
              <w:rPr>
                <w:rFonts w:ascii="Arial" w:eastAsia="Times New Roman" w:hAnsi="Arial" w:cs="Arial"/>
                <w:color w:val="000000"/>
                <w:sz w:val="18"/>
                <w:szCs w:val="18"/>
              </w:rPr>
              <w:t>the SECOND PARTY’s medical</w:t>
            </w:r>
            <w:r w:rsidRPr="00D32437">
              <w:rPr>
                <w:rFonts w:ascii="Arial" w:eastAsia="Times New Roman" w:hAnsi="Arial" w:cs="Arial"/>
                <w:color w:val="000000"/>
                <w:sz w:val="18"/>
                <w:szCs w:val="18"/>
                <w:lang w:val="id-ID"/>
              </w:rPr>
              <w:t xml:space="preserve"> personnel</w:t>
            </w:r>
            <w:r w:rsidR="004A3F53">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agreed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lang w:val="id-ID"/>
              </w:rPr>
              <w:t xml:space="preserve"> are as follows :</w:t>
            </w:r>
          </w:p>
        </w:tc>
      </w:tr>
      <w:tr w:rsidR="00D40291" w:rsidRPr="00D32437" w14:paraId="76101637" w14:textId="77777777" w:rsidTr="00D43CCE">
        <w:trPr>
          <w:trHeight w:val="20"/>
        </w:trPr>
        <w:tc>
          <w:tcPr>
            <w:tcW w:w="4962" w:type="dxa"/>
            <w:shd w:val="clear" w:color="auto" w:fill="auto"/>
            <w:hideMark/>
          </w:tcPr>
          <w:p w14:paraId="5CBEB0B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1A8EDF10"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EF439E" w:rsidRPr="00D32437" w14:paraId="09E6D648" w14:textId="77777777" w:rsidTr="00D43CCE">
        <w:trPr>
          <w:trHeight w:val="20"/>
        </w:trPr>
        <w:tc>
          <w:tcPr>
            <w:tcW w:w="4962" w:type="dxa"/>
            <w:shd w:val="clear" w:color="auto" w:fill="auto"/>
            <w:hideMark/>
          </w:tcPr>
          <w:p w14:paraId="4944F71B" w14:textId="0E0CC865" w:rsidR="007B5AF0" w:rsidRDefault="007B5AF0" w:rsidP="00DC206B">
            <w:pPr>
              <w:pStyle w:val="ListParagraph"/>
              <w:numPr>
                <w:ilvl w:val="0"/>
                <w:numId w:val="45"/>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w:t>
            </w:r>
            <w:proofErr w:type="spellStart"/>
            <w:r>
              <w:rPr>
                <w:rFonts w:ascii="Arial" w:eastAsia="Times New Roman" w:hAnsi="Arial" w:cs="Arial"/>
                <w:color w:val="000000"/>
                <w:sz w:val="18"/>
                <w:szCs w:val="18"/>
              </w:rPr>
              <w:t>dokter</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4 jam per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5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dalam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seminggu</w:t>
            </w:r>
            <w:proofErr w:type="spellEnd"/>
          </w:p>
          <w:p w14:paraId="478513B2" w14:textId="1F6FC4D0" w:rsidR="007B5AF0" w:rsidRDefault="007B5AF0" w:rsidP="00DC206B">
            <w:pPr>
              <w:pStyle w:val="ListParagraph"/>
              <w:numPr>
                <w:ilvl w:val="0"/>
                <w:numId w:val="45"/>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w:t>
            </w:r>
            <w:proofErr w:type="spellStart"/>
            <w:r>
              <w:rPr>
                <w:rFonts w:ascii="Arial" w:eastAsia="Times New Roman" w:hAnsi="Arial" w:cs="Arial"/>
                <w:color w:val="000000"/>
                <w:sz w:val="18"/>
                <w:szCs w:val="18"/>
              </w:rPr>
              <w:t>perawat</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bekerja</w:t>
            </w:r>
            <w:proofErr w:type="spellEnd"/>
            <w:r>
              <w:rPr>
                <w:rFonts w:ascii="Arial" w:eastAsia="Times New Roman" w:hAnsi="Arial" w:cs="Arial"/>
                <w:color w:val="000000"/>
                <w:sz w:val="18"/>
                <w:szCs w:val="18"/>
              </w:rPr>
              <w:t xml:space="preserve"> 9 jam per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5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dalam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semingg</w:t>
            </w:r>
            <w:r w:rsidR="000A3234">
              <w:rPr>
                <w:rFonts w:ascii="Arial" w:eastAsia="Times New Roman" w:hAnsi="Arial" w:cs="Arial"/>
                <w:color w:val="000000"/>
                <w:sz w:val="18"/>
                <w:szCs w:val="18"/>
              </w:rPr>
              <w:t>u</w:t>
            </w:r>
            <w:proofErr w:type="spellEnd"/>
          </w:p>
          <w:p w14:paraId="47FC1899" w14:textId="5B0C2269" w:rsidR="00EF439E" w:rsidRPr="00260DC3" w:rsidRDefault="000A3234" w:rsidP="00DC206B">
            <w:pPr>
              <w:pStyle w:val="ListParagraph"/>
              <w:numPr>
                <w:ilvl w:val="0"/>
                <w:numId w:val="45"/>
              </w:numPr>
              <w:spacing w:after="0" w:line="240" w:lineRule="auto"/>
              <w:ind w:left="462"/>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Namun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apabila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terjadi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kecelakaan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luar</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dan jam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tersebut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sehingga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mememrlukan</w:t>
            </w:r>
            <w:proofErr w:type="spellEnd"/>
            <w:r>
              <w:rPr>
                <w:rFonts w:ascii="Arial" w:eastAsia="Times New Roman" w:hAnsi="Arial" w:cs="Arial"/>
                <w:color w:val="000000"/>
                <w:sz w:val="18"/>
                <w:szCs w:val="18"/>
              </w:rPr>
              <w:t xml:space="preserve"> Tindakan </w:t>
            </w:r>
            <w:proofErr w:type="spellStart"/>
            <w:r>
              <w:rPr>
                <w:rFonts w:ascii="Arial" w:eastAsia="Times New Roman" w:hAnsi="Arial" w:cs="Arial"/>
                <w:color w:val="000000"/>
                <w:sz w:val="18"/>
                <w:szCs w:val="18"/>
              </w:rPr>
              <w:t>lebih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lanjut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Pelayanan</w:t>
            </w:r>
            <w:proofErr w:type="spellEnd"/>
            <w:r>
              <w:rPr>
                <w:rFonts w:ascii="Arial" w:eastAsia="Times New Roman" w:hAnsi="Arial" w:cs="Arial"/>
                <w:color w:val="000000"/>
                <w:sz w:val="18"/>
                <w:szCs w:val="18"/>
              </w:rPr>
              <w:t xml:space="preserve"> Kesehatan, </w:t>
            </w:r>
            <w:proofErr w:type="spellStart"/>
            <w:r>
              <w:rPr>
                <w:rFonts w:ascii="Arial" w:eastAsia="Times New Roman" w:hAnsi="Arial" w:cs="Arial"/>
                <w:color w:val="000000"/>
                <w:sz w:val="18"/>
                <w:szCs w:val="18"/>
              </w:rPr>
              <w:t>maka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akan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dilakukan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rujukan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ke</w:t>
            </w:r>
            <w:proofErr w:type="spellEnd"/>
            <w:r w:rsidR="00BE7DA2">
              <w:rPr>
                <w:rFonts w:ascii="Arial" w:eastAsia="Times New Roman" w:hAnsi="Arial" w:cs="Arial"/>
                <w:color w:val="000000"/>
                <w:sz w:val="18"/>
                <w:szCs w:val="18"/>
              </w:rPr>
              <w:t xml:space="preserve"> RS Prima </w:t>
            </w:r>
            <w:proofErr w:type="spellStart"/>
            <w:r w:rsidR="00BE7DA2">
              <w:rPr>
                <w:rFonts w:ascii="Arial" w:eastAsia="Times New Roman" w:hAnsi="Arial" w:cs="Arial"/>
                <w:color w:val="000000"/>
                <w:sz w:val="18"/>
                <w:szCs w:val="18"/>
              </w:rPr>
              <w:t>Husada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Sukorejo</w:t>
            </w:r>
            <w:proofErr w:type="spellEnd"/>
            <w:r w:rsidR="00BE7DA2">
              <w:rPr>
                <w:rFonts w:ascii="Arial" w:eastAsia="Times New Roman" w:hAnsi="Arial" w:cs="Arial"/>
                <w:color w:val="000000"/>
                <w:sz w:val="18"/>
                <w:szCs w:val="18"/>
              </w:rPr>
              <w:t xml:space="preserve"> yang </w:t>
            </w:r>
            <w:proofErr w:type="spellStart"/>
            <w:r w:rsidR="00BE7DA2">
              <w:rPr>
                <w:rFonts w:ascii="Arial" w:eastAsia="Times New Roman" w:hAnsi="Arial" w:cs="Arial"/>
                <w:color w:val="000000"/>
                <w:sz w:val="18"/>
                <w:szCs w:val="18"/>
              </w:rPr>
              <w:t>lokasinya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terdekat</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dengan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lokasi</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kerja</w:t>
            </w:r>
            <w:proofErr w:type="spellEnd"/>
            <w:r w:rsidR="00BE7DA2">
              <w:rPr>
                <w:rFonts w:ascii="Arial" w:eastAsia="Times New Roman" w:hAnsi="Arial" w:cs="Arial"/>
                <w:color w:val="000000"/>
                <w:sz w:val="18"/>
                <w:szCs w:val="18"/>
              </w:rPr>
              <w:t xml:space="preserve"> </w:t>
            </w:r>
            <w:r w:rsidR="00E71AC3">
              <w:rPr>
                <w:rFonts w:ascii="Arial" w:eastAsia="Times New Roman" w:hAnsi="Arial" w:cs="Arial"/>
                <w:color w:val="000000"/>
                <w:sz w:val="18"/>
                <w:szCs w:val="18"/>
              </w:rPr>
              <w:t>PIHAK PERTAMA</w:t>
            </w:r>
          </w:p>
          <w:p w14:paraId="727F721C" w14:textId="560462B0" w:rsidR="00EF439E" w:rsidRPr="00260DC3" w:rsidRDefault="00EF439E" w:rsidP="00EF439E">
            <w:pPr>
              <w:spacing w:after="0" w:line="240" w:lineRule="auto"/>
              <w:jc w:val="both"/>
              <w:rPr>
                <w:rFonts w:ascii="Arial" w:eastAsia="Times New Roman" w:hAnsi="Arial" w:cs="Arial"/>
                <w:color w:val="000000"/>
                <w:sz w:val="18"/>
                <w:szCs w:val="18"/>
                <w:highlight w:val="darkGreen"/>
              </w:rPr>
            </w:pPr>
          </w:p>
        </w:tc>
        <w:tc>
          <w:tcPr>
            <w:tcW w:w="0" w:type="auto"/>
            <w:shd w:val="clear" w:color="auto" w:fill="auto"/>
            <w:hideMark/>
          </w:tcPr>
          <w:p w14:paraId="53AE82EB" w14:textId="520F38F8" w:rsidR="00EF439E" w:rsidRPr="00D32437" w:rsidRDefault="000D12E2" w:rsidP="00DC206B">
            <w:pPr>
              <w:pStyle w:val="ListParagraph"/>
              <w:numPr>
                <w:ilvl w:val="0"/>
                <w:numId w:val="45"/>
              </w:numPr>
              <w:spacing w:after="0" w:line="240" w:lineRule="auto"/>
              <w:ind w:left="459"/>
              <w:jc w:val="both"/>
              <w:rPr>
                <w:rFonts w:ascii="Arial" w:eastAsia="Times New Roman" w:hAnsi="Arial" w:cs="Arial"/>
                <w:color w:val="000000"/>
                <w:sz w:val="18"/>
                <w:szCs w:val="18"/>
              </w:rPr>
            </w:pPr>
            <w:r>
              <w:rPr>
                <w:rFonts w:ascii="Arial" w:eastAsia="Times New Roman" w:hAnsi="Arial" w:cs="Arial"/>
                <w:color w:val="000000"/>
                <w:sz w:val="18"/>
                <w:szCs w:val="18"/>
                <w:lang w:val="en-ID"/>
              </w:rPr>
              <w:t>one doctor</w:t>
            </w:r>
            <w:r w:rsidR="00EF439E" w:rsidRPr="00D32437">
              <w:rPr>
                <w:rFonts w:ascii="Arial" w:eastAsia="Times New Roman" w:hAnsi="Arial" w:cs="Arial"/>
                <w:color w:val="000000"/>
                <w:sz w:val="18"/>
                <w:szCs w:val="18"/>
                <w:lang w:val="en-ID"/>
              </w:rPr>
              <w:t xml:space="preserve"> with working hours of </w:t>
            </w:r>
            <w:r w:rsidR="00826A32">
              <w:rPr>
                <w:rFonts w:ascii="Arial" w:eastAsia="Times New Roman" w:hAnsi="Arial" w:cs="Arial"/>
                <w:color w:val="000000"/>
                <w:sz w:val="18"/>
                <w:szCs w:val="18"/>
                <w:lang w:val="en-ID"/>
              </w:rPr>
              <w:t>4</w:t>
            </w:r>
            <w:r w:rsidR="00EF439E" w:rsidRPr="00D32437">
              <w:rPr>
                <w:rFonts w:ascii="Arial" w:eastAsia="Times New Roman" w:hAnsi="Arial" w:cs="Arial"/>
                <w:color w:val="000000"/>
                <w:sz w:val="18"/>
                <w:szCs w:val="18"/>
                <w:lang w:val="en-ID"/>
              </w:rPr>
              <w:t xml:space="preserve"> hours/day in 5 working days/week</w:t>
            </w:r>
          </w:p>
          <w:p w14:paraId="2856B889" w14:textId="6473AF30" w:rsidR="00990AF6" w:rsidRPr="00990AF6" w:rsidRDefault="000D12E2" w:rsidP="00DC206B">
            <w:pPr>
              <w:pStyle w:val="ListParagraph"/>
              <w:numPr>
                <w:ilvl w:val="0"/>
                <w:numId w:val="45"/>
              </w:numPr>
              <w:spacing w:after="0" w:line="240" w:lineRule="auto"/>
              <w:ind w:left="459"/>
              <w:jc w:val="both"/>
              <w:rPr>
                <w:rFonts w:ascii="Arial" w:eastAsia="Times New Roman" w:hAnsi="Arial" w:cs="Arial"/>
                <w:sz w:val="18"/>
                <w:szCs w:val="18"/>
              </w:rPr>
            </w:pPr>
            <w:r>
              <w:rPr>
                <w:rFonts w:ascii="Arial" w:eastAsia="Times New Roman" w:hAnsi="Arial" w:cs="Arial"/>
                <w:color w:val="000000"/>
                <w:sz w:val="18"/>
                <w:szCs w:val="18"/>
              </w:rPr>
              <w:t>one nurse</w:t>
            </w:r>
            <w:r w:rsidR="00EF439E" w:rsidRPr="00D32437">
              <w:rPr>
                <w:rFonts w:ascii="Arial" w:eastAsia="Times New Roman" w:hAnsi="Arial" w:cs="Arial"/>
                <w:color w:val="000000"/>
                <w:sz w:val="18"/>
                <w:szCs w:val="18"/>
                <w:lang w:val="en-ID"/>
              </w:rPr>
              <w:t xml:space="preserve"> with </w:t>
            </w:r>
            <w:r w:rsidR="00826A32">
              <w:rPr>
                <w:rFonts w:ascii="Arial" w:eastAsia="Times New Roman" w:hAnsi="Arial" w:cs="Arial"/>
                <w:color w:val="000000"/>
                <w:sz w:val="18"/>
                <w:szCs w:val="18"/>
                <w:lang w:val="en-ID"/>
              </w:rPr>
              <w:t>9</w:t>
            </w:r>
            <w:r w:rsidR="00EF439E" w:rsidRPr="00D32437">
              <w:rPr>
                <w:rFonts w:ascii="Arial" w:eastAsia="Times New Roman" w:hAnsi="Arial" w:cs="Arial"/>
                <w:color w:val="000000"/>
                <w:sz w:val="18"/>
                <w:szCs w:val="18"/>
                <w:lang w:val="en-ID"/>
              </w:rPr>
              <w:t xml:space="preserve"> hours/day in </w:t>
            </w:r>
            <w:r w:rsidR="00826A32">
              <w:rPr>
                <w:rFonts w:ascii="Arial" w:eastAsia="Times New Roman" w:hAnsi="Arial" w:cs="Arial"/>
                <w:color w:val="000000"/>
                <w:sz w:val="18"/>
                <w:szCs w:val="18"/>
                <w:lang w:val="en-ID"/>
              </w:rPr>
              <w:t>5</w:t>
            </w:r>
            <w:r w:rsidR="00EF439E" w:rsidRPr="00D32437">
              <w:rPr>
                <w:rFonts w:ascii="Arial" w:eastAsia="Times New Roman" w:hAnsi="Arial" w:cs="Arial"/>
                <w:color w:val="000000"/>
                <w:sz w:val="18"/>
                <w:szCs w:val="18"/>
                <w:lang w:val="en-ID"/>
              </w:rPr>
              <w:t xml:space="preserve"> working days/week </w:t>
            </w:r>
          </w:p>
          <w:p w14:paraId="1E49A25F" w14:textId="0CBEF782" w:rsidR="00EF439E" w:rsidRPr="00D32437" w:rsidRDefault="002D2F7F" w:rsidP="00DC206B">
            <w:pPr>
              <w:pStyle w:val="ListParagraph"/>
              <w:numPr>
                <w:ilvl w:val="0"/>
                <w:numId w:val="45"/>
              </w:numPr>
              <w:spacing w:after="0" w:line="240" w:lineRule="auto"/>
              <w:ind w:left="459"/>
              <w:jc w:val="both"/>
              <w:rPr>
                <w:rFonts w:ascii="Arial" w:eastAsia="Times New Roman" w:hAnsi="Arial" w:cs="Arial"/>
                <w:sz w:val="18"/>
                <w:szCs w:val="18"/>
              </w:rPr>
            </w:pPr>
            <w:r w:rsidRPr="002D2F7F">
              <w:rPr>
                <w:rFonts w:ascii="Arial" w:eastAsia="Times New Roman" w:hAnsi="Arial" w:cs="Arial"/>
                <w:color w:val="000000"/>
                <w:sz w:val="18"/>
                <w:szCs w:val="18"/>
              </w:rPr>
              <w:t xml:space="preserve">However, if there is a work accident outside of these working days and hours that requires </w:t>
            </w:r>
            <w:proofErr w:type="spellStart"/>
            <w:r w:rsidR="008E6676">
              <w:rPr>
                <w:rFonts w:ascii="Arial" w:eastAsia="Times New Roman" w:hAnsi="Arial" w:cs="Arial"/>
                <w:color w:val="000000"/>
                <w:sz w:val="18"/>
                <w:szCs w:val="18"/>
              </w:rPr>
              <w:t>H</w:t>
            </w:r>
            <w:r w:rsidR="0066526E">
              <w:rPr>
                <w:rFonts w:ascii="Arial" w:eastAsia="Times New Roman" w:hAnsi="Arial" w:cs="Arial"/>
                <w:color w:val="000000"/>
                <w:sz w:val="18"/>
                <w:szCs w:val="18"/>
              </w:rPr>
              <w:t>ealther</w:t>
            </w:r>
            <w:proofErr w:type="spellEnd"/>
            <w:r w:rsidR="0066526E">
              <w:rPr>
                <w:rFonts w:ascii="Arial" w:eastAsia="Times New Roman" w:hAnsi="Arial" w:cs="Arial"/>
                <w:color w:val="000000"/>
                <w:sz w:val="18"/>
                <w:szCs w:val="18"/>
              </w:rPr>
              <w:t xml:space="preserve"> </w:t>
            </w:r>
            <w:r w:rsidR="008E6676">
              <w:rPr>
                <w:rFonts w:ascii="Arial" w:eastAsia="Times New Roman" w:hAnsi="Arial" w:cs="Arial"/>
                <w:color w:val="000000"/>
                <w:sz w:val="18"/>
                <w:szCs w:val="18"/>
              </w:rPr>
              <w:t>S</w:t>
            </w:r>
            <w:r w:rsidR="0066526E">
              <w:rPr>
                <w:rFonts w:ascii="Arial" w:eastAsia="Times New Roman" w:hAnsi="Arial" w:cs="Arial"/>
                <w:color w:val="000000"/>
                <w:sz w:val="18"/>
                <w:szCs w:val="18"/>
              </w:rPr>
              <w:t>ervices</w:t>
            </w:r>
            <w:r w:rsidRPr="002D2F7F">
              <w:rPr>
                <w:rFonts w:ascii="Arial" w:eastAsia="Times New Roman" w:hAnsi="Arial" w:cs="Arial"/>
                <w:color w:val="000000"/>
                <w:sz w:val="18"/>
                <w:szCs w:val="18"/>
              </w:rPr>
              <w:t xml:space="preserve">, a referral will be made to the Prima </w:t>
            </w:r>
            <w:proofErr w:type="spellStart"/>
            <w:r w:rsidRPr="002D2F7F">
              <w:rPr>
                <w:rFonts w:ascii="Arial" w:eastAsia="Times New Roman" w:hAnsi="Arial" w:cs="Arial"/>
                <w:color w:val="000000"/>
                <w:sz w:val="18"/>
                <w:szCs w:val="18"/>
              </w:rPr>
              <w:t>Husada</w:t>
            </w:r>
            <w:proofErr w:type="spellEnd"/>
            <w:r w:rsidRPr="002D2F7F">
              <w:rPr>
                <w:rFonts w:ascii="Arial" w:eastAsia="Times New Roman" w:hAnsi="Arial" w:cs="Arial"/>
                <w:color w:val="000000"/>
                <w:sz w:val="18"/>
                <w:szCs w:val="18"/>
              </w:rPr>
              <w:t xml:space="preserve"> </w:t>
            </w:r>
            <w:proofErr w:type="spellStart"/>
            <w:r w:rsidRPr="002D2F7F">
              <w:rPr>
                <w:rFonts w:ascii="Arial" w:eastAsia="Times New Roman" w:hAnsi="Arial" w:cs="Arial"/>
                <w:color w:val="000000"/>
                <w:sz w:val="18"/>
                <w:szCs w:val="18"/>
              </w:rPr>
              <w:t>Sukorejo</w:t>
            </w:r>
            <w:proofErr w:type="spellEnd"/>
            <w:r w:rsidRPr="002D2F7F">
              <w:rPr>
                <w:rFonts w:ascii="Arial" w:eastAsia="Times New Roman" w:hAnsi="Arial" w:cs="Arial"/>
                <w:color w:val="000000"/>
                <w:sz w:val="18"/>
                <w:szCs w:val="18"/>
              </w:rPr>
              <w:t xml:space="preserve"> Hospital closest to the FIRST PARTY</w:t>
            </w:r>
            <w:r w:rsidR="00607965">
              <w:rPr>
                <w:rFonts w:ascii="Arial" w:eastAsia="Times New Roman" w:hAnsi="Arial" w:cs="Arial"/>
                <w:color w:val="000000"/>
                <w:sz w:val="18"/>
                <w:szCs w:val="18"/>
              </w:rPr>
              <w:t>’</w:t>
            </w:r>
            <w:r w:rsidRPr="002D2F7F">
              <w:rPr>
                <w:rFonts w:ascii="Arial" w:eastAsia="Times New Roman" w:hAnsi="Arial" w:cs="Arial"/>
                <w:color w:val="000000"/>
                <w:sz w:val="18"/>
                <w:szCs w:val="18"/>
              </w:rPr>
              <w:t>s work location.</w:t>
            </w:r>
          </w:p>
        </w:tc>
      </w:tr>
      <w:tr w:rsidR="00EF439E" w:rsidRPr="00D32437" w14:paraId="3AB2628B" w14:textId="77777777" w:rsidTr="00D43CCE">
        <w:trPr>
          <w:trHeight w:val="20"/>
        </w:trPr>
        <w:tc>
          <w:tcPr>
            <w:tcW w:w="4962" w:type="dxa"/>
            <w:shd w:val="clear" w:color="auto" w:fill="auto"/>
          </w:tcPr>
          <w:p w14:paraId="06DB9F22" w14:textId="45D586E6" w:rsidR="00EF439E" w:rsidRPr="00D32437" w:rsidRDefault="00EF439E" w:rsidP="00EF439E">
            <w:pPr>
              <w:pStyle w:val="ListParagraph"/>
              <w:numPr>
                <w:ilvl w:val="0"/>
                <w:numId w:val="19"/>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maupun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tenaga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kemudian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masing-masing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menyampaikan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informasi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serta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pembiayaan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dituangkan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addendum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w:t>
            </w:r>
          </w:p>
        </w:tc>
        <w:tc>
          <w:tcPr>
            <w:tcW w:w="0" w:type="auto"/>
            <w:shd w:val="clear" w:color="auto" w:fill="auto"/>
          </w:tcPr>
          <w:p w14:paraId="3274822A" w14:textId="4E0D7C4F" w:rsidR="00EF439E" w:rsidRPr="00D32437" w:rsidRDefault="00EF439E" w:rsidP="00DC206B">
            <w:pPr>
              <w:pStyle w:val="ListParagraph"/>
              <w:numPr>
                <w:ilvl w:val="0"/>
                <w:numId w:val="60"/>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If there is change </w:t>
            </w:r>
            <w:r w:rsidR="0056049D">
              <w:rPr>
                <w:rFonts w:ascii="Arial" w:eastAsia="Times New Roman" w:hAnsi="Arial" w:cs="Arial"/>
                <w:color w:val="000000"/>
                <w:sz w:val="18"/>
                <w:szCs w:val="18"/>
              </w:rPr>
              <w:t>request to</w:t>
            </w:r>
            <w:r w:rsidRPr="00D32437">
              <w:rPr>
                <w:rFonts w:ascii="Arial" w:eastAsia="Times New Roman" w:hAnsi="Arial" w:cs="Arial"/>
                <w:color w:val="000000"/>
                <w:sz w:val="18"/>
                <w:szCs w:val="18"/>
                <w:lang w:val="id-ID"/>
              </w:rPr>
              <w:t xml:space="preserve"> the number of working hours and  the number of </w:t>
            </w:r>
            <w:r w:rsidR="00812E0E">
              <w:rPr>
                <w:rFonts w:ascii="Arial" w:eastAsia="Times New Roman" w:hAnsi="Arial" w:cs="Arial"/>
                <w:color w:val="000000"/>
                <w:sz w:val="18"/>
                <w:szCs w:val="18"/>
              </w:rPr>
              <w:t xml:space="preserve">medical </w:t>
            </w:r>
            <w:proofErr w:type="spellStart"/>
            <w:r w:rsidR="00812E0E">
              <w:rPr>
                <w:rFonts w:ascii="Arial" w:eastAsia="Times New Roman" w:hAnsi="Arial" w:cs="Arial"/>
                <w:color w:val="000000"/>
                <w:sz w:val="18"/>
                <w:szCs w:val="18"/>
              </w:rPr>
              <w:t>personels</w:t>
            </w:r>
            <w:proofErr w:type="spellEnd"/>
            <w:r w:rsidRPr="00D32437">
              <w:rPr>
                <w:rFonts w:ascii="Arial" w:eastAsia="Times New Roman" w:hAnsi="Arial" w:cs="Arial"/>
                <w:color w:val="000000"/>
                <w:sz w:val="18"/>
                <w:szCs w:val="18"/>
                <w:lang w:val="id-ID"/>
              </w:rPr>
              <w:t xml:space="preserve"> in the future, </w:t>
            </w:r>
            <w:r w:rsidR="00F9375A">
              <w:rPr>
                <w:rFonts w:ascii="Arial" w:eastAsia="Times New Roman" w:hAnsi="Arial" w:cs="Arial"/>
                <w:color w:val="000000"/>
                <w:sz w:val="18"/>
                <w:szCs w:val="18"/>
              </w:rPr>
              <w:t>the</w:t>
            </w:r>
            <w:r w:rsidRPr="00D32437">
              <w:rPr>
                <w:rFonts w:ascii="Arial" w:eastAsia="Times New Roman" w:hAnsi="Arial" w:cs="Arial"/>
                <w:color w:val="000000"/>
                <w:sz w:val="18"/>
                <w:szCs w:val="18"/>
              </w:rPr>
              <w:t xml:space="preserve"> </w:t>
            </w:r>
            <w:r w:rsidR="00F9375A">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arties will convey this information in writing as well as the additional financing </w:t>
            </w:r>
            <w:r w:rsidR="002A6A7C">
              <w:rPr>
                <w:rFonts w:ascii="Arial" w:eastAsia="Times New Roman" w:hAnsi="Arial" w:cs="Arial"/>
                <w:color w:val="000000"/>
                <w:sz w:val="18"/>
                <w:szCs w:val="18"/>
              </w:rPr>
              <w:t>changes</w:t>
            </w:r>
            <w:r w:rsidR="00B1092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would be the responsibility of the </w:t>
            </w:r>
            <w:r w:rsidRPr="00D32437">
              <w:rPr>
                <w:rFonts w:ascii="Arial" w:eastAsia="Times New Roman" w:hAnsi="Arial" w:cs="Arial"/>
                <w:b/>
                <w:bCs/>
                <w:color w:val="000000"/>
                <w:sz w:val="18"/>
                <w:szCs w:val="18"/>
                <w:lang w:val="id-ID"/>
              </w:rPr>
              <w:t>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lang w:val="id-ID"/>
              </w:rPr>
              <w:t>, and change would be summarized in a</w:t>
            </w:r>
            <w:r w:rsidR="002A6A7C">
              <w:rPr>
                <w:rFonts w:ascii="Arial" w:eastAsia="Times New Roman" w:hAnsi="Arial" w:cs="Arial"/>
                <w:color w:val="000000"/>
                <w:sz w:val="18"/>
                <w:szCs w:val="18"/>
              </w:rPr>
              <w:t>n amendment to this Agreement</w:t>
            </w:r>
            <w:r w:rsidRPr="00D32437">
              <w:rPr>
                <w:rFonts w:ascii="Arial" w:eastAsia="Times New Roman" w:hAnsi="Arial" w:cs="Arial"/>
                <w:color w:val="000000"/>
                <w:sz w:val="18"/>
                <w:szCs w:val="18"/>
              </w:rPr>
              <w:t>;</w:t>
            </w:r>
          </w:p>
        </w:tc>
      </w:tr>
      <w:tr w:rsidR="00EF439E" w:rsidRPr="00D32437" w14:paraId="0AC2C0DF" w14:textId="77777777" w:rsidTr="00D43CCE">
        <w:trPr>
          <w:trHeight w:val="20"/>
        </w:trPr>
        <w:tc>
          <w:tcPr>
            <w:tcW w:w="4962" w:type="dxa"/>
            <w:shd w:val="clear" w:color="auto" w:fill="auto"/>
            <w:vAlign w:val="center"/>
          </w:tcPr>
          <w:p w14:paraId="7F7AEDC9" w14:textId="77777777" w:rsidR="00EF439E" w:rsidRPr="00D32437" w:rsidRDefault="00EF439E" w:rsidP="00EF439E">
            <w:pPr>
              <w:spacing w:after="0" w:line="240" w:lineRule="auto"/>
              <w:rPr>
                <w:rFonts w:ascii="Arial" w:eastAsia="Times New Roman" w:hAnsi="Arial" w:cs="Arial"/>
                <w:b/>
                <w:bCs/>
                <w:color w:val="000000"/>
                <w:sz w:val="18"/>
                <w:szCs w:val="18"/>
                <w:highlight w:val="yellow"/>
              </w:rPr>
            </w:pPr>
          </w:p>
        </w:tc>
        <w:tc>
          <w:tcPr>
            <w:tcW w:w="0" w:type="auto"/>
            <w:shd w:val="clear" w:color="auto" w:fill="auto"/>
            <w:vAlign w:val="center"/>
          </w:tcPr>
          <w:p w14:paraId="2A013108" w14:textId="77777777" w:rsidR="00EF439E" w:rsidRPr="00D32437" w:rsidRDefault="00EF439E" w:rsidP="00EF439E">
            <w:pPr>
              <w:spacing w:after="0" w:line="240" w:lineRule="auto"/>
              <w:jc w:val="center"/>
              <w:rPr>
                <w:rFonts w:ascii="Arial" w:eastAsia="Times New Roman" w:hAnsi="Arial" w:cs="Arial"/>
                <w:b/>
                <w:bCs/>
                <w:color w:val="000000"/>
                <w:sz w:val="18"/>
                <w:szCs w:val="18"/>
              </w:rPr>
            </w:pPr>
          </w:p>
        </w:tc>
      </w:tr>
      <w:bookmarkEnd w:id="0"/>
      <w:tr w:rsidR="004E2E46" w:rsidRPr="00D32437" w14:paraId="655546D3" w14:textId="77777777" w:rsidTr="009656A1">
        <w:trPr>
          <w:trHeight w:val="20"/>
        </w:trPr>
        <w:tc>
          <w:tcPr>
            <w:tcW w:w="4962" w:type="dxa"/>
            <w:shd w:val="clear" w:color="auto" w:fill="auto"/>
            <w:vAlign w:val="center"/>
            <w:hideMark/>
          </w:tcPr>
          <w:p w14:paraId="7D38342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8</w:t>
            </w:r>
          </w:p>
        </w:tc>
        <w:tc>
          <w:tcPr>
            <w:tcW w:w="0" w:type="auto"/>
            <w:shd w:val="clear" w:color="auto" w:fill="auto"/>
            <w:vAlign w:val="center"/>
            <w:hideMark/>
          </w:tcPr>
          <w:p w14:paraId="703611C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8</w:t>
            </w:r>
          </w:p>
        </w:tc>
      </w:tr>
      <w:tr w:rsidR="004E2E46" w:rsidRPr="00D32437" w14:paraId="742F1C01" w14:textId="77777777" w:rsidTr="009656A1">
        <w:trPr>
          <w:trHeight w:val="20"/>
        </w:trPr>
        <w:tc>
          <w:tcPr>
            <w:tcW w:w="4962" w:type="dxa"/>
            <w:shd w:val="clear" w:color="auto" w:fill="auto"/>
            <w:vAlign w:val="center"/>
            <w:hideMark/>
          </w:tcPr>
          <w:p w14:paraId="138B01C5" w14:textId="77777777" w:rsidR="004E2E46" w:rsidRPr="00260DC3" w:rsidRDefault="004E2E46" w:rsidP="009656A1">
            <w:pPr>
              <w:spacing w:after="0" w:line="240" w:lineRule="auto"/>
              <w:jc w:val="center"/>
              <w:rPr>
                <w:rFonts w:ascii="Arial" w:eastAsia="Times New Roman" w:hAnsi="Arial" w:cs="Arial"/>
                <w:color w:val="000000"/>
                <w:sz w:val="18"/>
                <w:szCs w:val="18"/>
                <w:lang w:val="es-ES"/>
              </w:rPr>
            </w:pPr>
            <w:proofErr w:type="spellStart"/>
            <w:r w:rsidRPr="00260DC3">
              <w:rPr>
                <w:rFonts w:ascii="Arial" w:eastAsia="Times New Roman" w:hAnsi="Arial" w:cs="Arial"/>
                <w:b/>
                <w:bCs/>
                <w:color w:val="000000"/>
                <w:sz w:val="18"/>
                <w:szCs w:val="18"/>
                <w:lang w:val="es-ES"/>
              </w:rPr>
              <w:t>Biaya</w:t>
            </w:r>
            <w:proofErr w:type="spellEnd"/>
            <w:r w:rsidRPr="00260DC3">
              <w:rPr>
                <w:rFonts w:ascii="Arial" w:eastAsia="Times New Roman" w:hAnsi="Arial" w:cs="Arial"/>
                <w:b/>
                <w:bCs/>
                <w:color w:val="000000"/>
                <w:sz w:val="18"/>
                <w:szCs w:val="18"/>
                <w:lang w:val="es-ES"/>
              </w:rPr>
              <w:t xml:space="preserve"> </w:t>
            </w:r>
            <w:proofErr w:type="spellStart"/>
            <w:r w:rsidRPr="00260DC3">
              <w:rPr>
                <w:rFonts w:ascii="Arial" w:eastAsia="Times New Roman" w:hAnsi="Arial" w:cs="Arial"/>
                <w:b/>
                <w:bCs/>
                <w:color w:val="000000"/>
                <w:sz w:val="18"/>
                <w:szCs w:val="18"/>
                <w:lang w:val="es-ES"/>
              </w:rPr>
              <w:t>Pelayanan</w:t>
            </w:r>
            <w:proofErr w:type="spellEnd"/>
            <w:r w:rsidRPr="00260DC3">
              <w:rPr>
                <w:rFonts w:ascii="Arial" w:eastAsia="Times New Roman" w:hAnsi="Arial" w:cs="Arial"/>
                <w:b/>
                <w:bCs/>
                <w:color w:val="000000"/>
                <w:sz w:val="18"/>
                <w:szCs w:val="18"/>
                <w:lang w:val="es-ES"/>
              </w:rPr>
              <w:t xml:space="preserve"> </w:t>
            </w:r>
            <w:proofErr w:type="spellStart"/>
            <w:r w:rsidRPr="00260DC3">
              <w:rPr>
                <w:rFonts w:ascii="Arial" w:eastAsia="Times New Roman" w:hAnsi="Arial" w:cs="Arial"/>
                <w:b/>
                <w:bCs/>
                <w:color w:val="000000"/>
                <w:sz w:val="18"/>
                <w:szCs w:val="18"/>
                <w:lang w:val="es-ES"/>
              </w:rPr>
              <w:t>Kesehatan</w:t>
            </w:r>
            <w:proofErr w:type="spellEnd"/>
            <w:r w:rsidRPr="00260DC3">
              <w:rPr>
                <w:rFonts w:ascii="Arial" w:eastAsia="Times New Roman" w:hAnsi="Arial" w:cs="Arial"/>
                <w:b/>
                <w:bCs/>
                <w:color w:val="000000"/>
                <w:sz w:val="18"/>
                <w:szCs w:val="18"/>
                <w:lang w:val="es-ES"/>
              </w:rPr>
              <w:t xml:space="preserve"> dan Tata Cara </w:t>
            </w:r>
            <w:proofErr w:type="spellStart"/>
            <w:r w:rsidRPr="00260DC3">
              <w:rPr>
                <w:rFonts w:ascii="Arial" w:eastAsia="Times New Roman" w:hAnsi="Arial" w:cs="Arial"/>
                <w:b/>
                <w:bCs/>
                <w:color w:val="000000"/>
                <w:sz w:val="18"/>
                <w:szCs w:val="18"/>
                <w:lang w:val="es-ES"/>
              </w:rPr>
              <w:t>Pembayaran</w:t>
            </w:r>
            <w:proofErr w:type="spellEnd"/>
          </w:p>
        </w:tc>
        <w:tc>
          <w:tcPr>
            <w:tcW w:w="0" w:type="auto"/>
            <w:shd w:val="clear" w:color="auto" w:fill="auto"/>
            <w:vAlign w:val="center"/>
            <w:hideMark/>
          </w:tcPr>
          <w:p w14:paraId="56CF925F" w14:textId="77777777" w:rsidR="004E2E46" w:rsidRPr="00D32437" w:rsidRDefault="004E2E46" w:rsidP="009656A1">
            <w:pPr>
              <w:spacing w:after="0" w:line="240" w:lineRule="auto"/>
              <w:jc w:val="center"/>
              <w:rPr>
                <w:rFonts w:ascii="Arial" w:eastAsia="Times New Roman" w:hAnsi="Arial" w:cs="Arial"/>
                <w:sz w:val="18"/>
                <w:szCs w:val="18"/>
              </w:rPr>
            </w:pPr>
            <w:r>
              <w:rPr>
                <w:rFonts w:ascii="Arial" w:eastAsia="Times New Roman" w:hAnsi="Arial" w:cs="Arial"/>
                <w:b/>
                <w:bCs/>
                <w:color w:val="000000"/>
                <w:sz w:val="18"/>
                <w:szCs w:val="18"/>
              </w:rPr>
              <w:t>Service fee</w:t>
            </w:r>
            <w:r w:rsidRPr="00D32437">
              <w:rPr>
                <w:rFonts w:ascii="Arial" w:eastAsia="Times New Roman" w:hAnsi="Arial" w:cs="Arial"/>
                <w:b/>
                <w:bCs/>
                <w:color w:val="000000"/>
                <w:sz w:val="18"/>
                <w:szCs w:val="18"/>
              </w:rPr>
              <w:t xml:space="preserve"> and payment procedures</w:t>
            </w:r>
          </w:p>
        </w:tc>
      </w:tr>
      <w:tr w:rsidR="004E2E46" w:rsidRPr="00D32437" w14:paraId="0F43019A" w14:textId="77777777" w:rsidTr="009656A1">
        <w:trPr>
          <w:trHeight w:val="20"/>
        </w:trPr>
        <w:tc>
          <w:tcPr>
            <w:tcW w:w="4962" w:type="dxa"/>
            <w:shd w:val="clear" w:color="auto" w:fill="auto"/>
            <w:vAlign w:val="center"/>
          </w:tcPr>
          <w:p w14:paraId="4E5235DE"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42E967E1"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rsidDel="00F03A51" w14:paraId="72C4C813" w14:textId="1A330958" w:rsidTr="009656A1">
        <w:trPr>
          <w:trHeight w:val="20"/>
          <w:del w:id="51" w:author="HUMAS MARKETING" w:date="2024-06-20T14:15:00Z"/>
        </w:trPr>
        <w:tc>
          <w:tcPr>
            <w:tcW w:w="4962" w:type="dxa"/>
            <w:shd w:val="clear" w:color="auto" w:fill="auto"/>
            <w:hideMark/>
          </w:tcPr>
          <w:p w14:paraId="18A122C6" w14:textId="3A285EFC" w:rsidR="004E2E46" w:rsidRPr="00D32437" w:rsidDel="00F03A51" w:rsidRDefault="004E2E46" w:rsidP="009656A1">
            <w:pPr>
              <w:spacing w:after="0" w:line="240" w:lineRule="auto"/>
              <w:jc w:val="both"/>
              <w:rPr>
                <w:del w:id="52" w:author="HUMAS MARKETING" w:date="2024-06-20T14:15:00Z" w16du:dateUtc="2024-06-20T07:15:00Z"/>
                <w:rFonts w:ascii="Arial" w:eastAsia="Times New Roman" w:hAnsi="Arial" w:cs="Arial"/>
                <w:b/>
                <w:bCs/>
                <w:color w:val="000000"/>
                <w:sz w:val="18"/>
                <w:szCs w:val="18"/>
              </w:rPr>
            </w:pPr>
          </w:p>
        </w:tc>
        <w:tc>
          <w:tcPr>
            <w:tcW w:w="0" w:type="auto"/>
            <w:shd w:val="clear" w:color="auto" w:fill="auto"/>
            <w:hideMark/>
          </w:tcPr>
          <w:p w14:paraId="78BFD7C0" w14:textId="27C3B63D" w:rsidR="004E2E46" w:rsidRPr="00E004C3" w:rsidDel="00F03A51" w:rsidRDefault="004E2E46" w:rsidP="009656A1">
            <w:pPr>
              <w:pStyle w:val="ListParagraph"/>
              <w:numPr>
                <w:ilvl w:val="0"/>
                <w:numId w:val="21"/>
              </w:numPr>
              <w:spacing w:after="0" w:line="240" w:lineRule="auto"/>
              <w:ind w:left="318" w:hanging="284"/>
              <w:jc w:val="both"/>
              <w:rPr>
                <w:del w:id="53" w:author="HUMAS MARKETING" w:date="2024-06-20T14:15:00Z" w16du:dateUtc="2024-06-20T07:15:00Z"/>
                <w:rFonts w:ascii="Arial" w:eastAsia="Times New Roman" w:hAnsi="Arial" w:cs="Arial"/>
                <w:color w:val="000000"/>
                <w:sz w:val="18"/>
                <w:szCs w:val="18"/>
              </w:rPr>
            </w:pPr>
            <w:del w:id="54" w:author="HUMAS MARKETING" w:date="2024-06-20T14:15:00Z" w16du:dateUtc="2024-06-20T07:15:00Z">
              <w:r w:rsidRPr="00D32437" w:rsidDel="00F03A51">
                <w:rPr>
                  <w:rFonts w:ascii="Arial" w:eastAsia="Times New Roman" w:hAnsi="Arial" w:cs="Arial"/>
                  <w:color w:val="000000"/>
                  <w:sz w:val="18"/>
                  <w:szCs w:val="18"/>
                </w:rPr>
                <w:delText xml:space="preserve">In exchange for the first aid </w:delText>
              </w:r>
              <w:r w:rsidDel="00F03A51">
                <w:rPr>
                  <w:rFonts w:ascii="Arial" w:eastAsia="Times New Roman" w:hAnsi="Arial" w:cs="Arial"/>
                  <w:color w:val="000000"/>
                  <w:sz w:val="18"/>
                  <w:szCs w:val="18"/>
                </w:rPr>
                <w:delText>Health S</w:delText>
              </w:r>
              <w:r w:rsidRPr="00D32437" w:rsidDel="00F03A51">
                <w:rPr>
                  <w:rFonts w:ascii="Arial" w:eastAsia="Times New Roman" w:hAnsi="Arial" w:cs="Arial"/>
                  <w:color w:val="000000"/>
                  <w:sz w:val="18"/>
                  <w:szCs w:val="18"/>
                </w:rPr>
                <w:delText xml:space="preserve">ervice </w:delText>
              </w:r>
              <w:r w:rsidDel="00F03A51">
                <w:rPr>
                  <w:rFonts w:ascii="Arial" w:eastAsia="Times New Roman" w:hAnsi="Arial" w:cs="Arial"/>
                  <w:color w:val="000000"/>
                  <w:sz w:val="18"/>
                  <w:szCs w:val="18"/>
                </w:rPr>
                <w:delText>F</w:delText>
              </w:r>
              <w:r w:rsidRPr="00D32437" w:rsidDel="00F03A51">
                <w:rPr>
                  <w:rFonts w:ascii="Arial" w:eastAsia="Times New Roman" w:hAnsi="Arial" w:cs="Arial"/>
                  <w:color w:val="000000"/>
                  <w:sz w:val="18"/>
                  <w:szCs w:val="18"/>
                </w:rPr>
                <w:delText xml:space="preserve">ee, given by the </w:delText>
              </w:r>
              <w:r w:rsidRPr="00D738C4" w:rsidDel="00F03A51">
                <w:rPr>
                  <w:rFonts w:ascii="Arial" w:eastAsia="Times New Roman" w:hAnsi="Arial" w:cs="Arial"/>
                  <w:b/>
                  <w:bCs/>
                  <w:color w:val="000000"/>
                  <w:sz w:val="18"/>
                  <w:szCs w:val="18"/>
                </w:rPr>
                <w:delText>SECOND PARTY</w:delText>
              </w:r>
              <w:r w:rsidRPr="00E004C3" w:rsidDel="00F03A51">
                <w:rPr>
                  <w:rFonts w:ascii="Arial" w:eastAsia="Times New Roman" w:hAnsi="Arial" w:cs="Arial"/>
                  <w:color w:val="000000"/>
                  <w:sz w:val="18"/>
                  <w:szCs w:val="18"/>
                </w:rPr>
                <w:delText>,</w:delText>
              </w:r>
              <w:r w:rsidRPr="00D32437" w:rsidDel="00F03A51">
                <w:rPr>
                  <w:rFonts w:ascii="Arial" w:eastAsia="Times New Roman" w:hAnsi="Arial" w:cs="Arial"/>
                  <w:color w:val="000000"/>
                  <w:sz w:val="18"/>
                  <w:szCs w:val="18"/>
                </w:rPr>
                <w:delText xml:space="preserve"> </w:delText>
              </w:r>
              <w:r w:rsidDel="00F03A51">
                <w:rPr>
                  <w:rFonts w:ascii="Arial" w:eastAsia="Times New Roman" w:hAnsi="Arial" w:cs="Arial"/>
                  <w:color w:val="000000"/>
                  <w:sz w:val="18"/>
                  <w:szCs w:val="18"/>
                </w:rPr>
                <w:delText xml:space="preserve">the </w:delText>
              </w:r>
              <w:r w:rsidRPr="00E004C3" w:rsidDel="00F03A51">
                <w:rPr>
                  <w:rFonts w:ascii="Arial" w:eastAsia="Times New Roman" w:hAnsi="Arial" w:cs="Arial"/>
                  <w:b/>
                  <w:bCs/>
                  <w:color w:val="000000"/>
                  <w:sz w:val="18"/>
                  <w:szCs w:val="18"/>
                </w:rPr>
                <w:delText>FIRST PARTY</w:delText>
              </w:r>
              <w:r w:rsidRPr="00D738C4" w:rsidDel="00F03A51">
                <w:rPr>
                  <w:rFonts w:ascii="Arial" w:eastAsia="Times New Roman" w:hAnsi="Arial" w:cs="Arial"/>
                  <w:color w:val="000000"/>
                  <w:sz w:val="18"/>
                  <w:szCs w:val="18"/>
                </w:rPr>
                <w:delText xml:space="preserve"> </w:delText>
              </w:r>
              <w:r w:rsidDel="00F03A51">
                <w:rPr>
                  <w:rFonts w:ascii="Arial" w:eastAsia="Times New Roman" w:hAnsi="Arial" w:cs="Arial"/>
                  <w:color w:val="000000"/>
                  <w:sz w:val="18"/>
                  <w:szCs w:val="18"/>
                </w:rPr>
                <w:delText>agrees to pay the monthly Service Fee</w:delText>
              </w:r>
              <w:r w:rsidRPr="00895F33" w:rsidDel="00F03A51">
                <w:rPr>
                  <w:rFonts w:ascii="Arial" w:eastAsia="Times New Roman" w:hAnsi="Arial" w:cs="Arial"/>
                  <w:color w:val="000000"/>
                  <w:sz w:val="18"/>
                  <w:szCs w:val="18"/>
                </w:rPr>
                <w:delText xml:space="preserve"> </w:delText>
              </w:r>
              <w:r w:rsidDel="00F03A51">
                <w:rPr>
                  <w:rFonts w:ascii="Arial" w:eastAsia="Times New Roman" w:hAnsi="Arial" w:cs="Arial"/>
                  <w:color w:val="000000"/>
                  <w:sz w:val="18"/>
                  <w:szCs w:val="18"/>
                </w:rPr>
                <w:delText xml:space="preserve">amouting to </w:delText>
              </w:r>
              <w:r w:rsidRPr="001C5712" w:rsidDel="00F03A51">
                <w:rPr>
                  <w:rFonts w:ascii="Arial" w:eastAsia="Times New Roman" w:hAnsi="Arial" w:cs="Arial"/>
                  <w:color w:val="000000"/>
                  <w:sz w:val="18"/>
                  <w:szCs w:val="18"/>
                </w:rPr>
                <w:delText xml:space="preserve"> Rp. </w:delText>
              </w:r>
              <w:r w:rsidDel="00F03A51">
                <w:delText xml:space="preserve"> </w:delText>
              </w:r>
              <w:r w:rsidRPr="00C36EBD" w:rsidDel="00F03A51">
                <w:rPr>
                  <w:rFonts w:ascii="Arial" w:eastAsia="Times New Roman" w:hAnsi="Arial" w:cs="Arial"/>
                  <w:color w:val="000000"/>
                  <w:sz w:val="18"/>
                  <w:szCs w:val="18"/>
                </w:rPr>
                <w:delText>19,368,368</w:delText>
              </w:r>
              <w:r w:rsidR="009D1A5A" w:rsidDel="00F03A51">
                <w:rPr>
                  <w:rFonts w:ascii="Arial" w:eastAsia="Times New Roman" w:hAnsi="Arial" w:cs="Arial"/>
                  <w:color w:val="000000"/>
                  <w:sz w:val="18"/>
                  <w:szCs w:val="18"/>
                </w:rPr>
                <w:delText xml:space="preserve"> </w:delText>
              </w:r>
              <w:r w:rsidRPr="001C5712" w:rsidDel="00F03A51">
                <w:rPr>
                  <w:rFonts w:ascii="Arial" w:eastAsia="Times New Roman" w:hAnsi="Arial" w:cs="Arial"/>
                  <w:color w:val="000000"/>
                  <w:sz w:val="18"/>
                  <w:szCs w:val="18"/>
                </w:rPr>
                <w:delText>(</w:delText>
              </w:r>
              <w:r w:rsidDel="00F03A51">
                <w:rPr>
                  <w:rFonts w:ascii="Arial" w:eastAsia="Times New Roman" w:hAnsi="Arial" w:cs="Arial"/>
                  <w:color w:val="000000"/>
                  <w:sz w:val="18"/>
                  <w:szCs w:val="18"/>
                </w:rPr>
                <w:delText xml:space="preserve">Nineteen million three hundred sixty eight thousand three </w:delText>
              </w:r>
              <w:r w:rsidRPr="0073238A" w:rsidDel="00F03A51">
                <w:rPr>
                  <w:rFonts w:ascii="Arial" w:eastAsia="Times New Roman" w:hAnsi="Arial" w:cs="Arial"/>
                  <w:color w:val="000000"/>
                  <w:sz w:val="18"/>
                  <w:szCs w:val="18"/>
                </w:rPr>
                <w:delText>hundred</w:delText>
              </w:r>
              <w:r w:rsidDel="00F03A51">
                <w:rPr>
                  <w:rFonts w:ascii="Arial" w:eastAsia="Times New Roman" w:hAnsi="Arial" w:cs="Arial"/>
                  <w:color w:val="000000"/>
                  <w:sz w:val="18"/>
                  <w:szCs w:val="18"/>
                </w:rPr>
                <w:delText xml:space="preserve"> sixty eight rupiahs</w:delText>
              </w:r>
              <w:r w:rsidRPr="001C5712" w:rsidDel="00F03A51">
                <w:rPr>
                  <w:rFonts w:ascii="Arial" w:eastAsia="Times New Roman" w:hAnsi="Arial" w:cs="Arial"/>
                  <w:color w:val="000000"/>
                  <w:sz w:val="18"/>
                  <w:szCs w:val="18"/>
                </w:rPr>
                <w:delText>)</w:delText>
              </w:r>
              <w:r w:rsidRPr="00895F33" w:rsidDel="00F03A51">
                <w:rPr>
                  <w:rFonts w:ascii="Arial" w:eastAsia="Times New Roman" w:hAnsi="Arial" w:cs="Arial"/>
                  <w:color w:val="000000"/>
                  <w:sz w:val="18"/>
                  <w:szCs w:val="18"/>
                </w:rPr>
                <w:delText>including VAT</w:delText>
              </w:r>
              <w:r w:rsidDel="00F03A51">
                <w:rPr>
                  <w:rFonts w:ascii="Arial" w:eastAsia="Times New Roman" w:hAnsi="Arial" w:cs="Arial"/>
                  <w:color w:val="000000"/>
                  <w:sz w:val="18"/>
                  <w:szCs w:val="18"/>
                </w:rPr>
                <w:delText xml:space="preserve"> and witholding tax for the Health Services. The breakdown of the monthly Service Fee is listed in Appendix 1 hereto. </w:delText>
              </w:r>
              <w:r w:rsidDel="00F03A51">
                <w:delText xml:space="preserve"> </w:delText>
              </w:r>
              <w:r w:rsidRPr="0095459F" w:rsidDel="00F03A51">
                <w:rPr>
                  <w:rFonts w:ascii="Arial" w:eastAsia="Times New Roman" w:hAnsi="Arial" w:cs="Arial"/>
                  <w:color w:val="000000"/>
                  <w:sz w:val="18"/>
                  <w:szCs w:val="18"/>
                </w:rPr>
                <w:delText xml:space="preserve">The </w:delText>
              </w:r>
              <w:r w:rsidDel="00F03A51">
                <w:rPr>
                  <w:rFonts w:ascii="Arial" w:eastAsia="Times New Roman" w:hAnsi="Arial" w:cs="Arial"/>
                  <w:color w:val="000000"/>
                  <w:sz w:val="18"/>
                  <w:szCs w:val="18"/>
                </w:rPr>
                <w:delText>costs for</w:delText>
              </w:r>
              <w:r w:rsidRPr="0095459F" w:rsidDel="00F03A51">
                <w:rPr>
                  <w:rFonts w:ascii="Arial" w:eastAsia="Times New Roman" w:hAnsi="Arial" w:cs="Arial"/>
                  <w:color w:val="000000"/>
                  <w:sz w:val="18"/>
                  <w:szCs w:val="18"/>
                </w:rPr>
                <w:delText xml:space="preserve"> medic</w:delText>
              </w:r>
              <w:r w:rsidDel="00F03A51">
                <w:rPr>
                  <w:rFonts w:ascii="Arial" w:eastAsia="Times New Roman" w:hAnsi="Arial" w:cs="Arial"/>
                  <w:color w:val="000000"/>
                  <w:sz w:val="18"/>
                  <w:szCs w:val="18"/>
                </w:rPr>
                <w:delText xml:space="preserve">ations </w:delText>
              </w:r>
              <w:r w:rsidRPr="0095459F" w:rsidDel="00F03A51">
                <w:rPr>
                  <w:rFonts w:ascii="Arial" w:eastAsia="Times New Roman" w:hAnsi="Arial" w:cs="Arial"/>
                  <w:color w:val="000000"/>
                  <w:sz w:val="18"/>
                  <w:szCs w:val="18"/>
                </w:rPr>
                <w:delText xml:space="preserve">and medical equipment </w:delText>
              </w:r>
              <w:r w:rsidDel="00F03A51">
                <w:rPr>
                  <w:rFonts w:ascii="Arial" w:eastAsia="Times New Roman" w:hAnsi="Arial" w:cs="Arial"/>
                  <w:color w:val="000000"/>
                  <w:sz w:val="18"/>
                  <w:szCs w:val="18"/>
                </w:rPr>
                <w:delText xml:space="preserve">used will </w:delText>
              </w:r>
              <w:r w:rsidRPr="0095459F" w:rsidDel="00F03A51">
                <w:rPr>
                  <w:rFonts w:ascii="Arial" w:eastAsia="Times New Roman" w:hAnsi="Arial" w:cs="Arial"/>
                  <w:color w:val="000000"/>
                  <w:sz w:val="18"/>
                  <w:szCs w:val="18"/>
                </w:rPr>
                <w:delText xml:space="preserve">be billed separately </w:delText>
              </w:r>
              <w:r w:rsidDel="00F03A51">
                <w:rPr>
                  <w:rFonts w:ascii="Arial" w:eastAsia="Times New Roman" w:hAnsi="Arial" w:cs="Arial"/>
                  <w:color w:val="000000"/>
                  <w:sz w:val="18"/>
                  <w:szCs w:val="18"/>
                </w:rPr>
                <w:delText>subject to</w:delText>
              </w:r>
              <w:r w:rsidRPr="0095459F" w:rsidDel="00F03A51">
                <w:rPr>
                  <w:rFonts w:ascii="Arial" w:eastAsia="Times New Roman" w:hAnsi="Arial" w:cs="Arial"/>
                  <w:color w:val="000000"/>
                  <w:sz w:val="18"/>
                  <w:szCs w:val="18"/>
                </w:rPr>
                <w:delText xml:space="preserve"> actual usage</w:delText>
              </w:r>
              <w:r w:rsidDel="00F03A51">
                <w:rPr>
                  <w:rFonts w:ascii="Arial" w:eastAsia="Times New Roman" w:hAnsi="Arial" w:cs="Arial"/>
                  <w:color w:val="000000"/>
                  <w:sz w:val="18"/>
                  <w:szCs w:val="18"/>
                </w:rPr>
                <w:delText>.</w:delText>
              </w:r>
            </w:del>
          </w:p>
        </w:tc>
      </w:tr>
      <w:tr w:rsidR="004E2E46" w:rsidRPr="00D32437" w:rsidDel="00F03A51" w14:paraId="15262382" w14:textId="721C086A" w:rsidTr="009656A1">
        <w:trPr>
          <w:trHeight w:val="20"/>
          <w:del w:id="55" w:author="HUMAS MARKETING" w:date="2024-06-20T14:15:00Z"/>
        </w:trPr>
        <w:tc>
          <w:tcPr>
            <w:tcW w:w="4962" w:type="dxa"/>
            <w:shd w:val="clear" w:color="auto" w:fill="auto"/>
            <w:hideMark/>
          </w:tcPr>
          <w:p w14:paraId="643186CF" w14:textId="32FA3DE0" w:rsidR="004E2E46" w:rsidRPr="006B3F72" w:rsidDel="00F03A51" w:rsidRDefault="004E2E46" w:rsidP="006B3F72">
            <w:pPr>
              <w:rPr>
                <w:del w:id="56" w:author="HUMAS MARKETING" w:date="2024-06-20T14:15:00Z" w16du:dateUtc="2024-06-20T07:15:00Z"/>
              </w:rPr>
            </w:pPr>
          </w:p>
        </w:tc>
        <w:tc>
          <w:tcPr>
            <w:tcW w:w="0" w:type="auto"/>
            <w:shd w:val="clear" w:color="auto" w:fill="auto"/>
            <w:hideMark/>
          </w:tcPr>
          <w:p w14:paraId="5B0DA47D" w14:textId="45248A19" w:rsidR="004E2E46" w:rsidRPr="001C5712" w:rsidDel="00F03A51" w:rsidRDefault="004E2E46" w:rsidP="009656A1">
            <w:pPr>
              <w:pStyle w:val="ListParagraph"/>
              <w:spacing w:after="0" w:line="240" w:lineRule="auto"/>
              <w:ind w:left="318"/>
              <w:jc w:val="both"/>
              <w:rPr>
                <w:del w:id="57" w:author="HUMAS MARKETING" w:date="2024-06-20T14:15:00Z" w16du:dateUtc="2024-06-20T07:15:00Z"/>
                <w:rFonts w:ascii="Arial" w:eastAsia="Times New Roman" w:hAnsi="Arial" w:cs="Arial"/>
                <w:color w:val="000000"/>
                <w:sz w:val="18"/>
                <w:szCs w:val="18"/>
              </w:rPr>
            </w:pPr>
          </w:p>
          <w:p w14:paraId="356C41D4" w14:textId="44EDCE9C" w:rsidR="004E2E46" w:rsidRPr="001C5712" w:rsidDel="00F03A51" w:rsidRDefault="004E2E46" w:rsidP="009656A1">
            <w:pPr>
              <w:pStyle w:val="ListParagraph"/>
              <w:numPr>
                <w:ilvl w:val="0"/>
                <w:numId w:val="21"/>
              </w:numPr>
              <w:spacing w:after="0" w:line="240" w:lineRule="auto"/>
              <w:ind w:left="318" w:hanging="284"/>
              <w:jc w:val="both"/>
              <w:rPr>
                <w:del w:id="58" w:author="HUMAS MARKETING" w:date="2024-06-20T14:15:00Z" w16du:dateUtc="2024-06-20T07:15:00Z"/>
                <w:rFonts w:ascii="Arial" w:eastAsia="Times New Roman" w:hAnsi="Arial" w:cs="Arial"/>
                <w:color w:val="000000"/>
                <w:sz w:val="18"/>
                <w:szCs w:val="18"/>
              </w:rPr>
            </w:pPr>
            <w:del w:id="59" w:author="HUMAS MARKETING" w:date="2024-06-20T14:15:00Z" w16du:dateUtc="2024-06-20T07:15:00Z">
              <w:r w:rsidRPr="001C5712" w:rsidDel="00F03A51">
                <w:rPr>
                  <w:rFonts w:ascii="Arial" w:eastAsia="Times New Roman" w:hAnsi="Arial" w:cs="Arial"/>
                  <w:color w:val="000000"/>
                  <w:sz w:val="18"/>
                  <w:szCs w:val="18"/>
                </w:rPr>
                <w:delText xml:space="preserve">THE </w:delText>
              </w:r>
              <w:r w:rsidRPr="001C5712" w:rsidDel="00F03A51">
                <w:rPr>
                  <w:rFonts w:ascii="Arial" w:eastAsia="Times New Roman" w:hAnsi="Arial" w:cs="Arial"/>
                  <w:b/>
                  <w:bCs/>
                  <w:color w:val="000000"/>
                  <w:sz w:val="18"/>
                  <w:szCs w:val="18"/>
                </w:rPr>
                <w:delText>FIRST PARTY</w:delText>
              </w:r>
              <w:r w:rsidRPr="001C5712" w:rsidDel="00F03A51">
                <w:rPr>
                  <w:rFonts w:ascii="Arial" w:eastAsia="Times New Roman" w:hAnsi="Arial" w:cs="Arial"/>
                  <w:color w:val="000000"/>
                  <w:sz w:val="18"/>
                  <w:szCs w:val="18"/>
                </w:rPr>
                <w:delText xml:space="preserve"> is obliged to pay the </w:delText>
              </w:r>
              <w:r w:rsidRPr="001C5712" w:rsidDel="00F03A51">
                <w:rPr>
                  <w:rFonts w:ascii="Arial" w:eastAsia="Times New Roman" w:hAnsi="Arial" w:cs="Arial"/>
                  <w:b/>
                  <w:bCs/>
                  <w:color w:val="000000"/>
                  <w:sz w:val="18"/>
                  <w:szCs w:val="18"/>
                </w:rPr>
                <w:delText>SECOND PARTY</w:delText>
              </w:r>
              <w:r w:rsidRPr="001C5712" w:rsidDel="00F03A51">
                <w:rPr>
                  <w:rFonts w:ascii="Arial" w:eastAsia="Times New Roman" w:hAnsi="Arial" w:cs="Arial"/>
                  <w:color w:val="000000"/>
                  <w:sz w:val="18"/>
                  <w:szCs w:val="18"/>
                </w:rPr>
                <w:delText xml:space="preserve"> no later than 30 (thirty) days from the date the invoice is sent with the total agreed fee amounting to Rp. </w:delText>
              </w:r>
              <w:r w:rsidDel="00F03A51">
                <w:delText xml:space="preserve"> </w:delText>
              </w:r>
              <w:r w:rsidRPr="00C36EBD" w:rsidDel="00F03A51">
                <w:rPr>
                  <w:rFonts w:ascii="Arial" w:eastAsia="Times New Roman" w:hAnsi="Arial" w:cs="Arial"/>
                  <w:color w:val="000000"/>
                  <w:sz w:val="18"/>
                  <w:szCs w:val="18"/>
                </w:rPr>
                <w:delText>19,368,368</w:delText>
              </w:r>
              <w:r w:rsidRPr="001C5712" w:rsidDel="00F03A51">
                <w:rPr>
                  <w:rFonts w:ascii="Arial" w:eastAsia="Times New Roman" w:hAnsi="Arial" w:cs="Arial"/>
                  <w:color w:val="000000"/>
                  <w:sz w:val="18"/>
                  <w:szCs w:val="18"/>
                </w:rPr>
                <w:delText>(</w:delText>
              </w:r>
              <w:r w:rsidDel="00F03A51">
                <w:rPr>
                  <w:rFonts w:ascii="Arial" w:eastAsia="Times New Roman" w:hAnsi="Arial" w:cs="Arial"/>
                  <w:color w:val="000000"/>
                  <w:sz w:val="18"/>
                  <w:szCs w:val="18"/>
                </w:rPr>
                <w:delText>Nineteen million three hundred sixty eight thousand three hundred sixty eight rupiahs</w:delText>
              </w:r>
              <w:r w:rsidRPr="001C5712" w:rsidDel="00F03A51">
                <w:rPr>
                  <w:rFonts w:ascii="Arial" w:eastAsia="Times New Roman" w:hAnsi="Arial" w:cs="Arial"/>
                  <w:color w:val="000000"/>
                  <w:sz w:val="18"/>
                  <w:szCs w:val="18"/>
                </w:rPr>
                <w:delText>) including VAT</w:delText>
              </w:r>
              <w:r w:rsidDel="00F03A51">
                <w:rPr>
                  <w:rFonts w:ascii="Arial" w:eastAsia="Times New Roman" w:hAnsi="Arial" w:cs="Arial"/>
                  <w:color w:val="000000"/>
                  <w:sz w:val="18"/>
                  <w:szCs w:val="18"/>
                </w:rPr>
                <w:delText xml:space="preserve"> and withholding tax, </w:delText>
              </w:r>
            </w:del>
          </w:p>
        </w:tc>
      </w:tr>
      <w:tr w:rsidR="004E2E46" w:rsidRPr="00D32437" w:rsidDel="00F03A51" w14:paraId="084EACFB" w14:textId="2387280B" w:rsidTr="009656A1">
        <w:trPr>
          <w:trHeight w:val="20"/>
          <w:del w:id="60" w:author="HUMAS MARKETING" w:date="2024-06-20T14:15:00Z"/>
        </w:trPr>
        <w:tc>
          <w:tcPr>
            <w:tcW w:w="4962" w:type="dxa"/>
            <w:shd w:val="clear" w:color="auto" w:fill="auto"/>
          </w:tcPr>
          <w:p w14:paraId="732CDC42" w14:textId="32008C61" w:rsidR="004E2E46" w:rsidRPr="00D32437" w:rsidDel="00F03A51" w:rsidRDefault="003E529F" w:rsidP="009656A1">
            <w:pPr>
              <w:pStyle w:val="ListParagraph"/>
              <w:numPr>
                <w:ilvl w:val="0"/>
                <w:numId w:val="20"/>
              </w:numPr>
              <w:spacing w:after="0" w:line="240" w:lineRule="auto"/>
              <w:ind w:left="306" w:hanging="284"/>
              <w:jc w:val="both"/>
              <w:rPr>
                <w:del w:id="61" w:author="HUMAS MARKETING" w:date="2024-06-20T14:15:00Z" w16du:dateUtc="2024-06-20T07:15:00Z"/>
                <w:rFonts w:ascii="Arial" w:eastAsia="Times New Roman" w:hAnsi="Arial" w:cs="Arial"/>
                <w:color w:val="000000"/>
                <w:sz w:val="18"/>
                <w:szCs w:val="18"/>
              </w:rPr>
            </w:pPr>
            <w:del w:id="62" w:author="HUMAS MARKETING" w:date="2024-06-20T14:15:00Z" w16du:dateUtc="2024-06-20T07:15:00Z">
              <w:r w:rsidDel="00F03A51">
                <w:rPr>
                  <w:rFonts w:ascii="Arial" w:eastAsia="Times New Roman" w:hAnsi="Arial" w:cs="Arial"/>
                  <w:color w:val="000000"/>
                  <w:sz w:val="18"/>
                  <w:szCs w:val="18"/>
                </w:rPr>
                <w:delText>Penggantian biaya</w:delText>
              </w:r>
              <w:r w:rsidR="009D1A5A" w:rsidDel="00F03A51">
                <w:rPr>
                  <w:rFonts w:ascii="Arial" w:eastAsia="Times New Roman" w:hAnsi="Arial" w:cs="Arial"/>
                  <w:color w:val="000000"/>
                  <w:sz w:val="18"/>
                  <w:szCs w:val="18"/>
                </w:rPr>
                <w:delText xml:space="preserve"> </w:delText>
              </w:r>
              <w:r w:rsidRPr="00D32437" w:rsidDel="00F03A51">
                <w:rPr>
                  <w:rFonts w:ascii="Arial" w:eastAsia="Times New Roman" w:hAnsi="Arial" w:cs="Arial"/>
                  <w:color w:val="000000"/>
                  <w:sz w:val="18"/>
                  <w:szCs w:val="18"/>
                  <w:lang w:val="id-ID"/>
                </w:rPr>
                <w:delText>Pel</w:delText>
              </w:r>
              <w:r w:rsidRPr="00D32437" w:rsidDel="00F03A51">
                <w:rPr>
                  <w:rFonts w:ascii="Arial" w:eastAsia="Times New Roman" w:hAnsi="Arial" w:cs="Arial"/>
                  <w:color w:val="000000"/>
                  <w:sz w:val="18"/>
                  <w:szCs w:val="18"/>
                </w:rPr>
                <w:delText xml:space="preserve">ayanan Pertolongan Pertama yang diberikan </w:delText>
              </w:r>
              <w:r w:rsidRPr="00D32437" w:rsidDel="00F03A51">
                <w:rPr>
                  <w:rFonts w:ascii="Arial" w:eastAsia="Times New Roman" w:hAnsi="Arial" w:cs="Arial"/>
                  <w:b/>
                  <w:bCs/>
                  <w:color w:val="000000"/>
                  <w:sz w:val="18"/>
                  <w:szCs w:val="18"/>
                </w:rPr>
                <w:delText>PIHAK KEDUA</w:delText>
              </w:r>
              <w:r w:rsidRPr="00D32437" w:rsidDel="00F03A51">
                <w:rPr>
                  <w:rFonts w:ascii="Arial" w:eastAsia="Times New Roman" w:hAnsi="Arial" w:cs="Arial"/>
                  <w:color w:val="000000"/>
                  <w:sz w:val="18"/>
                  <w:szCs w:val="18"/>
                </w:rPr>
                <w:delText xml:space="preserve"> mengacu pada </w:delText>
              </w:r>
              <w:r w:rsidDel="00F03A51">
                <w:rPr>
                  <w:rFonts w:ascii="Arial" w:eastAsia="Times New Roman" w:hAnsi="Arial" w:cs="Arial"/>
                  <w:b/>
                  <w:bCs/>
                  <w:color w:val="000000"/>
                  <w:sz w:val="18"/>
                  <w:szCs w:val="18"/>
                </w:rPr>
                <w:delText xml:space="preserve">Biaya senilai </w:delText>
              </w:r>
              <w:r w:rsidRPr="00D32437" w:rsidDel="00F03A51">
                <w:rPr>
                  <w:rFonts w:ascii="Arial" w:eastAsia="Times New Roman" w:hAnsi="Arial" w:cs="Arial"/>
                  <w:color w:val="000000"/>
                  <w:sz w:val="18"/>
                  <w:szCs w:val="18"/>
                </w:rPr>
                <w:delText xml:space="preserve">Rp. </w:delText>
              </w:r>
              <w:r w:rsidDel="00F03A51">
                <w:delText xml:space="preserve"> </w:delText>
              </w:r>
              <w:r w:rsidRPr="00285418" w:rsidDel="00F03A51">
                <w:rPr>
                  <w:rFonts w:ascii="Arial" w:eastAsia="Times New Roman" w:hAnsi="Arial" w:cs="Arial"/>
                  <w:color w:val="000000"/>
                  <w:sz w:val="18"/>
                  <w:szCs w:val="18"/>
                </w:rPr>
                <w:delText>19,368,368</w:delText>
              </w:r>
              <w:r w:rsidRPr="00D32437" w:rsidDel="00F03A51">
                <w:rPr>
                  <w:rFonts w:ascii="Arial" w:eastAsia="Times New Roman" w:hAnsi="Arial" w:cs="Arial"/>
                  <w:color w:val="000000"/>
                  <w:sz w:val="18"/>
                  <w:szCs w:val="18"/>
                </w:rPr>
                <w:delText xml:space="preserve"> </w:delText>
              </w:r>
              <w:r w:rsidDel="00F03A51">
                <w:rPr>
                  <w:rFonts w:ascii="Arial" w:eastAsia="Times New Roman" w:hAnsi="Arial" w:cs="Arial"/>
                  <w:color w:val="000000"/>
                  <w:sz w:val="18"/>
                  <w:szCs w:val="18"/>
                </w:rPr>
                <w:delText>(sembilan belas juta tiga ratus enam puluh delapan ribu tiga ratus enam puluh delapan rupiah ) sudah termasuk PPN dan PPH</w:delText>
              </w:r>
              <w:r w:rsidDel="00F03A51">
                <w:rPr>
                  <w:rFonts w:ascii="Arial" w:eastAsia="Times New Roman" w:hAnsi="Arial" w:cs="Arial"/>
                  <w:b/>
                  <w:bCs/>
                  <w:color w:val="000000"/>
                  <w:sz w:val="18"/>
                  <w:szCs w:val="18"/>
                </w:rPr>
                <w:delText xml:space="preserve"> untuk layanan Kesehatan ini. </w:delText>
              </w:r>
              <w:r w:rsidDel="00F03A51">
                <w:rPr>
                  <w:rFonts w:ascii="Arial" w:eastAsia="Times New Roman" w:hAnsi="Arial" w:cs="Arial"/>
                  <w:color w:val="000000"/>
                  <w:sz w:val="18"/>
                  <w:szCs w:val="18"/>
                </w:rPr>
                <w:delText xml:space="preserve">Rinicanbiaya jasa ini tercantum pada Appendix 1. Biaya obat-obatan dan alat medis akan ditagihkan terpisa sesuai dengan kebutuhan aktual. </w:delText>
              </w:r>
              <w:r w:rsidRPr="00D32437" w:rsidDel="00F03A51">
                <w:rPr>
                  <w:rFonts w:ascii="Arial" w:eastAsia="Times New Roman" w:hAnsi="Arial" w:cs="Arial"/>
                  <w:b/>
                  <w:bCs/>
                  <w:color w:val="000000"/>
                  <w:sz w:val="18"/>
                  <w:szCs w:val="18"/>
                </w:rPr>
                <w:delText xml:space="preserve"> </w:delText>
              </w:r>
            </w:del>
          </w:p>
        </w:tc>
        <w:tc>
          <w:tcPr>
            <w:tcW w:w="0" w:type="auto"/>
            <w:shd w:val="clear" w:color="auto" w:fill="auto"/>
          </w:tcPr>
          <w:p w14:paraId="1B0ACC5C" w14:textId="5A1645F8" w:rsidR="004E2E46" w:rsidRPr="001C5712" w:rsidDel="00F03A51" w:rsidRDefault="004E2E46" w:rsidP="009656A1">
            <w:pPr>
              <w:spacing w:after="0" w:line="240" w:lineRule="auto"/>
              <w:jc w:val="both"/>
              <w:rPr>
                <w:del w:id="63" w:author="HUMAS MARKETING" w:date="2024-06-20T14:15:00Z" w16du:dateUtc="2024-06-20T07:15:00Z"/>
                <w:rFonts w:ascii="Arial" w:eastAsia="Times New Roman" w:hAnsi="Arial" w:cs="Arial"/>
                <w:color w:val="000000"/>
                <w:sz w:val="18"/>
                <w:szCs w:val="18"/>
              </w:rPr>
            </w:pPr>
          </w:p>
        </w:tc>
      </w:tr>
      <w:tr w:rsidR="004E2E46" w:rsidRPr="00D32437" w14:paraId="289FDE6F" w14:textId="77777777" w:rsidTr="009656A1">
        <w:trPr>
          <w:trHeight w:val="20"/>
        </w:trPr>
        <w:tc>
          <w:tcPr>
            <w:tcW w:w="4962" w:type="dxa"/>
            <w:shd w:val="clear" w:color="auto" w:fill="auto"/>
          </w:tcPr>
          <w:p w14:paraId="4D5D09D0" w14:textId="0E5DA9E6" w:rsidR="006B3F72" w:rsidRDefault="006B3F72"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r>
              <w:rPr>
                <w:rFonts w:ascii="Arial" w:eastAsia="Times New Roman" w:hAnsi="Arial" w:cs="Arial"/>
                <w:b/>
                <w:bCs/>
                <w:color w:val="000000"/>
                <w:sz w:val="18"/>
                <w:szCs w:val="18"/>
              </w:rPr>
              <w:t>P</w:t>
            </w:r>
            <w:r w:rsidRPr="00D32437">
              <w:rPr>
                <w:rFonts w:ascii="Arial" w:eastAsia="Times New Roman" w:hAnsi="Arial" w:cs="Arial"/>
                <w:b/>
                <w:bCs/>
                <w:color w:val="000000"/>
                <w:sz w:val="18"/>
                <w:szCs w:val="18"/>
              </w:rPr>
              <w:t xml:space="preserve">IHAK PERTAMA </w:t>
            </w:r>
            <w:proofErr w:type="spellStart"/>
            <w:r w:rsidRPr="00D32437">
              <w:rPr>
                <w:rFonts w:ascii="Arial" w:eastAsia="Times New Roman" w:hAnsi="Arial" w:cs="Arial"/>
                <w:b/>
                <w:bCs/>
                <w:color w:val="000000"/>
                <w:sz w:val="18"/>
                <w:szCs w:val="18"/>
              </w:rPr>
              <w:t>wajib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membayarkan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selambat-lambatnya</w:t>
            </w:r>
            <w:proofErr w:type="spellEnd"/>
            <w:r w:rsidRPr="00D32437">
              <w:rPr>
                <w:rFonts w:ascii="Arial" w:eastAsia="Times New Roman" w:hAnsi="Arial" w:cs="Arial"/>
                <w:color w:val="000000"/>
                <w:sz w:val="18"/>
                <w:szCs w:val="18"/>
              </w:rPr>
              <w:t xml:space="preserve"> 30 (</w:t>
            </w:r>
            <w:proofErr w:type="spellStart"/>
            <w:r w:rsidRPr="00D32437">
              <w:rPr>
                <w:rFonts w:ascii="Arial" w:eastAsia="Times New Roman" w:hAnsi="Arial" w:cs="Arial"/>
                <w:color w:val="000000"/>
                <w:sz w:val="18"/>
                <w:szCs w:val="18"/>
              </w:rPr>
              <w:t>tiga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dikirimkannya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i/>
                <w:iCs/>
                <w:color w:val="000000"/>
                <w:sz w:val="18"/>
                <w:szCs w:val="18"/>
              </w:rPr>
              <w:t>invoice</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total </w:t>
            </w:r>
            <w:proofErr w:type="spellStart"/>
            <w:r w:rsidRPr="00D32437">
              <w:rPr>
                <w:rFonts w:ascii="Arial" w:eastAsia="Times New Roman" w:hAnsi="Arial" w:cs="Arial"/>
                <w:color w:val="000000"/>
                <w:sz w:val="18"/>
                <w:szCs w:val="18"/>
              </w:rPr>
              <w:t>biaya</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sebesar</w:t>
            </w:r>
            <w:proofErr w:type="spellEnd"/>
            <w:r w:rsidRPr="00D32437">
              <w:rPr>
                <w:rFonts w:ascii="Arial" w:eastAsia="Times New Roman" w:hAnsi="Arial" w:cs="Arial"/>
                <w:color w:val="000000"/>
                <w:sz w:val="18"/>
                <w:szCs w:val="18"/>
              </w:rPr>
              <w:t xml:space="preserve"> Rp. </w:t>
            </w:r>
            <w:r>
              <w:t xml:space="preserve"> </w:t>
            </w:r>
            <w:r w:rsidRPr="00285418">
              <w:rPr>
                <w:rFonts w:ascii="Arial" w:eastAsia="Times New Roman" w:hAnsi="Arial" w:cs="Arial"/>
                <w:color w:val="000000"/>
                <w:sz w:val="18"/>
                <w:szCs w:val="18"/>
              </w:rPr>
              <w:t>19,368,368</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w:t>
            </w:r>
            <w:r>
              <w:rPr>
                <w:rFonts w:ascii="Arial" w:eastAsia="Times New Roman" w:hAnsi="Arial" w:cs="Arial"/>
                <w:color w:val="000000"/>
                <w:sz w:val="18"/>
                <w:szCs w:val="18"/>
              </w:rPr>
              <w:pgNum/>
            </w:r>
            <w:proofErr w:type="spellStart"/>
            <w:r>
              <w:rPr>
                <w:rFonts w:ascii="Arial" w:eastAsia="Times New Roman" w:hAnsi="Arial" w:cs="Arial"/>
                <w:color w:val="000000"/>
                <w:sz w:val="18"/>
                <w:szCs w:val="18"/>
              </w:rPr>
              <w:t>sembilan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belas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juta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tiga</w:t>
            </w:r>
            <w:proofErr w:type="spellEnd"/>
            <w:r>
              <w:rPr>
                <w:rFonts w:ascii="Arial" w:eastAsia="Times New Roman" w:hAnsi="Arial" w:cs="Arial"/>
                <w:color w:val="000000"/>
                <w:sz w:val="18"/>
                <w:szCs w:val="18"/>
              </w:rPr>
              <w:t xml:space="preserve"> ratus </w:t>
            </w:r>
            <w:proofErr w:type="spellStart"/>
            <w:r>
              <w:rPr>
                <w:rFonts w:ascii="Arial" w:eastAsia="Times New Roman" w:hAnsi="Arial" w:cs="Arial"/>
                <w:color w:val="000000"/>
                <w:sz w:val="18"/>
                <w:szCs w:val="18"/>
              </w:rPr>
              <w:t>enam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puluh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delapan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ribu</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tiga</w:t>
            </w:r>
            <w:proofErr w:type="spellEnd"/>
            <w:r>
              <w:rPr>
                <w:rFonts w:ascii="Arial" w:eastAsia="Times New Roman" w:hAnsi="Arial" w:cs="Arial"/>
                <w:color w:val="000000"/>
                <w:sz w:val="18"/>
                <w:szCs w:val="18"/>
              </w:rPr>
              <w:t xml:space="preserve"> ratus </w:t>
            </w:r>
            <w:proofErr w:type="spellStart"/>
            <w:r>
              <w:rPr>
                <w:rFonts w:ascii="Arial" w:eastAsia="Times New Roman" w:hAnsi="Arial" w:cs="Arial"/>
                <w:color w:val="000000"/>
                <w:sz w:val="18"/>
                <w:szCs w:val="18"/>
              </w:rPr>
              <w:t>enam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puluh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delapan</w:t>
            </w:r>
            <w:proofErr w:type="spellEnd"/>
            <w:r>
              <w:rPr>
                <w:rFonts w:ascii="Arial" w:eastAsia="Times New Roman" w:hAnsi="Arial" w:cs="Arial"/>
                <w:color w:val="000000"/>
                <w:sz w:val="18"/>
                <w:szCs w:val="18"/>
              </w:rPr>
              <w:t xml:space="preserve"> rupiah ) </w:t>
            </w:r>
            <w:proofErr w:type="spellStart"/>
            <w:r>
              <w:rPr>
                <w:rFonts w:ascii="Arial" w:eastAsia="Times New Roman" w:hAnsi="Arial" w:cs="Arial"/>
                <w:color w:val="000000"/>
                <w:sz w:val="18"/>
                <w:szCs w:val="18"/>
              </w:rPr>
              <w:t>sudah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termasuk</w:t>
            </w:r>
            <w:proofErr w:type="spellEnd"/>
            <w:r>
              <w:rPr>
                <w:rFonts w:ascii="Arial" w:eastAsia="Times New Roman" w:hAnsi="Arial" w:cs="Arial"/>
                <w:color w:val="000000"/>
                <w:sz w:val="18"/>
                <w:szCs w:val="18"/>
              </w:rPr>
              <w:t xml:space="preserve"> PPN dan PPH </w:t>
            </w:r>
            <w:r w:rsidRPr="00D32437">
              <w:rPr>
                <w:rFonts w:ascii="Arial" w:eastAsia="Times New Roman" w:hAnsi="Arial" w:cs="Arial"/>
                <w:color w:val="000000"/>
                <w:sz w:val="18"/>
                <w:szCs w:val="18"/>
              </w:rPr>
              <w:t>;</w:t>
            </w:r>
          </w:p>
          <w:p w14:paraId="4D4EDE91" w14:textId="4204CDEE" w:rsidR="004E2E46" w:rsidRPr="00D32437"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Kelengkapan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dokumen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dilampirkan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tagihan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merupakan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dokumen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terpisahkan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Adapun </w:t>
            </w:r>
            <w:proofErr w:type="spellStart"/>
            <w:r w:rsidRPr="00D32437">
              <w:rPr>
                <w:rFonts w:ascii="Arial" w:eastAsia="Times New Roman" w:hAnsi="Arial" w:cs="Arial"/>
                <w:color w:val="000000"/>
                <w:sz w:val="18"/>
                <w:szCs w:val="18"/>
              </w:rPr>
              <w:t>kelengkapan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dokumen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dilampirkan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tcPr>
          <w:p w14:paraId="0846D8F8" w14:textId="77777777" w:rsidR="004E2E46" w:rsidRDefault="004E2E46" w:rsidP="009656A1">
            <w:pPr>
              <w:pStyle w:val="ListParagraph"/>
              <w:numPr>
                <w:ilvl w:val="0"/>
                <w:numId w:val="21"/>
              </w:numPr>
              <w:spacing w:after="0" w:line="240" w:lineRule="auto"/>
              <w:ind w:left="318" w:hanging="284"/>
              <w:jc w:val="both"/>
              <w:rPr>
                <w:ins w:id="64" w:author="HUMAS MARKETING" w:date="2024-06-20T14:15:00Z" w16du:dateUtc="2024-06-20T07:15:00Z"/>
                <w:rFonts w:ascii="Arial" w:eastAsia="Times New Roman" w:hAnsi="Arial" w:cs="Arial"/>
                <w:color w:val="000000"/>
                <w:sz w:val="18"/>
                <w:szCs w:val="18"/>
              </w:rPr>
            </w:pPr>
            <w:r w:rsidRPr="00D32437">
              <w:rPr>
                <w:rFonts w:ascii="Arial" w:eastAsia="Times New Roman" w:hAnsi="Arial" w:cs="Arial"/>
                <w:color w:val="000000"/>
                <w:sz w:val="18"/>
                <w:szCs w:val="18"/>
              </w:rPr>
              <w:t xml:space="preserve">Complete document attached in bills is an integral document of this Agreement </w:t>
            </w:r>
            <w:r w:rsidRPr="00D32437">
              <w:rPr>
                <w:rFonts w:ascii="Arial" w:eastAsia="Times New Roman" w:hAnsi="Arial" w:cs="Arial"/>
                <w:color w:val="000000"/>
                <w:sz w:val="18"/>
                <w:szCs w:val="18"/>
                <w:lang w:val="id-ID"/>
              </w:rPr>
              <w:t>a</w:t>
            </w:r>
            <w:r w:rsidRPr="00D32437">
              <w:rPr>
                <w:rFonts w:ascii="Arial" w:eastAsia="Times New Roman" w:hAnsi="Arial" w:cs="Arial"/>
                <w:color w:val="000000"/>
                <w:sz w:val="18"/>
                <w:szCs w:val="18"/>
              </w:rPr>
              <w:t>s for the complete document to attach is as follows:</w:t>
            </w:r>
          </w:p>
          <w:p w14:paraId="549526C2" w14:textId="77777777" w:rsidR="00F03A51" w:rsidRDefault="00F03A51" w:rsidP="009656A1">
            <w:pPr>
              <w:pStyle w:val="ListParagraph"/>
              <w:numPr>
                <w:ilvl w:val="0"/>
                <w:numId w:val="21"/>
              </w:numPr>
              <w:spacing w:after="0" w:line="240" w:lineRule="auto"/>
              <w:ind w:left="318" w:hanging="284"/>
              <w:jc w:val="both"/>
              <w:rPr>
                <w:ins w:id="65" w:author="HUMAS MARKETING" w:date="2024-06-20T14:18:00Z" w16du:dateUtc="2024-06-20T07:18:00Z"/>
                <w:rFonts w:ascii="Arial" w:eastAsia="Times New Roman" w:hAnsi="Arial" w:cs="Arial"/>
                <w:color w:val="000000"/>
                <w:sz w:val="18"/>
                <w:szCs w:val="18"/>
              </w:rPr>
            </w:pPr>
            <w:ins w:id="66" w:author="HUMAS MARKETING" w:date="2024-06-20T14:18:00Z" w16du:dateUtc="2024-06-20T07:18:00Z">
              <w:r w:rsidRPr="00F03A51">
                <w:rPr>
                  <w:rFonts w:ascii="Arial" w:eastAsia="Times New Roman" w:hAnsi="Arial" w:cs="Arial"/>
                  <w:color w:val="000000"/>
                  <w:sz w:val="18"/>
                  <w:szCs w:val="18"/>
                </w:rPr>
                <w:t>The complete documents attached to the invoice are documents that cannot be separated from this Agreement. The complete documents that must be attached are as follows:</w:t>
              </w:r>
            </w:ins>
          </w:p>
          <w:p w14:paraId="38029EA3" w14:textId="77777777" w:rsidR="00F03A51" w:rsidRDefault="00F03A51" w:rsidP="00F03A51">
            <w:pPr>
              <w:pStyle w:val="ListParagraph"/>
              <w:spacing w:after="0" w:line="240" w:lineRule="auto"/>
              <w:ind w:left="318"/>
              <w:jc w:val="both"/>
              <w:rPr>
                <w:ins w:id="67" w:author="HUMAS MARKETING" w:date="2024-06-20T14:18:00Z" w16du:dateUtc="2024-06-20T07:18:00Z"/>
                <w:rFonts w:ascii="Arial" w:eastAsia="Times New Roman" w:hAnsi="Arial" w:cs="Arial"/>
                <w:color w:val="000000"/>
                <w:sz w:val="18"/>
                <w:szCs w:val="18"/>
              </w:rPr>
            </w:pPr>
            <w:ins w:id="68" w:author="HUMAS MARKETING" w:date="2024-06-20T14:18:00Z" w16du:dateUtc="2024-06-20T07:18:00Z">
              <w:r w:rsidRPr="00F03A51">
                <w:rPr>
                  <w:rFonts w:ascii="Arial" w:eastAsia="Times New Roman" w:hAnsi="Arial" w:cs="Arial"/>
                  <w:color w:val="000000"/>
                  <w:sz w:val="18"/>
                  <w:szCs w:val="18"/>
                </w:rPr>
                <w:t>-</w:t>
              </w:r>
              <w:r>
                <w:rPr>
                  <w:rFonts w:ascii="Arial" w:eastAsia="Times New Roman" w:hAnsi="Arial" w:cs="Arial"/>
                  <w:color w:val="000000"/>
                  <w:sz w:val="18"/>
                  <w:szCs w:val="18"/>
                </w:rPr>
                <w:t xml:space="preserve"> </w:t>
              </w:r>
              <w:r w:rsidRPr="00F03A51">
                <w:rPr>
                  <w:rFonts w:ascii="Arial" w:eastAsia="Times New Roman" w:hAnsi="Arial" w:cs="Arial"/>
                  <w:color w:val="000000"/>
                  <w:sz w:val="18"/>
                  <w:szCs w:val="18"/>
                </w:rPr>
                <w:t>The health services received by the Patients in the month;</w:t>
              </w:r>
            </w:ins>
          </w:p>
          <w:p w14:paraId="65BD4228" w14:textId="2B3064EB" w:rsidR="00F03A51" w:rsidRPr="00F03A51" w:rsidRDefault="00F03A51">
            <w:pPr>
              <w:pStyle w:val="ListParagraph"/>
              <w:spacing w:after="0" w:line="240" w:lineRule="auto"/>
              <w:ind w:left="318"/>
              <w:jc w:val="both"/>
              <w:rPr>
                <w:rFonts w:ascii="Arial" w:eastAsia="Times New Roman" w:hAnsi="Arial" w:cs="Arial"/>
                <w:color w:val="000000"/>
                <w:sz w:val="18"/>
                <w:szCs w:val="18"/>
                <w:rPrChange w:id="69" w:author="HUMAS MARKETING" w:date="2024-06-20T14:18:00Z" w16du:dateUtc="2024-06-20T07:18:00Z">
                  <w:rPr/>
                </w:rPrChange>
              </w:rPr>
              <w:pPrChange w:id="70" w:author="HUMAS MARKETING" w:date="2024-06-20T14:18:00Z" w16du:dateUtc="2024-06-20T07:18:00Z">
                <w:pPr>
                  <w:pStyle w:val="ListParagraph"/>
                  <w:framePr w:hSpace="180" w:wrap="around" w:vAnchor="text" w:hAnchor="text" w:y="1"/>
                  <w:numPr>
                    <w:numId w:val="21"/>
                  </w:numPr>
                  <w:spacing w:after="0" w:line="240" w:lineRule="auto"/>
                  <w:ind w:left="318" w:hanging="284"/>
                  <w:suppressOverlap/>
                  <w:jc w:val="both"/>
                </w:pPr>
              </w:pPrChange>
            </w:pPr>
            <w:ins w:id="71" w:author="HUMAS MARKETING" w:date="2024-06-20T14:18:00Z" w16du:dateUtc="2024-06-20T07:18:00Z">
              <w:r>
                <w:rPr>
                  <w:rFonts w:ascii="Arial" w:eastAsia="Times New Roman" w:hAnsi="Arial" w:cs="Arial"/>
                  <w:color w:val="000000"/>
                  <w:sz w:val="18"/>
                  <w:szCs w:val="18"/>
                </w:rPr>
                <w:t xml:space="preserve">- </w:t>
              </w:r>
              <w:r w:rsidRPr="00F03A51">
                <w:rPr>
                  <w:rFonts w:ascii="Arial" w:eastAsia="Times New Roman" w:hAnsi="Arial" w:cs="Arial"/>
                  <w:color w:val="000000"/>
                  <w:sz w:val="18"/>
                  <w:szCs w:val="18"/>
                  <w:rPrChange w:id="72" w:author="HUMAS MARKETING" w:date="2024-06-20T14:18:00Z" w16du:dateUtc="2024-06-20T07:18:00Z">
                    <w:rPr/>
                  </w:rPrChange>
                </w:rPr>
                <w:t>Use of medicine and medical equipment for health services on the Patients;</w:t>
              </w:r>
            </w:ins>
          </w:p>
        </w:tc>
      </w:tr>
      <w:tr w:rsidR="004E2E46" w:rsidRPr="00D32437" w:rsidDel="00F03A51" w14:paraId="65C39C63" w14:textId="247FA0EC" w:rsidTr="009656A1">
        <w:trPr>
          <w:trHeight w:val="20"/>
          <w:del w:id="73" w:author="HUMAS MARKETING" w:date="2024-06-20T14:19:00Z"/>
        </w:trPr>
        <w:tc>
          <w:tcPr>
            <w:tcW w:w="4962" w:type="dxa"/>
            <w:shd w:val="clear" w:color="auto" w:fill="auto"/>
          </w:tcPr>
          <w:p w14:paraId="1825235D" w14:textId="4B30F6C7" w:rsidR="004E2E46" w:rsidRPr="00A51B1D" w:rsidDel="00F03A51" w:rsidRDefault="004E2E46" w:rsidP="009656A1">
            <w:pPr>
              <w:pStyle w:val="ListParagraph"/>
              <w:numPr>
                <w:ilvl w:val="0"/>
                <w:numId w:val="45"/>
              </w:numPr>
              <w:spacing w:after="0" w:line="240" w:lineRule="auto"/>
              <w:ind w:left="741"/>
              <w:jc w:val="both"/>
              <w:rPr>
                <w:del w:id="74" w:author="HUMAS MARKETING" w:date="2024-06-20T14:19:00Z" w16du:dateUtc="2024-06-20T07:19:00Z"/>
                <w:rFonts w:ascii="Arial" w:eastAsia="Times New Roman" w:hAnsi="Arial" w:cs="Arial"/>
                <w:color w:val="000000"/>
                <w:sz w:val="18"/>
                <w:szCs w:val="18"/>
                <w:lang w:val="es-ES"/>
              </w:rPr>
            </w:pPr>
            <w:del w:id="75" w:author="HUMAS MARKETING" w:date="2024-06-20T14:19:00Z" w16du:dateUtc="2024-06-20T07:19:00Z">
              <w:r w:rsidRPr="00A51B1D" w:rsidDel="00F03A51">
                <w:rPr>
                  <w:rFonts w:ascii="Arial" w:eastAsia="Times New Roman" w:hAnsi="Arial" w:cs="Arial"/>
                  <w:color w:val="000000"/>
                  <w:sz w:val="18"/>
                  <w:szCs w:val="18"/>
                  <w:lang w:val="es-ES"/>
                </w:rPr>
                <w:delText xml:space="preserve">Layanan Kesehatan yang diterima oleh Pasien selama satu bulan </w:delText>
              </w:r>
            </w:del>
          </w:p>
          <w:p w14:paraId="63CA74DC" w14:textId="0B096AEB" w:rsidR="004E2E46" w:rsidRPr="00A51B1D" w:rsidDel="00F03A51" w:rsidRDefault="004E2E46" w:rsidP="009656A1">
            <w:pPr>
              <w:pStyle w:val="ListParagraph"/>
              <w:numPr>
                <w:ilvl w:val="0"/>
                <w:numId w:val="45"/>
              </w:numPr>
              <w:spacing w:after="0" w:line="240" w:lineRule="auto"/>
              <w:ind w:left="741"/>
              <w:jc w:val="both"/>
              <w:rPr>
                <w:del w:id="76" w:author="HUMAS MARKETING" w:date="2024-06-20T14:19:00Z" w16du:dateUtc="2024-06-20T07:19:00Z"/>
                <w:rFonts w:ascii="Arial" w:eastAsia="Times New Roman" w:hAnsi="Arial" w:cs="Arial"/>
                <w:color w:val="000000"/>
                <w:sz w:val="18"/>
                <w:szCs w:val="18"/>
                <w:lang w:val="es-ES"/>
              </w:rPr>
            </w:pPr>
            <w:del w:id="77" w:author="HUMAS MARKETING" w:date="2024-06-20T14:19:00Z" w16du:dateUtc="2024-06-20T07:19:00Z">
              <w:r w:rsidRPr="00A51B1D" w:rsidDel="00F03A51">
                <w:rPr>
                  <w:rFonts w:ascii="Arial" w:eastAsia="Times New Roman" w:hAnsi="Arial" w:cs="Arial"/>
                  <w:color w:val="000000"/>
                  <w:sz w:val="18"/>
                  <w:szCs w:val="18"/>
                  <w:lang w:val="es-ES"/>
                </w:rPr>
                <w:delText xml:space="preserve">Penggunaan obat dan alat kesehatan atas pelayanan kesehatan yang diberikan kepada pasien. </w:delText>
              </w:r>
            </w:del>
          </w:p>
          <w:p w14:paraId="68F20019" w14:textId="03577F95" w:rsidR="004E2E46" w:rsidRPr="00A51B1D" w:rsidDel="00F03A51" w:rsidRDefault="004E2E46" w:rsidP="009656A1">
            <w:pPr>
              <w:pStyle w:val="ListParagraph"/>
              <w:spacing w:after="0" w:line="240" w:lineRule="auto"/>
              <w:ind w:left="741"/>
              <w:jc w:val="both"/>
              <w:rPr>
                <w:del w:id="78" w:author="HUMAS MARKETING" w:date="2024-06-20T14:19:00Z" w16du:dateUtc="2024-06-20T07:19:00Z"/>
                <w:rFonts w:ascii="Arial" w:eastAsia="Times New Roman" w:hAnsi="Arial" w:cs="Arial"/>
                <w:color w:val="000000"/>
                <w:sz w:val="18"/>
                <w:szCs w:val="18"/>
                <w:lang w:val="es-ES"/>
              </w:rPr>
            </w:pPr>
          </w:p>
        </w:tc>
        <w:tc>
          <w:tcPr>
            <w:tcW w:w="0" w:type="auto"/>
            <w:shd w:val="clear" w:color="auto" w:fill="auto"/>
          </w:tcPr>
          <w:p w14:paraId="26FAB9AB" w14:textId="494F9B31" w:rsidR="004E2E46" w:rsidRPr="00D32437" w:rsidDel="00F03A51" w:rsidRDefault="004E2E46" w:rsidP="009656A1">
            <w:pPr>
              <w:pStyle w:val="ListParagraph"/>
              <w:numPr>
                <w:ilvl w:val="0"/>
                <w:numId w:val="45"/>
              </w:numPr>
              <w:spacing w:after="0" w:line="240" w:lineRule="auto"/>
              <w:ind w:left="742"/>
              <w:jc w:val="both"/>
              <w:rPr>
                <w:del w:id="79" w:author="HUMAS MARKETING" w:date="2024-06-20T14:18:00Z" w16du:dateUtc="2024-06-20T07:18:00Z"/>
                <w:rFonts w:ascii="Arial" w:eastAsia="Times New Roman" w:hAnsi="Arial" w:cs="Arial"/>
                <w:color w:val="000000"/>
                <w:sz w:val="18"/>
                <w:szCs w:val="18"/>
                <w:lang w:val="id-ID"/>
              </w:rPr>
            </w:pPr>
            <w:del w:id="80" w:author="HUMAS MARKETING" w:date="2024-06-20T14:18:00Z" w16du:dateUtc="2024-06-20T07:18:00Z">
              <w:r w:rsidDel="00F03A51">
                <w:rPr>
                  <w:rFonts w:ascii="Arial" w:eastAsia="Times New Roman" w:hAnsi="Arial" w:cs="Arial"/>
                  <w:color w:val="000000"/>
                  <w:sz w:val="18"/>
                  <w:szCs w:val="18"/>
                </w:rPr>
                <w:delText>The</w:delText>
              </w:r>
              <w:r w:rsidRPr="00D32437" w:rsidDel="00F03A51">
                <w:rPr>
                  <w:rFonts w:ascii="Arial" w:eastAsia="Times New Roman" w:hAnsi="Arial" w:cs="Arial"/>
                  <w:color w:val="000000"/>
                  <w:sz w:val="18"/>
                  <w:szCs w:val="18"/>
                  <w:lang w:val="id-ID"/>
                </w:rPr>
                <w:delText xml:space="preserve"> health services </w:delText>
              </w:r>
              <w:r w:rsidDel="00F03A51">
                <w:rPr>
                  <w:rFonts w:ascii="Arial" w:eastAsia="Times New Roman" w:hAnsi="Arial" w:cs="Arial"/>
                  <w:color w:val="000000"/>
                  <w:sz w:val="18"/>
                  <w:szCs w:val="18"/>
                </w:rPr>
                <w:delText xml:space="preserve">received by the Patients </w:delText>
              </w:r>
              <w:r w:rsidRPr="00A51B1D" w:rsidDel="00F03A51">
                <w:rPr>
                  <w:rFonts w:ascii="Arial" w:eastAsia="Times New Roman" w:hAnsi="Arial" w:cs="Arial"/>
                  <w:color w:val="000000"/>
                  <w:sz w:val="18"/>
                  <w:szCs w:val="18"/>
                </w:rPr>
                <w:delText>in the month</w:delText>
              </w:r>
              <w:r w:rsidRPr="00D32437" w:rsidDel="00F03A51">
                <w:rPr>
                  <w:rFonts w:ascii="Arial" w:eastAsia="Times New Roman" w:hAnsi="Arial" w:cs="Arial"/>
                  <w:color w:val="000000"/>
                  <w:sz w:val="18"/>
                  <w:szCs w:val="18"/>
                  <w:lang w:val="id-ID"/>
                </w:rPr>
                <w:delText>;</w:delText>
              </w:r>
            </w:del>
          </w:p>
          <w:p w14:paraId="7BB18EE3" w14:textId="4EC6322C" w:rsidR="004E2E46" w:rsidRPr="00D32437" w:rsidDel="00F03A51" w:rsidRDefault="004E2E46">
            <w:pPr>
              <w:pStyle w:val="ListParagraph"/>
              <w:spacing w:after="0" w:line="240" w:lineRule="auto"/>
              <w:ind w:left="742"/>
              <w:jc w:val="both"/>
              <w:rPr>
                <w:del w:id="81" w:author="HUMAS MARKETING" w:date="2024-06-20T14:19:00Z" w16du:dateUtc="2024-06-20T07:19:00Z"/>
                <w:rFonts w:ascii="Arial" w:eastAsia="Times New Roman" w:hAnsi="Arial" w:cs="Arial"/>
                <w:color w:val="000000"/>
                <w:sz w:val="18"/>
                <w:szCs w:val="18"/>
                <w:lang w:val="id-ID"/>
              </w:rPr>
              <w:pPrChange w:id="82" w:author="HUMAS MARKETING" w:date="2024-06-20T14:19:00Z" w16du:dateUtc="2024-06-20T07:19:00Z">
                <w:pPr>
                  <w:pStyle w:val="ListParagraph"/>
                  <w:framePr w:hSpace="180" w:wrap="around" w:vAnchor="text" w:hAnchor="text" w:y="1"/>
                  <w:numPr>
                    <w:numId w:val="45"/>
                  </w:numPr>
                  <w:spacing w:after="0" w:line="240" w:lineRule="auto"/>
                  <w:ind w:left="742" w:hanging="360"/>
                  <w:suppressOverlap/>
                  <w:jc w:val="both"/>
                </w:pPr>
              </w:pPrChange>
            </w:pPr>
            <w:del w:id="83" w:author="HUMAS MARKETING" w:date="2024-06-20T14:18:00Z" w16du:dateUtc="2024-06-20T07:18:00Z">
              <w:r w:rsidRPr="00D32437" w:rsidDel="00F03A51">
                <w:rPr>
                  <w:rFonts w:ascii="Arial" w:eastAsia="Times New Roman" w:hAnsi="Arial" w:cs="Arial"/>
                  <w:color w:val="000000"/>
                  <w:sz w:val="18"/>
                  <w:szCs w:val="18"/>
                  <w:lang w:val="id-ID"/>
                </w:rPr>
                <w:delText xml:space="preserve">Use of medicine and medical equipment for health services on </w:delText>
              </w:r>
              <w:r w:rsidDel="00F03A51">
                <w:rPr>
                  <w:rFonts w:ascii="Arial" w:eastAsia="Times New Roman" w:hAnsi="Arial" w:cs="Arial"/>
                  <w:color w:val="000000"/>
                  <w:sz w:val="18"/>
                  <w:szCs w:val="18"/>
                </w:rPr>
                <w:delText>the Patients</w:delText>
              </w:r>
              <w:r w:rsidRPr="00D32437" w:rsidDel="00F03A51">
                <w:rPr>
                  <w:rFonts w:ascii="Arial" w:eastAsia="Times New Roman" w:hAnsi="Arial" w:cs="Arial"/>
                  <w:b/>
                  <w:bCs/>
                  <w:color w:val="000000"/>
                  <w:sz w:val="18"/>
                  <w:szCs w:val="18"/>
                  <w:lang w:val="id-ID"/>
                </w:rPr>
                <w:delText>;</w:delText>
              </w:r>
            </w:del>
          </w:p>
        </w:tc>
      </w:tr>
      <w:tr w:rsidR="004E2E46" w:rsidRPr="00D32437" w14:paraId="4B2DE162" w14:textId="77777777" w:rsidTr="009656A1">
        <w:trPr>
          <w:trHeight w:val="20"/>
        </w:trPr>
        <w:tc>
          <w:tcPr>
            <w:tcW w:w="4962" w:type="dxa"/>
            <w:shd w:val="clear" w:color="auto" w:fill="auto"/>
            <w:hideMark/>
          </w:tcPr>
          <w:p w14:paraId="1C5380F9" w14:textId="5DAD6618" w:rsidR="004E2E46" w:rsidRPr="00D32437"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ingin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pembebanan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khusus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dan/</w:t>
            </w:r>
            <w:proofErr w:type="spellStart"/>
            <w:r w:rsidRPr="00D32437">
              <w:rPr>
                <w:rFonts w:ascii="Arial" w:eastAsia="Times New Roman" w:hAnsi="Arial" w:cs="Arial"/>
                <w:color w:val="000000"/>
                <w:sz w:val="18"/>
                <w:szCs w:val="18"/>
              </w:rPr>
              <w:t>atau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tercantum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didalam</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Biaya</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Pasal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w:t>
            </w:r>
            <w:r>
              <w:rPr>
                <w:rFonts w:ascii="Arial" w:eastAsia="Times New Roman" w:hAnsi="Arial" w:cs="Arial"/>
                <w:color w:val="000000"/>
                <w:sz w:val="18"/>
                <w:szCs w:val="18"/>
              </w:rPr>
              <w:t>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menyampaikan</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terlebih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dahulu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bersama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sekurang-kurang</w:t>
            </w:r>
            <w:proofErr w:type="spellEnd"/>
            <w:r w:rsidRPr="00D32437">
              <w:rPr>
                <w:rFonts w:ascii="Arial" w:eastAsia="Times New Roman" w:hAnsi="Arial" w:cs="Arial"/>
                <w:color w:val="000000"/>
                <w:sz w:val="18"/>
                <w:szCs w:val="18"/>
              </w:rPr>
              <w:t xml:space="preserve"> 30 (</w:t>
            </w:r>
            <w:proofErr w:type="spellStart"/>
            <w:r w:rsidRPr="00D32437">
              <w:rPr>
                <w:rFonts w:ascii="Arial" w:eastAsia="Times New Roman" w:hAnsi="Arial" w:cs="Arial"/>
                <w:color w:val="000000"/>
                <w:sz w:val="18"/>
                <w:szCs w:val="18"/>
              </w:rPr>
              <w:t>tiga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pemberlakukan</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biaya</w:t>
            </w:r>
            <w:proofErr w:type="spellEnd"/>
            <w:r w:rsidR="006B3F72">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baru</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hideMark/>
          </w:tcPr>
          <w:p w14:paraId="4A877F5D"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wishes to impose a special additional charge that is not and / or has not been listed in the </w:t>
            </w:r>
            <w:r>
              <w:rPr>
                <w:rFonts w:ascii="Arial" w:eastAsia="Times New Roman" w:hAnsi="Arial" w:cs="Arial"/>
                <w:color w:val="000000"/>
                <w:sz w:val="18"/>
                <w:szCs w:val="18"/>
              </w:rPr>
              <w:t>Service Fee</w:t>
            </w:r>
            <w:r w:rsidRPr="00D32437">
              <w:rPr>
                <w:rFonts w:ascii="Arial" w:eastAsia="Times New Roman" w:hAnsi="Arial" w:cs="Arial"/>
                <w:color w:val="000000"/>
                <w:sz w:val="18"/>
                <w:szCs w:val="18"/>
              </w:rPr>
              <w:t xml:space="preserve"> agreed in Paragraph 1 of this article to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must submit in writing </w:t>
            </w:r>
            <w:r>
              <w:rPr>
                <w:rFonts w:ascii="Arial" w:eastAsia="Times New Roman" w:hAnsi="Arial" w:cs="Arial"/>
                <w:color w:val="000000"/>
                <w:sz w:val="18"/>
                <w:szCs w:val="18"/>
              </w:rPr>
              <w:t>for mutual agreement</w:t>
            </w:r>
            <w:r w:rsidRPr="00D32437">
              <w:rPr>
                <w:rFonts w:ascii="Arial" w:eastAsia="Times New Roman" w:hAnsi="Arial" w:cs="Arial"/>
                <w:color w:val="000000"/>
                <w:sz w:val="18"/>
                <w:szCs w:val="18"/>
              </w:rPr>
              <w:t xml:space="preserve"> at least 30 (thirty) days before the application of the new </w:t>
            </w:r>
            <w:r>
              <w:rPr>
                <w:rFonts w:ascii="Arial" w:eastAsia="Times New Roman" w:hAnsi="Arial" w:cs="Arial"/>
                <w:color w:val="000000"/>
                <w:sz w:val="18"/>
                <w:szCs w:val="18"/>
              </w:rPr>
              <w:t>service fee</w:t>
            </w:r>
            <w:r w:rsidRPr="00D32437">
              <w:rPr>
                <w:rFonts w:ascii="Arial" w:eastAsia="Times New Roman" w:hAnsi="Arial" w:cs="Arial"/>
                <w:color w:val="000000"/>
                <w:sz w:val="18"/>
                <w:szCs w:val="18"/>
              </w:rPr>
              <w:t xml:space="preserve">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w:t>
            </w:r>
          </w:p>
        </w:tc>
      </w:tr>
      <w:tr w:rsidR="004E2E46" w:rsidRPr="00D32437" w14:paraId="4818DC4F" w14:textId="77777777" w:rsidTr="009656A1">
        <w:trPr>
          <w:trHeight w:val="20"/>
        </w:trPr>
        <w:tc>
          <w:tcPr>
            <w:tcW w:w="4962" w:type="dxa"/>
            <w:shd w:val="clear" w:color="auto" w:fill="auto"/>
            <w:hideMark/>
          </w:tcPr>
          <w:p w14:paraId="5B0E0B8E" w14:textId="7AE927EB" w:rsidR="003E529F" w:rsidRDefault="006B3F72"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Pembayaran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dilakukan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setiap</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bulan</w:t>
            </w:r>
            <w:proofErr w:type="spellEnd"/>
            <w:r>
              <w:rPr>
                <w:rFonts w:ascii="Arial" w:eastAsia="Times New Roman" w:hAnsi="Arial" w:cs="Arial"/>
                <w:color w:val="000000"/>
                <w:sz w:val="18"/>
                <w:szCs w:val="18"/>
              </w:rPr>
              <w:t xml:space="preserve">. </w:t>
            </w:r>
          </w:p>
          <w:p w14:paraId="3A2C5B32" w14:textId="60328D25" w:rsidR="004E2E46" w:rsidRPr="00D32437" w:rsidRDefault="004E2E46" w:rsidP="006B3F7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52B36AE6"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is made </w:t>
            </w:r>
            <w:r>
              <w:rPr>
                <w:rFonts w:ascii="Arial" w:eastAsia="Times New Roman" w:hAnsi="Arial" w:cs="Arial"/>
                <w:color w:val="000000"/>
                <w:sz w:val="18"/>
                <w:szCs w:val="18"/>
              </w:rPr>
              <w:t>monthly</w:t>
            </w:r>
            <w:r w:rsidRPr="00D32437">
              <w:rPr>
                <w:rFonts w:ascii="Arial" w:eastAsia="Times New Roman" w:hAnsi="Arial" w:cs="Arial"/>
                <w:color w:val="000000"/>
                <w:sz w:val="18"/>
                <w:szCs w:val="18"/>
              </w:rPr>
              <w:t>;</w:t>
            </w:r>
          </w:p>
        </w:tc>
      </w:tr>
      <w:tr w:rsidR="004E2E46" w:rsidRPr="00D32437" w:rsidDel="00F03A51" w14:paraId="24888CB4" w14:textId="57016005" w:rsidTr="009656A1">
        <w:trPr>
          <w:trHeight w:val="20"/>
          <w:del w:id="84" w:author="HUMAS MARKETING" w:date="2024-06-20T14:20:00Z"/>
        </w:trPr>
        <w:tc>
          <w:tcPr>
            <w:tcW w:w="4962" w:type="dxa"/>
            <w:shd w:val="clear" w:color="auto" w:fill="auto"/>
          </w:tcPr>
          <w:p w14:paraId="7CC8ABF8" w14:textId="427AA1CF" w:rsidR="004E2E46" w:rsidRPr="00D32437" w:rsidDel="00F03A51" w:rsidRDefault="004E2E46" w:rsidP="009656A1">
            <w:pPr>
              <w:pStyle w:val="ListParagraph"/>
              <w:spacing w:after="0" w:line="240" w:lineRule="auto"/>
              <w:ind w:left="306"/>
              <w:jc w:val="both"/>
              <w:rPr>
                <w:del w:id="85" w:author="HUMAS MARKETING" w:date="2024-06-20T14:20:00Z" w16du:dateUtc="2024-06-20T07:20:00Z"/>
                <w:rFonts w:ascii="Arial" w:eastAsia="Times New Roman" w:hAnsi="Arial" w:cs="Arial"/>
                <w:color w:val="000000"/>
                <w:sz w:val="18"/>
                <w:szCs w:val="18"/>
              </w:rPr>
            </w:pPr>
          </w:p>
        </w:tc>
        <w:tc>
          <w:tcPr>
            <w:tcW w:w="0" w:type="auto"/>
            <w:shd w:val="clear" w:color="auto" w:fill="auto"/>
          </w:tcPr>
          <w:p w14:paraId="397A512A" w14:textId="759E5A76" w:rsidR="004E2E46" w:rsidRPr="00D32437" w:rsidDel="00F03A51" w:rsidRDefault="004E2E46" w:rsidP="009656A1">
            <w:pPr>
              <w:pStyle w:val="ListParagraph"/>
              <w:spacing w:after="0" w:line="240" w:lineRule="auto"/>
              <w:ind w:left="318"/>
              <w:jc w:val="both"/>
              <w:rPr>
                <w:del w:id="86" w:author="HUMAS MARKETING" w:date="2024-06-20T14:20:00Z" w16du:dateUtc="2024-06-20T07:20:00Z"/>
                <w:rFonts w:ascii="Arial" w:eastAsia="Times New Roman" w:hAnsi="Arial" w:cs="Arial"/>
                <w:color w:val="000000"/>
                <w:sz w:val="18"/>
                <w:szCs w:val="18"/>
              </w:rPr>
            </w:pPr>
          </w:p>
        </w:tc>
      </w:tr>
      <w:tr w:rsidR="004E2E46" w:rsidRPr="00D32437" w:rsidDel="00F03A51" w14:paraId="68200F7D" w14:textId="35B81946" w:rsidTr="009656A1">
        <w:trPr>
          <w:trHeight w:val="20"/>
          <w:del w:id="87" w:author="HUMAS MARKETING" w:date="2024-06-20T14:19:00Z"/>
        </w:trPr>
        <w:tc>
          <w:tcPr>
            <w:tcW w:w="4962" w:type="dxa"/>
            <w:shd w:val="clear" w:color="auto" w:fill="auto"/>
          </w:tcPr>
          <w:p w14:paraId="258AA411" w14:textId="043B8F12" w:rsidR="004E2E46" w:rsidRPr="003E529F" w:rsidDel="00F03A51" w:rsidRDefault="004E2E46" w:rsidP="003E529F">
            <w:pPr>
              <w:spacing w:after="0" w:line="240" w:lineRule="auto"/>
              <w:jc w:val="both"/>
              <w:rPr>
                <w:del w:id="88" w:author="HUMAS MARKETING" w:date="2024-06-20T14:19:00Z" w16du:dateUtc="2024-06-20T07:19:00Z"/>
                <w:rFonts w:ascii="Arial" w:eastAsia="Times New Roman" w:hAnsi="Arial" w:cs="Arial"/>
                <w:color w:val="000000"/>
                <w:sz w:val="18"/>
                <w:szCs w:val="18"/>
              </w:rPr>
            </w:pPr>
          </w:p>
        </w:tc>
        <w:tc>
          <w:tcPr>
            <w:tcW w:w="0" w:type="auto"/>
            <w:shd w:val="clear" w:color="auto" w:fill="auto"/>
          </w:tcPr>
          <w:p w14:paraId="52C4EF60" w14:textId="7BEC5CFC" w:rsidR="004E2E46" w:rsidRPr="00D32437" w:rsidDel="00F03A51" w:rsidRDefault="004E2E46" w:rsidP="009656A1">
            <w:pPr>
              <w:pStyle w:val="ListParagraph"/>
              <w:spacing w:after="0" w:line="240" w:lineRule="auto"/>
              <w:ind w:left="318"/>
              <w:jc w:val="both"/>
              <w:rPr>
                <w:del w:id="89" w:author="HUMAS MARKETING" w:date="2024-06-20T14:19:00Z" w16du:dateUtc="2024-06-20T07:19:00Z"/>
                <w:rFonts w:ascii="Arial" w:eastAsia="Times New Roman" w:hAnsi="Arial" w:cs="Arial"/>
                <w:color w:val="000000"/>
                <w:sz w:val="18"/>
                <w:szCs w:val="18"/>
              </w:rPr>
            </w:pPr>
          </w:p>
        </w:tc>
      </w:tr>
      <w:tr w:rsidR="004E2E46" w:rsidRPr="00D32437" w:rsidDel="00F03A51" w14:paraId="69049190" w14:textId="4B671D90" w:rsidTr="009656A1">
        <w:trPr>
          <w:trHeight w:val="20"/>
          <w:del w:id="90" w:author="HUMAS MARKETING" w:date="2024-06-20T14:19:00Z"/>
        </w:trPr>
        <w:tc>
          <w:tcPr>
            <w:tcW w:w="4962" w:type="dxa"/>
            <w:shd w:val="clear" w:color="auto" w:fill="auto"/>
          </w:tcPr>
          <w:p w14:paraId="30FF118B" w14:textId="5F15C74D" w:rsidR="004E2E46" w:rsidRPr="00D32437" w:rsidDel="00F03A51" w:rsidRDefault="004E2E46" w:rsidP="009656A1">
            <w:pPr>
              <w:pStyle w:val="ListParagraph"/>
              <w:spacing w:after="0" w:line="240" w:lineRule="auto"/>
              <w:ind w:left="22" w:firstLine="284"/>
              <w:jc w:val="both"/>
              <w:rPr>
                <w:del w:id="91" w:author="HUMAS MARKETING" w:date="2024-06-20T14:19:00Z" w16du:dateUtc="2024-06-20T07:19:00Z"/>
                <w:rFonts w:ascii="Arial" w:eastAsia="Times New Roman" w:hAnsi="Arial" w:cs="Arial"/>
                <w:color w:val="000000"/>
                <w:sz w:val="18"/>
                <w:szCs w:val="18"/>
              </w:rPr>
            </w:pPr>
          </w:p>
        </w:tc>
        <w:tc>
          <w:tcPr>
            <w:tcW w:w="0" w:type="auto"/>
            <w:shd w:val="clear" w:color="auto" w:fill="auto"/>
          </w:tcPr>
          <w:p w14:paraId="4450C0E3" w14:textId="618BCDE8" w:rsidR="004E2E46" w:rsidRPr="00D32437" w:rsidDel="00F03A51" w:rsidRDefault="004E2E46" w:rsidP="009656A1">
            <w:pPr>
              <w:spacing w:after="0" w:line="240" w:lineRule="auto"/>
              <w:ind w:left="318"/>
              <w:rPr>
                <w:del w:id="92" w:author="HUMAS MARKETING" w:date="2024-06-20T14:19:00Z" w16du:dateUtc="2024-06-20T07:19:00Z"/>
                <w:rFonts w:ascii="Arial" w:eastAsia="Times New Roman" w:hAnsi="Arial" w:cs="Arial"/>
                <w:color w:val="000000"/>
                <w:sz w:val="18"/>
                <w:szCs w:val="18"/>
              </w:rPr>
            </w:pPr>
          </w:p>
        </w:tc>
      </w:tr>
      <w:tr w:rsidR="004E2E46" w:rsidRPr="00D32437" w:rsidDel="00F03A51" w14:paraId="708E00BA" w14:textId="0E0230C0" w:rsidTr="009656A1">
        <w:trPr>
          <w:trHeight w:val="20"/>
          <w:del w:id="93" w:author="HUMAS MARKETING" w:date="2024-06-20T14:20:00Z"/>
        </w:trPr>
        <w:tc>
          <w:tcPr>
            <w:tcW w:w="4962" w:type="dxa"/>
            <w:shd w:val="clear" w:color="auto" w:fill="auto"/>
          </w:tcPr>
          <w:p w14:paraId="6F513DFE" w14:textId="38026B75" w:rsidR="004E2E46" w:rsidRPr="00D32437" w:rsidDel="00F03A51" w:rsidRDefault="004E2E46" w:rsidP="009656A1">
            <w:pPr>
              <w:pStyle w:val="ListParagraph"/>
              <w:spacing w:after="0" w:line="240" w:lineRule="auto"/>
              <w:ind w:left="22" w:firstLine="284"/>
              <w:jc w:val="both"/>
              <w:rPr>
                <w:del w:id="94" w:author="HUMAS MARKETING" w:date="2024-06-20T14:20:00Z" w16du:dateUtc="2024-06-20T07:20:00Z"/>
                <w:rFonts w:ascii="Arial" w:eastAsia="Times New Roman" w:hAnsi="Arial" w:cs="Arial"/>
                <w:color w:val="000000"/>
                <w:sz w:val="18"/>
                <w:szCs w:val="18"/>
              </w:rPr>
            </w:pPr>
          </w:p>
        </w:tc>
        <w:tc>
          <w:tcPr>
            <w:tcW w:w="0" w:type="auto"/>
            <w:shd w:val="clear" w:color="auto" w:fill="auto"/>
          </w:tcPr>
          <w:p w14:paraId="1AC41CB5" w14:textId="4FE136DA" w:rsidR="004E2E46" w:rsidRPr="00D32437" w:rsidDel="00F03A51" w:rsidRDefault="004E2E46" w:rsidP="009656A1">
            <w:pPr>
              <w:spacing w:after="0" w:line="240" w:lineRule="auto"/>
              <w:ind w:left="318"/>
              <w:rPr>
                <w:del w:id="95" w:author="HUMAS MARKETING" w:date="2024-06-20T14:20:00Z" w16du:dateUtc="2024-06-20T07:20:00Z"/>
                <w:rFonts w:ascii="Arial" w:eastAsia="Times New Roman" w:hAnsi="Arial" w:cs="Arial"/>
                <w:color w:val="000000"/>
                <w:sz w:val="18"/>
                <w:szCs w:val="18"/>
              </w:rPr>
            </w:pPr>
          </w:p>
        </w:tc>
      </w:tr>
      <w:tr w:rsidR="004E2E46" w:rsidRPr="00D32437" w:rsidDel="00F03A51" w14:paraId="5BF6538C" w14:textId="26BC23CD" w:rsidTr="009656A1">
        <w:trPr>
          <w:trHeight w:val="20"/>
          <w:del w:id="96" w:author="HUMAS MARKETING" w:date="2024-06-20T14:19:00Z"/>
        </w:trPr>
        <w:tc>
          <w:tcPr>
            <w:tcW w:w="4962" w:type="dxa"/>
            <w:shd w:val="clear" w:color="auto" w:fill="auto"/>
          </w:tcPr>
          <w:p w14:paraId="12BEC986" w14:textId="6B9D4CC7" w:rsidR="004E2E46" w:rsidRPr="009D1A5A" w:rsidDel="00F03A51" w:rsidRDefault="004E2E46" w:rsidP="00F03A51">
            <w:pPr>
              <w:spacing w:after="0" w:line="240" w:lineRule="auto"/>
              <w:rPr>
                <w:del w:id="97" w:author="HUMAS MARKETING" w:date="2024-06-20T14:19:00Z" w16du:dateUtc="2024-06-20T07:19:00Z"/>
                <w:rFonts w:ascii="Arial" w:eastAsia="Times New Roman" w:hAnsi="Arial" w:cs="Arial"/>
                <w:color w:val="000000"/>
                <w:sz w:val="18"/>
                <w:szCs w:val="18"/>
              </w:rPr>
            </w:pPr>
          </w:p>
        </w:tc>
        <w:tc>
          <w:tcPr>
            <w:tcW w:w="0" w:type="auto"/>
            <w:shd w:val="clear" w:color="auto" w:fill="auto"/>
          </w:tcPr>
          <w:p w14:paraId="3C45C729" w14:textId="0C9762F6" w:rsidR="004E2E46" w:rsidRPr="00D32437" w:rsidDel="00F03A51" w:rsidRDefault="004E2E46" w:rsidP="009656A1">
            <w:pPr>
              <w:spacing w:after="0" w:line="240" w:lineRule="auto"/>
              <w:ind w:left="318"/>
              <w:rPr>
                <w:del w:id="98" w:author="HUMAS MARKETING" w:date="2024-06-20T14:19:00Z" w16du:dateUtc="2024-06-20T07:19:00Z"/>
                <w:rFonts w:ascii="Arial" w:eastAsia="Times New Roman" w:hAnsi="Arial" w:cs="Arial"/>
                <w:color w:val="000000"/>
                <w:sz w:val="18"/>
                <w:szCs w:val="18"/>
              </w:rPr>
            </w:pPr>
          </w:p>
        </w:tc>
      </w:tr>
      <w:tr w:rsidR="004E2E46" w:rsidRPr="00D32437" w:rsidDel="00F03A51" w14:paraId="519896D5" w14:textId="546A7784" w:rsidTr="009656A1">
        <w:trPr>
          <w:trHeight w:val="20"/>
          <w:del w:id="99" w:author="HUMAS MARKETING" w:date="2024-06-20T14:20:00Z"/>
        </w:trPr>
        <w:tc>
          <w:tcPr>
            <w:tcW w:w="4962" w:type="dxa"/>
            <w:shd w:val="clear" w:color="auto" w:fill="auto"/>
          </w:tcPr>
          <w:p w14:paraId="13F01208" w14:textId="190B219C" w:rsidR="004E2E46" w:rsidRPr="00D32437" w:rsidDel="00F03A51" w:rsidRDefault="004E2E46" w:rsidP="009656A1">
            <w:pPr>
              <w:pStyle w:val="ListParagraph"/>
              <w:spacing w:after="0" w:line="240" w:lineRule="auto"/>
              <w:ind w:left="22" w:firstLine="284"/>
              <w:jc w:val="both"/>
              <w:rPr>
                <w:del w:id="100" w:author="HUMAS MARKETING" w:date="2024-06-20T14:20:00Z" w16du:dateUtc="2024-06-20T07:20:00Z"/>
                <w:rFonts w:ascii="Arial" w:eastAsia="Times New Roman" w:hAnsi="Arial" w:cs="Arial"/>
                <w:color w:val="000000"/>
                <w:sz w:val="18"/>
                <w:szCs w:val="18"/>
              </w:rPr>
            </w:pPr>
          </w:p>
        </w:tc>
        <w:tc>
          <w:tcPr>
            <w:tcW w:w="0" w:type="auto"/>
            <w:shd w:val="clear" w:color="auto" w:fill="auto"/>
          </w:tcPr>
          <w:p w14:paraId="7BF06D28" w14:textId="5B151F9C" w:rsidR="004E2E46" w:rsidRPr="00D32437" w:rsidDel="00F03A51" w:rsidRDefault="004E2E46" w:rsidP="009656A1">
            <w:pPr>
              <w:spacing w:after="0" w:line="240" w:lineRule="auto"/>
              <w:ind w:left="318"/>
              <w:rPr>
                <w:del w:id="101" w:author="HUMAS MARKETING" w:date="2024-06-20T14:20:00Z" w16du:dateUtc="2024-06-20T07:20:00Z"/>
                <w:rFonts w:ascii="Arial" w:eastAsia="Times New Roman" w:hAnsi="Arial" w:cs="Arial"/>
                <w:color w:val="000000"/>
                <w:sz w:val="18"/>
                <w:szCs w:val="18"/>
              </w:rPr>
            </w:pPr>
          </w:p>
        </w:tc>
      </w:tr>
      <w:tr w:rsidR="004E2E46" w:rsidRPr="00D32437" w14:paraId="4C370AF5" w14:textId="77777777" w:rsidTr="009656A1">
        <w:trPr>
          <w:trHeight w:val="20"/>
        </w:trPr>
        <w:tc>
          <w:tcPr>
            <w:tcW w:w="4962" w:type="dxa"/>
            <w:shd w:val="clear" w:color="auto" w:fill="auto"/>
            <w:hideMark/>
          </w:tcPr>
          <w:p w14:paraId="65DF5A98" w14:textId="77777777" w:rsidR="004E2E46" w:rsidRDefault="004E2E46" w:rsidP="009656A1">
            <w:pPr>
              <w:pStyle w:val="ListParagraph"/>
              <w:numPr>
                <w:ilvl w:val="0"/>
                <w:numId w:val="20"/>
              </w:numPr>
              <w:spacing w:after="0" w:line="240" w:lineRule="auto"/>
              <w:ind w:left="306" w:hanging="284"/>
              <w:jc w:val="both"/>
              <w:rPr>
                <w:ins w:id="102" w:author="HUMAS MARKETING" w:date="2024-06-20T14:20:00Z" w16du:dateUtc="2024-06-20T07:20:00Z"/>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Pembayaran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proses </w:t>
            </w:r>
            <w:proofErr w:type="spellStart"/>
            <w:r w:rsidRPr="00D32437">
              <w:rPr>
                <w:rFonts w:ascii="Arial" w:eastAsia="Times New Roman" w:hAnsi="Arial" w:cs="Arial"/>
                <w:color w:val="000000"/>
                <w:sz w:val="18"/>
                <w:szCs w:val="18"/>
              </w:rPr>
              <w:t>pemindah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bukuan</w:t>
            </w:r>
            <w:proofErr w:type="spellEnd"/>
            <w:r w:rsidRPr="00D32437">
              <w:rPr>
                <w:rFonts w:ascii="Arial" w:eastAsia="Times New Roman" w:hAnsi="Arial" w:cs="Arial"/>
                <w:color w:val="000000"/>
                <w:sz w:val="18"/>
                <w:szCs w:val="18"/>
              </w:rPr>
              <w:t xml:space="preserve"> bank (bank transfer) </w:t>
            </w:r>
            <w:proofErr w:type="spellStart"/>
            <w:r w:rsidRPr="00D32437">
              <w:rPr>
                <w:rFonts w:ascii="Arial" w:eastAsia="Times New Roman" w:hAnsi="Arial" w:cs="Arial"/>
                <w:color w:val="000000"/>
                <w:sz w:val="18"/>
                <w:szCs w:val="18"/>
              </w:rPr>
              <w:t>ke</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yaitu</w:t>
            </w:r>
            <w:proofErr w:type="spellEnd"/>
            <w:r w:rsidRPr="00D32437">
              <w:rPr>
                <w:rFonts w:ascii="Arial" w:eastAsia="Times New Roman" w:hAnsi="Arial" w:cs="Arial"/>
                <w:color w:val="000000"/>
                <w:sz w:val="18"/>
                <w:szCs w:val="18"/>
              </w:rPr>
              <w:t>:</w:t>
            </w:r>
          </w:p>
          <w:p w14:paraId="7C332DF1" w14:textId="77777777" w:rsidR="00F03A51" w:rsidRPr="00D32437" w:rsidRDefault="00F03A51">
            <w:pPr>
              <w:pStyle w:val="ListParagraph"/>
              <w:spacing w:after="0" w:line="240" w:lineRule="auto"/>
              <w:ind w:left="306"/>
              <w:jc w:val="both"/>
              <w:rPr>
                <w:rFonts w:ascii="Arial" w:eastAsia="Times New Roman" w:hAnsi="Arial" w:cs="Arial"/>
                <w:color w:val="000000"/>
                <w:sz w:val="18"/>
                <w:szCs w:val="18"/>
              </w:rPr>
              <w:pPrChange w:id="103" w:author="HUMAS MARKETING" w:date="2024-06-20T14:20:00Z" w16du:dateUtc="2024-06-20T07:20:00Z">
                <w:pPr>
                  <w:pStyle w:val="ListParagraph"/>
                  <w:framePr w:hSpace="180" w:wrap="around" w:vAnchor="text" w:hAnchor="text" w:y="1"/>
                  <w:numPr>
                    <w:numId w:val="20"/>
                  </w:numPr>
                  <w:spacing w:after="0" w:line="240" w:lineRule="auto"/>
                  <w:ind w:left="306" w:hanging="284"/>
                  <w:suppressOverlap/>
                  <w:jc w:val="both"/>
                </w:pPr>
              </w:pPrChange>
            </w:pPr>
          </w:p>
          <w:p w14:paraId="44A364A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4B59B9BB"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will be made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with the bank transfer process (bank transfer) to :</w:t>
            </w:r>
          </w:p>
        </w:tc>
      </w:tr>
      <w:tr w:rsidR="004E2E46" w:rsidRPr="00237BAC" w14:paraId="12A0490F" w14:textId="77777777" w:rsidTr="009656A1">
        <w:trPr>
          <w:trHeight w:val="20"/>
        </w:trPr>
        <w:tc>
          <w:tcPr>
            <w:tcW w:w="4962" w:type="dxa"/>
            <w:shd w:val="clear" w:color="auto" w:fill="auto"/>
            <w:hideMark/>
          </w:tcPr>
          <w:p w14:paraId="76AC328A" w14:textId="77777777" w:rsidR="004E2E46" w:rsidRPr="00260DC3" w:rsidRDefault="004E2E46" w:rsidP="009656A1">
            <w:pPr>
              <w:spacing w:after="0" w:line="240" w:lineRule="auto"/>
              <w:ind w:left="306"/>
              <w:jc w:val="both"/>
              <w:rPr>
                <w:rFonts w:ascii="Arial" w:eastAsia="Times New Roman" w:hAnsi="Arial" w:cs="Arial"/>
                <w:color w:val="000000"/>
                <w:sz w:val="18"/>
                <w:szCs w:val="18"/>
                <w:lang w:val="it-IT"/>
              </w:rPr>
            </w:pPr>
            <w:r w:rsidRPr="00D32437">
              <w:rPr>
                <w:rFonts w:ascii="Arial" w:eastAsia="Times New Roman" w:hAnsi="Arial" w:cs="Arial"/>
                <w:b/>
                <w:bCs/>
                <w:color w:val="000000"/>
                <w:sz w:val="18"/>
                <w:szCs w:val="18"/>
                <w:lang w:val="id-ID"/>
              </w:rPr>
              <w:t>Bank</w:t>
            </w:r>
            <w:r w:rsidRPr="00260DC3">
              <w:rPr>
                <w:rFonts w:ascii="Arial" w:eastAsia="Times New Roman" w:hAnsi="Arial" w:cs="Arial"/>
                <w:b/>
                <w:bCs/>
                <w:color w:val="000000"/>
                <w:sz w:val="18"/>
                <w:szCs w:val="18"/>
                <w:lang w:val="it-IT"/>
              </w:rPr>
              <w:t xml:space="preserve">                      </w:t>
            </w:r>
            <w:r w:rsidRPr="00D32437">
              <w:rPr>
                <w:rFonts w:ascii="Arial" w:eastAsia="Times New Roman" w:hAnsi="Arial" w:cs="Arial"/>
                <w:b/>
                <w:bCs/>
                <w:color w:val="000000"/>
                <w:sz w:val="18"/>
                <w:szCs w:val="18"/>
                <w:lang w:val="id-ID"/>
              </w:rPr>
              <w:t xml:space="preserve">: </w:t>
            </w:r>
            <w:r w:rsidRPr="00260DC3">
              <w:rPr>
                <w:rFonts w:ascii="Arial" w:eastAsia="Times New Roman" w:hAnsi="Arial" w:cs="Arial"/>
                <w:b/>
                <w:bCs/>
                <w:color w:val="000000"/>
                <w:sz w:val="18"/>
                <w:szCs w:val="18"/>
                <w:lang w:val="it-IT"/>
              </w:rPr>
              <w:t xml:space="preserve"> PT Bank Mandiri persero Tbk</w:t>
            </w:r>
          </w:p>
        </w:tc>
        <w:tc>
          <w:tcPr>
            <w:tcW w:w="0" w:type="auto"/>
            <w:shd w:val="clear" w:color="auto" w:fill="auto"/>
            <w:hideMark/>
          </w:tcPr>
          <w:p w14:paraId="471BDAA8" w14:textId="77777777" w:rsidR="004E2E46" w:rsidRPr="00260DC3" w:rsidRDefault="004E2E46" w:rsidP="009656A1">
            <w:pPr>
              <w:spacing w:after="0" w:line="240" w:lineRule="auto"/>
              <w:ind w:left="318"/>
              <w:jc w:val="both"/>
              <w:rPr>
                <w:rFonts w:ascii="Arial" w:eastAsia="Times New Roman" w:hAnsi="Arial" w:cs="Arial"/>
                <w:color w:val="000000"/>
                <w:sz w:val="18"/>
                <w:szCs w:val="18"/>
                <w:lang w:val="it-IT"/>
              </w:rPr>
            </w:pPr>
            <w:r w:rsidRPr="00260DC3">
              <w:rPr>
                <w:rFonts w:ascii="Arial" w:eastAsia="Times New Roman" w:hAnsi="Arial" w:cs="Arial"/>
                <w:b/>
                <w:bCs/>
                <w:color w:val="000000"/>
                <w:sz w:val="18"/>
                <w:szCs w:val="18"/>
                <w:lang w:val="it-IT"/>
              </w:rPr>
              <w:t>Bank              :  PT Bank Mandiri persero Tbk</w:t>
            </w:r>
          </w:p>
        </w:tc>
      </w:tr>
      <w:tr w:rsidR="004E2E46" w:rsidRPr="00D32437" w14:paraId="7BED3BC0" w14:textId="77777777" w:rsidTr="009656A1">
        <w:trPr>
          <w:trHeight w:val="460"/>
        </w:trPr>
        <w:tc>
          <w:tcPr>
            <w:tcW w:w="4962" w:type="dxa"/>
            <w:shd w:val="clear" w:color="auto" w:fill="auto"/>
            <w:hideMark/>
          </w:tcPr>
          <w:p w14:paraId="2A1F78C0" w14:textId="77777777" w:rsidR="004E2E46" w:rsidRPr="00D32437" w:rsidRDefault="004E2E46" w:rsidP="009656A1">
            <w:pPr>
              <w:spacing w:after="0" w:line="240" w:lineRule="auto"/>
              <w:ind w:left="306"/>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Cabang</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KK Malang </w:t>
            </w:r>
            <w:proofErr w:type="spellStart"/>
            <w:r w:rsidRPr="00D32437">
              <w:rPr>
                <w:rFonts w:ascii="Arial" w:eastAsia="Times New Roman" w:hAnsi="Arial" w:cs="Arial"/>
                <w:b/>
                <w:bCs/>
                <w:color w:val="000000"/>
                <w:sz w:val="18"/>
                <w:szCs w:val="18"/>
              </w:rPr>
              <w:t>sutoyo</w:t>
            </w:r>
            <w:proofErr w:type="spellEnd"/>
            <w:r w:rsidRPr="00D32437">
              <w:rPr>
                <w:rFonts w:ascii="Arial" w:eastAsia="Times New Roman" w:hAnsi="Arial" w:cs="Arial"/>
                <w:b/>
                <w:bCs/>
                <w:color w:val="000000"/>
                <w:sz w:val="18"/>
                <w:szCs w:val="18"/>
              </w:rPr>
              <w:t xml:space="preserve">  Kota Malang</w:t>
            </w:r>
          </w:p>
        </w:tc>
        <w:tc>
          <w:tcPr>
            <w:tcW w:w="0" w:type="auto"/>
            <w:shd w:val="clear" w:color="auto" w:fill="auto"/>
            <w:hideMark/>
          </w:tcPr>
          <w:p w14:paraId="14682F5A" w14:textId="77777777" w:rsidR="004E2E46" w:rsidRPr="00D32437" w:rsidRDefault="004E2E46" w:rsidP="009656A1">
            <w:pPr>
              <w:spacing w:after="0" w:line="240" w:lineRule="auto"/>
              <w:ind w:left="318"/>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Branch           :   KK Malang </w:t>
            </w:r>
            <w:proofErr w:type="spellStart"/>
            <w:r w:rsidRPr="00D32437">
              <w:rPr>
                <w:rFonts w:ascii="Arial" w:eastAsia="Times New Roman" w:hAnsi="Arial" w:cs="Arial"/>
                <w:b/>
                <w:bCs/>
                <w:color w:val="000000"/>
                <w:sz w:val="18"/>
                <w:szCs w:val="18"/>
              </w:rPr>
              <w:t>sutoyo</w:t>
            </w:r>
            <w:proofErr w:type="spellEnd"/>
            <w:r w:rsidRPr="00D32437">
              <w:rPr>
                <w:rFonts w:ascii="Arial" w:eastAsia="Times New Roman" w:hAnsi="Arial" w:cs="Arial"/>
                <w:b/>
                <w:bCs/>
                <w:color w:val="000000"/>
                <w:sz w:val="18"/>
                <w:szCs w:val="18"/>
              </w:rPr>
              <w:t xml:space="preserve">  Kota Malang</w:t>
            </w:r>
          </w:p>
        </w:tc>
      </w:tr>
      <w:tr w:rsidR="004E2E46" w:rsidRPr="00D32437" w14:paraId="2CFFE535" w14:textId="77777777" w:rsidTr="009656A1">
        <w:trPr>
          <w:trHeight w:val="20"/>
        </w:trPr>
        <w:tc>
          <w:tcPr>
            <w:tcW w:w="4962" w:type="dxa"/>
            <w:shd w:val="clear" w:color="auto" w:fill="auto"/>
            <w:hideMark/>
          </w:tcPr>
          <w:p w14:paraId="571A2D75" w14:textId="77777777" w:rsidR="004E2E46" w:rsidRPr="00260DC3" w:rsidRDefault="004E2E46" w:rsidP="009656A1">
            <w:pPr>
              <w:spacing w:after="0" w:line="240" w:lineRule="auto"/>
              <w:ind w:left="306"/>
              <w:jc w:val="both"/>
              <w:rPr>
                <w:rFonts w:ascii="Arial" w:eastAsia="Times New Roman" w:hAnsi="Arial" w:cs="Arial"/>
                <w:b/>
                <w:bCs/>
                <w:color w:val="000000"/>
                <w:sz w:val="18"/>
                <w:szCs w:val="18"/>
                <w:lang w:val="nl-NL"/>
              </w:rPr>
            </w:pPr>
            <w:r w:rsidRPr="00D32437">
              <w:rPr>
                <w:rFonts w:ascii="Arial" w:eastAsia="Times New Roman" w:hAnsi="Arial" w:cs="Arial"/>
                <w:b/>
                <w:bCs/>
                <w:color w:val="000000"/>
                <w:sz w:val="18"/>
                <w:szCs w:val="18"/>
                <w:lang w:val="id-ID"/>
              </w:rPr>
              <w:t>No. Rekening</w:t>
            </w:r>
            <w:r w:rsidRPr="00260DC3">
              <w:rPr>
                <w:rFonts w:ascii="Arial" w:eastAsia="Times New Roman" w:hAnsi="Arial" w:cs="Arial"/>
                <w:b/>
                <w:bCs/>
                <w:color w:val="000000"/>
                <w:sz w:val="18"/>
                <w:szCs w:val="18"/>
                <w:lang w:val="nl-NL"/>
              </w:rPr>
              <w:t xml:space="preserve">       </w:t>
            </w:r>
            <w:r w:rsidRPr="00D32437">
              <w:rPr>
                <w:rFonts w:ascii="Arial" w:eastAsia="Times New Roman" w:hAnsi="Arial" w:cs="Arial"/>
                <w:b/>
                <w:bCs/>
                <w:color w:val="000000"/>
                <w:sz w:val="18"/>
                <w:szCs w:val="18"/>
                <w:lang w:val="id-ID"/>
              </w:rPr>
              <w:t xml:space="preserve">: </w:t>
            </w:r>
            <w:r w:rsidRPr="00260DC3">
              <w:rPr>
                <w:rFonts w:ascii="Arial" w:eastAsia="Times New Roman" w:hAnsi="Arial" w:cs="Arial"/>
                <w:b/>
                <w:bCs/>
                <w:color w:val="000000"/>
                <w:sz w:val="18"/>
                <w:szCs w:val="18"/>
                <w:lang w:val="nl-NL"/>
              </w:rPr>
              <w:t xml:space="preserve"> 144-0055533324</w:t>
            </w:r>
          </w:p>
          <w:p w14:paraId="224ED352" w14:textId="77777777" w:rsidR="004E2E46" w:rsidRPr="00260DC3" w:rsidRDefault="004E2E46" w:rsidP="009656A1">
            <w:pPr>
              <w:spacing w:after="0" w:line="240" w:lineRule="auto"/>
              <w:ind w:left="306"/>
              <w:jc w:val="both"/>
              <w:rPr>
                <w:rFonts w:ascii="Arial" w:eastAsia="Times New Roman" w:hAnsi="Arial" w:cs="Arial"/>
                <w:b/>
                <w:bCs/>
                <w:color w:val="000000"/>
                <w:sz w:val="18"/>
                <w:szCs w:val="18"/>
                <w:lang w:val="nl-NL"/>
              </w:rPr>
            </w:pPr>
            <w:r w:rsidRPr="00260DC3">
              <w:rPr>
                <w:rFonts w:ascii="Arial" w:eastAsia="Times New Roman" w:hAnsi="Arial" w:cs="Arial"/>
                <w:b/>
                <w:bCs/>
                <w:color w:val="000000"/>
                <w:sz w:val="18"/>
                <w:szCs w:val="18"/>
                <w:lang w:val="nl-NL"/>
              </w:rPr>
              <w:t>Kode Swift/IBAN : BMRIIDJA</w:t>
            </w:r>
          </w:p>
        </w:tc>
        <w:tc>
          <w:tcPr>
            <w:tcW w:w="0" w:type="auto"/>
            <w:shd w:val="clear" w:color="auto" w:fill="auto"/>
            <w:hideMark/>
          </w:tcPr>
          <w:p w14:paraId="450DC742" w14:textId="77777777" w:rsidR="004E2E46" w:rsidRPr="00D32437" w:rsidRDefault="004E2E46" w:rsidP="009656A1">
            <w:pPr>
              <w:spacing w:after="0" w:line="240" w:lineRule="auto"/>
              <w:ind w:left="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No. Account : 144-0055533324</w:t>
            </w:r>
          </w:p>
          <w:p w14:paraId="3CA1F9FB" w14:textId="77777777" w:rsidR="004E2E46" w:rsidRPr="00D32437" w:rsidRDefault="004E2E46" w:rsidP="009656A1">
            <w:pPr>
              <w:spacing w:after="0" w:line="240" w:lineRule="auto"/>
              <w:ind w:left="318"/>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Kode Swift/IBAN : BMRIIDJA</w:t>
            </w:r>
          </w:p>
        </w:tc>
      </w:tr>
      <w:tr w:rsidR="004E2E46" w:rsidRPr="00D32437" w14:paraId="09E4E9DC" w14:textId="77777777" w:rsidTr="009656A1">
        <w:trPr>
          <w:trHeight w:val="20"/>
        </w:trPr>
        <w:tc>
          <w:tcPr>
            <w:tcW w:w="4962" w:type="dxa"/>
            <w:shd w:val="clear" w:color="auto" w:fill="auto"/>
            <w:hideMark/>
          </w:tcPr>
          <w:p w14:paraId="7008DF9E"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id-ID"/>
              </w:rPr>
              <w:t>Atas Nama</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PT.</w:t>
            </w:r>
            <w:r w:rsidRPr="00D32437">
              <w:rPr>
                <w:rFonts w:ascii="Arial" w:eastAsia="Times New Roman" w:hAnsi="Arial" w:cs="Arial"/>
                <w:b/>
                <w:bCs/>
                <w:color w:val="000000"/>
                <w:sz w:val="18"/>
                <w:szCs w:val="18"/>
                <w:lang w:val="en-ID"/>
              </w:rPr>
              <w:t>DISA PRIMA MEDIKA</w:t>
            </w:r>
          </w:p>
          <w:p w14:paraId="1F77A789"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en-ID"/>
              </w:rPr>
              <w:t xml:space="preserve">Alamat: </w:t>
            </w:r>
            <w:proofErr w:type="spellStart"/>
            <w:r w:rsidRPr="00D32437">
              <w:rPr>
                <w:rFonts w:ascii="Arial" w:eastAsia="Times New Roman" w:hAnsi="Arial" w:cs="Arial"/>
                <w:b/>
                <w:bCs/>
                <w:color w:val="000000"/>
                <w:sz w:val="18"/>
                <w:szCs w:val="18"/>
                <w:lang w:val="en-ID"/>
              </w:rPr>
              <w:t>Banjarum</w:t>
            </w:r>
            <w:proofErr w:type="spellEnd"/>
            <w:r w:rsidRPr="00D32437">
              <w:rPr>
                <w:rFonts w:ascii="Arial" w:eastAsia="Times New Roman" w:hAnsi="Arial" w:cs="Arial"/>
                <w:b/>
                <w:bCs/>
                <w:color w:val="000000"/>
                <w:sz w:val="18"/>
                <w:szCs w:val="18"/>
                <w:lang w:val="en-ID"/>
              </w:rPr>
              <w:t xml:space="preserve"> No 3B </w:t>
            </w:r>
            <w:proofErr w:type="spellStart"/>
            <w:r w:rsidRPr="00D32437">
              <w:rPr>
                <w:rFonts w:ascii="Arial" w:eastAsia="Times New Roman" w:hAnsi="Arial" w:cs="Arial"/>
                <w:b/>
                <w:bCs/>
                <w:color w:val="000000"/>
                <w:sz w:val="18"/>
                <w:szCs w:val="18"/>
                <w:lang w:val="en-ID"/>
              </w:rPr>
              <w:t>Mondoroko</w:t>
            </w:r>
            <w:proofErr w:type="spell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singosari</w:t>
            </w:r>
            <w:proofErr w:type="spellEnd"/>
            <w:r w:rsidRPr="00D32437">
              <w:rPr>
                <w:rFonts w:ascii="Arial" w:eastAsia="Times New Roman" w:hAnsi="Arial" w:cs="Arial"/>
                <w:b/>
                <w:bCs/>
                <w:color w:val="000000"/>
                <w:sz w:val="18"/>
                <w:szCs w:val="18"/>
                <w:lang w:val="en-ID"/>
              </w:rPr>
              <w:t xml:space="preserve"> Malang.</w:t>
            </w:r>
          </w:p>
        </w:tc>
        <w:tc>
          <w:tcPr>
            <w:tcW w:w="0" w:type="auto"/>
            <w:shd w:val="clear" w:color="auto" w:fill="auto"/>
            <w:hideMark/>
          </w:tcPr>
          <w:p w14:paraId="4C63056A"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id-ID"/>
              </w:rPr>
              <w:t>Atas Nama</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PT.</w:t>
            </w:r>
            <w:r w:rsidRPr="00D32437">
              <w:rPr>
                <w:rFonts w:ascii="Arial" w:eastAsia="Times New Roman" w:hAnsi="Arial" w:cs="Arial"/>
                <w:b/>
                <w:bCs/>
                <w:color w:val="000000"/>
                <w:sz w:val="18"/>
                <w:szCs w:val="18"/>
                <w:lang w:val="en-ID"/>
              </w:rPr>
              <w:t>DISA PRIMA MEDIKA</w:t>
            </w:r>
          </w:p>
          <w:p w14:paraId="0DD39AC3" w14:textId="77777777" w:rsidR="004E2E46" w:rsidRPr="00D32437" w:rsidRDefault="004E2E46" w:rsidP="009656A1">
            <w:pPr>
              <w:spacing w:after="0" w:line="240" w:lineRule="auto"/>
              <w:ind w:left="318"/>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en-ID"/>
              </w:rPr>
              <w:t xml:space="preserve">Alamat           : </w:t>
            </w:r>
            <w:proofErr w:type="spellStart"/>
            <w:r w:rsidRPr="00D32437">
              <w:rPr>
                <w:rFonts w:ascii="Arial" w:eastAsia="Times New Roman" w:hAnsi="Arial" w:cs="Arial"/>
                <w:b/>
                <w:bCs/>
                <w:color w:val="000000"/>
                <w:sz w:val="18"/>
                <w:szCs w:val="18"/>
                <w:lang w:val="en-ID"/>
              </w:rPr>
              <w:t>Banjarum</w:t>
            </w:r>
            <w:proofErr w:type="spellEnd"/>
            <w:r w:rsidRPr="00D32437">
              <w:rPr>
                <w:rFonts w:ascii="Arial" w:eastAsia="Times New Roman" w:hAnsi="Arial" w:cs="Arial"/>
                <w:b/>
                <w:bCs/>
                <w:color w:val="000000"/>
                <w:sz w:val="18"/>
                <w:szCs w:val="18"/>
                <w:lang w:val="en-ID"/>
              </w:rPr>
              <w:t xml:space="preserve"> No 3B </w:t>
            </w:r>
            <w:proofErr w:type="spellStart"/>
            <w:r w:rsidRPr="00D32437">
              <w:rPr>
                <w:rFonts w:ascii="Arial" w:eastAsia="Times New Roman" w:hAnsi="Arial" w:cs="Arial"/>
                <w:b/>
                <w:bCs/>
                <w:color w:val="000000"/>
                <w:sz w:val="18"/>
                <w:szCs w:val="18"/>
                <w:lang w:val="en-ID"/>
              </w:rPr>
              <w:t>Mondoroko</w:t>
            </w:r>
            <w:proofErr w:type="spell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singosari</w:t>
            </w:r>
            <w:proofErr w:type="spellEnd"/>
            <w:r w:rsidRPr="00D32437">
              <w:rPr>
                <w:rFonts w:ascii="Arial" w:eastAsia="Times New Roman" w:hAnsi="Arial" w:cs="Arial"/>
                <w:b/>
                <w:bCs/>
                <w:color w:val="000000"/>
                <w:sz w:val="18"/>
                <w:szCs w:val="18"/>
                <w:lang w:val="en-ID"/>
              </w:rPr>
              <w:t xml:space="preserve"> Malang.</w:t>
            </w:r>
          </w:p>
        </w:tc>
      </w:tr>
      <w:tr w:rsidR="004E2E46" w:rsidRPr="00D32437" w14:paraId="5A001A68" w14:textId="77777777" w:rsidTr="009656A1">
        <w:trPr>
          <w:trHeight w:val="20"/>
        </w:trPr>
        <w:tc>
          <w:tcPr>
            <w:tcW w:w="4962" w:type="dxa"/>
            <w:shd w:val="clear" w:color="auto" w:fill="auto"/>
            <w:hideMark/>
          </w:tcPr>
          <w:p w14:paraId="2DEC472F" w14:textId="77777777" w:rsidR="004E2E46" w:rsidRPr="00D32437" w:rsidRDefault="004E2E46" w:rsidP="009656A1">
            <w:pPr>
              <w:pStyle w:val="ListParagraph"/>
              <w:numPr>
                <w:ilvl w:val="0"/>
                <w:numId w:val="20"/>
              </w:numPr>
              <w:spacing w:after="0" w:line="240" w:lineRule="auto"/>
              <w:ind w:left="306" w:hanging="284"/>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Bank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Pasal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color w:val="000000"/>
                <w:sz w:val="18"/>
                <w:szCs w:val="18"/>
              </w:rPr>
              <w:t>selambat</w:t>
            </w:r>
            <w:proofErr w:type="spellEnd"/>
            <w:r w:rsidRPr="00D32437">
              <w:rPr>
                <w:rFonts w:ascii="Arial" w:eastAsia="Times New Roman" w:hAnsi="Arial" w:cs="Arial"/>
                <w:color w:val="000000"/>
                <w:sz w:val="18"/>
                <w:szCs w:val="18"/>
              </w:rPr>
              <w:t>–</w:t>
            </w:r>
            <w:proofErr w:type="spellStart"/>
            <w:r w:rsidRPr="00D32437">
              <w:rPr>
                <w:rFonts w:ascii="Arial" w:eastAsia="Times New Roman" w:hAnsi="Arial" w:cs="Arial"/>
                <w:color w:val="000000"/>
                <w:sz w:val="18"/>
                <w:szCs w:val="18"/>
              </w:rPr>
              <w:t>lambatnya</w:t>
            </w:r>
            <w:proofErr w:type="spellEnd"/>
            <w:r w:rsidRPr="00D32437">
              <w:rPr>
                <w:rFonts w:ascii="Arial" w:eastAsia="Times New Roman" w:hAnsi="Arial" w:cs="Arial"/>
                <w:color w:val="000000"/>
                <w:sz w:val="18"/>
                <w:szCs w:val="18"/>
              </w:rPr>
              <w:t xml:space="preserve"> </w:t>
            </w:r>
            <w:r w:rsidRPr="004020F3">
              <w:rPr>
                <w:rFonts w:ascii="Arial" w:eastAsia="Times New Roman" w:hAnsi="Arial" w:cs="Arial"/>
                <w:color w:val="000000"/>
                <w:sz w:val="18"/>
                <w:szCs w:val="18"/>
              </w:rPr>
              <w:t>30 (</w:t>
            </w:r>
            <w:proofErr w:type="spellStart"/>
            <w:r w:rsidRPr="004020F3">
              <w:rPr>
                <w:rFonts w:ascii="Arial" w:eastAsia="Times New Roman" w:hAnsi="Arial" w:cs="Arial"/>
                <w:color w:val="000000"/>
                <w:sz w:val="18"/>
                <w:szCs w:val="18"/>
              </w:rPr>
              <w:t>tiga</w:t>
            </w:r>
            <w:proofErr w:type="spellEnd"/>
            <w:r w:rsidRPr="004020F3">
              <w:rPr>
                <w:rFonts w:ascii="Arial" w:eastAsia="Times New Roman" w:hAnsi="Arial" w:cs="Arial"/>
                <w:color w:val="000000"/>
                <w:sz w:val="18"/>
                <w:szCs w:val="18"/>
              </w:rPr>
              <w:t xml:space="preserve"> </w:t>
            </w:r>
            <w:proofErr w:type="spellStart"/>
            <w:r w:rsidRPr="004020F3">
              <w:rPr>
                <w:rFonts w:ascii="Arial" w:eastAsia="Times New Roman" w:hAnsi="Arial" w:cs="Arial"/>
                <w:color w:val="000000"/>
                <w:sz w:val="18"/>
                <w:szCs w:val="18"/>
              </w:rPr>
              <w:t>puluh</w:t>
            </w:r>
            <w:proofErr w:type="spellEnd"/>
            <w:r w:rsidRPr="004020F3">
              <w:rPr>
                <w:rFonts w:ascii="Arial" w:eastAsia="Times New Roman" w:hAnsi="Arial" w:cs="Arial"/>
                <w:color w:val="000000"/>
                <w:sz w:val="18"/>
                <w:szCs w:val="18"/>
              </w:rPr>
              <w:t>)</w:t>
            </w:r>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kalender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diberlakukannya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baru</w:t>
            </w:r>
            <w:proofErr w:type="spellEnd"/>
            <w:r w:rsidRPr="00D32437">
              <w:rPr>
                <w:rFonts w:ascii="Arial" w:eastAsia="Times New Roman" w:hAnsi="Arial" w:cs="Arial"/>
                <w:color w:val="000000"/>
                <w:sz w:val="18"/>
                <w:szCs w:val="18"/>
              </w:rPr>
              <w:t>;</w:t>
            </w:r>
          </w:p>
        </w:tc>
        <w:tc>
          <w:tcPr>
            <w:tcW w:w="0" w:type="auto"/>
            <w:shd w:val="clear" w:color="auto" w:fill="auto"/>
            <w:hideMark/>
          </w:tcPr>
          <w:p w14:paraId="5C739AA2"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there is a change in the bank account as </w:t>
            </w:r>
            <w:r>
              <w:rPr>
                <w:rFonts w:ascii="Arial" w:eastAsia="Times New Roman" w:hAnsi="Arial" w:cs="Arial"/>
                <w:color w:val="000000"/>
                <w:sz w:val="18"/>
                <w:szCs w:val="18"/>
              </w:rPr>
              <w:t xml:space="preserve">listed </w:t>
            </w:r>
            <w:r w:rsidRPr="00D32437">
              <w:rPr>
                <w:rFonts w:ascii="Arial" w:eastAsia="Times New Roman" w:hAnsi="Arial" w:cs="Arial"/>
                <w:color w:val="000000"/>
                <w:sz w:val="18"/>
                <w:szCs w:val="18"/>
              </w:rPr>
              <w:t xml:space="preserve">in of this article,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notify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no later than 30 (thirty) calendar days prior to the entry into force of the new account number;</w:t>
            </w:r>
          </w:p>
        </w:tc>
      </w:tr>
      <w:tr w:rsidR="004E2E46" w:rsidRPr="00D32437" w14:paraId="2E5F25F2" w14:textId="77777777" w:rsidTr="009656A1">
        <w:trPr>
          <w:trHeight w:val="20"/>
        </w:trPr>
        <w:tc>
          <w:tcPr>
            <w:tcW w:w="4962" w:type="dxa"/>
            <w:shd w:val="clear" w:color="auto" w:fill="auto"/>
            <w:vAlign w:val="center"/>
          </w:tcPr>
          <w:p w14:paraId="2E59A3F0" w14:textId="77777777" w:rsidR="004E2E46" w:rsidRDefault="004E2E46" w:rsidP="009656A1">
            <w:pPr>
              <w:spacing w:after="0" w:line="240" w:lineRule="auto"/>
              <w:jc w:val="center"/>
              <w:rPr>
                <w:ins w:id="104" w:author="HUMAS MARKETING" w:date="2024-06-20T14:20:00Z" w16du:dateUtc="2024-06-20T07:20:00Z"/>
                <w:rFonts w:ascii="Arial" w:eastAsia="Times New Roman" w:hAnsi="Arial" w:cs="Arial"/>
                <w:b/>
                <w:bCs/>
                <w:color w:val="000000"/>
                <w:sz w:val="18"/>
                <w:szCs w:val="18"/>
              </w:rPr>
            </w:pPr>
          </w:p>
          <w:p w14:paraId="67D2D9DF" w14:textId="77777777" w:rsidR="00F03A51" w:rsidRDefault="00F03A51" w:rsidP="009656A1">
            <w:pPr>
              <w:spacing w:after="0" w:line="240" w:lineRule="auto"/>
              <w:jc w:val="center"/>
              <w:rPr>
                <w:ins w:id="105" w:author="HUMAS MARKETING" w:date="2024-06-20T14:20:00Z" w16du:dateUtc="2024-06-20T07:20:00Z"/>
                <w:rFonts w:ascii="Arial" w:eastAsia="Times New Roman" w:hAnsi="Arial" w:cs="Arial"/>
                <w:b/>
                <w:bCs/>
                <w:color w:val="000000"/>
                <w:sz w:val="18"/>
                <w:szCs w:val="18"/>
              </w:rPr>
            </w:pPr>
          </w:p>
          <w:p w14:paraId="2383F90E" w14:textId="77777777" w:rsidR="00F03A51" w:rsidRDefault="00F03A51" w:rsidP="009656A1">
            <w:pPr>
              <w:spacing w:after="0" w:line="240" w:lineRule="auto"/>
              <w:jc w:val="center"/>
              <w:rPr>
                <w:ins w:id="106" w:author="HUMAS MARKETING" w:date="2024-06-20T14:20:00Z" w16du:dateUtc="2024-06-20T07:20:00Z"/>
                <w:rFonts w:ascii="Arial" w:eastAsia="Times New Roman" w:hAnsi="Arial" w:cs="Arial"/>
                <w:b/>
                <w:bCs/>
                <w:color w:val="000000"/>
                <w:sz w:val="18"/>
                <w:szCs w:val="18"/>
              </w:rPr>
            </w:pPr>
          </w:p>
          <w:p w14:paraId="5101F4A7" w14:textId="77777777" w:rsidR="00F03A51" w:rsidRPr="00D32437" w:rsidRDefault="00F03A51"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5313819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4C52FB70" w14:textId="77777777" w:rsidTr="009656A1">
        <w:trPr>
          <w:trHeight w:val="20"/>
        </w:trPr>
        <w:tc>
          <w:tcPr>
            <w:tcW w:w="4962" w:type="dxa"/>
            <w:shd w:val="clear" w:color="auto" w:fill="auto"/>
            <w:vAlign w:val="center"/>
            <w:hideMark/>
          </w:tcPr>
          <w:p w14:paraId="133F6F36"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lastRenderedPageBreak/>
              <w:t xml:space="preserve">Pasal </w:t>
            </w:r>
            <w:r w:rsidRPr="00D32437">
              <w:rPr>
                <w:rFonts w:ascii="Arial" w:eastAsia="Times New Roman" w:hAnsi="Arial" w:cs="Arial"/>
                <w:b/>
                <w:bCs/>
                <w:color w:val="000000"/>
                <w:sz w:val="18"/>
                <w:szCs w:val="18"/>
                <w:lang w:val="id-ID"/>
              </w:rPr>
              <w:t>9</w:t>
            </w:r>
          </w:p>
        </w:tc>
        <w:tc>
          <w:tcPr>
            <w:tcW w:w="0" w:type="auto"/>
            <w:shd w:val="clear" w:color="auto" w:fill="auto"/>
            <w:vAlign w:val="center"/>
            <w:hideMark/>
          </w:tcPr>
          <w:p w14:paraId="039A2A3C"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9</w:t>
            </w:r>
          </w:p>
        </w:tc>
      </w:tr>
      <w:tr w:rsidR="004E2E46" w:rsidRPr="00D32437" w14:paraId="540AD211" w14:textId="77777777" w:rsidTr="009656A1">
        <w:trPr>
          <w:trHeight w:val="20"/>
        </w:trPr>
        <w:tc>
          <w:tcPr>
            <w:tcW w:w="4962" w:type="dxa"/>
            <w:shd w:val="clear" w:color="auto" w:fill="auto"/>
            <w:vAlign w:val="center"/>
            <w:hideMark/>
          </w:tcPr>
          <w:p w14:paraId="2684E802" w14:textId="77777777" w:rsidR="004E2E46" w:rsidRPr="00260DC3" w:rsidRDefault="004E2E46" w:rsidP="009656A1">
            <w:pPr>
              <w:spacing w:after="0" w:line="240" w:lineRule="auto"/>
              <w:jc w:val="center"/>
              <w:rPr>
                <w:rFonts w:ascii="Arial" w:eastAsia="Times New Roman" w:hAnsi="Arial" w:cs="Arial"/>
                <w:color w:val="000000"/>
                <w:sz w:val="18"/>
                <w:szCs w:val="18"/>
                <w:lang w:val="es-ES"/>
              </w:rPr>
            </w:pPr>
            <w:proofErr w:type="spellStart"/>
            <w:r w:rsidRPr="00260DC3">
              <w:rPr>
                <w:rFonts w:ascii="Arial" w:eastAsia="Times New Roman" w:hAnsi="Arial" w:cs="Arial"/>
                <w:b/>
                <w:bCs/>
                <w:color w:val="000000"/>
                <w:sz w:val="18"/>
                <w:szCs w:val="18"/>
                <w:lang w:val="es-ES"/>
              </w:rPr>
              <w:t>Fasilitas</w:t>
            </w:r>
            <w:proofErr w:type="spellEnd"/>
            <w:r w:rsidRPr="00260DC3">
              <w:rPr>
                <w:rFonts w:ascii="Arial" w:eastAsia="Times New Roman" w:hAnsi="Arial" w:cs="Arial"/>
                <w:b/>
                <w:bCs/>
                <w:color w:val="000000"/>
                <w:sz w:val="18"/>
                <w:szCs w:val="18"/>
                <w:lang w:val="es-ES"/>
              </w:rPr>
              <w:t xml:space="preserve"> dan Benefit </w:t>
            </w:r>
            <w:proofErr w:type="spellStart"/>
            <w:r w:rsidRPr="00260DC3">
              <w:rPr>
                <w:rFonts w:ascii="Arial" w:eastAsia="Times New Roman" w:hAnsi="Arial" w:cs="Arial"/>
                <w:b/>
                <w:bCs/>
                <w:color w:val="000000"/>
                <w:sz w:val="18"/>
                <w:szCs w:val="18"/>
                <w:lang w:val="es-ES"/>
              </w:rPr>
              <w:t>Pelayanan</w:t>
            </w:r>
            <w:proofErr w:type="spellEnd"/>
            <w:r w:rsidRPr="00260DC3">
              <w:rPr>
                <w:rFonts w:ascii="Arial" w:eastAsia="Times New Roman" w:hAnsi="Arial" w:cs="Arial"/>
                <w:b/>
                <w:bCs/>
                <w:color w:val="000000"/>
                <w:sz w:val="18"/>
                <w:szCs w:val="18"/>
                <w:lang w:val="es-ES"/>
              </w:rPr>
              <w:t xml:space="preserve"> Kesehatan</w:t>
            </w:r>
          </w:p>
        </w:tc>
        <w:tc>
          <w:tcPr>
            <w:tcW w:w="0" w:type="auto"/>
            <w:shd w:val="clear" w:color="auto" w:fill="auto"/>
            <w:vAlign w:val="center"/>
            <w:hideMark/>
          </w:tcPr>
          <w:p w14:paraId="53C552EB"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 xml:space="preserve">Health </w:t>
            </w:r>
            <w:r>
              <w:rPr>
                <w:rFonts w:ascii="Arial" w:eastAsia="Times New Roman" w:hAnsi="Arial" w:cs="Arial"/>
                <w:b/>
                <w:bCs/>
                <w:color w:val="000000"/>
                <w:sz w:val="18"/>
                <w:szCs w:val="18"/>
              </w:rPr>
              <w:t>services</w:t>
            </w:r>
            <w:r w:rsidRPr="00D32437">
              <w:rPr>
                <w:rFonts w:ascii="Arial" w:eastAsia="Times New Roman" w:hAnsi="Arial" w:cs="Arial"/>
                <w:b/>
                <w:bCs/>
                <w:color w:val="000000"/>
                <w:sz w:val="18"/>
                <w:szCs w:val="18"/>
              </w:rPr>
              <w:t xml:space="preserve"> facilities and benefits</w:t>
            </w:r>
          </w:p>
        </w:tc>
      </w:tr>
      <w:tr w:rsidR="004E2E46" w:rsidRPr="00D32437" w14:paraId="18C97AEC" w14:textId="77777777" w:rsidTr="009656A1">
        <w:trPr>
          <w:trHeight w:val="20"/>
        </w:trPr>
        <w:tc>
          <w:tcPr>
            <w:tcW w:w="4962" w:type="dxa"/>
            <w:shd w:val="clear" w:color="auto" w:fill="auto"/>
          </w:tcPr>
          <w:p w14:paraId="3E29C811" w14:textId="77777777" w:rsidR="004E2E46" w:rsidRPr="00D32437" w:rsidRDefault="004E2E46" w:rsidP="009656A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tcPr>
          <w:p w14:paraId="63ED119C" w14:textId="77777777" w:rsidR="004E2E46" w:rsidRPr="00D32437"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7628BDAC" w14:textId="77777777" w:rsidTr="009656A1">
        <w:trPr>
          <w:trHeight w:val="20"/>
        </w:trPr>
        <w:tc>
          <w:tcPr>
            <w:tcW w:w="4962" w:type="dxa"/>
            <w:shd w:val="clear" w:color="auto" w:fill="auto"/>
            <w:hideMark/>
          </w:tcPr>
          <w:p w14:paraId="047D5CC5" w14:textId="77777777" w:rsidR="004E2E46" w:rsidRPr="00D32437" w:rsidRDefault="004E2E46" w:rsidP="009656A1">
            <w:pPr>
              <w:pStyle w:val="ListParagraph"/>
              <w:numPr>
                <w:ilvl w:val="0"/>
                <w:numId w:val="22"/>
              </w:numPr>
              <w:spacing w:after="0" w:line="240" w:lineRule="auto"/>
              <w:ind w:left="306" w:hanging="306"/>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Fasilitas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ditempatkan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dipos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 xml:space="preserve">PIHAK KEDUA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hideMark/>
          </w:tcPr>
          <w:p w14:paraId="585CAB69" w14:textId="77777777" w:rsidR="004E2E46" w:rsidRPr="00D32437" w:rsidRDefault="004E2E46" w:rsidP="009656A1">
            <w:pPr>
              <w:pStyle w:val="ListParagraph"/>
              <w:numPr>
                <w:ilvl w:val="0"/>
                <w:numId w:val="23"/>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Medical equipment placed in the health </w:t>
            </w:r>
            <w:r>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at the location of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will be provided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are as follows:</w:t>
            </w:r>
          </w:p>
        </w:tc>
      </w:tr>
      <w:tr w:rsidR="004E2E46" w:rsidRPr="00D32437" w14:paraId="6CABBBC8" w14:textId="77777777" w:rsidTr="009656A1">
        <w:trPr>
          <w:trHeight w:val="20"/>
        </w:trPr>
        <w:tc>
          <w:tcPr>
            <w:tcW w:w="4962" w:type="dxa"/>
            <w:shd w:val="clear" w:color="auto" w:fill="auto"/>
          </w:tcPr>
          <w:p w14:paraId="14016A38"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Bed Pasien</w:t>
            </w:r>
          </w:p>
        </w:tc>
        <w:tc>
          <w:tcPr>
            <w:tcW w:w="0" w:type="auto"/>
            <w:shd w:val="clear" w:color="auto" w:fill="auto"/>
            <w:hideMark/>
          </w:tcPr>
          <w:p w14:paraId="1554AE34"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Patient Bed</w:t>
            </w:r>
          </w:p>
        </w:tc>
      </w:tr>
      <w:tr w:rsidR="004E2E46" w:rsidRPr="00D32437" w14:paraId="72711561" w14:textId="77777777" w:rsidTr="009656A1">
        <w:trPr>
          <w:trHeight w:val="20"/>
        </w:trPr>
        <w:tc>
          <w:tcPr>
            <w:tcW w:w="4962" w:type="dxa"/>
            <w:shd w:val="clear" w:color="auto" w:fill="auto"/>
          </w:tcPr>
          <w:p w14:paraId="134FDF05"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Tensi</w:t>
            </w:r>
            <w:proofErr w:type="spellEnd"/>
            <w:r w:rsidRPr="00D32437">
              <w:rPr>
                <w:rFonts w:ascii="Arial" w:eastAsia="Times New Roman" w:hAnsi="Arial" w:cs="Arial"/>
                <w:color w:val="000000"/>
                <w:sz w:val="18"/>
                <w:szCs w:val="18"/>
              </w:rPr>
              <w:t xml:space="preserve"> Omron</w:t>
            </w:r>
          </w:p>
        </w:tc>
        <w:tc>
          <w:tcPr>
            <w:tcW w:w="0" w:type="auto"/>
            <w:shd w:val="clear" w:color="auto" w:fill="auto"/>
            <w:hideMark/>
          </w:tcPr>
          <w:p w14:paraId="7A2B83ED"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Omron Tension</w:t>
            </w:r>
          </w:p>
        </w:tc>
      </w:tr>
      <w:tr w:rsidR="004E2E46" w:rsidRPr="00D32437" w14:paraId="07A40C09" w14:textId="77777777" w:rsidTr="009656A1">
        <w:trPr>
          <w:trHeight w:val="20"/>
        </w:trPr>
        <w:tc>
          <w:tcPr>
            <w:tcW w:w="4962" w:type="dxa"/>
            <w:shd w:val="clear" w:color="auto" w:fill="auto"/>
          </w:tcPr>
          <w:p w14:paraId="774E14DC"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Lampu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senter</w:t>
            </w:r>
            <w:proofErr w:type="spellEnd"/>
          </w:p>
        </w:tc>
        <w:tc>
          <w:tcPr>
            <w:tcW w:w="0" w:type="auto"/>
            <w:shd w:val="clear" w:color="auto" w:fill="auto"/>
            <w:hideMark/>
          </w:tcPr>
          <w:p w14:paraId="0983280C"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Flashlight</w:t>
            </w:r>
          </w:p>
        </w:tc>
      </w:tr>
      <w:tr w:rsidR="004E2E46" w:rsidRPr="00D32437" w14:paraId="58941E22" w14:textId="77777777" w:rsidTr="009656A1">
        <w:trPr>
          <w:trHeight w:val="20"/>
        </w:trPr>
        <w:tc>
          <w:tcPr>
            <w:tcW w:w="4962" w:type="dxa"/>
            <w:shd w:val="clear" w:color="auto" w:fill="auto"/>
          </w:tcPr>
          <w:p w14:paraId="3B6E672C"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Set </w:t>
            </w:r>
            <w:proofErr w:type="spellStart"/>
            <w:r w:rsidRPr="00D32437">
              <w:rPr>
                <w:rFonts w:ascii="Arial" w:eastAsia="Times New Roman" w:hAnsi="Arial" w:cs="Arial"/>
                <w:color w:val="000000"/>
                <w:sz w:val="18"/>
                <w:szCs w:val="18"/>
              </w:rPr>
              <w:t>Oksigen</w:t>
            </w:r>
            <w:proofErr w:type="spellEnd"/>
            <w:r w:rsidRPr="00D32437">
              <w:rPr>
                <w:rFonts w:ascii="Arial" w:eastAsia="Times New Roman" w:hAnsi="Arial" w:cs="Arial"/>
                <w:color w:val="000000"/>
                <w:sz w:val="18"/>
                <w:szCs w:val="18"/>
              </w:rPr>
              <w:t xml:space="preserve"> Portable</w:t>
            </w:r>
          </w:p>
        </w:tc>
        <w:tc>
          <w:tcPr>
            <w:tcW w:w="0" w:type="auto"/>
            <w:shd w:val="clear" w:color="auto" w:fill="auto"/>
          </w:tcPr>
          <w:p w14:paraId="1578DBC7"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Portable Oxygen Set</w:t>
            </w:r>
          </w:p>
        </w:tc>
      </w:tr>
      <w:tr w:rsidR="004E2E46" w:rsidRPr="00D32437" w14:paraId="37EDB4CB" w14:textId="77777777" w:rsidTr="009656A1">
        <w:trPr>
          <w:trHeight w:val="20"/>
        </w:trPr>
        <w:tc>
          <w:tcPr>
            <w:tcW w:w="4962" w:type="dxa"/>
            <w:shd w:val="clear" w:color="auto" w:fill="auto"/>
          </w:tcPr>
          <w:p w14:paraId="4554EB13"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Tensocrepe</w:t>
            </w:r>
            <w:proofErr w:type="spellEnd"/>
            <w:r w:rsidRPr="00D32437">
              <w:rPr>
                <w:rFonts w:ascii="Arial" w:eastAsia="Times New Roman" w:hAnsi="Arial" w:cs="Arial"/>
                <w:color w:val="000000"/>
                <w:sz w:val="18"/>
                <w:szCs w:val="18"/>
              </w:rPr>
              <w:t xml:space="preserve"> 7,5 MM</w:t>
            </w:r>
          </w:p>
        </w:tc>
        <w:tc>
          <w:tcPr>
            <w:tcW w:w="0" w:type="auto"/>
            <w:shd w:val="clear" w:color="auto" w:fill="auto"/>
          </w:tcPr>
          <w:p w14:paraId="65CB00E1"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Tensocrepe</w:t>
            </w:r>
            <w:proofErr w:type="spellEnd"/>
            <w:r w:rsidRPr="00D32437">
              <w:rPr>
                <w:rFonts w:ascii="Arial" w:eastAsia="Times New Roman" w:hAnsi="Arial" w:cs="Arial"/>
                <w:color w:val="000000"/>
                <w:sz w:val="18"/>
                <w:szCs w:val="18"/>
              </w:rPr>
              <w:t xml:space="preserve"> 7.5 MM</w:t>
            </w:r>
          </w:p>
        </w:tc>
      </w:tr>
      <w:tr w:rsidR="004E2E46" w:rsidRPr="00D32437" w14:paraId="02A3F2CC" w14:textId="77777777" w:rsidTr="009656A1">
        <w:trPr>
          <w:trHeight w:val="20"/>
        </w:trPr>
        <w:tc>
          <w:tcPr>
            <w:tcW w:w="4962" w:type="dxa"/>
            <w:shd w:val="clear" w:color="auto" w:fill="auto"/>
          </w:tcPr>
          <w:p w14:paraId="353DAFA8"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Hammer</w:t>
            </w:r>
          </w:p>
        </w:tc>
        <w:tc>
          <w:tcPr>
            <w:tcW w:w="0" w:type="auto"/>
            <w:shd w:val="clear" w:color="auto" w:fill="auto"/>
            <w:hideMark/>
          </w:tcPr>
          <w:p w14:paraId="1A8886B1"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Hammer</w:t>
            </w:r>
          </w:p>
        </w:tc>
      </w:tr>
      <w:tr w:rsidR="004E2E46" w:rsidRPr="00D32437" w14:paraId="324B5F4C" w14:textId="77777777" w:rsidTr="009656A1">
        <w:trPr>
          <w:trHeight w:val="20"/>
        </w:trPr>
        <w:tc>
          <w:tcPr>
            <w:tcW w:w="4962" w:type="dxa"/>
            <w:shd w:val="clear" w:color="auto" w:fill="auto"/>
          </w:tcPr>
          <w:p w14:paraId="66A61BF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Gunting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kassa</w:t>
            </w:r>
            <w:proofErr w:type="spellEnd"/>
          </w:p>
        </w:tc>
        <w:tc>
          <w:tcPr>
            <w:tcW w:w="0" w:type="auto"/>
            <w:shd w:val="clear" w:color="auto" w:fill="auto"/>
          </w:tcPr>
          <w:p w14:paraId="0D8B410E"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Gauze Scissors</w:t>
            </w:r>
          </w:p>
        </w:tc>
      </w:tr>
      <w:tr w:rsidR="004E2E46" w:rsidRPr="00D32437" w14:paraId="39F7DFA2" w14:textId="77777777" w:rsidTr="009656A1">
        <w:trPr>
          <w:trHeight w:val="20"/>
        </w:trPr>
        <w:tc>
          <w:tcPr>
            <w:tcW w:w="4962" w:type="dxa"/>
            <w:shd w:val="clear" w:color="auto" w:fill="auto"/>
          </w:tcPr>
          <w:p w14:paraId="1093BCB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Speculum </w:t>
            </w:r>
            <w:proofErr w:type="spellStart"/>
            <w:r w:rsidRPr="00D32437">
              <w:rPr>
                <w:rFonts w:ascii="Arial" w:eastAsia="Times New Roman" w:hAnsi="Arial" w:cs="Arial"/>
                <w:color w:val="000000"/>
                <w:sz w:val="18"/>
                <w:szCs w:val="18"/>
              </w:rPr>
              <w:t>Hidung</w:t>
            </w:r>
            <w:proofErr w:type="spellEnd"/>
          </w:p>
        </w:tc>
        <w:tc>
          <w:tcPr>
            <w:tcW w:w="0" w:type="auto"/>
            <w:shd w:val="clear" w:color="auto" w:fill="auto"/>
          </w:tcPr>
          <w:p w14:paraId="0EBB13EB"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Nasal Speculum</w:t>
            </w:r>
          </w:p>
        </w:tc>
      </w:tr>
      <w:tr w:rsidR="004E2E46" w:rsidRPr="00D32437" w14:paraId="14AA823A" w14:textId="77777777" w:rsidTr="009656A1">
        <w:trPr>
          <w:trHeight w:val="20"/>
        </w:trPr>
        <w:tc>
          <w:tcPr>
            <w:tcW w:w="4962" w:type="dxa"/>
            <w:shd w:val="clear" w:color="auto" w:fill="auto"/>
          </w:tcPr>
          <w:p w14:paraId="754B2BB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Speculum </w:t>
            </w:r>
            <w:proofErr w:type="spellStart"/>
            <w:r w:rsidRPr="00D32437">
              <w:rPr>
                <w:rFonts w:ascii="Arial" w:eastAsia="Times New Roman" w:hAnsi="Arial" w:cs="Arial"/>
                <w:color w:val="000000"/>
                <w:sz w:val="18"/>
                <w:szCs w:val="18"/>
              </w:rPr>
              <w:t>Telinga</w:t>
            </w:r>
            <w:proofErr w:type="spellEnd"/>
          </w:p>
        </w:tc>
        <w:tc>
          <w:tcPr>
            <w:tcW w:w="0" w:type="auto"/>
            <w:shd w:val="clear" w:color="auto" w:fill="auto"/>
          </w:tcPr>
          <w:p w14:paraId="5FD8A122"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Ear Speculum</w:t>
            </w:r>
          </w:p>
        </w:tc>
      </w:tr>
      <w:tr w:rsidR="004E2E46" w:rsidRPr="00D32437" w14:paraId="1B7A4323" w14:textId="77777777" w:rsidTr="009656A1">
        <w:trPr>
          <w:trHeight w:val="20"/>
        </w:trPr>
        <w:tc>
          <w:tcPr>
            <w:tcW w:w="4962" w:type="dxa"/>
            <w:shd w:val="clear" w:color="auto" w:fill="auto"/>
          </w:tcPr>
          <w:p w14:paraId="6C529B9F"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Pinset</w:t>
            </w:r>
            <w:proofErr w:type="spellEnd"/>
            <w:r w:rsidRPr="00D32437">
              <w:rPr>
                <w:rFonts w:ascii="Arial" w:eastAsia="Times New Roman" w:hAnsi="Arial" w:cs="Arial"/>
                <w:color w:val="000000"/>
                <w:sz w:val="18"/>
                <w:szCs w:val="18"/>
              </w:rPr>
              <w:t xml:space="preserve"> dental</w:t>
            </w:r>
          </w:p>
        </w:tc>
        <w:tc>
          <w:tcPr>
            <w:tcW w:w="0" w:type="auto"/>
            <w:shd w:val="clear" w:color="auto" w:fill="auto"/>
          </w:tcPr>
          <w:p w14:paraId="38291793"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Dental Tweezers</w:t>
            </w:r>
          </w:p>
        </w:tc>
      </w:tr>
      <w:tr w:rsidR="004E2E46" w:rsidRPr="00D32437" w14:paraId="1D27AB78" w14:textId="77777777" w:rsidTr="009656A1">
        <w:trPr>
          <w:trHeight w:val="20"/>
        </w:trPr>
        <w:tc>
          <w:tcPr>
            <w:tcW w:w="4962" w:type="dxa"/>
            <w:shd w:val="clear" w:color="auto" w:fill="auto"/>
          </w:tcPr>
          <w:p w14:paraId="3C6E5C4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Pinset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Anatomis</w:t>
            </w:r>
            <w:proofErr w:type="spellEnd"/>
          </w:p>
        </w:tc>
        <w:tc>
          <w:tcPr>
            <w:tcW w:w="0" w:type="auto"/>
            <w:shd w:val="clear" w:color="auto" w:fill="auto"/>
          </w:tcPr>
          <w:p w14:paraId="70D7AD7E"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Anatomical Tweezers</w:t>
            </w:r>
          </w:p>
        </w:tc>
      </w:tr>
      <w:tr w:rsidR="004E2E46" w:rsidRPr="00D32437" w14:paraId="1B605883" w14:textId="77777777" w:rsidTr="009656A1">
        <w:trPr>
          <w:trHeight w:val="20"/>
        </w:trPr>
        <w:tc>
          <w:tcPr>
            <w:tcW w:w="4962" w:type="dxa"/>
            <w:shd w:val="clear" w:color="auto" w:fill="auto"/>
          </w:tcPr>
          <w:p w14:paraId="15E9D54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Spatula </w:t>
            </w:r>
            <w:proofErr w:type="spellStart"/>
            <w:r w:rsidRPr="00D32437">
              <w:rPr>
                <w:rFonts w:ascii="Arial" w:eastAsia="Times New Roman" w:hAnsi="Arial" w:cs="Arial"/>
                <w:color w:val="000000"/>
                <w:sz w:val="18"/>
                <w:szCs w:val="18"/>
              </w:rPr>
              <w:t>alginet</w:t>
            </w:r>
            <w:proofErr w:type="spellEnd"/>
          </w:p>
        </w:tc>
        <w:tc>
          <w:tcPr>
            <w:tcW w:w="0" w:type="auto"/>
            <w:shd w:val="clear" w:color="auto" w:fill="auto"/>
          </w:tcPr>
          <w:p w14:paraId="46A74DCC"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Alginet</w:t>
            </w:r>
            <w:proofErr w:type="spellEnd"/>
            <w:r w:rsidRPr="00D32437">
              <w:rPr>
                <w:rFonts w:ascii="Arial" w:eastAsia="Times New Roman" w:hAnsi="Arial" w:cs="Arial"/>
                <w:color w:val="000000"/>
                <w:sz w:val="18"/>
                <w:szCs w:val="18"/>
              </w:rPr>
              <w:t xml:space="preserve"> Spatula </w:t>
            </w:r>
          </w:p>
        </w:tc>
      </w:tr>
      <w:tr w:rsidR="004E2E46" w:rsidRPr="00D32437" w14:paraId="22BA0AB0" w14:textId="77777777" w:rsidTr="009656A1">
        <w:trPr>
          <w:trHeight w:val="20"/>
        </w:trPr>
        <w:tc>
          <w:tcPr>
            <w:tcW w:w="4962" w:type="dxa"/>
            <w:shd w:val="clear" w:color="auto" w:fill="auto"/>
          </w:tcPr>
          <w:p w14:paraId="5A30656A"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Cervical Collar</w:t>
            </w:r>
          </w:p>
        </w:tc>
        <w:tc>
          <w:tcPr>
            <w:tcW w:w="0" w:type="auto"/>
            <w:shd w:val="clear" w:color="auto" w:fill="auto"/>
          </w:tcPr>
          <w:p w14:paraId="0DAF8CD2"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Cervical Collars</w:t>
            </w:r>
          </w:p>
        </w:tc>
      </w:tr>
      <w:tr w:rsidR="004E2E46" w:rsidRPr="00D32437" w14:paraId="710CBA55" w14:textId="77777777" w:rsidTr="009656A1">
        <w:trPr>
          <w:trHeight w:val="20"/>
        </w:trPr>
        <w:tc>
          <w:tcPr>
            <w:tcW w:w="4962" w:type="dxa"/>
            <w:shd w:val="clear" w:color="auto" w:fill="auto"/>
          </w:tcPr>
          <w:p w14:paraId="5638D6D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Cucing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bengkok</w:t>
            </w:r>
            <w:proofErr w:type="spellEnd"/>
          </w:p>
        </w:tc>
        <w:tc>
          <w:tcPr>
            <w:tcW w:w="0" w:type="auto"/>
            <w:shd w:val="clear" w:color="auto" w:fill="auto"/>
          </w:tcPr>
          <w:p w14:paraId="5D967B80"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Crooked Cat</w:t>
            </w:r>
          </w:p>
        </w:tc>
      </w:tr>
      <w:tr w:rsidR="004E2E46" w:rsidRPr="00D32437" w14:paraId="2F501027" w14:textId="77777777" w:rsidTr="009656A1">
        <w:trPr>
          <w:trHeight w:val="20"/>
        </w:trPr>
        <w:tc>
          <w:tcPr>
            <w:tcW w:w="4962" w:type="dxa"/>
            <w:shd w:val="clear" w:color="auto" w:fill="auto"/>
          </w:tcPr>
          <w:p w14:paraId="1055511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Alat </w:t>
            </w:r>
            <w:proofErr w:type="spellStart"/>
            <w:r w:rsidRPr="00D32437">
              <w:rPr>
                <w:rFonts w:ascii="Arial" w:eastAsia="Times New Roman" w:hAnsi="Arial" w:cs="Arial"/>
                <w:color w:val="000000"/>
                <w:sz w:val="18"/>
                <w:szCs w:val="18"/>
              </w:rPr>
              <w:t>Nebul</w:t>
            </w:r>
            <w:proofErr w:type="spellEnd"/>
          </w:p>
        </w:tc>
        <w:tc>
          <w:tcPr>
            <w:tcW w:w="0" w:type="auto"/>
            <w:shd w:val="clear" w:color="auto" w:fill="auto"/>
          </w:tcPr>
          <w:p w14:paraId="341546F6"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Nebul</w:t>
            </w:r>
            <w:proofErr w:type="spellEnd"/>
            <w:r w:rsidRPr="00D32437">
              <w:rPr>
                <w:rFonts w:ascii="Arial" w:eastAsia="Times New Roman" w:hAnsi="Arial" w:cs="Arial"/>
                <w:color w:val="000000"/>
                <w:sz w:val="18"/>
                <w:szCs w:val="18"/>
              </w:rPr>
              <w:t xml:space="preserve"> Tools</w:t>
            </w:r>
          </w:p>
        </w:tc>
      </w:tr>
      <w:tr w:rsidR="004E2E46" w:rsidRPr="00D32437" w14:paraId="67BA54A8" w14:textId="77777777" w:rsidTr="009656A1">
        <w:trPr>
          <w:trHeight w:val="20"/>
        </w:trPr>
        <w:tc>
          <w:tcPr>
            <w:tcW w:w="4962" w:type="dxa"/>
            <w:shd w:val="clear" w:color="auto" w:fill="auto"/>
          </w:tcPr>
          <w:p w14:paraId="2D88784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O2 Nasal</w:t>
            </w:r>
          </w:p>
        </w:tc>
        <w:tc>
          <w:tcPr>
            <w:tcW w:w="0" w:type="auto"/>
            <w:shd w:val="clear" w:color="auto" w:fill="auto"/>
          </w:tcPr>
          <w:p w14:paraId="677AA935"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O2 Nasal</w:t>
            </w:r>
          </w:p>
        </w:tc>
      </w:tr>
      <w:tr w:rsidR="004E2E46" w:rsidRPr="00D32437" w14:paraId="5FA3CF18" w14:textId="77777777" w:rsidTr="009656A1">
        <w:trPr>
          <w:trHeight w:val="20"/>
        </w:trPr>
        <w:tc>
          <w:tcPr>
            <w:tcW w:w="4962" w:type="dxa"/>
            <w:shd w:val="clear" w:color="auto" w:fill="auto"/>
          </w:tcPr>
          <w:p w14:paraId="724E9B47"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Termometer</w:t>
            </w:r>
            <w:proofErr w:type="spellEnd"/>
            <w:r w:rsidRPr="00D32437">
              <w:rPr>
                <w:rFonts w:ascii="Arial" w:eastAsia="Times New Roman" w:hAnsi="Arial" w:cs="Arial"/>
                <w:color w:val="000000"/>
                <w:sz w:val="18"/>
                <w:szCs w:val="18"/>
              </w:rPr>
              <w:t xml:space="preserve"> Infrared</w:t>
            </w:r>
          </w:p>
        </w:tc>
        <w:tc>
          <w:tcPr>
            <w:tcW w:w="0" w:type="auto"/>
            <w:shd w:val="clear" w:color="auto" w:fill="auto"/>
          </w:tcPr>
          <w:p w14:paraId="4CA7E25C"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Termometer</w:t>
            </w:r>
            <w:proofErr w:type="spellEnd"/>
            <w:r w:rsidRPr="00D32437">
              <w:rPr>
                <w:rFonts w:ascii="Arial" w:eastAsia="Times New Roman" w:hAnsi="Arial" w:cs="Arial"/>
                <w:color w:val="000000"/>
                <w:sz w:val="18"/>
                <w:szCs w:val="18"/>
              </w:rPr>
              <w:t xml:space="preserve"> Infrared</w:t>
            </w:r>
          </w:p>
        </w:tc>
      </w:tr>
      <w:tr w:rsidR="004E2E46" w:rsidRPr="00D32437" w14:paraId="5367D62B" w14:textId="77777777" w:rsidTr="009656A1">
        <w:trPr>
          <w:trHeight w:val="20"/>
        </w:trPr>
        <w:tc>
          <w:tcPr>
            <w:tcW w:w="4962" w:type="dxa"/>
            <w:shd w:val="clear" w:color="auto" w:fill="auto"/>
          </w:tcPr>
          <w:p w14:paraId="2A4CA63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Pulse </w:t>
            </w:r>
            <w:proofErr w:type="spellStart"/>
            <w:r w:rsidRPr="00D32437">
              <w:rPr>
                <w:rFonts w:ascii="Arial" w:eastAsia="Times New Roman" w:hAnsi="Arial" w:cs="Arial"/>
                <w:color w:val="000000"/>
                <w:sz w:val="18"/>
                <w:szCs w:val="18"/>
              </w:rPr>
              <w:t>Oxymetri</w:t>
            </w:r>
            <w:proofErr w:type="spellEnd"/>
          </w:p>
        </w:tc>
        <w:tc>
          <w:tcPr>
            <w:tcW w:w="0" w:type="auto"/>
            <w:shd w:val="clear" w:color="auto" w:fill="auto"/>
          </w:tcPr>
          <w:p w14:paraId="59920F75"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Pulse </w:t>
            </w:r>
            <w:proofErr w:type="spellStart"/>
            <w:r w:rsidRPr="00D32437">
              <w:rPr>
                <w:rFonts w:ascii="Arial" w:eastAsia="Times New Roman" w:hAnsi="Arial" w:cs="Arial"/>
                <w:color w:val="000000"/>
                <w:sz w:val="18"/>
                <w:szCs w:val="18"/>
              </w:rPr>
              <w:t>Oxymetry</w:t>
            </w:r>
            <w:proofErr w:type="spellEnd"/>
          </w:p>
        </w:tc>
      </w:tr>
      <w:tr w:rsidR="004E2E46" w:rsidRPr="00D32437" w14:paraId="31B0988D" w14:textId="77777777" w:rsidTr="009656A1">
        <w:trPr>
          <w:trHeight w:val="20"/>
        </w:trPr>
        <w:tc>
          <w:tcPr>
            <w:tcW w:w="4962" w:type="dxa"/>
            <w:shd w:val="clear" w:color="auto" w:fill="auto"/>
          </w:tcPr>
          <w:p w14:paraId="51900138"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Stethoscope</w:t>
            </w:r>
          </w:p>
        </w:tc>
        <w:tc>
          <w:tcPr>
            <w:tcW w:w="0" w:type="auto"/>
            <w:shd w:val="clear" w:color="auto" w:fill="auto"/>
          </w:tcPr>
          <w:p w14:paraId="1C8B93C4"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Stethoscope</w:t>
            </w:r>
          </w:p>
        </w:tc>
      </w:tr>
      <w:tr w:rsidR="004E2E46" w:rsidRPr="00D32437" w14:paraId="6EEA9F89" w14:textId="77777777" w:rsidTr="009656A1">
        <w:trPr>
          <w:trHeight w:val="20"/>
        </w:trPr>
        <w:tc>
          <w:tcPr>
            <w:tcW w:w="4962" w:type="dxa"/>
            <w:shd w:val="clear" w:color="auto" w:fill="auto"/>
          </w:tcPr>
          <w:p w14:paraId="5ED92499" w14:textId="77777777" w:rsidR="004E2E46" w:rsidRPr="00990AF6"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4B5DF772" w14:textId="77777777" w:rsidR="004E2E46" w:rsidRPr="00990AF6" w:rsidRDefault="004E2E46" w:rsidP="009656A1">
            <w:pPr>
              <w:spacing w:after="0" w:line="240" w:lineRule="auto"/>
              <w:jc w:val="both"/>
              <w:rPr>
                <w:rFonts w:ascii="Arial" w:eastAsia="Times New Roman" w:hAnsi="Arial" w:cs="Arial"/>
                <w:color w:val="000000"/>
                <w:sz w:val="18"/>
                <w:szCs w:val="18"/>
              </w:rPr>
            </w:pPr>
          </w:p>
        </w:tc>
      </w:tr>
      <w:tr w:rsidR="004E2E46" w:rsidRPr="00D32437" w14:paraId="5DBA69BE" w14:textId="77777777" w:rsidTr="009656A1">
        <w:trPr>
          <w:trHeight w:val="20"/>
        </w:trPr>
        <w:tc>
          <w:tcPr>
            <w:tcW w:w="4962" w:type="dxa"/>
            <w:shd w:val="clear" w:color="auto" w:fill="auto"/>
          </w:tcPr>
          <w:p w14:paraId="39F743C8"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5DF0109E"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0E0F9E0" w14:textId="77777777" w:rsidTr="009656A1">
        <w:trPr>
          <w:trHeight w:val="20"/>
        </w:trPr>
        <w:tc>
          <w:tcPr>
            <w:tcW w:w="4962" w:type="dxa"/>
            <w:shd w:val="clear" w:color="auto" w:fill="auto"/>
            <w:hideMark/>
          </w:tcPr>
          <w:p w14:paraId="537790E3"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menyepakati</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bahwa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menyediakan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obat-obatan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tertuang</w:t>
            </w:r>
            <w:proofErr w:type="spellEnd"/>
            <w:r>
              <w:rPr>
                <w:rFonts w:ascii="Arial" w:eastAsia="Times New Roman" w:hAnsi="Arial" w:cs="Arial"/>
                <w:color w:val="000000"/>
                <w:sz w:val="18"/>
                <w:szCs w:val="18"/>
              </w:rPr>
              <w:t xml:space="preserve"> pada Appendix 2. Jika </w:t>
            </w:r>
            <w:proofErr w:type="spellStart"/>
            <w:r>
              <w:rPr>
                <w:rFonts w:ascii="Arial" w:eastAsia="Times New Roman" w:hAnsi="Arial" w:cs="Arial"/>
                <w:color w:val="000000"/>
                <w:sz w:val="18"/>
                <w:szCs w:val="18"/>
              </w:rPr>
              <w:t>terdapat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perubahan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wajib</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menginformasikan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
        </w:tc>
        <w:tc>
          <w:tcPr>
            <w:tcW w:w="0" w:type="auto"/>
            <w:shd w:val="clear" w:color="auto" w:fill="auto"/>
            <w:hideMark/>
          </w:tcPr>
          <w:p w14:paraId="2CFE3FC3" w14:textId="78FBFD7A" w:rsidR="004E2E46" w:rsidRPr="00D32437" w:rsidRDefault="004E2E46" w:rsidP="009656A1">
            <w:pPr>
              <w:pStyle w:val="ListParagraph"/>
              <w:numPr>
                <w:ilvl w:val="0"/>
                <w:numId w:val="87"/>
              </w:numPr>
              <w:spacing w:after="0" w:line="240" w:lineRule="auto"/>
              <w:ind w:left="331"/>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have agreed </w:t>
            </w:r>
            <w:r>
              <w:rPr>
                <w:rFonts w:ascii="Arial" w:eastAsia="Times New Roman" w:hAnsi="Arial" w:cs="Arial"/>
                <w:color w:val="000000"/>
                <w:sz w:val="18"/>
                <w:szCs w:val="18"/>
              </w:rPr>
              <w:t xml:space="preserve">the </w:t>
            </w:r>
            <w:r w:rsidRPr="00A34DBC">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will provide the drugs/medicines/pharmaceuticals as listed in Appendix 2. I</w:t>
            </w:r>
            <w:r w:rsidRPr="00D32437">
              <w:rPr>
                <w:rFonts w:ascii="Arial" w:eastAsia="Times New Roman" w:hAnsi="Arial" w:cs="Arial"/>
                <w:color w:val="000000"/>
                <w:sz w:val="18"/>
                <w:szCs w:val="18"/>
              </w:rPr>
              <w:t xml:space="preserve">f </w:t>
            </w:r>
            <w:r>
              <w:rPr>
                <w:rFonts w:ascii="Arial" w:eastAsia="Times New Roman" w:hAnsi="Arial" w:cs="Arial"/>
                <w:color w:val="000000"/>
                <w:sz w:val="18"/>
                <w:szCs w:val="18"/>
              </w:rPr>
              <w:t>ther</w:t>
            </w:r>
            <w:r w:rsidR="00142B62">
              <w:rPr>
                <w:rFonts w:ascii="Arial" w:eastAsia="Times New Roman" w:hAnsi="Arial" w:cs="Arial"/>
                <w:color w:val="000000"/>
                <w:sz w:val="18"/>
                <w:szCs w:val="18"/>
              </w:rPr>
              <w:t>e</w:t>
            </w:r>
            <w:r>
              <w:rPr>
                <w:rFonts w:ascii="Arial" w:eastAsia="Times New Roman" w:hAnsi="Arial" w:cs="Arial"/>
                <w:color w:val="000000"/>
                <w:sz w:val="18"/>
                <w:szCs w:val="18"/>
              </w:rPr>
              <w:t xml:space="preserve">’s any change to the type and amount of the  drugs/medicines/pharmaceutics, </w:t>
            </w: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shall inform </w:t>
            </w: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r>
              <w:rPr>
                <w:rFonts w:ascii="Arial" w:eastAsia="Times New Roman" w:hAnsi="Arial" w:cs="Arial"/>
                <w:color w:val="000000"/>
                <w:sz w:val="18"/>
                <w:szCs w:val="18"/>
              </w:rPr>
              <w:t xml:space="preserve"> </w:t>
            </w:r>
          </w:p>
        </w:tc>
      </w:tr>
      <w:tr w:rsidR="004E2E46" w:rsidRPr="00D32437" w14:paraId="699D835A" w14:textId="77777777" w:rsidTr="009656A1">
        <w:trPr>
          <w:trHeight w:val="20"/>
        </w:trPr>
        <w:tc>
          <w:tcPr>
            <w:tcW w:w="4962" w:type="dxa"/>
            <w:shd w:val="clear" w:color="auto" w:fill="auto"/>
          </w:tcPr>
          <w:p w14:paraId="41DEDEA4"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permintaan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obat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jenis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2</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beban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pembiayaan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untuk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tambahan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obat-obatan</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ditanggungkan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tcPr>
          <w:p w14:paraId="1E10125F" w14:textId="77777777" w:rsidR="004E2E46" w:rsidRPr="00D32437" w:rsidRDefault="004E2E46" w:rsidP="009656A1">
            <w:pPr>
              <w:pStyle w:val="ListParagraph"/>
              <w:numPr>
                <w:ilvl w:val="0"/>
                <w:numId w:val="87"/>
              </w:numPr>
              <w:spacing w:after="0" w:line="240" w:lineRule="auto"/>
              <w:ind w:left="318" w:hanging="347"/>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there is a request for additional medicines beyond the amount and type agreed as per paragraph </w:t>
            </w:r>
            <w:r>
              <w:rPr>
                <w:rFonts w:ascii="Arial" w:eastAsia="Times New Roman" w:hAnsi="Arial" w:cs="Arial"/>
                <w:color w:val="000000"/>
                <w:sz w:val="18"/>
                <w:szCs w:val="18"/>
              </w:rPr>
              <w:t>2</w:t>
            </w:r>
            <w:r w:rsidRPr="00D32437">
              <w:rPr>
                <w:rFonts w:ascii="Arial" w:eastAsia="Times New Roman" w:hAnsi="Arial" w:cs="Arial"/>
                <w:color w:val="000000"/>
                <w:sz w:val="18"/>
                <w:szCs w:val="18"/>
              </w:rPr>
              <w:t xml:space="preserve"> of this article, </w:t>
            </w:r>
            <w:r>
              <w:rPr>
                <w:rFonts w:ascii="Arial" w:eastAsia="Times New Roman" w:hAnsi="Arial" w:cs="Arial"/>
                <w:color w:val="000000"/>
                <w:sz w:val="18"/>
                <w:szCs w:val="18"/>
              </w:rPr>
              <w:t>t</w:t>
            </w:r>
            <w:r w:rsidRPr="00D32437">
              <w:rPr>
                <w:rFonts w:ascii="Arial" w:eastAsia="Times New Roman" w:hAnsi="Arial" w:cs="Arial"/>
                <w:color w:val="000000"/>
                <w:sz w:val="18"/>
                <w:szCs w:val="18"/>
              </w:rPr>
              <w:t>hen the charge</w:t>
            </w:r>
            <w:r>
              <w:rPr>
                <w:rFonts w:ascii="Arial" w:eastAsia="Times New Roman" w:hAnsi="Arial" w:cs="Arial"/>
                <w:color w:val="000000"/>
                <w:sz w:val="18"/>
                <w:szCs w:val="18"/>
              </w:rPr>
              <w:t xml:space="preserve"> for additional medicines</w:t>
            </w:r>
            <w:r w:rsidRPr="00D32437">
              <w:rPr>
                <w:rFonts w:ascii="Arial" w:eastAsia="Times New Roman" w:hAnsi="Arial" w:cs="Arial"/>
                <w:color w:val="000000"/>
                <w:sz w:val="18"/>
                <w:szCs w:val="18"/>
              </w:rPr>
              <w:t xml:space="preserve"> will be paid to the </w:t>
            </w:r>
            <w:r w:rsidRPr="00D32437">
              <w:rPr>
                <w:rFonts w:ascii="Arial" w:eastAsia="Times New Roman" w:hAnsi="Arial" w:cs="Arial"/>
                <w:b/>
                <w:bCs/>
                <w:color w:val="000000"/>
                <w:sz w:val="18"/>
                <w:szCs w:val="18"/>
              </w:rPr>
              <w:t>FIRST PARTY;</w:t>
            </w:r>
          </w:p>
        </w:tc>
      </w:tr>
      <w:tr w:rsidR="004E2E46" w:rsidRPr="00D32437" w14:paraId="71586EE2" w14:textId="77777777" w:rsidTr="009656A1">
        <w:trPr>
          <w:trHeight w:val="20"/>
        </w:trPr>
        <w:tc>
          <w:tcPr>
            <w:tcW w:w="4962" w:type="dxa"/>
            <w:shd w:val="clear" w:color="auto" w:fill="auto"/>
            <w:hideMark/>
          </w:tcPr>
          <w:p w14:paraId="5AC5006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52ADD1DA"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04E45543" w14:textId="77777777" w:rsidTr="009656A1">
        <w:trPr>
          <w:trHeight w:val="20"/>
        </w:trPr>
        <w:tc>
          <w:tcPr>
            <w:tcW w:w="4962" w:type="dxa"/>
            <w:shd w:val="clear" w:color="auto" w:fill="auto"/>
            <w:hideMark/>
          </w:tcPr>
          <w:p w14:paraId="68A2DA5F"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Setiap</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penggunaan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obat-obatan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farmasi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diatas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pencatatan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pengecekan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melalui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bertugas</w:t>
            </w:r>
            <w:proofErr w:type="spellEnd"/>
            <w:r w:rsidRPr="00D32437">
              <w:rPr>
                <w:rFonts w:ascii="Arial" w:eastAsia="Times New Roman" w:hAnsi="Arial" w:cs="Arial"/>
                <w:color w:val="000000"/>
                <w:sz w:val="18"/>
                <w:szCs w:val="18"/>
              </w:rPr>
              <w:t xml:space="preserve"> di pos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Pr>
                <w:rFonts w:ascii="Arial" w:eastAsia="Times New Roman" w:hAnsi="Arial" w:cs="Arial"/>
                <w:b/>
                <w:bCs/>
                <w:color w:val="000000"/>
                <w:sz w:val="18"/>
                <w:szCs w:val="18"/>
              </w:rPr>
              <w:t xml:space="preserve">. </w:t>
            </w:r>
            <w:r>
              <w:t xml:space="preserve"> </w:t>
            </w:r>
            <w:r w:rsidRPr="00A51B1D">
              <w:rPr>
                <w:rFonts w:ascii="Arial" w:eastAsia="Times New Roman" w:hAnsi="Arial" w:cs="Arial"/>
                <w:color w:val="000000"/>
                <w:sz w:val="18"/>
                <w:szCs w:val="18"/>
              </w:rPr>
              <w:t xml:space="preserve">Dokter dan </w:t>
            </w:r>
            <w:proofErr w:type="spellStart"/>
            <w:r w:rsidRPr="00A51B1D">
              <w:rPr>
                <w:rFonts w:ascii="Arial" w:eastAsia="Times New Roman" w:hAnsi="Arial" w:cs="Arial"/>
                <w:color w:val="000000"/>
                <w:sz w:val="18"/>
                <w:szCs w:val="18"/>
              </w:rPr>
              <w:t>perawat</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wajib</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menjaga</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keamanan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dan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sepanjang</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waktu</w:t>
            </w:r>
            <w:proofErr w:type="spellEnd"/>
            <w:r w:rsidRPr="00A51B1D">
              <w:rPr>
                <w:rFonts w:ascii="Arial" w:eastAsia="Times New Roman" w:hAnsi="Arial" w:cs="Arial"/>
                <w:color w:val="000000"/>
                <w:sz w:val="18"/>
                <w:szCs w:val="18"/>
              </w:rPr>
              <w:t xml:space="preserve">, dan </w:t>
            </w:r>
            <w:proofErr w:type="spellStart"/>
            <w:r w:rsidRPr="00A51B1D">
              <w:rPr>
                <w:rFonts w:ascii="Arial" w:eastAsia="Times New Roman" w:hAnsi="Arial" w:cs="Arial"/>
                <w:color w:val="000000"/>
                <w:sz w:val="18"/>
                <w:szCs w:val="18"/>
              </w:rPr>
              <w:t>menguncinya</w:t>
            </w:r>
            <w:proofErr w:type="spellEnd"/>
            <w:r w:rsidRPr="00A51B1D">
              <w:rPr>
                <w:rFonts w:ascii="Arial" w:eastAsia="Times New Roman" w:hAnsi="Arial" w:cs="Arial"/>
                <w:color w:val="000000"/>
                <w:sz w:val="18"/>
                <w:szCs w:val="18"/>
              </w:rPr>
              <w:t xml:space="preserve"> di </w:t>
            </w:r>
            <w:proofErr w:type="spellStart"/>
            <w:r w:rsidRPr="00A51B1D">
              <w:rPr>
                <w:rFonts w:ascii="Arial" w:eastAsia="Times New Roman" w:hAnsi="Arial" w:cs="Arial"/>
                <w:color w:val="000000"/>
                <w:sz w:val="18"/>
                <w:szCs w:val="18"/>
              </w:rPr>
              <w:t>luar</w:t>
            </w:r>
            <w:proofErr w:type="spellEnd"/>
            <w:r w:rsidRPr="00A51B1D">
              <w:rPr>
                <w:rFonts w:ascii="Arial" w:eastAsia="Times New Roman" w:hAnsi="Arial" w:cs="Arial"/>
                <w:color w:val="000000"/>
                <w:sz w:val="18"/>
                <w:szCs w:val="18"/>
              </w:rPr>
              <w:t xml:space="preserve"> jam </w:t>
            </w:r>
            <w:proofErr w:type="spellStart"/>
            <w:r w:rsidRPr="00A51B1D">
              <w:rPr>
                <w:rFonts w:ascii="Arial" w:eastAsia="Times New Roman" w:hAnsi="Arial" w:cs="Arial"/>
                <w:color w:val="000000"/>
                <w:sz w:val="18"/>
                <w:szCs w:val="18"/>
              </w:rPr>
              <w:t>kerja</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klinik</w:t>
            </w:r>
            <w:proofErr w:type="spellEnd"/>
            <w:r w:rsidRPr="00A51B1D">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Kesehatan. Jika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kehilangan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atau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penyalahgunaan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tanpa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sepengetahuan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sepenuhnya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
        </w:tc>
        <w:tc>
          <w:tcPr>
            <w:tcW w:w="0" w:type="auto"/>
            <w:shd w:val="clear" w:color="auto" w:fill="auto"/>
            <w:hideMark/>
          </w:tcPr>
          <w:p w14:paraId="4AA05B88" w14:textId="77777777" w:rsidR="004E2E46" w:rsidRPr="00D32437" w:rsidRDefault="004E2E46" w:rsidP="009656A1">
            <w:pPr>
              <w:pStyle w:val="ListParagraph"/>
              <w:numPr>
                <w:ilvl w:val="0"/>
                <w:numId w:val="88"/>
              </w:numPr>
              <w:spacing w:after="0" w:line="240" w:lineRule="auto"/>
              <w:ind w:left="331"/>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use of drugs and pharmaceuticals as mentioned above </w:t>
            </w:r>
            <w:r>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rPr>
              <w:t>record</w:t>
            </w:r>
            <w:r>
              <w:rPr>
                <w:rFonts w:ascii="Arial" w:eastAsia="Times New Roman" w:hAnsi="Arial" w:cs="Arial"/>
                <w:color w:val="000000"/>
                <w:sz w:val="18"/>
                <w:szCs w:val="18"/>
              </w:rPr>
              <w:t>ed</w:t>
            </w:r>
            <w:r w:rsidRPr="00D32437">
              <w:rPr>
                <w:rFonts w:ascii="Arial" w:eastAsia="Times New Roman" w:hAnsi="Arial" w:cs="Arial"/>
                <w:color w:val="000000"/>
                <w:sz w:val="18"/>
                <w:szCs w:val="18"/>
              </w:rPr>
              <w:t xml:space="preserve"> and check</w:t>
            </w:r>
            <w:r>
              <w:rPr>
                <w:rFonts w:ascii="Arial" w:eastAsia="Times New Roman" w:hAnsi="Arial" w:cs="Arial"/>
                <w:color w:val="000000"/>
                <w:sz w:val="18"/>
                <w:szCs w:val="18"/>
              </w:rPr>
              <w:t>ed</w:t>
            </w:r>
            <w:r w:rsidRPr="00D32437">
              <w:rPr>
                <w:rFonts w:ascii="Arial" w:eastAsia="Times New Roman" w:hAnsi="Arial" w:cs="Arial"/>
                <w:color w:val="000000"/>
                <w:sz w:val="18"/>
                <w:szCs w:val="18"/>
              </w:rPr>
              <w:t xml:space="preserve">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through the nurse on duty at the health </w:t>
            </w:r>
            <w:r>
              <w:rPr>
                <w:rFonts w:ascii="Arial" w:eastAsia="Times New Roman" w:hAnsi="Arial" w:cs="Arial"/>
                <w:color w:val="000000"/>
                <w:sz w:val="18"/>
                <w:szCs w:val="18"/>
              </w:rPr>
              <w:t>clinic in the</w:t>
            </w:r>
            <w:r w:rsidRPr="00D32437">
              <w:rPr>
                <w:rFonts w:ascii="Arial" w:eastAsia="Times New Roman" w:hAnsi="Arial" w:cs="Arial"/>
                <w:color w:val="000000"/>
                <w:sz w:val="18"/>
                <w:szCs w:val="18"/>
              </w:rPr>
              <w:t xml:space="preserve"> location of the </w:t>
            </w:r>
            <w:r w:rsidRPr="00D32437">
              <w:rPr>
                <w:rFonts w:ascii="Arial" w:eastAsia="Times New Roman" w:hAnsi="Arial" w:cs="Arial"/>
                <w:b/>
                <w:bCs/>
                <w:color w:val="000000"/>
                <w:sz w:val="18"/>
                <w:szCs w:val="18"/>
              </w:rPr>
              <w:t>FIRST PARTY</w:t>
            </w:r>
            <w:r>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The doctor and the nurse shall keep the drugs, medicines and </w:t>
            </w:r>
            <w:proofErr w:type="spellStart"/>
            <w:r>
              <w:rPr>
                <w:rFonts w:ascii="Arial" w:eastAsia="Times New Roman" w:hAnsi="Arial" w:cs="Arial"/>
                <w:color w:val="000000"/>
                <w:sz w:val="18"/>
                <w:szCs w:val="18"/>
              </w:rPr>
              <w:t>parmaceuticals</w:t>
            </w:r>
            <w:proofErr w:type="spellEnd"/>
            <w:r>
              <w:rPr>
                <w:rFonts w:ascii="Arial" w:eastAsia="Times New Roman" w:hAnsi="Arial" w:cs="Arial"/>
                <w:color w:val="000000"/>
                <w:sz w:val="18"/>
                <w:szCs w:val="18"/>
              </w:rPr>
              <w:t xml:space="preserve"> safe all the times, and lock them in the lock outside the working hours of the health clinic. I</w:t>
            </w:r>
            <w:r w:rsidRPr="00D32437">
              <w:rPr>
                <w:rFonts w:ascii="Arial" w:eastAsia="Times New Roman" w:hAnsi="Arial" w:cs="Arial"/>
                <w:color w:val="000000"/>
                <w:sz w:val="18"/>
                <w:szCs w:val="18"/>
              </w:rPr>
              <w:t xml:space="preserve">f there is loss or abuse outside </w:t>
            </w:r>
            <w:r>
              <w:rPr>
                <w:rFonts w:ascii="Arial" w:eastAsia="Times New Roman" w:hAnsi="Arial" w:cs="Arial"/>
                <w:color w:val="000000"/>
                <w:sz w:val="18"/>
                <w:szCs w:val="18"/>
              </w:rPr>
              <w:t xml:space="preserve">the agreed </w:t>
            </w:r>
            <w:r w:rsidRPr="00D32437">
              <w:rPr>
                <w:rFonts w:ascii="Arial" w:eastAsia="Times New Roman" w:hAnsi="Arial" w:cs="Arial"/>
                <w:color w:val="000000"/>
                <w:sz w:val="18"/>
                <w:szCs w:val="18"/>
              </w:rPr>
              <w:t xml:space="preserve">working hours without the knowledge of the nurse or doctor of the </w:t>
            </w:r>
            <w:r w:rsidRPr="00D32437">
              <w:rPr>
                <w:rFonts w:ascii="Arial" w:eastAsia="Times New Roman" w:hAnsi="Arial" w:cs="Arial"/>
                <w:b/>
                <w:bCs/>
                <w:color w:val="000000"/>
                <w:sz w:val="18"/>
                <w:szCs w:val="18"/>
              </w:rPr>
              <w:t>SECOND PARTY</w:t>
            </w:r>
            <w:r>
              <w:rPr>
                <w:rFonts w:ascii="Arial" w:eastAsia="Times New Roman" w:hAnsi="Arial" w:cs="Arial"/>
                <w:b/>
                <w:bCs/>
                <w:color w:val="000000"/>
                <w:sz w:val="18"/>
                <w:szCs w:val="18"/>
              </w:rPr>
              <w:t xml:space="preserve">, </w:t>
            </w:r>
            <w:r w:rsidRPr="00387AC0">
              <w:rPr>
                <w:rFonts w:ascii="Arial" w:eastAsia="Times New Roman" w:hAnsi="Arial" w:cs="Arial"/>
                <w:color w:val="000000"/>
                <w:sz w:val="18"/>
                <w:szCs w:val="18"/>
              </w:rPr>
              <w:t>it</w:t>
            </w:r>
            <w:r w:rsidRPr="0078264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is fully </w:t>
            </w:r>
            <w:proofErr w:type="spellStart"/>
            <w:r w:rsidRPr="00D32437">
              <w:rPr>
                <w:rFonts w:ascii="Arial" w:eastAsia="Times New Roman" w:hAnsi="Arial" w:cs="Arial"/>
                <w:color w:val="000000"/>
                <w:sz w:val="18"/>
                <w:szCs w:val="18"/>
              </w:rPr>
              <w:t>responsibil</w:t>
            </w:r>
            <w:r>
              <w:rPr>
                <w:rFonts w:ascii="Arial" w:eastAsia="Times New Roman" w:hAnsi="Arial" w:cs="Arial"/>
                <w:color w:val="000000"/>
                <w:sz w:val="18"/>
                <w:szCs w:val="18"/>
              </w:rPr>
              <w:t>e</w:t>
            </w:r>
            <w:proofErr w:type="spellEnd"/>
            <w:r>
              <w:rPr>
                <w:rFonts w:ascii="Arial" w:eastAsia="Times New Roman" w:hAnsi="Arial" w:cs="Arial"/>
                <w:color w:val="000000"/>
                <w:sz w:val="18"/>
                <w:szCs w:val="18"/>
              </w:rPr>
              <w:t xml:space="preserve"> by</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4E2E46" w:rsidRPr="00D32437" w14:paraId="5362F4A3" w14:textId="77777777" w:rsidTr="009656A1">
        <w:trPr>
          <w:trHeight w:val="20"/>
        </w:trPr>
        <w:tc>
          <w:tcPr>
            <w:tcW w:w="4962" w:type="dxa"/>
            <w:shd w:val="clear" w:color="auto" w:fill="auto"/>
            <w:hideMark/>
          </w:tcPr>
          <w:p w14:paraId="46A7B18C"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2A532945"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1616CF1B" w14:textId="77777777" w:rsidTr="009656A1">
        <w:trPr>
          <w:trHeight w:val="20"/>
        </w:trPr>
        <w:tc>
          <w:tcPr>
            <w:tcW w:w="4962" w:type="dxa"/>
            <w:shd w:val="clear" w:color="auto" w:fill="auto"/>
            <w:hideMark/>
          </w:tcPr>
          <w:p w14:paraId="164FF060" w14:textId="77777777" w:rsidR="004E2E46" w:rsidRPr="00D32437" w:rsidRDefault="004E2E46" w:rsidP="009656A1">
            <w:pPr>
              <w:pStyle w:val="ListParagraph"/>
              <w:numPr>
                <w:ilvl w:val="0"/>
                <w:numId w:val="27"/>
              </w:numPr>
              <w:spacing w:after="0" w:line="240" w:lineRule="auto"/>
              <w:ind w:left="306" w:hanging="306"/>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Benefit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antara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dan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hideMark/>
          </w:tcPr>
          <w:p w14:paraId="13C56094" w14:textId="77777777" w:rsidR="004E2E46" w:rsidRPr="00D32437" w:rsidRDefault="004E2E46" w:rsidP="009656A1">
            <w:pPr>
              <w:pStyle w:val="ListParagraph"/>
              <w:numPr>
                <w:ilvl w:val="0"/>
                <w:numId w:val="28"/>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Health care benefits between the </w:t>
            </w:r>
            <w:r w:rsidRPr="00D32437">
              <w:rPr>
                <w:rFonts w:ascii="Arial" w:eastAsia="Times New Roman" w:hAnsi="Arial" w:cs="Arial"/>
                <w:b/>
                <w:bCs/>
                <w:color w:val="000000"/>
                <w:sz w:val="18"/>
                <w:szCs w:val="18"/>
              </w:rPr>
              <w:t xml:space="preserve">FIRST PARTY </w:t>
            </w:r>
            <w:r w:rsidRPr="00D32437">
              <w:rPr>
                <w:rFonts w:ascii="Arial" w:eastAsia="Times New Roman" w:hAnsi="Arial" w:cs="Arial"/>
                <w:color w:val="000000"/>
                <w:sz w:val="18"/>
                <w:szCs w:val="18"/>
              </w:rPr>
              <w:t xml:space="preserve">and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are as follows:</w:t>
            </w:r>
          </w:p>
        </w:tc>
      </w:tr>
      <w:tr w:rsidR="004E2E46" w:rsidRPr="00D32437" w14:paraId="1BD76753" w14:textId="77777777" w:rsidTr="009656A1">
        <w:trPr>
          <w:trHeight w:val="20"/>
        </w:trPr>
        <w:tc>
          <w:tcPr>
            <w:tcW w:w="4962" w:type="dxa"/>
            <w:shd w:val="clear" w:color="auto" w:fill="auto"/>
            <w:hideMark/>
          </w:tcPr>
          <w:p w14:paraId="04140146"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disebutkan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Nota </w:t>
            </w:r>
            <w:proofErr w:type="spellStart"/>
            <w:r w:rsidRPr="00D32437">
              <w:rPr>
                <w:rFonts w:ascii="Arial" w:eastAsia="Times New Roman" w:hAnsi="Arial" w:cs="Arial"/>
                <w:color w:val="000000"/>
                <w:sz w:val="18"/>
                <w:szCs w:val="18"/>
              </w:rPr>
              <w:t>Kesepahaman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9</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w:t>
            </w:r>
          </w:p>
        </w:tc>
        <w:tc>
          <w:tcPr>
            <w:tcW w:w="0" w:type="auto"/>
            <w:shd w:val="clear" w:color="auto" w:fill="auto"/>
            <w:hideMark/>
          </w:tcPr>
          <w:p w14:paraId="0E819254"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sz w:val="18"/>
                <w:szCs w:val="18"/>
              </w:rPr>
            </w:pPr>
            <w:r w:rsidRPr="00D32437">
              <w:rPr>
                <w:rFonts w:ascii="Arial" w:eastAsia="Times New Roman" w:hAnsi="Arial" w:cs="Arial"/>
                <w:color w:val="000000"/>
                <w:sz w:val="18"/>
                <w:szCs w:val="18"/>
              </w:rPr>
              <w:t xml:space="preserve">Medical equipment provided by the </w:t>
            </w:r>
            <w:r w:rsidRPr="00D32437">
              <w:rPr>
                <w:rFonts w:ascii="Arial" w:eastAsia="Times New Roman" w:hAnsi="Arial" w:cs="Arial"/>
                <w:b/>
                <w:bCs/>
                <w:color w:val="000000"/>
                <w:sz w:val="18"/>
                <w:szCs w:val="18"/>
              </w:rPr>
              <w:t>SECOND PARTY</w:t>
            </w:r>
            <w:r w:rsidRPr="00D32437">
              <w:rPr>
                <w:rFonts w:ascii="Arial" w:hAnsi="Arial" w:cs="Arial"/>
                <w:sz w:val="18"/>
                <w:szCs w:val="18"/>
              </w:rPr>
              <w:t xml:space="preserve"> </w:t>
            </w:r>
            <w:r w:rsidRPr="00D32437">
              <w:rPr>
                <w:rFonts w:ascii="Arial" w:eastAsia="Times New Roman" w:hAnsi="Arial" w:cs="Arial"/>
                <w:color w:val="000000"/>
                <w:sz w:val="18"/>
                <w:szCs w:val="18"/>
                <w:lang w:val="id-ID"/>
              </w:rPr>
              <w:t>according to mentioned in a memorandum of understanding mou (mou) article 9 paragraph 1</w:t>
            </w:r>
            <w:r w:rsidRPr="00D32437">
              <w:rPr>
                <w:rFonts w:ascii="Arial" w:eastAsia="Times New Roman" w:hAnsi="Arial" w:cs="Arial"/>
                <w:color w:val="000000"/>
                <w:sz w:val="18"/>
                <w:szCs w:val="18"/>
              </w:rPr>
              <w:t>;</w:t>
            </w:r>
          </w:p>
        </w:tc>
      </w:tr>
      <w:tr w:rsidR="004E2E46" w:rsidRPr="00D32437" w14:paraId="104323E1" w14:textId="77777777" w:rsidTr="009656A1">
        <w:trPr>
          <w:trHeight w:val="20"/>
        </w:trPr>
        <w:tc>
          <w:tcPr>
            <w:tcW w:w="4962" w:type="dxa"/>
            <w:shd w:val="clear" w:color="auto" w:fill="auto"/>
            <w:hideMark/>
          </w:tcPr>
          <w:p w14:paraId="31A3A795"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Obat Dasar P3K;</w:t>
            </w:r>
          </w:p>
        </w:tc>
        <w:tc>
          <w:tcPr>
            <w:tcW w:w="0" w:type="auto"/>
            <w:shd w:val="clear" w:color="auto" w:fill="auto"/>
            <w:hideMark/>
          </w:tcPr>
          <w:p w14:paraId="6E60BD18"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provides the basic drug P3K;</w:t>
            </w:r>
          </w:p>
        </w:tc>
      </w:tr>
      <w:tr w:rsidR="004E2E46" w:rsidRPr="00D32437" w14:paraId="4A8517D5" w14:textId="77777777" w:rsidTr="009656A1">
        <w:trPr>
          <w:trHeight w:val="20"/>
        </w:trPr>
        <w:tc>
          <w:tcPr>
            <w:tcW w:w="4962" w:type="dxa"/>
            <w:shd w:val="clear" w:color="auto" w:fill="auto"/>
            <w:hideMark/>
          </w:tcPr>
          <w:p w14:paraId="7AC4206A"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Pengelolaan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Limbah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disediakan</w:t>
            </w:r>
            <w:proofErr w:type="spellEnd"/>
            <w:r>
              <w:rPr>
                <w:rFonts w:ascii="Arial" w:eastAsia="Times New Roman" w:hAnsi="Arial" w:cs="Arial"/>
                <w:color w:val="000000"/>
                <w:sz w:val="18"/>
                <w:szCs w:val="18"/>
              </w:rPr>
              <w:t xml:space="preserve"> oleh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
        </w:tc>
        <w:tc>
          <w:tcPr>
            <w:tcW w:w="0" w:type="auto"/>
            <w:shd w:val="clear" w:color="auto" w:fill="auto"/>
            <w:hideMark/>
          </w:tcPr>
          <w:p w14:paraId="511C6CC1"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Medical Waste Management</w:t>
            </w:r>
            <w:r>
              <w:rPr>
                <w:rFonts w:ascii="Arial" w:eastAsia="Times New Roman" w:hAnsi="Arial" w:cs="Arial"/>
                <w:color w:val="000000"/>
                <w:sz w:val="18"/>
                <w:szCs w:val="18"/>
              </w:rPr>
              <w:t xml:space="preserve"> provided by the SECOND PARTY</w:t>
            </w:r>
            <w:r w:rsidRPr="00D32437">
              <w:rPr>
                <w:rFonts w:ascii="Arial" w:eastAsia="Times New Roman" w:hAnsi="Arial" w:cs="Arial"/>
                <w:color w:val="000000"/>
                <w:sz w:val="18"/>
                <w:szCs w:val="18"/>
              </w:rPr>
              <w:t>;</w:t>
            </w:r>
          </w:p>
        </w:tc>
      </w:tr>
      <w:tr w:rsidR="004E2E46" w:rsidRPr="00D32437" w14:paraId="52B0AE77" w14:textId="77777777" w:rsidTr="009656A1">
        <w:trPr>
          <w:trHeight w:val="20"/>
        </w:trPr>
        <w:tc>
          <w:tcPr>
            <w:tcW w:w="4962" w:type="dxa"/>
            <w:shd w:val="clear" w:color="auto" w:fill="auto"/>
            <w:hideMark/>
          </w:tcPr>
          <w:p w14:paraId="6EF0198C" w14:textId="77777777" w:rsidR="004E2E46"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Prioritas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permintaan</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diberikan</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saat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terjadinya</w:t>
            </w:r>
            <w:proofErr w:type="spellEnd"/>
            <w:r w:rsidRPr="00D32437">
              <w:rPr>
                <w:rFonts w:ascii="Arial" w:eastAsia="Times New Roman" w:hAnsi="Arial" w:cs="Arial"/>
                <w:color w:val="000000"/>
                <w:sz w:val="18"/>
                <w:szCs w:val="18"/>
              </w:rPr>
              <w:t xml:space="preserve"> (KLB) </w:t>
            </w:r>
            <w:proofErr w:type="spellStart"/>
            <w:r w:rsidRPr="00D32437">
              <w:rPr>
                <w:rFonts w:ascii="Arial" w:eastAsia="Times New Roman" w:hAnsi="Arial" w:cs="Arial"/>
                <w:color w:val="000000"/>
                <w:sz w:val="18"/>
                <w:szCs w:val="18"/>
              </w:rPr>
              <w:t>Kejadian</w:t>
            </w:r>
            <w:proofErr w:type="spellEnd"/>
            <w:r w:rsidRPr="00D32437">
              <w:rPr>
                <w:rFonts w:ascii="Arial" w:eastAsia="Times New Roman" w:hAnsi="Arial" w:cs="Arial"/>
                <w:color w:val="000000"/>
                <w:sz w:val="18"/>
                <w:szCs w:val="18"/>
              </w:rPr>
              <w:t xml:space="preserve"> Luar </w:t>
            </w:r>
            <w:proofErr w:type="spellStart"/>
            <w:r w:rsidRPr="00D32437">
              <w:rPr>
                <w:rFonts w:ascii="Arial" w:eastAsia="Times New Roman" w:hAnsi="Arial" w:cs="Arial"/>
                <w:color w:val="000000"/>
                <w:sz w:val="18"/>
                <w:szCs w:val="18"/>
              </w:rPr>
              <w:t>Biasa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seperti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penyebaran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penyakit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endemik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termasuk</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pada </w:t>
            </w:r>
            <w:proofErr w:type="spellStart"/>
            <w:r>
              <w:rPr>
                <w:rFonts w:ascii="Arial" w:eastAsia="Times New Roman" w:hAnsi="Arial" w:cs="Arial"/>
                <w:color w:val="000000"/>
                <w:sz w:val="18"/>
                <w:szCs w:val="18"/>
              </w:rPr>
              <w:t>biaya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jasa</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tertuang</w:t>
            </w:r>
            <w:proofErr w:type="spellEnd"/>
            <w:r>
              <w:rPr>
                <w:rFonts w:ascii="Arial" w:eastAsia="Times New Roman" w:hAnsi="Arial" w:cs="Arial"/>
                <w:color w:val="000000"/>
                <w:sz w:val="18"/>
                <w:szCs w:val="18"/>
              </w:rPr>
              <w:t xml:space="preserve"> pada Artikel 8. </w:t>
            </w:r>
          </w:p>
          <w:p w14:paraId="0C110187"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PIHAK KEDUA</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menyediakan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layanan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ambulan</w:t>
            </w:r>
            <w:proofErr w:type="spellEnd"/>
            <w:r>
              <w:rPr>
                <w:rFonts w:ascii="Arial" w:eastAsia="Times New Roman" w:hAnsi="Arial" w:cs="Arial"/>
                <w:color w:val="000000"/>
                <w:sz w:val="18"/>
                <w:szCs w:val="18"/>
              </w:rPr>
              <w:t xml:space="preserve"> 24 jam </w:t>
            </w:r>
            <w:proofErr w:type="spellStart"/>
            <w:r>
              <w:rPr>
                <w:rFonts w:ascii="Arial" w:eastAsia="Times New Roman" w:hAnsi="Arial" w:cs="Arial"/>
                <w:color w:val="000000"/>
                <w:sz w:val="18"/>
                <w:szCs w:val="18"/>
              </w:rPr>
              <w:t>apabila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terjadi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kegawatan</w:t>
            </w:r>
            <w:proofErr w:type="spellEnd"/>
            <w:r>
              <w:rPr>
                <w:rFonts w:ascii="Arial" w:eastAsia="Times New Roman" w:hAnsi="Arial" w:cs="Arial"/>
                <w:color w:val="000000"/>
                <w:sz w:val="18"/>
                <w:szCs w:val="18"/>
              </w:rPr>
              <w:t>.</w:t>
            </w:r>
          </w:p>
        </w:tc>
        <w:tc>
          <w:tcPr>
            <w:tcW w:w="0" w:type="auto"/>
            <w:shd w:val="clear" w:color="auto" w:fill="auto"/>
            <w:hideMark/>
          </w:tcPr>
          <w:p w14:paraId="037460A7" w14:textId="77777777" w:rsidR="004E2E46"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priority service</w:t>
            </w:r>
            <w:r>
              <w:rPr>
                <w:rFonts w:ascii="Arial" w:eastAsia="Times New Roman" w:hAnsi="Arial" w:cs="Arial"/>
                <w:color w:val="000000"/>
                <w:sz w:val="18"/>
                <w:szCs w:val="18"/>
              </w:rPr>
              <w:t>, upon request, provided</w:t>
            </w:r>
            <w:r w:rsidRPr="00D32437">
              <w:rPr>
                <w:rFonts w:ascii="Arial" w:eastAsia="Times New Roman" w:hAnsi="Arial" w:cs="Arial"/>
                <w:color w:val="000000"/>
                <w:sz w:val="18"/>
                <w:szCs w:val="18"/>
              </w:rPr>
              <w:t xml:space="preserve"> to the 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rPr>
              <w:t xml:space="preserve"> at the time of </w:t>
            </w:r>
            <w:r>
              <w:rPr>
                <w:rFonts w:ascii="Arial" w:eastAsia="Times New Roman" w:hAnsi="Arial" w:cs="Arial"/>
                <w:color w:val="000000"/>
                <w:sz w:val="18"/>
                <w:szCs w:val="18"/>
              </w:rPr>
              <w:t>occurrence of widespread</w:t>
            </w:r>
            <w:r w:rsidRPr="00D32437">
              <w:rPr>
                <w:rFonts w:ascii="Arial" w:eastAsia="Times New Roman" w:hAnsi="Arial" w:cs="Arial"/>
                <w:color w:val="000000"/>
                <w:sz w:val="18"/>
                <w:szCs w:val="18"/>
              </w:rPr>
              <w:t xml:space="preserve"> events</w:t>
            </w:r>
            <w:r>
              <w:rPr>
                <w:rFonts w:ascii="Arial" w:eastAsia="Times New Roman" w:hAnsi="Arial" w:cs="Arial"/>
                <w:color w:val="000000"/>
                <w:sz w:val="18"/>
                <w:szCs w:val="18"/>
              </w:rPr>
              <w:t xml:space="preserve"> of diseases such as endemic is</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n</w:t>
            </w:r>
            <w:r w:rsidRPr="00D32437">
              <w:rPr>
                <w:rFonts w:ascii="Arial" w:eastAsia="Times New Roman" w:hAnsi="Arial" w:cs="Arial"/>
                <w:color w:val="000000"/>
                <w:sz w:val="18"/>
                <w:szCs w:val="18"/>
              </w:rPr>
              <w:t>ot includ</w:t>
            </w:r>
            <w:r>
              <w:rPr>
                <w:rFonts w:ascii="Arial" w:eastAsia="Times New Roman" w:hAnsi="Arial" w:cs="Arial"/>
                <w:color w:val="000000"/>
                <w:sz w:val="18"/>
                <w:szCs w:val="18"/>
              </w:rPr>
              <w:t>ed in the Service Fee as set forth in Article 8 hereabove</w:t>
            </w:r>
            <w:r w:rsidRPr="00D32437">
              <w:rPr>
                <w:rFonts w:ascii="Arial" w:eastAsia="Times New Roman" w:hAnsi="Arial" w:cs="Arial"/>
                <w:color w:val="000000"/>
                <w:sz w:val="18"/>
                <w:szCs w:val="18"/>
              </w:rPr>
              <w:t>;</w:t>
            </w:r>
          </w:p>
          <w:p w14:paraId="22AC9A85"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 xml:space="preserve">SECOND PARTY </w:t>
            </w:r>
            <w:r w:rsidRPr="006C0933">
              <w:rPr>
                <w:rFonts w:ascii="Arial" w:eastAsia="Times New Roman" w:hAnsi="Arial" w:cs="Arial"/>
                <w:color w:val="000000"/>
                <w:sz w:val="18"/>
                <w:szCs w:val="18"/>
              </w:rPr>
              <w:t>shall provide 24-hour ambulance service in case of emergency.</w:t>
            </w:r>
          </w:p>
        </w:tc>
      </w:tr>
      <w:tr w:rsidR="004E2E46" w:rsidRPr="00D32437" w14:paraId="51873EC0" w14:textId="77777777" w:rsidTr="009656A1">
        <w:trPr>
          <w:trHeight w:val="20"/>
        </w:trPr>
        <w:tc>
          <w:tcPr>
            <w:tcW w:w="4962" w:type="dxa"/>
            <w:shd w:val="clear" w:color="auto" w:fill="auto"/>
            <w:vAlign w:val="center"/>
          </w:tcPr>
          <w:p w14:paraId="5F21F660"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34F5B756"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6C789E0E" w14:textId="77777777" w:rsidTr="009656A1">
        <w:trPr>
          <w:trHeight w:val="20"/>
        </w:trPr>
        <w:tc>
          <w:tcPr>
            <w:tcW w:w="4962" w:type="dxa"/>
            <w:shd w:val="clear" w:color="auto" w:fill="auto"/>
            <w:vAlign w:val="center"/>
            <w:hideMark/>
          </w:tcPr>
          <w:p w14:paraId="4C7F23CA"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10</w:t>
            </w:r>
          </w:p>
        </w:tc>
        <w:tc>
          <w:tcPr>
            <w:tcW w:w="0" w:type="auto"/>
            <w:shd w:val="clear" w:color="auto" w:fill="auto"/>
            <w:vAlign w:val="center"/>
            <w:hideMark/>
          </w:tcPr>
          <w:p w14:paraId="448CE6A2"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10</w:t>
            </w:r>
          </w:p>
        </w:tc>
      </w:tr>
      <w:tr w:rsidR="004E2E46" w:rsidRPr="00D32437" w14:paraId="28B8600B" w14:textId="77777777" w:rsidTr="009656A1">
        <w:trPr>
          <w:trHeight w:val="20"/>
        </w:trPr>
        <w:tc>
          <w:tcPr>
            <w:tcW w:w="4962" w:type="dxa"/>
            <w:shd w:val="clear" w:color="auto" w:fill="auto"/>
            <w:vAlign w:val="center"/>
            <w:hideMark/>
          </w:tcPr>
          <w:p w14:paraId="6A546AAE" w14:textId="77777777" w:rsidR="004E2E46" w:rsidRPr="00D32437" w:rsidRDefault="004E2E46" w:rsidP="009656A1">
            <w:pPr>
              <w:spacing w:after="0" w:line="240" w:lineRule="auto"/>
              <w:jc w:val="center"/>
              <w:rPr>
                <w:rFonts w:ascii="Arial" w:eastAsia="Times New Roman" w:hAnsi="Arial" w:cs="Arial"/>
                <w:color w:val="000000"/>
                <w:sz w:val="18"/>
                <w:szCs w:val="18"/>
                <w:lang w:val="de-DE"/>
              </w:rPr>
            </w:pPr>
            <w:r w:rsidRPr="00D32437">
              <w:rPr>
                <w:rFonts w:ascii="Arial" w:eastAsia="Times New Roman" w:hAnsi="Arial" w:cs="Arial"/>
                <w:b/>
                <w:bCs/>
                <w:color w:val="000000"/>
                <w:sz w:val="18"/>
                <w:szCs w:val="18"/>
                <w:lang w:val="de-DE"/>
              </w:rPr>
              <w:t>Masa Berlaku Nota Kesepahaman (MoU)</w:t>
            </w:r>
          </w:p>
        </w:tc>
        <w:tc>
          <w:tcPr>
            <w:tcW w:w="0" w:type="auto"/>
            <w:shd w:val="clear" w:color="auto" w:fill="auto"/>
            <w:vAlign w:val="center"/>
            <w:hideMark/>
          </w:tcPr>
          <w:p w14:paraId="438D8F1F"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Validity Period of The Agreement</w:t>
            </w:r>
          </w:p>
        </w:tc>
      </w:tr>
      <w:tr w:rsidR="004E2E46" w:rsidRPr="00D32437" w14:paraId="6382453D" w14:textId="77777777" w:rsidTr="009656A1">
        <w:trPr>
          <w:trHeight w:val="20"/>
        </w:trPr>
        <w:tc>
          <w:tcPr>
            <w:tcW w:w="4962" w:type="dxa"/>
            <w:shd w:val="clear" w:color="auto" w:fill="auto"/>
          </w:tcPr>
          <w:p w14:paraId="44496049"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4DFFA5A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23846790" w14:textId="77777777" w:rsidTr="009656A1">
        <w:trPr>
          <w:trHeight w:val="20"/>
        </w:trPr>
        <w:tc>
          <w:tcPr>
            <w:tcW w:w="4962" w:type="dxa"/>
            <w:shd w:val="clear" w:color="auto" w:fill="auto"/>
            <w:hideMark/>
          </w:tcPr>
          <w:p w14:paraId="17A72C00"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Jangka waktu kerja sama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perawatan dan pemeriksaan ini berlaku untuk jangka wa</w:t>
            </w:r>
            <w:r w:rsidRPr="003C4CC4">
              <w:rPr>
                <w:rFonts w:ascii="Arial" w:eastAsia="Times New Roman" w:hAnsi="Arial" w:cs="Arial"/>
                <w:sz w:val="18"/>
                <w:szCs w:val="18"/>
                <w:lang w:val="id-ID"/>
              </w:rPr>
              <w:t xml:space="preserve">ktu </w:t>
            </w:r>
            <w:r w:rsidRPr="003C4CC4">
              <w:rPr>
                <w:rFonts w:ascii="Arial" w:eastAsia="Times New Roman" w:hAnsi="Arial" w:cs="Arial"/>
                <w:b/>
                <w:bCs/>
                <w:sz w:val="18"/>
                <w:szCs w:val="18"/>
              </w:rPr>
              <w:t xml:space="preserve">1 </w:t>
            </w:r>
            <w:proofErr w:type="spellStart"/>
            <w:r w:rsidRPr="003C4CC4">
              <w:rPr>
                <w:rFonts w:ascii="Arial" w:eastAsia="Times New Roman" w:hAnsi="Arial" w:cs="Arial"/>
                <w:b/>
                <w:bCs/>
                <w:sz w:val="18"/>
                <w:szCs w:val="18"/>
              </w:rPr>
              <w:t>tahun</w:t>
            </w:r>
            <w:proofErr w:type="spellEnd"/>
            <w:r w:rsidRPr="003C4CC4">
              <w:rPr>
                <w:rFonts w:ascii="Arial" w:eastAsia="Times New Roman" w:hAnsi="Arial" w:cs="Arial"/>
                <w:sz w:val="18"/>
                <w:szCs w:val="18"/>
                <w:lang w:val="id-ID"/>
              </w:rPr>
              <w:t xml:space="preserve"> terhitung </w:t>
            </w:r>
            <w:proofErr w:type="spellStart"/>
            <w:r w:rsidRPr="003C4CC4">
              <w:rPr>
                <w:rFonts w:ascii="Arial" w:eastAsia="Times New Roman" w:hAnsi="Arial" w:cs="Arial"/>
                <w:sz w:val="18"/>
                <w:szCs w:val="18"/>
              </w:rPr>
              <w:t>mulai</w:t>
            </w:r>
            <w:proofErr w:type="spellEnd"/>
            <w:r w:rsidRPr="003C4CC4">
              <w:rPr>
                <w:rFonts w:ascii="Arial" w:eastAsia="Times New Roman" w:hAnsi="Arial" w:cs="Arial"/>
                <w:sz w:val="18"/>
                <w:szCs w:val="18"/>
              </w:rPr>
              <w:t xml:space="preserve"> 1 Mei 2024 – 30 April 2025.</w:t>
            </w:r>
          </w:p>
        </w:tc>
        <w:tc>
          <w:tcPr>
            <w:tcW w:w="0" w:type="auto"/>
            <w:shd w:val="clear" w:color="auto" w:fill="auto"/>
            <w:hideMark/>
          </w:tcPr>
          <w:p w14:paraId="034FB2A0"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The cooperation period for </w:t>
            </w:r>
            <w:r w:rsidRPr="00D32437">
              <w:rPr>
                <w:rFonts w:ascii="Arial" w:eastAsia="Times New Roman" w:hAnsi="Arial" w:cs="Arial"/>
                <w:color w:val="000000"/>
                <w:sz w:val="18"/>
                <w:szCs w:val="18"/>
              </w:rPr>
              <w:t xml:space="preserve">first aid </w:t>
            </w:r>
            <w:r w:rsidRPr="00D32437">
              <w:rPr>
                <w:rFonts w:ascii="Arial" w:eastAsia="Times New Roman" w:hAnsi="Arial" w:cs="Arial"/>
                <w:color w:val="000000"/>
                <w:sz w:val="18"/>
                <w:szCs w:val="18"/>
                <w:lang w:val="id-ID"/>
              </w:rPr>
              <w:t xml:space="preserve">treatment and examination services is valid for a period of </w:t>
            </w:r>
            <w:r>
              <w:rPr>
                <w:rFonts w:ascii="Arial" w:eastAsia="Times New Roman" w:hAnsi="Arial" w:cs="Arial"/>
                <w:color w:val="000000"/>
                <w:sz w:val="18"/>
                <w:szCs w:val="18"/>
              </w:rPr>
              <w:t xml:space="preserve">1 year starting from </w:t>
            </w:r>
            <w:r w:rsidRPr="003C4CC4">
              <w:rPr>
                <w:rFonts w:ascii="Arial" w:eastAsia="Times New Roman" w:hAnsi="Arial" w:cs="Arial"/>
                <w:sz w:val="18"/>
                <w:szCs w:val="18"/>
              </w:rPr>
              <w:t>1 May 2024 – 30 April 2025.</w:t>
            </w:r>
          </w:p>
        </w:tc>
      </w:tr>
      <w:tr w:rsidR="004E2E46" w:rsidRPr="00D32437" w14:paraId="1A127519" w14:textId="77777777" w:rsidTr="009656A1">
        <w:trPr>
          <w:trHeight w:val="20"/>
        </w:trPr>
        <w:tc>
          <w:tcPr>
            <w:tcW w:w="4962" w:type="dxa"/>
            <w:shd w:val="clear" w:color="auto" w:fill="auto"/>
            <w:hideMark/>
          </w:tcPr>
          <w:p w14:paraId="2985C513" w14:textId="6402471C"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Pemberitahuan dan konfirmasi dari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mengenai perpanjangan Perjanjiankerjasama ini dilakukan sekurang-kurangnya 30 (tiga puluh) hari sebelum berakhirnya jangka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proofErr w:type="spellStart"/>
            <w:r w:rsidR="003C4CC4">
              <w:rPr>
                <w:rFonts w:ascii="Arial" w:eastAsia="Times New Roman" w:hAnsi="Arial" w:cs="Arial"/>
                <w:color w:val="000000"/>
                <w:sz w:val="18"/>
                <w:szCs w:val="18"/>
              </w:rPr>
              <w:t>sebagaimana</w:t>
            </w:r>
            <w:proofErr w:type="spellEnd"/>
            <w:r w:rsidR="003C4CC4">
              <w:rPr>
                <w:rFonts w:ascii="Arial" w:eastAsia="Times New Roman" w:hAnsi="Arial" w:cs="Arial"/>
                <w:color w:val="000000"/>
                <w:sz w:val="18"/>
                <w:szCs w:val="18"/>
              </w:rPr>
              <w:t xml:space="preserve"> </w:t>
            </w:r>
            <w:proofErr w:type="spellStart"/>
            <w:r w:rsidR="003C4CC4">
              <w:rPr>
                <w:rFonts w:ascii="Arial" w:eastAsia="Times New Roman" w:hAnsi="Arial" w:cs="Arial"/>
                <w:color w:val="000000"/>
                <w:sz w:val="18"/>
                <w:szCs w:val="18"/>
              </w:rPr>
              <w:t>tertuang</w:t>
            </w:r>
            <w:proofErr w:type="spellEnd"/>
            <w:r w:rsidR="003C4CC4">
              <w:rPr>
                <w:rFonts w:ascii="Arial" w:eastAsia="Times New Roman" w:hAnsi="Arial" w:cs="Arial"/>
                <w:color w:val="000000"/>
                <w:sz w:val="18"/>
                <w:szCs w:val="18"/>
              </w:rPr>
              <w:t xml:space="preserve"> pada </w:t>
            </w:r>
            <w:proofErr w:type="spellStart"/>
            <w:r w:rsidR="003C4CC4">
              <w:rPr>
                <w:rFonts w:ascii="Arial" w:eastAsia="Times New Roman" w:hAnsi="Arial" w:cs="Arial"/>
                <w:color w:val="000000"/>
                <w:sz w:val="18"/>
                <w:szCs w:val="18"/>
              </w:rPr>
              <w:t>Paragraf</w:t>
            </w:r>
            <w:proofErr w:type="spellEnd"/>
            <w:r w:rsidR="003C4CC4">
              <w:rPr>
                <w:rFonts w:ascii="Arial" w:eastAsia="Times New Roman" w:hAnsi="Arial" w:cs="Arial"/>
                <w:color w:val="000000"/>
                <w:sz w:val="18"/>
                <w:szCs w:val="18"/>
              </w:rPr>
              <w:t xml:space="preserve"> 1. </w:t>
            </w:r>
          </w:p>
        </w:tc>
        <w:tc>
          <w:tcPr>
            <w:tcW w:w="0" w:type="auto"/>
            <w:shd w:val="clear" w:color="auto" w:fill="auto"/>
            <w:hideMark/>
          </w:tcPr>
          <w:p w14:paraId="0BE63881"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color w:val="000000"/>
                <w:sz w:val="18"/>
                <w:szCs w:val="18"/>
              </w:rPr>
              <w:t xml:space="preserve">Notification and confirmation from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regarding the extension of this Agreement shall be made at least 60 (sixty) days prior to the expiration of this Agreement as provided in Paragraph 1;</w:t>
            </w:r>
          </w:p>
        </w:tc>
      </w:tr>
      <w:tr w:rsidR="004E2E46" w:rsidRPr="00D32437" w14:paraId="4114DD77" w14:textId="77777777" w:rsidTr="009656A1">
        <w:trPr>
          <w:trHeight w:val="20"/>
        </w:trPr>
        <w:tc>
          <w:tcPr>
            <w:tcW w:w="4962" w:type="dxa"/>
            <w:shd w:val="clear" w:color="auto" w:fill="auto"/>
          </w:tcPr>
          <w:p w14:paraId="5122F774"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lastRenderedPageBreak/>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berakhir, maka tidak mengakibatkan berakhirnya kewajiban - kewajiban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yang masih belum terselesaikan sebelum jangka waktu tersebut;</w:t>
            </w:r>
          </w:p>
        </w:tc>
        <w:tc>
          <w:tcPr>
            <w:tcW w:w="0" w:type="auto"/>
            <w:shd w:val="clear" w:color="auto" w:fill="auto"/>
          </w:tcPr>
          <w:p w14:paraId="457BFFE5"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it</w:t>
            </w:r>
            <w:r w:rsidRPr="00D32437">
              <w:rPr>
                <w:rFonts w:ascii="Arial" w:eastAsia="Times New Roman" w:hAnsi="Arial" w:cs="Arial"/>
                <w:color w:val="000000"/>
                <w:sz w:val="18"/>
                <w:szCs w:val="18"/>
              </w:rPr>
              <w:t xml:space="preserve"> does not result in the end of the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those who </w:t>
            </w:r>
            <w:r>
              <w:rPr>
                <w:rFonts w:ascii="Arial" w:eastAsia="Times New Roman" w:hAnsi="Arial" w:cs="Arial"/>
                <w:color w:val="000000"/>
                <w:sz w:val="18"/>
                <w:szCs w:val="18"/>
              </w:rPr>
              <w:t>have</w:t>
            </w:r>
            <w:r w:rsidRPr="00D32437">
              <w:rPr>
                <w:rFonts w:ascii="Arial" w:eastAsia="Times New Roman" w:hAnsi="Arial" w:cs="Arial"/>
                <w:color w:val="000000"/>
                <w:sz w:val="18"/>
                <w:szCs w:val="18"/>
              </w:rPr>
              <w:t xml:space="preserve"> not yet </w:t>
            </w:r>
            <w:r>
              <w:rPr>
                <w:rFonts w:ascii="Arial" w:eastAsia="Times New Roman" w:hAnsi="Arial" w:cs="Arial"/>
                <w:color w:val="000000"/>
                <w:sz w:val="18"/>
                <w:szCs w:val="18"/>
              </w:rPr>
              <w:t>fully performed</w:t>
            </w:r>
            <w:r w:rsidRPr="00D32437">
              <w:rPr>
                <w:rFonts w:ascii="Arial" w:eastAsia="Times New Roman" w:hAnsi="Arial" w:cs="Arial"/>
                <w:color w:val="000000"/>
                <w:sz w:val="18"/>
                <w:szCs w:val="18"/>
              </w:rPr>
              <w:t xml:space="preserve"> before th</w:t>
            </w:r>
            <w:r>
              <w:rPr>
                <w:rFonts w:ascii="Arial" w:eastAsia="Times New Roman" w:hAnsi="Arial" w:cs="Arial"/>
                <w:color w:val="000000"/>
                <w:sz w:val="18"/>
                <w:szCs w:val="18"/>
              </w:rPr>
              <w:t>e expiration.</w:t>
            </w:r>
          </w:p>
        </w:tc>
      </w:tr>
      <w:tr w:rsidR="004E2E46" w:rsidRPr="00D32437" w14:paraId="38A66923" w14:textId="77777777" w:rsidTr="009656A1">
        <w:trPr>
          <w:trHeight w:val="20"/>
        </w:trPr>
        <w:tc>
          <w:tcPr>
            <w:tcW w:w="4962" w:type="dxa"/>
            <w:shd w:val="clear" w:color="auto" w:fill="auto"/>
          </w:tcPr>
          <w:p w14:paraId="5880FFF0" w14:textId="77777777" w:rsidR="004E2E46"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berakhir, maka kewajiban masing – masing PIHAK harus segera diselesaikan maksimal dalam waktu 30 (tiga puluh) hari setelah masa berakhir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sebagaimana ayat 1 Pasal ini</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kecuali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jaminan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pengobatan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diberikan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kepada</w:t>
            </w:r>
            <w:proofErr w:type="spellEnd"/>
            <w:r>
              <w:rPr>
                <w:rFonts w:ascii="Arial" w:eastAsia="Times New Roman" w:hAnsi="Arial" w:cs="Arial"/>
                <w:color w:val="000000"/>
                <w:sz w:val="18"/>
                <w:szCs w:val="18"/>
              </w:rPr>
              <w:t xml:space="preserve"> Pasien. </w:t>
            </w:r>
            <w:r w:rsidRPr="00D32437">
              <w:rPr>
                <w:rFonts w:ascii="Arial" w:eastAsia="Times New Roman" w:hAnsi="Arial" w:cs="Arial"/>
                <w:color w:val="000000"/>
                <w:sz w:val="18"/>
                <w:szCs w:val="18"/>
                <w:lang w:val="id-ID"/>
              </w:rPr>
              <w:t>;</w:t>
            </w:r>
          </w:p>
          <w:p w14:paraId="67E76EA1"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8A209B">
              <w:rPr>
                <w:rFonts w:ascii="Arial" w:eastAsia="Times New Roman" w:hAnsi="Arial" w:cs="Arial"/>
                <w:sz w:val="18"/>
                <w:szCs w:val="18"/>
                <w:lang w:val="id-ID"/>
              </w:rPr>
              <w:t xml:space="preserve">Apabila salah satu Pihak bermaksud untuk mengakhiri perjanjian sebelum berakhirnya jangka waktu Perjanjian, maka Pihak tersebut harus memberikan pemberitahuan tertulis dengan alasan-alasan yang jelas kepada Pihak lainnya selambat-lambatnya 60 (enam puluh) hari kalender sebelum tanggal berakhirnya Perjanjian. </w:t>
            </w:r>
          </w:p>
        </w:tc>
        <w:tc>
          <w:tcPr>
            <w:tcW w:w="0" w:type="auto"/>
            <w:shd w:val="clear" w:color="auto" w:fill="auto"/>
          </w:tcPr>
          <w:p w14:paraId="348C0B87" w14:textId="77777777" w:rsidR="004E2E46"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each Party </w:t>
            </w:r>
            <w:proofErr w:type="spellStart"/>
            <w:r>
              <w:rPr>
                <w:rFonts w:ascii="Arial" w:eastAsia="Times New Roman" w:hAnsi="Arial" w:cs="Arial"/>
                <w:color w:val="000000"/>
                <w:sz w:val="18"/>
                <w:szCs w:val="18"/>
              </w:rPr>
              <w:t>shall</w:t>
            </w:r>
            <w:r w:rsidRPr="00D32437">
              <w:rPr>
                <w:rFonts w:ascii="Arial" w:eastAsia="Times New Roman" w:hAnsi="Arial" w:cs="Arial"/>
                <w:color w:val="000000"/>
                <w:sz w:val="18"/>
                <w:szCs w:val="18"/>
              </w:rPr>
              <w:t>complete</w:t>
            </w:r>
            <w:proofErr w:type="spellEnd"/>
            <w:r>
              <w:rPr>
                <w:rFonts w:ascii="Arial" w:eastAsia="Times New Roman" w:hAnsi="Arial" w:cs="Arial"/>
                <w:color w:val="000000"/>
                <w:sz w:val="18"/>
                <w:szCs w:val="18"/>
              </w:rPr>
              <w:t xml:space="preserve"> all of its obligations </w:t>
            </w:r>
            <w:r w:rsidRPr="00D32437">
              <w:rPr>
                <w:rFonts w:ascii="Arial" w:eastAsia="Times New Roman" w:hAnsi="Arial" w:cs="Arial"/>
                <w:color w:val="000000"/>
                <w:sz w:val="18"/>
                <w:szCs w:val="18"/>
              </w:rPr>
              <w:t xml:space="preserve"> in 30 days, after the </w:t>
            </w:r>
            <w:r>
              <w:rPr>
                <w:rFonts w:ascii="Arial" w:eastAsia="Times New Roman" w:hAnsi="Arial" w:cs="Arial"/>
                <w:color w:val="000000"/>
                <w:sz w:val="18"/>
                <w:szCs w:val="18"/>
              </w:rPr>
              <w:t>expiration</w:t>
            </w:r>
            <w:r w:rsidRPr="00D32437">
              <w:rPr>
                <w:rFonts w:ascii="Arial" w:eastAsia="Times New Roman" w:hAnsi="Arial" w:cs="Arial"/>
                <w:color w:val="000000"/>
                <w:sz w:val="18"/>
                <w:szCs w:val="18"/>
              </w:rPr>
              <w:t xml:space="preserve"> of th</w:t>
            </w:r>
            <w:r>
              <w:rPr>
                <w:rFonts w:ascii="Arial" w:eastAsia="Times New Roman" w:hAnsi="Arial" w:cs="Arial"/>
                <w:color w:val="000000"/>
                <w:sz w:val="18"/>
                <w:szCs w:val="18"/>
              </w:rPr>
              <w:t>is</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Agreement except that the warranty of the medical treatment placed on the Patient</w:t>
            </w:r>
            <w:r w:rsidRPr="00D32437">
              <w:rPr>
                <w:rFonts w:ascii="Arial" w:eastAsia="Times New Roman" w:hAnsi="Arial" w:cs="Arial"/>
                <w:color w:val="000000"/>
                <w:sz w:val="18"/>
                <w:szCs w:val="18"/>
              </w:rPr>
              <w:t>;</w:t>
            </w:r>
          </w:p>
          <w:p w14:paraId="7BA3093D"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8A209B">
              <w:rPr>
                <w:rFonts w:ascii="Arial" w:eastAsia="Times New Roman" w:hAnsi="Arial" w:cs="Arial"/>
                <w:sz w:val="18"/>
                <w:szCs w:val="18"/>
              </w:rPr>
              <w:t>If any Party intends to terminate the Agreement before the end of the Agreement validity period, then that Party must provide written notification with clear reasons to the other Party no later than 60 (sixty) calendar days before the end date of the Agreement</w:t>
            </w:r>
          </w:p>
        </w:tc>
      </w:tr>
      <w:tr w:rsidR="004E2E46" w:rsidRPr="00D32437" w14:paraId="1D8001D0" w14:textId="77777777" w:rsidTr="009656A1">
        <w:trPr>
          <w:trHeight w:val="20"/>
        </w:trPr>
        <w:tc>
          <w:tcPr>
            <w:tcW w:w="4962" w:type="dxa"/>
            <w:shd w:val="clear" w:color="auto" w:fill="auto"/>
            <w:vAlign w:val="center"/>
          </w:tcPr>
          <w:p w14:paraId="631C46D8"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p>
        </w:tc>
        <w:tc>
          <w:tcPr>
            <w:tcW w:w="0" w:type="auto"/>
            <w:shd w:val="clear" w:color="auto" w:fill="auto"/>
            <w:vAlign w:val="center"/>
          </w:tcPr>
          <w:p w14:paraId="4ED6B239"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51C1A1DD" w14:textId="77777777" w:rsidTr="009656A1">
        <w:trPr>
          <w:trHeight w:val="20"/>
        </w:trPr>
        <w:tc>
          <w:tcPr>
            <w:tcW w:w="4962" w:type="dxa"/>
            <w:shd w:val="clear" w:color="auto" w:fill="auto"/>
            <w:vAlign w:val="center"/>
            <w:hideMark/>
          </w:tcPr>
          <w:p w14:paraId="52D23884"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11</w:t>
            </w:r>
          </w:p>
        </w:tc>
        <w:tc>
          <w:tcPr>
            <w:tcW w:w="0" w:type="auto"/>
            <w:shd w:val="clear" w:color="auto" w:fill="auto"/>
            <w:vAlign w:val="center"/>
            <w:hideMark/>
          </w:tcPr>
          <w:p w14:paraId="65CF0362"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11</w:t>
            </w:r>
          </w:p>
        </w:tc>
      </w:tr>
      <w:tr w:rsidR="004E2E46" w:rsidRPr="00D32437" w14:paraId="7C1A99A8" w14:textId="77777777" w:rsidTr="009656A1">
        <w:trPr>
          <w:trHeight w:val="20"/>
        </w:trPr>
        <w:tc>
          <w:tcPr>
            <w:tcW w:w="4962" w:type="dxa"/>
            <w:shd w:val="clear" w:color="auto" w:fill="auto"/>
            <w:vAlign w:val="center"/>
            <w:hideMark/>
          </w:tcPr>
          <w:p w14:paraId="0C6B7E45"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Penyelesaian Perselisihan</w:t>
            </w:r>
          </w:p>
        </w:tc>
        <w:tc>
          <w:tcPr>
            <w:tcW w:w="0" w:type="auto"/>
            <w:shd w:val="clear" w:color="auto" w:fill="auto"/>
            <w:vAlign w:val="center"/>
            <w:hideMark/>
          </w:tcPr>
          <w:p w14:paraId="12D7CE86"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Dispute Resolution</w:t>
            </w:r>
          </w:p>
        </w:tc>
      </w:tr>
      <w:tr w:rsidR="004E2E46" w:rsidRPr="00D32437" w14:paraId="035C85F6" w14:textId="77777777" w:rsidTr="009656A1">
        <w:trPr>
          <w:trHeight w:val="20"/>
        </w:trPr>
        <w:tc>
          <w:tcPr>
            <w:tcW w:w="4962" w:type="dxa"/>
            <w:shd w:val="clear" w:color="auto" w:fill="auto"/>
          </w:tcPr>
          <w:p w14:paraId="2385BDF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5CD570FD"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40D7D1D" w14:textId="77777777" w:rsidTr="009656A1">
        <w:trPr>
          <w:trHeight w:val="20"/>
        </w:trPr>
        <w:tc>
          <w:tcPr>
            <w:tcW w:w="4962" w:type="dxa"/>
            <w:shd w:val="clear" w:color="auto" w:fill="auto"/>
            <w:hideMark/>
          </w:tcPr>
          <w:p w14:paraId="0F8BDF00" w14:textId="77777777" w:rsidR="004E2E46" w:rsidRPr="00D32437" w:rsidRDefault="004E2E46" w:rsidP="009656A1">
            <w:pPr>
              <w:pStyle w:val="ListParagraph"/>
              <w:numPr>
                <w:ilvl w:val="0"/>
                <w:numId w:val="33"/>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Apabila dalam pelaksanaan Perjanjian ini timbul perselisihan, maka kedua belah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 secara musyawarah dan apabila tidak tercapai mufakat, kedua bela</w:t>
            </w:r>
            <w:r w:rsidRPr="00D32437">
              <w:rPr>
                <w:rFonts w:ascii="Arial" w:eastAsia="Times New Roman" w:hAnsi="Arial" w:cs="Arial"/>
                <w:color w:val="000000"/>
                <w:sz w:val="18"/>
                <w:szCs w:val="18"/>
              </w:rPr>
              <w:t xml:space="preserve">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perselisihan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yurisdiksi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eksklusif</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pengadailan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berwenang</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dimana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berada</w:t>
            </w:r>
            <w:proofErr w:type="spellEnd"/>
            <w:r>
              <w:rPr>
                <w:rFonts w:ascii="Arial" w:eastAsia="Times New Roman" w:hAnsi="Arial" w:cs="Arial"/>
                <w:color w:val="000000"/>
                <w:sz w:val="18"/>
                <w:szCs w:val="18"/>
              </w:rPr>
              <w:t xml:space="preserve">. </w:t>
            </w:r>
          </w:p>
          <w:p w14:paraId="03F6B20F" w14:textId="77777777" w:rsidR="004E2E46" w:rsidRPr="00D32437" w:rsidRDefault="004E2E46" w:rsidP="009656A1">
            <w:pPr>
              <w:pStyle w:val="ListParagraph"/>
              <w:spacing w:after="0" w:line="240" w:lineRule="auto"/>
              <w:ind w:left="306"/>
              <w:jc w:val="both"/>
              <w:rPr>
                <w:rFonts w:ascii="Arial" w:eastAsia="Times New Roman" w:hAnsi="Arial" w:cs="Arial"/>
                <w:b/>
                <w:bCs/>
                <w:color w:val="000000"/>
                <w:sz w:val="18"/>
                <w:szCs w:val="18"/>
              </w:rPr>
            </w:pPr>
          </w:p>
        </w:tc>
        <w:tc>
          <w:tcPr>
            <w:tcW w:w="0" w:type="auto"/>
            <w:shd w:val="clear" w:color="auto" w:fill="auto"/>
            <w:hideMark/>
          </w:tcPr>
          <w:p w14:paraId="2A199FA0" w14:textId="77777777" w:rsidR="004E2E46" w:rsidRPr="00D32437" w:rsidRDefault="004E2E46" w:rsidP="009656A1">
            <w:pPr>
              <w:pStyle w:val="ListParagraph"/>
              <w:numPr>
                <w:ilvl w:val="0"/>
                <w:numId w:val="34"/>
              </w:numPr>
              <w:spacing w:after="0" w:line="240" w:lineRule="auto"/>
              <w:ind w:left="314" w:hanging="31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w:t>
            </w:r>
            <w:r>
              <w:rPr>
                <w:rFonts w:ascii="Arial" w:eastAsia="Times New Roman" w:hAnsi="Arial" w:cs="Arial"/>
                <w:color w:val="000000"/>
                <w:sz w:val="18"/>
                <w:szCs w:val="18"/>
              </w:rPr>
              <w:t xml:space="preserve">there is any </w:t>
            </w:r>
            <w:proofErr w:type="spellStart"/>
            <w:r>
              <w:rPr>
                <w:rFonts w:ascii="Arial" w:eastAsia="Times New Roman" w:hAnsi="Arial" w:cs="Arial"/>
                <w:color w:val="000000"/>
                <w:sz w:val="18"/>
                <w:szCs w:val="18"/>
              </w:rPr>
              <w:t>dipute</w:t>
            </w:r>
            <w:proofErr w:type="spellEnd"/>
            <w:r>
              <w:rPr>
                <w:rFonts w:ascii="Arial" w:eastAsia="Times New Roman" w:hAnsi="Arial" w:cs="Arial"/>
                <w:color w:val="000000"/>
                <w:sz w:val="18"/>
                <w:szCs w:val="18"/>
              </w:rPr>
              <w:t xml:space="preserve"> arising from </w:t>
            </w:r>
            <w:r w:rsidRPr="00D32437">
              <w:rPr>
                <w:rFonts w:ascii="Arial" w:eastAsia="Times New Roman" w:hAnsi="Arial" w:cs="Arial"/>
                <w:color w:val="000000"/>
                <w:sz w:val="18"/>
                <w:szCs w:val="18"/>
              </w:rPr>
              <w:t xml:space="preserve">the implementation of the Agreement,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resolve the dispute</w:t>
            </w:r>
            <w:r w:rsidRPr="00D32437">
              <w:rPr>
                <w:rFonts w:ascii="Arial" w:eastAsia="Times New Roman" w:hAnsi="Arial" w:cs="Arial"/>
                <w:color w:val="000000"/>
                <w:sz w:val="18"/>
                <w:szCs w:val="18"/>
              </w:rPr>
              <w:t xml:space="preserve"> by amicable way</w:t>
            </w:r>
            <w:r>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In case of any failure to resolve the </w:t>
            </w:r>
            <w:proofErr w:type="spellStart"/>
            <w:r>
              <w:rPr>
                <w:rFonts w:ascii="Arial" w:eastAsia="Times New Roman" w:hAnsi="Arial" w:cs="Arial"/>
                <w:color w:val="000000"/>
                <w:sz w:val="18"/>
                <w:szCs w:val="18"/>
              </w:rPr>
              <w:t>dipute</w:t>
            </w:r>
            <w:proofErr w:type="spellEnd"/>
            <w:r>
              <w:rPr>
                <w:rFonts w:ascii="Arial" w:eastAsia="Times New Roman" w:hAnsi="Arial" w:cs="Arial"/>
                <w:color w:val="000000"/>
                <w:sz w:val="18"/>
                <w:szCs w:val="18"/>
              </w:rPr>
              <w:t xml:space="preserve"> by amicable way</w:t>
            </w:r>
            <w:r w:rsidRPr="00D32437">
              <w:rPr>
                <w:rFonts w:ascii="Arial" w:eastAsia="Times New Roman" w:hAnsi="Arial" w:cs="Arial"/>
                <w:color w:val="000000"/>
                <w:sz w:val="18"/>
                <w:szCs w:val="18"/>
              </w:rPr>
              <w:t xml:space="preserve">,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submit</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thedisputes</w:t>
            </w:r>
            <w:proofErr w:type="spellEnd"/>
            <w:r w:rsidRPr="00D32437">
              <w:rPr>
                <w:rFonts w:ascii="Arial" w:eastAsia="Times New Roman" w:hAnsi="Arial" w:cs="Arial"/>
                <w:color w:val="000000"/>
                <w:sz w:val="18"/>
                <w:szCs w:val="18"/>
              </w:rPr>
              <w:t xml:space="preserve"> </w:t>
            </w:r>
            <w:r w:rsidRPr="00B74753">
              <w:rPr>
                <w:rFonts w:ascii="Arial" w:eastAsia="Times New Roman" w:hAnsi="Arial" w:cs="Arial"/>
                <w:color w:val="000000"/>
                <w:sz w:val="18"/>
                <w:szCs w:val="18"/>
              </w:rPr>
              <w:t xml:space="preserve">to the exclusive jurisdiction of the </w:t>
            </w:r>
            <w:r>
              <w:rPr>
                <w:rFonts w:ascii="Arial" w:eastAsia="Times New Roman" w:hAnsi="Arial" w:cs="Arial"/>
                <w:color w:val="000000"/>
                <w:sz w:val="18"/>
                <w:szCs w:val="18"/>
              </w:rPr>
              <w:t xml:space="preserve">competent </w:t>
            </w:r>
            <w:r w:rsidRPr="00B74753">
              <w:rPr>
                <w:rFonts w:ascii="Arial" w:eastAsia="Times New Roman" w:hAnsi="Arial" w:cs="Arial"/>
                <w:color w:val="000000"/>
                <w:sz w:val="18"/>
                <w:szCs w:val="18"/>
              </w:rPr>
              <w:t>court</w:t>
            </w:r>
            <w:r>
              <w:rPr>
                <w:rFonts w:ascii="Arial" w:eastAsia="Times New Roman" w:hAnsi="Arial" w:cs="Arial"/>
                <w:color w:val="000000"/>
                <w:sz w:val="18"/>
                <w:szCs w:val="18"/>
              </w:rPr>
              <w:t xml:space="preserve"> where the </w:t>
            </w:r>
            <w:r w:rsidRPr="00A51B1D">
              <w:rPr>
                <w:rFonts w:ascii="Arial" w:eastAsia="Times New Roman" w:hAnsi="Arial" w:cs="Arial"/>
                <w:b/>
                <w:bCs/>
                <w:color w:val="000000"/>
                <w:sz w:val="18"/>
                <w:szCs w:val="18"/>
              </w:rPr>
              <w:t>FIRST PARTY</w:t>
            </w:r>
            <w:r>
              <w:rPr>
                <w:rFonts w:ascii="Arial" w:eastAsia="Times New Roman" w:hAnsi="Arial" w:cs="Arial"/>
                <w:color w:val="000000"/>
                <w:sz w:val="18"/>
                <w:szCs w:val="18"/>
              </w:rPr>
              <w:t xml:space="preserve"> locates.</w:t>
            </w:r>
            <w:r w:rsidRPr="00D32437" w:rsidDel="00A9006B">
              <w:rPr>
                <w:rFonts w:ascii="Arial" w:eastAsia="Times New Roman" w:hAnsi="Arial" w:cs="Arial"/>
                <w:color w:val="000000"/>
                <w:sz w:val="18"/>
                <w:szCs w:val="18"/>
              </w:rPr>
              <w:t xml:space="preserve"> </w:t>
            </w:r>
          </w:p>
        </w:tc>
      </w:tr>
      <w:tr w:rsidR="004E2E46" w:rsidRPr="00D32437" w14:paraId="081F1079" w14:textId="77777777" w:rsidTr="009656A1">
        <w:trPr>
          <w:trHeight w:val="20"/>
        </w:trPr>
        <w:tc>
          <w:tcPr>
            <w:tcW w:w="4962" w:type="dxa"/>
            <w:shd w:val="clear" w:color="auto" w:fill="auto"/>
            <w:hideMark/>
          </w:tcPr>
          <w:p w14:paraId="0485A006" w14:textId="77777777" w:rsidR="004E2E46" w:rsidRPr="00D32437" w:rsidRDefault="004E2E46" w:rsidP="009656A1">
            <w:pPr>
              <w:spacing w:after="0" w:line="240" w:lineRule="auto"/>
              <w:ind w:left="306" w:hanging="306"/>
              <w:jc w:val="both"/>
              <w:rPr>
                <w:rFonts w:ascii="Arial" w:eastAsia="Times New Roman" w:hAnsi="Arial" w:cs="Arial"/>
                <w:b/>
                <w:bCs/>
                <w:color w:val="000000"/>
                <w:sz w:val="18"/>
                <w:szCs w:val="18"/>
              </w:rPr>
            </w:pPr>
          </w:p>
        </w:tc>
        <w:tc>
          <w:tcPr>
            <w:tcW w:w="0" w:type="auto"/>
            <w:shd w:val="clear" w:color="auto" w:fill="auto"/>
            <w:hideMark/>
          </w:tcPr>
          <w:p w14:paraId="1558BB88" w14:textId="77777777" w:rsidR="004E2E46" w:rsidRPr="00D32437" w:rsidRDefault="004E2E46" w:rsidP="009656A1">
            <w:pPr>
              <w:spacing w:after="0" w:line="240" w:lineRule="auto"/>
              <w:ind w:left="176" w:hanging="176"/>
              <w:jc w:val="both"/>
              <w:rPr>
                <w:rFonts w:ascii="Arial" w:eastAsia="Times New Roman" w:hAnsi="Arial" w:cs="Arial"/>
                <w:sz w:val="18"/>
                <w:szCs w:val="18"/>
              </w:rPr>
            </w:pPr>
          </w:p>
        </w:tc>
      </w:tr>
      <w:tr w:rsidR="004E2E46" w:rsidRPr="00D32437" w14:paraId="3303BE33" w14:textId="77777777" w:rsidTr="009656A1">
        <w:trPr>
          <w:trHeight w:val="20"/>
        </w:trPr>
        <w:tc>
          <w:tcPr>
            <w:tcW w:w="4962" w:type="dxa"/>
            <w:shd w:val="clear" w:color="auto" w:fill="auto"/>
            <w:hideMark/>
          </w:tcPr>
          <w:p w14:paraId="2AC7B10C" w14:textId="77777777" w:rsidR="004E2E46" w:rsidRPr="00260DC3" w:rsidRDefault="004E2E46" w:rsidP="009656A1">
            <w:pPr>
              <w:pStyle w:val="ListParagraph"/>
              <w:numPr>
                <w:ilvl w:val="0"/>
                <w:numId w:val="34"/>
              </w:numPr>
              <w:spacing w:after="0" w:line="240" w:lineRule="auto"/>
              <w:ind w:left="306" w:hanging="306"/>
              <w:jc w:val="both"/>
              <w:rPr>
                <w:rFonts w:ascii="Arial" w:eastAsia="Times New Roman" w:hAnsi="Arial" w:cs="Arial"/>
                <w:color w:val="000000"/>
                <w:sz w:val="18"/>
                <w:szCs w:val="18"/>
                <w:lang w:val="es-ES"/>
              </w:rPr>
            </w:pPr>
            <w:r w:rsidRPr="00D32437">
              <w:rPr>
                <w:rFonts w:ascii="Arial" w:eastAsia="Times New Roman" w:hAnsi="Arial" w:cs="Arial"/>
                <w:color w:val="000000"/>
                <w:sz w:val="18"/>
                <w:szCs w:val="18"/>
                <w:lang w:val="id-ID"/>
              </w:rPr>
              <w:t>Perjanjian</w:t>
            </w:r>
            <w:r w:rsidRPr="00260DC3">
              <w:rPr>
                <w:rFonts w:ascii="Arial" w:eastAsia="Times New Roman" w:hAnsi="Arial" w:cs="Arial"/>
                <w:color w:val="000000"/>
                <w:sz w:val="18"/>
                <w:szCs w:val="18"/>
                <w:lang w:val="es-ES"/>
              </w:rPr>
              <w:t xml:space="preserve"> </w:t>
            </w:r>
            <w:r w:rsidRPr="00D32437">
              <w:rPr>
                <w:rFonts w:ascii="Arial" w:eastAsia="Times New Roman" w:hAnsi="Arial" w:cs="Arial"/>
                <w:color w:val="000000"/>
                <w:sz w:val="18"/>
                <w:szCs w:val="18"/>
                <w:lang w:val="id-ID"/>
              </w:rPr>
              <w:t xml:space="preserve">ini beserta segala hak dan kewajiban </w:t>
            </w:r>
            <w:r w:rsidRPr="00260DC3">
              <w:rPr>
                <w:rFonts w:ascii="Arial" w:eastAsia="Times New Roman" w:hAnsi="Arial" w:cs="Arial"/>
                <w:b/>
                <w:bCs/>
                <w:color w:val="000000"/>
                <w:sz w:val="18"/>
                <w:szCs w:val="18"/>
                <w:lang w:val="es-ES"/>
              </w:rPr>
              <w:t>PARA PIHAK</w:t>
            </w:r>
            <w:r w:rsidRPr="00D32437">
              <w:rPr>
                <w:rFonts w:ascii="Arial" w:eastAsia="Times New Roman" w:hAnsi="Arial" w:cs="Arial"/>
                <w:color w:val="000000"/>
                <w:sz w:val="18"/>
                <w:szCs w:val="18"/>
                <w:lang w:val="id-ID"/>
              </w:rPr>
              <w:t xml:space="preserve"> tunduk pada dan ditafsirkan sesuai dengan peraturan perundang-undangan yang berlaku di Republik Indonesia</w:t>
            </w:r>
            <w:r w:rsidRPr="00260DC3">
              <w:rPr>
                <w:rFonts w:ascii="Arial" w:eastAsia="Times New Roman" w:hAnsi="Arial" w:cs="Arial"/>
                <w:color w:val="000000"/>
                <w:sz w:val="18"/>
                <w:szCs w:val="18"/>
                <w:lang w:val="es-ES"/>
              </w:rPr>
              <w:t>.</w:t>
            </w:r>
          </w:p>
          <w:p w14:paraId="49DFF0F3" w14:textId="77777777" w:rsidR="004E2E46" w:rsidRPr="00260DC3" w:rsidRDefault="004E2E46" w:rsidP="009656A1">
            <w:pPr>
              <w:pStyle w:val="ListParagraph"/>
              <w:spacing w:after="0" w:line="240" w:lineRule="auto"/>
              <w:ind w:left="306"/>
              <w:jc w:val="both"/>
              <w:rPr>
                <w:rFonts w:ascii="Arial" w:eastAsia="Times New Roman" w:hAnsi="Arial" w:cs="Arial"/>
                <w:color w:val="000000"/>
                <w:sz w:val="18"/>
                <w:szCs w:val="18"/>
                <w:lang w:val="es-ES"/>
              </w:rPr>
            </w:pPr>
          </w:p>
        </w:tc>
        <w:tc>
          <w:tcPr>
            <w:tcW w:w="0" w:type="auto"/>
            <w:shd w:val="clear" w:color="auto" w:fill="auto"/>
            <w:hideMark/>
          </w:tcPr>
          <w:p w14:paraId="2F2B8115" w14:textId="77777777" w:rsidR="004E2E46" w:rsidRPr="00D32437" w:rsidRDefault="004E2E46" w:rsidP="009656A1">
            <w:pPr>
              <w:pStyle w:val="ListParagraph"/>
              <w:numPr>
                <w:ilvl w:val="0"/>
                <w:numId w:val="62"/>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sidRPr="00D32437">
              <w:rPr>
                <w:rFonts w:ascii="Arial" w:eastAsia="Times New Roman" w:hAnsi="Arial" w:cs="Arial"/>
                <w:color w:val="000000"/>
                <w:sz w:val="18"/>
                <w:szCs w:val="18"/>
              </w:rPr>
              <w:t xml:space="preserve"> shall be governed by and construed in under the laws of the Republic of Indonesia.</w:t>
            </w:r>
          </w:p>
        </w:tc>
      </w:tr>
      <w:tr w:rsidR="004E2E46" w:rsidRPr="00D32437" w14:paraId="7BF7B806" w14:textId="77777777" w:rsidTr="009656A1">
        <w:trPr>
          <w:trHeight w:val="20"/>
        </w:trPr>
        <w:tc>
          <w:tcPr>
            <w:tcW w:w="4962" w:type="dxa"/>
            <w:shd w:val="clear" w:color="auto" w:fill="auto"/>
            <w:vAlign w:val="center"/>
          </w:tcPr>
          <w:p w14:paraId="31A46D84"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C0A234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37F0B16F" w14:textId="77777777" w:rsidTr="009656A1">
        <w:trPr>
          <w:trHeight w:val="20"/>
        </w:trPr>
        <w:tc>
          <w:tcPr>
            <w:tcW w:w="4962" w:type="dxa"/>
            <w:shd w:val="clear" w:color="auto" w:fill="auto"/>
            <w:vAlign w:val="center"/>
          </w:tcPr>
          <w:p w14:paraId="695BB397"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Pasal 12</w:t>
            </w:r>
          </w:p>
        </w:tc>
        <w:tc>
          <w:tcPr>
            <w:tcW w:w="0" w:type="auto"/>
            <w:shd w:val="clear" w:color="auto" w:fill="auto"/>
            <w:vAlign w:val="center"/>
          </w:tcPr>
          <w:p w14:paraId="7E0599F8"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12</w:t>
            </w:r>
          </w:p>
        </w:tc>
      </w:tr>
      <w:tr w:rsidR="004E2E46" w:rsidRPr="00D32437" w14:paraId="395F365B" w14:textId="77777777" w:rsidTr="009656A1">
        <w:trPr>
          <w:trHeight w:val="20"/>
        </w:trPr>
        <w:tc>
          <w:tcPr>
            <w:tcW w:w="4962" w:type="dxa"/>
            <w:shd w:val="clear" w:color="auto" w:fill="auto"/>
            <w:vAlign w:val="center"/>
          </w:tcPr>
          <w:p w14:paraId="27D3D05C"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Perubahan Perjanjian</w:t>
            </w:r>
          </w:p>
        </w:tc>
        <w:tc>
          <w:tcPr>
            <w:tcW w:w="0" w:type="auto"/>
            <w:shd w:val="clear" w:color="auto" w:fill="auto"/>
            <w:vAlign w:val="center"/>
          </w:tcPr>
          <w:p w14:paraId="03ED158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Change of deal</w:t>
            </w:r>
          </w:p>
        </w:tc>
      </w:tr>
      <w:tr w:rsidR="004E2E46" w:rsidRPr="00D32437" w14:paraId="4F0D1FE8" w14:textId="77777777" w:rsidTr="009656A1">
        <w:trPr>
          <w:trHeight w:val="20"/>
        </w:trPr>
        <w:tc>
          <w:tcPr>
            <w:tcW w:w="4962" w:type="dxa"/>
            <w:shd w:val="clear" w:color="auto" w:fill="auto"/>
            <w:vAlign w:val="center"/>
          </w:tcPr>
          <w:p w14:paraId="14B50CE4"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0BC336A"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561FB0A4" w14:textId="77777777" w:rsidTr="009656A1">
        <w:trPr>
          <w:trHeight w:val="20"/>
        </w:trPr>
        <w:tc>
          <w:tcPr>
            <w:tcW w:w="4962" w:type="dxa"/>
            <w:shd w:val="clear" w:color="auto" w:fill="auto"/>
            <w:vAlign w:val="center"/>
          </w:tcPr>
          <w:p w14:paraId="458DDC2D" w14:textId="77777777" w:rsidR="004E2E46" w:rsidRPr="00D32437" w:rsidRDefault="004E2E46" w:rsidP="009656A1">
            <w:pPr>
              <w:pStyle w:val="ListParagraph"/>
              <w:numPr>
                <w:ilvl w:val="0"/>
                <w:numId w:val="50"/>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b/>
                <w:bCs/>
                <w:sz w:val="18"/>
                <w:szCs w:val="18"/>
              </w:rPr>
              <w:t>PARA PIHAK</w:t>
            </w:r>
            <w:r w:rsidRPr="00D32437">
              <w:rPr>
                <w:rFonts w:ascii="Arial" w:hAnsi="Arial" w:cs="Arial"/>
                <w:bCs/>
                <w:sz w:val="18"/>
                <w:szCs w:val="18"/>
              </w:rPr>
              <w:t xml:space="preserve"> </w:t>
            </w:r>
            <w:proofErr w:type="spellStart"/>
            <w:r w:rsidRPr="00D32437">
              <w:rPr>
                <w:rFonts w:ascii="Arial" w:hAnsi="Arial" w:cs="Arial"/>
                <w:bCs/>
                <w:sz w:val="18"/>
                <w:szCs w:val="18"/>
              </w:rPr>
              <w:t>sepakat</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bahwa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setiap</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perubahan</w:t>
            </w:r>
            <w:proofErr w:type="spellEnd"/>
            <w:r>
              <w:rPr>
                <w:rFonts w:ascii="Arial" w:hAnsi="Arial" w:cs="Arial"/>
                <w:bCs/>
                <w:sz w:val="18"/>
                <w:szCs w:val="18"/>
              </w:rPr>
              <w:t xml:space="preserve"> pada </w:t>
            </w:r>
            <w:proofErr w:type="spellStart"/>
            <w:r>
              <w:rPr>
                <w:rFonts w:ascii="Arial" w:hAnsi="Arial" w:cs="Arial"/>
                <w:bCs/>
                <w:sz w:val="18"/>
                <w:szCs w:val="18"/>
              </w:rPr>
              <w:t>Perjanjian</w:t>
            </w:r>
            <w:proofErr w:type="spellEnd"/>
            <w:r>
              <w:rPr>
                <w:rFonts w:ascii="Arial" w:hAnsi="Arial" w:cs="Arial"/>
                <w:bCs/>
                <w:sz w:val="18"/>
                <w:szCs w:val="18"/>
              </w:rPr>
              <w:t xml:space="preserve"> </w:t>
            </w:r>
            <w:proofErr w:type="spellStart"/>
            <w:r>
              <w:rPr>
                <w:rFonts w:ascii="Arial" w:hAnsi="Arial" w:cs="Arial"/>
                <w:bCs/>
                <w:sz w:val="18"/>
                <w:szCs w:val="18"/>
              </w:rPr>
              <w:t>ini</w:t>
            </w:r>
            <w:proofErr w:type="spellEnd"/>
            <w:r>
              <w:rPr>
                <w:rFonts w:ascii="Arial" w:hAnsi="Arial" w:cs="Arial"/>
                <w:bCs/>
                <w:sz w:val="18"/>
                <w:szCs w:val="18"/>
              </w:rPr>
              <w:t xml:space="preserve"> </w:t>
            </w:r>
            <w:proofErr w:type="spellStart"/>
            <w:r>
              <w:rPr>
                <w:rFonts w:ascii="Arial" w:hAnsi="Arial" w:cs="Arial"/>
                <w:bCs/>
                <w:sz w:val="18"/>
                <w:szCs w:val="18"/>
              </w:rPr>
              <w:t>harus</w:t>
            </w:r>
            <w:proofErr w:type="spellEnd"/>
            <w:r>
              <w:rPr>
                <w:rFonts w:ascii="Arial" w:hAnsi="Arial" w:cs="Arial"/>
                <w:bCs/>
                <w:sz w:val="18"/>
                <w:szCs w:val="18"/>
              </w:rPr>
              <w:t xml:space="preserve"> </w:t>
            </w:r>
            <w:proofErr w:type="spellStart"/>
            <w:r>
              <w:rPr>
                <w:rFonts w:ascii="Arial" w:hAnsi="Arial" w:cs="Arial"/>
                <w:bCs/>
                <w:sz w:val="18"/>
                <w:szCs w:val="18"/>
              </w:rPr>
              <w:t>disepakati</w:t>
            </w:r>
            <w:proofErr w:type="spellEnd"/>
            <w:r>
              <w:rPr>
                <w:rFonts w:ascii="Arial" w:hAnsi="Arial" w:cs="Arial"/>
                <w:bCs/>
                <w:sz w:val="18"/>
                <w:szCs w:val="18"/>
              </w:rPr>
              <w:t xml:space="preserve"> oleh </w:t>
            </w:r>
            <w:proofErr w:type="spellStart"/>
            <w:r>
              <w:rPr>
                <w:rFonts w:ascii="Arial" w:hAnsi="Arial" w:cs="Arial"/>
                <w:bCs/>
                <w:sz w:val="18"/>
                <w:szCs w:val="18"/>
              </w:rPr>
              <w:t>kedua</w:t>
            </w:r>
            <w:proofErr w:type="spellEnd"/>
            <w:r>
              <w:rPr>
                <w:rFonts w:ascii="Arial" w:hAnsi="Arial" w:cs="Arial"/>
                <w:bCs/>
                <w:sz w:val="18"/>
                <w:szCs w:val="18"/>
              </w:rPr>
              <w:t xml:space="preserve"> </w:t>
            </w:r>
            <w:proofErr w:type="spellStart"/>
            <w:r>
              <w:rPr>
                <w:rFonts w:ascii="Arial" w:hAnsi="Arial" w:cs="Arial"/>
                <w:bCs/>
                <w:sz w:val="18"/>
                <w:szCs w:val="18"/>
              </w:rPr>
              <w:t>belah</w:t>
            </w:r>
            <w:proofErr w:type="spellEnd"/>
            <w:r>
              <w:rPr>
                <w:rFonts w:ascii="Arial" w:hAnsi="Arial" w:cs="Arial"/>
                <w:bCs/>
                <w:sz w:val="18"/>
                <w:szCs w:val="18"/>
              </w:rPr>
              <w:t xml:space="preserve"> </w:t>
            </w:r>
            <w:proofErr w:type="spellStart"/>
            <w:r>
              <w:rPr>
                <w:rFonts w:ascii="Arial" w:hAnsi="Arial" w:cs="Arial"/>
                <w:bCs/>
                <w:sz w:val="18"/>
                <w:szCs w:val="18"/>
              </w:rPr>
              <w:t>Pihak</w:t>
            </w:r>
            <w:proofErr w:type="spellEnd"/>
            <w:r>
              <w:rPr>
                <w:rFonts w:ascii="Arial" w:hAnsi="Arial" w:cs="Arial"/>
                <w:bCs/>
                <w:sz w:val="18"/>
                <w:szCs w:val="18"/>
              </w:rPr>
              <w:t xml:space="preserve"> dan </w:t>
            </w:r>
            <w:proofErr w:type="spellStart"/>
            <w:r>
              <w:rPr>
                <w:rFonts w:ascii="Arial" w:hAnsi="Arial" w:cs="Arial"/>
                <w:bCs/>
                <w:sz w:val="18"/>
                <w:szCs w:val="18"/>
              </w:rPr>
              <w:t>dituangkan</w:t>
            </w:r>
            <w:proofErr w:type="spellEnd"/>
            <w:r>
              <w:rPr>
                <w:rFonts w:ascii="Arial" w:hAnsi="Arial" w:cs="Arial"/>
                <w:bCs/>
                <w:sz w:val="18"/>
                <w:szCs w:val="18"/>
              </w:rPr>
              <w:t xml:space="preserve"> </w:t>
            </w:r>
            <w:proofErr w:type="spellStart"/>
            <w:r>
              <w:rPr>
                <w:rFonts w:ascii="Arial" w:hAnsi="Arial" w:cs="Arial"/>
                <w:bCs/>
                <w:sz w:val="18"/>
                <w:szCs w:val="18"/>
              </w:rPr>
              <w:t>secara</w:t>
            </w:r>
            <w:proofErr w:type="spellEnd"/>
            <w:r>
              <w:rPr>
                <w:rFonts w:ascii="Arial" w:hAnsi="Arial" w:cs="Arial"/>
                <w:bCs/>
                <w:sz w:val="18"/>
                <w:szCs w:val="18"/>
              </w:rPr>
              <w:t xml:space="preserve"> </w:t>
            </w:r>
            <w:proofErr w:type="spellStart"/>
            <w:r>
              <w:rPr>
                <w:rFonts w:ascii="Arial" w:hAnsi="Arial" w:cs="Arial"/>
                <w:bCs/>
                <w:sz w:val="18"/>
                <w:szCs w:val="18"/>
              </w:rPr>
              <w:t>tertulis</w:t>
            </w:r>
            <w:proofErr w:type="spellEnd"/>
            <w:r>
              <w:rPr>
                <w:rFonts w:ascii="Arial" w:hAnsi="Arial" w:cs="Arial"/>
                <w:bCs/>
                <w:sz w:val="18"/>
                <w:szCs w:val="18"/>
              </w:rPr>
              <w:t xml:space="preserve"> </w:t>
            </w:r>
            <w:proofErr w:type="spellStart"/>
            <w:r>
              <w:rPr>
                <w:rFonts w:ascii="Arial" w:hAnsi="Arial" w:cs="Arial"/>
                <w:bCs/>
                <w:sz w:val="18"/>
                <w:szCs w:val="18"/>
              </w:rPr>
              <w:t>serta</w:t>
            </w:r>
            <w:proofErr w:type="spellEnd"/>
            <w:r>
              <w:rPr>
                <w:rFonts w:ascii="Arial" w:hAnsi="Arial" w:cs="Arial"/>
                <w:bCs/>
                <w:sz w:val="18"/>
                <w:szCs w:val="18"/>
              </w:rPr>
              <w:t xml:space="preserve"> </w:t>
            </w:r>
            <w:proofErr w:type="spellStart"/>
            <w:r>
              <w:rPr>
                <w:rFonts w:ascii="Arial" w:hAnsi="Arial" w:cs="Arial"/>
                <w:bCs/>
                <w:sz w:val="18"/>
                <w:szCs w:val="18"/>
              </w:rPr>
              <w:t>ditandatangani</w:t>
            </w:r>
            <w:proofErr w:type="spellEnd"/>
            <w:r>
              <w:rPr>
                <w:rFonts w:ascii="Arial" w:hAnsi="Arial" w:cs="Arial"/>
                <w:bCs/>
                <w:sz w:val="18"/>
                <w:szCs w:val="18"/>
              </w:rPr>
              <w:t xml:space="preserve"> oleh </w:t>
            </w:r>
            <w:proofErr w:type="spellStart"/>
            <w:r>
              <w:rPr>
                <w:rFonts w:ascii="Arial" w:hAnsi="Arial" w:cs="Arial"/>
                <w:bCs/>
                <w:sz w:val="18"/>
                <w:szCs w:val="18"/>
              </w:rPr>
              <w:t>kedua</w:t>
            </w:r>
            <w:proofErr w:type="spellEnd"/>
            <w:r>
              <w:rPr>
                <w:rFonts w:ascii="Arial" w:hAnsi="Arial" w:cs="Arial"/>
                <w:bCs/>
                <w:sz w:val="18"/>
                <w:szCs w:val="18"/>
              </w:rPr>
              <w:t xml:space="preserve"> </w:t>
            </w:r>
            <w:proofErr w:type="spellStart"/>
            <w:r>
              <w:rPr>
                <w:rFonts w:ascii="Arial" w:hAnsi="Arial" w:cs="Arial"/>
                <w:bCs/>
                <w:sz w:val="18"/>
                <w:szCs w:val="18"/>
              </w:rPr>
              <w:t>belah</w:t>
            </w:r>
            <w:proofErr w:type="spellEnd"/>
            <w:r>
              <w:rPr>
                <w:rFonts w:ascii="Arial" w:hAnsi="Arial" w:cs="Arial"/>
                <w:bCs/>
                <w:sz w:val="18"/>
                <w:szCs w:val="18"/>
              </w:rPr>
              <w:t xml:space="preserve"> </w:t>
            </w:r>
            <w:proofErr w:type="spellStart"/>
            <w:r>
              <w:rPr>
                <w:rFonts w:ascii="Arial" w:hAnsi="Arial" w:cs="Arial"/>
                <w:bCs/>
                <w:sz w:val="18"/>
                <w:szCs w:val="18"/>
              </w:rPr>
              <w:t>Pihak</w:t>
            </w:r>
            <w:proofErr w:type="spellEnd"/>
            <w:r>
              <w:rPr>
                <w:rFonts w:ascii="Arial" w:hAnsi="Arial" w:cs="Arial"/>
                <w:bCs/>
                <w:sz w:val="18"/>
                <w:szCs w:val="18"/>
              </w:rPr>
              <w:t>.</w:t>
            </w:r>
          </w:p>
        </w:tc>
        <w:tc>
          <w:tcPr>
            <w:tcW w:w="0" w:type="auto"/>
            <w:shd w:val="clear" w:color="auto" w:fill="auto"/>
          </w:tcPr>
          <w:p w14:paraId="6E4487EE" w14:textId="77777777" w:rsidR="004E2E46" w:rsidRPr="00D32437" w:rsidRDefault="004E2E46" w:rsidP="009656A1">
            <w:pPr>
              <w:pStyle w:val="ListParagraph"/>
              <w:numPr>
                <w:ilvl w:val="0"/>
                <w:numId w:val="63"/>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 that any changes</w:t>
            </w:r>
            <w:r>
              <w:rPr>
                <w:rFonts w:ascii="Arial" w:eastAsia="Times New Roman" w:hAnsi="Arial" w:cs="Arial"/>
                <w:color w:val="000000"/>
                <w:sz w:val="18"/>
                <w:szCs w:val="18"/>
              </w:rPr>
              <w:t xml:space="preserve"> to this Agreement shall be agreed by both Parties and made in writing and signed by both Parties.</w:t>
            </w:r>
          </w:p>
        </w:tc>
      </w:tr>
      <w:tr w:rsidR="004E2E46" w:rsidRPr="00D32437" w14:paraId="20DD9A56" w14:textId="77777777" w:rsidTr="009656A1">
        <w:trPr>
          <w:trHeight w:val="20"/>
        </w:trPr>
        <w:tc>
          <w:tcPr>
            <w:tcW w:w="4962" w:type="dxa"/>
            <w:shd w:val="clear" w:color="auto" w:fill="auto"/>
            <w:vAlign w:val="center"/>
          </w:tcPr>
          <w:p w14:paraId="18C87519" w14:textId="77777777" w:rsidR="004E2E46" w:rsidRPr="00D32437" w:rsidRDefault="004E2E46" w:rsidP="009656A1">
            <w:pPr>
              <w:pStyle w:val="ListParagraph"/>
              <w:numPr>
                <w:ilvl w:val="0"/>
                <w:numId w:val="63"/>
              </w:numPr>
              <w:spacing w:after="0" w:line="240" w:lineRule="auto"/>
              <w:ind w:left="326"/>
              <w:jc w:val="both"/>
              <w:rPr>
                <w:rFonts w:ascii="Arial" w:eastAsia="Times New Roman" w:hAnsi="Arial" w:cs="Arial"/>
                <w:b/>
                <w:bCs/>
                <w:color w:val="000000"/>
                <w:sz w:val="18"/>
                <w:szCs w:val="18"/>
                <w:lang w:val="id-ID"/>
              </w:rPr>
            </w:pPr>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setiap</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permasalahan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belum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terselesaikan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melakui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diskusi</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kesepakatan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bersama</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dituangkan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secara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tertulis</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ditandatangani</w:t>
            </w:r>
            <w:proofErr w:type="spellEnd"/>
            <w:r>
              <w:rPr>
                <w:rFonts w:ascii="Arial" w:eastAsia="Times New Roman" w:hAnsi="Arial" w:cs="Arial"/>
                <w:color w:val="000000"/>
                <w:sz w:val="18"/>
                <w:szCs w:val="18"/>
              </w:rPr>
              <w:t xml:space="preserve"> oleh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belah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w:t>
            </w:r>
          </w:p>
        </w:tc>
        <w:tc>
          <w:tcPr>
            <w:tcW w:w="0" w:type="auto"/>
            <w:shd w:val="clear" w:color="auto" w:fill="auto"/>
          </w:tcPr>
          <w:p w14:paraId="5D40FAAD" w14:textId="77777777" w:rsidR="004E2E46" w:rsidRPr="00D32437" w:rsidRDefault="004E2E46" w:rsidP="009656A1">
            <w:pPr>
              <w:pStyle w:val="ListParagraph"/>
              <w:numPr>
                <w:ilvl w:val="0"/>
                <w:numId w:val="64"/>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And </w:t>
            </w:r>
            <w:r>
              <w:rPr>
                <w:rFonts w:ascii="Arial" w:eastAsia="Times New Roman" w:hAnsi="Arial" w:cs="Arial"/>
                <w:color w:val="000000"/>
                <w:sz w:val="18"/>
                <w:szCs w:val="18"/>
              </w:rPr>
              <w:t>any outstanding issues shall be subject to the mutual discussion and agreement, and be memorized in writing and signed by both Parties.</w:t>
            </w:r>
          </w:p>
        </w:tc>
      </w:tr>
      <w:tr w:rsidR="004E2E46" w:rsidRPr="00D32437" w14:paraId="1D822860" w14:textId="77777777" w:rsidTr="009656A1">
        <w:trPr>
          <w:trHeight w:val="20"/>
        </w:trPr>
        <w:tc>
          <w:tcPr>
            <w:tcW w:w="4962" w:type="dxa"/>
            <w:shd w:val="clear" w:color="auto" w:fill="auto"/>
            <w:vAlign w:val="center"/>
          </w:tcPr>
          <w:p w14:paraId="7076A6C3" w14:textId="77777777" w:rsidR="004E2E46" w:rsidRPr="00D32437" w:rsidRDefault="004E2E46" w:rsidP="009656A1">
            <w:pPr>
              <w:pStyle w:val="ListParagraph"/>
              <w:numPr>
                <w:ilvl w:val="0"/>
                <w:numId w:val="64"/>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bCs/>
                <w:sz w:val="18"/>
                <w:szCs w:val="18"/>
              </w:rPr>
              <w:t>tidak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dapat</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dipindahtangankan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sebagian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atau</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seluruhnya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kepada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ketiga</w:t>
            </w:r>
            <w:proofErr w:type="spellEnd"/>
            <w:r w:rsidRPr="00D32437">
              <w:rPr>
                <w:rFonts w:ascii="Arial" w:hAnsi="Arial" w:cs="Arial"/>
                <w:bCs/>
                <w:sz w:val="18"/>
                <w:szCs w:val="18"/>
              </w:rPr>
              <w:t xml:space="preserve"> oleh salah </w:t>
            </w:r>
            <w:proofErr w:type="spellStart"/>
            <w:r w:rsidRPr="00D32437">
              <w:rPr>
                <w:rFonts w:ascii="Arial" w:hAnsi="Arial" w:cs="Arial"/>
                <w:bCs/>
                <w:sz w:val="18"/>
                <w:szCs w:val="18"/>
              </w:rPr>
              <w:t>satu</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tanpa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persetujuan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tertulis</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dari</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lainnya</w:t>
            </w:r>
            <w:proofErr w:type="spellEnd"/>
            <w:r w:rsidRPr="00D32437">
              <w:rPr>
                <w:rFonts w:ascii="Arial" w:hAnsi="Arial" w:cs="Arial"/>
                <w:bCs/>
                <w:sz w:val="18"/>
                <w:szCs w:val="18"/>
              </w:rPr>
              <w:t>;</w:t>
            </w:r>
          </w:p>
          <w:p w14:paraId="12E878A9" w14:textId="77777777" w:rsidR="004E2E46" w:rsidRPr="00D32437" w:rsidRDefault="004E2E46" w:rsidP="009656A1">
            <w:pPr>
              <w:pStyle w:val="ListParagraph"/>
              <w:spacing w:after="0" w:line="240" w:lineRule="auto"/>
              <w:ind w:left="326"/>
              <w:jc w:val="both"/>
              <w:rPr>
                <w:rFonts w:ascii="Arial" w:eastAsia="Times New Roman" w:hAnsi="Arial" w:cs="Arial"/>
                <w:b/>
                <w:bCs/>
                <w:color w:val="000000"/>
                <w:sz w:val="18"/>
                <w:szCs w:val="18"/>
                <w:lang w:val="id-ID"/>
              </w:rPr>
            </w:pPr>
          </w:p>
        </w:tc>
        <w:tc>
          <w:tcPr>
            <w:tcW w:w="0" w:type="auto"/>
            <w:shd w:val="clear" w:color="auto" w:fill="auto"/>
          </w:tcPr>
          <w:p w14:paraId="7B699B92" w14:textId="77777777" w:rsidR="004E2E46" w:rsidRPr="00D32437" w:rsidRDefault="004E2E46" w:rsidP="009656A1">
            <w:pPr>
              <w:pStyle w:val="ListParagraph"/>
              <w:numPr>
                <w:ilvl w:val="0"/>
                <w:numId w:val="65"/>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This Agreement cannot be transferred in whole or in part to a third party by one of the parties without the written consent of the other party</w:t>
            </w:r>
            <w:r>
              <w:rPr>
                <w:rFonts w:ascii="Arial" w:eastAsia="Times New Roman" w:hAnsi="Arial" w:cs="Arial"/>
                <w:color w:val="000000"/>
                <w:sz w:val="18"/>
                <w:szCs w:val="18"/>
              </w:rPr>
              <w:t>.</w:t>
            </w:r>
          </w:p>
        </w:tc>
      </w:tr>
      <w:tr w:rsidR="004E2E46" w:rsidRPr="00D32437" w14:paraId="4CC28B4D" w14:textId="77777777" w:rsidTr="009656A1">
        <w:trPr>
          <w:trHeight w:val="20"/>
        </w:trPr>
        <w:tc>
          <w:tcPr>
            <w:tcW w:w="4962" w:type="dxa"/>
            <w:shd w:val="clear" w:color="auto" w:fill="auto"/>
            <w:vAlign w:val="center"/>
          </w:tcPr>
          <w:p w14:paraId="2553B9ED"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3</w:t>
            </w:r>
          </w:p>
        </w:tc>
        <w:tc>
          <w:tcPr>
            <w:tcW w:w="0" w:type="auto"/>
            <w:shd w:val="clear" w:color="auto" w:fill="auto"/>
          </w:tcPr>
          <w:p w14:paraId="181084C7"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13</w:t>
            </w:r>
          </w:p>
        </w:tc>
      </w:tr>
      <w:tr w:rsidR="004E2E46" w:rsidRPr="00D32437" w14:paraId="623BD3E5" w14:textId="77777777" w:rsidTr="009656A1">
        <w:trPr>
          <w:trHeight w:val="20"/>
        </w:trPr>
        <w:tc>
          <w:tcPr>
            <w:tcW w:w="4962" w:type="dxa"/>
            <w:shd w:val="clear" w:color="auto" w:fill="auto"/>
            <w:vAlign w:val="center"/>
          </w:tcPr>
          <w:p w14:paraId="5E66EDF9" w14:textId="77777777" w:rsidR="004E2E46" w:rsidRPr="00260DC3" w:rsidRDefault="004E2E46" w:rsidP="009656A1">
            <w:pPr>
              <w:spacing w:after="0" w:line="240" w:lineRule="auto"/>
              <w:jc w:val="center"/>
              <w:rPr>
                <w:rFonts w:ascii="Arial" w:eastAsia="Times New Roman" w:hAnsi="Arial" w:cs="Arial"/>
                <w:b/>
                <w:bCs/>
                <w:color w:val="000000"/>
                <w:sz w:val="18"/>
                <w:szCs w:val="18"/>
                <w:lang w:val="nl-NL"/>
              </w:rPr>
            </w:pPr>
            <w:r w:rsidRPr="00260DC3">
              <w:rPr>
                <w:rFonts w:ascii="Arial" w:hAnsi="Arial" w:cs="Arial"/>
                <w:b/>
                <w:sz w:val="18"/>
                <w:szCs w:val="18"/>
                <w:lang w:val="nl-NL"/>
              </w:rPr>
              <w:t xml:space="preserve">Monitoring </w:t>
            </w:r>
            <w:r w:rsidRPr="00D32437">
              <w:rPr>
                <w:rFonts w:ascii="Arial" w:hAnsi="Arial" w:cs="Arial"/>
                <w:b/>
                <w:sz w:val="18"/>
                <w:szCs w:val="18"/>
                <w:lang w:val="id-ID"/>
              </w:rPr>
              <w:t>d</w:t>
            </w:r>
            <w:r w:rsidRPr="00260DC3">
              <w:rPr>
                <w:rFonts w:ascii="Arial" w:hAnsi="Arial" w:cs="Arial"/>
                <w:b/>
                <w:sz w:val="18"/>
                <w:szCs w:val="18"/>
                <w:lang w:val="nl-NL"/>
              </w:rPr>
              <w:t>an Evaluasi Pelaksanaan Perjanjian</w:t>
            </w:r>
          </w:p>
        </w:tc>
        <w:tc>
          <w:tcPr>
            <w:tcW w:w="0" w:type="auto"/>
            <w:shd w:val="clear" w:color="auto" w:fill="auto"/>
          </w:tcPr>
          <w:p w14:paraId="2DC463F7"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Monitoring and evaluation of implementation</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Agreement</w:t>
            </w:r>
          </w:p>
        </w:tc>
      </w:tr>
      <w:tr w:rsidR="004E2E46" w:rsidRPr="00D32437" w14:paraId="6E11A0A0" w14:textId="77777777" w:rsidTr="009656A1">
        <w:trPr>
          <w:trHeight w:val="20"/>
        </w:trPr>
        <w:tc>
          <w:tcPr>
            <w:tcW w:w="4962" w:type="dxa"/>
            <w:shd w:val="clear" w:color="auto" w:fill="auto"/>
            <w:vAlign w:val="center"/>
          </w:tcPr>
          <w:p w14:paraId="2C3CD7E0"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tcPr>
          <w:p w14:paraId="3532847E"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48668DB" w14:textId="77777777" w:rsidTr="009656A1">
        <w:trPr>
          <w:trHeight w:val="20"/>
        </w:trPr>
        <w:tc>
          <w:tcPr>
            <w:tcW w:w="4962" w:type="dxa"/>
            <w:shd w:val="clear" w:color="auto" w:fill="auto"/>
            <w:vAlign w:val="center"/>
          </w:tcPr>
          <w:p w14:paraId="354C0593"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sz w:val="18"/>
                <w:szCs w:val="18"/>
              </w:rPr>
              <w:t xml:space="preserve">Monitoring </w:t>
            </w:r>
            <w:proofErr w:type="spellStart"/>
            <w:r w:rsidRPr="00D32437">
              <w:rPr>
                <w:rFonts w:ascii="Arial" w:hAnsi="Arial" w:cs="Arial"/>
                <w:sz w:val="18"/>
                <w:szCs w:val="18"/>
              </w:rPr>
              <w:t>terhadap</w:t>
            </w:r>
            <w:proofErr w:type="spellEnd"/>
            <w:r w:rsidRPr="00D32437">
              <w:rPr>
                <w:rFonts w:ascii="Arial" w:hAnsi="Arial" w:cs="Arial"/>
                <w:sz w:val="18"/>
                <w:szCs w:val="18"/>
              </w:rPr>
              <w:t xml:space="preserve"> </w:t>
            </w:r>
            <w:proofErr w:type="spellStart"/>
            <w:r w:rsidRPr="00D32437">
              <w:rPr>
                <w:rFonts w:ascii="Arial" w:hAnsi="Arial" w:cs="Arial"/>
                <w:sz w:val="18"/>
                <w:szCs w:val="18"/>
              </w:rPr>
              <w:t>ketepatan</w:t>
            </w:r>
            <w:proofErr w:type="spellEnd"/>
            <w:r w:rsidRPr="00D32437">
              <w:rPr>
                <w:rFonts w:ascii="Arial" w:hAnsi="Arial" w:cs="Arial"/>
                <w:sz w:val="18"/>
                <w:szCs w:val="18"/>
              </w:rPr>
              <w:t xml:space="preserve"> dan </w:t>
            </w:r>
            <w:proofErr w:type="spellStart"/>
            <w:r w:rsidRPr="00D32437">
              <w:rPr>
                <w:rFonts w:ascii="Arial" w:hAnsi="Arial" w:cs="Arial"/>
                <w:sz w:val="18"/>
                <w:szCs w:val="18"/>
              </w:rPr>
              <w:t>kesesuaian</w:t>
            </w:r>
            <w:proofErr w:type="spellEnd"/>
            <w:r w:rsidRPr="00D32437">
              <w:rPr>
                <w:rFonts w:ascii="Arial" w:hAnsi="Arial" w:cs="Arial"/>
                <w:sz w:val="18"/>
                <w:szCs w:val="18"/>
              </w:rPr>
              <w:t xml:space="preserve"> </w:t>
            </w:r>
            <w:proofErr w:type="spellStart"/>
            <w:r w:rsidRPr="00D32437">
              <w:rPr>
                <w:rFonts w:ascii="Arial" w:hAnsi="Arial" w:cs="Arial"/>
                <w:sz w:val="18"/>
                <w:szCs w:val="18"/>
              </w:rPr>
              <w:t>pemenuhan</w:t>
            </w:r>
            <w:proofErr w:type="spellEnd"/>
            <w:r w:rsidRPr="00D32437">
              <w:rPr>
                <w:rFonts w:ascii="Arial" w:hAnsi="Arial" w:cs="Arial"/>
                <w:sz w:val="18"/>
                <w:szCs w:val="18"/>
              </w:rPr>
              <w:t xml:space="preserve"> </w:t>
            </w:r>
            <w:proofErr w:type="spellStart"/>
            <w:r w:rsidRPr="00D32437">
              <w:rPr>
                <w:rFonts w:ascii="Arial" w:hAnsi="Arial" w:cs="Arial"/>
                <w:sz w:val="18"/>
                <w:szCs w:val="18"/>
              </w:rPr>
              <w:t>hak</w:t>
            </w:r>
            <w:proofErr w:type="spellEnd"/>
            <w:r w:rsidRPr="00D32437">
              <w:rPr>
                <w:rFonts w:ascii="Arial" w:hAnsi="Arial" w:cs="Arial"/>
                <w:sz w:val="18"/>
                <w:szCs w:val="18"/>
              </w:rPr>
              <w:t xml:space="preserve"> dan </w:t>
            </w:r>
            <w:proofErr w:type="spellStart"/>
            <w:r w:rsidRPr="00D32437">
              <w:rPr>
                <w:rFonts w:ascii="Arial" w:hAnsi="Arial" w:cs="Arial"/>
                <w:sz w:val="18"/>
                <w:szCs w:val="18"/>
              </w:rPr>
              <w:t>kewajiban</w:t>
            </w:r>
            <w:proofErr w:type="spellEnd"/>
            <w:r w:rsidRPr="00D32437">
              <w:rPr>
                <w:rFonts w:ascii="Arial" w:hAnsi="Arial" w:cs="Arial"/>
                <w:sz w:val="18"/>
                <w:szCs w:val="18"/>
              </w:rPr>
              <w:t xml:space="preserve">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dilakukan</w:t>
            </w:r>
            <w:proofErr w:type="spellEnd"/>
            <w:r w:rsidRPr="00D32437">
              <w:rPr>
                <w:rFonts w:ascii="Arial" w:hAnsi="Arial" w:cs="Arial"/>
                <w:sz w:val="18"/>
                <w:szCs w:val="18"/>
              </w:rPr>
              <w:t xml:space="preserve"> oleh </w:t>
            </w:r>
            <w:proofErr w:type="spellStart"/>
            <w:r w:rsidRPr="00D32437">
              <w:rPr>
                <w:rFonts w:ascii="Arial" w:hAnsi="Arial" w:cs="Arial"/>
                <w:sz w:val="18"/>
                <w:szCs w:val="18"/>
              </w:rPr>
              <w:t>bidang</w:t>
            </w:r>
            <w:proofErr w:type="spellEnd"/>
            <w:r w:rsidRPr="00D32437">
              <w:rPr>
                <w:rFonts w:ascii="Arial" w:hAnsi="Arial" w:cs="Arial"/>
                <w:sz w:val="18"/>
                <w:szCs w:val="18"/>
              </w:rPr>
              <w:t xml:space="preserve">/unit </w:t>
            </w:r>
            <w:proofErr w:type="spellStart"/>
            <w:r w:rsidRPr="00D32437">
              <w:rPr>
                <w:rFonts w:ascii="Arial" w:hAnsi="Arial" w:cs="Arial"/>
                <w:sz w:val="18"/>
                <w:szCs w:val="18"/>
              </w:rPr>
              <w:t>terkait</w:t>
            </w:r>
            <w:proofErr w:type="spellEnd"/>
            <w:r w:rsidRPr="00D32437">
              <w:rPr>
                <w:rFonts w:ascii="Arial" w:hAnsi="Arial" w:cs="Arial"/>
                <w:sz w:val="18"/>
                <w:szCs w:val="18"/>
              </w:rPr>
              <w:t xml:space="preserve"> yang </w:t>
            </w:r>
            <w:proofErr w:type="spellStart"/>
            <w:r w:rsidRPr="00D32437">
              <w:rPr>
                <w:rFonts w:ascii="Arial" w:hAnsi="Arial" w:cs="Arial"/>
                <w:sz w:val="18"/>
                <w:szCs w:val="18"/>
              </w:rPr>
              <w:t>ada</w:t>
            </w:r>
            <w:proofErr w:type="spellEnd"/>
            <w:r w:rsidRPr="00D32437">
              <w:rPr>
                <w:rFonts w:ascii="Arial" w:hAnsi="Arial" w:cs="Arial"/>
                <w:sz w:val="18"/>
                <w:szCs w:val="18"/>
              </w:rPr>
              <w:t xml:space="preserve"> di </w:t>
            </w:r>
            <w:r w:rsidRPr="00D32437">
              <w:rPr>
                <w:rFonts w:ascii="Arial" w:hAnsi="Arial" w:cs="Arial"/>
                <w:b/>
                <w:sz w:val="18"/>
                <w:szCs w:val="18"/>
              </w:rPr>
              <w:t>PIHAK PERTAMA</w:t>
            </w:r>
            <w:r w:rsidRPr="00D32437">
              <w:rPr>
                <w:rFonts w:ascii="Arial" w:hAnsi="Arial" w:cs="Arial"/>
                <w:sz w:val="18"/>
                <w:szCs w:val="18"/>
              </w:rPr>
              <w:t xml:space="preserve"> dan </w:t>
            </w:r>
            <w:r w:rsidRPr="00D32437">
              <w:rPr>
                <w:rFonts w:ascii="Arial" w:hAnsi="Arial" w:cs="Arial"/>
                <w:b/>
                <w:sz w:val="18"/>
                <w:szCs w:val="18"/>
              </w:rPr>
              <w:t>PIHAK KEDUA</w:t>
            </w:r>
            <w:r w:rsidRPr="00D32437">
              <w:rPr>
                <w:rFonts w:ascii="Arial" w:hAnsi="Arial" w:cs="Arial"/>
                <w:sz w:val="18"/>
                <w:szCs w:val="18"/>
              </w:rPr>
              <w:t>;</w:t>
            </w:r>
          </w:p>
        </w:tc>
        <w:tc>
          <w:tcPr>
            <w:tcW w:w="0" w:type="auto"/>
            <w:shd w:val="clear" w:color="auto" w:fill="auto"/>
          </w:tcPr>
          <w:p w14:paraId="407E9E29"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Monitoring of the precision and conformity of the rights and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is carried out by the related fields / units o</w:t>
            </w:r>
            <w:r>
              <w:rPr>
                <w:rFonts w:ascii="Arial" w:eastAsia="Times New Roman" w:hAnsi="Arial" w:cs="Arial"/>
                <w:color w:val="000000"/>
                <w:sz w:val="18"/>
                <w:szCs w:val="18"/>
              </w:rPr>
              <w:t>f</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AND SECOND PARTIES</w:t>
            </w:r>
            <w:r w:rsidRPr="00D32437">
              <w:rPr>
                <w:rFonts w:ascii="Arial" w:eastAsia="Times New Roman" w:hAnsi="Arial" w:cs="Arial"/>
                <w:color w:val="000000"/>
                <w:sz w:val="18"/>
                <w:szCs w:val="18"/>
              </w:rPr>
              <w:t>;</w:t>
            </w:r>
          </w:p>
        </w:tc>
      </w:tr>
      <w:tr w:rsidR="004E2E46" w:rsidRPr="00D32437" w14:paraId="07D94E6E" w14:textId="77777777" w:rsidTr="009656A1">
        <w:trPr>
          <w:trHeight w:val="20"/>
        </w:trPr>
        <w:tc>
          <w:tcPr>
            <w:tcW w:w="4962" w:type="dxa"/>
            <w:shd w:val="clear" w:color="auto" w:fill="auto"/>
            <w:vAlign w:val="center"/>
          </w:tcPr>
          <w:p w14:paraId="43716ADB"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Evaluasi</w:t>
            </w:r>
            <w:proofErr w:type="spellEnd"/>
            <w:r w:rsidRPr="00D32437">
              <w:rPr>
                <w:rFonts w:ascii="Arial" w:hAnsi="Arial" w:cs="Arial"/>
                <w:sz w:val="18"/>
                <w:szCs w:val="18"/>
              </w:rPr>
              <w:t xml:space="preserve"> </w:t>
            </w:r>
            <w:proofErr w:type="spellStart"/>
            <w:r w:rsidRPr="00D32437">
              <w:rPr>
                <w:rFonts w:ascii="Arial" w:hAnsi="Arial" w:cs="Arial"/>
                <w:sz w:val="18"/>
                <w:szCs w:val="18"/>
              </w:rPr>
              <w:t>hasil</w:t>
            </w:r>
            <w:proofErr w:type="spellEnd"/>
            <w:r w:rsidRPr="00D32437">
              <w:rPr>
                <w:rFonts w:ascii="Arial" w:hAnsi="Arial" w:cs="Arial"/>
                <w:sz w:val="18"/>
                <w:szCs w:val="18"/>
              </w:rPr>
              <w:t xml:space="preserve"> </w:t>
            </w:r>
            <w:proofErr w:type="spellStart"/>
            <w:r w:rsidRPr="00D32437">
              <w:rPr>
                <w:rFonts w:ascii="Arial" w:hAnsi="Arial" w:cs="Arial"/>
                <w:sz w:val="18"/>
                <w:szCs w:val="18"/>
              </w:rPr>
              <w:t>kerjasama</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dilakukan</w:t>
            </w:r>
            <w:proofErr w:type="spellEnd"/>
            <w:r w:rsidRPr="00D32437">
              <w:rPr>
                <w:rFonts w:ascii="Arial" w:hAnsi="Arial" w:cs="Arial"/>
                <w:sz w:val="18"/>
                <w:szCs w:val="18"/>
              </w:rPr>
              <w:t xml:space="preserve"> oleh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secara</w:t>
            </w:r>
            <w:proofErr w:type="spellEnd"/>
            <w:r w:rsidRPr="00D32437">
              <w:rPr>
                <w:rFonts w:ascii="Arial" w:hAnsi="Arial" w:cs="Arial"/>
                <w:sz w:val="18"/>
                <w:szCs w:val="18"/>
              </w:rPr>
              <w:t xml:space="preserve"> </w:t>
            </w:r>
            <w:proofErr w:type="spellStart"/>
            <w:r w:rsidRPr="00D32437">
              <w:rPr>
                <w:rFonts w:ascii="Arial" w:hAnsi="Arial" w:cs="Arial"/>
                <w:sz w:val="18"/>
                <w:szCs w:val="18"/>
              </w:rPr>
              <w:t>berkala</w:t>
            </w:r>
            <w:proofErr w:type="spellEnd"/>
            <w:r w:rsidRPr="00D32437">
              <w:rPr>
                <w:rFonts w:ascii="Arial" w:hAnsi="Arial" w:cs="Arial"/>
                <w:sz w:val="18"/>
                <w:szCs w:val="18"/>
              </w:rPr>
              <w:t xml:space="preserve"> </w:t>
            </w:r>
            <w:proofErr w:type="spellStart"/>
            <w:r w:rsidRPr="00D32437">
              <w:rPr>
                <w:rFonts w:ascii="Arial" w:hAnsi="Arial" w:cs="Arial"/>
                <w:sz w:val="18"/>
                <w:szCs w:val="18"/>
              </w:rPr>
              <w:t>sebelum</w:t>
            </w:r>
            <w:proofErr w:type="spellEnd"/>
            <w:r w:rsidRPr="00D32437">
              <w:rPr>
                <w:rFonts w:ascii="Arial" w:hAnsi="Arial" w:cs="Arial"/>
                <w:sz w:val="18"/>
                <w:szCs w:val="18"/>
              </w:rPr>
              <w:t xml:space="preserve"> masa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berakhir</w:t>
            </w:r>
            <w:proofErr w:type="spellEnd"/>
            <w:r w:rsidRPr="00D32437">
              <w:rPr>
                <w:rFonts w:ascii="Arial" w:hAnsi="Arial" w:cs="Arial"/>
                <w:sz w:val="18"/>
                <w:szCs w:val="18"/>
              </w:rPr>
              <w:t>;</w:t>
            </w:r>
          </w:p>
        </w:tc>
        <w:tc>
          <w:tcPr>
            <w:tcW w:w="0" w:type="auto"/>
            <w:shd w:val="clear" w:color="auto" w:fill="auto"/>
          </w:tcPr>
          <w:p w14:paraId="711D3078"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Pr>
                <w:rFonts w:ascii="Arial" w:eastAsia="Times New Roman" w:hAnsi="Arial" w:cs="Arial"/>
                <w:color w:val="000000"/>
                <w:sz w:val="18"/>
                <w:szCs w:val="18"/>
              </w:rPr>
              <w:t>The evaluation of t</w:t>
            </w:r>
            <w:r w:rsidRPr="00D32437">
              <w:rPr>
                <w:rFonts w:ascii="Arial" w:eastAsia="Times New Roman" w:hAnsi="Arial" w:cs="Arial"/>
                <w:color w:val="000000"/>
                <w:sz w:val="18"/>
                <w:szCs w:val="18"/>
              </w:rPr>
              <w:t xml:space="preserve">his cooperation evaluation can be performed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periodically before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period of Agreement this ends;</w:t>
            </w:r>
          </w:p>
        </w:tc>
      </w:tr>
      <w:tr w:rsidR="004E2E46" w:rsidRPr="00D32437" w14:paraId="243350FE" w14:textId="77777777" w:rsidTr="009656A1">
        <w:trPr>
          <w:trHeight w:val="20"/>
        </w:trPr>
        <w:tc>
          <w:tcPr>
            <w:tcW w:w="4962" w:type="dxa"/>
            <w:shd w:val="clear" w:color="auto" w:fill="auto"/>
            <w:vAlign w:val="center"/>
          </w:tcPr>
          <w:p w14:paraId="36A2758E"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Apabila</w:t>
            </w:r>
            <w:proofErr w:type="spellEnd"/>
            <w:r w:rsidRPr="00D32437">
              <w:rPr>
                <w:rFonts w:ascii="Arial" w:hAnsi="Arial" w:cs="Arial"/>
                <w:sz w:val="18"/>
                <w:szCs w:val="18"/>
              </w:rPr>
              <w:t xml:space="preserve"> </w:t>
            </w:r>
            <w:proofErr w:type="spellStart"/>
            <w:r w:rsidRPr="00D32437">
              <w:rPr>
                <w:rFonts w:ascii="Arial" w:hAnsi="Arial" w:cs="Arial"/>
                <w:sz w:val="18"/>
                <w:szCs w:val="18"/>
              </w:rPr>
              <w:t>ada</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yang </w:t>
            </w:r>
            <w:proofErr w:type="spellStart"/>
            <w:r w:rsidRPr="00D32437">
              <w:rPr>
                <w:rFonts w:ascii="Arial" w:hAnsi="Arial" w:cs="Arial"/>
                <w:sz w:val="18"/>
                <w:szCs w:val="18"/>
              </w:rPr>
              <w:t>tidak</w:t>
            </w:r>
            <w:proofErr w:type="spellEnd"/>
            <w:r w:rsidRPr="00D32437">
              <w:rPr>
                <w:rFonts w:ascii="Arial" w:hAnsi="Arial" w:cs="Arial"/>
                <w:sz w:val="18"/>
                <w:szCs w:val="18"/>
              </w:rPr>
              <w:t xml:space="preserve"> </w:t>
            </w:r>
            <w:proofErr w:type="spellStart"/>
            <w:r w:rsidRPr="00D32437">
              <w:rPr>
                <w:rFonts w:ascii="Arial" w:hAnsi="Arial" w:cs="Arial"/>
                <w:sz w:val="18"/>
                <w:szCs w:val="18"/>
              </w:rPr>
              <w:t>tepat</w:t>
            </w:r>
            <w:proofErr w:type="spellEnd"/>
            <w:r w:rsidRPr="00D32437">
              <w:rPr>
                <w:rFonts w:ascii="Arial" w:hAnsi="Arial" w:cs="Arial"/>
                <w:sz w:val="18"/>
                <w:szCs w:val="18"/>
              </w:rPr>
              <w:t xml:space="preserve"> dan </w:t>
            </w:r>
            <w:proofErr w:type="spellStart"/>
            <w:r w:rsidRPr="00D32437">
              <w:rPr>
                <w:rFonts w:ascii="Arial" w:hAnsi="Arial" w:cs="Arial"/>
                <w:sz w:val="18"/>
                <w:szCs w:val="18"/>
              </w:rPr>
              <w:t>tidak</w:t>
            </w:r>
            <w:proofErr w:type="spellEnd"/>
            <w:r w:rsidRPr="00D32437">
              <w:rPr>
                <w:rFonts w:ascii="Arial" w:hAnsi="Arial" w:cs="Arial"/>
                <w:sz w:val="18"/>
                <w:szCs w:val="18"/>
              </w:rPr>
              <w:t xml:space="preserve"> </w:t>
            </w:r>
            <w:proofErr w:type="spellStart"/>
            <w:r w:rsidRPr="00D32437">
              <w:rPr>
                <w:rFonts w:ascii="Arial" w:hAnsi="Arial" w:cs="Arial"/>
                <w:sz w:val="18"/>
                <w:szCs w:val="18"/>
              </w:rPr>
              <w:t>sesuai</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maka</w:t>
            </w:r>
            <w:proofErr w:type="spellEnd"/>
            <w:r w:rsidRPr="00D32437">
              <w:rPr>
                <w:rFonts w:ascii="Arial" w:hAnsi="Arial" w:cs="Arial"/>
                <w:sz w:val="18"/>
                <w:szCs w:val="18"/>
              </w:rPr>
              <w:t xml:space="preserve">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melakukan</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secara</w:t>
            </w:r>
            <w:proofErr w:type="spellEnd"/>
            <w:r w:rsidRPr="00D32437">
              <w:rPr>
                <w:rFonts w:ascii="Arial" w:hAnsi="Arial" w:cs="Arial"/>
                <w:sz w:val="18"/>
                <w:szCs w:val="18"/>
              </w:rPr>
              <w:t xml:space="preserve"> </w:t>
            </w:r>
            <w:proofErr w:type="spellStart"/>
            <w:r w:rsidRPr="00D32437">
              <w:rPr>
                <w:rFonts w:ascii="Arial" w:hAnsi="Arial" w:cs="Arial"/>
                <w:sz w:val="18"/>
                <w:szCs w:val="18"/>
              </w:rPr>
              <w:t>tertulis</w:t>
            </w:r>
            <w:proofErr w:type="spellEnd"/>
            <w:r w:rsidRPr="00D32437">
              <w:rPr>
                <w:rFonts w:ascii="Arial" w:hAnsi="Arial" w:cs="Arial"/>
                <w:sz w:val="18"/>
                <w:szCs w:val="18"/>
              </w:rPr>
              <w:t xml:space="preserve"> </w:t>
            </w:r>
            <w:proofErr w:type="spellStart"/>
            <w:r w:rsidRPr="00D32437">
              <w:rPr>
                <w:rFonts w:ascii="Arial" w:hAnsi="Arial" w:cs="Arial"/>
                <w:sz w:val="18"/>
                <w:szCs w:val="18"/>
              </w:rPr>
              <w:t>satu</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lainnya</w:t>
            </w:r>
            <w:proofErr w:type="spellEnd"/>
            <w:r w:rsidRPr="00D32437">
              <w:rPr>
                <w:rFonts w:ascii="Arial" w:hAnsi="Arial" w:cs="Arial"/>
                <w:sz w:val="18"/>
                <w:szCs w:val="18"/>
              </w:rPr>
              <w:t>;</w:t>
            </w:r>
          </w:p>
        </w:tc>
        <w:tc>
          <w:tcPr>
            <w:tcW w:w="0" w:type="auto"/>
            <w:shd w:val="clear" w:color="auto" w:fill="auto"/>
          </w:tcPr>
          <w:p w14:paraId="118486C8"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a service is incorrect and does not match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Then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can write one with another.</w:t>
            </w:r>
          </w:p>
        </w:tc>
      </w:tr>
      <w:tr w:rsidR="004E2E46" w:rsidRPr="00D32437" w14:paraId="79405586" w14:textId="77777777" w:rsidTr="009656A1">
        <w:trPr>
          <w:trHeight w:val="20"/>
        </w:trPr>
        <w:tc>
          <w:tcPr>
            <w:tcW w:w="4962" w:type="dxa"/>
            <w:shd w:val="clear" w:color="auto" w:fill="auto"/>
            <w:vAlign w:val="center"/>
          </w:tcPr>
          <w:p w14:paraId="5FB6EBCD"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Apabila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proofErr w:type="spellStart"/>
            <w:r w:rsidRPr="00D32437">
              <w:rPr>
                <w:rFonts w:ascii="Arial" w:hAnsi="Arial" w:cs="Arial"/>
                <w:sz w:val="18"/>
                <w:szCs w:val="18"/>
              </w:rPr>
              <w:t>surat</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Pr="00D32437">
              <w:rPr>
                <w:rFonts w:ascii="Arial" w:hAnsi="Arial" w:cs="Arial"/>
                <w:sz w:val="18"/>
                <w:szCs w:val="18"/>
              </w:rPr>
              <w:t>hingga</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ketiga</w:t>
            </w:r>
            <w:proofErr w:type="spellEnd"/>
            <w:r w:rsidRPr="00D32437">
              <w:rPr>
                <w:rFonts w:ascii="Arial" w:hAnsi="Arial" w:cs="Arial"/>
                <w:sz w:val="18"/>
                <w:szCs w:val="18"/>
              </w:rPr>
              <w:t xml:space="preserve"> </w:t>
            </w:r>
            <w:proofErr w:type="spellStart"/>
            <w:r w:rsidRPr="00D32437">
              <w:rPr>
                <w:rFonts w:ascii="Arial" w:hAnsi="Arial" w:cs="Arial"/>
                <w:sz w:val="18"/>
                <w:szCs w:val="18"/>
              </w:rPr>
              <w:t>belum</w:t>
            </w:r>
            <w:proofErr w:type="spellEnd"/>
            <w:r w:rsidRPr="00D32437">
              <w:rPr>
                <w:rFonts w:ascii="Arial" w:hAnsi="Arial" w:cs="Arial"/>
                <w:sz w:val="18"/>
                <w:szCs w:val="18"/>
              </w:rPr>
              <w:t xml:space="preserve"> </w:t>
            </w:r>
            <w:proofErr w:type="spellStart"/>
            <w:r w:rsidRPr="00D32437">
              <w:rPr>
                <w:rFonts w:ascii="Arial" w:hAnsi="Arial" w:cs="Arial"/>
                <w:sz w:val="18"/>
                <w:szCs w:val="18"/>
              </w:rPr>
              <w:t>ada</w:t>
            </w:r>
            <w:proofErr w:type="spellEnd"/>
            <w:r w:rsidRPr="00D32437">
              <w:rPr>
                <w:rFonts w:ascii="Arial" w:hAnsi="Arial" w:cs="Arial"/>
                <w:sz w:val="18"/>
                <w:szCs w:val="18"/>
              </w:rPr>
              <w:t xml:space="preserve"> </w:t>
            </w:r>
            <w:proofErr w:type="spellStart"/>
            <w:r w:rsidRPr="00D32437">
              <w:rPr>
                <w:rFonts w:ascii="Arial" w:hAnsi="Arial" w:cs="Arial"/>
                <w:sz w:val="18"/>
                <w:szCs w:val="18"/>
              </w:rPr>
              <w:t>perubahan</w:t>
            </w:r>
            <w:proofErr w:type="spellEnd"/>
            <w:r w:rsidRPr="00D32437">
              <w:rPr>
                <w:rFonts w:ascii="Arial" w:hAnsi="Arial" w:cs="Arial"/>
                <w:sz w:val="18"/>
                <w:szCs w:val="18"/>
              </w:rPr>
              <w:t xml:space="preserve"> </w:t>
            </w:r>
            <w:proofErr w:type="spellStart"/>
            <w:r w:rsidRPr="00D32437">
              <w:rPr>
                <w:rFonts w:ascii="Arial" w:hAnsi="Arial" w:cs="Arial"/>
                <w:sz w:val="18"/>
                <w:szCs w:val="18"/>
              </w:rPr>
              <w:t>terkait</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proofErr w:type="spellStart"/>
            <w:r w:rsidRPr="00D32437">
              <w:rPr>
                <w:rFonts w:ascii="Arial" w:hAnsi="Arial" w:cs="Arial"/>
                <w:sz w:val="18"/>
                <w:szCs w:val="18"/>
              </w:rPr>
              <w:t>pihak</w:t>
            </w:r>
            <w:proofErr w:type="spellEnd"/>
            <w:r w:rsidRPr="00D32437">
              <w:rPr>
                <w:rFonts w:ascii="Arial" w:hAnsi="Arial" w:cs="Arial"/>
                <w:sz w:val="18"/>
                <w:szCs w:val="18"/>
              </w:rPr>
              <w:t xml:space="preserve"> yang </w:t>
            </w:r>
            <w:proofErr w:type="spellStart"/>
            <w:r w:rsidRPr="00D32437">
              <w:rPr>
                <w:rFonts w:ascii="Arial" w:hAnsi="Arial" w:cs="Arial"/>
                <w:sz w:val="18"/>
                <w:szCs w:val="18"/>
              </w:rPr>
              <w:t>dikeluhkan</w:t>
            </w:r>
            <w:proofErr w:type="spellEnd"/>
            <w:r w:rsidRPr="00D32437">
              <w:rPr>
                <w:rFonts w:ascii="Arial" w:hAnsi="Arial" w:cs="Arial"/>
                <w:sz w:val="18"/>
                <w:szCs w:val="18"/>
              </w:rPr>
              <w:t xml:space="preserve">, </w:t>
            </w:r>
            <w:proofErr w:type="spellStart"/>
            <w:r w:rsidRPr="00D32437">
              <w:rPr>
                <w:rFonts w:ascii="Arial" w:hAnsi="Arial" w:cs="Arial"/>
                <w:sz w:val="18"/>
                <w:szCs w:val="18"/>
              </w:rPr>
              <w:t>maka</w:t>
            </w:r>
            <w:proofErr w:type="spellEnd"/>
            <w:r w:rsidRPr="00D32437">
              <w:rPr>
                <w:rFonts w:ascii="Arial" w:hAnsi="Arial" w:cs="Arial"/>
                <w:sz w:val="18"/>
                <w:szCs w:val="18"/>
              </w:rPr>
              <w:t xml:space="preserve"> </w:t>
            </w:r>
            <w:proofErr w:type="spellStart"/>
            <w:r w:rsidRPr="00260DC3">
              <w:rPr>
                <w:rFonts w:ascii="Arial" w:hAnsi="Arial" w:cs="Arial"/>
                <w:bCs/>
                <w:sz w:val="18"/>
                <w:szCs w:val="18"/>
                <w:shd w:val="clear" w:color="auto" w:fill="FFFFFF"/>
              </w:rPr>
              <w:t>pihak</w:t>
            </w:r>
            <w:proofErr w:type="spellEnd"/>
            <w:r w:rsidRPr="00D32437">
              <w:rPr>
                <w:rFonts w:ascii="Arial" w:hAnsi="Arial" w:cs="Arial"/>
                <w:sz w:val="18"/>
                <w:szCs w:val="18"/>
              </w:rPr>
              <w:t xml:space="preserve"> yang </w:t>
            </w:r>
            <w:proofErr w:type="spellStart"/>
            <w:r w:rsidRPr="00D32437">
              <w:rPr>
                <w:rFonts w:ascii="Arial" w:hAnsi="Arial" w:cs="Arial"/>
                <w:sz w:val="18"/>
                <w:szCs w:val="18"/>
              </w:rPr>
              <w:t>berkeberatan</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mengakhiri</w:t>
            </w:r>
            <w:proofErr w:type="spellEnd"/>
            <w:r w:rsidRPr="00D32437">
              <w:rPr>
                <w:rFonts w:ascii="Arial" w:hAnsi="Arial" w:cs="Arial"/>
                <w:sz w:val="18"/>
                <w:szCs w:val="18"/>
              </w:rPr>
              <w:t xml:space="preserve">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cara</w:t>
            </w:r>
            <w:proofErr w:type="spellEnd"/>
            <w:r w:rsidRPr="00D32437">
              <w:rPr>
                <w:rFonts w:ascii="Arial" w:hAnsi="Arial" w:cs="Arial"/>
                <w:sz w:val="18"/>
                <w:szCs w:val="18"/>
              </w:rPr>
              <w:t xml:space="preserve"> </w:t>
            </w:r>
            <w:proofErr w:type="spellStart"/>
            <w:r w:rsidRPr="00D32437">
              <w:rPr>
                <w:rFonts w:ascii="Arial" w:hAnsi="Arial" w:cs="Arial"/>
                <w:sz w:val="18"/>
                <w:szCs w:val="18"/>
              </w:rPr>
              <w:t>sepihak</w:t>
            </w:r>
            <w:proofErr w:type="spellEnd"/>
            <w:r w:rsidRPr="00D32437">
              <w:rPr>
                <w:rFonts w:ascii="Arial" w:hAnsi="Arial" w:cs="Arial"/>
                <w:sz w:val="18"/>
                <w:szCs w:val="18"/>
              </w:rPr>
              <w:t xml:space="preserve"> </w:t>
            </w:r>
            <w:proofErr w:type="spellStart"/>
            <w:r w:rsidRPr="00D32437">
              <w:rPr>
                <w:rFonts w:ascii="Arial" w:hAnsi="Arial" w:cs="Arial"/>
                <w:sz w:val="18"/>
                <w:szCs w:val="18"/>
              </w:rPr>
              <w:t>sebelum</w:t>
            </w:r>
            <w:proofErr w:type="spellEnd"/>
            <w:r w:rsidRPr="00D32437">
              <w:rPr>
                <w:rFonts w:ascii="Arial" w:hAnsi="Arial" w:cs="Arial"/>
                <w:sz w:val="18"/>
                <w:szCs w:val="18"/>
              </w:rPr>
              <w:t xml:space="preserve"> masa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berakhir</w:t>
            </w:r>
            <w:proofErr w:type="spellEnd"/>
            <w:r w:rsidRPr="00D32437">
              <w:rPr>
                <w:rFonts w:ascii="Arial" w:hAnsi="Arial" w:cs="Arial"/>
                <w:sz w:val="18"/>
                <w:szCs w:val="18"/>
              </w:rPr>
              <w:t>;</w:t>
            </w:r>
          </w:p>
        </w:tc>
        <w:tc>
          <w:tcPr>
            <w:tcW w:w="0" w:type="auto"/>
            <w:shd w:val="clear" w:color="auto" w:fill="auto"/>
          </w:tcPr>
          <w:p w14:paraId="0780F4E9"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from the first notification letter to the third notification there has not been a change in the service of the complained party, then those who object can end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in a unilateral way before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ends;</w:t>
            </w:r>
          </w:p>
        </w:tc>
      </w:tr>
      <w:tr w:rsidR="004E2E46" w:rsidRPr="00D32437" w14:paraId="31DBC298" w14:textId="77777777" w:rsidTr="009656A1">
        <w:trPr>
          <w:trHeight w:val="20"/>
        </w:trPr>
        <w:tc>
          <w:tcPr>
            <w:tcW w:w="4962" w:type="dxa"/>
            <w:shd w:val="clear" w:color="auto" w:fill="auto"/>
            <w:vAlign w:val="center"/>
          </w:tcPr>
          <w:p w14:paraId="341DEF70" w14:textId="77777777" w:rsidR="004E2E46" w:rsidRPr="00D32437" w:rsidRDefault="004E2E46" w:rsidP="009656A1">
            <w:pPr>
              <w:spacing w:after="0" w:line="240" w:lineRule="auto"/>
              <w:rPr>
                <w:rFonts w:ascii="Arial" w:eastAsia="Times New Roman" w:hAnsi="Arial" w:cs="Arial"/>
                <w:b/>
                <w:bCs/>
                <w:color w:val="000000"/>
                <w:sz w:val="18"/>
                <w:szCs w:val="18"/>
              </w:rPr>
            </w:pPr>
          </w:p>
        </w:tc>
        <w:tc>
          <w:tcPr>
            <w:tcW w:w="0" w:type="auto"/>
            <w:shd w:val="clear" w:color="auto" w:fill="auto"/>
          </w:tcPr>
          <w:p w14:paraId="7B777BF8"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38CECA5" w14:textId="77777777" w:rsidTr="009656A1">
        <w:trPr>
          <w:trHeight w:val="20"/>
        </w:trPr>
        <w:tc>
          <w:tcPr>
            <w:tcW w:w="4962" w:type="dxa"/>
            <w:shd w:val="clear" w:color="auto" w:fill="auto"/>
            <w:vAlign w:val="center"/>
            <w:hideMark/>
          </w:tcPr>
          <w:p w14:paraId="56C51177"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4</w:t>
            </w:r>
          </w:p>
        </w:tc>
        <w:tc>
          <w:tcPr>
            <w:tcW w:w="0" w:type="auto"/>
            <w:shd w:val="clear" w:color="auto" w:fill="auto"/>
            <w:hideMark/>
          </w:tcPr>
          <w:p w14:paraId="613BF0AC" w14:textId="77777777" w:rsidR="004E2E46" w:rsidRPr="00D32437" w:rsidRDefault="004E2E46" w:rsidP="009656A1">
            <w:pPr>
              <w:spacing w:after="0" w:line="240" w:lineRule="auto"/>
              <w:jc w:val="center"/>
              <w:rPr>
                <w:rFonts w:ascii="Arial" w:eastAsia="Times New Roman" w:hAnsi="Arial" w:cs="Arial"/>
                <w:sz w:val="18"/>
                <w:szCs w:val="18"/>
                <w:lang w:val="id-ID"/>
              </w:rPr>
            </w:pPr>
            <w:r w:rsidRPr="00D32437">
              <w:rPr>
                <w:rFonts w:ascii="Arial" w:eastAsia="Times New Roman" w:hAnsi="Arial" w:cs="Arial"/>
                <w:b/>
                <w:bCs/>
                <w:color w:val="000000"/>
                <w:sz w:val="18"/>
                <w:szCs w:val="18"/>
              </w:rPr>
              <w:t>Article 1</w:t>
            </w:r>
            <w:r w:rsidRPr="00D32437">
              <w:rPr>
                <w:rFonts w:ascii="Arial" w:eastAsia="Times New Roman" w:hAnsi="Arial" w:cs="Arial"/>
                <w:b/>
                <w:bCs/>
                <w:color w:val="000000"/>
                <w:sz w:val="18"/>
                <w:szCs w:val="18"/>
                <w:lang w:val="id-ID"/>
              </w:rPr>
              <w:t>4</w:t>
            </w:r>
          </w:p>
        </w:tc>
      </w:tr>
      <w:tr w:rsidR="004E2E46" w:rsidRPr="00D32437" w14:paraId="71C591DD" w14:textId="77777777" w:rsidTr="009656A1">
        <w:trPr>
          <w:trHeight w:val="20"/>
        </w:trPr>
        <w:tc>
          <w:tcPr>
            <w:tcW w:w="4962" w:type="dxa"/>
            <w:shd w:val="clear" w:color="auto" w:fill="auto"/>
            <w:vAlign w:val="center"/>
            <w:hideMark/>
          </w:tcPr>
          <w:p w14:paraId="605F60F0"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Keadaan</w:t>
            </w:r>
            <w:proofErr w:type="spellEnd"/>
            <w:r w:rsidRPr="00D32437">
              <w:rPr>
                <w:rFonts w:ascii="Arial" w:eastAsia="Times New Roman" w:hAnsi="Arial" w:cs="Arial"/>
                <w:b/>
                <w:bCs/>
                <w:color w:val="000000"/>
                <w:sz w:val="18"/>
                <w:szCs w:val="18"/>
              </w:rPr>
              <w:t xml:space="preserve"> Kahar</w:t>
            </w:r>
          </w:p>
        </w:tc>
        <w:tc>
          <w:tcPr>
            <w:tcW w:w="0" w:type="auto"/>
            <w:shd w:val="clear" w:color="auto" w:fill="auto"/>
            <w:hideMark/>
          </w:tcPr>
          <w:p w14:paraId="4616BFB6"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Force Majeure</w:t>
            </w:r>
          </w:p>
        </w:tc>
      </w:tr>
      <w:tr w:rsidR="004E2E46" w:rsidRPr="00D32437" w14:paraId="599C6A9B" w14:textId="77777777" w:rsidTr="009656A1">
        <w:trPr>
          <w:trHeight w:val="20"/>
        </w:trPr>
        <w:tc>
          <w:tcPr>
            <w:tcW w:w="4962" w:type="dxa"/>
            <w:shd w:val="clear" w:color="auto" w:fill="auto"/>
          </w:tcPr>
          <w:p w14:paraId="4379C8F1"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321E908E"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B8F1847" w14:textId="77777777" w:rsidTr="009656A1">
        <w:trPr>
          <w:trHeight w:val="20"/>
        </w:trPr>
        <w:tc>
          <w:tcPr>
            <w:tcW w:w="4962" w:type="dxa"/>
            <w:shd w:val="clear" w:color="auto" w:fill="auto"/>
            <w:hideMark/>
          </w:tcPr>
          <w:p w14:paraId="60B2A009" w14:textId="77777777" w:rsidR="004E2E46" w:rsidRPr="00D32437" w:rsidRDefault="004E2E46" w:rsidP="009656A1">
            <w:pPr>
              <w:pStyle w:val="ListParagraph"/>
              <w:numPr>
                <w:ilvl w:val="0"/>
                <w:numId w:val="35"/>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peristiwa</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tidak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terduga</w:t>
            </w:r>
            <w:proofErr w:type="spellEnd"/>
            <w:r>
              <w:rPr>
                <w:rFonts w:ascii="Arial" w:eastAsia="Times New Roman" w:hAnsi="Arial" w:cs="Arial"/>
                <w:color w:val="000000"/>
                <w:sz w:val="18"/>
                <w:szCs w:val="18"/>
              </w:rPr>
              <w:t xml:space="preserve"> dan </w:t>
            </w:r>
            <w:r w:rsidRPr="00D32437">
              <w:rPr>
                <w:rFonts w:ascii="Arial" w:eastAsia="Times New Roman" w:hAnsi="Arial" w:cs="Arial"/>
                <w:color w:val="000000"/>
                <w:sz w:val="18"/>
                <w:szCs w:val="18"/>
              </w:rPr>
              <w:t xml:space="preserve">di </w:t>
            </w:r>
            <w:proofErr w:type="spellStart"/>
            <w:r w:rsidRPr="00D32437">
              <w:rPr>
                <w:rFonts w:ascii="Arial" w:eastAsia="Times New Roman" w:hAnsi="Arial" w:cs="Arial"/>
                <w:color w:val="000000"/>
                <w:sz w:val="18"/>
                <w:szCs w:val="18"/>
              </w:rPr>
              <w:t>luar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kemampuan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mengakibatkan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dilaksanakannya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oleh salah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termasuk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namun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keadaan-keadaan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seperti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gempa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angin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topan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lastRenderedPageBreak/>
              <w:t>banjir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kebakaran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longsor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pemogokan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umum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huru</w:t>
            </w:r>
            <w:proofErr w:type="spellEnd"/>
            <w:r w:rsidRPr="00D32437">
              <w:rPr>
                <w:rFonts w:ascii="Arial" w:eastAsia="Times New Roman" w:hAnsi="Arial" w:cs="Arial"/>
                <w:color w:val="000000"/>
                <w:sz w:val="18"/>
                <w:szCs w:val="18"/>
              </w:rPr>
              <w:t xml:space="preserve">-hara, </w:t>
            </w:r>
            <w:proofErr w:type="spellStart"/>
            <w:r w:rsidRPr="00D32437">
              <w:rPr>
                <w:rFonts w:ascii="Arial" w:eastAsia="Times New Roman" w:hAnsi="Arial" w:cs="Arial"/>
                <w:color w:val="000000"/>
                <w:sz w:val="18"/>
                <w:szCs w:val="18"/>
              </w:rPr>
              <w:t>perang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pemberontakan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sebab-sebab</w:t>
            </w:r>
            <w:proofErr w:type="spellEnd"/>
            <w:r w:rsidRPr="00D32437">
              <w:rPr>
                <w:rFonts w:ascii="Arial" w:eastAsia="Times New Roman" w:hAnsi="Arial" w:cs="Arial"/>
                <w:color w:val="000000"/>
                <w:sz w:val="18"/>
                <w:szCs w:val="18"/>
              </w:rPr>
              <w:t xml:space="preserve"> lain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kendali</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kekuasaan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kedua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belah</w:t>
            </w:r>
            <w:proofErr w:type="spellEnd"/>
            <w:r w:rsidRPr="00D32437">
              <w:rPr>
                <w:rFonts w:ascii="Arial" w:eastAsia="Times New Roman" w:hAnsi="Arial" w:cs="Arial"/>
                <w:color w:val="000000"/>
                <w:sz w:val="18"/>
                <w:szCs w:val="18"/>
              </w:rPr>
              <w:t xml:space="preserve"> PIHAK, yang </w:t>
            </w:r>
            <w:proofErr w:type="spellStart"/>
            <w:r w:rsidRPr="00D32437">
              <w:rPr>
                <w:rFonts w:ascii="Arial" w:eastAsia="Times New Roman" w:hAnsi="Arial" w:cs="Arial"/>
                <w:color w:val="000000"/>
                <w:sz w:val="18"/>
                <w:szCs w:val="18"/>
              </w:rPr>
              <w:t>dikuatkan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ataupun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oleh </w:t>
            </w:r>
            <w:proofErr w:type="spellStart"/>
            <w:r w:rsidRPr="00D32437">
              <w:rPr>
                <w:rFonts w:ascii="Arial" w:eastAsia="Times New Roman" w:hAnsi="Arial" w:cs="Arial"/>
                <w:color w:val="000000"/>
                <w:sz w:val="18"/>
                <w:szCs w:val="18"/>
              </w:rPr>
              <w:t>pernyataan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PIHAK yang </w:t>
            </w:r>
            <w:proofErr w:type="spellStart"/>
            <w:r w:rsidRPr="00D32437">
              <w:rPr>
                <w:rFonts w:ascii="Arial" w:eastAsia="Times New Roman" w:hAnsi="Arial" w:cs="Arial"/>
                <w:color w:val="000000"/>
                <w:sz w:val="18"/>
                <w:szCs w:val="18"/>
              </w:rPr>
              <w:t>berwenang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itu</w:t>
            </w:r>
            <w:proofErr w:type="spellEnd"/>
            <w:r w:rsidRPr="00D32437">
              <w:rPr>
                <w:rFonts w:ascii="Arial" w:eastAsia="Times New Roman" w:hAnsi="Arial" w:cs="Arial"/>
                <w:color w:val="000000"/>
                <w:sz w:val="18"/>
                <w:szCs w:val="18"/>
              </w:rPr>
              <w:t>.</w:t>
            </w:r>
          </w:p>
        </w:tc>
        <w:tc>
          <w:tcPr>
            <w:tcW w:w="0" w:type="auto"/>
            <w:shd w:val="clear" w:color="auto" w:fill="auto"/>
            <w:hideMark/>
          </w:tcPr>
          <w:p w14:paraId="3FB27068" w14:textId="77777777" w:rsidR="004E2E46" w:rsidRPr="00D32437" w:rsidRDefault="004E2E46" w:rsidP="009656A1">
            <w:pPr>
              <w:pStyle w:val="ListParagraph"/>
              <w:numPr>
                <w:ilvl w:val="0"/>
                <w:numId w:val="71"/>
              </w:numPr>
              <w:spacing w:after="0" w:line="240" w:lineRule="auto"/>
              <w:ind w:left="315"/>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lastRenderedPageBreak/>
              <w:t xml:space="preserve">Force majeure in this Agreement means an </w:t>
            </w:r>
            <w:r>
              <w:rPr>
                <w:rFonts w:ascii="Arial" w:eastAsia="Times New Roman" w:hAnsi="Arial" w:cs="Arial"/>
                <w:color w:val="000000"/>
                <w:sz w:val="18"/>
                <w:szCs w:val="18"/>
              </w:rPr>
              <w:t xml:space="preserve">unforeseeable </w:t>
            </w:r>
            <w:r w:rsidRPr="00D32437">
              <w:rPr>
                <w:rFonts w:ascii="Arial" w:eastAsia="Times New Roman" w:hAnsi="Arial" w:cs="Arial"/>
                <w:color w:val="000000"/>
                <w:sz w:val="18"/>
                <w:szCs w:val="18"/>
              </w:rPr>
              <w:t xml:space="preserve">event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ability of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that results in the inability to perform this Agreement by </w:t>
            </w:r>
            <w:r>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PARTY, including but not limited to circumstances such as earthquakes, hurricanes, floods, fires, landslides, general strikes, riots, wars, uprisings, </w:t>
            </w:r>
            <w:r w:rsidRPr="00D32437">
              <w:rPr>
                <w:rFonts w:ascii="Arial" w:eastAsia="Times New Roman" w:hAnsi="Arial" w:cs="Arial"/>
                <w:color w:val="000000"/>
                <w:sz w:val="18"/>
                <w:szCs w:val="18"/>
              </w:rPr>
              <w:lastRenderedPageBreak/>
              <w:t xml:space="preserve">and other causes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power of both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which are corroborated or not by the statements of the competent authorities in that regard.</w:t>
            </w:r>
          </w:p>
        </w:tc>
      </w:tr>
      <w:tr w:rsidR="004E2E46" w:rsidRPr="00D32437" w14:paraId="11835DEA" w14:textId="77777777" w:rsidTr="009656A1">
        <w:trPr>
          <w:trHeight w:val="20"/>
        </w:trPr>
        <w:tc>
          <w:tcPr>
            <w:tcW w:w="4962" w:type="dxa"/>
            <w:shd w:val="clear" w:color="auto" w:fill="auto"/>
            <w:hideMark/>
          </w:tcPr>
          <w:p w14:paraId="7BA3351B" w14:textId="77777777" w:rsidR="004E2E46" w:rsidRPr="00D32437" w:rsidRDefault="004E2E46" w:rsidP="009656A1">
            <w:pPr>
              <w:spacing w:after="0" w:line="240" w:lineRule="auto"/>
              <w:ind w:left="306" w:hanging="284"/>
              <w:jc w:val="both"/>
              <w:rPr>
                <w:rFonts w:ascii="Arial" w:eastAsia="Times New Roman" w:hAnsi="Arial" w:cs="Arial"/>
                <w:b/>
                <w:bCs/>
                <w:color w:val="000000"/>
                <w:sz w:val="18"/>
                <w:szCs w:val="18"/>
              </w:rPr>
            </w:pPr>
          </w:p>
        </w:tc>
        <w:tc>
          <w:tcPr>
            <w:tcW w:w="0" w:type="auto"/>
            <w:shd w:val="clear" w:color="auto" w:fill="auto"/>
            <w:hideMark/>
          </w:tcPr>
          <w:p w14:paraId="3F393A6E"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4D740FEA" w14:textId="77777777" w:rsidTr="009656A1">
        <w:trPr>
          <w:trHeight w:val="20"/>
        </w:trPr>
        <w:tc>
          <w:tcPr>
            <w:tcW w:w="4962" w:type="dxa"/>
            <w:shd w:val="clear" w:color="auto" w:fill="auto"/>
            <w:hideMark/>
          </w:tcPr>
          <w:p w14:paraId="77B68636" w14:textId="77777777" w:rsidR="004E2E46" w:rsidRPr="00D32437" w:rsidRDefault="004E2E46" w:rsidP="009656A1">
            <w:pPr>
              <w:pStyle w:val="ListParagraph"/>
              <w:numPr>
                <w:ilvl w:val="0"/>
                <w:numId w:val="35"/>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Dalam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mengalami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paling </w:t>
            </w:r>
            <w:proofErr w:type="spellStart"/>
            <w:r w:rsidRPr="00D32437">
              <w:rPr>
                <w:rFonts w:ascii="Arial" w:eastAsia="Times New Roman" w:hAnsi="Arial" w:cs="Arial"/>
                <w:color w:val="000000"/>
                <w:sz w:val="18"/>
                <w:szCs w:val="18"/>
              </w:rPr>
              <w:t>lambat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7 (</w:t>
            </w:r>
            <w:proofErr w:type="spellStart"/>
            <w:r w:rsidRPr="00D32437">
              <w:rPr>
                <w:rFonts w:ascii="Arial" w:eastAsia="Times New Roman" w:hAnsi="Arial" w:cs="Arial"/>
                <w:b/>
                <w:bCs/>
                <w:color w:val="000000"/>
                <w:sz w:val="18"/>
                <w:szCs w:val="18"/>
              </w:rPr>
              <w:t>tujuh</w:t>
            </w:r>
            <w:proofErr w:type="spellEnd"/>
            <w:r w:rsidRPr="00D32437">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kalender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kejadian</w:t>
            </w:r>
            <w:proofErr w:type="spellEnd"/>
            <w:r w:rsidRPr="00D32437">
              <w:rPr>
                <w:rFonts w:ascii="Arial" w:eastAsia="Times New Roman" w:hAnsi="Arial" w:cs="Arial"/>
                <w:color w:val="000000"/>
                <w:sz w:val="18"/>
                <w:szCs w:val="18"/>
              </w:rPr>
              <w:t>.</w:t>
            </w:r>
          </w:p>
        </w:tc>
        <w:tc>
          <w:tcPr>
            <w:tcW w:w="0" w:type="auto"/>
            <w:shd w:val="clear" w:color="auto" w:fill="auto"/>
            <w:hideMark/>
          </w:tcPr>
          <w:p w14:paraId="3047CC44" w14:textId="77777777" w:rsidR="004E2E46" w:rsidRPr="00D32437" w:rsidRDefault="004E2E46" w:rsidP="009656A1">
            <w:pPr>
              <w:pStyle w:val="ListParagraph"/>
              <w:numPr>
                <w:ilvl w:val="0"/>
                <w:numId w:val="72"/>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In the event of force majeure,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experiencing such circumstances must notify in writing to the other PARTY, no later than </w:t>
            </w:r>
            <w:r w:rsidRPr="00D32437">
              <w:rPr>
                <w:rFonts w:ascii="Arial" w:eastAsia="Times New Roman" w:hAnsi="Arial" w:cs="Arial"/>
                <w:b/>
                <w:bCs/>
                <w:color w:val="000000"/>
                <w:sz w:val="18"/>
                <w:szCs w:val="18"/>
              </w:rPr>
              <w:t>7 (seven)</w:t>
            </w:r>
            <w:r w:rsidRPr="00D32437">
              <w:rPr>
                <w:rFonts w:ascii="Arial" w:eastAsia="Times New Roman" w:hAnsi="Arial" w:cs="Arial"/>
                <w:color w:val="000000"/>
                <w:sz w:val="18"/>
                <w:szCs w:val="18"/>
              </w:rPr>
              <w:t xml:space="preserve"> calendar days after the incident.</w:t>
            </w:r>
          </w:p>
        </w:tc>
      </w:tr>
      <w:tr w:rsidR="004E2E46" w:rsidRPr="00D32437" w14:paraId="7C18F727" w14:textId="77777777" w:rsidTr="009656A1">
        <w:trPr>
          <w:trHeight w:val="20"/>
        </w:trPr>
        <w:tc>
          <w:tcPr>
            <w:tcW w:w="4962" w:type="dxa"/>
            <w:shd w:val="clear" w:color="auto" w:fill="auto"/>
            <w:hideMark/>
          </w:tcPr>
          <w:p w14:paraId="78935B39" w14:textId="77777777" w:rsidR="004E2E46" w:rsidRPr="00D32437" w:rsidRDefault="004E2E46" w:rsidP="009656A1">
            <w:pPr>
              <w:spacing w:after="0" w:line="240" w:lineRule="auto"/>
              <w:ind w:left="306" w:hanging="284"/>
              <w:jc w:val="both"/>
              <w:rPr>
                <w:rFonts w:ascii="Arial" w:eastAsia="Times New Roman" w:hAnsi="Arial" w:cs="Arial"/>
                <w:color w:val="000000"/>
                <w:sz w:val="18"/>
                <w:szCs w:val="18"/>
              </w:rPr>
            </w:pPr>
          </w:p>
        </w:tc>
        <w:tc>
          <w:tcPr>
            <w:tcW w:w="0" w:type="auto"/>
            <w:shd w:val="clear" w:color="auto" w:fill="auto"/>
            <w:hideMark/>
          </w:tcPr>
          <w:p w14:paraId="481F8408" w14:textId="77777777" w:rsidR="004E2E46" w:rsidRPr="00D32437" w:rsidRDefault="004E2E46" w:rsidP="009656A1">
            <w:pPr>
              <w:spacing w:after="0" w:line="240" w:lineRule="auto"/>
              <w:ind w:firstLineChars="200" w:firstLine="360"/>
              <w:jc w:val="both"/>
              <w:rPr>
                <w:rFonts w:ascii="Arial" w:eastAsia="Times New Roman" w:hAnsi="Arial" w:cs="Arial"/>
                <w:sz w:val="18"/>
                <w:szCs w:val="18"/>
              </w:rPr>
            </w:pPr>
          </w:p>
        </w:tc>
      </w:tr>
      <w:tr w:rsidR="004E2E46" w:rsidRPr="00D32437" w14:paraId="368A1D1E" w14:textId="77777777" w:rsidTr="009656A1">
        <w:trPr>
          <w:trHeight w:val="20"/>
        </w:trPr>
        <w:tc>
          <w:tcPr>
            <w:tcW w:w="4962" w:type="dxa"/>
            <w:shd w:val="clear" w:color="auto" w:fill="auto"/>
            <w:hideMark/>
          </w:tcPr>
          <w:p w14:paraId="64CE819C" w14:textId="77777777" w:rsidR="004E2E46" w:rsidRPr="00D32437" w:rsidRDefault="004E2E46" w:rsidP="009656A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614F33FB" w14:textId="77777777" w:rsidR="004E2E46" w:rsidRPr="00D32437" w:rsidRDefault="004E2E46" w:rsidP="009656A1">
            <w:pPr>
              <w:pStyle w:val="ListParagraph"/>
              <w:spacing w:after="0" w:line="240" w:lineRule="auto"/>
              <w:ind w:left="315"/>
              <w:jc w:val="both"/>
              <w:rPr>
                <w:rFonts w:ascii="Arial" w:eastAsia="Times New Roman" w:hAnsi="Arial" w:cs="Arial"/>
                <w:color w:val="000000"/>
                <w:sz w:val="18"/>
                <w:szCs w:val="18"/>
              </w:rPr>
            </w:pPr>
          </w:p>
        </w:tc>
      </w:tr>
      <w:tr w:rsidR="004E2E46" w:rsidRPr="00D32437" w14:paraId="34FBE5DE" w14:textId="77777777" w:rsidTr="009656A1">
        <w:trPr>
          <w:trHeight w:val="20"/>
        </w:trPr>
        <w:tc>
          <w:tcPr>
            <w:tcW w:w="4962" w:type="dxa"/>
            <w:shd w:val="clear" w:color="auto" w:fill="auto"/>
            <w:hideMark/>
          </w:tcPr>
          <w:p w14:paraId="6B8BE82E" w14:textId="77777777" w:rsidR="004E2E46" w:rsidRPr="00D32437" w:rsidRDefault="004E2E46" w:rsidP="009656A1">
            <w:pPr>
              <w:spacing w:after="0" w:line="240" w:lineRule="auto"/>
              <w:ind w:left="306" w:hanging="284"/>
              <w:jc w:val="both"/>
              <w:rPr>
                <w:rFonts w:ascii="Arial" w:eastAsia="Times New Roman" w:hAnsi="Arial" w:cs="Arial"/>
                <w:color w:val="000000"/>
                <w:sz w:val="18"/>
                <w:szCs w:val="18"/>
              </w:rPr>
            </w:pPr>
          </w:p>
        </w:tc>
        <w:tc>
          <w:tcPr>
            <w:tcW w:w="0" w:type="auto"/>
            <w:shd w:val="clear" w:color="auto" w:fill="auto"/>
            <w:hideMark/>
          </w:tcPr>
          <w:p w14:paraId="71571635" w14:textId="77777777" w:rsidR="004E2E46" w:rsidRPr="00D32437" w:rsidRDefault="004E2E46" w:rsidP="009656A1">
            <w:pPr>
              <w:spacing w:after="0" w:line="240" w:lineRule="auto"/>
              <w:ind w:firstLineChars="200" w:firstLine="360"/>
              <w:jc w:val="both"/>
              <w:rPr>
                <w:rFonts w:ascii="Arial" w:eastAsia="Times New Roman" w:hAnsi="Arial" w:cs="Arial"/>
                <w:sz w:val="18"/>
                <w:szCs w:val="18"/>
              </w:rPr>
            </w:pPr>
          </w:p>
        </w:tc>
      </w:tr>
      <w:tr w:rsidR="004E2E46" w:rsidRPr="00D32437" w14:paraId="53B9A0D2" w14:textId="77777777" w:rsidTr="009656A1">
        <w:trPr>
          <w:trHeight w:val="20"/>
        </w:trPr>
        <w:tc>
          <w:tcPr>
            <w:tcW w:w="4962" w:type="dxa"/>
            <w:shd w:val="clear" w:color="auto" w:fill="auto"/>
            <w:hideMark/>
          </w:tcPr>
          <w:p w14:paraId="3EAE3DCE" w14:textId="77777777" w:rsidR="004E2E46" w:rsidRPr="00D32437" w:rsidRDefault="004E2E46" w:rsidP="009656A1">
            <w:pPr>
              <w:pStyle w:val="ListParagraph"/>
              <w:numPr>
                <w:ilvl w:val="0"/>
                <w:numId w:val="73"/>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Semua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kerugian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diderita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diakibatkan</w:t>
            </w:r>
            <w:proofErr w:type="spellEnd"/>
            <w:r w:rsidRPr="00D32437">
              <w:rPr>
                <w:rFonts w:ascii="Arial" w:eastAsia="Times New Roman" w:hAnsi="Arial" w:cs="Arial"/>
                <w:color w:val="000000"/>
                <w:sz w:val="18"/>
                <w:szCs w:val="18"/>
              </w:rPr>
              <w:t xml:space="preserve"> oleh salah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akibat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merupakan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sebatas</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terkena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dampak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daripada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berusaha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sebaik-baiknya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terhindar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w:t>
            </w:r>
          </w:p>
        </w:tc>
        <w:tc>
          <w:tcPr>
            <w:tcW w:w="0" w:type="auto"/>
            <w:shd w:val="clear" w:color="auto" w:fill="auto"/>
            <w:hideMark/>
          </w:tcPr>
          <w:p w14:paraId="3D85DE9A" w14:textId="77777777" w:rsidR="004E2E46" w:rsidRPr="00D32437" w:rsidRDefault="004E2E46" w:rsidP="009656A1">
            <w:pPr>
              <w:pStyle w:val="ListParagraph"/>
              <w:numPr>
                <w:ilvl w:val="0"/>
                <w:numId w:val="74"/>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All losses suffered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resulting from one of the consequences of force majeure are not the responsibility of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extent that the affected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of force majeure has tried its best to avoid force majeure and has notified in writing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w:t>
            </w:r>
          </w:p>
        </w:tc>
      </w:tr>
      <w:tr w:rsidR="004E2E46" w:rsidRPr="00D32437" w14:paraId="6CCBA9CE" w14:textId="77777777" w:rsidTr="009656A1">
        <w:trPr>
          <w:trHeight w:val="20"/>
        </w:trPr>
        <w:tc>
          <w:tcPr>
            <w:tcW w:w="4962" w:type="dxa"/>
            <w:shd w:val="clear" w:color="auto" w:fill="auto"/>
            <w:hideMark/>
          </w:tcPr>
          <w:p w14:paraId="135B8131" w14:textId="77777777" w:rsidR="004E2E46" w:rsidRPr="00D32437" w:rsidRDefault="004E2E46" w:rsidP="009656A1">
            <w:pPr>
              <w:pStyle w:val="ListParagraph"/>
              <w:numPr>
                <w:ilvl w:val="0"/>
                <w:numId w:val="74"/>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Dalam hal terjadi kegagalan atau keterlambatan dalam pelaksanaan kewajiban-kewajiban berdasarkan Perjanjian ini diakibatkan Force Majeure terus berlanjut sampai jangka waktu 3 (tiga) bulan atau lebih, maka </w:t>
            </w:r>
            <w:r w:rsidRPr="00D32437">
              <w:rPr>
                <w:rFonts w:ascii="Arial" w:eastAsia="Times New Roman" w:hAnsi="Arial" w:cs="Arial"/>
                <w:b/>
                <w:bCs/>
                <w:color w:val="000000"/>
                <w:sz w:val="18"/>
                <w:szCs w:val="18"/>
                <w:lang w:val="id-ID"/>
              </w:rPr>
              <w:t xml:space="preserve">PARA PIHAK </w:t>
            </w:r>
            <w:r w:rsidRPr="00D32437">
              <w:rPr>
                <w:rFonts w:ascii="Arial" w:eastAsia="Times New Roman" w:hAnsi="Arial" w:cs="Arial"/>
                <w:color w:val="000000"/>
                <w:sz w:val="18"/>
                <w:szCs w:val="18"/>
                <w:lang w:val="id-ID"/>
              </w:rPr>
              <w:t>dapat mengakhiri Perjanjian ini secara tertulis.</w:t>
            </w:r>
          </w:p>
        </w:tc>
        <w:tc>
          <w:tcPr>
            <w:tcW w:w="0" w:type="auto"/>
            <w:shd w:val="clear" w:color="auto" w:fill="auto"/>
            <w:hideMark/>
          </w:tcPr>
          <w:p w14:paraId="3877F3AB" w14:textId="77777777" w:rsidR="004E2E46" w:rsidRPr="00D32437" w:rsidRDefault="004E2E46" w:rsidP="009656A1">
            <w:pPr>
              <w:pStyle w:val="ListParagraph"/>
              <w:numPr>
                <w:ilvl w:val="0"/>
                <w:numId w:val="75"/>
              </w:numPr>
              <w:spacing w:after="0" w:line="240" w:lineRule="auto"/>
              <w:ind w:left="315"/>
              <w:jc w:val="both"/>
              <w:rPr>
                <w:rFonts w:ascii="Arial" w:eastAsia="Times New Roman" w:hAnsi="Arial" w:cs="Arial"/>
                <w:sz w:val="18"/>
                <w:szCs w:val="18"/>
              </w:rPr>
            </w:pPr>
            <w:r w:rsidRPr="00D32437">
              <w:rPr>
                <w:rFonts w:ascii="Arial" w:eastAsia="Times New Roman" w:hAnsi="Arial" w:cs="Arial"/>
                <w:color w:val="000000"/>
                <w:sz w:val="18"/>
                <w:szCs w:val="18"/>
              </w:rPr>
              <w:t xml:space="preserve">In the event of failure or delay in the performance of obligations under this Agreement resulting from Force Majeure continuing for a period of 3 (three) months or more,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may terminate this Agreement in writing.</w:t>
            </w:r>
          </w:p>
        </w:tc>
      </w:tr>
      <w:tr w:rsidR="004E2E46" w:rsidRPr="00D32437" w14:paraId="3C90419F" w14:textId="77777777" w:rsidTr="009656A1">
        <w:trPr>
          <w:trHeight w:val="20"/>
        </w:trPr>
        <w:tc>
          <w:tcPr>
            <w:tcW w:w="4962" w:type="dxa"/>
            <w:shd w:val="clear" w:color="auto" w:fill="auto"/>
          </w:tcPr>
          <w:p w14:paraId="5C3E3700" w14:textId="77777777" w:rsidR="004E2E46" w:rsidRPr="00D32437" w:rsidRDefault="004E2E46" w:rsidP="009656A1">
            <w:pPr>
              <w:spacing w:after="0" w:line="240" w:lineRule="auto"/>
              <w:jc w:val="both"/>
              <w:rPr>
                <w:rFonts w:ascii="Arial" w:eastAsia="Times New Roman" w:hAnsi="Arial" w:cs="Arial"/>
                <w:i/>
                <w:iCs/>
                <w:color w:val="000000"/>
                <w:sz w:val="18"/>
                <w:szCs w:val="18"/>
                <w:lang w:val="id-ID"/>
              </w:rPr>
            </w:pPr>
          </w:p>
        </w:tc>
        <w:tc>
          <w:tcPr>
            <w:tcW w:w="0" w:type="auto"/>
            <w:shd w:val="clear" w:color="auto" w:fill="auto"/>
          </w:tcPr>
          <w:p w14:paraId="59D0DBE2"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6E3A7EA" w14:textId="77777777" w:rsidTr="009656A1">
        <w:trPr>
          <w:trHeight w:val="20"/>
        </w:trPr>
        <w:tc>
          <w:tcPr>
            <w:tcW w:w="4962" w:type="dxa"/>
            <w:shd w:val="clear" w:color="auto" w:fill="auto"/>
            <w:vAlign w:val="center"/>
            <w:hideMark/>
          </w:tcPr>
          <w:p w14:paraId="05324669"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15</w:t>
            </w:r>
          </w:p>
        </w:tc>
        <w:tc>
          <w:tcPr>
            <w:tcW w:w="0" w:type="auto"/>
            <w:shd w:val="clear" w:color="auto" w:fill="auto"/>
            <w:vAlign w:val="center"/>
            <w:hideMark/>
          </w:tcPr>
          <w:p w14:paraId="74C3CEDB"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15</w:t>
            </w:r>
          </w:p>
        </w:tc>
      </w:tr>
      <w:tr w:rsidR="004E2E46" w:rsidRPr="00D32437" w14:paraId="0247E4B6" w14:textId="77777777" w:rsidTr="009656A1">
        <w:trPr>
          <w:trHeight w:val="20"/>
        </w:trPr>
        <w:tc>
          <w:tcPr>
            <w:tcW w:w="4962" w:type="dxa"/>
            <w:shd w:val="clear" w:color="auto" w:fill="auto"/>
            <w:vAlign w:val="center"/>
            <w:hideMark/>
          </w:tcPr>
          <w:p w14:paraId="36AD7554"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Kerahasiaan</w:t>
            </w:r>
            <w:proofErr w:type="spellEnd"/>
          </w:p>
        </w:tc>
        <w:tc>
          <w:tcPr>
            <w:tcW w:w="0" w:type="auto"/>
            <w:shd w:val="clear" w:color="auto" w:fill="auto"/>
            <w:vAlign w:val="center"/>
            <w:hideMark/>
          </w:tcPr>
          <w:p w14:paraId="377AEFA2"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Confidentiality</w:t>
            </w:r>
          </w:p>
        </w:tc>
      </w:tr>
      <w:tr w:rsidR="004E2E46" w:rsidRPr="00D32437" w14:paraId="2B3BB482" w14:textId="77777777" w:rsidTr="009656A1">
        <w:trPr>
          <w:trHeight w:val="20"/>
        </w:trPr>
        <w:tc>
          <w:tcPr>
            <w:tcW w:w="4962" w:type="dxa"/>
            <w:shd w:val="clear" w:color="auto" w:fill="auto"/>
          </w:tcPr>
          <w:p w14:paraId="1B1DB8D7" w14:textId="77777777" w:rsidR="004E2E46" w:rsidRPr="00D32437" w:rsidRDefault="004E2E46" w:rsidP="009656A1">
            <w:pPr>
              <w:spacing w:after="0" w:line="240" w:lineRule="auto"/>
              <w:jc w:val="both"/>
              <w:rPr>
                <w:rFonts w:ascii="Arial" w:eastAsia="Times New Roman" w:hAnsi="Arial" w:cs="Arial"/>
                <w:b/>
                <w:bCs/>
                <w:color w:val="0D0D0D"/>
                <w:sz w:val="18"/>
                <w:szCs w:val="18"/>
                <w:lang w:val="id-ID"/>
              </w:rPr>
            </w:pPr>
          </w:p>
        </w:tc>
        <w:tc>
          <w:tcPr>
            <w:tcW w:w="0" w:type="auto"/>
            <w:shd w:val="clear" w:color="auto" w:fill="auto"/>
          </w:tcPr>
          <w:p w14:paraId="5E48D5B7"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43E179A" w14:textId="77777777" w:rsidTr="009656A1">
        <w:trPr>
          <w:trHeight w:val="20"/>
        </w:trPr>
        <w:tc>
          <w:tcPr>
            <w:tcW w:w="4962" w:type="dxa"/>
            <w:shd w:val="clear" w:color="auto" w:fill="auto"/>
            <w:hideMark/>
          </w:tcPr>
          <w:p w14:paraId="2C88AFB3" w14:textId="77777777" w:rsidR="004E2E46" w:rsidRPr="00D32437" w:rsidRDefault="004E2E46" w:rsidP="009656A1">
            <w:pPr>
              <w:pStyle w:val="ListParagraph"/>
              <w:numPr>
                <w:ilvl w:val="0"/>
                <w:numId w:val="80"/>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PARA PIHAK </w:t>
            </w:r>
            <w:proofErr w:type="spellStart"/>
            <w:r w:rsidRPr="00D32437">
              <w:rPr>
                <w:rFonts w:ascii="Arial" w:eastAsia="Times New Roman" w:hAnsi="Arial" w:cs="Arial"/>
                <w:color w:val="000000"/>
                <w:sz w:val="18"/>
                <w:szCs w:val="18"/>
              </w:rPr>
              <w:t>tunduk</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patuh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proofErr w:type="spellStart"/>
            <w:r w:rsidRPr="00D32437">
              <w:rPr>
                <w:rFonts w:ascii="Arial" w:hAnsi="Arial" w:cs="Arial"/>
                <w:sz w:val="18"/>
                <w:szCs w:val="18"/>
              </w:rPr>
              <w:t>Undang-Undang</w:t>
            </w:r>
            <w:proofErr w:type="spellEnd"/>
            <w:r w:rsidRPr="00D32437">
              <w:rPr>
                <w:rFonts w:ascii="Arial" w:eastAsia="Times New Roman" w:hAnsi="Arial" w:cs="Arial"/>
                <w:color w:val="000000"/>
                <w:sz w:val="18"/>
                <w:szCs w:val="18"/>
              </w:rPr>
              <w:t xml:space="preserve"> No. 27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2022 </w:t>
            </w:r>
            <w:proofErr w:type="spellStart"/>
            <w:r w:rsidRPr="00D32437">
              <w:rPr>
                <w:rFonts w:ascii="Arial" w:eastAsia="Times New Roman" w:hAnsi="Arial" w:cs="Arial"/>
                <w:color w:val="000000"/>
                <w:sz w:val="18"/>
                <w:szCs w:val="18"/>
              </w:rPr>
              <w:t>tentang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Perlindungan</w:t>
            </w:r>
            <w:proofErr w:type="spellEnd"/>
            <w:r w:rsidRPr="00D32437">
              <w:rPr>
                <w:rFonts w:ascii="Arial" w:eastAsia="Times New Roman" w:hAnsi="Arial" w:cs="Arial"/>
                <w:color w:val="000000"/>
                <w:sz w:val="18"/>
                <w:szCs w:val="18"/>
              </w:rPr>
              <w:t xml:space="preserve"> Data </w:t>
            </w:r>
            <w:proofErr w:type="spellStart"/>
            <w:r w:rsidRPr="00D32437">
              <w:rPr>
                <w:rFonts w:ascii="Arial" w:eastAsia="Times New Roman" w:hAnsi="Arial" w:cs="Arial"/>
                <w:color w:val="000000"/>
                <w:sz w:val="18"/>
                <w:szCs w:val="18"/>
              </w:rPr>
              <w:t>Pribadi</w:t>
            </w:r>
            <w:proofErr w:type="spellEnd"/>
            <w:r w:rsidRPr="00D32437">
              <w:rPr>
                <w:rFonts w:ascii="Arial" w:eastAsia="Times New Roman" w:hAnsi="Arial" w:cs="Arial"/>
                <w:color w:val="000000"/>
                <w:sz w:val="18"/>
                <w:szCs w:val="18"/>
              </w:rPr>
              <w:t>.</w:t>
            </w:r>
          </w:p>
          <w:p w14:paraId="12C94304" w14:textId="77777777" w:rsidR="004E2E46" w:rsidRPr="00D32437" w:rsidRDefault="004E2E46" w:rsidP="009656A1">
            <w:pPr>
              <w:pStyle w:val="ListParagraph"/>
              <w:numPr>
                <w:ilvl w:val="0"/>
                <w:numId w:val="80"/>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D0D0D"/>
                <w:sz w:val="18"/>
                <w:szCs w:val="18"/>
                <w:lang w:val="id-ID"/>
              </w:rPr>
              <w:t>PARA PIHAK</w:t>
            </w:r>
            <w:r w:rsidRPr="00D32437">
              <w:rPr>
                <w:rFonts w:ascii="Arial" w:eastAsia="Times New Roman" w:hAnsi="Arial" w:cs="Arial"/>
                <w:color w:val="0D0D0D"/>
                <w:sz w:val="18"/>
                <w:szCs w:val="18"/>
                <w:lang w:val="id-ID"/>
              </w:rPr>
              <w:t xml:space="preserve"> sepakat dan setuju untuk menjaga integritas, kredibilitas nama baik perusahaan dari </w:t>
            </w:r>
            <w:r w:rsidRPr="00A51B1D">
              <w:rPr>
                <w:rFonts w:ascii="Arial" w:eastAsia="Times New Roman" w:hAnsi="Arial" w:cs="Arial"/>
                <w:color w:val="0D0D0D"/>
                <w:sz w:val="18"/>
                <w:szCs w:val="18"/>
                <w:lang w:val="id-ID"/>
              </w:rPr>
              <w:t>PIHAK</w:t>
            </w:r>
            <w:r w:rsidRPr="00A51B1D">
              <w:rPr>
                <w:rFonts w:ascii="Arial" w:eastAsia="Times New Roman" w:hAnsi="Arial" w:cs="Arial"/>
                <w:color w:val="0D0D0D"/>
                <w:sz w:val="18"/>
                <w:szCs w:val="18"/>
              </w:rPr>
              <w:t xml:space="preserve"> lain. </w:t>
            </w:r>
            <w:proofErr w:type="spellStart"/>
            <w:r w:rsidRPr="00A51B1D">
              <w:rPr>
                <w:rFonts w:ascii="Arial" w:eastAsia="Times New Roman" w:hAnsi="Arial" w:cs="Arial"/>
                <w:color w:val="0D0D0D"/>
                <w:sz w:val="18"/>
                <w:szCs w:val="18"/>
              </w:rPr>
              <w:t>Pihak</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Kedua</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harus</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memastikan</w:t>
            </w:r>
            <w:proofErr w:type="spellEnd"/>
            <w:r w:rsidRPr="00A51B1D">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bahwa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karyawan</w:t>
            </w:r>
            <w:proofErr w:type="spellEnd"/>
            <w:r>
              <w:rPr>
                <w:rFonts w:ascii="Arial" w:eastAsia="Times New Roman" w:hAnsi="Arial" w:cs="Arial"/>
                <w:color w:val="0D0D0D"/>
                <w:sz w:val="18"/>
                <w:szCs w:val="18"/>
              </w:rPr>
              <w:t xml:space="preserve"> dan </w:t>
            </w:r>
            <w:proofErr w:type="spellStart"/>
            <w:r>
              <w:rPr>
                <w:rFonts w:ascii="Arial" w:eastAsia="Times New Roman" w:hAnsi="Arial" w:cs="Arial"/>
                <w:color w:val="0D0D0D"/>
                <w:sz w:val="18"/>
                <w:szCs w:val="18"/>
              </w:rPr>
              <w:t>kontraktornya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tidak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mengungkapkan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kepada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pihak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ketiga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manapun</w:t>
            </w:r>
            <w:proofErr w:type="spellEnd"/>
            <w:r>
              <w:rPr>
                <w:rFonts w:ascii="Arial" w:eastAsia="Times New Roman" w:hAnsi="Arial" w:cs="Arial"/>
                <w:color w:val="0D0D0D"/>
                <w:sz w:val="18"/>
                <w:szCs w:val="18"/>
              </w:rPr>
              <w:t xml:space="preserve"> dan </w:t>
            </w:r>
            <w:proofErr w:type="spellStart"/>
            <w:r>
              <w:rPr>
                <w:rFonts w:ascii="Arial" w:eastAsia="Times New Roman" w:hAnsi="Arial" w:cs="Arial"/>
                <w:color w:val="0D0D0D"/>
                <w:sz w:val="18"/>
                <w:szCs w:val="18"/>
              </w:rPr>
              <w:t>kapanpun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atas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segala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pokok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bahasan</w:t>
            </w:r>
            <w:proofErr w:type="spellEnd"/>
            <w:r>
              <w:rPr>
                <w:rFonts w:ascii="Arial" w:eastAsia="Times New Roman" w:hAnsi="Arial" w:cs="Arial"/>
                <w:color w:val="0D0D0D"/>
                <w:sz w:val="18"/>
                <w:szCs w:val="18"/>
              </w:rPr>
              <w:t xml:space="preserve"> yang </w:t>
            </w:r>
            <w:proofErr w:type="spellStart"/>
            <w:r>
              <w:rPr>
                <w:rFonts w:ascii="Arial" w:eastAsia="Times New Roman" w:hAnsi="Arial" w:cs="Arial"/>
                <w:color w:val="0D0D0D"/>
                <w:sz w:val="18"/>
                <w:szCs w:val="18"/>
              </w:rPr>
              <w:t>berada</w:t>
            </w:r>
            <w:proofErr w:type="spellEnd"/>
            <w:r>
              <w:rPr>
                <w:rFonts w:ascii="Arial" w:eastAsia="Times New Roman" w:hAnsi="Arial" w:cs="Arial"/>
                <w:color w:val="0D0D0D"/>
                <w:sz w:val="18"/>
                <w:szCs w:val="18"/>
              </w:rPr>
              <w:t xml:space="preserve"> pada </w:t>
            </w:r>
            <w:proofErr w:type="spellStart"/>
            <w:r>
              <w:rPr>
                <w:rFonts w:ascii="Arial" w:eastAsia="Times New Roman" w:hAnsi="Arial" w:cs="Arial"/>
                <w:color w:val="0D0D0D"/>
                <w:sz w:val="18"/>
                <w:szCs w:val="18"/>
              </w:rPr>
              <w:t>Perjanjian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ini</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baik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secara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tertulis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maupun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tidak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tertulis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kecuali</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dikarenakan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karena</w:t>
            </w:r>
            <w:proofErr w:type="spellEnd"/>
            <w:r>
              <w:rPr>
                <w:rFonts w:ascii="Arial" w:eastAsia="Times New Roman" w:hAnsi="Arial" w:cs="Arial"/>
                <w:color w:val="0D0D0D"/>
                <w:sz w:val="18"/>
                <w:szCs w:val="18"/>
              </w:rPr>
              <w:t>:</w:t>
            </w:r>
          </w:p>
          <w:p w14:paraId="4E1CB3E3" w14:textId="77777777" w:rsidR="004E2E46" w:rsidRPr="00D32437" w:rsidRDefault="004E2E46" w:rsidP="009656A1">
            <w:pPr>
              <w:pStyle w:val="ListParagraph"/>
              <w:spacing w:after="0" w:line="240" w:lineRule="auto"/>
              <w:jc w:val="both"/>
              <w:rPr>
                <w:rFonts w:ascii="Arial" w:eastAsia="Times New Roman" w:hAnsi="Arial" w:cs="Arial"/>
                <w:b/>
                <w:bCs/>
                <w:color w:val="000000"/>
                <w:sz w:val="18"/>
                <w:szCs w:val="18"/>
              </w:rPr>
            </w:pPr>
          </w:p>
          <w:p w14:paraId="3E2DF796"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04801375" w14:textId="77777777" w:rsidR="004E2E46" w:rsidRPr="00D32437" w:rsidRDefault="004E2E46" w:rsidP="009656A1">
            <w:pPr>
              <w:pStyle w:val="ListParagraph"/>
              <w:numPr>
                <w:ilvl w:val="0"/>
                <w:numId w:val="81"/>
              </w:numPr>
              <w:ind w:left="331"/>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THE PARTIES </w:t>
            </w:r>
            <w:r w:rsidRPr="00D32437">
              <w:rPr>
                <w:rFonts w:ascii="Arial" w:eastAsia="Times New Roman" w:hAnsi="Arial" w:cs="Arial"/>
                <w:color w:val="000000"/>
                <w:sz w:val="18"/>
                <w:szCs w:val="18"/>
              </w:rPr>
              <w:t>comply and obey under Law No. 27 of 2022 concerning Personal Data Protection.</w:t>
            </w:r>
          </w:p>
          <w:p w14:paraId="40771A70" w14:textId="77777777" w:rsidR="004E2E46" w:rsidRPr="00D32437" w:rsidRDefault="004E2E46" w:rsidP="009656A1">
            <w:pPr>
              <w:pStyle w:val="ListParagraph"/>
              <w:numPr>
                <w:ilvl w:val="0"/>
                <w:numId w:val="81"/>
              </w:numPr>
              <w:spacing w:after="0" w:line="240" w:lineRule="auto"/>
              <w:ind w:left="331"/>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agreed and agreed to keep integrity, credibility </w:t>
            </w:r>
            <w:r>
              <w:rPr>
                <w:rFonts w:ascii="Arial" w:eastAsia="Times New Roman" w:hAnsi="Arial" w:cs="Arial"/>
                <w:color w:val="000000"/>
                <w:sz w:val="18"/>
                <w:szCs w:val="18"/>
              </w:rPr>
              <w:t>an</w:t>
            </w:r>
            <w:r w:rsidRPr="005646F9">
              <w:rPr>
                <w:rFonts w:ascii="Arial" w:eastAsia="Times New Roman" w:hAnsi="Arial" w:cs="Arial"/>
                <w:color w:val="000000"/>
                <w:sz w:val="18"/>
                <w:szCs w:val="18"/>
              </w:rPr>
              <w:t xml:space="preserve">d goodwill </w:t>
            </w:r>
            <w:r w:rsidRPr="00D32437">
              <w:rPr>
                <w:rFonts w:ascii="Arial" w:eastAsia="Times New Roman" w:hAnsi="Arial" w:cs="Arial"/>
                <w:color w:val="000000"/>
                <w:sz w:val="18"/>
                <w:szCs w:val="18"/>
              </w:rPr>
              <w:t xml:space="preserve">of the </w:t>
            </w:r>
            <w:r>
              <w:rPr>
                <w:rFonts w:ascii="Arial" w:eastAsia="Times New Roman" w:hAnsi="Arial" w:cs="Arial"/>
                <w:color w:val="000000"/>
                <w:sz w:val="18"/>
                <w:szCs w:val="18"/>
              </w:rPr>
              <w:t>other Party. The SECOND PARTY shall not, and shall ensure its employees and contractors do not, at any time, disclose to any third party any</w:t>
            </w:r>
            <w:r w:rsidRPr="00D32437">
              <w:rPr>
                <w:rFonts w:ascii="Arial" w:eastAsia="Times New Roman" w:hAnsi="Arial" w:cs="Arial"/>
                <w:color w:val="000000"/>
                <w:sz w:val="18"/>
                <w:szCs w:val="18"/>
              </w:rPr>
              <w:t xml:space="preserve"> information written or unwritten is known or </w:t>
            </w:r>
            <w:r>
              <w:rPr>
                <w:rFonts w:ascii="Arial" w:eastAsia="Times New Roman" w:hAnsi="Arial" w:cs="Arial"/>
                <w:color w:val="000000"/>
                <w:sz w:val="18"/>
                <w:szCs w:val="18"/>
              </w:rPr>
              <w:t>disclosed</w:t>
            </w:r>
            <w:r w:rsidRPr="00D32437">
              <w:rPr>
                <w:rFonts w:ascii="Arial" w:eastAsia="Times New Roman" w:hAnsi="Arial" w:cs="Arial"/>
                <w:color w:val="000000"/>
                <w:sz w:val="18"/>
                <w:szCs w:val="18"/>
              </w:rPr>
              <w:t xml:space="preserve"> based on this Agreement , unless it's done because of:</w:t>
            </w:r>
          </w:p>
        </w:tc>
      </w:tr>
      <w:tr w:rsidR="004E2E46" w:rsidRPr="00D32437" w14:paraId="21EAF28D" w14:textId="77777777" w:rsidTr="009656A1">
        <w:trPr>
          <w:trHeight w:val="20"/>
        </w:trPr>
        <w:tc>
          <w:tcPr>
            <w:tcW w:w="4962" w:type="dxa"/>
            <w:shd w:val="clear" w:color="auto" w:fill="auto"/>
            <w:hideMark/>
          </w:tcPr>
          <w:p w14:paraId="4D1C2B69"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b/>
                <w:bCs/>
                <w:color w:val="000000"/>
                <w:sz w:val="18"/>
                <w:szCs w:val="18"/>
              </w:rPr>
            </w:pPr>
            <w:proofErr w:type="spellStart"/>
            <w:r w:rsidRPr="00D32437">
              <w:rPr>
                <w:rFonts w:ascii="Arial" w:eastAsia="Times New Roman" w:hAnsi="Arial" w:cs="Arial"/>
                <w:color w:val="0D0D0D"/>
                <w:sz w:val="18"/>
                <w:szCs w:val="18"/>
              </w:rPr>
              <w:t>Diperintahkan</w:t>
            </w:r>
            <w:proofErr w:type="spellEnd"/>
            <w:r w:rsidRPr="00D32437">
              <w:rPr>
                <w:rFonts w:ascii="Arial" w:eastAsia="Times New Roman" w:hAnsi="Arial" w:cs="Arial"/>
                <w:color w:val="0D0D0D"/>
                <w:sz w:val="18"/>
                <w:szCs w:val="18"/>
              </w:rPr>
              <w:t xml:space="preserve"> oleh badan </w:t>
            </w:r>
            <w:proofErr w:type="spellStart"/>
            <w:r w:rsidRPr="00D32437">
              <w:rPr>
                <w:rFonts w:ascii="Arial" w:eastAsia="Times New Roman" w:hAnsi="Arial" w:cs="Arial"/>
                <w:color w:val="0D0D0D"/>
                <w:sz w:val="18"/>
                <w:szCs w:val="18"/>
              </w:rPr>
              <w:t>peradilan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instansi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Pemerintah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lainnya</w:t>
            </w:r>
            <w:proofErr w:type="spellEnd"/>
            <w:r w:rsidRPr="00D32437">
              <w:rPr>
                <w:rFonts w:ascii="Arial" w:eastAsia="Times New Roman" w:hAnsi="Arial" w:cs="Arial"/>
                <w:color w:val="0D0D0D"/>
                <w:sz w:val="18"/>
                <w:szCs w:val="18"/>
              </w:rPr>
              <w:t xml:space="preserve"> yang </w:t>
            </w:r>
            <w:proofErr w:type="spellStart"/>
            <w:r w:rsidRPr="00D32437">
              <w:rPr>
                <w:rFonts w:ascii="Arial" w:eastAsia="Times New Roman" w:hAnsi="Arial" w:cs="Arial"/>
                <w:color w:val="0D0D0D"/>
                <w:sz w:val="18"/>
                <w:szCs w:val="18"/>
              </w:rPr>
              <w:t>berhubungan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dengan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penegakan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hukum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secara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tertulis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resmi</w:t>
            </w:r>
            <w:proofErr w:type="spellEnd"/>
            <w:r w:rsidRPr="00D32437">
              <w:rPr>
                <w:rFonts w:ascii="Arial" w:eastAsia="Times New Roman" w:hAnsi="Arial" w:cs="Arial"/>
                <w:color w:val="0D0D0D"/>
                <w:sz w:val="18"/>
                <w:szCs w:val="18"/>
              </w:rPr>
              <w:t>;</w:t>
            </w:r>
          </w:p>
        </w:tc>
        <w:tc>
          <w:tcPr>
            <w:tcW w:w="0" w:type="auto"/>
            <w:shd w:val="clear" w:color="auto" w:fill="auto"/>
            <w:hideMark/>
          </w:tcPr>
          <w:p w14:paraId="4CBA4B63"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sz w:val="18"/>
                <w:szCs w:val="18"/>
              </w:rPr>
            </w:pPr>
            <w:r w:rsidRPr="00D32437">
              <w:rPr>
                <w:rFonts w:ascii="Arial" w:eastAsia="Times New Roman" w:hAnsi="Arial" w:cs="Arial"/>
                <w:color w:val="0D0D0D"/>
                <w:sz w:val="18"/>
                <w:szCs w:val="18"/>
              </w:rPr>
              <w:t>Ordered</w:t>
            </w:r>
            <w:r w:rsidRPr="00D32437">
              <w:rPr>
                <w:rFonts w:ascii="Arial" w:eastAsia="Times New Roman" w:hAnsi="Arial" w:cs="Arial"/>
                <w:color w:val="000000"/>
                <w:sz w:val="18"/>
                <w:szCs w:val="18"/>
              </w:rPr>
              <w:t xml:space="preserve"> by judicial bodies or other government agencies related to law enforcement in writing or officially;</w:t>
            </w:r>
          </w:p>
        </w:tc>
      </w:tr>
      <w:tr w:rsidR="004E2E46" w:rsidRPr="00D32437" w14:paraId="360BA5DF" w14:textId="77777777" w:rsidTr="009656A1">
        <w:trPr>
          <w:trHeight w:val="20"/>
        </w:trPr>
        <w:tc>
          <w:tcPr>
            <w:tcW w:w="4962" w:type="dxa"/>
            <w:shd w:val="clear" w:color="auto" w:fill="auto"/>
            <w:hideMark/>
          </w:tcPr>
          <w:p w14:paraId="4D67E00A"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Menurut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peraturan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perundang-undangan</w:t>
            </w:r>
            <w:proofErr w:type="spellEnd"/>
            <w:r w:rsidRPr="00D32437">
              <w:rPr>
                <w:rFonts w:ascii="Arial" w:eastAsia="Times New Roman" w:hAnsi="Arial" w:cs="Arial"/>
                <w:color w:val="0D0D0D"/>
                <w:sz w:val="18"/>
                <w:szCs w:val="18"/>
              </w:rPr>
              <w:t xml:space="preserve"> yang </w:t>
            </w:r>
            <w:proofErr w:type="spellStart"/>
            <w:r w:rsidRPr="00D32437">
              <w:rPr>
                <w:rFonts w:ascii="Arial" w:eastAsia="Times New Roman" w:hAnsi="Arial" w:cs="Arial"/>
                <w:color w:val="0D0D0D"/>
                <w:sz w:val="18"/>
                <w:szCs w:val="18"/>
              </w:rPr>
              <w:t>berlaku</w:t>
            </w:r>
            <w:proofErr w:type="spellEnd"/>
            <w:r w:rsidRPr="00D32437">
              <w:rPr>
                <w:rFonts w:ascii="Arial" w:eastAsia="Times New Roman" w:hAnsi="Arial" w:cs="Arial"/>
                <w:color w:val="0D0D0D"/>
                <w:sz w:val="18"/>
                <w:szCs w:val="18"/>
              </w:rPr>
              <w:t xml:space="preserve"> di Indonesia, </w:t>
            </w:r>
            <w:proofErr w:type="spellStart"/>
            <w:r w:rsidRPr="00D32437">
              <w:rPr>
                <w:rFonts w:ascii="Arial" w:eastAsia="Times New Roman" w:hAnsi="Arial" w:cs="Arial"/>
                <w:color w:val="0D0D0D"/>
                <w:sz w:val="18"/>
                <w:szCs w:val="18"/>
              </w:rPr>
              <w:t>informasi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tersebut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harus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diberikan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kepada</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lain yang </w:t>
            </w:r>
            <w:proofErr w:type="spellStart"/>
            <w:r w:rsidRPr="00D32437">
              <w:rPr>
                <w:rFonts w:ascii="Arial" w:eastAsia="Times New Roman" w:hAnsi="Arial" w:cs="Arial"/>
                <w:color w:val="0D0D0D"/>
                <w:sz w:val="18"/>
                <w:szCs w:val="18"/>
              </w:rPr>
              <w:t>disebut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secara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jelas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dalam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peraturan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perundang-undangan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tersebut</w:t>
            </w:r>
            <w:proofErr w:type="spellEnd"/>
            <w:r w:rsidRPr="00D32437">
              <w:rPr>
                <w:rFonts w:ascii="Arial" w:eastAsia="Times New Roman" w:hAnsi="Arial" w:cs="Arial"/>
                <w:color w:val="0D0D0D"/>
                <w:sz w:val="18"/>
                <w:szCs w:val="18"/>
              </w:rPr>
              <w:t>; dan</w:t>
            </w:r>
          </w:p>
          <w:p w14:paraId="250AD127"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r w:rsidRPr="00D32437">
              <w:rPr>
                <w:rFonts w:ascii="Arial" w:eastAsia="Times New Roman" w:hAnsi="Arial" w:cs="Arial"/>
                <w:color w:val="0D0D0D"/>
                <w:sz w:val="18"/>
                <w:szCs w:val="18"/>
              </w:rPr>
              <w:t xml:space="preserve">Yang </w:t>
            </w:r>
            <w:proofErr w:type="spellStart"/>
            <w:r w:rsidRPr="00D32437">
              <w:rPr>
                <w:rFonts w:ascii="Arial" w:eastAsia="Times New Roman" w:hAnsi="Arial" w:cs="Arial"/>
                <w:color w:val="0D0D0D"/>
                <w:sz w:val="18"/>
                <w:szCs w:val="18"/>
              </w:rPr>
              <w:t>telah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disepakati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bersama</w:t>
            </w:r>
            <w:proofErr w:type="spellEnd"/>
            <w:r w:rsidRPr="00D32437">
              <w:rPr>
                <w:rFonts w:ascii="Arial" w:eastAsia="Times New Roman" w:hAnsi="Arial" w:cs="Arial"/>
                <w:color w:val="0D0D0D"/>
                <w:sz w:val="18"/>
                <w:szCs w:val="18"/>
              </w:rPr>
              <w:t xml:space="preserve"> dan </w:t>
            </w:r>
            <w:proofErr w:type="spellStart"/>
            <w:r w:rsidRPr="00D32437">
              <w:rPr>
                <w:rFonts w:ascii="Arial" w:eastAsia="Times New Roman" w:hAnsi="Arial" w:cs="Arial"/>
                <w:color w:val="0D0D0D"/>
                <w:sz w:val="18"/>
                <w:szCs w:val="18"/>
              </w:rPr>
              <w:t>tidak</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bersifat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rahasia</w:t>
            </w:r>
            <w:proofErr w:type="spellEnd"/>
            <w:r w:rsidRPr="00D32437">
              <w:rPr>
                <w:rFonts w:ascii="Arial" w:eastAsia="Times New Roman" w:hAnsi="Arial" w:cs="Arial"/>
                <w:color w:val="0D0D0D"/>
                <w:sz w:val="18"/>
                <w:szCs w:val="18"/>
              </w:rPr>
              <w:t xml:space="preserve">. </w:t>
            </w:r>
          </w:p>
          <w:p w14:paraId="2B067FC3"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Jangka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waktu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kerahasiaan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dilakukan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tanpa</w:t>
            </w:r>
            <w:proofErr w:type="spellEnd"/>
            <w:r w:rsidRPr="00D32437">
              <w:rPr>
                <w:rFonts w:ascii="Arial" w:eastAsia="Times New Roman" w:hAnsi="Arial" w:cs="Arial"/>
                <w:color w:val="0D0D0D"/>
                <w:sz w:val="18"/>
                <w:szCs w:val="18"/>
              </w:rPr>
              <w:t xml:space="preserve"> batas </w:t>
            </w:r>
            <w:proofErr w:type="spellStart"/>
            <w:r w:rsidRPr="00D32437">
              <w:rPr>
                <w:rFonts w:ascii="Arial" w:eastAsia="Times New Roman" w:hAnsi="Arial" w:cs="Arial"/>
                <w:color w:val="0D0D0D"/>
                <w:sz w:val="18"/>
                <w:szCs w:val="18"/>
              </w:rPr>
              <w:t>waktu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sekalipun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Perjanjian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berakhir</w:t>
            </w:r>
            <w:proofErr w:type="spellEnd"/>
            <w:r w:rsidRPr="00D32437">
              <w:rPr>
                <w:rFonts w:ascii="Arial" w:eastAsia="Times New Roman" w:hAnsi="Arial" w:cs="Arial"/>
                <w:color w:val="0D0D0D"/>
                <w:sz w:val="18"/>
                <w:szCs w:val="18"/>
              </w:rPr>
              <w:t>;</w:t>
            </w:r>
          </w:p>
        </w:tc>
        <w:tc>
          <w:tcPr>
            <w:tcW w:w="0" w:type="auto"/>
            <w:shd w:val="clear" w:color="auto" w:fill="auto"/>
            <w:hideMark/>
          </w:tcPr>
          <w:p w14:paraId="33603754"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 xml:space="preserve">According to the laws and regulations in force in Indonesia, such information shall be provided to other </w:t>
            </w:r>
            <w:r>
              <w:rPr>
                <w:rFonts w:ascii="Arial" w:eastAsia="Times New Roman" w:hAnsi="Arial" w:cs="Arial"/>
                <w:color w:val="0D0D0D"/>
                <w:sz w:val="18"/>
                <w:szCs w:val="18"/>
              </w:rPr>
              <w:t>party</w:t>
            </w:r>
            <w:r w:rsidRPr="00D32437">
              <w:rPr>
                <w:rFonts w:ascii="Arial" w:eastAsia="Times New Roman" w:hAnsi="Arial" w:cs="Arial"/>
                <w:b/>
                <w:bCs/>
                <w:color w:val="0D0D0D"/>
                <w:sz w:val="18"/>
                <w:szCs w:val="18"/>
              </w:rPr>
              <w:t xml:space="preserve"> </w:t>
            </w:r>
            <w:r w:rsidRPr="00D32437">
              <w:rPr>
                <w:rFonts w:ascii="Arial" w:eastAsia="Times New Roman" w:hAnsi="Arial" w:cs="Arial"/>
                <w:color w:val="0D0D0D"/>
                <w:sz w:val="18"/>
                <w:szCs w:val="18"/>
              </w:rPr>
              <w:t>as expressly mentioned in the laws and regulations; and</w:t>
            </w:r>
          </w:p>
          <w:p w14:paraId="0D37630B"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Which has been mutually agreed upon and is not confidential.</w:t>
            </w:r>
          </w:p>
          <w:p w14:paraId="20DF4216" w14:textId="77777777" w:rsidR="004E2E46" w:rsidRPr="00D32437" w:rsidRDefault="004E2E46" w:rsidP="009656A1">
            <w:pPr>
              <w:pStyle w:val="ListParagraph"/>
              <w:spacing w:after="0" w:line="240" w:lineRule="auto"/>
              <w:jc w:val="both"/>
              <w:rPr>
                <w:rFonts w:ascii="Arial" w:eastAsia="Times New Roman" w:hAnsi="Arial" w:cs="Arial"/>
                <w:color w:val="0D0D0D"/>
                <w:sz w:val="18"/>
                <w:szCs w:val="18"/>
              </w:rPr>
            </w:pPr>
          </w:p>
          <w:p w14:paraId="2FF71C76"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The term of this confidence shall be carried out indefinitely even if this Agreement expires;</w:t>
            </w:r>
          </w:p>
        </w:tc>
      </w:tr>
      <w:tr w:rsidR="004E2E46" w:rsidRPr="00D32437" w14:paraId="69BE230F" w14:textId="77777777" w:rsidTr="009656A1">
        <w:trPr>
          <w:trHeight w:val="20"/>
        </w:trPr>
        <w:tc>
          <w:tcPr>
            <w:tcW w:w="4962" w:type="dxa"/>
            <w:shd w:val="clear" w:color="auto" w:fill="auto"/>
            <w:hideMark/>
          </w:tcPr>
          <w:p w14:paraId="77E72F07"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hideMark/>
          </w:tcPr>
          <w:p w14:paraId="7B0429A2" w14:textId="77777777" w:rsidR="004E2E46" w:rsidRPr="00D32437" w:rsidRDefault="004E2E46" w:rsidP="009656A1">
            <w:pPr>
              <w:spacing w:after="0" w:line="240" w:lineRule="auto"/>
              <w:jc w:val="both"/>
              <w:rPr>
                <w:rFonts w:ascii="Arial" w:eastAsia="Times New Roman" w:hAnsi="Arial" w:cs="Arial"/>
                <w:color w:val="0D0D0D"/>
                <w:sz w:val="18"/>
                <w:szCs w:val="18"/>
              </w:rPr>
            </w:pPr>
          </w:p>
        </w:tc>
      </w:tr>
      <w:tr w:rsidR="004E2E46" w:rsidRPr="00D32437" w14:paraId="5359D96E" w14:textId="77777777" w:rsidTr="009656A1">
        <w:trPr>
          <w:trHeight w:val="20"/>
        </w:trPr>
        <w:tc>
          <w:tcPr>
            <w:tcW w:w="4962" w:type="dxa"/>
            <w:shd w:val="clear" w:color="auto" w:fill="auto"/>
            <w:hideMark/>
          </w:tcPr>
          <w:p w14:paraId="3E53F65A" w14:textId="77777777" w:rsidR="004E2E46" w:rsidRPr="00D32437" w:rsidRDefault="004E2E46" w:rsidP="009656A1">
            <w:pPr>
              <w:pStyle w:val="ListParagraph"/>
              <w:spacing w:after="0" w:line="240" w:lineRule="auto"/>
              <w:jc w:val="both"/>
              <w:rPr>
                <w:rFonts w:ascii="Arial" w:eastAsia="Times New Roman" w:hAnsi="Arial" w:cs="Arial"/>
                <w:color w:val="0D0D0D"/>
                <w:sz w:val="18"/>
                <w:szCs w:val="18"/>
              </w:rPr>
            </w:pPr>
          </w:p>
        </w:tc>
        <w:tc>
          <w:tcPr>
            <w:tcW w:w="0" w:type="auto"/>
            <w:shd w:val="clear" w:color="auto" w:fill="auto"/>
            <w:hideMark/>
          </w:tcPr>
          <w:p w14:paraId="361EB6DC" w14:textId="77777777" w:rsidR="004E2E46" w:rsidRPr="00D32437" w:rsidRDefault="004E2E46" w:rsidP="009656A1">
            <w:pPr>
              <w:spacing w:after="0" w:line="240" w:lineRule="auto"/>
              <w:jc w:val="both"/>
              <w:rPr>
                <w:rFonts w:ascii="Arial" w:eastAsia="Times New Roman" w:hAnsi="Arial" w:cs="Arial"/>
                <w:color w:val="0D0D0D"/>
                <w:sz w:val="18"/>
                <w:szCs w:val="18"/>
              </w:rPr>
            </w:pPr>
          </w:p>
        </w:tc>
      </w:tr>
      <w:tr w:rsidR="004E2E46" w:rsidRPr="00D32437" w14:paraId="2522E5FC" w14:textId="77777777" w:rsidTr="009656A1">
        <w:trPr>
          <w:trHeight w:val="20"/>
        </w:trPr>
        <w:tc>
          <w:tcPr>
            <w:tcW w:w="4962" w:type="dxa"/>
            <w:shd w:val="clear" w:color="auto" w:fill="auto"/>
            <w:vAlign w:val="center"/>
          </w:tcPr>
          <w:p w14:paraId="38F7440D" w14:textId="77777777" w:rsidR="004E2E46" w:rsidRPr="00D32437" w:rsidRDefault="004E2E46" w:rsidP="009656A1">
            <w:pPr>
              <w:spacing w:after="0" w:line="240" w:lineRule="auto"/>
              <w:jc w:val="center"/>
              <w:rPr>
                <w:rFonts w:ascii="Arial" w:eastAsia="Times New Roman" w:hAnsi="Arial" w:cs="Arial"/>
                <w:b/>
                <w:bCs/>
                <w:color w:val="0D0D0D"/>
                <w:sz w:val="18"/>
                <w:szCs w:val="18"/>
              </w:rPr>
            </w:pPr>
          </w:p>
        </w:tc>
        <w:tc>
          <w:tcPr>
            <w:tcW w:w="0" w:type="auto"/>
            <w:shd w:val="clear" w:color="auto" w:fill="auto"/>
            <w:vAlign w:val="center"/>
          </w:tcPr>
          <w:p w14:paraId="00FA8091"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124A7060" w14:textId="77777777" w:rsidTr="009656A1">
        <w:trPr>
          <w:trHeight w:val="20"/>
        </w:trPr>
        <w:tc>
          <w:tcPr>
            <w:tcW w:w="4962" w:type="dxa"/>
            <w:shd w:val="clear" w:color="auto" w:fill="auto"/>
            <w:vAlign w:val="center"/>
            <w:hideMark/>
          </w:tcPr>
          <w:p w14:paraId="46DDCDF0" w14:textId="77777777" w:rsidR="004E2E46" w:rsidRPr="00D32437" w:rsidRDefault="004E2E46" w:rsidP="009656A1">
            <w:pPr>
              <w:spacing w:after="0" w:line="240" w:lineRule="auto"/>
              <w:jc w:val="center"/>
              <w:rPr>
                <w:rFonts w:ascii="Arial" w:eastAsia="Times New Roman" w:hAnsi="Arial" w:cs="Arial"/>
                <w:color w:val="0D0D0D"/>
                <w:sz w:val="18"/>
                <w:szCs w:val="18"/>
                <w:lang w:val="id-ID"/>
              </w:rPr>
            </w:pPr>
            <w:r w:rsidRPr="00D32437">
              <w:rPr>
                <w:rFonts w:ascii="Arial" w:eastAsia="Times New Roman" w:hAnsi="Arial" w:cs="Arial"/>
                <w:b/>
                <w:bCs/>
                <w:color w:val="0D0D0D"/>
                <w:sz w:val="18"/>
                <w:szCs w:val="18"/>
              </w:rPr>
              <w:t>Pasal 1</w:t>
            </w:r>
            <w:r w:rsidRPr="00D32437">
              <w:rPr>
                <w:rFonts w:ascii="Arial" w:eastAsia="Times New Roman" w:hAnsi="Arial" w:cs="Arial"/>
                <w:b/>
                <w:bCs/>
                <w:color w:val="0D0D0D"/>
                <w:sz w:val="18"/>
                <w:szCs w:val="18"/>
                <w:lang w:val="id-ID"/>
              </w:rPr>
              <w:t>6</w:t>
            </w:r>
          </w:p>
        </w:tc>
        <w:tc>
          <w:tcPr>
            <w:tcW w:w="0" w:type="auto"/>
            <w:shd w:val="clear" w:color="auto" w:fill="auto"/>
            <w:vAlign w:val="center"/>
            <w:hideMark/>
          </w:tcPr>
          <w:p w14:paraId="463249EA"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16</w:t>
            </w:r>
          </w:p>
        </w:tc>
      </w:tr>
      <w:tr w:rsidR="004E2E46" w:rsidRPr="00D32437" w14:paraId="4BF42442" w14:textId="77777777" w:rsidTr="009656A1">
        <w:trPr>
          <w:trHeight w:val="20"/>
        </w:trPr>
        <w:tc>
          <w:tcPr>
            <w:tcW w:w="4962" w:type="dxa"/>
            <w:shd w:val="clear" w:color="auto" w:fill="auto"/>
            <w:vAlign w:val="center"/>
            <w:hideMark/>
          </w:tcPr>
          <w:p w14:paraId="4CC5C899"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D0D0D"/>
                <w:sz w:val="18"/>
                <w:szCs w:val="18"/>
              </w:rPr>
              <w:t>Pemberitahuan</w:t>
            </w:r>
            <w:proofErr w:type="spellEnd"/>
          </w:p>
        </w:tc>
        <w:tc>
          <w:tcPr>
            <w:tcW w:w="0" w:type="auto"/>
            <w:shd w:val="clear" w:color="auto" w:fill="auto"/>
            <w:noWrap/>
            <w:vAlign w:val="center"/>
            <w:hideMark/>
          </w:tcPr>
          <w:p w14:paraId="5AAD787C"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Notifications</w:t>
            </w:r>
          </w:p>
        </w:tc>
      </w:tr>
      <w:tr w:rsidR="004E2E46" w:rsidRPr="00D32437" w14:paraId="55468598" w14:textId="77777777" w:rsidTr="009656A1">
        <w:trPr>
          <w:trHeight w:val="20"/>
        </w:trPr>
        <w:tc>
          <w:tcPr>
            <w:tcW w:w="4962" w:type="dxa"/>
            <w:shd w:val="clear" w:color="auto" w:fill="auto"/>
          </w:tcPr>
          <w:p w14:paraId="701FD170"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0FB2B13F"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26366C67" w14:textId="77777777" w:rsidTr="009656A1">
        <w:trPr>
          <w:trHeight w:val="20"/>
        </w:trPr>
        <w:tc>
          <w:tcPr>
            <w:tcW w:w="4962" w:type="dxa"/>
            <w:shd w:val="clear" w:color="auto" w:fill="auto"/>
            <w:hideMark/>
          </w:tcPr>
          <w:p w14:paraId="0D7FEB8B" w14:textId="77777777" w:rsidR="004E2E46" w:rsidRPr="00D32437" w:rsidRDefault="004E2E46" w:rsidP="009656A1">
            <w:p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Setiap</w:t>
            </w:r>
            <w:proofErr w:type="spellEnd"/>
            <w:r w:rsidRPr="00D32437">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pemberitahuan</w:t>
            </w:r>
            <w:proofErr w:type="spellEnd"/>
            <w:r>
              <w:rPr>
                <w:rFonts w:ascii="Arial" w:eastAsia="Times New Roman" w:hAnsi="Arial" w:cs="Arial"/>
                <w:color w:val="0D0D0D"/>
                <w:sz w:val="18"/>
                <w:szCs w:val="18"/>
              </w:rPr>
              <w:t xml:space="preserve">, </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komunikasi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korespondensi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dalam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pelaksanaan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Perjanjian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disampaikan</w:t>
            </w:r>
            <w:proofErr w:type="spellEnd"/>
            <w:r w:rsidRPr="00D32437">
              <w:rPr>
                <w:rFonts w:ascii="Arial" w:eastAsia="Times New Roman" w:hAnsi="Arial" w:cs="Arial"/>
                <w:color w:val="0D0D0D"/>
                <w:sz w:val="18"/>
                <w:szCs w:val="18"/>
              </w:rPr>
              <w:t xml:space="preserve"> oleh salah </w:t>
            </w:r>
            <w:proofErr w:type="spellStart"/>
            <w:r w:rsidRPr="00D32437">
              <w:rPr>
                <w:rFonts w:ascii="Arial" w:eastAsia="Times New Roman" w:hAnsi="Arial" w:cs="Arial"/>
                <w:color w:val="0D0D0D"/>
                <w:sz w:val="18"/>
                <w:szCs w:val="18"/>
              </w:rPr>
              <w:t>satu</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kepada</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lainnya</w:t>
            </w:r>
            <w:proofErr w:type="spellEnd"/>
            <w:r w:rsidRPr="00D32437">
              <w:rPr>
                <w:rFonts w:ascii="Arial" w:eastAsia="Times New Roman" w:hAnsi="Arial" w:cs="Arial"/>
                <w:color w:val="0D0D0D"/>
                <w:sz w:val="18"/>
                <w:szCs w:val="18"/>
              </w:rPr>
              <w:t xml:space="preserve"> pada </w:t>
            </w:r>
            <w:proofErr w:type="spellStart"/>
            <w:r w:rsidRPr="00D32437">
              <w:rPr>
                <w:rFonts w:ascii="Arial" w:eastAsia="Times New Roman" w:hAnsi="Arial" w:cs="Arial"/>
                <w:color w:val="0D0D0D"/>
                <w:sz w:val="18"/>
                <w:szCs w:val="18"/>
              </w:rPr>
              <w:t>alamat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sebagaimana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tercantum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dibawah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w:t>
            </w:r>
          </w:p>
        </w:tc>
        <w:tc>
          <w:tcPr>
            <w:tcW w:w="0" w:type="auto"/>
            <w:shd w:val="clear" w:color="auto" w:fill="auto"/>
            <w:hideMark/>
          </w:tcPr>
          <w:p w14:paraId="7F7BE65E"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w:t>
            </w:r>
            <w:r>
              <w:rPr>
                <w:rFonts w:ascii="Arial" w:eastAsia="Times New Roman" w:hAnsi="Arial" w:cs="Arial"/>
                <w:color w:val="000000"/>
                <w:sz w:val="18"/>
                <w:szCs w:val="18"/>
              </w:rPr>
              <w:t>notification</w:t>
            </w:r>
            <w:r w:rsidRPr="00D32437">
              <w:rPr>
                <w:rFonts w:ascii="Arial" w:eastAsia="Times New Roman" w:hAnsi="Arial" w:cs="Arial"/>
                <w:color w:val="000000"/>
                <w:sz w:val="18"/>
                <w:szCs w:val="18"/>
              </w:rPr>
              <w:t xml:space="preserve">, communication or </w:t>
            </w:r>
            <w:r>
              <w:rPr>
                <w:rFonts w:ascii="Arial" w:eastAsia="Times New Roman" w:hAnsi="Arial" w:cs="Arial"/>
                <w:color w:val="000000"/>
                <w:sz w:val="18"/>
                <w:szCs w:val="18"/>
              </w:rPr>
              <w:t>correspondence</w:t>
            </w:r>
            <w:r w:rsidRPr="00D32437">
              <w:rPr>
                <w:rFonts w:ascii="Arial" w:eastAsia="Times New Roman" w:hAnsi="Arial" w:cs="Arial"/>
                <w:color w:val="000000"/>
                <w:sz w:val="18"/>
                <w:szCs w:val="18"/>
              </w:rPr>
              <w:t xml:space="preserve"> in the performance of this Agreement shall be delivered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at the address as the manner in which:</w:t>
            </w:r>
          </w:p>
          <w:p w14:paraId="4F41B12A"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A542EAD" w14:textId="77777777" w:rsidTr="009656A1">
        <w:trPr>
          <w:trHeight w:val="20"/>
        </w:trPr>
        <w:tc>
          <w:tcPr>
            <w:tcW w:w="4962" w:type="dxa"/>
            <w:shd w:val="clear" w:color="auto" w:fill="auto"/>
          </w:tcPr>
          <w:p w14:paraId="10E98496"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699027CF"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CAC70F3" w14:textId="77777777" w:rsidTr="009656A1">
        <w:trPr>
          <w:trHeight w:val="20"/>
        </w:trPr>
        <w:tc>
          <w:tcPr>
            <w:tcW w:w="4962" w:type="dxa"/>
            <w:shd w:val="clear" w:color="auto" w:fill="auto"/>
          </w:tcPr>
          <w:p w14:paraId="6A8F9410"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2130154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0052EC1" w14:textId="77777777" w:rsidTr="009656A1">
        <w:trPr>
          <w:trHeight w:val="20"/>
        </w:trPr>
        <w:tc>
          <w:tcPr>
            <w:tcW w:w="4962" w:type="dxa"/>
            <w:shd w:val="clear" w:color="auto" w:fill="auto"/>
          </w:tcPr>
          <w:p w14:paraId="0E75EA4E"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5CAA658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5DE4C008" w14:textId="77777777" w:rsidTr="009656A1">
        <w:trPr>
          <w:trHeight w:val="20"/>
        </w:trPr>
        <w:tc>
          <w:tcPr>
            <w:tcW w:w="4962" w:type="dxa"/>
            <w:shd w:val="clear" w:color="auto" w:fill="auto"/>
            <w:vAlign w:val="center"/>
            <w:hideMark/>
          </w:tcPr>
          <w:p w14:paraId="31DF65A0" w14:textId="77777777" w:rsidR="004E2E46" w:rsidRPr="00D32437" w:rsidRDefault="004E2E46" w:rsidP="009656A1">
            <w:pPr>
              <w:spacing w:after="0" w:line="240" w:lineRule="auto"/>
              <w:jc w:val="both"/>
              <w:rPr>
                <w:rFonts w:ascii="Arial" w:eastAsia="Times New Roman" w:hAnsi="Arial" w:cs="Arial"/>
                <w:b/>
                <w:bCs/>
                <w:color w:val="0D0D0D"/>
                <w:sz w:val="18"/>
                <w:szCs w:val="18"/>
              </w:rPr>
            </w:pPr>
            <w:r w:rsidRPr="00D32437">
              <w:rPr>
                <w:rFonts w:ascii="Arial" w:eastAsia="Times New Roman" w:hAnsi="Arial" w:cs="Arial"/>
                <w:b/>
                <w:bCs/>
                <w:color w:val="000000"/>
                <w:sz w:val="18"/>
                <w:szCs w:val="18"/>
              </w:rPr>
              <w:t>PIHAK PERTAMA</w:t>
            </w:r>
          </w:p>
        </w:tc>
        <w:tc>
          <w:tcPr>
            <w:tcW w:w="0" w:type="auto"/>
            <w:shd w:val="clear" w:color="auto" w:fill="auto"/>
            <w:vAlign w:val="center"/>
            <w:hideMark/>
          </w:tcPr>
          <w:p w14:paraId="624A77DA"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FIRST PARTY</w:t>
            </w:r>
          </w:p>
        </w:tc>
      </w:tr>
      <w:tr w:rsidR="004E2E46" w:rsidRPr="00D32437" w14:paraId="151703C7" w14:textId="77777777" w:rsidTr="009656A1">
        <w:trPr>
          <w:trHeight w:val="20"/>
        </w:trPr>
        <w:tc>
          <w:tcPr>
            <w:tcW w:w="4962" w:type="dxa"/>
            <w:shd w:val="clear" w:color="auto" w:fill="auto"/>
            <w:vAlign w:val="center"/>
            <w:hideMark/>
          </w:tcPr>
          <w:p w14:paraId="2BA7EAF1"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c>
          <w:tcPr>
            <w:tcW w:w="0" w:type="auto"/>
            <w:shd w:val="clear" w:color="auto" w:fill="auto"/>
            <w:vAlign w:val="center"/>
            <w:hideMark/>
          </w:tcPr>
          <w:p w14:paraId="63ECF8F0"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r>
      <w:tr w:rsidR="004E2E46" w:rsidRPr="00D32437" w14:paraId="23DE1920" w14:textId="77777777" w:rsidTr="009656A1">
        <w:trPr>
          <w:trHeight w:val="20"/>
        </w:trPr>
        <w:tc>
          <w:tcPr>
            <w:tcW w:w="4962" w:type="dxa"/>
            <w:shd w:val="clear" w:color="auto" w:fill="auto"/>
            <w:hideMark/>
          </w:tcPr>
          <w:p w14:paraId="2EF8B50C"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Alamat: </w:t>
            </w:r>
            <w:r>
              <w:rPr>
                <w:rFonts w:ascii="Arial" w:eastAsia="Times New Roman" w:hAnsi="Arial" w:cs="Arial"/>
                <w:color w:val="000000"/>
                <w:sz w:val="18"/>
                <w:szCs w:val="18"/>
              </w:rPr>
              <w:t xml:space="preserve">Desa </w:t>
            </w:r>
            <w:proofErr w:type="spellStart"/>
            <w:r>
              <w:rPr>
                <w:rFonts w:ascii="Arial" w:eastAsia="Times New Roman" w:hAnsi="Arial" w:cs="Arial"/>
                <w:color w:val="000000"/>
                <w:sz w:val="18"/>
                <w:szCs w:val="18"/>
              </w:rPr>
              <w:t>Ngerong</w:t>
            </w:r>
            <w:proofErr w:type="spellEnd"/>
            <w:r>
              <w:rPr>
                <w:rFonts w:ascii="Arial" w:eastAsia="Times New Roman" w:hAnsi="Arial" w:cs="Arial"/>
                <w:color w:val="000000"/>
                <w:sz w:val="18"/>
                <w:szCs w:val="18"/>
              </w:rPr>
              <w:t xml:space="preserve"> Km 39 </w:t>
            </w:r>
            <w:proofErr w:type="spellStart"/>
            <w:r>
              <w:rPr>
                <w:rFonts w:ascii="Arial" w:eastAsia="Times New Roman" w:hAnsi="Arial" w:cs="Arial"/>
                <w:color w:val="000000"/>
                <w:sz w:val="18"/>
                <w:szCs w:val="18"/>
              </w:rPr>
              <w:t>Gempol</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Pasuruan</w:t>
            </w:r>
            <w:proofErr w:type="spellEnd"/>
          </w:p>
        </w:tc>
        <w:tc>
          <w:tcPr>
            <w:tcW w:w="0" w:type="auto"/>
            <w:shd w:val="clear" w:color="auto" w:fill="auto"/>
            <w:hideMark/>
          </w:tcPr>
          <w:p w14:paraId="1646595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Address:  </w:t>
            </w:r>
            <w:r>
              <w:rPr>
                <w:rFonts w:ascii="Arial" w:eastAsia="Times New Roman" w:hAnsi="Arial" w:cs="Arial"/>
                <w:color w:val="000000"/>
                <w:sz w:val="18"/>
                <w:szCs w:val="18"/>
              </w:rPr>
              <w:t xml:space="preserve">Desa </w:t>
            </w:r>
            <w:proofErr w:type="spellStart"/>
            <w:r>
              <w:rPr>
                <w:rFonts w:ascii="Arial" w:eastAsia="Times New Roman" w:hAnsi="Arial" w:cs="Arial"/>
                <w:color w:val="000000"/>
                <w:sz w:val="18"/>
                <w:szCs w:val="18"/>
              </w:rPr>
              <w:t>Ngerong</w:t>
            </w:r>
            <w:proofErr w:type="spellEnd"/>
            <w:r>
              <w:rPr>
                <w:rFonts w:ascii="Arial" w:eastAsia="Times New Roman" w:hAnsi="Arial" w:cs="Arial"/>
                <w:color w:val="000000"/>
                <w:sz w:val="18"/>
                <w:szCs w:val="18"/>
              </w:rPr>
              <w:t xml:space="preserve"> Km 39 </w:t>
            </w:r>
            <w:proofErr w:type="spellStart"/>
            <w:r>
              <w:rPr>
                <w:rFonts w:ascii="Arial" w:eastAsia="Times New Roman" w:hAnsi="Arial" w:cs="Arial"/>
                <w:color w:val="000000"/>
                <w:sz w:val="18"/>
                <w:szCs w:val="18"/>
              </w:rPr>
              <w:t>Gempol</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Pasuruan</w:t>
            </w:r>
            <w:proofErr w:type="spellEnd"/>
          </w:p>
        </w:tc>
      </w:tr>
      <w:tr w:rsidR="004E2E46" w:rsidRPr="00D32437" w14:paraId="20F87113" w14:textId="77777777" w:rsidTr="009656A1">
        <w:trPr>
          <w:trHeight w:val="20"/>
        </w:trPr>
        <w:tc>
          <w:tcPr>
            <w:tcW w:w="4962" w:type="dxa"/>
            <w:shd w:val="clear" w:color="auto" w:fill="auto"/>
            <w:vAlign w:val="center"/>
            <w:hideMark/>
          </w:tcPr>
          <w:p w14:paraId="1A76B526"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 </w:t>
            </w:r>
          </w:p>
        </w:tc>
        <w:tc>
          <w:tcPr>
            <w:tcW w:w="0" w:type="auto"/>
            <w:shd w:val="clear" w:color="auto" w:fill="auto"/>
            <w:vAlign w:val="center"/>
            <w:hideMark/>
          </w:tcPr>
          <w:p w14:paraId="57102215"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Phone. :</w:t>
            </w:r>
          </w:p>
        </w:tc>
      </w:tr>
      <w:tr w:rsidR="004E2E46" w:rsidRPr="00D32437" w14:paraId="6DBB6AD0" w14:textId="77777777" w:rsidTr="009656A1">
        <w:trPr>
          <w:trHeight w:val="20"/>
        </w:trPr>
        <w:tc>
          <w:tcPr>
            <w:tcW w:w="4962" w:type="dxa"/>
            <w:shd w:val="clear" w:color="auto" w:fill="auto"/>
            <w:vAlign w:val="center"/>
            <w:hideMark/>
          </w:tcPr>
          <w:p w14:paraId="7616998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w:t>
            </w:r>
            <w:r>
              <w:rPr>
                <w:rFonts w:ascii="Arial" w:eastAsia="Times New Roman" w:hAnsi="Arial" w:cs="Arial"/>
                <w:color w:val="000000"/>
                <w:sz w:val="18"/>
                <w:szCs w:val="18"/>
              </w:rPr>
              <w:t>HSES Manager</w:t>
            </w:r>
          </w:p>
        </w:tc>
        <w:tc>
          <w:tcPr>
            <w:tcW w:w="0" w:type="auto"/>
            <w:shd w:val="clear" w:color="auto" w:fill="auto"/>
            <w:vAlign w:val="center"/>
            <w:hideMark/>
          </w:tcPr>
          <w:p w14:paraId="5C0CAFA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Section:</w:t>
            </w:r>
            <w:r>
              <w:rPr>
                <w:rFonts w:ascii="Arial" w:eastAsia="Times New Roman" w:hAnsi="Arial" w:cs="Arial"/>
                <w:color w:val="000000"/>
                <w:sz w:val="18"/>
                <w:szCs w:val="18"/>
              </w:rPr>
              <w:t xml:space="preserve"> HSES Manager</w:t>
            </w:r>
          </w:p>
        </w:tc>
      </w:tr>
      <w:tr w:rsidR="004E2E46" w:rsidRPr="00237BAC" w14:paraId="3AAB755C" w14:textId="77777777" w:rsidTr="009656A1">
        <w:trPr>
          <w:trHeight w:val="20"/>
        </w:trPr>
        <w:tc>
          <w:tcPr>
            <w:tcW w:w="4962" w:type="dxa"/>
            <w:shd w:val="clear" w:color="auto" w:fill="auto"/>
            <w:vAlign w:val="center"/>
            <w:hideMark/>
          </w:tcPr>
          <w:p w14:paraId="49FDA2E6" w14:textId="77777777" w:rsidR="004E2E46" w:rsidRPr="00374A8B" w:rsidRDefault="004E2E46" w:rsidP="009656A1">
            <w:pPr>
              <w:spacing w:after="0" w:line="240" w:lineRule="auto"/>
              <w:jc w:val="both"/>
              <w:rPr>
                <w:rFonts w:ascii="Arial" w:eastAsia="Times New Roman" w:hAnsi="Arial" w:cs="Arial"/>
                <w:color w:val="000000"/>
                <w:sz w:val="18"/>
                <w:szCs w:val="18"/>
                <w:lang w:val="fr-FR"/>
              </w:rPr>
            </w:pPr>
            <w:r w:rsidRPr="00374A8B">
              <w:rPr>
                <w:rFonts w:ascii="Arial" w:eastAsia="Times New Roman" w:hAnsi="Arial" w:cs="Arial"/>
                <w:color w:val="000000"/>
                <w:sz w:val="18"/>
                <w:szCs w:val="18"/>
                <w:lang w:val="fr-FR"/>
              </w:rPr>
              <w:t>Email : didik.darmoro@lyb.com</w:t>
            </w:r>
          </w:p>
        </w:tc>
        <w:tc>
          <w:tcPr>
            <w:tcW w:w="0" w:type="auto"/>
            <w:shd w:val="clear" w:color="auto" w:fill="auto"/>
            <w:vAlign w:val="center"/>
            <w:hideMark/>
          </w:tcPr>
          <w:p w14:paraId="225F3CC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374A8B">
              <w:rPr>
                <w:rFonts w:ascii="Arial" w:eastAsia="Times New Roman" w:hAnsi="Arial" w:cs="Arial"/>
                <w:color w:val="000000"/>
                <w:sz w:val="18"/>
                <w:szCs w:val="18"/>
                <w:lang w:val="fr-FR"/>
              </w:rPr>
              <w:t>Email :</w:t>
            </w:r>
            <w:r w:rsidRPr="00D32437">
              <w:rPr>
                <w:rFonts w:ascii="Arial" w:eastAsia="Times New Roman" w:hAnsi="Arial" w:cs="Arial"/>
                <w:color w:val="000000"/>
                <w:sz w:val="18"/>
                <w:szCs w:val="18"/>
                <w:lang w:val="id-ID"/>
              </w:rPr>
              <w:t xml:space="preserve"> </w:t>
            </w:r>
            <w:r w:rsidRPr="00374A8B">
              <w:rPr>
                <w:rFonts w:ascii="Arial" w:eastAsia="Times New Roman" w:hAnsi="Arial" w:cs="Arial"/>
                <w:color w:val="000000"/>
                <w:sz w:val="18"/>
                <w:szCs w:val="18"/>
                <w:lang w:val="fr-FR"/>
              </w:rPr>
              <w:t xml:space="preserve"> </w:t>
            </w:r>
            <w:r w:rsidR="00D06513">
              <w:fldChar w:fldCharType="begin"/>
            </w:r>
            <w:r w:rsidR="00D06513" w:rsidRPr="00310DE6">
              <w:rPr>
                <w:lang w:val="fr-FR"/>
                <w:rPrChange w:id="107" w:author="Chen, Jane" w:date="2024-06-19T13:23:00Z">
                  <w:rPr/>
                </w:rPrChange>
              </w:rPr>
              <w:instrText>HYPERLINK "mailto:didik.darmoro@lyb.com"</w:instrText>
            </w:r>
            <w:r w:rsidR="00D06513">
              <w:fldChar w:fldCharType="separate"/>
            </w:r>
            <w:r w:rsidRPr="00374A8B">
              <w:rPr>
                <w:rStyle w:val="Hyperlink"/>
                <w:rFonts w:ascii="Arial" w:eastAsia="Times New Roman" w:hAnsi="Arial" w:cs="Arial"/>
                <w:sz w:val="18"/>
                <w:szCs w:val="18"/>
                <w:lang w:val="fr-FR"/>
              </w:rPr>
              <w:t>didik.darmoro@lyb.com</w:t>
            </w:r>
            <w:r w:rsidR="00D06513">
              <w:rPr>
                <w:rStyle w:val="Hyperlink"/>
                <w:rFonts w:ascii="Arial" w:eastAsia="Times New Roman" w:hAnsi="Arial" w:cs="Arial"/>
                <w:sz w:val="18"/>
                <w:szCs w:val="18"/>
                <w:lang w:val="fr-FR"/>
              </w:rPr>
              <w:fldChar w:fldCharType="end"/>
            </w:r>
          </w:p>
        </w:tc>
      </w:tr>
      <w:tr w:rsidR="004E2E46" w:rsidRPr="00D32437" w14:paraId="135F8CC4" w14:textId="77777777" w:rsidTr="009656A1">
        <w:trPr>
          <w:trHeight w:val="20"/>
        </w:trPr>
        <w:tc>
          <w:tcPr>
            <w:tcW w:w="4962" w:type="dxa"/>
            <w:shd w:val="clear" w:color="auto" w:fill="auto"/>
            <w:vAlign w:val="center"/>
            <w:hideMark/>
          </w:tcPr>
          <w:p w14:paraId="5EC226CF"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 </w:t>
            </w:r>
            <w:r>
              <w:rPr>
                <w:rFonts w:ascii="Arial" w:eastAsia="Times New Roman" w:hAnsi="Arial" w:cs="Arial"/>
                <w:color w:val="000000"/>
                <w:sz w:val="18"/>
                <w:szCs w:val="18"/>
              </w:rPr>
              <w:t>Didik Darmoro</w:t>
            </w:r>
          </w:p>
        </w:tc>
        <w:tc>
          <w:tcPr>
            <w:tcW w:w="0" w:type="auto"/>
            <w:shd w:val="clear" w:color="auto" w:fill="auto"/>
            <w:vAlign w:val="center"/>
            <w:hideMark/>
          </w:tcPr>
          <w:p w14:paraId="5957AB9D"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Up :</w:t>
            </w:r>
            <w:r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Didik Darmoro</w:t>
            </w:r>
          </w:p>
        </w:tc>
      </w:tr>
      <w:tr w:rsidR="004E2E46" w:rsidRPr="00D32437" w14:paraId="6FD79DD9" w14:textId="77777777" w:rsidTr="009656A1">
        <w:trPr>
          <w:trHeight w:val="20"/>
        </w:trPr>
        <w:tc>
          <w:tcPr>
            <w:tcW w:w="4962" w:type="dxa"/>
            <w:shd w:val="clear" w:color="auto" w:fill="auto"/>
            <w:vAlign w:val="center"/>
            <w:hideMark/>
          </w:tcPr>
          <w:p w14:paraId="53A7EFCD"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HP : </w:t>
            </w:r>
          </w:p>
        </w:tc>
        <w:tc>
          <w:tcPr>
            <w:tcW w:w="0" w:type="auto"/>
            <w:shd w:val="clear" w:color="auto" w:fill="auto"/>
            <w:vAlign w:val="center"/>
            <w:hideMark/>
          </w:tcPr>
          <w:p w14:paraId="6CA778F1"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HP :</w:t>
            </w:r>
            <w:r w:rsidRPr="00D32437">
              <w:rPr>
                <w:rFonts w:ascii="Arial" w:eastAsia="Times New Roman" w:hAnsi="Arial" w:cs="Arial"/>
                <w:color w:val="000000"/>
                <w:sz w:val="18"/>
                <w:szCs w:val="18"/>
                <w:lang w:val="id-ID"/>
              </w:rPr>
              <w:t xml:space="preserve"> </w:t>
            </w:r>
          </w:p>
        </w:tc>
      </w:tr>
      <w:tr w:rsidR="004E2E46" w:rsidRPr="00D32437" w14:paraId="160A6373" w14:textId="77777777" w:rsidTr="009656A1">
        <w:trPr>
          <w:trHeight w:val="20"/>
        </w:trPr>
        <w:tc>
          <w:tcPr>
            <w:tcW w:w="4962" w:type="dxa"/>
            <w:shd w:val="clear" w:color="auto" w:fill="auto"/>
            <w:hideMark/>
          </w:tcPr>
          <w:p w14:paraId="3DCF880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5DA2CB5C" w14:textId="77777777" w:rsidR="004E2E46" w:rsidRPr="00D32437" w:rsidRDefault="004E2E46" w:rsidP="009656A1">
            <w:pPr>
              <w:spacing w:after="0" w:line="240" w:lineRule="auto"/>
              <w:jc w:val="both"/>
              <w:rPr>
                <w:rFonts w:ascii="Arial" w:eastAsia="Times New Roman" w:hAnsi="Arial" w:cs="Arial"/>
                <w:sz w:val="18"/>
                <w:szCs w:val="18"/>
              </w:rPr>
            </w:pPr>
          </w:p>
          <w:p w14:paraId="49607F8F"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747A5173" w14:textId="77777777" w:rsidTr="009656A1">
        <w:trPr>
          <w:trHeight w:val="364"/>
        </w:trPr>
        <w:tc>
          <w:tcPr>
            <w:tcW w:w="4962" w:type="dxa"/>
            <w:shd w:val="clear" w:color="auto" w:fill="auto"/>
            <w:vAlign w:val="center"/>
            <w:hideMark/>
          </w:tcPr>
          <w:p w14:paraId="2795E5BB"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p w14:paraId="3C9AFE31"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p>
        </w:tc>
        <w:tc>
          <w:tcPr>
            <w:tcW w:w="0" w:type="auto"/>
            <w:shd w:val="clear" w:color="auto" w:fill="auto"/>
            <w:vAlign w:val="center"/>
            <w:hideMark/>
          </w:tcPr>
          <w:p w14:paraId="21166DAD"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SECOND PARTY</w:t>
            </w:r>
          </w:p>
        </w:tc>
      </w:tr>
      <w:tr w:rsidR="004E2E46" w:rsidRPr="00D32437" w14:paraId="62BF1383" w14:textId="77777777" w:rsidTr="009656A1">
        <w:trPr>
          <w:trHeight w:val="20"/>
        </w:trPr>
        <w:tc>
          <w:tcPr>
            <w:tcW w:w="4962" w:type="dxa"/>
            <w:shd w:val="clear" w:color="auto" w:fill="auto"/>
            <w:vAlign w:val="center"/>
            <w:hideMark/>
          </w:tcPr>
          <w:p w14:paraId="13938D2F"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c>
          <w:tcPr>
            <w:tcW w:w="0" w:type="auto"/>
            <w:shd w:val="clear" w:color="auto" w:fill="auto"/>
            <w:vAlign w:val="center"/>
          </w:tcPr>
          <w:p w14:paraId="1E9C06D6"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r>
      <w:tr w:rsidR="004E2E46" w:rsidRPr="00D32437" w14:paraId="168EC317" w14:textId="77777777" w:rsidTr="009656A1">
        <w:trPr>
          <w:trHeight w:val="20"/>
        </w:trPr>
        <w:tc>
          <w:tcPr>
            <w:tcW w:w="4962" w:type="dxa"/>
            <w:shd w:val="clear" w:color="auto" w:fill="auto"/>
            <w:hideMark/>
          </w:tcPr>
          <w:p w14:paraId="575C654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t-IT"/>
              </w:rPr>
              <w:t>Alamat  : JL. Surabaya malang km 54 sukorejo pasuruan jawa timur</w:t>
            </w:r>
          </w:p>
        </w:tc>
        <w:tc>
          <w:tcPr>
            <w:tcW w:w="0" w:type="auto"/>
            <w:shd w:val="clear" w:color="auto" w:fill="auto"/>
          </w:tcPr>
          <w:p w14:paraId="0EA622B9"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t-IT"/>
              </w:rPr>
              <w:t>Address             : JL. Surabaya malang km 54 sukorejo pasuruan jawa timur</w:t>
            </w:r>
          </w:p>
        </w:tc>
      </w:tr>
      <w:tr w:rsidR="004E2E46" w:rsidRPr="00D32437" w14:paraId="2A1DCB5D" w14:textId="77777777" w:rsidTr="009656A1">
        <w:trPr>
          <w:trHeight w:val="20"/>
        </w:trPr>
        <w:tc>
          <w:tcPr>
            <w:tcW w:w="4962" w:type="dxa"/>
            <w:shd w:val="clear" w:color="auto" w:fill="auto"/>
            <w:vAlign w:val="center"/>
            <w:hideMark/>
          </w:tcPr>
          <w:p w14:paraId="7DDEFF73"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 0343 – 6745000</w:t>
            </w:r>
          </w:p>
        </w:tc>
        <w:tc>
          <w:tcPr>
            <w:tcW w:w="0" w:type="auto"/>
            <w:shd w:val="clear" w:color="auto" w:fill="auto"/>
            <w:vAlign w:val="center"/>
          </w:tcPr>
          <w:p w14:paraId="6EFAE48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Phone Number   : 0343 – 6745000</w:t>
            </w:r>
          </w:p>
        </w:tc>
      </w:tr>
      <w:tr w:rsidR="004E2E46" w:rsidRPr="00D32437" w14:paraId="6BCC5203" w14:textId="77777777" w:rsidTr="009656A1">
        <w:trPr>
          <w:trHeight w:val="20"/>
        </w:trPr>
        <w:tc>
          <w:tcPr>
            <w:tcW w:w="4962" w:type="dxa"/>
            <w:shd w:val="clear" w:color="auto" w:fill="auto"/>
            <w:vAlign w:val="center"/>
            <w:hideMark/>
          </w:tcPr>
          <w:p w14:paraId="540F6ACD"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 Humas Marketing </w:t>
            </w:r>
          </w:p>
        </w:tc>
        <w:tc>
          <w:tcPr>
            <w:tcW w:w="0" w:type="auto"/>
            <w:shd w:val="clear" w:color="auto" w:fill="auto"/>
            <w:vAlign w:val="center"/>
          </w:tcPr>
          <w:p w14:paraId="6E812744"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Department         : Humas Marketing </w:t>
            </w:r>
          </w:p>
        </w:tc>
      </w:tr>
      <w:tr w:rsidR="004E2E46" w:rsidRPr="00D32437" w14:paraId="74203620" w14:textId="77777777" w:rsidTr="009656A1">
        <w:trPr>
          <w:trHeight w:val="20"/>
        </w:trPr>
        <w:tc>
          <w:tcPr>
            <w:tcW w:w="4962" w:type="dxa"/>
            <w:shd w:val="clear" w:color="auto" w:fill="auto"/>
            <w:vAlign w:val="center"/>
            <w:hideMark/>
          </w:tcPr>
          <w:p w14:paraId="1873361A" w14:textId="77777777" w:rsidR="004E2E46" w:rsidRPr="00D32437" w:rsidRDefault="004E2E46" w:rsidP="009656A1">
            <w:pPr>
              <w:spacing w:after="0" w:line="48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lastRenderedPageBreak/>
              <w:t xml:space="preserve">Email        : </w:t>
            </w:r>
            <w:hyperlink r:id="rId8" w:history="1">
              <w:r w:rsidRPr="00D32437">
                <w:rPr>
                  <w:rStyle w:val="Hyperlink"/>
                  <w:rFonts w:ascii="Arial" w:eastAsia="Times New Roman" w:hAnsi="Arial" w:cs="Arial"/>
                  <w:sz w:val="18"/>
                  <w:szCs w:val="18"/>
                </w:rPr>
                <w:t>sekretariat@sukorejo.rs-primahusada.com</w:t>
              </w:r>
            </w:hyperlink>
            <w:r w:rsidRPr="00D32437">
              <w:rPr>
                <w:rFonts w:ascii="Arial" w:eastAsia="Times New Roman" w:hAnsi="Arial" w:cs="Arial"/>
                <w:color w:val="000000"/>
                <w:sz w:val="18"/>
                <w:szCs w:val="18"/>
              </w:rPr>
              <w:t xml:space="preserve"> dan </w:t>
            </w:r>
            <w:hyperlink r:id="rId9" w:history="1">
              <w:r w:rsidRPr="00D32437">
                <w:rPr>
                  <w:rStyle w:val="Hyperlink"/>
                  <w:rFonts w:ascii="Arial" w:eastAsia="Times New Roman" w:hAnsi="Arial" w:cs="Arial"/>
                  <w:sz w:val="18"/>
                  <w:szCs w:val="18"/>
                </w:rPr>
                <w:t>backupdatamarketingphs@gmail.com</w:t>
              </w:r>
            </w:hyperlink>
            <w:r w:rsidRPr="00D32437">
              <w:rPr>
                <w:rFonts w:ascii="Arial" w:eastAsia="Times New Roman" w:hAnsi="Arial" w:cs="Arial"/>
                <w:color w:val="000000"/>
                <w:sz w:val="18"/>
                <w:szCs w:val="18"/>
              </w:rPr>
              <w:t xml:space="preserve"> </w:t>
            </w:r>
          </w:p>
        </w:tc>
        <w:tc>
          <w:tcPr>
            <w:tcW w:w="0" w:type="auto"/>
            <w:shd w:val="clear" w:color="auto" w:fill="auto"/>
            <w:vAlign w:val="center"/>
          </w:tcPr>
          <w:p w14:paraId="16EF4469"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Email          : </w:t>
            </w:r>
            <w:hyperlink r:id="rId10" w:history="1">
              <w:r w:rsidRPr="00D32437">
                <w:rPr>
                  <w:rStyle w:val="Hyperlink"/>
                  <w:rFonts w:ascii="Arial" w:eastAsia="Times New Roman" w:hAnsi="Arial" w:cs="Arial"/>
                  <w:sz w:val="18"/>
                  <w:szCs w:val="18"/>
                </w:rPr>
                <w:t>sekretariat@sukorejo.rs-primahusada.com</w:t>
              </w:r>
            </w:hyperlink>
            <w:r w:rsidRPr="00D32437">
              <w:rPr>
                <w:rFonts w:ascii="Arial" w:eastAsia="Times New Roman" w:hAnsi="Arial" w:cs="Arial"/>
                <w:color w:val="000000"/>
                <w:sz w:val="18"/>
                <w:szCs w:val="18"/>
              </w:rPr>
              <w:t xml:space="preserve"> dan </w:t>
            </w:r>
            <w:hyperlink r:id="rId11" w:history="1">
              <w:r w:rsidRPr="00D32437">
                <w:rPr>
                  <w:rStyle w:val="Hyperlink"/>
                  <w:rFonts w:ascii="Arial" w:eastAsia="Times New Roman" w:hAnsi="Arial" w:cs="Arial"/>
                  <w:sz w:val="18"/>
                  <w:szCs w:val="18"/>
                </w:rPr>
                <w:t>backupdatamarketingphs@gmail.com</w:t>
              </w:r>
            </w:hyperlink>
            <w:r w:rsidRPr="00D32437">
              <w:rPr>
                <w:rFonts w:ascii="Arial" w:eastAsia="Times New Roman" w:hAnsi="Arial" w:cs="Arial"/>
                <w:color w:val="000000"/>
                <w:sz w:val="18"/>
                <w:szCs w:val="18"/>
              </w:rPr>
              <w:t xml:space="preserve"> </w:t>
            </w:r>
          </w:p>
        </w:tc>
      </w:tr>
      <w:tr w:rsidR="004E2E46" w:rsidRPr="00D32437" w14:paraId="355367A9" w14:textId="77777777" w:rsidTr="009656A1">
        <w:trPr>
          <w:trHeight w:val="20"/>
        </w:trPr>
        <w:tc>
          <w:tcPr>
            <w:tcW w:w="4962" w:type="dxa"/>
            <w:shd w:val="clear" w:color="auto" w:fill="auto"/>
            <w:vAlign w:val="center"/>
            <w:hideMark/>
          </w:tcPr>
          <w:p w14:paraId="12C95C7E" w14:textId="26212F68"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w:t>
            </w:r>
            <w:ins w:id="108" w:author="SEKRE-1" w:date="2024-06-21T10:50:00Z" w16du:dateUtc="2024-06-21T03:50:00Z">
              <w:r w:rsidR="004D053D">
                <w:rPr>
                  <w:rFonts w:ascii="Arial" w:eastAsia="Times New Roman" w:hAnsi="Arial" w:cs="Arial"/>
                  <w:color w:val="000000"/>
                  <w:sz w:val="18"/>
                  <w:szCs w:val="18"/>
                </w:rPr>
                <w:t xml:space="preserve">              </w:t>
              </w:r>
            </w:ins>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fefi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indah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S.Kep</w:t>
            </w:r>
            <w:proofErr w:type="spellEnd"/>
            <w:r w:rsidRPr="00D32437">
              <w:rPr>
                <w:rFonts w:ascii="Arial" w:eastAsia="Times New Roman" w:hAnsi="Arial" w:cs="Arial"/>
                <w:color w:val="000000"/>
                <w:sz w:val="18"/>
                <w:szCs w:val="18"/>
              </w:rPr>
              <w:t>., Ners</w:t>
            </w:r>
          </w:p>
        </w:tc>
        <w:tc>
          <w:tcPr>
            <w:tcW w:w="0" w:type="auto"/>
            <w:shd w:val="clear" w:color="auto" w:fill="auto"/>
            <w:vAlign w:val="center"/>
          </w:tcPr>
          <w:p w14:paraId="51EE12C8" w14:textId="50C02C61"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w:t>
            </w:r>
            <w:ins w:id="109" w:author="SEKRE-1" w:date="2024-06-21T10:50:00Z" w16du:dateUtc="2024-06-21T03:50:00Z">
              <w:r w:rsidR="004D053D">
                <w:rPr>
                  <w:rFonts w:ascii="Arial" w:eastAsia="Times New Roman" w:hAnsi="Arial" w:cs="Arial"/>
                  <w:color w:val="000000"/>
                  <w:sz w:val="18"/>
                  <w:szCs w:val="18"/>
                </w:rPr>
                <w:t xml:space="preserve">            </w:t>
              </w:r>
            </w:ins>
            <w:ins w:id="110" w:author="SEKRE-1" w:date="2024-06-21T10:51:00Z" w16du:dateUtc="2024-06-21T03:51:00Z">
              <w:r w:rsidR="004D053D">
                <w:rPr>
                  <w:rFonts w:ascii="Arial" w:eastAsia="Times New Roman" w:hAnsi="Arial" w:cs="Arial"/>
                  <w:color w:val="000000"/>
                  <w:sz w:val="18"/>
                  <w:szCs w:val="18"/>
                </w:rPr>
                <w:t xml:space="preserve"> </w:t>
              </w:r>
            </w:ins>
            <w:r w:rsidRPr="00D32437">
              <w:rPr>
                <w:rFonts w:ascii="Arial" w:eastAsia="Times New Roman" w:hAnsi="Arial" w:cs="Arial"/>
                <w:color w:val="000000"/>
                <w:sz w:val="18"/>
                <w:szCs w:val="18"/>
              </w:rPr>
              <w:t xml:space="preserve"> : </w:t>
            </w:r>
            <w:proofErr w:type="spellStart"/>
            <w:r w:rsidRPr="00D32437">
              <w:rPr>
                <w:rFonts w:ascii="Arial" w:eastAsia="Times New Roman" w:hAnsi="Arial" w:cs="Arial"/>
                <w:color w:val="000000"/>
                <w:sz w:val="18"/>
                <w:szCs w:val="18"/>
              </w:rPr>
              <w:t>fefi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indah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S.Kep</w:t>
            </w:r>
            <w:proofErr w:type="spellEnd"/>
            <w:r w:rsidRPr="00D32437">
              <w:rPr>
                <w:rFonts w:ascii="Arial" w:eastAsia="Times New Roman" w:hAnsi="Arial" w:cs="Arial"/>
                <w:color w:val="000000"/>
                <w:sz w:val="18"/>
                <w:szCs w:val="18"/>
              </w:rPr>
              <w:t>., Ners</w:t>
            </w:r>
          </w:p>
        </w:tc>
      </w:tr>
      <w:tr w:rsidR="004E2E46" w:rsidRPr="00D32437" w14:paraId="1D28F04C" w14:textId="77777777" w:rsidTr="009656A1">
        <w:trPr>
          <w:trHeight w:val="20"/>
        </w:trPr>
        <w:tc>
          <w:tcPr>
            <w:tcW w:w="4962" w:type="dxa"/>
            <w:shd w:val="clear" w:color="auto" w:fill="auto"/>
            <w:vAlign w:val="center"/>
            <w:hideMark/>
          </w:tcPr>
          <w:p w14:paraId="5BBC928A" w14:textId="64A3A789"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ins w:id="111" w:author="SEKRE-1" w:date="2024-06-21T10:50:00Z" w16du:dateUtc="2024-06-21T03:50:00Z">
              <w:r w:rsidR="004D053D">
                <w:rPr>
                  <w:rFonts w:ascii="Arial" w:eastAsia="Times New Roman" w:hAnsi="Arial" w:cs="Arial"/>
                  <w:color w:val="000000"/>
                  <w:sz w:val="18"/>
                  <w:szCs w:val="18"/>
                </w:rPr>
                <w:t xml:space="preserve">              </w:t>
              </w:r>
            </w:ins>
            <w:r w:rsidRPr="00D32437">
              <w:rPr>
                <w:rFonts w:ascii="Arial" w:eastAsia="Times New Roman" w:hAnsi="Arial" w:cs="Arial"/>
                <w:color w:val="000000"/>
                <w:sz w:val="18"/>
                <w:szCs w:val="18"/>
              </w:rPr>
              <w:t>: 081315574065</w:t>
            </w:r>
          </w:p>
        </w:tc>
        <w:tc>
          <w:tcPr>
            <w:tcW w:w="0" w:type="auto"/>
            <w:shd w:val="clear" w:color="auto" w:fill="auto"/>
            <w:vAlign w:val="center"/>
          </w:tcPr>
          <w:p w14:paraId="6C4E914C" w14:textId="11D56423"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 </w:t>
            </w:r>
            <w:ins w:id="112" w:author="SEKRE-1" w:date="2024-06-21T10:50:00Z" w16du:dateUtc="2024-06-21T03:50:00Z">
              <w:r w:rsidR="004D053D">
                <w:rPr>
                  <w:rFonts w:ascii="Arial" w:eastAsia="Times New Roman" w:hAnsi="Arial" w:cs="Arial"/>
                  <w:color w:val="000000"/>
                  <w:sz w:val="18"/>
                  <w:szCs w:val="18"/>
                </w:rPr>
                <w:t xml:space="preserve">             </w:t>
              </w:r>
            </w:ins>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081315574065</w:t>
            </w:r>
          </w:p>
        </w:tc>
      </w:tr>
      <w:tr w:rsidR="004E2E46" w:rsidRPr="00D32437" w14:paraId="26D277AA" w14:textId="77777777" w:rsidTr="009656A1">
        <w:trPr>
          <w:trHeight w:val="20"/>
        </w:trPr>
        <w:tc>
          <w:tcPr>
            <w:tcW w:w="4962" w:type="dxa"/>
            <w:shd w:val="clear" w:color="auto" w:fill="auto"/>
            <w:vAlign w:val="center"/>
          </w:tcPr>
          <w:p w14:paraId="46974570" w14:textId="27F68A94" w:rsidR="004E2E46" w:rsidRPr="00D32437" w:rsidDel="004D053D" w:rsidRDefault="004E2E46" w:rsidP="009656A1">
            <w:pPr>
              <w:spacing w:after="0" w:line="240" w:lineRule="auto"/>
              <w:jc w:val="both"/>
              <w:rPr>
                <w:del w:id="113" w:author="SEKRE-1" w:date="2024-06-21T10:50:00Z" w16du:dateUtc="2024-06-21T03:50:00Z"/>
                <w:rFonts w:ascii="Arial" w:eastAsia="Times New Roman" w:hAnsi="Arial" w:cs="Arial"/>
                <w:color w:val="000000"/>
                <w:sz w:val="18"/>
                <w:szCs w:val="18"/>
              </w:rPr>
            </w:pPr>
          </w:p>
          <w:p w14:paraId="344FAB83" w14:textId="77777777" w:rsidR="004E2E46" w:rsidRPr="00D32437" w:rsidRDefault="004E2E46" w:rsidP="009656A1">
            <w:pPr>
              <w:spacing w:after="0" w:line="276" w:lineRule="auto"/>
              <w:jc w:val="both"/>
              <w:rPr>
                <w:rFonts w:ascii="Arial" w:hAnsi="Arial" w:cs="Arial"/>
                <w:sz w:val="18"/>
                <w:szCs w:val="18"/>
              </w:rPr>
            </w:pPr>
            <w:r w:rsidRPr="00260DC3">
              <w:rPr>
                <w:rFonts w:ascii="Arial" w:hAnsi="Arial" w:cs="Arial"/>
                <w:sz w:val="18"/>
                <w:szCs w:val="18"/>
              </w:rPr>
              <w:t>Nama</w:t>
            </w:r>
            <w:r w:rsidRPr="00260DC3">
              <w:rPr>
                <w:rFonts w:ascii="Arial" w:hAnsi="Arial" w:cs="Arial"/>
                <w:sz w:val="18"/>
                <w:szCs w:val="18"/>
              </w:rPr>
              <w:tab/>
            </w:r>
            <w:r w:rsidRPr="00260DC3">
              <w:rPr>
                <w:rFonts w:ascii="Arial" w:hAnsi="Arial" w:cs="Arial"/>
                <w:sz w:val="18"/>
                <w:szCs w:val="18"/>
              </w:rPr>
              <w:tab/>
              <w:t xml:space="preserve">: </w:t>
            </w:r>
            <w:r>
              <w:t xml:space="preserve"> </w:t>
            </w:r>
            <w:r w:rsidRPr="00260DC3">
              <w:rPr>
                <w:rFonts w:ascii="Arial" w:hAnsi="Arial" w:cs="Arial"/>
                <w:sz w:val="18"/>
                <w:szCs w:val="18"/>
              </w:rPr>
              <w:t>Anita Fitria Sari</w:t>
            </w:r>
          </w:p>
          <w:p w14:paraId="6F73818D" w14:textId="2EA76271" w:rsidR="004E2E46" w:rsidRPr="00D32437" w:rsidRDefault="004E2E46" w:rsidP="009656A1">
            <w:pPr>
              <w:spacing w:after="0"/>
              <w:jc w:val="both"/>
              <w:rPr>
                <w:rFonts w:ascii="Arial" w:hAnsi="Arial" w:cs="Arial"/>
                <w:sz w:val="18"/>
                <w:szCs w:val="18"/>
              </w:rPr>
            </w:pPr>
            <w:proofErr w:type="spellStart"/>
            <w:r w:rsidRPr="00260DC3">
              <w:rPr>
                <w:rFonts w:ascii="Arial" w:hAnsi="Arial" w:cs="Arial"/>
                <w:sz w:val="18"/>
                <w:szCs w:val="18"/>
              </w:rPr>
              <w:t>Jabatan</w:t>
            </w:r>
            <w:proofErr w:type="spellEnd"/>
            <w:r w:rsidRPr="00260DC3">
              <w:rPr>
                <w:rFonts w:ascii="Arial" w:hAnsi="Arial" w:cs="Arial"/>
                <w:sz w:val="18"/>
                <w:szCs w:val="18"/>
              </w:rPr>
              <w:tab/>
              <w:t xml:space="preserve">             : </w:t>
            </w:r>
            <w:proofErr w:type="spellStart"/>
            <w:r w:rsidRPr="00260DC3">
              <w:rPr>
                <w:rFonts w:ascii="Arial" w:hAnsi="Arial" w:cs="Arial"/>
                <w:sz w:val="18"/>
                <w:szCs w:val="18"/>
              </w:rPr>
              <w:t>Kepala</w:t>
            </w:r>
            <w:proofErr w:type="spellEnd"/>
            <w:r w:rsidRPr="00260DC3">
              <w:rPr>
                <w:rFonts w:ascii="Arial" w:hAnsi="Arial" w:cs="Arial"/>
                <w:sz w:val="18"/>
                <w:szCs w:val="18"/>
              </w:rPr>
              <w:t xml:space="preserve"> </w:t>
            </w:r>
            <w:proofErr w:type="spellStart"/>
            <w:r w:rsidRPr="00260DC3">
              <w:rPr>
                <w:rFonts w:ascii="Arial" w:hAnsi="Arial" w:cs="Arial"/>
                <w:sz w:val="18"/>
                <w:szCs w:val="18"/>
              </w:rPr>
              <w:t>Keuangan</w:t>
            </w:r>
            <w:proofErr w:type="spellEnd"/>
            <w:r w:rsidRPr="00260DC3">
              <w:rPr>
                <w:rFonts w:ascii="Arial" w:hAnsi="Arial" w:cs="Arial"/>
                <w:sz w:val="18"/>
                <w:szCs w:val="18"/>
              </w:rPr>
              <w:t xml:space="preserve"> </w:t>
            </w:r>
            <w:del w:id="114" w:author="SEKRE-1" w:date="2024-06-21T10:50:00Z" w16du:dateUtc="2024-06-21T03:50:00Z">
              <w:r w:rsidRPr="00260DC3" w:rsidDel="004D053D">
                <w:rPr>
                  <w:rFonts w:ascii="Arial" w:hAnsi="Arial" w:cs="Arial"/>
                  <w:sz w:val="18"/>
                  <w:szCs w:val="18"/>
                </w:rPr>
                <w:delText xml:space="preserve">Sakit </w:delText>
              </w:r>
            </w:del>
            <w:ins w:id="115" w:author="SEKRE-1" w:date="2024-06-21T10:50:00Z" w16du:dateUtc="2024-06-21T03:50:00Z">
              <w:r w:rsidR="004D053D">
                <w:rPr>
                  <w:rFonts w:ascii="Arial" w:hAnsi="Arial" w:cs="Arial"/>
                  <w:sz w:val="18"/>
                  <w:szCs w:val="18"/>
                </w:rPr>
                <w:t>RS</w:t>
              </w:r>
              <w:r w:rsidR="004D053D" w:rsidRPr="00260DC3">
                <w:rPr>
                  <w:rFonts w:ascii="Arial" w:hAnsi="Arial" w:cs="Arial"/>
                  <w:sz w:val="18"/>
                  <w:szCs w:val="18"/>
                </w:rPr>
                <w:t xml:space="preserve"> </w:t>
              </w:r>
            </w:ins>
            <w:r w:rsidRPr="00260DC3">
              <w:rPr>
                <w:rFonts w:ascii="Arial" w:hAnsi="Arial" w:cs="Arial"/>
                <w:sz w:val="18"/>
                <w:szCs w:val="18"/>
              </w:rPr>
              <w:t xml:space="preserve">Prima </w:t>
            </w:r>
            <w:proofErr w:type="spellStart"/>
            <w:r w:rsidRPr="00260DC3">
              <w:rPr>
                <w:rFonts w:ascii="Arial" w:hAnsi="Arial" w:cs="Arial"/>
                <w:sz w:val="18"/>
                <w:szCs w:val="18"/>
              </w:rPr>
              <w:t>Husada</w:t>
            </w:r>
            <w:proofErr w:type="spellEnd"/>
            <w:r w:rsidRPr="00260DC3">
              <w:rPr>
                <w:rFonts w:ascii="Arial" w:hAnsi="Arial" w:cs="Arial"/>
                <w:sz w:val="18"/>
                <w:szCs w:val="18"/>
              </w:rPr>
              <w:t xml:space="preserve"> </w:t>
            </w:r>
            <w:proofErr w:type="spellStart"/>
            <w:r w:rsidRPr="00260DC3">
              <w:rPr>
                <w:rFonts w:ascii="Arial" w:hAnsi="Arial" w:cs="Arial"/>
                <w:sz w:val="18"/>
                <w:szCs w:val="18"/>
              </w:rPr>
              <w:t>Sukorejo</w:t>
            </w:r>
            <w:proofErr w:type="spellEnd"/>
          </w:p>
          <w:p w14:paraId="3D3DEA92" w14:textId="77777777" w:rsidR="004E2E46" w:rsidRPr="00D32437" w:rsidRDefault="004E2E46" w:rsidP="009656A1">
            <w:pPr>
              <w:spacing w:after="0" w:line="360" w:lineRule="auto"/>
              <w:jc w:val="both"/>
              <w:rPr>
                <w:rFonts w:ascii="Arial" w:hAnsi="Arial" w:cs="Arial"/>
                <w:sz w:val="18"/>
                <w:szCs w:val="18"/>
              </w:rPr>
            </w:pPr>
            <w:r w:rsidRPr="00D32437">
              <w:rPr>
                <w:rFonts w:ascii="Arial" w:hAnsi="Arial" w:cs="Arial"/>
                <w:sz w:val="18"/>
                <w:szCs w:val="18"/>
              </w:rPr>
              <w:t>No. HP</w:t>
            </w:r>
            <w:r w:rsidRPr="00D32437">
              <w:rPr>
                <w:rFonts w:ascii="Arial" w:hAnsi="Arial" w:cs="Arial"/>
                <w:sz w:val="18"/>
                <w:szCs w:val="18"/>
              </w:rPr>
              <w:tab/>
            </w:r>
            <w:r w:rsidRPr="00D32437">
              <w:rPr>
                <w:rFonts w:ascii="Arial" w:hAnsi="Arial" w:cs="Arial"/>
                <w:sz w:val="18"/>
                <w:szCs w:val="18"/>
              </w:rPr>
              <w:tab/>
              <w:t xml:space="preserve">: </w:t>
            </w:r>
            <w:r>
              <w:rPr>
                <w:rFonts w:ascii="Arial" w:hAnsi="Arial" w:cs="Arial"/>
                <w:sz w:val="18"/>
                <w:szCs w:val="18"/>
              </w:rPr>
              <w:t>0</w:t>
            </w:r>
            <w:r w:rsidRPr="002719DC">
              <w:rPr>
                <w:rFonts w:ascii="Arial" w:hAnsi="Arial" w:cs="Arial"/>
                <w:sz w:val="18"/>
                <w:szCs w:val="18"/>
              </w:rPr>
              <w:t>851 5600 1411</w:t>
            </w:r>
          </w:p>
          <w:p w14:paraId="0B5CAFB2"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vAlign w:val="center"/>
          </w:tcPr>
          <w:p w14:paraId="7DCCEC2B" w14:textId="77777777" w:rsidR="004E2E46" w:rsidRPr="00D32437" w:rsidRDefault="004E2E46" w:rsidP="009656A1">
            <w:pPr>
              <w:spacing w:after="0" w:line="276" w:lineRule="auto"/>
              <w:jc w:val="both"/>
              <w:rPr>
                <w:rFonts w:ascii="Arial" w:hAnsi="Arial" w:cs="Arial"/>
                <w:sz w:val="18"/>
                <w:szCs w:val="18"/>
              </w:rPr>
            </w:pPr>
            <w:r w:rsidRPr="00260DC3">
              <w:rPr>
                <w:rFonts w:ascii="Arial" w:hAnsi="Arial" w:cs="Arial"/>
                <w:sz w:val="18"/>
                <w:szCs w:val="18"/>
              </w:rPr>
              <w:t>Name</w:t>
            </w:r>
            <w:r w:rsidRPr="00260DC3">
              <w:rPr>
                <w:rFonts w:ascii="Arial" w:hAnsi="Arial" w:cs="Arial"/>
                <w:sz w:val="18"/>
                <w:szCs w:val="18"/>
              </w:rPr>
              <w:tab/>
            </w:r>
            <w:r w:rsidRPr="00260DC3">
              <w:rPr>
                <w:rFonts w:ascii="Arial" w:hAnsi="Arial" w:cs="Arial"/>
                <w:sz w:val="18"/>
                <w:szCs w:val="18"/>
              </w:rPr>
              <w:tab/>
              <w:t xml:space="preserve">: </w:t>
            </w:r>
            <w:del w:id="116" w:author="SEKRE-1" w:date="2024-06-21T10:51:00Z" w16du:dateUtc="2024-06-21T03:51:00Z">
              <w:r w:rsidDel="004D053D">
                <w:delText xml:space="preserve"> </w:delText>
              </w:r>
            </w:del>
            <w:r w:rsidRPr="00260DC3">
              <w:rPr>
                <w:rFonts w:ascii="Arial" w:hAnsi="Arial" w:cs="Arial"/>
                <w:sz w:val="18"/>
                <w:szCs w:val="18"/>
              </w:rPr>
              <w:t>Anita Fitria Sari</w:t>
            </w:r>
          </w:p>
          <w:p w14:paraId="398D29C7" w14:textId="7F6B1EF3" w:rsidR="004E2E46" w:rsidRPr="00D32437" w:rsidRDefault="004E2E46" w:rsidP="009656A1">
            <w:pPr>
              <w:spacing w:after="0"/>
              <w:jc w:val="both"/>
              <w:rPr>
                <w:rFonts w:ascii="Arial" w:hAnsi="Arial" w:cs="Arial"/>
                <w:sz w:val="18"/>
                <w:szCs w:val="18"/>
              </w:rPr>
            </w:pPr>
            <w:proofErr w:type="spellStart"/>
            <w:r w:rsidRPr="00260DC3">
              <w:rPr>
                <w:rFonts w:ascii="Arial" w:hAnsi="Arial" w:cs="Arial"/>
                <w:sz w:val="18"/>
                <w:szCs w:val="18"/>
              </w:rPr>
              <w:t>Jabatan</w:t>
            </w:r>
            <w:proofErr w:type="spellEnd"/>
            <w:r w:rsidRPr="00260DC3">
              <w:rPr>
                <w:rFonts w:ascii="Arial" w:hAnsi="Arial" w:cs="Arial"/>
                <w:sz w:val="18"/>
                <w:szCs w:val="18"/>
              </w:rPr>
              <w:tab/>
              <w:t xml:space="preserve">          </w:t>
            </w:r>
            <w:ins w:id="117" w:author="SEKRE-1" w:date="2024-06-21T10:50:00Z" w16du:dateUtc="2024-06-21T03:50:00Z">
              <w:r w:rsidR="004D053D">
                <w:rPr>
                  <w:rFonts w:ascii="Arial" w:hAnsi="Arial" w:cs="Arial"/>
                  <w:sz w:val="18"/>
                  <w:szCs w:val="18"/>
                </w:rPr>
                <w:t xml:space="preserve"> </w:t>
              </w:r>
            </w:ins>
            <w:r w:rsidRPr="00260DC3">
              <w:rPr>
                <w:rFonts w:ascii="Arial" w:hAnsi="Arial" w:cs="Arial"/>
                <w:sz w:val="18"/>
                <w:szCs w:val="18"/>
              </w:rPr>
              <w:t xml:space="preserve">   :</w:t>
            </w:r>
            <w:ins w:id="118" w:author="SEKRE-1" w:date="2024-06-21T10:50:00Z" w16du:dateUtc="2024-06-21T03:50:00Z">
              <w:r w:rsidR="004D053D">
                <w:rPr>
                  <w:rFonts w:ascii="Arial" w:hAnsi="Arial" w:cs="Arial"/>
                  <w:sz w:val="18"/>
                  <w:szCs w:val="18"/>
                </w:rPr>
                <w:t xml:space="preserve"> </w:t>
              </w:r>
            </w:ins>
            <w:r w:rsidRPr="00260DC3">
              <w:rPr>
                <w:rFonts w:ascii="Arial" w:hAnsi="Arial" w:cs="Arial"/>
                <w:sz w:val="18"/>
                <w:szCs w:val="18"/>
              </w:rPr>
              <w:t xml:space="preserve">Head of Finance, Hospital Prima </w:t>
            </w:r>
            <w:proofErr w:type="spellStart"/>
            <w:r w:rsidRPr="00260DC3">
              <w:rPr>
                <w:rFonts w:ascii="Arial" w:hAnsi="Arial" w:cs="Arial"/>
                <w:sz w:val="18"/>
                <w:szCs w:val="18"/>
              </w:rPr>
              <w:t>Husada</w:t>
            </w:r>
            <w:proofErr w:type="spellEnd"/>
            <w:r w:rsidRPr="00260DC3">
              <w:rPr>
                <w:rFonts w:ascii="Arial" w:hAnsi="Arial" w:cs="Arial"/>
                <w:sz w:val="18"/>
                <w:szCs w:val="18"/>
              </w:rPr>
              <w:t xml:space="preserve"> </w:t>
            </w:r>
            <w:proofErr w:type="spellStart"/>
            <w:r w:rsidRPr="00260DC3">
              <w:rPr>
                <w:rFonts w:ascii="Arial" w:hAnsi="Arial" w:cs="Arial"/>
                <w:sz w:val="18"/>
                <w:szCs w:val="18"/>
              </w:rPr>
              <w:t>Sukorejo</w:t>
            </w:r>
            <w:proofErr w:type="spellEnd"/>
          </w:p>
          <w:p w14:paraId="77889061" w14:textId="77777777" w:rsidR="004E2E46" w:rsidRPr="00D32437" w:rsidRDefault="004E2E46" w:rsidP="009656A1">
            <w:pPr>
              <w:spacing w:after="0" w:line="360" w:lineRule="auto"/>
              <w:jc w:val="both"/>
              <w:rPr>
                <w:rFonts w:ascii="Arial" w:hAnsi="Arial" w:cs="Arial"/>
                <w:sz w:val="18"/>
                <w:szCs w:val="18"/>
              </w:rPr>
            </w:pPr>
            <w:r w:rsidRPr="00D32437">
              <w:rPr>
                <w:rFonts w:ascii="Arial" w:hAnsi="Arial" w:cs="Arial"/>
                <w:sz w:val="18"/>
                <w:szCs w:val="18"/>
              </w:rPr>
              <w:t>Phone Number</w:t>
            </w:r>
            <w:r w:rsidRPr="00D32437">
              <w:rPr>
                <w:rFonts w:ascii="Arial" w:hAnsi="Arial" w:cs="Arial"/>
                <w:sz w:val="18"/>
                <w:szCs w:val="18"/>
              </w:rPr>
              <w:tab/>
              <w:t xml:space="preserve">: </w:t>
            </w:r>
            <w:r>
              <w:rPr>
                <w:rFonts w:ascii="Arial" w:hAnsi="Arial" w:cs="Arial"/>
                <w:sz w:val="18"/>
                <w:szCs w:val="18"/>
              </w:rPr>
              <w:t>0</w:t>
            </w:r>
            <w:r w:rsidRPr="002719DC">
              <w:rPr>
                <w:rFonts w:ascii="Arial" w:hAnsi="Arial" w:cs="Arial"/>
                <w:sz w:val="18"/>
                <w:szCs w:val="18"/>
              </w:rPr>
              <w:t>851 5600 1411</w:t>
            </w:r>
          </w:p>
          <w:p w14:paraId="4D17D851"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47CAC7E" w14:textId="77777777" w:rsidTr="009656A1">
        <w:trPr>
          <w:trHeight w:val="20"/>
        </w:trPr>
        <w:tc>
          <w:tcPr>
            <w:tcW w:w="4962" w:type="dxa"/>
            <w:shd w:val="clear" w:color="auto" w:fill="auto"/>
            <w:vAlign w:val="center"/>
            <w:hideMark/>
          </w:tcPr>
          <w:p w14:paraId="73457F3C"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7</w:t>
            </w:r>
          </w:p>
        </w:tc>
        <w:tc>
          <w:tcPr>
            <w:tcW w:w="0" w:type="auto"/>
            <w:shd w:val="clear" w:color="auto" w:fill="auto"/>
            <w:vAlign w:val="center"/>
            <w:hideMark/>
          </w:tcPr>
          <w:p w14:paraId="4C2F0FC4"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17</w:t>
            </w:r>
          </w:p>
        </w:tc>
      </w:tr>
      <w:tr w:rsidR="004E2E46" w:rsidRPr="00D32437" w14:paraId="77E0111A" w14:textId="77777777" w:rsidTr="009656A1">
        <w:trPr>
          <w:trHeight w:val="20"/>
        </w:trPr>
        <w:tc>
          <w:tcPr>
            <w:tcW w:w="4962" w:type="dxa"/>
            <w:shd w:val="clear" w:color="auto" w:fill="auto"/>
            <w:vAlign w:val="center"/>
            <w:hideMark/>
          </w:tcPr>
          <w:p w14:paraId="7DF232E3"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HAl</w:t>
            </w:r>
            <w:proofErr w:type="spellEnd"/>
            <w:r w:rsidRPr="00D32437">
              <w:rPr>
                <w:rFonts w:ascii="Arial" w:eastAsia="Times New Roman" w:hAnsi="Arial" w:cs="Arial"/>
                <w:b/>
                <w:bCs/>
                <w:color w:val="000000"/>
                <w:sz w:val="18"/>
                <w:szCs w:val="18"/>
              </w:rPr>
              <w:t>-HAL LAIN</w:t>
            </w:r>
          </w:p>
        </w:tc>
        <w:tc>
          <w:tcPr>
            <w:tcW w:w="0" w:type="auto"/>
            <w:shd w:val="clear" w:color="auto" w:fill="auto"/>
            <w:noWrap/>
            <w:vAlign w:val="center"/>
            <w:hideMark/>
          </w:tcPr>
          <w:p w14:paraId="4F973BDB"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MISCELLANOUS</w:t>
            </w:r>
          </w:p>
        </w:tc>
      </w:tr>
      <w:tr w:rsidR="004E2E46" w:rsidRPr="00D32437" w14:paraId="334E5631" w14:textId="77777777" w:rsidTr="009656A1">
        <w:trPr>
          <w:trHeight w:val="20"/>
        </w:trPr>
        <w:tc>
          <w:tcPr>
            <w:tcW w:w="4962" w:type="dxa"/>
            <w:shd w:val="clear" w:color="auto" w:fill="auto"/>
            <w:vAlign w:val="center"/>
          </w:tcPr>
          <w:p w14:paraId="69FD1CC3"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noWrap/>
            <w:vAlign w:val="center"/>
          </w:tcPr>
          <w:p w14:paraId="2E454AAB"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3E7F0BB4" w14:textId="77777777" w:rsidTr="009656A1">
        <w:trPr>
          <w:trHeight w:val="20"/>
        </w:trPr>
        <w:tc>
          <w:tcPr>
            <w:tcW w:w="4962" w:type="dxa"/>
            <w:shd w:val="clear" w:color="auto" w:fill="auto"/>
            <w:hideMark/>
          </w:tcPr>
          <w:p w14:paraId="5F4D67FF" w14:textId="77777777" w:rsidR="004E2E46" w:rsidRPr="008C149A" w:rsidRDefault="004E2E46" w:rsidP="009656A1">
            <w:pPr>
              <w:pStyle w:val="ListParagraph"/>
              <w:numPr>
                <w:ilvl w:val="0"/>
                <w:numId w:val="36"/>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Konflik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Kepentingan</w:t>
            </w:r>
            <w:proofErr w:type="spellEnd"/>
            <w:r>
              <w:rPr>
                <w:rFonts w:ascii="Arial" w:eastAsia="Times New Roman" w:hAnsi="Arial" w:cs="Arial"/>
                <w:color w:val="000000"/>
                <w:sz w:val="18"/>
                <w:szCs w:val="18"/>
              </w:rPr>
              <w:t>:</w:t>
            </w:r>
          </w:p>
          <w:p w14:paraId="379B8571" w14:textId="4C190D0A" w:rsidR="004E2E46" w:rsidRPr="008C149A" w:rsidRDefault="00196106" w:rsidP="009656A1">
            <w:p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(a</w:t>
            </w:r>
            <w:r w:rsidR="004E2E46">
              <w:rPr>
                <w:rFonts w:ascii="Arial" w:eastAsia="Times New Roman" w:hAnsi="Arial" w:cs="Arial"/>
                <w:color w:val="000000"/>
                <w:sz w:val="18"/>
                <w:szCs w:val="18"/>
              </w:rPr>
              <w:t>)</w:t>
            </w:r>
            <w:proofErr w:type="spellStart"/>
            <w:r w:rsidR="004E2E46" w:rsidRPr="008C149A">
              <w:rPr>
                <w:rFonts w:ascii="Arial" w:eastAsia="Times New Roman" w:hAnsi="Arial" w:cs="Arial"/>
                <w:color w:val="000000"/>
                <w:sz w:val="18"/>
                <w:szCs w:val="18"/>
              </w:rPr>
              <w:t>Tanpa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persetujuan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tertulis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terlebih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dahulu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dari</w:t>
            </w:r>
            <w:proofErr w:type="spellEnd"/>
            <w:r w:rsidR="004E2E46" w:rsidRPr="008C149A">
              <w:rPr>
                <w:rFonts w:ascii="Arial" w:eastAsia="Times New Roman" w:hAnsi="Arial" w:cs="Arial"/>
                <w:color w:val="000000"/>
                <w:sz w:val="18"/>
                <w:szCs w:val="18"/>
              </w:rPr>
              <w:t xml:space="preserve"> senior </w:t>
            </w:r>
            <w:proofErr w:type="spellStart"/>
            <w:r w:rsidR="004E2E46" w:rsidRPr="008C149A">
              <w:rPr>
                <w:rFonts w:ascii="Arial" w:eastAsia="Times New Roman" w:hAnsi="Arial" w:cs="Arial"/>
                <w:color w:val="000000"/>
                <w:sz w:val="18"/>
                <w:szCs w:val="18"/>
              </w:rPr>
              <w:t>manajemen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w:t>
            </w:r>
            <w:r w:rsidR="004E2E46" w:rsidRPr="008C149A">
              <w:rPr>
                <w:rFonts w:ascii="Arial" w:eastAsia="Times New Roman" w:hAnsi="Arial" w:cs="Arial"/>
                <w:b/>
                <w:bCs/>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karyawannya</w:t>
            </w:r>
            <w:proofErr w:type="spellEnd"/>
            <w:r w:rsidR="004E2E46" w:rsidRPr="008C149A">
              <w:rPr>
                <w:rFonts w:ascii="Arial" w:eastAsia="Times New Roman" w:hAnsi="Arial" w:cs="Arial"/>
                <w:color w:val="000000"/>
                <w:sz w:val="18"/>
                <w:szCs w:val="18"/>
              </w:rPr>
              <w:t>, sub-</w:t>
            </w:r>
            <w:proofErr w:type="spellStart"/>
            <w:r w:rsidR="004E2E46" w:rsidRPr="008C149A">
              <w:rPr>
                <w:rFonts w:ascii="Arial" w:eastAsia="Times New Roman" w:hAnsi="Arial" w:cs="Arial"/>
                <w:color w:val="000000"/>
                <w:sz w:val="18"/>
                <w:szCs w:val="18"/>
              </w:rPr>
              <w:t>kontraktor</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agennya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tidak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boleh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memberikan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kepada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berupa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hadiah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hiburan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yang </w:t>
            </w:r>
            <w:proofErr w:type="spellStart"/>
            <w:r w:rsidR="004E2E46" w:rsidRPr="008C149A">
              <w:rPr>
                <w:rFonts w:ascii="Arial" w:eastAsia="Times New Roman" w:hAnsi="Arial" w:cs="Arial"/>
                <w:color w:val="000000"/>
                <w:sz w:val="18"/>
                <w:szCs w:val="18"/>
              </w:rPr>
              <w:t>bernilai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signifikan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komisi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biaya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rabat </w:t>
            </w:r>
            <w:proofErr w:type="spellStart"/>
            <w:r w:rsidR="004E2E46" w:rsidRPr="008C149A">
              <w:rPr>
                <w:rFonts w:ascii="Arial" w:eastAsia="Times New Roman" w:hAnsi="Arial" w:cs="Arial"/>
                <w:color w:val="000000"/>
                <w:sz w:val="18"/>
                <w:szCs w:val="18"/>
              </w:rPr>
              <w:t>sehubungan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ini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(ii) </w:t>
            </w:r>
            <w:proofErr w:type="spellStart"/>
            <w:r w:rsidR="004E2E46" w:rsidRPr="008C149A">
              <w:rPr>
                <w:rFonts w:ascii="Arial" w:eastAsia="Times New Roman" w:hAnsi="Arial" w:cs="Arial"/>
                <w:color w:val="000000"/>
                <w:sz w:val="18"/>
                <w:szCs w:val="18"/>
              </w:rPr>
              <w:t>mengadakan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bisnis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
          <w:p w14:paraId="645B17CA" w14:textId="5B0BED11" w:rsidR="004E2E46" w:rsidRPr="008C149A" w:rsidRDefault="00196106" w:rsidP="009656A1">
            <w:p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(b)</w:t>
            </w:r>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harus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mengungkapkan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kepada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jika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terdapat</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hubungan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misalnya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keluarga</w:t>
            </w:r>
            <w:proofErr w:type="spellEnd"/>
            <w:r w:rsidR="004E2E46" w:rsidRPr="008C149A">
              <w:rPr>
                <w:rFonts w:ascii="Arial" w:eastAsia="Times New Roman" w:hAnsi="Arial" w:cs="Arial"/>
                <w:color w:val="000000"/>
                <w:sz w:val="18"/>
                <w:szCs w:val="18"/>
              </w:rPr>
              <w:t xml:space="preserve">, personal) </w:t>
            </w:r>
            <w:proofErr w:type="spellStart"/>
            <w:r w:rsidR="004E2E46" w:rsidRPr="008C149A">
              <w:rPr>
                <w:rFonts w:ascii="Arial" w:eastAsia="Times New Roman" w:hAnsi="Arial" w:cs="Arial"/>
                <w:color w:val="000000"/>
                <w:sz w:val="18"/>
                <w:szCs w:val="18"/>
              </w:rPr>
              <w:t>antara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dari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belah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baik</w:t>
            </w:r>
            <w:proofErr w:type="spellEnd"/>
            <w:r w:rsidR="004E2E46" w:rsidRPr="008C149A">
              <w:rPr>
                <w:rFonts w:ascii="Arial" w:eastAsia="Times New Roman" w:hAnsi="Arial" w:cs="Arial"/>
                <w:color w:val="000000"/>
                <w:sz w:val="18"/>
                <w:szCs w:val="18"/>
              </w:rPr>
              <w:t xml:space="preserve"> yang </w:t>
            </w:r>
            <w:proofErr w:type="spellStart"/>
            <w:r w:rsidR="004E2E46" w:rsidRPr="008C149A">
              <w:rPr>
                <w:rFonts w:ascii="Arial" w:eastAsia="Times New Roman" w:hAnsi="Arial" w:cs="Arial"/>
                <w:color w:val="000000"/>
                <w:sz w:val="18"/>
                <w:szCs w:val="18"/>
              </w:rPr>
              <w:t>secara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langsung</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maupun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tidak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langsung</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berkaitan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pokok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bahasan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ini</w:t>
            </w:r>
            <w:proofErr w:type="spellEnd"/>
            <w:r w:rsidR="004E2E46" w:rsidRPr="008C149A">
              <w:rPr>
                <w:rFonts w:ascii="Arial" w:eastAsia="Times New Roman" w:hAnsi="Arial" w:cs="Arial"/>
                <w:color w:val="000000"/>
                <w:sz w:val="18"/>
                <w:szCs w:val="18"/>
              </w:rPr>
              <w:t>.</w:t>
            </w:r>
          </w:p>
          <w:p w14:paraId="15AC9520" w14:textId="77777777" w:rsidR="004E2E46" w:rsidRPr="00D32437" w:rsidRDefault="004E2E46" w:rsidP="009656A1">
            <w:pPr>
              <w:pStyle w:val="ListParagraph"/>
              <w:spacing w:after="0" w:line="240" w:lineRule="auto"/>
              <w:ind w:left="306"/>
              <w:jc w:val="both"/>
              <w:rPr>
                <w:rFonts w:ascii="Arial" w:eastAsia="Times New Roman" w:hAnsi="Arial" w:cs="Arial"/>
                <w:b/>
                <w:bCs/>
                <w:color w:val="000000"/>
                <w:sz w:val="18"/>
                <w:szCs w:val="18"/>
              </w:rPr>
            </w:pPr>
          </w:p>
        </w:tc>
        <w:tc>
          <w:tcPr>
            <w:tcW w:w="0" w:type="auto"/>
            <w:shd w:val="clear" w:color="auto" w:fill="auto"/>
            <w:hideMark/>
          </w:tcPr>
          <w:p w14:paraId="18E19FF4" w14:textId="77777777" w:rsidR="004E2E46" w:rsidRPr="00D46430" w:rsidRDefault="004E2E46" w:rsidP="009656A1">
            <w:pPr>
              <w:pStyle w:val="ListParagraph"/>
              <w:numPr>
                <w:ilvl w:val="0"/>
                <w:numId w:val="37"/>
              </w:numPr>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Conflict of Interest:</w:t>
            </w:r>
          </w:p>
          <w:p w14:paraId="22C21761" w14:textId="77777777" w:rsidR="004E2E46" w:rsidRPr="00D46430" w:rsidRDefault="004E2E46" w:rsidP="009656A1">
            <w:pPr>
              <w:pStyle w:val="ListParagraph"/>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 xml:space="preserve">(a) Without the advance written approval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 xml:space="preserve">’s senior management, </w:t>
            </w:r>
            <w:r>
              <w:rPr>
                <w:rFonts w:ascii="Arial" w:eastAsia="Times New Roman" w:hAnsi="Arial" w:cs="Arial"/>
                <w:color w:val="000000"/>
                <w:sz w:val="18"/>
                <w:szCs w:val="18"/>
              </w:rPr>
              <w:t>the SECOND PARTY</w:t>
            </w:r>
            <w:r w:rsidRPr="00D46430">
              <w:rPr>
                <w:rFonts w:ascii="Arial" w:eastAsia="Times New Roman" w:hAnsi="Arial" w:cs="Arial"/>
                <w:color w:val="000000"/>
                <w:sz w:val="18"/>
                <w:szCs w:val="18"/>
              </w:rPr>
              <w:t xml:space="preserve">, its employees, sub-contractors or agents shall not (i) give </w:t>
            </w:r>
            <w:r>
              <w:rPr>
                <w:rFonts w:ascii="Arial" w:eastAsia="Times New Roman" w:hAnsi="Arial" w:cs="Arial"/>
                <w:color w:val="000000"/>
                <w:sz w:val="18"/>
                <w:szCs w:val="18"/>
              </w:rPr>
              <w:t>the  FIRST PARTY’s</w:t>
            </w:r>
            <w:r w:rsidRPr="00D46430">
              <w:rPr>
                <w:rFonts w:ascii="Arial" w:eastAsia="Times New Roman" w:hAnsi="Arial" w:cs="Arial"/>
                <w:color w:val="000000"/>
                <w:sz w:val="18"/>
                <w:szCs w:val="18"/>
              </w:rPr>
              <w:t xml:space="preserve"> employees or agents any gifts or entertainment of significant value or any commission, fee or rebate in connection with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 xml:space="preserve">, or (ii) enter into any business arrangement with any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’s employees or agents.</w:t>
            </w:r>
          </w:p>
          <w:p w14:paraId="0B079F83" w14:textId="77777777" w:rsidR="004E2E46" w:rsidRPr="00D32437" w:rsidRDefault="004E2E46" w:rsidP="009656A1">
            <w:pPr>
              <w:pStyle w:val="ListParagraph"/>
              <w:spacing w:after="0" w:line="240" w:lineRule="auto"/>
              <w:ind w:left="331"/>
              <w:jc w:val="both"/>
              <w:rPr>
                <w:rFonts w:ascii="Arial" w:eastAsia="Times New Roman" w:hAnsi="Arial" w:cs="Arial"/>
                <w:b/>
                <w:bCs/>
                <w:color w:val="000000"/>
                <w:sz w:val="18"/>
                <w:szCs w:val="18"/>
              </w:rPr>
            </w:pPr>
            <w:r w:rsidRPr="00D46430">
              <w:rPr>
                <w:rFonts w:ascii="Arial" w:eastAsia="Times New Roman" w:hAnsi="Arial" w:cs="Arial"/>
                <w:color w:val="000000"/>
                <w:sz w:val="18"/>
                <w:szCs w:val="18"/>
              </w:rPr>
              <w:t xml:space="preserve">(b) </w:t>
            </w:r>
            <w:r>
              <w:rPr>
                <w:rFonts w:ascii="Arial" w:eastAsia="Times New Roman" w:hAnsi="Arial" w:cs="Arial"/>
                <w:color w:val="000000"/>
                <w:sz w:val="18"/>
                <w:szCs w:val="18"/>
              </w:rPr>
              <w:t xml:space="preserve"> the SECOND PARTY</w:t>
            </w:r>
            <w:r w:rsidRPr="00D46430">
              <w:rPr>
                <w:rFonts w:ascii="Arial" w:eastAsia="Times New Roman" w:hAnsi="Arial" w:cs="Arial"/>
                <w:color w:val="000000"/>
                <w:sz w:val="18"/>
                <w:szCs w:val="18"/>
              </w:rPr>
              <w:t xml:space="preserve"> shall disclose to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 xml:space="preserve"> any pre-existing relationships (e.g., family, personal) between </w:t>
            </w:r>
            <w:r>
              <w:rPr>
                <w:rFonts w:ascii="Arial" w:eastAsia="Times New Roman" w:hAnsi="Arial" w:cs="Arial"/>
                <w:color w:val="000000"/>
                <w:sz w:val="18"/>
                <w:szCs w:val="18"/>
              </w:rPr>
              <w:t>both Parties</w:t>
            </w:r>
            <w:r w:rsidRPr="00D46430">
              <w:rPr>
                <w:rFonts w:ascii="Arial" w:eastAsia="Times New Roman" w:hAnsi="Arial" w:cs="Arial"/>
                <w:color w:val="000000"/>
                <w:sz w:val="18"/>
                <w:szCs w:val="18"/>
              </w:rPr>
              <w:t xml:space="preserve">’ employees who are directly or indirectly associated with the subject matter of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w:t>
            </w:r>
          </w:p>
        </w:tc>
      </w:tr>
      <w:tr w:rsidR="004E2E46" w:rsidRPr="00D32437" w14:paraId="5B494A79" w14:textId="77777777" w:rsidTr="009656A1">
        <w:trPr>
          <w:trHeight w:val="20"/>
        </w:trPr>
        <w:tc>
          <w:tcPr>
            <w:tcW w:w="4962" w:type="dxa"/>
            <w:shd w:val="clear" w:color="auto" w:fill="auto"/>
            <w:hideMark/>
          </w:tcPr>
          <w:p w14:paraId="2AF0CB30" w14:textId="77777777" w:rsidR="004E2E46" w:rsidRPr="00D32437" w:rsidRDefault="004E2E46" w:rsidP="009656A1">
            <w:pPr>
              <w:pStyle w:val="ListParagraph"/>
              <w:numPr>
                <w:ilvl w:val="0"/>
                <w:numId w:val="37"/>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Anti Suap/ Anti </w:t>
            </w:r>
            <w:proofErr w:type="spellStart"/>
            <w:r>
              <w:rPr>
                <w:rFonts w:ascii="Arial" w:eastAsia="Times New Roman" w:hAnsi="Arial" w:cs="Arial"/>
                <w:color w:val="000000"/>
                <w:sz w:val="18"/>
                <w:szCs w:val="18"/>
              </w:rPr>
              <w:t>Korupsi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mematuhi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peratura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nundang-undang</w:t>
            </w:r>
            <w:proofErr w:type="spellEnd"/>
            <w:r>
              <w:rPr>
                <w:rFonts w:ascii="Arial" w:eastAsia="Times New Roman" w:hAnsi="Arial" w:cs="Arial"/>
                <w:color w:val="000000"/>
                <w:sz w:val="18"/>
                <w:szCs w:val="18"/>
              </w:rPr>
              <w:t xml:space="preserve"> anti </w:t>
            </w:r>
            <w:proofErr w:type="spellStart"/>
            <w:r>
              <w:rPr>
                <w:rFonts w:ascii="Arial" w:eastAsia="Times New Roman" w:hAnsi="Arial" w:cs="Arial"/>
                <w:color w:val="000000"/>
                <w:sz w:val="18"/>
                <w:szCs w:val="18"/>
              </w:rPr>
              <w:t>penyuapan</w:t>
            </w:r>
            <w:proofErr w:type="spellEnd"/>
            <w:r>
              <w:rPr>
                <w:rFonts w:ascii="Arial" w:eastAsia="Times New Roman" w:hAnsi="Arial" w:cs="Arial"/>
                <w:color w:val="000000"/>
                <w:sz w:val="18"/>
                <w:szCs w:val="18"/>
              </w:rPr>
              <w:t xml:space="preserve"> dan anti </w:t>
            </w:r>
            <w:proofErr w:type="spellStart"/>
            <w:r>
              <w:rPr>
                <w:rFonts w:ascii="Arial" w:eastAsia="Times New Roman" w:hAnsi="Arial" w:cs="Arial"/>
                <w:color w:val="000000"/>
                <w:sz w:val="18"/>
                <w:szCs w:val="18"/>
              </w:rPr>
              <w:t>korupsi</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berlaku</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yurisksi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setempat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atau</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dimana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perjanjian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ini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disepakati</w:t>
            </w:r>
            <w:proofErr w:type="spellEnd"/>
            <w:r>
              <w:rPr>
                <w:rFonts w:ascii="Arial" w:eastAsia="Times New Roman" w:hAnsi="Arial" w:cs="Arial"/>
                <w:color w:val="000000"/>
                <w:sz w:val="18"/>
                <w:szCs w:val="18"/>
              </w:rPr>
              <w:t xml:space="preserve"> . </w:t>
            </w:r>
          </w:p>
        </w:tc>
        <w:tc>
          <w:tcPr>
            <w:tcW w:w="0" w:type="auto"/>
            <w:shd w:val="clear" w:color="auto" w:fill="auto"/>
            <w:hideMark/>
          </w:tcPr>
          <w:p w14:paraId="72AFBF42" w14:textId="64E38BA4" w:rsidR="004E2E46" w:rsidRPr="00D32437" w:rsidRDefault="004E2E46" w:rsidP="009656A1">
            <w:pPr>
              <w:pStyle w:val="ListParagraph"/>
              <w:numPr>
                <w:ilvl w:val="0"/>
                <w:numId w:val="38"/>
              </w:numPr>
              <w:spacing w:after="0" w:line="240" w:lineRule="auto"/>
              <w:ind w:left="318" w:hanging="318"/>
              <w:jc w:val="both"/>
              <w:rPr>
                <w:rFonts w:ascii="Arial" w:eastAsia="Times New Roman" w:hAnsi="Arial" w:cs="Arial"/>
                <w:b/>
                <w:bCs/>
                <w:color w:val="000000"/>
                <w:sz w:val="18"/>
                <w:szCs w:val="18"/>
              </w:rPr>
            </w:pPr>
            <w:r w:rsidRPr="00A265C6">
              <w:rPr>
                <w:rFonts w:ascii="Arial" w:eastAsia="Times New Roman" w:hAnsi="Arial" w:cs="Arial"/>
                <w:color w:val="000000"/>
                <w:sz w:val="18"/>
                <w:szCs w:val="18"/>
              </w:rPr>
              <w:t xml:space="preserve">Anti-Bribery / Anti-Corruption: </w:t>
            </w:r>
            <w:r>
              <w:rPr>
                <w:rFonts w:ascii="Arial" w:eastAsia="Times New Roman" w:hAnsi="Arial" w:cs="Arial"/>
                <w:color w:val="000000"/>
                <w:sz w:val="18"/>
                <w:szCs w:val="18"/>
              </w:rPr>
              <w:t xml:space="preserve">Both </w:t>
            </w:r>
            <w:ins w:id="119" w:author="Chen, Jane" w:date="2024-06-19T13:50:00Z">
              <w:r w:rsidR="00D06513">
                <w:rPr>
                  <w:rFonts w:ascii="Arial" w:eastAsia="Times New Roman" w:hAnsi="Arial" w:cs="Arial"/>
                  <w:color w:val="000000"/>
                  <w:sz w:val="18"/>
                  <w:szCs w:val="18"/>
                </w:rPr>
                <w:t>Parties</w:t>
              </w:r>
            </w:ins>
            <w:del w:id="120" w:author="Chen, Jane" w:date="2024-06-19T13:50:00Z">
              <w:r w:rsidDel="00D06513">
                <w:rPr>
                  <w:rFonts w:ascii="Arial" w:eastAsia="Times New Roman" w:hAnsi="Arial" w:cs="Arial"/>
                  <w:color w:val="000000"/>
                  <w:sz w:val="18"/>
                  <w:szCs w:val="18"/>
                </w:rPr>
                <w:delText>side</w:delText>
              </w:r>
            </w:del>
            <w:r>
              <w:rPr>
                <w:rFonts w:ascii="Arial" w:eastAsia="Times New Roman" w:hAnsi="Arial" w:cs="Arial"/>
                <w:color w:val="000000"/>
                <w:sz w:val="18"/>
                <w:szCs w:val="18"/>
              </w:rPr>
              <w:t xml:space="preserve"> </w:t>
            </w:r>
            <w:r w:rsidRPr="00A265C6">
              <w:rPr>
                <w:rFonts w:ascii="Arial" w:eastAsia="Times New Roman" w:hAnsi="Arial" w:cs="Arial"/>
                <w:color w:val="000000"/>
                <w:sz w:val="18"/>
                <w:szCs w:val="18"/>
              </w:rPr>
              <w:t>shall comply with the requirements of the applicable anti-bribery and anti-corruption laws of the jurisdictions under which it is or may be acting hereunder</w:t>
            </w:r>
            <w:r>
              <w:rPr>
                <w:rFonts w:ascii="Arial" w:eastAsia="Times New Roman" w:hAnsi="Arial" w:cs="Arial"/>
                <w:color w:val="000000"/>
                <w:sz w:val="18"/>
                <w:szCs w:val="18"/>
              </w:rPr>
              <w:t>.</w:t>
            </w:r>
          </w:p>
        </w:tc>
      </w:tr>
      <w:tr w:rsidR="004E2E46" w:rsidRPr="00D32437" w14:paraId="34C770DB" w14:textId="77777777" w:rsidTr="009656A1">
        <w:trPr>
          <w:trHeight w:val="20"/>
        </w:trPr>
        <w:tc>
          <w:tcPr>
            <w:tcW w:w="4962" w:type="dxa"/>
            <w:shd w:val="clear" w:color="auto" w:fill="auto"/>
            <w:hideMark/>
          </w:tcPr>
          <w:p w14:paraId="25BAFBC5" w14:textId="77777777" w:rsidR="004E2E46" w:rsidRPr="00374A8B" w:rsidRDefault="004E2E46" w:rsidP="009656A1">
            <w:pPr>
              <w:pStyle w:val="ListParagraph"/>
              <w:numPr>
                <w:ilvl w:val="0"/>
                <w:numId w:val="37"/>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tidak boleh mengalihkan pelaksanaan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kepada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ketiga mana pun tanpa persetujuan tertulis sebelumnya dari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w:t>
            </w:r>
          </w:p>
          <w:p w14:paraId="1159790E" w14:textId="77777777" w:rsidR="004E2E46" w:rsidRPr="00374A8B" w:rsidRDefault="004E2E46" w:rsidP="009656A1">
            <w:pPr>
              <w:pStyle w:val="ListParagraph"/>
              <w:spacing w:after="0" w:line="240" w:lineRule="auto"/>
              <w:ind w:left="306"/>
              <w:jc w:val="both"/>
              <w:rPr>
                <w:rFonts w:ascii="Arial" w:eastAsia="Times New Roman" w:hAnsi="Arial" w:cs="Arial"/>
                <w:color w:val="000000"/>
                <w:sz w:val="18"/>
                <w:szCs w:val="18"/>
              </w:rPr>
            </w:pPr>
          </w:p>
          <w:p w14:paraId="3085C250" w14:textId="77777777" w:rsidR="004E2E46" w:rsidRPr="00D32437" w:rsidRDefault="004E2E46" w:rsidP="009656A1">
            <w:pPr>
              <w:pStyle w:val="ListParagraph"/>
              <w:numPr>
                <w:ilvl w:val="0"/>
                <w:numId w:val="37"/>
              </w:numPr>
              <w:spacing w:after="0" w:line="240" w:lineRule="auto"/>
              <w:ind w:left="306" w:hanging="284"/>
              <w:jc w:val="both"/>
              <w:rPr>
                <w:rFonts w:ascii="Arial" w:eastAsia="Times New Roman" w:hAnsi="Arial" w:cs="Arial"/>
                <w:color w:val="000000"/>
                <w:sz w:val="18"/>
                <w:szCs w:val="18"/>
              </w:rPr>
            </w:pPr>
            <w:proofErr w:type="spellStart"/>
            <w:r w:rsidRPr="00196106">
              <w:rPr>
                <w:rFonts w:ascii="Arial" w:eastAsia="Times New Roman" w:hAnsi="Arial" w:cs="Arial"/>
                <w:sz w:val="18"/>
                <w:szCs w:val="18"/>
              </w:rPr>
              <w:t>Pihak</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Kedua</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harus</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mematuhi</w:t>
            </w:r>
            <w:proofErr w:type="spellEnd"/>
            <w:r w:rsidRPr="00196106">
              <w:rPr>
                <w:rFonts w:ascii="Arial" w:eastAsia="Times New Roman" w:hAnsi="Arial" w:cs="Arial"/>
                <w:sz w:val="18"/>
                <w:szCs w:val="18"/>
              </w:rPr>
              <w:t xml:space="preserve"> Kode </w:t>
            </w:r>
            <w:proofErr w:type="spellStart"/>
            <w:r w:rsidRPr="00196106">
              <w:rPr>
                <w:rFonts w:ascii="Arial" w:eastAsia="Times New Roman" w:hAnsi="Arial" w:cs="Arial"/>
                <w:sz w:val="18"/>
                <w:szCs w:val="18"/>
              </w:rPr>
              <w:t>Etik</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Pemasok</w:t>
            </w:r>
            <w:proofErr w:type="spellEnd"/>
            <w:r w:rsidRPr="00196106">
              <w:rPr>
                <w:rFonts w:ascii="Arial" w:eastAsia="Times New Roman" w:hAnsi="Arial" w:cs="Arial"/>
                <w:sz w:val="18"/>
                <w:szCs w:val="18"/>
              </w:rPr>
              <w:t xml:space="preserve"> Perusahaan </w:t>
            </w:r>
            <w:proofErr w:type="spellStart"/>
            <w:r w:rsidRPr="00196106">
              <w:rPr>
                <w:rFonts w:ascii="Arial" w:eastAsia="Times New Roman" w:hAnsi="Arial" w:cs="Arial"/>
                <w:sz w:val="18"/>
                <w:szCs w:val="18"/>
              </w:rPr>
              <w:t>versi</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terbaru</w:t>
            </w:r>
            <w:proofErr w:type="spellEnd"/>
            <w:r w:rsidRPr="00196106">
              <w:rPr>
                <w:rFonts w:ascii="Arial" w:eastAsia="Times New Roman" w:hAnsi="Arial" w:cs="Arial"/>
                <w:sz w:val="18"/>
                <w:szCs w:val="18"/>
              </w:rPr>
              <w:t xml:space="preserve"> yang </w:t>
            </w:r>
            <w:proofErr w:type="spellStart"/>
            <w:r w:rsidRPr="00196106">
              <w:rPr>
                <w:rFonts w:ascii="Arial" w:eastAsia="Times New Roman" w:hAnsi="Arial" w:cs="Arial"/>
                <w:sz w:val="18"/>
                <w:szCs w:val="18"/>
              </w:rPr>
              <w:t>tersedia</w:t>
            </w:r>
            <w:proofErr w:type="spellEnd"/>
            <w:r w:rsidRPr="00196106">
              <w:rPr>
                <w:rFonts w:ascii="Arial" w:eastAsia="Times New Roman" w:hAnsi="Arial" w:cs="Arial"/>
                <w:sz w:val="18"/>
                <w:szCs w:val="18"/>
              </w:rPr>
              <w:t xml:space="preserve"> pada situs www.lyb.com</w:t>
            </w:r>
          </w:p>
        </w:tc>
        <w:tc>
          <w:tcPr>
            <w:tcW w:w="0" w:type="auto"/>
            <w:shd w:val="clear" w:color="auto" w:fill="auto"/>
            <w:hideMark/>
          </w:tcPr>
          <w:p w14:paraId="167C41B2" w14:textId="77777777" w:rsidR="004E2E46" w:rsidRDefault="004E2E46" w:rsidP="009656A1">
            <w:pPr>
              <w:pStyle w:val="ListParagraph"/>
              <w:numPr>
                <w:ilvl w:val="0"/>
                <w:numId w:val="39"/>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 assign this Agreement to any third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without </w:t>
            </w:r>
            <w:r w:rsidRPr="00D32437">
              <w:rPr>
                <w:rFonts w:ascii="Arial" w:eastAsia="Times New Roman" w:hAnsi="Arial" w:cs="Arial"/>
                <w:b/>
                <w:bCs/>
                <w:color w:val="000000"/>
                <w:sz w:val="18"/>
                <w:szCs w:val="18"/>
              </w:rPr>
              <w:t>THE FIRST PARTY’s</w:t>
            </w:r>
            <w:r w:rsidRPr="00D32437">
              <w:rPr>
                <w:rFonts w:ascii="Arial" w:eastAsia="Times New Roman" w:hAnsi="Arial" w:cs="Arial"/>
                <w:color w:val="000000"/>
                <w:sz w:val="18"/>
                <w:szCs w:val="18"/>
              </w:rPr>
              <w:t xml:space="preserve"> prior written consent.</w:t>
            </w:r>
          </w:p>
          <w:p w14:paraId="37F0F9D8" w14:textId="77777777" w:rsidR="004E2E46" w:rsidRDefault="004E2E46" w:rsidP="009656A1">
            <w:pPr>
              <w:pStyle w:val="ListParagraph"/>
              <w:spacing w:after="0" w:line="240" w:lineRule="auto"/>
              <w:ind w:left="318"/>
              <w:jc w:val="both"/>
              <w:rPr>
                <w:rFonts w:ascii="Arial" w:eastAsia="Times New Roman" w:hAnsi="Arial" w:cs="Arial"/>
                <w:color w:val="000000"/>
                <w:sz w:val="18"/>
                <w:szCs w:val="18"/>
              </w:rPr>
            </w:pPr>
          </w:p>
          <w:p w14:paraId="32ADA571" w14:textId="77777777" w:rsidR="004E2E46" w:rsidRPr="00196106" w:rsidRDefault="004E2E46" w:rsidP="009656A1">
            <w:pPr>
              <w:pStyle w:val="ListParagraph"/>
              <w:numPr>
                <w:ilvl w:val="0"/>
                <w:numId w:val="39"/>
              </w:numPr>
              <w:spacing w:after="0" w:line="240" w:lineRule="auto"/>
              <w:ind w:left="318" w:hanging="318"/>
              <w:jc w:val="both"/>
              <w:rPr>
                <w:rFonts w:ascii="Arial" w:eastAsia="Times New Roman" w:hAnsi="Arial" w:cs="Arial"/>
                <w:sz w:val="18"/>
                <w:szCs w:val="18"/>
              </w:rPr>
            </w:pPr>
            <w:r w:rsidRPr="00196106">
              <w:rPr>
                <w:rFonts w:ascii="Arial" w:eastAsia="Times New Roman" w:hAnsi="Arial" w:cs="Arial"/>
                <w:sz w:val="18"/>
                <w:szCs w:val="18"/>
              </w:rPr>
              <w:t xml:space="preserve">The Second Party shall comply the most current version of Company’s Supplier Code of Conduct which is available at </w:t>
            </w:r>
            <w:hyperlink r:id="rId12" w:history="1">
              <w:r w:rsidRPr="00196106">
                <w:rPr>
                  <w:rStyle w:val="Hyperlink"/>
                  <w:rFonts w:ascii="Arial" w:eastAsia="Times New Roman" w:hAnsi="Arial" w:cs="Arial"/>
                  <w:color w:val="auto"/>
                  <w:sz w:val="18"/>
                  <w:szCs w:val="18"/>
                </w:rPr>
                <w:t>www.lyb.com</w:t>
              </w:r>
            </w:hyperlink>
          </w:p>
          <w:p w14:paraId="4AB0AEF3" w14:textId="77777777" w:rsidR="004E2E46" w:rsidRPr="00DC206B" w:rsidRDefault="004E2E46" w:rsidP="009656A1">
            <w:pPr>
              <w:pStyle w:val="ListParagraph"/>
              <w:rPr>
                <w:rFonts w:ascii="Arial" w:eastAsia="Times New Roman" w:hAnsi="Arial" w:cs="Arial"/>
                <w:color w:val="000000"/>
                <w:sz w:val="18"/>
                <w:szCs w:val="18"/>
              </w:rPr>
            </w:pPr>
          </w:p>
          <w:p w14:paraId="77348461" w14:textId="77777777" w:rsidR="004E2E46" w:rsidRPr="00374A8B"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2C67BEA2" w14:textId="77777777" w:rsidTr="009656A1">
        <w:trPr>
          <w:trHeight w:val="20"/>
        </w:trPr>
        <w:tc>
          <w:tcPr>
            <w:tcW w:w="4962" w:type="dxa"/>
            <w:shd w:val="clear" w:color="auto" w:fill="auto"/>
            <w:hideMark/>
          </w:tcPr>
          <w:p w14:paraId="62413F86" w14:textId="77777777" w:rsidR="004E2E46" w:rsidRPr="00D32437" w:rsidRDefault="004E2E46" w:rsidP="009656A1">
            <w:pPr>
              <w:pStyle w:val="ListParagraph"/>
              <w:numPr>
                <w:ilvl w:val="0"/>
                <w:numId w:val="39"/>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Perjanjian</w:t>
            </w:r>
            <w:r w:rsidRPr="00D32437">
              <w:rPr>
                <w:rFonts w:ascii="Arial" w:eastAsia="Times New Roman" w:hAnsi="Arial" w:cs="Arial"/>
                <w:color w:val="000000"/>
                <w:sz w:val="18"/>
                <w:szCs w:val="18"/>
                <w:lang w:val="it-IT"/>
              </w:rPr>
              <w:t xml:space="preserve"> </w:t>
            </w:r>
            <w:r w:rsidRPr="00D32437">
              <w:rPr>
                <w:rFonts w:ascii="Arial" w:eastAsia="Times New Roman" w:hAnsi="Arial" w:cs="Arial"/>
                <w:color w:val="000000"/>
                <w:sz w:val="18"/>
                <w:szCs w:val="18"/>
                <w:lang w:val="id-ID"/>
              </w:rPr>
              <w:t>ini disusun dalam Bahasa Indonesia dan Bahasa Inggris. Dalam hal terdapat inkonsistensi/ketidaksamaan antara versi Bahasa Indonesia dengan versi Bahasa Inggris, maka versi Bahasa Indonesia akan berlaku</w:t>
            </w:r>
            <w:r w:rsidRPr="00A51B1D">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 xml:space="preserve"> </w:t>
            </w:r>
          </w:p>
        </w:tc>
        <w:tc>
          <w:tcPr>
            <w:tcW w:w="0" w:type="auto"/>
            <w:shd w:val="clear" w:color="auto" w:fill="auto"/>
            <w:hideMark/>
          </w:tcPr>
          <w:p w14:paraId="7C2ED9D5" w14:textId="77777777" w:rsidR="004E2E46" w:rsidRPr="00DC206B" w:rsidRDefault="004E2E46" w:rsidP="009656A1">
            <w:pPr>
              <w:pStyle w:val="ListParagraph"/>
              <w:numPr>
                <w:ilvl w:val="0"/>
                <w:numId w:val="37"/>
              </w:numPr>
              <w:spacing w:after="0" w:line="240" w:lineRule="auto"/>
              <w:ind w:left="331"/>
              <w:jc w:val="both"/>
              <w:rPr>
                <w:rFonts w:ascii="Arial" w:eastAsia="Times New Roman" w:hAnsi="Arial" w:cs="Arial"/>
                <w:color w:val="000000"/>
                <w:sz w:val="18"/>
                <w:szCs w:val="18"/>
              </w:rPr>
            </w:pPr>
            <w:bookmarkStart w:id="121" w:name="_Hlk167508938"/>
            <w:r w:rsidRPr="00DC206B">
              <w:rPr>
                <w:rFonts w:ascii="Arial" w:eastAsia="Times New Roman" w:hAnsi="Arial" w:cs="Arial"/>
                <w:color w:val="000000"/>
                <w:sz w:val="18"/>
                <w:szCs w:val="18"/>
              </w:rPr>
              <w:t xml:space="preserve">This Agreement has been </w:t>
            </w:r>
            <w:r>
              <w:rPr>
                <w:rFonts w:ascii="Arial" w:eastAsia="Times New Roman" w:hAnsi="Arial" w:cs="Arial"/>
                <w:color w:val="000000"/>
                <w:sz w:val="18"/>
                <w:szCs w:val="18"/>
              </w:rPr>
              <w:t>made</w:t>
            </w:r>
            <w:r w:rsidRPr="00DC206B">
              <w:rPr>
                <w:rFonts w:ascii="Arial" w:eastAsia="Times New Roman" w:hAnsi="Arial" w:cs="Arial"/>
                <w:color w:val="000000"/>
                <w:sz w:val="18"/>
                <w:szCs w:val="18"/>
              </w:rPr>
              <w:t xml:space="preserve"> in both the Indonesia and English languages. In the event of inconsistency between Indonesia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and the </w:t>
            </w:r>
            <w:r>
              <w:rPr>
                <w:rFonts w:ascii="Arial" w:eastAsia="Times New Roman" w:hAnsi="Arial" w:cs="Arial"/>
                <w:color w:val="000000"/>
                <w:sz w:val="18"/>
                <w:szCs w:val="18"/>
              </w:rPr>
              <w:t xml:space="preserve">Indonesia Language </w:t>
            </w:r>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English</w:t>
            </w:r>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shall prevail</w:t>
            </w:r>
            <w:r>
              <w:rPr>
                <w:rFonts w:ascii="Arial" w:eastAsia="Times New Roman" w:hAnsi="Arial" w:cs="Arial"/>
                <w:color w:val="000000"/>
                <w:sz w:val="18"/>
                <w:szCs w:val="18"/>
              </w:rPr>
              <w:t>.</w:t>
            </w:r>
            <w:bookmarkEnd w:id="121"/>
          </w:p>
        </w:tc>
      </w:tr>
      <w:tr w:rsidR="004E2E46" w:rsidRPr="00D32437" w14:paraId="11FDAB22" w14:textId="77777777" w:rsidTr="009656A1">
        <w:trPr>
          <w:trHeight w:val="20"/>
        </w:trPr>
        <w:tc>
          <w:tcPr>
            <w:tcW w:w="4962" w:type="dxa"/>
            <w:shd w:val="clear" w:color="auto" w:fill="auto"/>
          </w:tcPr>
          <w:p w14:paraId="3DD6357C" w14:textId="77777777" w:rsidR="004E2E46" w:rsidRDefault="004E2E46" w:rsidP="009656A1">
            <w:pPr>
              <w:pStyle w:val="ListParagraph"/>
              <w:spacing w:after="0" w:line="240" w:lineRule="auto"/>
              <w:ind w:left="306"/>
              <w:jc w:val="both"/>
              <w:rPr>
                <w:ins w:id="122" w:author="HUMAS MARKETING" w:date="2024-06-20T14:21:00Z" w16du:dateUtc="2024-06-20T07:21:00Z"/>
                <w:rFonts w:ascii="Arial" w:eastAsia="Times New Roman" w:hAnsi="Arial" w:cs="Arial"/>
                <w:color w:val="000000"/>
                <w:sz w:val="18"/>
                <w:szCs w:val="18"/>
                <w:lang w:val="id-ID"/>
              </w:rPr>
            </w:pPr>
          </w:p>
          <w:p w14:paraId="5CF68C5E" w14:textId="77777777" w:rsidR="00F03A51" w:rsidRDefault="00F03A51" w:rsidP="009656A1">
            <w:pPr>
              <w:pStyle w:val="ListParagraph"/>
              <w:spacing w:after="0" w:line="240" w:lineRule="auto"/>
              <w:ind w:left="306"/>
              <w:jc w:val="both"/>
              <w:rPr>
                <w:ins w:id="123" w:author="HUMAS MARKETING" w:date="2024-06-20T14:21:00Z" w16du:dateUtc="2024-06-20T07:21:00Z"/>
                <w:rFonts w:ascii="Arial" w:eastAsia="Times New Roman" w:hAnsi="Arial" w:cs="Arial"/>
                <w:color w:val="000000"/>
                <w:sz w:val="18"/>
                <w:szCs w:val="18"/>
                <w:lang w:val="id-ID"/>
              </w:rPr>
            </w:pPr>
          </w:p>
          <w:p w14:paraId="6E452DF6" w14:textId="77777777" w:rsidR="00F03A51" w:rsidRDefault="00F03A51" w:rsidP="009656A1">
            <w:pPr>
              <w:pStyle w:val="ListParagraph"/>
              <w:spacing w:after="0" w:line="240" w:lineRule="auto"/>
              <w:ind w:left="306"/>
              <w:jc w:val="both"/>
              <w:rPr>
                <w:ins w:id="124" w:author="HUMAS MARKETING" w:date="2024-06-20T14:21:00Z" w16du:dateUtc="2024-06-20T07:21:00Z"/>
                <w:rFonts w:ascii="Arial" w:eastAsia="Times New Roman" w:hAnsi="Arial" w:cs="Arial"/>
                <w:color w:val="000000"/>
                <w:sz w:val="18"/>
                <w:szCs w:val="18"/>
                <w:lang w:val="id-ID"/>
              </w:rPr>
            </w:pPr>
          </w:p>
          <w:p w14:paraId="7DD57C5B" w14:textId="77777777" w:rsidR="00F03A51" w:rsidRDefault="00F03A51" w:rsidP="009656A1">
            <w:pPr>
              <w:pStyle w:val="ListParagraph"/>
              <w:spacing w:after="0" w:line="240" w:lineRule="auto"/>
              <w:ind w:left="306"/>
              <w:jc w:val="both"/>
              <w:rPr>
                <w:ins w:id="125" w:author="HUMAS MARKETING" w:date="2024-06-20T14:21:00Z" w16du:dateUtc="2024-06-20T07:21:00Z"/>
                <w:rFonts w:ascii="Arial" w:eastAsia="Times New Roman" w:hAnsi="Arial" w:cs="Arial"/>
                <w:color w:val="000000"/>
                <w:sz w:val="18"/>
                <w:szCs w:val="18"/>
                <w:lang w:val="id-ID"/>
              </w:rPr>
            </w:pPr>
          </w:p>
          <w:p w14:paraId="539980AD" w14:textId="77777777" w:rsidR="00F03A51" w:rsidRDefault="00F03A51" w:rsidP="009656A1">
            <w:pPr>
              <w:pStyle w:val="ListParagraph"/>
              <w:spacing w:after="0" w:line="240" w:lineRule="auto"/>
              <w:ind w:left="306"/>
              <w:jc w:val="both"/>
              <w:rPr>
                <w:ins w:id="126" w:author="HUMAS MARKETING" w:date="2024-06-20T14:21:00Z" w16du:dateUtc="2024-06-20T07:21:00Z"/>
                <w:rFonts w:ascii="Arial" w:eastAsia="Times New Roman" w:hAnsi="Arial" w:cs="Arial"/>
                <w:color w:val="000000"/>
                <w:sz w:val="18"/>
                <w:szCs w:val="18"/>
                <w:lang w:val="id-ID"/>
              </w:rPr>
            </w:pPr>
          </w:p>
          <w:p w14:paraId="2F61E53A" w14:textId="77777777" w:rsidR="00F03A51" w:rsidRDefault="00F03A51" w:rsidP="009656A1">
            <w:pPr>
              <w:pStyle w:val="ListParagraph"/>
              <w:spacing w:after="0" w:line="240" w:lineRule="auto"/>
              <w:ind w:left="306"/>
              <w:jc w:val="both"/>
              <w:rPr>
                <w:ins w:id="127" w:author="HUMAS MARKETING" w:date="2024-06-20T14:21:00Z" w16du:dateUtc="2024-06-20T07:21:00Z"/>
                <w:rFonts w:ascii="Arial" w:eastAsia="Times New Roman" w:hAnsi="Arial" w:cs="Arial"/>
                <w:color w:val="000000"/>
                <w:sz w:val="18"/>
                <w:szCs w:val="18"/>
                <w:lang w:val="id-ID"/>
              </w:rPr>
            </w:pPr>
          </w:p>
          <w:p w14:paraId="78CBB28E" w14:textId="77777777" w:rsidR="00F03A51" w:rsidRDefault="00F03A51" w:rsidP="009656A1">
            <w:pPr>
              <w:pStyle w:val="ListParagraph"/>
              <w:spacing w:after="0" w:line="240" w:lineRule="auto"/>
              <w:ind w:left="306"/>
              <w:jc w:val="both"/>
              <w:rPr>
                <w:ins w:id="128" w:author="HUMAS MARKETING" w:date="2024-06-20T14:21:00Z" w16du:dateUtc="2024-06-20T07:21:00Z"/>
                <w:rFonts w:ascii="Arial" w:eastAsia="Times New Roman" w:hAnsi="Arial" w:cs="Arial"/>
                <w:color w:val="000000"/>
                <w:sz w:val="18"/>
                <w:szCs w:val="18"/>
                <w:lang w:val="id-ID"/>
              </w:rPr>
            </w:pPr>
          </w:p>
          <w:p w14:paraId="158763E0" w14:textId="77777777" w:rsidR="00F03A51" w:rsidRDefault="00F03A51" w:rsidP="009656A1">
            <w:pPr>
              <w:pStyle w:val="ListParagraph"/>
              <w:spacing w:after="0" w:line="240" w:lineRule="auto"/>
              <w:ind w:left="306"/>
              <w:jc w:val="both"/>
              <w:rPr>
                <w:ins w:id="129" w:author="HUMAS MARKETING" w:date="2024-06-20T14:21:00Z" w16du:dateUtc="2024-06-20T07:21:00Z"/>
                <w:rFonts w:ascii="Arial" w:eastAsia="Times New Roman" w:hAnsi="Arial" w:cs="Arial"/>
                <w:color w:val="000000"/>
                <w:sz w:val="18"/>
                <w:szCs w:val="18"/>
                <w:lang w:val="id-ID"/>
              </w:rPr>
            </w:pPr>
          </w:p>
          <w:p w14:paraId="1135CED8" w14:textId="77777777" w:rsidR="00F03A51" w:rsidRDefault="00F03A51" w:rsidP="009656A1">
            <w:pPr>
              <w:pStyle w:val="ListParagraph"/>
              <w:spacing w:after="0" w:line="240" w:lineRule="auto"/>
              <w:ind w:left="306"/>
              <w:jc w:val="both"/>
              <w:rPr>
                <w:ins w:id="130" w:author="HUMAS MARKETING" w:date="2024-06-20T14:21:00Z" w16du:dateUtc="2024-06-20T07:21:00Z"/>
                <w:rFonts w:ascii="Arial" w:eastAsia="Times New Roman" w:hAnsi="Arial" w:cs="Arial"/>
                <w:color w:val="000000"/>
                <w:sz w:val="18"/>
                <w:szCs w:val="18"/>
                <w:lang w:val="id-ID"/>
              </w:rPr>
            </w:pPr>
          </w:p>
          <w:p w14:paraId="1C0E8232" w14:textId="77777777" w:rsidR="00F03A51" w:rsidRDefault="00F03A51" w:rsidP="009656A1">
            <w:pPr>
              <w:pStyle w:val="ListParagraph"/>
              <w:spacing w:after="0" w:line="240" w:lineRule="auto"/>
              <w:ind w:left="306"/>
              <w:jc w:val="both"/>
              <w:rPr>
                <w:ins w:id="131" w:author="HUMAS MARKETING" w:date="2024-06-20T14:21:00Z" w16du:dateUtc="2024-06-20T07:21:00Z"/>
                <w:rFonts w:ascii="Arial" w:eastAsia="Times New Roman" w:hAnsi="Arial" w:cs="Arial"/>
                <w:color w:val="000000"/>
                <w:sz w:val="18"/>
                <w:szCs w:val="18"/>
                <w:lang w:val="id-ID"/>
              </w:rPr>
            </w:pPr>
          </w:p>
          <w:p w14:paraId="306672FA" w14:textId="77777777" w:rsidR="00F03A51" w:rsidRDefault="00F03A51" w:rsidP="009656A1">
            <w:pPr>
              <w:pStyle w:val="ListParagraph"/>
              <w:spacing w:after="0" w:line="240" w:lineRule="auto"/>
              <w:ind w:left="306"/>
              <w:jc w:val="both"/>
              <w:rPr>
                <w:ins w:id="132" w:author="HUMAS MARKETING" w:date="2024-06-20T14:21:00Z" w16du:dateUtc="2024-06-20T07:21:00Z"/>
                <w:rFonts w:ascii="Arial" w:eastAsia="Times New Roman" w:hAnsi="Arial" w:cs="Arial"/>
                <w:color w:val="000000"/>
                <w:sz w:val="18"/>
                <w:szCs w:val="18"/>
                <w:lang w:val="id-ID"/>
              </w:rPr>
            </w:pPr>
          </w:p>
          <w:p w14:paraId="2542B2EE" w14:textId="77777777" w:rsidR="00F03A51" w:rsidRDefault="00F03A51" w:rsidP="009656A1">
            <w:pPr>
              <w:pStyle w:val="ListParagraph"/>
              <w:spacing w:after="0" w:line="240" w:lineRule="auto"/>
              <w:ind w:left="306"/>
              <w:jc w:val="both"/>
              <w:rPr>
                <w:ins w:id="133" w:author="HUMAS MARKETING" w:date="2024-06-20T14:21:00Z" w16du:dateUtc="2024-06-20T07:21:00Z"/>
                <w:rFonts w:ascii="Arial" w:eastAsia="Times New Roman" w:hAnsi="Arial" w:cs="Arial"/>
                <w:color w:val="000000"/>
                <w:sz w:val="18"/>
                <w:szCs w:val="18"/>
                <w:lang w:val="id-ID"/>
              </w:rPr>
            </w:pPr>
          </w:p>
          <w:p w14:paraId="7982EF63" w14:textId="77777777" w:rsidR="00F03A51" w:rsidRDefault="00F03A51" w:rsidP="009656A1">
            <w:pPr>
              <w:pStyle w:val="ListParagraph"/>
              <w:spacing w:after="0" w:line="240" w:lineRule="auto"/>
              <w:ind w:left="306"/>
              <w:jc w:val="both"/>
              <w:rPr>
                <w:ins w:id="134" w:author="HUMAS MARKETING" w:date="2024-06-20T14:21:00Z" w16du:dateUtc="2024-06-20T07:21:00Z"/>
                <w:rFonts w:ascii="Arial" w:eastAsia="Times New Roman" w:hAnsi="Arial" w:cs="Arial"/>
                <w:color w:val="000000"/>
                <w:sz w:val="18"/>
                <w:szCs w:val="18"/>
                <w:lang w:val="id-ID"/>
              </w:rPr>
            </w:pPr>
          </w:p>
          <w:p w14:paraId="77743C8A" w14:textId="77777777" w:rsidR="00F03A51" w:rsidRDefault="00F03A51" w:rsidP="009656A1">
            <w:pPr>
              <w:pStyle w:val="ListParagraph"/>
              <w:spacing w:after="0" w:line="240" w:lineRule="auto"/>
              <w:ind w:left="306"/>
              <w:jc w:val="both"/>
              <w:rPr>
                <w:ins w:id="135" w:author="HUMAS MARKETING" w:date="2024-06-20T14:21:00Z" w16du:dateUtc="2024-06-20T07:21:00Z"/>
                <w:rFonts w:ascii="Arial" w:eastAsia="Times New Roman" w:hAnsi="Arial" w:cs="Arial"/>
                <w:color w:val="000000"/>
                <w:sz w:val="18"/>
                <w:szCs w:val="18"/>
                <w:lang w:val="id-ID"/>
              </w:rPr>
            </w:pPr>
          </w:p>
          <w:p w14:paraId="544EABD9" w14:textId="77777777" w:rsidR="00F03A51" w:rsidRDefault="00F03A51" w:rsidP="009656A1">
            <w:pPr>
              <w:pStyle w:val="ListParagraph"/>
              <w:spacing w:after="0" w:line="240" w:lineRule="auto"/>
              <w:ind w:left="306"/>
              <w:jc w:val="both"/>
              <w:rPr>
                <w:ins w:id="136" w:author="HUMAS MARKETING" w:date="2024-06-20T14:21:00Z" w16du:dateUtc="2024-06-20T07:21:00Z"/>
                <w:rFonts w:ascii="Arial" w:eastAsia="Times New Roman" w:hAnsi="Arial" w:cs="Arial"/>
                <w:color w:val="000000"/>
                <w:sz w:val="18"/>
                <w:szCs w:val="18"/>
                <w:lang w:val="id-ID"/>
              </w:rPr>
            </w:pPr>
          </w:p>
          <w:p w14:paraId="1D831D79" w14:textId="77777777" w:rsidR="00F03A51" w:rsidRDefault="00F03A51" w:rsidP="009656A1">
            <w:pPr>
              <w:pStyle w:val="ListParagraph"/>
              <w:spacing w:after="0" w:line="240" w:lineRule="auto"/>
              <w:ind w:left="306"/>
              <w:jc w:val="both"/>
              <w:rPr>
                <w:ins w:id="137" w:author="HUMAS MARKETING" w:date="2024-06-20T14:21:00Z" w16du:dateUtc="2024-06-20T07:21:00Z"/>
                <w:rFonts w:ascii="Arial" w:eastAsia="Times New Roman" w:hAnsi="Arial" w:cs="Arial"/>
                <w:color w:val="000000"/>
                <w:sz w:val="18"/>
                <w:szCs w:val="18"/>
                <w:lang w:val="id-ID"/>
              </w:rPr>
            </w:pPr>
          </w:p>
          <w:p w14:paraId="286E4A47" w14:textId="77777777" w:rsidR="00F03A51" w:rsidRDefault="00F03A51" w:rsidP="009656A1">
            <w:pPr>
              <w:pStyle w:val="ListParagraph"/>
              <w:spacing w:after="0" w:line="240" w:lineRule="auto"/>
              <w:ind w:left="306"/>
              <w:jc w:val="both"/>
              <w:rPr>
                <w:ins w:id="138" w:author="HUMAS MARKETING" w:date="2024-06-20T14:21:00Z" w16du:dateUtc="2024-06-20T07:21:00Z"/>
                <w:rFonts w:ascii="Arial" w:eastAsia="Times New Roman" w:hAnsi="Arial" w:cs="Arial"/>
                <w:color w:val="000000"/>
                <w:sz w:val="18"/>
                <w:szCs w:val="18"/>
                <w:lang w:val="id-ID"/>
              </w:rPr>
            </w:pPr>
          </w:p>
          <w:p w14:paraId="4CB86697" w14:textId="77777777" w:rsidR="00F03A51" w:rsidRDefault="00F03A51" w:rsidP="009656A1">
            <w:pPr>
              <w:pStyle w:val="ListParagraph"/>
              <w:spacing w:after="0" w:line="240" w:lineRule="auto"/>
              <w:ind w:left="306"/>
              <w:jc w:val="both"/>
              <w:rPr>
                <w:ins w:id="139" w:author="HUMAS MARKETING" w:date="2024-06-20T14:21:00Z" w16du:dateUtc="2024-06-20T07:21:00Z"/>
                <w:rFonts w:ascii="Arial" w:eastAsia="Times New Roman" w:hAnsi="Arial" w:cs="Arial"/>
                <w:color w:val="000000"/>
                <w:sz w:val="18"/>
                <w:szCs w:val="18"/>
                <w:lang w:val="id-ID"/>
              </w:rPr>
            </w:pPr>
          </w:p>
          <w:p w14:paraId="33DB563E" w14:textId="77777777" w:rsidR="00F03A51" w:rsidRDefault="00F03A51" w:rsidP="009656A1">
            <w:pPr>
              <w:pStyle w:val="ListParagraph"/>
              <w:spacing w:after="0" w:line="240" w:lineRule="auto"/>
              <w:ind w:left="306"/>
              <w:jc w:val="both"/>
              <w:rPr>
                <w:ins w:id="140" w:author="HUMAS MARKETING" w:date="2024-06-20T14:21:00Z" w16du:dateUtc="2024-06-20T07:21:00Z"/>
                <w:rFonts w:ascii="Arial" w:eastAsia="Times New Roman" w:hAnsi="Arial" w:cs="Arial"/>
                <w:color w:val="000000"/>
                <w:sz w:val="18"/>
                <w:szCs w:val="18"/>
                <w:lang w:val="id-ID"/>
              </w:rPr>
            </w:pPr>
          </w:p>
          <w:p w14:paraId="0C5A6E24" w14:textId="77777777" w:rsidR="00F03A51" w:rsidRDefault="00F03A51" w:rsidP="009656A1">
            <w:pPr>
              <w:pStyle w:val="ListParagraph"/>
              <w:spacing w:after="0" w:line="240" w:lineRule="auto"/>
              <w:ind w:left="306"/>
              <w:jc w:val="both"/>
              <w:rPr>
                <w:ins w:id="141" w:author="HUMAS MARKETING" w:date="2024-06-20T14:21:00Z" w16du:dateUtc="2024-06-20T07:21:00Z"/>
                <w:rFonts w:ascii="Arial" w:eastAsia="Times New Roman" w:hAnsi="Arial" w:cs="Arial"/>
                <w:color w:val="000000"/>
                <w:sz w:val="18"/>
                <w:szCs w:val="18"/>
                <w:lang w:val="id-ID"/>
              </w:rPr>
            </w:pPr>
          </w:p>
          <w:p w14:paraId="280B1FCE" w14:textId="77777777" w:rsidR="00F03A51" w:rsidRDefault="00F03A51" w:rsidP="009656A1">
            <w:pPr>
              <w:pStyle w:val="ListParagraph"/>
              <w:spacing w:after="0" w:line="240" w:lineRule="auto"/>
              <w:ind w:left="306"/>
              <w:jc w:val="both"/>
              <w:rPr>
                <w:ins w:id="142" w:author="HUMAS MARKETING" w:date="2024-06-20T14:21:00Z" w16du:dateUtc="2024-06-20T07:21:00Z"/>
                <w:rFonts w:ascii="Arial" w:eastAsia="Times New Roman" w:hAnsi="Arial" w:cs="Arial"/>
                <w:color w:val="000000"/>
                <w:sz w:val="18"/>
                <w:szCs w:val="18"/>
                <w:lang w:val="id-ID"/>
              </w:rPr>
            </w:pPr>
          </w:p>
          <w:p w14:paraId="3C6EBAAF" w14:textId="77777777" w:rsidR="00F03A51" w:rsidRDefault="00F03A51" w:rsidP="009656A1">
            <w:pPr>
              <w:pStyle w:val="ListParagraph"/>
              <w:spacing w:after="0" w:line="240" w:lineRule="auto"/>
              <w:ind w:left="306"/>
              <w:jc w:val="both"/>
              <w:rPr>
                <w:ins w:id="143" w:author="HUMAS MARKETING" w:date="2024-06-20T14:21:00Z" w16du:dateUtc="2024-06-20T07:21:00Z"/>
                <w:rFonts w:ascii="Arial" w:eastAsia="Times New Roman" w:hAnsi="Arial" w:cs="Arial"/>
                <w:color w:val="000000"/>
                <w:sz w:val="18"/>
                <w:szCs w:val="18"/>
                <w:lang w:val="id-ID"/>
              </w:rPr>
            </w:pPr>
          </w:p>
          <w:p w14:paraId="3BBC1831" w14:textId="77777777" w:rsidR="00F03A51" w:rsidRDefault="00F03A51" w:rsidP="009656A1">
            <w:pPr>
              <w:pStyle w:val="ListParagraph"/>
              <w:spacing w:after="0" w:line="240" w:lineRule="auto"/>
              <w:ind w:left="306"/>
              <w:jc w:val="both"/>
              <w:rPr>
                <w:ins w:id="144" w:author="HUMAS MARKETING" w:date="2024-06-20T14:21:00Z" w16du:dateUtc="2024-06-20T07:21:00Z"/>
                <w:rFonts w:ascii="Arial" w:eastAsia="Times New Roman" w:hAnsi="Arial" w:cs="Arial"/>
                <w:color w:val="000000"/>
                <w:sz w:val="18"/>
                <w:szCs w:val="18"/>
                <w:lang w:val="id-ID"/>
              </w:rPr>
            </w:pPr>
          </w:p>
          <w:p w14:paraId="1BE618BD" w14:textId="77777777" w:rsidR="00F03A51" w:rsidRDefault="00F03A51" w:rsidP="009656A1">
            <w:pPr>
              <w:pStyle w:val="ListParagraph"/>
              <w:spacing w:after="0" w:line="240" w:lineRule="auto"/>
              <w:ind w:left="306"/>
              <w:jc w:val="both"/>
              <w:rPr>
                <w:ins w:id="145" w:author="HUMAS MARKETING" w:date="2024-06-20T14:21:00Z" w16du:dateUtc="2024-06-20T07:21:00Z"/>
                <w:rFonts w:ascii="Arial" w:eastAsia="Times New Roman" w:hAnsi="Arial" w:cs="Arial"/>
                <w:color w:val="000000"/>
                <w:sz w:val="18"/>
                <w:szCs w:val="18"/>
                <w:lang w:val="id-ID"/>
              </w:rPr>
            </w:pPr>
          </w:p>
          <w:p w14:paraId="3F5AD518" w14:textId="77777777" w:rsidR="00F03A51" w:rsidRDefault="00F03A51" w:rsidP="009656A1">
            <w:pPr>
              <w:pStyle w:val="ListParagraph"/>
              <w:spacing w:after="0" w:line="240" w:lineRule="auto"/>
              <w:ind w:left="306"/>
              <w:jc w:val="both"/>
              <w:rPr>
                <w:ins w:id="146" w:author="HUMAS MARKETING" w:date="2024-06-20T14:21:00Z" w16du:dateUtc="2024-06-20T07:21:00Z"/>
                <w:rFonts w:ascii="Arial" w:eastAsia="Times New Roman" w:hAnsi="Arial" w:cs="Arial"/>
                <w:color w:val="000000"/>
                <w:sz w:val="18"/>
                <w:szCs w:val="18"/>
                <w:lang w:val="id-ID"/>
              </w:rPr>
            </w:pPr>
          </w:p>
          <w:p w14:paraId="191B6C50" w14:textId="77777777" w:rsidR="00F03A51" w:rsidRDefault="00F03A51" w:rsidP="009656A1">
            <w:pPr>
              <w:pStyle w:val="ListParagraph"/>
              <w:spacing w:after="0" w:line="240" w:lineRule="auto"/>
              <w:ind w:left="306"/>
              <w:jc w:val="both"/>
              <w:rPr>
                <w:ins w:id="147" w:author="HUMAS MARKETING" w:date="2024-06-20T14:21:00Z" w16du:dateUtc="2024-06-20T07:21:00Z"/>
                <w:rFonts w:ascii="Arial" w:eastAsia="Times New Roman" w:hAnsi="Arial" w:cs="Arial"/>
                <w:color w:val="000000"/>
                <w:sz w:val="18"/>
                <w:szCs w:val="18"/>
                <w:lang w:val="id-ID"/>
              </w:rPr>
            </w:pPr>
          </w:p>
          <w:p w14:paraId="2A994C79" w14:textId="77777777" w:rsidR="00F03A51" w:rsidRDefault="00F03A51" w:rsidP="009656A1">
            <w:pPr>
              <w:pStyle w:val="ListParagraph"/>
              <w:spacing w:after="0" w:line="240" w:lineRule="auto"/>
              <w:ind w:left="306"/>
              <w:jc w:val="both"/>
              <w:rPr>
                <w:ins w:id="148" w:author="HUMAS MARKETING" w:date="2024-06-20T14:21:00Z" w16du:dateUtc="2024-06-20T07:21:00Z"/>
                <w:rFonts w:ascii="Arial" w:eastAsia="Times New Roman" w:hAnsi="Arial" w:cs="Arial"/>
                <w:color w:val="000000"/>
                <w:sz w:val="18"/>
                <w:szCs w:val="18"/>
                <w:lang w:val="id-ID"/>
              </w:rPr>
            </w:pPr>
          </w:p>
          <w:p w14:paraId="7649F084" w14:textId="77777777" w:rsidR="00F03A51" w:rsidRDefault="00F03A51" w:rsidP="009656A1">
            <w:pPr>
              <w:pStyle w:val="ListParagraph"/>
              <w:spacing w:after="0" w:line="240" w:lineRule="auto"/>
              <w:ind w:left="306"/>
              <w:jc w:val="both"/>
              <w:rPr>
                <w:ins w:id="149" w:author="HUMAS MARKETING" w:date="2024-06-20T14:21:00Z" w16du:dateUtc="2024-06-20T07:21:00Z"/>
                <w:rFonts w:ascii="Arial" w:eastAsia="Times New Roman" w:hAnsi="Arial" w:cs="Arial"/>
                <w:color w:val="000000"/>
                <w:sz w:val="18"/>
                <w:szCs w:val="18"/>
                <w:lang w:val="id-ID"/>
              </w:rPr>
            </w:pPr>
          </w:p>
          <w:p w14:paraId="563FB80C" w14:textId="77777777" w:rsidR="00F03A51" w:rsidRDefault="00F03A51" w:rsidP="009656A1">
            <w:pPr>
              <w:pStyle w:val="ListParagraph"/>
              <w:spacing w:after="0" w:line="240" w:lineRule="auto"/>
              <w:ind w:left="306"/>
              <w:jc w:val="both"/>
              <w:rPr>
                <w:ins w:id="150" w:author="HUMAS MARKETING" w:date="2024-06-20T14:21:00Z" w16du:dateUtc="2024-06-20T07:21:00Z"/>
                <w:rFonts w:ascii="Arial" w:eastAsia="Times New Roman" w:hAnsi="Arial" w:cs="Arial"/>
                <w:color w:val="000000"/>
                <w:sz w:val="18"/>
                <w:szCs w:val="18"/>
                <w:lang w:val="id-ID"/>
              </w:rPr>
            </w:pPr>
          </w:p>
          <w:p w14:paraId="40EEA10C" w14:textId="77777777" w:rsidR="00F03A51" w:rsidRDefault="00F03A51" w:rsidP="009656A1">
            <w:pPr>
              <w:pStyle w:val="ListParagraph"/>
              <w:spacing w:after="0" w:line="240" w:lineRule="auto"/>
              <w:ind w:left="306"/>
              <w:jc w:val="both"/>
              <w:rPr>
                <w:ins w:id="151" w:author="HUMAS MARKETING" w:date="2024-06-20T14:21:00Z" w16du:dateUtc="2024-06-20T07:21:00Z"/>
                <w:rFonts w:ascii="Arial" w:eastAsia="Times New Roman" w:hAnsi="Arial" w:cs="Arial"/>
                <w:color w:val="000000"/>
                <w:sz w:val="18"/>
                <w:szCs w:val="18"/>
                <w:lang w:val="id-ID"/>
              </w:rPr>
            </w:pPr>
          </w:p>
          <w:p w14:paraId="2309293E" w14:textId="77777777" w:rsidR="00F03A51" w:rsidRPr="00D32437" w:rsidRDefault="00F03A51" w:rsidP="009656A1">
            <w:pPr>
              <w:pStyle w:val="ListParagraph"/>
              <w:spacing w:after="0" w:line="240" w:lineRule="auto"/>
              <w:ind w:left="306"/>
              <w:jc w:val="both"/>
              <w:rPr>
                <w:rFonts w:ascii="Arial" w:eastAsia="Times New Roman" w:hAnsi="Arial" w:cs="Arial"/>
                <w:color w:val="000000"/>
                <w:sz w:val="18"/>
                <w:szCs w:val="18"/>
                <w:lang w:val="id-ID"/>
              </w:rPr>
            </w:pPr>
          </w:p>
        </w:tc>
        <w:tc>
          <w:tcPr>
            <w:tcW w:w="0" w:type="auto"/>
            <w:shd w:val="clear" w:color="auto" w:fill="auto"/>
          </w:tcPr>
          <w:p w14:paraId="317FE194" w14:textId="77777777" w:rsidR="004E2E46" w:rsidRPr="00D32437"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6021A5AF" w14:textId="77777777" w:rsidTr="009656A1">
        <w:trPr>
          <w:trHeight w:val="20"/>
        </w:trPr>
        <w:tc>
          <w:tcPr>
            <w:tcW w:w="4962" w:type="dxa"/>
            <w:shd w:val="clear" w:color="auto" w:fill="auto"/>
            <w:vAlign w:val="center"/>
            <w:hideMark/>
          </w:tcPr>
          <w:p w14:paraId="4B9AEBF3"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vAlign w:val="bottom"/>
            <w:hideMark/>
          </w:tcPr>
          <w:p w14:paraId="115AB6C0"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E50F6DE" w14:textId="77777777" w:rsidTr="009656A1">
        <w:trPr>
          <w:trHeight w:val="20"/>
        </w:trPr>
        <w:tc>
          <w:tcPr>
            <w:tcW w:w="4962" w:type="dxa"/>
            <w:shd w:val="clear" w:color="auto" w:fill="auto"/>
            <w:vAlign w:val="center"/>
            <w:hideMark/>
          </w:tcPr>
          <w:p w14:paraId="05DE24C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8</w:t>
            </w:r>
          </w:p>
        </w:tc>
        <w:tc>
          <w:tcPr>
            <w:tcW w:w="0" w:type="auto"/>
            <w:shd w:val="clear" w:color="auto" w:fill="auto"/>
            <w:vAlign w:val="center"/>
            <w:hideMark/>
          </w:tcPr>
          <w:p w14:paraId="3635F050"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18</w:t>
            </w:r>
          </w:p>
        </w:tc>
      </w:tr>
      <w:tr w:rsidR="004E2E46" w:rsidRPr="00D32437" w14:paraId="6DC0CAB8" w14:textId="77777777" w:rsidTr="009656A1">
        <w:trPr>
          <w:trHeight w:val="20"/>
        </w:trPr>
        <w:tc>
          <w:tcPr>
            <w:tcW w:w="4962" w:type="dxa"/>
            <w:shd w:val="clear" w:color="auto" w:fill="auto"/>
            <w:vAlign w:val="center"/>
            <w:hideMark/>
          </w:tcPr>
          <w:p w14:paraId="131B7945"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lastRenderedPageBreak/>
              <w:t>Penutup</w:t>
            </w:r>
            <w:proofErr w:type="spellEnd"/>
          </w:p>
        </w:tc>
        <w:tc>
          <w:tcPr>
            <w:tcW w:w="0" w:type="auto"/>
            <w:shd w:val="clear" w:color="auto" w:fill="auto"/>
            <w:noWrap/>
            <w:vAlign w:val="center"/>
            <w:hideMark/>
          </w:tcPr>
          <w:p w14:paraId="2007FEA5"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Closing</w:t>
            </w:r>
          </w:p>
        </w:tc>
      </w:tr>
      <w:tr w:rsidR="004E2E46" w:rsidRPr="00D32437" w14:paraId="6E05A39E" w14:textId="77777777" w:rsidTr="009656A1">
        <w:trPr>
          <w:trHeight w:val="20"/>
        </w:trPr>
        <w:tc>
          <w:tcPr>
            <w:tcW w:w="4962" w:type="dxa"/>
            <w:shd w:val="clear" w:color="auto" w:fill="auto"/>
          </w:tcPr>
          <w:p w14:paraId="182DD953"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31F70EF5"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154AA12" w14:textId="77777777" w:rsidTr="009656A1">
        <w:trPr>
          <w:trHeight w:val="20"/>
        </w:trPr>
        <w:tc>
          <w:tcPr>
            <w:tcW w:w="4962" w:type="dxa"/>
            <w:shd w:val="clear" w:color="auto" w:fill="auto"/>
            <w:hideMark/>
          </w:tcPr>
          <w:p w14:paraId="6962E3B3"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Perjanjian ini dibuat rangkap 2 (dua), bermeterai cukup, ditandatangani oleh yang mewakili masing-masing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dan memiliki kekuatan hukum yang sama untuk masing-masing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w:t>
            </w:r>
          </w:p>
          <w:p w14:paraId="11C63B3F"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7CDBA4F8"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is made in duplicate 2 (two), fairly stamped, signed by the representative of each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and has the same legal force for each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t>
            </w:r>
          </w:p>
        </w:tc>
      </w:tr>
    </w:tbl>
    <w:p w14:paraId="780D1E45" w14:textId="77777777" w:rsidR="004E2E46" w:rsidRPr="00D32437" w:rsidRDefault="004E2E46" w:rsidP="004E2E46">
      <w:pPr>
        <w:rPr>
          <w:rFonts w:ascii="Arial" w:hAnsi="Arial" w:cs="Arial"/>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5010"/>
      </w:tblGrid>
      <w:tr w:rsidR="004E2E46" w:rsidRPr="00D32437" w14:paraId="743D6951" w14:textId="77777777" w:rsidTr="009656A1">
        <w:trPr>
          <w:trHeight w:val="20"/>
        </w:trPr>
        <w:tc>
          <w:tcPr>
            <w:tcW w:w="4962" w:type="dxa"/>
            <w:shd w:val="clear" w:color="auto" w:fill="auto"/>
            <w:hideMark/>
          </w:tcPr>
          <w:p w14:paraId="2A4F43F0"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Demikianlah Perjanjian ini dibuat untuk dilaksanakan dan ditaati.</w:t>
            </w:r>
          </w:p>
        </w:tc>
        <w:tc>
          <w:tcPr>
            <w:tcW w:w="0" w:type="auto"/>
            <w:shd w:val="clear" w:color="auto" w:fill="auto"/>
            <w:hideMark/>
          </w:tcPr>
          <w:p w14:paraId="3DEE263B"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Therefore, this Agreement made to be conducted and </w:t>
            </w:r>
            <w:proofErr w:type="spellStart"/>
            <w:r w:rsidRPr="00D32437">
              <w:rPr>
                <w:rFonts w:ascii="Arial" w:eastAsia="Times New Roman" w:hAnsi="Arial" w:cs="Arial"/>
                <w:color w:val="000000"/>
                <w:sz w:val="18"/>
                <w:szCs w:val="18"/>
              </w:rPr>
              <w:t>and</w:t>
            </w:r>
            <w:proofErr w:type="spellEnd"/>
            <w:r w:rsidRPr="00D32437">
              <w:rPr>
                <w:rFonts w:ascii="Arial" w:eastAsia="Times New Roman" w:hAnsi="Arial" w:cs="Arial"/>
                <w:color w:val="000000"/>
                <w:sz w:val="18"/>
                <w:szCs w:val="18"/>
              </w:rPr>
              <w:t xml:space="preserve"> to obeyed.</w:t>
            </w:r>
          </w:p>
        </w:tc>
      </w:tr>
    </w:tbl>
    <w:p w14:paraId="72FE37FE" w14:textId="77777777" w:rsidR="004E2E46" w:rsidRPr="00D32437" w:rsidRDefault="004E2E46" w:rsidP="004E2E46">
      <w:pPr>
        <w:rPr>
          <w:rFonts w:ascii="Arial" w:hAnsi="Arial"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4E2E46" w:rsidRPr="00D32437" w14:paraId="3F1D3A5E" w14:textId="77777777" w:rsidTr="009656A1">
        <w:tc>
          <w:tcPr>
            <w:tcW w:w="4981" w:type="dxa"/>
          </w:tcPr>
          <w:p w14:paraId="1DB6F6F3"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PERTAMA/THE FIRST PARTY</w:t>
            </w:r>
          </w:p>
          <w:p w14:paraId="0F2C7C81" w14:textId="77777777" w:rsidR="004E2E46" w:rsidRPr="00D32437" w:rsidRDefault="004E2E46" w:rsidP="009656A1">
            <w:pPr>
              <w:jc w:val="center"/>
              <w:rPr>
                <w:rFonts w:ascii="Arial" w:hAnsi="Arial" w:cs="Arial"/>
                <w:b/>
                <w:bCs/>
                <w:sz w:val="18"/>
                <w:szCs w:val="18"/>
              </w:rPr>
            </w:pPr>
            <w:r w:rsidRPr="00D32437">
              <w:rPr>
                <w:rFonts w:ascii="Arial" w:hAnsi="Arial" w:cs="Arial"/>
                <w:b/>
                <w:sz w:val="18"/>
                <w:szCs w:val="18"/>
              </w:rPr>
              <w:t xml:space="preserve">PT. </w:t>
            </w:r>
            <w:r>
              <w:rPr>
                <w:rFonts w:ascii="Arial" w:eastAsia="Times New Roman" w:hAnsi="Arial" w:cs="Arial"/>
                <w:b/>
                <w:bCs/>
                <w:color w:val="000000"/>
                <w:sz w:val="18"/>
                <w:szCs w:val="18"/>
              </w:rPr>
              <w:t>LyondellBasell Advanced Polyolefins</w:t>
            </w:r>
            <w:r w:rsidRPr="00D32437">
              <w:rPr>
                <w:rFonts w:ascii="Arial" w:eastAsia="Times New Roman" w:hAnsi="Arial" w:cs="Arial"/>
                <w:b/>
                <w:bCs/>
                <w:color w:val="000000"/>
                <w:sz w:val="18"/>
                <w:szCs w:val="18"/>
                <w:lang w:val="id-ID"/>
              </w:rPr>
              <w:t xml:space="preserve"> </w:t>
            </w:r>
          </w:p>
          <w:p w14:paraId="38B12B7E" w14:textId="77777777" w:rsidR="004E2E46" w:rsidRPr="00D32437" w:rsidRDefault="004E2E46" w:rsidP="009656A1">
            <w:pPr>
              <w:jc w:val="center"/>
              <w:rPr>
                <w:rFonts w:ascii="Arial" w:hAnsi="Arial" w:cs="Arial"/>
                <w:b/>
                <w:bCs/>
                <w:sz w:val="18"/>
                <w:szCs w:val="18"/>
              </w:rPr>
            </w:pPr>
          </w:p>
          <w:p w14:paraId="7FDE5750" w14:textId="77777777" w:rsidR="004E2E46" w:rsidRPr="00D32437" w:rsidRDefault="004E2E46" w:rsidP="009656A1">
            <w:pPr>
              <w:jc w:val="center"/>
              <w:rPr>
                <w:rFonts w:ascii="Arial" w:hAnsi="Arial" w:cs="Arial"/>
                <w:b/>
                <w:bCs/>
                <w:sz w:val="18"/>
                <w:szCs w:val="18"/>
              </w:rPr>
            </w:pPr>
          </w:p>
          <w:p w14:paraId="0FC89067" w14:textId="77777777" w:rsidR="004E2E46" w:rsidRPr="00D32437" w:rsidRDefault="004E2E46" w:rsidP="009656A1">
            <w:pPr>
              <w:jc w:val="center"/>
              <w:rPr>
                <w:rFonts w:ascii="Arial" w:hAnsi="Arial" w:cs="Arial"/>
                <w:b/>
                <w:bCs/>
                <w:sz w:val="18"/>
                <w:szCs w:val="18"/>
              </w:rPr>
            </w:pPr>
          </w:p>
          <w:p w14:paraId="1C58681B" w14:textId="77777777" w:rsidR="004E2E46" w:rsidRPr="00D32437" w:rsidRDefault="004E2E46" w:rsidP="009656A1">
            <w:pPr>
              <w:jc w:val="center"/>
              <w:rPr>
                <w:rFonts w:ascii="Arial" w:hAnsi="Arial" w:cs="Arial"/>
                <w:b/>
                <w:bCs/>
                <w:sz w:val="18"/>
                <w:szCs w:val="18"/>
              </w:rPr>
            </w:pPr>
          </w:p>
          <w:p w14:paraId="069E9F7D" w14:textId="77777777" w:rsidR="004E2E46" w:rsidRDefault="004E2E46" w:rsidP="009656A1">
            <w:pPr>
              <w:jc w:val="center"/>
              <w:rPr>
                <w:ins w:id="152" w:author="HUMAS MARKETING" w:date="2024-06-20T14:09:00Z" w16du:dateUtc="2024-06-20T07:09:00Z"/>
                <w:rFonts w:ascii="Arial" w:hAnsi="Arial" w:cs="Arial"/>
                <w:b/>
                <w:bCs/>
                <w:sz w:val="18"/>
                <w:szCs w:val="18"/>
              </w:rPr>
            </w:pPr>
          </w:p>
          <w:p w14:paraId="4D45E679" w14:textId="77777777" w:rsidR="00F3548D" w:rsidRDefault="00F3548D" w:rsidP="009656A1">
            <w:pPr>
              <w:jc w:val="center"/>
              <w:rPr>
                <w:rFonts w:ascii="Arial" w:hAnsi="Arial" w:cs="Arial"/>
                <w:b/>
                <w:bCs/>
                <w:sz w:val="18"/>
                <w:szCs w:val="18"/>
              </w:rPr>
            </w:pPr>
          </w:p>
          <w:p w14:paraId="0E59436C" w14:textId="77777777" w:rsidR="004E2E46" w:rsidRPr="00D32437" w:rsidRDefault="004E2E46" w:rsidP="009656A1">
            <w:pPr>
              <w:jc w:val="center"/>
              <w:rPr>
                <w:rFonts w:ascii="Arial" w:hAnsi="Arial" w:cs="Arial"/>
                <w:b/>
                <w:bCs/>
                <w:sz w:val="18"/>
                <w:szCs w:val="18"/>
              </w:rPr>
            </w:pPr>
          </w:p>
          <w:p w14:paraId="117C44E1" w14:textId="1B438A20" w:rsidR="004E2E46" w:rsidRPr="002719DC" w:rsidRDefault="004E2E46" w:rsidP="009656A1">
            <w:pPr>
              <w:jc w:val="center"/>
              <w:rPr>
                <w:rFonts w:ascii="Arial" w:hAnsi="Arial" w:cs="Arial"/>
                <w:b/>
                <w:bCs/>
                <w:sz w:val="18"/>
                <w:szCs w:val="18"/>
                <w:u w:val="single"/>
              </w:rPr>
            </w:pPr>
            <w:r>
              <w:rPr>
                <w:rFonts w:ascii="Arial" w:hAnsi="Arial" w:cs="Arial"/>
                <w:b/>
                <w:bCs/>
                <w:sz w:val="18"/>
                <w:szCs w:val="18"/>
                <w:u w:val="single"/>
              </w:rPr>
              <w:t>Yohan Halim</w:t>
            </w:r>
          </w:p>
        </w:tc>
        <w:tc>
          <w:tcPr>
            <w:tcW w:w="4981" w:type="dxa"/>
          </w:tcPr>
          <w:p w14:paraId="676B1984"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KEDUA/THE SECOND PARTY</w:t>
            </w:r>
          </w:p>
          <w:p w14:paraId="12BEDC7C" w14:textId="77777777" w:rsidR="004E2E46" w:rsidRPr="00D32437" w:rsidRDefault="004E2E46" w:rsidP="009656A1">
            <w:pPr>
              <w:jc w:val="center"/>
              <w:rPr>
                <w:rFonts w:ascii="Arial" w:hAnsi="Arial" w:cs="Arial"/>
                <w:b/>
                <w:bCs/>
                <w:sz w:val="18"/>
                <w:szCs w:val="18"/>
              </w:rPr>
            </w:pPr>
            <w:r>
              <w:rPr>
                <w:rFonts w:ascii="Arial" w:hAnsi="Arial" w:cs="Arial"/>
                <w:b/>
                <w:bCs/>
                <w:sz w:val="18"/>
                <w:szCs w:val="18"/>
              </w:rPr>
              <w:t>PT. DISA PRIMA MEDIKA</w:t>
            </w:r>
          </w:p>
        </w:tc>
      </w:tr>
      <w:tr w:rsidR="004E2E46" w:rsidRPr="00D32437" w14:paraId="224D7541" w14:textId="77777777" w:rsidTr="009656A1">
        <w:tc>
          <w:tcPr>
            <w:tcW w:w="4981" w:type="dxa"/>
          </w:tcPr>
          <w:p w14:paraId="5F550043" w14:textId="77777777" w:rsidR="004E2E46" w:rsidRPr="00D32437" w:rsidRDefault="004E2E46" w:rsidP="009656A1">
            <w:pPr>
              <w:jc w:val="center"/>
              <w:rPr>
                <w:rFonts w:ascii="Arial" w:hAnsi="Arial" w:cs="Arial"/>
                <w:b/>
                <w:bCs/>
                <w:sz w:val="18"/>
                <w:szCs w:val="18"/>
                <w:lang w:val="de-DE"/>
              </w:rPr>
            </w:pPr>
            <w:r w:rsidRPr="00D32437">
              <w:rPr>
                <w:rFonts w:ascii="Arial" w:hAnsi="Arial" w:cs="Arial"/>
                <w:b/>
                <w:bCs/>
                <w:sz w:val="18"/>
                <w:szCs w:val="18"/>
                <w:lang w:val="de-DE"/>
              </w:rPr>
              <w:t>DIREKTUR UTAMA /PRESIDENT DIRECTOR</w:t>
            </w:r>
          </w:p>
          <w:p w14:paraId="5AF7FB8E" w14:textId="77777777" w:rsidR="004E2E46" w:rsidRPr="00D32437" w:rsidRDefault="004E2E46" w:rsidP="009656A1">
            <w:pPr>
              <w:jc w:val="center"/>
              <w:rPr>
                <w:rFonts w:ascii="Arial" w:hAnsi="Arial" w:cs="Arial"/>
                <w:b/>
                <w:bCs/>
                <w:sz w:val="18"/>
                <w:szCs w:val="18"/>
                <w:lang w:val="en-ID"/>
              </w:rPr>
            </w:pPr>
          </w:p>
        </w:tc>
        <w:tc>
          <w:tcPr>
            <w:tcW w:w="4981" w:type="dxa"/>
          </w:tcPr>
          <w:p w14:paraId="767A6208" w14:textId="606C0693" w:rsidR="004E2E46" w:rsidRPr="00D32437" w:rsidDel="00F3548D" w:rsidRDefault="00F3548D" w:rsidP="009656A1">
            <w:pPr>
              <w:jc w:val="center"/>
              <w:rPr>
                <w:del w:id="153" w:author="HUMAS MARKETING" w:date="2024-06-20T14:09:00Z" w16du:dateUtc="2024-06-20T07:09:00Z"/>
                <w:rFonts w:ascii="Arial" w:hAnsi="Arial" w:cs="Arial"/>
                <w:b/>
                <w:bCs/>
                <w:sz w:val="18"/>
                <w:szCs w:val="18"/>
                <w:u w:val="single"/>
                <w:lang w:val="de-DE"/>
              </w:rPr>
            </w:pPr>
            <w:ins w:id="154" w:author="HUMAS MARKETING" w:date="2024-06-20T14:09:00Z" w16du:dateUtc="2024-06-20T07:09:00Z">
              <w:r w:rsidRPr="00F3548D">
                <w:rPr>
                  <w:rFonts w:ascii="Arial" w:hAnsi="Arial" w:cs="Arial"/>
                  <w:b/>
                  <w:bCs/>
                  <w:sz w:val="18"/>
                  <w:szCs w:val="18"/>
                  <w:u w:val="single"/>
                  <w:lang w:val="de-DE"/>
                </w:rPr>
                <w:t>dr. SEFRINA TRISADI</w:t>
              </w:r>
            </w:ins>
            <w:del w:id="155" w:author="HUMAS MARKETING" w:date="2024-06-20T14:09:00Z" w16du:dateUtc="2024-06-20T07:09:00Z">
              <w:r w:rsidR="004E2E46" w:rsidRPr="00D32437" w:rsidDel="00F3548D">
                <w:rPr>
                  <w:rFonts w:ascii="Arial" w:hAnsi="Arial" w:cs="Arial"/>
                  <w:b/>
                  <w:bCs/>
                  <w:sz w:val="18"/>
                  <w:szCs w:val="18"/>
                  <w:u w:val="single"/>
                  <w:lang w:val="de-DE"/>
                </w:rPr>
                <w:delText>ENDANG SUSILOWATI</w:delText>
              </w:r>
            </w:del>
          </w:p>
          <w:p w14:paraId="689434ED" w14:textId="77777777" w:rsidR="00F3548D" w:rsidRDefault="00F3548D" w:rsidP="009656A1">
            <w:pPr>
              <w:jc w:val="center"/>
              <w:rPr>
                <w:ins w:id="156" w:author="HUMAS MARKETING" w:date="2024-06-20T14:09:00Z" w16du:dateUtc="2024-06-20T07:09:00Z"/>
                <w:rFonts w:ascii="Arial" w:hAnsi="Arial" w:cs="Arial"/>
                <w:b/>
                <w:bCs/>
                <w:sz w:val="18"/>
                <w:szCs w:val="18"/>
                <w:lang w:val="de-DE"/>
              </w:rPr>
            </w:pPr>
          </w:p>
          <w:p w14:paraId="500FB8E1" w14:textId="0CF88CCB" w:rsidR="004E2E46" w:rsidRPr="00D32437" w:rsidRDefault="004E2E46" w:rsidP="009656A1">
            <w:pPr>
              <w:jc w:val="center"/>
              <w:rPr>
                <w:rFonts w:ascii="Arial" w:hAnsi="Arial" w:cs="Arial"/>
                <w:b/>
                <w:bCs/>
                <w:sz w:val="18"/>
                <w:szCs w:val="18"/>
                <w:lang w:val="de-DE"/>
              </w:rPr>
            </w:pPr>
            <w:r w:rsidRPr="00D32437">
              <w:rPr>
                <w:rFonts w:ascii="Arial" w:hAnsi="Arial" w:cs="Arial"/>
                <w:b/>
                <w:bCs/>
                <w:sz w:val="18"/>
                <w:szCs w:val="18"/>
                <w:lang w:val="de-DE"/>
              </w:rPr>
              <w:t>DIREKTUR</w:t>
            </w:r>
            <w:ins w:id="157" w:author="SEKRE-1" w:date="2024-06-21T10:49:00Z" w16du:dateUtc="2024-06-21T03:49:00Z">
              <w:r w:rsidR="004D053D">
                <w:rPr>
                  <w:rFonts w:ascii="Arial" w:hAnsi="Arial" w:cs="Arial"/>
                  <w:b/>
                  <w:bCs/>
                  <w:sz w:val="18"/>
                  <w:szCs w:val="18"/>
                  <w:lang w:val="de-DE"/>
                </w:rPr>
                <w:t xml:space="preserve"> </w:t>
              </w:r>
            </w:ins>
            <w:del w:id="158" w:author="SEKRE-1" w:date="2024-06-21T10:49:00Z" w16du:dateUtc="2024-06-21T03:49:00Z">
              <w:r w:rsidRPr="00D32437" w:rsidDel="004D053D">
                <w:rPr>
                  <w:rFonts w:ascii="Arial" w:hAnsi="Arial" w:cs="Arial"/>
                  <w:b/>
                  <w:bCs/>
                  <w:sz w:val="18"/>
                  <w:szCs w:val="18"/>
                  <w:lang w:val="de-DE"/>
                </w:rPr>
                <w:delText xml:space="preserve"> UTAMA</w:delText>
              </w:r>
            </w:del>
            <w:r w:rsidRPr="00D32437">
              <w:rPr>
                <w:rFonts w:ascii="Arial" w:hAnsi="Arial" w:cs="Arial"/>
                <w:b/>
                <w:bCs/>
                <w:sz w:val="18"/>
                <w:szCs w:val="18"/>
                <w:lang w:val="de-DE"/>
              </w:rPr>
              <w:t>/ PRESIDENT DIRECTOR</w:t>
            </w:r>
          </w:p>
          <w:p w14:paraId="06345FD7" w14:textId="77777777" w:rsidR="004E2E46" w:rsidRPr="00D32437" w:rsidRDefault="004E2E46" w:rsidP="009656A1">
            <w:pPr>
              <w:jc w:val="center"/>
              <w:rPr>
                <w:rFonts w:ascii="Arial" w:hAnsi="Arial" w:cs="Arial"/>
                <w:b/>
                <w:bCs/>
                <w:sz w:val="18"/>
                <w:szCs w:val="18"/>
                <w:lang w:val="de-DE"/>
              </w:rPr>
            </w:pPr>
          </w:p>
        </w:tc>
      </w:tr>
      <w:tr w:rsidR="004E2E46" w:rsidRPr="00D32437" w14:paraId="466BAE8E" w14:textId="77777777" w:rsidTr="009656A1">
        <w:tc>
          <w:tcPr>
            <w:tcW w:w="4981" w:type="dxa"/>
          </w:tcPr>
          <w:p w14:paraId="1097F04B"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2FEA3122" w14:textId="77777777" w:rsidR="004E2E46" w:rsidRPr="00D32437" w:rsidRDefault="004E2E46" w:rsidP="009656A1">
            <w:pPr>
              <w:jc w:val="center"/>
              <w:rPr>
                <w:rFonts w:ascii="Arial" w:hAnsi="Arial" w:cs="Arial"/>
                <w:b/>
                <w:bCs/>
                <w:sz w:val="18"/>
                <w:szCs w:val="18"/>
                <w:u w:val="single"/>
                <w:lang w:val="de-DE"/>
              </w:rPr>
            </w:pPr>
          </w:p>
        </w:tc>
      </w:tr>
      <w:tr w:rsidR="004E2E46" w:rsidRPr="00D32437" w14:paraId="68DBB28A" w14:textId="77777777" w:rsidTr="009656A1">
        <w:tc>
          <w:tcPr>
            <w:tcW w:w="4981" w:type="dxa"/>
          </w:tcPr>
          <w:p w14:paraId="2C14692F"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2614039F" w14:textId="77777777" w:rsidR="004E2E46" w:rsidRPr="00D32437" w:rsidRDefault="004E2E46" w:rsidP="009656A1">
            <w:pPr>
              <w:jc w:val="center"/>
              <w:rPr>
                <w:rFonts w:ascii="Arial" w:hAnsi="Arial" w:cs="Arial"/>
                <w:b/>
                <w:bCs/>
                <w:sz w:val="18"/>
                <w:szCs w:val="18"/>
                <w:u w:val="single"/>
                <w:lang w:val="de-DE"/>
              </w:rPr>
            </w:pPr>
          </w:p>
        </w:tc>
      </w:tr>
      <w:tr w:rsidR="004E2E46" w:rsidRPr="00D32437" w14:paraId="3C26E1BE" w14:textId="77777777" w:rsidTr="009656A1">
        <w:tc>
          <w:tcPr>
            <w:tcW w:w="4981" w:type="dxa"/>
          </w:tcPr>
          <w:p w14:paraId="4F5D58C9"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4B23EC23" w14:textId="77777777" w:rsidR="004E2E46" w:rsidRPr="00D32437" w:rsidRDefault="004E2E46" w:rsidP="009656A1">
            <w:pPr>
              <w:jc w:val="center"/>
              <w:rPr>
                <w:rFonts w:ascii="Arial" w:hAnsi="Arial" w:cs="Arial"/>
                <w:b/>
                <w:bCs/>
                <w:sz w:val="18"/>
                <w:szCs w:val="18"/>
                <w:u w:val="single"/>
                <w:lang w:val="de-DE"/>
              </w:rPr>
            </w:pPr>
          </w:p>
        </w:tc>
      </w:tr>
    </w:tbl>
    <w:p w14:paraId="3AAF067F" w14:textId="77777777" w:rsidR="004E2E46" w:rsidRPr="00D32437" w:rsidRDefault="004E2E46" w:rsidP="004E2E46">
      <w:pPr>
        <w:jc w:val="center"/>
        <w:rPr>
          <w:rFonts w:ascii="Arial" w:hAnsi="Arial" w:cs="Arial"/>
          <w:sz w:val="18"/>
          <w:szCs w:val="18"/>
          <w:lang w:val="de-DE"/>
        </w:rPr>
      </w:pPr>
      <w:r w:rsidRPr="00D32437">
        <w:rPr>
          <w:rFonts w:ascii="Arial" w:hAnsi="Arial" w:cs="Arial"/>
          <w:sz w:val="18"/>
          <w:szCs w:val="18"/>
          <w:lang w:val="de-DE"/>
        </w:rPr>
        <w:t>Saksi-Saksi/Witness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4E2E46" w:rsidRPr="00D32437" w14:paraId="12E10993" w14:textId="77777777" w:rsidTr="009656A1">
        <w:tc>
          <w:tcPr>
            <w:tcW w:w="9962" w:type="dxa"/>
            <w:gridSpan w:val="2"/>
          </w:tcPr>
          <w:p w14:paraId="6799131F" w14:textId="77777777" w:rsidR="004E2E46" w:rsidRPr="00D32437" w:rsidRDefault="004E2E46" w:rsidP="009656A1">
            <w:pPr>
              <w:jc w:val="center"/>
              <w:rPr>
                <w:rFonts w:ascii="Arial" w:hAnsi="Arial" w:cs="Arial"/>
                <w:sz w:val="18"/>
                <w:szCs w:val="18"/>
                <w:lang w:val="de-DE"/>
              </w:rPr>
            </w:pPr>
          </w:p>
          <w:p w14:paraId="767F760F" w14:textId="77777777" w:rsidR="004E2E46" w:rsidRPr="00D32437" w:rsidRDefault="004E2E46" w:rsidP="009656A1">
            <w:pPr>
              <w:jc w:val="center"/>
              <w:rPr>
                <w:rFonts w:ascii="Arial" w:hAnsi="Arial" w:cs="Arial"/>
                <w:sz w:val="18"/>
                <w:szCs w:val="18"/>
                <w:lang w:val="de-DE"/>
              </w:rPr>
            </w:pPr>
          </w:p>
        </w:tc>
      </w:tr>
      <w:tr w:rsidR="004E2E46" w:rsidRPr="00D32437" w14:paraId="3A6DC173" w14:textId="77777777" w:rsidTr="009656A1">
        <w:tc>
          <w:tcPr>
            <w:tcW w:w="4981" w:type="dxa"/>
          </w:tcPr>
          <w:p w14:paraId="5E390413"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PERTAMA/ THE FIRST PARTY</w:t>
            </w:r>
          </w:p>
          <w:p w14:paraId="4C5E252B"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 xml:space="preserve">PT. </w:t>
            </w:r>
            <w:r>
              <w:rPr>
                <w:rFonts w:ascii="Arial" w:hAnsi="Arial" w:cs="Arial"/>
                <w:b/>
                <w:bCs/>
                <w:sz w:val="18"/>
                <w:szCs w:val="18"/>
              </w:rPr>
              <w:t>LyondellBasell Advanced Polyolefins</w:t>
            </w:r>
          </w:p>
          <w:p w14:paraId="52C4BB69" w14:textId="77777777" w:rsidR="004E2E46" w:rsidRPr="00D32437" w:rsidRDefault="004E2E46" w:rsidP="009656A1">
            <w:pPr>
              <w:jc w:val="center"/>
              <w:rPr>
                <w:rFonts w:ascii="Arial" w:hAnsi="Arial" w:cs="Arial"/>
                <w:b/>
                <w:bCs/>
                <w:sz w:val="18"/>
                <w:szCs w:val="18"/>
              </w:rPr>
            </w:pPr>
          </w:p>
          <w:p w14:paraId="60568E59" w14:textId="77777777" w:rsidR="004E2E46" w:rsidRPr="00D32437" w:rsidRDefault="004E2E46" w:rsidP="009656A1">
            <w:pPr>
              <w:jc w:val="center"/>
              <w:rPr>
                <w:rFonts w:ascii="Arial" w:hAnsi="Arial" w:cs="Arial"/>
                <w:b/>
                <w:bCs/>
                <w:sz w:val="18"/>
                <w:szCs w:val="18"/>
              </w:rPr>
            </w:pPr>
          </w:p>
          <w:p w14:paraId="739FD90D" w14:textId="77777777" w:rsidR="004E2E46" w:rsidRPr="00D32437" w:rsidRDefault="004E2E46" w:rsidP="009656A1">
            <w:pPr>
              <w:jc w:val="center"/>
              <w:rPr>
                <w:rFonts w:ascii="Arial" w:hAnsi="Arial" w:cs="Arial"/>
                <w:b/>
                <w:bCs/>
                <w:sz w:val="18"/>
                <w:szCs w:val="18"/>
              </w:rPr>
            </w:pPr>
          </w:p>
          <w:p w14:paraId="5656B711" w14:textId="77777777" w:rsidR="004E2E46" w:rsidRPr="00D32437" w:rsidRDefault="004E2E46" w:rsidP="009656A1">
            <w:pPr>
              <w:jc w:val="center"/>
              <w:rPr>
                <w:rStyle w:val="cf01"/>
                <w:rFonts w:ascii="Arial" w:hAnsi="Arial" w:cs="Arial"/>
              </w:rPr>
            </w:pPr>
          </w:p>
          <w:p w14:paraId="57B9DE04" w14:textId="77777777" w:rsidR="004E2E46" w:rsidRPr="00D32437" w:rsidRDefault="004E2E46" w:rsidP="009656A1">
            <w:pPr>
              <w:jc w:val="center"/>
              <w:rPr>
                <w:rFonts w:ascii="Arial" w:hAnsi="Arial" w:cs="Arial"/>
                <w:b/>
                <w:bCs/>
                <w:sz w:val="18"/>
                <w:szCs w:val="18"/>
              </w:rPr>
            </w:pPr>
          </w:p>
          <w:p w14:paraId="10872D4D" w14:textId="77777777" w:rsidR="004E2E46" w:rsidRPr="00D32437" w:rsidRDefault="004E2E46" w:rsidP="009656A1">
            <w:pPr>
              <w:jc w:val="center"/>
              <w:rPr>
                <w:rFonts w:ascii="Arial" w:hAnsi="Arial" w:cs="Arial"/>
                <w:b/>
                <w:bCs/>
                <w:sz w:val="18"/>
                <w:szCs w:val="18"/>
              </w:rPr>
            </w:pPr>
          </w:p>
          <w:p w14:paraId="2CE1A164" w14:textId="77777777" w:rsidR="004E2E46" w:rsidRPr="00D32437" w:rsidRDefault="004E2E46" w:rsidP="009656A1">
            <w:pPr>
              <w:jc w:val="center"/>
              <w:rPr>
                <w:rFonts w:ascii="Arial" w:hAnsi="Arial" w:cs="Arial"/>
                <w:b/>
                <w:bCs/>
                <w:sz w:val="18"/>
                <w:szCs w:val="18"/>
              </w:rPr>
            </w:pPr>
          </w:p>
        </w:tc>
        <w:tc>
          <w:tcPr>
            <w:tcW w:w="4981" w:type="dxa"/>
          </w:tcPr>
          <w:p w14:paraId="66F93891" w14:textId="77777777" w:rsidR="004E2E46" w:rsidRPr="002F63D2" w:rsidRDefault="004E2E46" w:rsidP="009656A1">
            <w:pPr>
              <w:jc w:val="center"/>
              <w:rPr>
                <w:rFonts w:cstheme="minorHAnsi"/>
                <w:b/>
                <w:bCs/>
              </w:rPr>
            </w:pPr>
            <w:r w:rsidRPr="002F63D2">
              <w:rPr>
                <w:rFonts w:cstheme="minorHAnsi"/>
                <w:b/>
                <w:bCs/>
              </w:rPr>
              <w:t>PIHAK KEDUA/ THE SECOND PARTY</w:t>
            </w:r>
          </w:p>
          <w:p w14:paraId="01FBF835" w14:textId="77777777" w:rsidR="004E2E46" w:rsidRPr="00D32437" w:rsidRDefault="004E2E46" w:rsidP="009656A1">
            <w:pPr>
              <w:jc w:val="center"/>
              <w:rPr>
                <w:rFonts w:ascii="Arial" w:hAnsi="Arial" w:cs="Arial"/>
                <w:b/>
                <w:bCs/>
                <w:sz w:val="18"/>
                <w:szCs w:val="18"/>
              </w:rPr>
            </w:pPr>
            <w:r w:rsidRPr="002F63D2">
              <w:rPr>
                <w:rFonts w:cstheme="minorHAnsi"/>
                <w:b/>
                <w:bCs/>
              </w:rPr>
              <w:t xml:space="preserve">RUMAH SAKIT </w:t>
            </w:r>
            <w:r>
              <w:rPr>
                <w:rFonts w:cstheme="minorHAnsi"/>
                <w:b/>
                <w:bCs/>
              </w:rPr>
              <w:t>PRIMA HUSADA SUKOREJO</w:t>
            </w:r>
          </w:p>
        </w:tc>
      </w:tr>
      <w:tr w:rsidR="004E2E46" w:rsidRPr="00D32437" w14:paraId="03383926" w14:textId="77777777" w:rsidTr="009656A1">
        <w:tc>
          <w:tcPr>
            <w:tcW w:w="4981" w:type="dxa"/>
          </w:tcPr>
          <w:p w14:paraId="1FA33B76" w14:textId="6E2F1FC7" w:rsidR="004E2E46" w:rsidRPr="00D32437" w:rsidRDefault="004E2E46" w:rsidP="009656A1">
            <w:pPr>
              <w:jc w:val="center"/>
              <w:rPr>
                <w:rFonts w:ascii="Arial" w:eastAsia="Times New Roman" w:hAnsi="Arial" w:cs="Arial"/>
                <w:b/>
                <w:bCs/>
                <w:color w:val="000000"/>
                <w:sz w:val="18"/>
                <w:szCs w:val="18"/>
                <w:u w:val="single"/>
              </w:rPr>
            </w:pPr>
            <w:r>
              <w:rPr>
                <w:rFonts w:ascii="Arial" w:eastAsia="Times New Roman" w:hAnsi="Arial" w:cs="Arial"/>
                <w:b/>
                <w:bCs/>
                <w:color w:val="000000"/>
                <w:sz w:val="18"/>
                <w:szCs w:val="18"/>
                <w:u w:val="single"/>
              </w:rPr>
              <w:t>Alex Setiawan</w:t>
            </w:r>
          </w:p>
          <w:p w14:paraId="542CF0D0" w14:textId="1FDE995C" w:rsidR="004E2E46" w:rsidRPr="00D32437" w:rsidRDefault="004E2E46" w:rsidP="009656A1">
            <w:pPr>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Site Manager</w:t>
            </w:r>
          </w:p>
          <w:p w14:paraId="5B1F3853" w14:textId="77777777" w:rsidR="004E2E46" w:rsidRPr="00D32437" w:rsidRDefault="004E2E46" w:rsidP="009656A1">
            <w:pPr>
              <w:jc w:val="center"/>
              <w:rPr>
                <w:rFonts w:ascii="Arial" w:hAnsi="Arial" w:cs="Arial"/>
                <w:b/>
                <w:bCs/>
                <w:sz w:val="18"/>
                <w:szCs w:val="18"/>
              </w:rPr>
            </w:pPr>
          </w:p>
        </w:tc>
        <w:tc>
          <w:tcPr>
            <w:tcW w:w="4981" w:type="dxa"/>
          </w:tcPr>
          <w:p w14:paraId="57C09D0C" w14:textId="77777777" w:rsidR="004E2E46" w:rsidRPr="00260DC3" w:rsidRDefault="004E2E46" w:rsidP="009656A1">
            <w:pPr>
              <w:jc w:val="center"/>
              <w:rPr>
                <w:rFonts w:cstheme="minorHAnsi"/>
                <w:b/>
                <w:bCs/>
                <w:u w:val="single"/>
              </w:rPr>
            </w:pPr>
            <w:r w:rsidRPr="00260DC3">
              <w:rPr>
                <w:rFonts w:cstheme="minorHAnsi"/>
                <w:b/>
                <w:bCs/>
                <w:u w:val="single"/>
              </w:rPr>
              <w:t>dr. IFIT BAGUS APRIANTONO, M.MRS</w:t>
            </w:r>
          </w:p>
          <w:p w14:paraId="1355A77C" w14:textId="77777777" w:rsidR="004E2E46" w:rsidRDefault="004E2E46" w:rsidP="009656A1">
            <w:pPr>
              <w:jc w:val="center"/>
              <w:rPr>
                <w:rFonts w:cstheme="minorHAnsi"/>
                <w:b/>
                <w:bCs/>
                <w:lang w:val="de-DE"/>
              </w:rPr>
            </w:pPr>
            <w:r>
              <w:rPr>
                <w:rFonts w:cstheme="minorHAnsi"/>
                <w:b/>
                <w:bCs/>
                <w:lang w:val="de-DE"/>
              </w:rPr>
              <w:t>DIREKTUR RUMAH SAKIT/HOSPITAL DIRECTOR</w:t>
            </w:r>
          </w:p>
          <w:p w14:paraId="5806F685" w14:textId="77777777" w:rsidR="004E2E46" w:rsidRDefault="004E2E46" w:rsidP="009656A1">
            <w:pPr>
              <w:jc w:val="center"/>
              <w:rPr>
                <w:rFonts w:cstheme="minorHAnsi"/>
                <w:b/>
                <w:bCs/>
                <w:lang w:val="de-DE"/>
              </w:rPr>
            </w:pPr>
          </w:p>
          <w:p w14:paraId="1E2C282E" w14:textId="77777777" w:rsidR="004E2E46" w:rsidRDefault="004E2E46" w:rsidP="009656A1">
            <w:pPr>
              <w:jc w:val="center"/>
              <w:rPr>
                <w:rFonts w:cstheme="minorHAnsi"/>
                <w:b/>
                <w:bCs/>
                <w:lang w:val="de-DE"/>
              </w:rPr>
            </w:pPr>
          </w:p>
          <w:p w14:paraId="1F0E3AB7" w14:textId="77777777" w:rsidR="004E2E46" w:rsidRDefault="004E2E46" w:rsidP="009656A1">
            <w:pPr>
              <w:jc w:val="center"/>
              <w:rPr>
                <w:rFonts w:cstheme="minorHAnsi"/>
                <w:b/>
                <w:bCs/>
                <w:lang w:val="de-DE"/>
              </w:rPr>
            </w:pPr>
          </w:p>
          <w:p w14:paraId="7FEF3553" w14:textId="77777777" w:rsidR="004E2E46" w:rsidRDefault="004E2E46" w:rsidP="009656A1">
            <w:pPr>
              <w:jc w:val="center"/>
              <w:rPr>
                <w:rFonts w:cstheme="minorHAnsi"/>
                <w:b/>
                <w:bCs/>
                <w:lang w:val="de-DE"/>
              </w:rPr>
            </w:pPr>
          </w:p>
          <w:p w14:paraId="16DDAFDC" w14:textId="77777777" w:rsidR="004E2E46" w:rsidRDefault="004E2E46" w:rsidP="009656A1">
            <w:pPr>
              <w:jc w:val="center"/>
              <w:rPr>
                <w:rFonts w:cstheme="minorHAnsi"/>
                <w:b/>
                <w:bCs/>
                <w:lang w:val="de-DE"/>
              </w:rPr>
            </w:pPr>
          </w:p>
          <w:p w14:paraId="51B04464" w14:textId="77777777" w:rsidR="004E2E46" w:rsidRDefault="004E2E46" w:rsidP="009656A1">
            <w:pPr>
              <w:jc w:val="center"/>
              <w:rPr>
                <w:rFonts w:cstheme="minorHAnsi"/>
                <w:b/>
                <w:bCs/>
                <w:lang w:val="de-DE"/>
              </w:rPr>
            </w:pPr>
          </w:p>
          <w:p w14:paraId="723C9661" w14:textId="77777777" w:rsidR="004E2E46" w:rsidRDefault="004E2E46" w:rsidP="009656A1">
            <w:pPr>
              <w:jc w:val="center"/>
              <w:rPr>
                <w:rFonts w:cstheme="minorHAnsi"/>
                <w:b/>
                <w:bCs/>
                <w:lang w:val="de-DE"/>
              </w:rPr>
            </w:pPr>
          </w:p>
          <w:p w14:paraId="1961F037" w14:textId="77777777" w:rsidR="004E2E46" w:rsidRDefault="004E2E46" w:rsidP="009656A1">
            <w:pPr>
              <w:jc w:val="center"/>
              <w:rPr>
                <w:rFonts w:cstheme="minorHAnsi"/>
                <w:b/>
                <w:bCs/>
                <w:lang w:val="de-DE"/>
              </w:rPr>
            </w:pPr>
          </w:p>
          <w:p w14:paraId="5D4933E3" w14:textId="77777777" w:rsidR="004E2E46" w:rsidRDefault="004E2E46" w:rsidP="009656A1">
            <w:pPr>
              <w:jc w:val="center"/>
              <w:rPr>
                <w:rFonts w:cstheme="minorHAnsi"/>
                <w:b/>
                <w:bCs/>
                <w:lang w:val="de-DE"/>
              </w:rPr>
            </w:pPr>
          </w:p>
          <w:p w14:paraId="5C58775C" w14:textId="77777777" w:rsidR="004E2E46" w:rsidRDefault="004E2E46" w:rsidP="009656A1">
            <w:pPr>
              <w:jc w:val="center"/>
              <w:rPr>
                <w:rFonts w:cstheme="minorHAnsi"/>
                <w:b/>
                <w:bCs/>
                <w:lang w:val="de-DE"/>
              </w:rPr>
            </w:pPr>
          </w:p>
          <w:p w14:paraId="48E7F3D7" w14:textId="77777777" w:rsidR="004E2E46" w:rsidRDefault="004E2E46" w:rsidP="009656A1">
            <w:pPr>
              <w:jc w:val="center"/>
              <w:rPr>
                <w:rFonts w:cstheme="minorHAnsi"/>
                <w:b/>
                <w:bCs/>
                <w:lang w:val="de-DE"/>
              </w:rPr>
            </w:pPr>
          </w:p>
          <w:p w14:paraId="05825CC5" w14:textId="77777777" w:rsidR="004E2E46" w:rsidRDefault="004E2E46" w:rsidP="009656A1">
            <w:pPr>
              <w:jc w:val="center"/>
              <w:rPr>
                <w:rFonts w:cstheme="minorHAnsi"/>
                <w:b/>
                <w:bCs/>
                <w:lang w:val="de-DE"/>
              </w:rPr>
            </w:pPr>
          </w:p>
          <w:p w14:paraId="752DA6FD" w14:textId="77777777" w:rsidR="004E2E46" w:rsidRDefault="004E2E46" w:rsidP="009656A1">
            <w:pPr>
              <w:jc w:val="center"/>
              <w:rPr>
                <w:rFonts w:cstheme="minorHAnsi"/>
                <w:b/>
                <w:bCs/>
                <w:lang w:val="de-DE"/>
              </w:rPr>
            </w:pPr>
          </w:p>
          <w:p w14:paraId="736C254D" w14:textId="77777777" w:rsidR="004E2E46" w:rsidRDefault="004E2E46" w:rsidP="009656A1">
            <w:pPr>
              <w:jc w:val="center"/>
              <w:rPr>
                <w:rFonts w:cstheme="minorHAnsi"/>
                <w:b/>
                <w:bCs/>
                <w:lang w:val="de-DE"/>
              </w:rPr>
            </w:pPr>
          </w:p>
          <w:p w14:paraId="16E002AC" w14:textId="77777777" w:rsidR="004E2E46" w:rsidRDefault="004E2E46" w:rsidP="009656A1">
            <w:pPr>
              <w:jc w:val="center"/>
              <w:rPr>
                <w:rFonts w:cstheme="minorHAnsi"/>
                <w:b/>
                <w:bCs/>
                <w:lang w:val="de-DE"/>
              </w:rPr>
            </w:pPr>
          </w:p>
          <w:p w14:paraId="2AD3322A" w14:textId="77777777" w:rsidR="004E2E46" w:rsidRPr="00D32437" w:rsidRDefault="004E2E46" w:rsidP="009656A1">
            <w:pPr>
              <w:jc w:val="center"/>
              <w:rPr>
                <w:rFonts w:ascii="Arial" w:hAnsi="Arial" w:cs="Arial"/>
                <w:b/>
                <w:bCs/>
                <w:sz w:val="18"/>
                <w:szCs w:val="18"/>
                <w:lang w:val="en-ID"/>
              </w:rPr>
            </w:pPr>
          </w:p>
        </w:tc>
      </w:tr>
    </w:tbl>
    <w:p w14:paraId="1EF509A6" w14:textId="77777777" w:rsidR="004E2E46" w:rsidRPr="00D32437" w:rsidRDefault="004E2E46" w:rsidP="004E2E46">
      <w:pPr>
        <w:rPr>
          <w:rFonts w:ascii="Arial" w:hAnsi="Arial" w:cs="Arial"/>
          <w:sz w:val="18"/>
          <w:szCs w:val="18"/>
        </w:rPr>
      </w:pPr>
    </w:p>
    <w:p w14:paraId="397FEA8B" w14:textId="77777777" w:rsidR="004E2E46" w:rsidRDefault="004E2E46" w:rsidP="004E2E46">
      <w:pPr>
        <w:jc w:val="center"/>
        <w:rPr>
          <w:rFonts w:ascii="Arial" w:hAnsi="Arial" w:cs="Arial"/>
          <w:b/>
          <w:bCs/>
        </w:rPr>
      </w:pPr>
      <w:r>
        <w:rPr>
          <w:rFonts w:ascii="Arial" w:hAnsi="Arial" w:cs="Arial"/>
          <w:sz w:val="18"/>
          <w:szCs w:val="18"/>
        </w:rPr>
        <w:br w:type="page"/>
      </w:r>
      <w:r w:rsidRPr="00A51B1D">
        <w:rPr>
          <w:rFonts w:ascii="Arial" w:hAnsi="Arial" w:cs="Arial"/>
          <w:b/>
          <w:bCs/>
        </w:rPr>
        <w:lastRenderedPageBreak/>
        <w:t>APPENDIX 1</w:t>
      </w:r>
    </w:p>
    <w:p w14:paraId="7B559AAD" w14:textId="77777777" w:rsidR="004E2E46" w:rsidRDefault="004E2E46" w:rsidP="004E2E46">
      <w:pPr>
        <w:rPr>
          <w:rFonts w:ascii="Arial" w:hAnsi="Arial" w:cs="Arial"/>
          <w:b/>
          <w:bCs/>
        </w:rPr>
      </w:pPr>
      <w:r>
        <w:rPr>
          <w:rFonts w:ascii="Arial" w:hAnsi="Arial" w:cs="Arial"/>
          <w:b/>
          <w:bCs/>
        </w:rPr>
        <w:br w:type="page"/>
      </w:r>
    </w:p>
    <w:p w14:paraId="1E1BEA4B" w14:textId="77777777" w:rsidR="004E2E46" w:rsidRPr="00A51B1D" w:rsidRDefault="004E2E46" w:rsidP="004E2E46">
      <w:pPr>
        <w:jc w:val="center"/>
        <w:rPr>
          <w:rFonts w:ascii="Arial" w:hAnsi="Arial" w:cs="Arial"/>
          <w:b/>
          <w:bCs/>
          <w:sz w:val="18"/>
          <w:szCs w:val="18"/>
        </w:rPr>
      </w:pPr>
      <w:r>
        <w:rPr>
          <w:rFonts w:ascii="Arial" w:hAnsi="Arial" w:cs="Arial"/>
          <w:b/>
          <w:bCs/>
          <w:sz w:val="18"/>
          <w:szCs w:val="18"/>
        </w:rPr>
        <w:lastRenderedPageBreak/>
        <w:t>APPENDIX II</w:t>
      </w:r>
    </w:p>
    <w:p w14:paraId="6997CC14" w14:textId="0D8133E4" w:rsidR="00391C25" w:rsidRPr="00A51B1D" w:rsidRDefault="00391C25" w:rsidP="00A51B1D">
      <w:pPr>
        <w:jc w:val="center"/>
        <w:rPr>
          <w:rFonts w:ascii="Arial" w:hAnsi="Arial" w:cs="Arial"/>
          <w:b/>
          <w:bCs/>
          <w:sz w:val="18"/>
          <w:szCs w:val="18"/>
        </w:rPr>
      </w:pPr>
    </w:p>
    <w:sectPr w:rsidR="00391C25" w:rsidRPr="00A51B1D" w:rsidSect="000C7EBD">
      <w:headerReference w:type="default" r:id="rId13"/>
      <w:footerReference w:type="default" r:id="rId14"/>
      <w:pgSz w:w="12240" w:h="20160" w:code="5"/>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BB856D" w14:textId="77777777" w:rsidR="004960A0" w:rsidRDefault="004960A0" w:rsidP="000C78C2">
      <w:pPr>
        <w:spacing w:after="0" w:line="240" w:lineRule="auto"/>
      </w:pPr>
      <w:r>
        <w:separator/>
      </w:r>
    </w:p>
  </w:endnote>
  <w:endnote w:type="continuationSeparator" w:id="0">
    <w:p w14:paraId="32ADA862" w14:textId="77777777" w:rsidR="004960A0" w:rsidRDefault="004960A0" w:rsidP="000C7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425"/>
      <w:gridCol w:w="425"/>
      <w:gridCol w:w="425"/>
      <w:gridCol w:w="5670"/>
      <w:gridCol w:w="425"/>
      <w:gridCol w:w="425"/>
      <w:gridCol w:w="425"/>
      <w:gridCol w:w="425"/>
    </w:tblGrid>
    <w:tr w:rsidR="00091AB7" w:rsidRPr="000F52FE" w14:paraId="22326F60" w14:textId="77777777" w:rsidTr="00A3121C">
      <w:trPr>
        <w:jc w:val="center"/>
      </w:trPr>
      <w:tc>
        <w:tcPr>
          <w:tcW w:w="1700" w:type="dxa"/>
          <w:gridSpan w:val="4"/>
          <w:shd w:val="clear" w:color="auto" w:fill="auto"/>
        </w:tcPr>
        <w:p w14:paraId="5E38F7C4" w14:textId="77777777" w:rsidR="00091AB7" w:rsidRPr="008E169E" w:rsidRDefault="00091AB7" w:rsidP="000C78C2">
          <w:pPr>
            <w:pStyle w:val="Footer"/>
            <w:rPr>
              <w:rFonts w:cstheme="minorHAnsi"/>
              <w:sz w:val="18"/>
              <w:szCs w:val="18"/>
            </w:rPr>
          </w:pPr>
          <w:r w:rsidRPr="008E169E">
            <w:rPr>
              <w:rFonts w:cstheme="minorHAnsi"/>
              <w:sz w:val="18"/>
              <w:szCs w:val="18"/>
            </w:rPr>
            <w:t xml:space="preserve">        Paraf </w:t>
          </w:r>
          <w:proofErr w:type="spellStart"/>
          <w:r w:rsidRPr="008E169E">
            <w:rPr>
              <w:rFonts w:cstheme="minorHAnsi"/>
              <w:sz w:val="18"/>
              <w:szCs w:val="18"/>
            </w:rPr>
            <w:t>Pihak</w:t>
          </w:r>
          <w:proofErr w:type="spellEnd"/>
          <w:r w:rsidRPr="008E169E">
            <w:rPr>
              <w:rFonts w:cstheme="minorHAnsi"/>
              <w:sz w:val="18"/>
              <w:szCs w:val="18"/>
            </w:rPr>
            <w:t xml:space="preserve"> I</w:t>
          </w:r>
        </w:p>
      </w:tc>
      <w:tc>
        <w:tcPr>
          <w:tcW w:w="5670" w:type="dxa"/>
          <w:vMerge w:val="restart"/>
          <w:tcBorders>
            <w:top w:val="nil"/>
            <w:bottom w:val="nil"/>
          </w:tcBorders>
          <w:shd w:val="clear" w:color="auto" w:fill="auto"/>
          <w:vAlign w:val="center"/>
        </w:tcPr>
        <w:p w14:paraId="4A860892" w14:textId="0ADC0EF9" w:rsidR="00091AB7" w:rsidRPr="008E169E" w:rsidRDefault="00091AB7" w:rsidP="000C78C2">
          <w:pPr>
            <w:pStyle w:val="Header"/>
            <w:jc w:val="center"/>
            <w:rPr>
              <w:rFonts w:cstheme="minorHAnsi"/>
              <w:b/>
              <w:bCs/>
              <w:i/>
              <w:iCs/>
              <w:sz w:val="16"/>
              <w:szCs w:val="16"/>
            </w:rPr>
          </w:pPr>
          <w:r>
            <w:rPr>
              <w:rFonts w:cstheme="minorHAnsi"/>
              <w:b/>
              <w:bCs/>
              <w:i/>
              <w:iCs/>
              <w:sz w:val="16"/>
              <w:szCs w:val="16"/>
            </w:rPr>
            <w:t>Agreement/</w:t>
          </w:r>
          <w:proofErr w:type="spellStart"/>
          <w:r>
            <w:rPr>
              <w:rFonts w:cstheme="minorHAnsi"/>
              <w:b/>
              <w:bCs/>
              <w:i/>
              <w:iCs/>
              <w:sz w:val="16"/>
              <w:szCs w:val="16"/>
            </w:rPr>
            <w:t>Perjanjian</w:t>
          </w:r>
          <w:proofErr w:type="spellEnd"/>
          <w:r>
            <w:rPr>
              <w:rFonts w:cstheme="minorHAnsi"/>
              <w:b/>
              <w:bCs/>
              <w:i/>
              <w:iCs/>
              <w:sz w:val="16"/>
              <w:szCs w:val="16"/>
            </w:rPr>
            <w:t xml:space="preserve"> Kerjasama PT. </w:t>
          </w:r>
          <w:proofErr w:type="spellStart"/>
          <w:r w:rsidR="00DC206B">
            <w:rPr>
              <w:rFonts w:cstheme="minorHAnsi"/>
              <w:b/>
              <w:bCs/>
              <w:i/>
              <w:iCs/>
              <w:sz w:val="16"/>
              <w:szCs w:val="16"/>
            </w:rPr>
            <w:t>Lyondellasell</w:t>
          </w:r>
          <w:proofErr w:type="spellEnd"/>
          <w:r w:rsidR="00DC206B">
            <w:rPr>
              <w:rFonts w:cstheme="minorHAnsi"/>
              <w:b/>
              <w:bCs/>
              <w:i/>
              <w:iCs/>
              <w:sz w:val="16"/>
              <w:szCs w:val="16"/>
            </w:rPr>
            <w:t xml:space="preserve"> Advanced Polyolefins </w:t>
          </w:r>
          <w:r>
            <w:rPr>
              <w:rFonts w:cstheme="minorHAnsi"/>
              <w:b/>
              <w:bCs/>
              <w:i/>
              <w:iCs/>
              <w:sz w:val="16"/>
              <w:szCs w:val="16"/>
            </w:rPr>
            <w:t xml:space="preserve"> </w:t>
          </w:r>
          <w:proofErr w:type="spellStart"/>
          <w:r>
            <w:rPr>
              <w:rFonts w:cstheme="minorHAnsi"/>
              <w:b/>
              <w:bCs/>
              <w:i/>
              <w:iCs/>
              <w:sz w:val="16"/>
              <w:szCs w:val="16"/>
            </w:rPr>
            <w:t>dengan</w:t>
          </w:r>
          <w:proofErr w:type="spellEnd"/>
          <w:r>
            <w:rPr>
              <w:rFonts w:cstheme="minorHAnsi"/>
              <w:b/>
              <w:bCs/>
              <w:i/>
              <w:iCs/>
              <w:sz w:val="16"/>
              <w:szCs w:val="16"/>
            </w:rPr>
            <w:t xml:space="preserve"> Rumah Sakit Prima </w:t>
          </w:r>
          <w:proofErr w:type="spellStart"/>
          <w:r>
            <w:rPr>
              <w:rFonts w:cstheme="minorHAnsi"/>
              <w:b/>
              <w:bCs/>
              <w:i/>
              <w:iCs/>
              <w:sz w:val="16"/>
              <w:szCs w:val="16"/>
            </w:rPr>
            <w:t>Husada</w:t>
          </w:r>
          <w:proofErr w:type="spellEnd"/>
          <w:r>
            <w:rPr>
              <w:rFonts w:cstheme="minorHAnsi"/>
              <w:b/>
              <w:bCs/>
              <w:i/>
              <w:iCs/>
              <w:sz w:val="16"/>
              <w:szCs w:val="16"/>
            </w:rPr>
            <w:t xml:space="preserve"> </w:t>
          </w:r>
          <w:proofErr w:type="spellStart"/>
          <w:r>
            <w:rPr>
              <w:rFonts w:cstheme="minorHAnsi"/>
              <w:b/>
              <w:bCs/>
              <w:i/>
              <w:iCs/>
              <w:sz w:val="16"/>
              <w:szCs w:val="16"/>
            </w:rPr>
            <w:t>Sukorejo</w:t>
          </w:r>
          <w:proofErr w:type="spellEnd"/>
          <w:r>
            <w:rPr>
              <w:rFonts w:cstheme="minorHAnsi"/>
              <w:b/>
              <w:bCs/>
              <w:i/>
              <w:iCs/>
              <w:sz w:val="16"/>
              <w:szCs w:val="16"/>
            </w:rPr>
            <w:t xml:space="preserve"> </w:t>
          </w:r>
          <w:proofErr w:type="spellStart"/>
          <w:r>
            <w:rPr>
              <w:rFonts w:cstheme="minorHAnsi"/>
              <w:b/>
              <w:bCs/>
              <w:i/>
              <w:iCs/>
              <w:sz w:val="16"/>
              <w:szCs w:val="16"/>
            </w:rPr>
            <w:t>Pasuruan</w:t>
          </w:r>
          <w:proofErr w:type="spellEnd"/>
          <w:r>
            <w:rPr>
              <w:rFonts w:cstheme="minorHAnsi"/>
              <w:b/>
              <w:bCs/>
              <w:i/>
              <w:iCs/>
              <w:sz w:val="16"/>
              <w:szCs w:val="16"/>
            </w:rPr>
            <w:t xml:space="preserve"> </w:t>
          </w:r>
          <w:proofErr w:type="spellStart"/>
          <w:r>
            <w:rPr>
              <w:rFonts w:cstheme="minorHAnsi"/>
              <w:b/>
              <w:bCs/>
              <w:i/>
              <w:iCs/>
              <w:sz w:val="16"/>
              <w:szCs w:val="16"/>
            </w:rPr>
            <w:t>Tentang</w:t>
          </w:r>
          <w:proofErr w:type="spellEnd"/>
          <w:r>
            <w:rPr>
              <w:rFonts w:cstheme="minorHAnsi"/>
              <w:b/>
              <w:bCs/>
              <w:i/>
              <w:iCs/>
              <w:sz w:val="16"/>
              <w:szCs w:val="16"/>
            </w:rPr>
            <w:t xml:space="preserve"> </w:t>
          </w:r>
          <w:proofErr w:type="spellStart"/>
          <w:r>
            <w:rPr>
              <w:rFonts w:cstheme="minorHAnsi"/>
              <w:b/>
              <w:bCs/>
              <w:i/>
              <w:iCs/>
              <w:sz w:val="16"/>
              <w:szCs w:val="16"/>
            </w:rPr>
            <w:t>Pelayanan</w:t>
          </w:r>
          <w:proofErr w:type="spellEnd"/>
          <w:r>
            <w:rPr>
              <w:rFonts w:cstheme="minorHAnsi"/>
              <w:b/>
              <w:bCs/>
              <w:i/>
              <w:iCs/>
              <w:sz w:val="16"/>
              <w:szCs w:val="16"/>
            </w:rPr>
            <w:t xml:space="preserve"> dan </w:t>
          </w:r>
          <w:proofErr w:type="spellStart"/>
          <w:r>
            <w:rPr>
              <w:rFonts w:cstheme="minorHAnsi"/>
              <w:b/>
              <w:bCs/>
              <w:i/>
              <w:iCs/>
              <w:sz w:val="16"/>
              <w:szCs w:val="16"/>
            </w:rPr>
            <w:t>Pemeriksaan</w:t>
          </w:r>
          <w:proofErr w:type="spellEnd"/>
          <w:r>
            <w:rPr>
              <w:rFonts w:cstheme="minorHAnsi"/>
              <w:b/>
              <w:bCs/>
              <w:i/>
              <w:iCs/>
              <w:sz w:val="16"/>
              <w:szCs w:val="16"/>
            </w:rPr>
            <w:t xml:space="preserve">  Kesehatan </w:t>
          </w:r>
          <w:proofErr w:type="spellStart"/>
          <w:r>
            <w:rPr>
              <w:rFonts w:cstheme="minorHAnsi"/>
              <w:b/>
              <w:bCs/>
              <w:i/>
              <w:iCs/>
              <w:sz w:val="16"/>
              <w:szCs w:val="16"/>
            </w:rPr>
            <w:t>Karyawan</w:t>
          </w:r>
          <w:proofErr w:type="spellEnd"/>
          <w:r>
            <w:rPr>
              <w:rFonts w:cstheme="minorHAnsi"/>
              <w:b/>
              <w:bCs/>
              <w:i/>
              <w:iCs/>
              <w:sz w:val="16"/>
              <w:szCs w:val="16"/>
            </w:rPr>
            <w:t xml:space="preserve">,    </w:t>
          </w:r>
          <w:r w:rsidRPr="008E169E">
            <w:rPr>
              <w:rFonts w:cstheme="minorHAnsi"/>
              <w:b/>
              <w:bCs/>
              <w:i/>
              <w:iCs/>
              <w:sz w:val="16"/>
              <w:szCs w:val="16"/>
            </w:rPr>
            <w:t xml:space="preserve">Hal. </w:t>
          </w:r>
          <w:r w:rsidRPr="008E169E">
            <w:rPr>
              <w:rFonts w:cstheme="minorHAnsi"/>
              <w:b/>
              <w:bCs/>
              <w:i/>
              <w:iCs/>
              <w:sz w:val="16"/>
              <w:szCs w:val="16"/>
            </w:rPr>
            <w:fldChar w:fldCharType="begin"/>
          </w:r>
          <w:r w:rsidRPr="008E169E">
            <w:rPr>
              <w:rFonts w:cstheme="minorHAnsi"/>
              <w:b/>
              <w:bCs/>
              <w:i/>
              <w:iCs/>
              <w:sz w:val="16"/>
              <w:szCs w:val="16"/>
            </w:rPr>
            <w:instrText xml:space="preserve"> PAGE   \* MERGEFORMAT </w:instrText>
          </w:r>
          <w:r w:rsidRPr="008E169E">
            <w:rPr>
              <w:rFonts w:cstheme="minorHAnsi"/>
              <w:b/>
              <w:bCs/>
              <w:i/>
              <w:iCs/>
              <w:sz w:val="16"/>
              <w:szCs w:val="16"/>
            </w:rPr>
            <w:fldChar w:fldCharType="separate"/>
          </w:r>
          <w:r w:rsidR="005A0615">
            <w:rPr>
              <w:rFonts w:cstheme="minorHAnsi"/>
              <w:b/>
              <w:bCs/>
              <w:i/>
              <w:iCs/>
              <w:noProof/>
              <w:sz w:val="16"/>
              <w:szCs w:val="16"/>
            </w:rPr>
            <w:t>15</w:t>
          </w:r>
          <w:r w:rsidRPr="008E169E">
            <w:rPr>
              <w:rFonts w:cstheme="minorHAnsi"/>
              <w:b/>
              <w:bCs/>
              <w:i/>
              <w:iCs/>
              <w:noProof/>
              <w:sz w:val="16"/>
              <w:szCs w:val="16"/>
            </w:rPr>
            <w:fldChar w:fldCharType="end"/>
          </w:r>
        </w:p>
        <w:p w14:paraId="1303B83C" w14:textId="77777777" w:rsidR="00091AB7" w:rsidRPr="008E169E" w:rsidRDefault="00091AB7" w:rsidP="000C78C2">
          <w:pPr>
            <w:pStyle w:val="Footer"/>
            <w:rPr>
              <w:rFonts w:cstheme="minorHAnsi"/>
              <w:sz w:val="16"/>
              <w:szCs w:val="16"/>
            </w:rPr>
          </w:pPr>
        </w:p>
      </w:tc>
      <w:tc>
        <w:tcPr>
          <w:tcW w:w="1700" w:type="dxa"/>
          <w:gridSpan w:val="4"/>
          <w:shd w:val="clear" w:color="auto" w:fill="auto"/>
        </w:tcPr>
        <w:p w14:paraId="10BF9E8E" w14:textId="77777777" w:rsidR="00091AB7" w:rsidRPr="008E169E" w:rsidRDefault="00091AB7" w:rsidP="000C78C2">
          <w:pPr>
            <w:pStyle w:val="Footer"/>
            <w:rPr>
              <w:rFonts w:cstheme="minorHAnsi"/>
              <w:sz w:val="18"/>
              <w:szCs w:val="18"/>
            </w:rPr>
          </w:pPr>
          <w:r w:rsidRPr="008E169E">
            <w:rPr>
              <w:rFonts w:cstheme="minorHAnsi"/>
              <w:sz w:val="18"/>
              <w:szCs w:val="18"/>
            </w:rPr>
            <w:t xml:space="preserve">       Paraf Pihak II</w:t>
          </w:r>
        </w:p>
      </w:tc>
    </w:tr>
    <w:tr w:rsidR="00091AB7" w:rsidRPr="000F52FE" w14:paraId="0CDF89F2" w14:textId="77777777" w:rsidTr="00A3121C">
      <w:trPr>
        <w:trHeight w:val="556"/>
        <w:jc w:val="center"/>
      </w:trPr>
      <w:tc>
        <w:tcPr>
          <w:tcW w:w="425" w:type="dxa"/>
          <w:shd w:val="clear" w:color="auto" w:fill="auto"/>
        </w:tcPr>
        <w:p w14:paraId="03E77BC9"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6284938D"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131D77A5"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6C83AC3C" w14:textId="77777777" w:rsidR="00091AB7" w:rsidRPr="008E169E" w:rsidRDefault="00091AB7" w:rsidP="000C78C2">
          <w:pPr>
            <w:pStyle w:val="Footer"/>
            <w:jc w:val="center"/>
            <w:rPr>
              <w:rFonts w:cstheme="minorHAnsi"/>
              <w:sz w:val="16"/>
              <w:szCs w:val="16"/>
            </w:rPr>
          </w:pPr>
        </w:p>
      </w:tc>
      <w:tc>
        <w:tcPr>
          <w:tcW w:w="5670" w:type="dxa"/>
          <w:vMerge/>
          <w:tcBorders>
            <w:bottom w:val="nil"/>
          </w:tcBorders>
          <w:shd w:val="clear" w:color="auto" w:fill="auto"/>
        </w:tcPr>
        <w:p w14:paraId="12737BF3" w14:textId="77777777" w:rsidR="00091AB7" w:rsidRPr="008E169E" w:rsidRDefault="00091AB7" w:rsidP="000C78C2">
          <w:pPr>
            <w:pStyle w:val="Footer"/>
            <w:rPr>
              <w:rFonts w:cstheme="minorHAnsi"/>
              <w:sz w:val="16"/>
              <w:szCs w:val="16"/>
            </w:rPr>
          </w:pPr>
        </w:p>
      </w:tc>
      <w:tc>
        <w:tcPr>
          <w:tcW w:w="425" w:type="dxa"/>
          <w:shd w:val="clear" w:color="auto" w:fill="auto"/>
        </w:tcPr>
        <w:p w14:paraId="7366E062" w14:textId="77777777" w:rsidR="00091AB7" w:rsidRPr="008E169E" w:rsidRDefault="00091AB7" w:rsidP="000C78C2">
          <w:pPr>
            <w:pStyle w:val="Footer"/>
            <w:rPr>
              <w:rFonts w:cstheme="minorHAnsi"/>
              <w:sz w:val="16"/>
              <w:szCs w:val="16"/>
            </w:rPr>
          </w:pPr>
        </w:p>
      </w:tc>
      <w:tc>
        <w:tcPr>
          <w:tcW w:w="425" w:type="dxa"/>
          <w:shd w:val="clear" w:color="auto" w:fill="auto"/>
        </w:tcPr>
        <w:p w14:paraId="4CBAF7E7" w14:textId="77777777" w:rsidR="00091AB7" w:rsidRPr="008E169E" w:rsidRDefault="00091AB7" w:rsidP="000C78C2">
          <w:pPr>
            <w:pStyle w:val="Footer"/>
            <w:rPr>
              <w:rFonts w:cstheme="minorHAnsi"/>
              <w:sz w:val="16"/>
              <w:szCs w:val="16"/>
            </w:rPr>
          </w:pPr>
        </w:p>
      </w:tc>
      <w:tc>
        <w:tcPr>
          <w:tcW w:w="425" w:type="dxa"/>
          <w:shd w:val="clear" w:color="auto" w:fill="auto"/>
        </w:tcPr>
        <w:p w14:paraId="3BC52CC3" w14:textId="77777777" w:rsidR="00091AB7" w:rsidRPr="008E169E" w:rsidRDefault="00091AB7" w:rsidP="000C78C2">
          <w:pPr>
            <w:pStyle w:val="Footer"/>
            <w:rPr>
              <w:rFonts w:cstheme="minorHAnsi"/>
              <w:sz w:val="16"/>
              <w:szCs w:val="16"/>
            </w:rPr>
          </w:pPr>
        </w:p>
      </w:tc>
      <w:tc>
        <w:tcPr>
          <w:tcW w:w="425" w:type="dxa"/>
          <w:shd w:val="clear" w:color="auto" w:fill="auto"/>
        </w:tcPr>
        <w:p w14:paraId="1653187F" w14:textId="77777777" w:rsidR="00091AB7" w:rsidRPr="008E169E" w:rsidRDefault="00091AB7" w:rsidP="000C78C2">
          <w:pPr>
            <w:pStyle w:val="Footer"/>
            <w:rPr>
              <w:rFonts w:cstheme="minorHAnsi"/>
              <w:sz w:val="16"/>
              <w:szCs w:val="16"/>
            </w:rPr>
          </w:pPr>
        </w:p>
      </w:tc>
    </w:tr>
  </w:tbl>
  <w:p w14:paraId="64C42327" w14:textId="0827955E" w:rsidR="00091AB7" w:rsidRDefault="00091AB7">
    <w:pPr>
      <w:pStyle w:val="Footer"/>
    </w:pPr>
  </w:p>
  <w:p w14:paraId="7199E0CE" w14:textId="6AF6B2FE" w:rsidR="00091AB7" w:rsidRDefault="00091AB7">
    <w:pPr>
      <w:pStyle w:val="Footer"/>
    </w:pPr>
  </w:p>
  <w:p w14:paraId="153DAFEA" w14:textId="77777777" w:rsidR="00091AB7" w:rsidRDefault="00091AB7">
    <w:pPr>
      <w:pStyle w:val="Footer"/>
    </w:pPr>
  </w:p>
  <w:p w14:paraId="693DB4E5" w14:textId="77777777" w:rsidR="00091AB7" w:rsidRDefault="00091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E46CFB" w14:textId="77777777" w:rsidR="004960A0" w:rsidRDefault="004960A0" w:rsidP="000C78C2">
      <w:pPr>
        <w:spacing w:after="0" w:line="240" w:lineRule="auto"/>
      </w:pPr>
      <w:r>
        <w:separator/>
      </w:r>
    </w:p>
  </w:footnote>
  <w:footnote w:type="continuationSeparator" w:id="0">
    <w:p w14:paraId="37F3EC6E" w14:textId="77777777" w:rsidR="004960A0" w:rsidRDefault="004960A0" w:rsidP="000C7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97DF9" w14:textId="3E065E3C" w:rsidR="00091AB7" w:rsidRDefault="00091AB7" w:rsidP="00D20921">
    <w:pPr>
      <w:pStyle w:val="Header"/>
    </w:pPr>
    <w:r>
      <w:tab/>
    </w:r>
    <w:r>
      <w:tab/>
    </w:r>
  </w:p>
  <w:p w14:paraId="00F744E2" w14:textId="77777777" w:rsidR="00091AB7" w:rsidRDefault="00091A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90D28"/>
    <w:multiLevelType w:val="hybridMultilevel"/>
    <w:tmpl w:val="EC24E0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05C6AE7"/>
    <w:multiLevelType w:val="hybridMultilevel"/>
    <w:tmpl w:val="8872F9A6"/>
    <w:lvl w:ilvl="0" w:tplc="6944D3CE">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1F6820"/>
    <w:multiLevelType w:val="hybridMultilevel"/>
    <w:tmpl w:val="A4C6CF2E"/>
    <w:lvl w:ilvl="0" w:tplc="CBEE0618">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40012A0"/>
    <w:multiLevelType w:val="multilevel"/>
    <w:tmpl w:val="27A0732C"/>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360"/>
      </w:pPr>
      <w:rPr>
        <w:rFonts w:hint="default"/>
        <w:b w:val="0"/>
        <w:color w:val="0D0D0D"/>
      </w:rPr>
    </w:lvl>
    <w:lvl w:ilvl="2">
      <w:start w:val="1"/>
      <w:numFmt w:val="decimal"/>
      <w:isLgl/>
      <w:lvlText w:val="%1.%2.%3"/>
      <w:lvlJc w:val="left"/>
      <w:pPr>
        <w:ind w:left="1080" w:hanging="720"/>
      </w:pPr>
      <w:rPr>
        <w:rFonts w:hint="default"/>
        <w:b w:val="0"/>
        <w:color w:val="0D0D0D"/>
      </w:rPr>
    </w:lvl>
    <w:lvl w:ilvl="3">
      <w:start w:val="1"/>
      <w:numFmt w:val="decimal"/>
      <w:isLgl/>
      <w:lvlText w:val="%1.%2.%3.%4"/>
      <w:lvlJc w:val="left"/>
      <w:pPr>
        <w:ind w:left="1080" w:hanging="720"/>
      </w:pPr>
      <w:rPr>
        <w:rFonts w:hint="default"/>
        <w:b w:val="0"/>
        <w:color w:val="0D0D0D"/>
      </w:rPr>
    </w:lvl>
    <w:lvl w:ilvl="4">
      <w:start w:val="1"/>
      <w:numFmt w:val="decimal"/>
      <w:isLgl/>
      <w:lvlText w:val="%1.%2.%3.%4.%5"/>
      <w:lvlJc w:val="left"/>
      <w:pPr>
        <w:ind w:left="1440" w:hanging="1080"/>
      </w:pPr>
      <w:rPr>
        <w:rFonts w:hint="default"/>
        <w:b w:val="0"/>
        <w:color w:val="0D0D0D"/>
      </w:rPr>
    </w:lvl>
    <w:lvl w:ilvl="5">
      <w:start w:val="1"/>
      <w:numFmt w:val="decimal"/>
      <w:isLgl/>
      <w:lvlText w:val="%1.%2.%3.%4.%5.%6"/>
      <w:lvlJc w:val="left"/>
      <w:pPr>
        <w:ind w:left="1440" w:hanging="1080"/>
      </w:pPr>
      <w:rPr>
        <w:rFonts w:hint="default"/>
        <w:b w:val="0"/>
        <w:color w:val="0D0D0D"/>
      </w:rPr>
    </w:lvl>
    <w:lvl w:ilvl="6">
      <w:start w:val="1"/>
      <w:numFmt w:val="decimal"/>
      <w:isLgl/>
      <w:lvlText w:val="%1.%2.%3.%4.%5.%6.%7"/>
      <w:lvlJc w:val="left"/>
      <w:pPr>
        <w:ind w:left="1800" w:hanging="1440"/>
      </w:pPr>
      <w:rPr>
        <w:rFonts w:hint="default"/>
        <w:b w:val="0"/>
        <w:color w:val="0D0D0D"/>
      </w:rPr>
    </w:lvl>
    <w:lvl w:ilvl="7">
      <w:start w:val="1"/>
      <w:numFmt w:val="decimal"/>
      <w:isLgl/>
      <w:lvlText w:val="%1.%2.%3.%4.%5.%6.%7.%8"/>
      <w:lvlJc w:val="left"/>
      <w:pPr>
        <w:ind w:left="1800" w:hanging="1440"/>
      </w:pPr>
      <w:rPr>
        <w:rFonts w:hint="default"/>
        <w:b w:val="0"/>
        <w:color w:val="0D0D0D"/>
      </w:rPr>
    </w:lvl>
    <w:lvl w:ilvl="8">
      <w:start w:val="1"/>
      <w:numFmt w:val="decimal"/>
      <w:isLgl/>
      <w:lvlText w:val="%1.%2.%3.%4.%5.%6.%7.%8.%9"/>
      <w:lvlJc w:val="left"/>
      <w:pPr>
        <w:ind w:left="2160" w:hanging="1800"/>
      </w:pPr>
      <w:rPr>
        <w:rFonts w:hint="default"/>
        <w:b w:val="0"/>
        <w:color w:val="0D0D0D"/>
      </w:rPr>
    </w:lvl>
  </w:abstractNum>
  <w:abstractNum w:abstractNumId="4" w15:restartNumberingAfterBreak="0">
    <w:nsid w:val="06AB083B"/>
    <w:multiLevelType w:val="hybridMultilevel"/>
    <w:tmpl w:val="A7920C60"/>
    <w:lvl w:ilvl="0" w:tplc="38090019">
      <w:start w:val="1"/>
      <w:numFmt w:val="lowerLetter"/>
      <w:lvlText w:val="%1."/>
      <w:lvlJc w:val="left"/>
      <w:pPr>
        <w:ind w:left="1080" w:hanging="360"/>
      </w:pPr>
      <w:rPr>
        <w:rFonts w:hint="default"/>
        <w:b w:val="0"/>
        <w:color w:val="0D0D0D"/>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77532B5"/>
    <w:multiLevelType w:val="hybridMultilevel"/>
    <w:tmpl w:val="F026659A"/>
    <w:lvl w:ilvl="0" w:tplc="991AE3F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85A104A"/>
    <w:multiLevelType w:val="hybridMultilevel"/>
    <w:tmpl w:val="94C24274"/>
    <w:lvl w:ilvl="0" w:tplc="FFFFFFFF">
      <w:start w:val="1"/>
      <w:numFmt w:val="decimal"/>
      <w:lvlText w:val="%1."/>
      <w:lvlJc w:val="left"/>
      <w:pPr>
        <w:ind w:left="720" w:hanging="360"/>
      </w:pPr>
      <w:rPr>
        <w:rFonts w:eastAsiaTheme="minorHAnsi"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284D52"/>
    <w:multiLevelType w:val="hybridMultilevel"/>
    <w:tmpl w:val="E9D064E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D8435EB"/>
    <w:multiLevelType w:val="hybridMultilevel"/>
    <w:tmpl w:val="7C30B1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DCE439B"/>
    <w:multiLevelType w:val="hybridMultilevel"/>
    <w:tmpl w:val="53AC83BC"/>
    <w:lvl w:ilvl="0" w:tplc="EA044758">
      <w:start w:val="1"/>
      <w:numFmt w:val="upperLetter"/>
      <w:lvlText w:val="%1)"/>
      <w:lvlJc w:val="left"/>
      <w:pPr>
        <w:ind w:left="666"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10" w15:restartNumberingAfterBreak="0">
    <w:nsid w:val="0EAA514A"/>
    <w:multiLevelType w:val="hybridMultilevel"/>
    <w:tmpl w:val="81E0E214"/>
    <w:lvl w:ilvl="0" w:tplc="647C6ACC">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7B0354"/>
    <w:multiLevelType w:val="hybridMultilevel"/>
    <w:tmpl w:val="8E3E7D2E"/>
    <w:lvl w:ilvl="0" w:tplc="C06A241A">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6D285A"/>
    <w:multiLevelType w:val="hybridMultilevel"/>
    <w:tmpl w:val="A8F4452C"/>
    <w:lvl w:ilvl="0" w:tplc="03669A9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1DF3F75"/>
    <w:multiLevelType w:val="hybridMultilevel"/>
    <w:tmpl w:val="531237E6"/>
    <w:lvl w:ilvl="0" w:tplc="AFC82BE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2B1554"/>
    <w:multiLevelType w:val="hybridMultilevel"/>
    <w:tmpl w:val="D6CE452A"/>
    <w:lvl w:ilvl="0" w:tplc="C1EABB9A">
      <w:start w:val="2"/>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59B08C6"/>
    <w:multiLevelType w:val="hybridMultilevel"/>
    <w:tmpl w:val="C31A3674"/>
    <w:lvl w:ilvl="0" w:tplc="6BEA8A2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B738F0"/>
    <w:multiLevelType w:val="hybridMultilevel"/>
    <w:tmpl w:val="16D09E34"/>
    <w:lvl w:ilvl="0" w:tplc="CA2208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7F07BC"/>
    <w:multiLevelType w:val="hybridMultilevel"/>
    <w:tmpl w:val="6D2C9BD4"/>
    <w:lvl w:ilvl="0" w:tplc="8D5C9AC6">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8040F2B"/>
    <w:multiLevelType w:val="hybridMultilevel"/>
    <w:tmpl w:val="464079FE"/>
    <w:lvl w:ilvl="0" w:tplc="6F02FFA6">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D0758C6"/>
    <w:multiLevelType w:val="hybridMultilevel"/>
    <w:tmpl w:val="C0EEF848"/>
    <w:lvl w:ilvl="0" w:tplc="3DAEC9D6">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7D00CE"/>
    <w:multiLevelType w:val="hybridMultilevel"/>
    <w:tmpl w:val="40A2FD32"/>
    <w:lvl w:ilvl="0" w:tplc="1004D31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052211E"/>
    <w:multiLevelType w:val="hybridMultilevel"/>
    <w:tmpl w:val="1EFABD1C"/>
    <w:lvl w:ilvl="0" w:tplc="577CABD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05227C1"/>
    <w:multiLevelType w:val="hybridMultilevel"/>
    <w:tmpl w:val="90A82658"/>
    <w:lvl w:ilvl="0" w:tplc="7C9CD10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227C3C"/>
    <w:multiLevelType w:val="hybridMultilevel"/>
    <w:tmpl w:val="CE46E67C"/>
    <w:lvl w:ilvl="0" w:tplc="0D363DE2">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3787BC2"/>
    <w:multiLevelType w:val="hybridMultilevel"/>
    <w:tmpl w:val="1CC8A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5130CC1"/>
    <w:multiLevelType w:val="hybridMultilevel"/>
    <w:tmpl w:val="3DFC6DE0"/>
    <w:lvl w:ilvl="0" w:tplc="267E2E14">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5304DED"/>
    <w:multiLevelType w:val="hybridMultilevel"/>
    <w:tmpl w:val="92FEC5B0"/>
    <w:lvl w:ilvl="0" w:tplc="38986D34">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4D386A"/>
    <w:multiLevelType w:val="hybridMultilevel"/>
    <w:tmpl w:val="DF08D7BE"/>
    <w:lvl w:ilvl="0" w:tplc="DD76A2D0">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A924BA3"/>
    <w:multiLevelType w:val="hybridMultilevel"/>
    <w:tmpl w:val="E7FC2F5A"/>
    <w:lvl w:ilvl="0" w:tplc="361E81EA">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AF07440"/>
    <w:multiLevelType w:val="hybridMultilevel"/>
    <w:tmpl w:val="3CEEEDAE"/>
    <w:lvl w:ilvl="0" w:tplc="485C5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2C4C0DC0"/>
    <w:multiLevelType w:val="hybridMultilevel"/>
    <w:tmpl w:val="0B8C4086"/>
    <w:lvl w:ilvl="0" w:tplc="C79E864A">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2C6A10FF"/>
    <w:multiLevelType w:val="hybridMultilevel"/>
    <w:tmpl w:val="8A2AF3CA"/>
    <w:lvl w:ilvl="0" w:tplc="B6B2442E">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2AD6134"/>
    <w:multiLevelType w:val="hybridMultilevel"/>
    <w:tmpl w:val="E434211E"/>
    <w:lvl w:ilvl="0" w:tplc="E54C5976">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3A1524E"/>
    <w:multiLevelType w:val="hybridMultilevel"/>
    <w:tmpl w:val="9482C170"/>
    <w:lvl w:ilvl="0" w:tplc="078A8546">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3EE5ED4"/>
    <w:multiLevelType w:val="hybridMultilevel"/>
    <w:tmpl w:val="0A2CB3E0"/>
    <w:lvl w:ilvl="0" w:tplc="1D8E234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4D6272A"/>
    <w:multiLevelType w:val="hybridMultilevel"/>
    <w:tmpl w:val="B432874E"/>
    <w:lvl w:ilvl="0" w:tplc="D338AAA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54C5511"/>
    <w:multiLevelType w:val="hybridMultilevel"/>
    <w:tmpl w:val="35E27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5863BB"/>
    <w:multiLevelType w:val="hybridMultilevel"/>
    <w:tmpl w:val="EC842884"/>
    <w:lvl w:ilvl="0" w:tplc="C0D8C34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150868"/>
    <w:multiLevelType w:val="hybridMultilevel"/>
    <w:tmpl w:val="5C7A2A5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ACB462D"/>
    <w:multiLevelType w:val="hybridMultilevel"/>
    <w:tmpl w:val="CB40F516"/>
    <w:lvl w:ilvl="0" w:tplc="B0647A66">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CD16071"/>
    <w:multiLevelType w:val="hybridMultilevel"/>
    <w:tmpl w:val="314A5672"/>
    <w:lvl w:ilvl="0" w:tplc="CA7C95E4">
      <w:start w:val="5"/>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3DFA734B"/>
    <w:multiLevelType w:val="hybridMultilevel"/>
    <w:tmpl w:val="9FFC27B6"/>
    <w:lvl w:ilvl="0" w:tplc="5D307842">
      <w:start w:val="2"/>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2A32784"/>
    <w:multiLevelType w:val="hybridMultilevel"/>
    <w:tmpl w:val="5C1C1D80"/>
    <w:lvl w:ilvl="0" w:tplc="81C49B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3F017B3"/>
    <w:multiLevelType w:val="hybridMultilevel"/>
    <w:tmpl w:val="FBB64254"/>
    <w:lvl w:ilvl="0" w:tplc="DD76A2D0">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55E6F93"/>
    <w:multiLevelType w:val="hybridMultilevel"/>
    <w:tmpl w:val="26C6F662"/>
    <w:lvl w:ilvl="0" w:tplc="8F5E74C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9656419"/>
    <w:multiLevelType w:val="hybridMultilevel"/>
    <w:tmpl w:val="AB72CED2"/>
    <w:lvl w:ilvl="0" w:tplc="1D14DD12">
      <w:start w:val="6"/>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4BC45911"/>
    <w:multiLevelType w:val="hybridMultilevel"/>
    <w:tmpl w:val="A566D68C"/>
    <w:lvl w:ilvl="0" w:tplc="00784402">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C1047FC"/>
    <w:multiLevelType w:val="hybridMultilevel"/>
    <w:tmpl w:val="BBAE8BE0"/>
    <w:lvl w:ilvl="0" w:tplc="EB24844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E5420B3"/>
    <w:multiLevelType w:val="hybridMultilevel"/>
    <w:tmpl w:val="55622834"/>
    <w:lvl w:ilvl="0" w:tplc="7518A8BA">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05C152D"/>
    <w:multiLevelType w:val="hybridMultilevel"/>
    <w:tmpl w:val="864A5ACA"/>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4835E49"/>
    <w:multiLevelType w:val="hybridMultilevel"/>
    <w:tmpl w:val="B93E302C"/>
    <w:lvl w:ilvl="0" w:tplc="EB5E075E">
      <w:start w:val="2"/>
      <w:numFmt w:val="decimal"/>
      <w:lvlText w:val="%1."/>
      <w:lvlJc w:val="left"/>
      <w:pPr>
        <w:ind w:left="720" w:hanging="360"/>
      </w:pPr>
      <w:rPr>
        <w:rFonts w:eastAsiaTheme="minorHAnsi" w:hint="default"/>
        <w:b w:val="0"/>
        <w:b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650799F"/>
    <w:multiLevelType w:val="hybridMultilevel"/>
    <w:tmpl w:val="2632CA38"/>
    <w:lvl w:ilvl="0" w:tplc="67BACE00">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565B26DE"/>
    <w:multiLevelType w:val="hybridMultilevel"/>
    <w:tmpl w:val="A7920C60"/>
    <w:lvl w:ilvl="0" w:tplc="FFFFFFFF">
      <w:start w:val="1"/>
      <w:numFmt w:val="lowerLetter"/>
      <w:lvlText w:val="%1."/>
      <w:lvlJc w:val="left"/>
      <w:pPr>
        <w:ind w:left="1080" w:hanging="360"/>
      </w:pPr>
      <w:rPr>
        <w:rFonts w:hint="default"/>
        <w:b w:val="0"/>
        <w:color w:val="0D0D0D"/>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57A525F5"/>
    <w:multiLevelType w:val="hybridMultilevel"/>
    <w:tmpl w:val="03D66182"/>
    <w:lvl w:ilvl="0" w:tplc="3C8406A0">
      <w:start w:val="1"/>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583B0D86"/>
    <w:multiLevelType w:val="hybridMultilevel"/>
    <w:tmpl w:val="1F1A9358"/>
    <w:lvl w:ilvl="0" w:tplc="3D6CA9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8EC20B0"/>
    <w:multiLevelType w:val="hybridMultilevel"/>
    <w:tmpl w:val="88E078DC"/>
    <w:lvl w:ilvl="0" w:tplc="1B92191C">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59195EEF"/>
    <w:multiLevelType w:val="hybridMultilevel"/>
    <w:tmpl w:val="90A82658"/>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A832843"/>
    <w:multiLevelType w:val="hybridMultilevel"/>
    <w:tmpl w:val="BBAE8BE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BBD344A"/>
    <w:multiLevelType w:val="hybridMultilevel"/>
    <w:tmpl w:val="6EC2835E"/>
    <w:lvl w:ilvl="0" w:tplc="2A5A36D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BFC0EE0"/>
    <w:multiLevelType w:val="hybridMultilevel"/>
    <w:tmpl w:val="B43287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ECA264F"/>
    <w:multiLevelType w:val="hybridMultilevel"/>
    <w:tmpl w:val="90883A3C"/>
    <w:lvl w:ilvl="0" w:tplc="6B806F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F102260"/>
    <w:multiLevelType w:val="hybridMultilevel"/>
    <w:tmpl w:val="D8F0EE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FF45E72"/>
    <w:multiLevelType w:val="hybridMultilevel"/>
    <w:tmpl w:val="094271BA"/>
    <w:lvl w:ilvl="0" w:tplc="0480DEF6">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60BC4B22"/>
    <w:multiLevelType w:val="hybridMultilevel"/>
    <w:tmpl w:val="655ABE7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18865CB"/>
    <w:multiLevelType w:val="hybridMultilevel"/>
    <w:tmpl w:val="F56007CC"/>
    <w:lvl w:ilvl="0" w:tplc="45867172">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61943031"/>
    <w:multiLevelType w:val="hybridMultilevel"/>
    <w:tmpl w:val="9A1EE23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6212287C"/>
    <w:multiLevelType w:val="hybridMultilevel"/>
    <w:tmpl w:val="8FF887F6"/>
    <w:lvl w:ilvl="0" w:tplc="79621136">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62577156"/>
    <w:multiLevelType w:val="hybridMultilevel"/>
    <w:tmpl w:val="C05C38EC"/>
    <w:lvl w:ilvl="0" w:tplc="33104AC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2A81D8A"/>
    <w:multiLevelType w:val="hybridMultilevel"/>
    <w:tmpl w:val="CA1AE81E"/>
    <w:lvl w:ilvl="0" w:tplc="94DC5DE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64333240"/>
    <w:multiLevelType w:val="hybridMultilevel"/>
    <w:tmpl w:val="FABEF304"/>
    <w:lvl w:ilvl="0" w:tplc="D534A75C">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6BC09FB"/>
    <w:multiLevelType w:val="hybridMultilevel"/>
    <w:tmpl w:val="22F8E2DE"/>
    <w:lvl w:ilvl="0" w:tplc="21503D24">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6F9190F"/>
    <w:multiLevelType w:val="hybridMultilevel"/>
    <w:tmpl w:val="397CDD36"/>
    <w:lvl w:ilvl="0" w:tplc="1326F3F4">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A521FFA"/>
    <w:multiLevelType w:val="hybridMultilevel"/>
    <w:tmpl w:val="9418D5C6"/>
    <w:lvl w:ilvl="0" w:tplc="E586DCF0">
      <w:start w:val="1"/>
      <w:numFmt w:val="bullet"/>
      <w:lvlText w:val="-"/>
      <w:lvlJc w:val="left"/>
      <w:pPr>
        <w:ind w:left="949" w:hanging="360"/>
      </w:pPr>
      <w:rPr>
        <w:rFonts w:ascii="Calibri" w:eastAsia="Times New Roman" w:hAnsi="Calibri" w:cs="Calibri" w:hint="default"/>
      </w:rPr>
    </w:lvl>
    <w:lvl w:ilvl="1" w:tplc="38090003" w:tentative="1">
      <w:start w:val="1"/>
      <w:numFmt w:val="bullet"/>
      <w:lvlText w:val="o"/>
      <w:lvlJc w:val="left"/>
      <w:pPr>
        <w:ind w:left="1669" w:hanging="360"/>
      </w:pPr>
      <w:rPr>
        <w:rFonts w:ascii="Courier New" w:hAnsi="Courier New" w:cs="Courier New" w:hint="default"/>
      </w:rPr>
    </w:lvl>
    <w:lvl w:ilvl="2" w:tplc="38090005" w:tentative="1">
      <w:start w:val="1"/>
      <w:numFmt w:val="bullet"/>
      <w:lvlText w:val=""/>
      <w:lvlJc w:val="left"/>
      <w:pPr>
        <w:ind w:left="2389" w:hanging="360"/>
      </w:pPr>
      <w:rPr>
        <w:rFonts w:ascii="Wingdings" w:hAnsi="Wingdings" w:hint="default"/>
      </w:rPr>
    </w:lvl>
    <w:lvl w:ilvl="3" w:tplc="38090001" w:tentative="1">
      <w:start w:val="1"/>
      <w:numFmt w:val="bullet"/>
      <w:lvlText w:val=""/>
      <w:lvlJc w:val="left"/>
      <w:pPr>
        <w:ind w:left="3109" w:hanging="360"/>
      </w:pPr>
      <w:rPr>
        <w:rFonts w:ascii="Symbol" w:hAnsi="Symbol" w:hint="default"/>
      </w:rPr>
    </w:lvl>
    <w:lvl w:ilvl="4" w:tplc="38090003" w:tentative="1">
      <w:start w:val="1"/>
      <w:numFmt w:val="bullet"/>
      <w:lvlText w:val="o"/>
      <w:lvlJc w:val="left"/>
      <w:pPr>
        <w:ind w:left="3829" w:hanging="360"/>
      </w:pPr>
      <w:rPr>
        <w:rFonts w:ascii="Courier New" w:hAnsi="Courier New" w:cs="Courier New" w:hint="default"/>
      </w:rPr>
    </w:lvl>
    <w:lvl w:ilvl="5" w:tplc="38090005" w:tentative="1">
      <w:start w:val="1"/>
      <w:numFmt w:val="bullet"/>
      <w:lvlText w:val=""/>
      <w:lvlJc w:val="left"/>
      <w:pPr>
        <w:ind w:left="4549" w:hanging="360"/>
      </w:pPr>
      <w:rPr>
        <w:rFonts w:ascii="Wingdings" w:hAnsi="Wingdings" w:hint="default"/>
      </w:rPr>
    </w:lvl>
    <w:lvl w:ilvl="6" w:tplc="38090001" w:tentative="1">
      <w:start w:val="1"/>
      <w:numFmt w:val="bullet"/>
      <w:lvlText w:val=""/>
      <w:lvlJc w:val="left"/>
      <w:pPr>
        <w:ind w:left="5269" w:hanging="360"/>
      </w:pPr>
      <w:rPr>
        <w:rFonts w:ascii="Symbol" w:hAnsi="Symbol" w:hint="default"/>
      </w:rPr>
    </w:lvl>
    <w:lvl w:ilvl="7" w:tplc="38090003" w:tentative="1">
      <w:start w:val="1"/>
      <w:numFmt w:val="bullet"/>
      <w:lvlText w:val="o"/>
      <w:lvlJc w:val="left"/>
      <w:pPr>
        <w:ind w:left="5989" w:hanging="360"/>
      </w:pPr>
      <w:rPr>
        <w:rFonts w:ascii="Courier New" w:hAnsi="Courier New" w:cs="Courier New" w:hint="default"/>
      </w:rPr>
    </w:lvl>
    <w:lvl w:ilvl="8" w:tplc="38090005" w:tentative="1">
      <w:start w:val="1"/>
      <w:numFmt w:val="bullet"/>
      <w:lvlText w:val=""/>
      <w:lvlJc w:val="left"/>
      <w:pPr>
        <w:ind w:left="6709" w:hanging="360"/>
      </w:pPr>
      <w:rPr>
        <w:rFonts w:ascii="Wingdings" w:hAnsi="Wingdings" w:hint="default"/>
      </w:rPr>
    </w:lvl>
  </w:abstractNum>
  <w:abstractNum w:abstractNumId="73" w15:restartNumberingAfterBreak="0">
    <w:nsid w:val="6C35731B"/>
    <w:multiLevelType w:val="hybridMultilevel"/>
    <w:tmpl w:val="864A5ACA"/>
    <w:lvl w:ilvl="0" w:tplc="60A6362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6D483729"/>
    <w:multiLevelType w:val="hybridMultilevel"/>
    <w:tmpl w:val="427E2ACA"/>
    <w:lvl w:ilvl="0" w:tplc="D3FAD31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08621C7"/>
    <w:multiLevelType w:val="hybridMultilevel"/>
    <w:tmpl w:val="0520E764"/>
    <w:lvl w:ilvl="0" w:tplc="342E547E">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6A45DE"/>
    <w:multiLevelType w:val="hybridMultilevel"/>
    <w:tmpl w:val="2C645F78"/>
    <w:lvl w:ilvl="0" w:tplc="1EAE5F40">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2BF548D"/>
    <w:multiLevelType w:val="hybridMultilevel"/>
    <w:tmpl w:val="B8201F10"/>
    <w:lvl w:ilvl="0" w:tplc="EB0A8F24">
      <w:start w:val="3"/>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72FE5D47"/>
    <w:multiLevelType w:val="hybridMultilevel"/>
    <w:tmpl w:val="6DFCCEBE"/>
    <w:lvl w:ilvl="0" w:tplc="48D68D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3D87348"/>
    <w:multiLevelType w:val="hybridMultilevel"/>
    <w:tmpl w:val="ACD05D04"/>
    <w:lvl w:ilvl="0" w:tplc="F72AA884">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740774A6"/>
    <w:multiLevelType w:val="hybridMultilevel"/>
    <w:tmpl w:val="E9D064E2"/>
    <w:lvl w:ilvl="0" w:tplc="9D6247F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49D7A81"/>
    <w:multiLevelType w:val="hybridMultilevel"/>
    <w:tmpl w:val="B28646E8"/>
    <w:lvl w:ilvl="0" w:tplc="B1C2F94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76CF4639"/>
    <w:multiLevelType w:val="hybridMultilevel"/>
    <w:tmpl w:val="94C24274"/>
    <w:lvl w:ilvl="0" w:tplc="E1A298F0">
      <w:start w:val="1"/>
      <w:numFmt w:val="decimal"/>
      <w:lvlText w:val="%1."/>
      <w:lvlJc w:val="left"/>
      <w:pPr>
        <w:ind w:left="720" w:hanging="360"/>
      </w:pPr>
      <w:rPr>
        <w:rFonts w:eastAsiaTheme="minorHAnsi"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95C09F1"/>
    <w:multiLevelType w:val="hybridMultilevel"/>
    <w:tmpl w:val="459CD530"/>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9E64C6C"/>
    <w:multiLevelType w:val="hybridMultilevel"/>
    <w:tmpl w:val="00B8F57A"/>
    <w:lvl w:ilvl="0" w:tplc="B6A8E8D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A637FC4"/>
    <w:multiLevelType w:val="hybridMultilevel"/>
    <w:tmpl w:val="4AE83040"/>
    <w:lvl w:ilvl="0" w:tplc="59E2CBE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A8B01E0"/>
    <w:multiLevelType w:val="hybridMultilevel"/>
    <w:tmpl w:val="25C2F2E0"/>
    <w:lvl w:ilvl="0" w:tplc="323E039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7" w15:restartNumberingAfterBreak="0">
    <w:nsid w:val="7AE033D8"/>
    <w:multiLevelType w:val="hybridMultilevel"/>
    <w:tmpl w:val="531237E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B0D6A44"/>
    <w:multiLevelType w:val="hybridMultilevel"/>
    <w:tmpl w:val="FFBEDB8E"/>
    <w:lvl w:ilvl="0" w:tplc="49B89EDC">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15:restartNumberingAfterBreak="0">
    <w:nsid w:val="7F570F63"/>
    <w:multiLevelType w:val="hybridMultilevel"/>
    <w:tmpl w:val="EE2A5B56"/>
    <w:lvl w:ilvl="0" w:tplc="52FA90FE">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97424080">
    <w:abstractNumId w:val="43"/>
  </w:num>
  <w:num w:numId="2" w16cid:durableId="2098404880">
    <w:abstractNumId w:val="11"/>
  </w:num>
  <w:num w:numId="3" w16cid:durableId="988289438">
    <w:abstractNumId w:val="73"/>
  </w:num>
  <w:num w:numId="4" w16cid:durableId="1720779577">
    <w:abstractNumId w:val="8"/>
  </w:num>
  <w:num w:numId="5" w16cid:durableId="2105103077">
    <w:abstractNumId w:val="32"/>
  </w:num>
  <w:num w:numId="6" w16cid:durableId="1726490520">
    <w:abstractNumId w:val="70"/>
  </w:num>
  <w:num w:numId="7" w16cid:durableId="795870862">
    <w:abstractNumId w:val="61"/>
  </w:num>
  <w:num w:numId="8" w16cid:durableId="2008054478">
    <w:abstractNumId w:val="53"/>
  </w:num>
  <w:num w:numId="9" w16cid:durableId="25060978">
    <w:abstractNumId w:val="38"/>
  </w:num>
  <w:num w:numId="10" w16cid:durableId="1703818561">
    <w:abstractNumId w:val="30"/>
  </w:num>
  <w:num w:numId="11" w16cid:durableId="348609019">
    <w:abstractNumId w:val="35"/>
  </w:num>
  <w:num w:numId="12" w16cid:durableId="1601793780">
    <w:abstractNumId w:val="59"/>
  </w:num>
  <w:num w:numId="13" w16cid:durableId="181213863">
    <w:abstractNumId w:val="46"/>
  </w:num>
  <w:num w:numId="14" w16cid:durableId="608052978">
    <w:abstractNumId w:val="25"/>
  </w:num>
  <w:num w:numId="15" w16cid:durableId="2124231429">
    <w:abstractNumId w:val="18"/>
  </w:num>
  <w:num w:numId="16" w16cid:durableId="984629778">
    <w:abstractNumId w:val="5"/>
  </w:num>
  <w:num w:numId="17" w16cid:durableId="970139153">
    <w:abstractNumId w:val="21"/>
  </w:num>
  <w:num w:numId="18" w16cid:durableId="213196718">
    <w:abstractNumId w:val="15"/>
  </w:num>
  <w:num w:numId="19" w16cid:durableId="255328403">
    <w:abstractNumId w:val="14"/>
  </w:num>
  <w:num w:numId="20" w16cid:durableId="1046684743">
    <w:abstractNumId w:val="74"/>
  </w:num>
  <w:num w:numId="21" w16cid:durableId="425150067">
    <w:abstractNumId w:val="85"/>
  </w:num>
  <w:num w:numId="22" w16cid:durableId="16973942">
    <w:abstractNumId w:val="81"/>
  </w:num>
  <w:num w:numId="23" w16cid:durableId="1972637976">
    <w:abstractNumId w:val="20"/>
  </w:num>
  <w:num w:numId="24" w16cid:durableId="1301761284">
    <w:abstractNumId w:val="64"/>
  </w:num>
  <w:num w:numId="25" w16cid:durableId="788009868">
    <w:abstractNumId w:val="17"/>
  </w:num>
  <w:num w:numId="26" w16cid:durableId="482819365">
    <w:abstractNumId w:val="89"/>
  </w:num>
  <w:num w:numId="27" w16cid:durableId="850024873">
    <w:abstractNumId w:val="1"/>
  </w:num>
  <w:num w:numId="28" w16cid:durableId="776020894">
    <w:abstractNumId w:val="66"/>
  </w:num>
  <w:num w:numId="29" w16cid:durableId="202207374">
    <w:abstractNumId w:val="83"/>
  </w:num>
  <w:num w:numId="30" w16cid:durableId="865944823">
    <w:abstractNumId w:val="63"/>
  </w:num>
  <w:num w:numId="31" w16cid:durableId="2106341125">
    <w:abstractNumId w:val="67"/>
  </w:num>
  <w:num w:numId="32" w16cid:durableId="300234832">
    <w:abstractNumId w:val="79"/>
  </w:num>
  <w:num w:numId="33" w16cid:durableId="372654798">
    <w:abstractNumId w:val="12"/>
  </w:num>
  <w:num w:numId="34" w16cid:durableId="1305700960">
    <w:abstractNumId w:val="34"/>
  </w:num>
  <w:num w:numId="35" w16cid:durableId="1476021709">
    <w:abstractNumId w:val="29"/>
  </w:num>
  <w:num w:numId="36" w16cid:durableId="1355695063">
    <w:abstractNumId w:val="13"/>
  </w:num>
  <w:num w:numId="37" w16cid:durableId="817069466">
    <w:abstractNumId w:val="87"/>
  </w:num>
  <w:num w:numId="38" w16cid:durableId="1014108410">
    <w:abstractNumId w:val="68"/>
  </w:num>
  <w:num w:numId="39" w16cid:durableId="1586187378">
    <w:abstractNumId w:val="77"/>
  </w:num>
  <w:num w:numId="40" w16cid:durableId="1221942338">
    <w:abstractNumId w:val="65"/>
  </w:num>
  <w:num w:numId="41" w16cid:durableId="791248262">
    <w:abstractNumId w:val="0"/>
  </w:num>
  <w:num w:numId="42" w16cid:durableId="2079326891">
    <w:abstractNumId w:val="2"/>
  </w:num>
  <w:num w:numId="43" w16cid:durableId="1258515335">
    <w:abstractNumId w:val="39"/>
  </w:num>
  <w:num w:numId="44" w16cid:durableId="440229476">
    <w:abstractNumId w:val="28"/>
  </w:num>
  <w:num w:numId="45" w16cid:durableId="717245053">
    <w:abstractNumId w:val="72"/>
  </w:num>
  <w:num w:numId="46" w16cid:durableId="2008900684">
    <w:abstractNumId w:val="36"/>
  </w:num>
  <w:num w:numId="47" w16cid:durableId="603421168">
    <w:abstractNumId w:val="47"/>
  </w:num>
  <w:num w:numId="48" w16cid:durableId="1065375893">
    <w:abstractNumId w:val="82"/>
  </w:num>
  <w:num w:numId="49" w16cid:durableId="1154680559">
    <w:abstractNumId w:val="22"/>
  </w:num>
  <w:num w:numId="50" w16cid:durableId="914315445">
    <w:abstractNumId w:val="80"/>
  </w:num>
  <w:num w:numId="51" w16cid:durableId="1710952375">
    <w:abstractNumId w:val="37"/>
  </w:num>
  <w:num w:numId="52" w16cid:durableId="444934172">
    <w:abstractNumId w:val="54"/>
  </w:num>
  <w:num w:numId="53" w16cid:durableId="341400387">
    <w:abstractNumId w:val="24"/>
  </w:num>
  <w:num w:numId="54" w16cid:durableId="273753048">
    <w:abstractNumId w:val="60"/>
  </w:num>
  <w:num w:numId="55" w16cid:durableId="296029673">
    <w:abstractNumId w:val="75"/>
  </w:num>
  <w:num w:numId="56" w16cid:durableId="1776628369">
    <w:abstractNumId w:val="57"/>
  </w:num>
  <w:num w:numId="57" w16cid:durableId="239599772">
    <w:abstractNumId w:val="31"/>
  </w:num>
  <w:num w:numId="58" w16cid:durableId="2062749655">
    <w:abstractNumId w:val="71"/>
  </w:num>
  <w:num w:numId="59" w16cid:durableId="1907572478">
    <w:abstractNumId w:val="41"/>
  </w:num>
  <w:num w:numId="60" w16cid:durableId="936671874">
    <w:abstractNumId w:val="76"/>
  </w:num>
  <w:num w:numId="61" w16cid:durableId="2085031853">
    <w:abstractNumId w:val="16"/>
  </w:num>
  <w:num w:numId="62" w16cid:durableId="1146893499">
    <w:abstractNumId w:val="10"/>
  </w:num>
  <w:num w:numId="63" w16cid:durableId="1568606695">
    <w:abstractNumId w:val="7"/>
  </w:num>
  <w:num w:numId="64" w16cid:durableId="661589504">
    <w:abstractNumId w:val="78"/>
  </w:num>
  <w:num w:numId="65" w16cid:durableId="775172367">
    <w:abstractNumId w:val="48"/>
  </w:num>
  <w:num w:numId="66" w16cid:durableId="312609710">
    <w:abstractNumId w:val="84"/>
  </w:num>
  <w:num w:numId="67" w16cid:durableId="2073118518">
    <w:abstractNumId w:val="26"/>
  </w:num>
  <w:num w:numId="68" w16cid:durableId="477264782">
    <w:abstractNumId w:val="58"/>
  </w:num>
  <w:num w:numId="69" w16cid:durableId="1419212305">
    <w:abstractNumId w:val="56"/>
  </w:num>
  <w:num w:numId="70" w16cid:durableId="467599557">
    <w:abstractNumId w:val="23"/>
  </w:num>
  <w:num w:numId="71" w16cid:durableId="936523846">
    <w:abstractNumId w:val="27"/>
  </w:num>
  <w:num w:numId="72" w16cid:durableId="2042198419">
    <w:abstractNumId w:val="69"/>
  </w:num>
  <w:num w:numId="73" w16cid:durableId="1611744416">
    <w:abstractNumId w:val="51"/>
  </w:num>
  <w:num w:numId="74" w16cid:durableId="661280075">
    <w:abstractNumId w:val="62"/>
  </w:num>
  <w:num w:numId="75" w16cid:durableId="357662208">
    <w:abstractNumId w:val="33"/>
  </w:num>
  <w:num w:numId="76" w16cid:durableId="1602449877">
    <w:abstractNumId w:val="86"/>
  </w:num>
  <w:num w:numId="77" w16cid:durableId="1357543182">
    <w:abstractNumId w:val="40"/>
  </w:num>
  <w:num w:numId="78" w16cid:durableId="155535816">
    <w:abstractNumId w:val="6"/>
  </w:num>
  <w:num w:numId="79" w16cid:durableId="318507111">
    <w:abstractNumId w:val="50"/>
  </w:num>
  <w:num w:numId="80" w16cid:durableId="65690728">
    <w:abstractNumId w:val="44"/>
  </w:num>
  <w:num w:numId="81" w16cid:durableId="2019189323">
    <w:abstractNumId w:val="3"/>
  </w:num>
  <w:num w:numId="82" w16cid:durableId="1914385572">
    <w:abstractNumId w:val="55"/>
  </w:num>
  <w:num w:numId="83" w16cid:durableId="225185168">
    <w:abstractNumId w:val="4"/>
  </w:num>
  <w:num w:numId="84" w16cid:durableId="893659782">
    <w:abstractNumId w:val="52"/>
  </w:num>
  <w:num w:numId="85" w16cid:durableId="1722747763">
    <w:abstractNumId w:val="88"/>
  </w:num>
  <w:num w:numId="86" w16cid:durableId="1249970724">
    <w:abstractNumId w:val="45"/>
  </w:num>
  <w:num w:numId="87" w16cid:durableId="1504318532">
    <w:abstractNumId w:val="19"/>
  </w:num>
  <w:num w:numId="88" w16cid:durableId="1826311868">
    <w:abstractNumId w:val="42"/>
  </w:num>
  <w:num w:numId="89" w16cid:durableId="751507493">
    <w:abstractNumId w:val="9"/>
  </w:num>
  <w:num w:numId="90" w16cid:durableId="460149156">
    <w:abstractNumId w:val="49"/>
  </w:num>
  <w:numIdMacAtCleanup w:val="8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ngtyias, Putri">
    <w15:presenceInfo w15:providerId="AD" w15:userId="S::Putri.Ningtyias@lyondellbasell.com::3ffc7dbf-281d-416e-baac-81184d59cdd5"/>
  </w15:person>
  <w15:person w15:author="SEKRE-1">
    <w15:presenceInfo w15:providerId="None" w15:userId="SEKRE-1"/>
  </w15:person>
  <w15:person w15:author="Chen, Jane">
    <w15:presenceInfo w15:providerId="AD" w15:userId="S::Jane.Chen@lyondellbasell.com::71675c55-5a4d-4dc1-8ae4-f58ada02f8b8"/>
  </w15:person>
  <w15:person w15:author="HUMAS MARKETING">
    <w15:presenceInfo w15:providerId="None" w15:userId="HUMAS MARKET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D2"/>
    <w:rsid w:val="00000ABD"/>
    <w:rsid w:val="00004EF7"/>
    <w:rsid w:val="00010AEB"/>
    <w:rsid w:val="000120D7"/>
    <w:rsid w:val="000144FB"/>
    <w:rsid w:val="000153F6"/>
    <w:rsid w:val="00015E5A"/>
    <w:rsid w:val="000266A4"/>
    <w:rsid w:val="00026BC8"/>
    <w:rsid w:val="00027325"/>
    <w:rsid w:val="000322D1"/>
    <w:rsid w:val="0003288F"/>
    <w:rsid w:val="00033C6E"/>
    <w:rsid w:val="00037192"/>
    <w:rsid w:val="00037394"/>
    <w:rsid w:val="00041674"/>
    <w:rsid w:val="00041A2B"/>
    <w:rsid w:val="00041ED4"/>
    <w:rsid w:val="00046AFF"/>
    <w:rsid w:val="00046DA6"/>
    <w:rsid w:val="00047032"/>
    <w:rsid w:val="00047BE6"/>
    <w:rsid w:val="00047C0D"/>
    <w:rsid w:val="00047D6F"/>
    <w:rsid w:val="000539E9"/>
    <w:rsid w:val="00055184"/>
    <w:rsid w:val="00055432"/>
    <w:rsid w:val="0005693A"/>
    <w:rsid w:val="00062001"/>
    <w:rsid w:val="00063087"/>
    <w:rsid w:val="0007566C"/>
    <w:rsid w:val="000760D9"/>
    <w:rsid w:val="000773D4"/>
    <w:rsid w:val="000847AD"/>
    <w:rsid w:val="00086955"/>
    <w:rsid w:val="00091AB7"/>
    <w:rsid w:val="00092ABF"/>
    <w:rsid w:val="00093DD7"/>
    <w:rsid w:val="0009500D"/>
    <w:rsid w:val="000A1E5E"/>
    <w:rsid w:val="000A2760"/>
    <w:rsid w:val="000A2817"/>
    <w:rsid w:val="000A3234"/>
    <w:rsid w:val="000A4227"/>
    <w:rsid w:val="000A669E"/>
    <w:rsid w:val="000B61F8"/>
    <w:rsid w:val="000B72CD"/>
    <w:rsid w:val="000B799D"/>
    <w:rsid w:val="000C1A66"/>
    <w:rsid w:val="000C1FDF"/>
    <w:rsid w:val="000C4424"/>
    <w:rsid w:val="000C6663"/>
    <w:rsid w:val="000C6D0E"/>
    <w:rsid w:val="000C78C2"/>
    <w:rsid w:val="000C7EBD"/>
    <w:rsid w:val="000D0A6D"/>
    <w:rsid w:val="000D12E2"/>
    <w:rsid w:val="000D1529"/>
    <w:rsid w:val="000D23CF"/>
    <w:rsid w:val="000D66A1"/>
    <w:rsid w:val="000E72CC"/>
    <w:rsid w:val="000E762F"/>
    <w:rsid w:val="000F2355"/>
    <w:rsid w:val="000F3FAA"/>
    <w:rsid w:val="000F3FD4"/>
    <w:rsid w:val="000F7773"/>
    <w:rsid w:val="00102BC3"/>
    <w:rsid w:val="00103CF9"/>
    <w:rsid w:val="00104B0D"/>
    <w:rsid w:val="0011063B"/>
    <w:rsid w:val="001170DA"/>
    <w:rsid w:val="0012293B"/>
    <w:rsid w:val="00122C44"/>
    <w:rsid w:val="00124CFC"/>
    <w:rsid w:val="00140320"/>
    <w:rsid w:val="00142B62"/>
    <w:rsid w:val="00142C27"/>
    <w:rsid w:val="00144516"/>
    <w:rsid w:val="00150576"/>
    <w:rsid w:val="00151210"/>
    <w:rsid w:val="0015542A"/>
    <w:rsid w:val="00162E70"/>
    <w:rsid w:val="0016704E"/>
    <w:rsid w:val="001730B3"/>
    <w:rsid w:val="00173B40"/>
    <w:rsid w:val="001746D9"/>
    <w:rsid w:val="00175126"/>
    <w:rsid w:val="0017535F"/>
    <w:rsid w:val="0017571C"/>
    <w:rsid w:val="00175F16"/>
    <w:rsid w:val="00176DF8"/>
    <w:rsid w:val="00181832"/>
    <w:rsid w:val="00182BEE"/>
    <w:rsid w:val="00184555"/>
    <w:rsid w:val="0019319F"/>
    <w:rsid w:val="00196106"/>
    <w:rsid w:val="001A1435"/>
    <w:rsid w:val="001A37A9"/>
    <w:rsid w:val="001A78E8"/>
    <w:rsid w:val="001B0B34"/>
    <w:rsid w:val="001B1DC5"/>
    <w:rsid w:val="001B4BDD"/>
    <w:rsid w:val="001C04F3"/>
    <w:rsid w:val="001C3EFB"/>
    <w:rsid w:val="001C5712"/>
    <w:rsid w:val="001D0C08"/>
    <w:rsid w:val="001D5995"/>
    <w:rsid w:val="001D712C"/>
    <w:rsid w:val="001D72EA"/>
    <w:rsid w:val="001E183F"/>
    <w:rsid w:val="001E36ED"/>
    <w:rsid w:val="001E4480"/>
    <w:rsid w:val="001F2A3F"/>
    <w:rsid w:val="001F5DF3"/>
    <w:rsid w:val="001F6C60"/>
    <w:rsid w:val="001F7ED9"/>
    <w:rsid w:val="00203E8F"/>
    <w:rsid w:val="0020625B"/>
    <w:rsid w:val="0021071B"/>
    <w:rsid w:val="00210928"/>
    <w:rsid w:val="00212A09"/>
    <w:rsid w:val="00221765"/>
    <w:rsid w:val="0022779D"/>
    <w:rsid w:val="002305EA"/>
    <w:rsid w:val="00232E42"/>
    <w:rsid w:val="00233053"/>
    <w:rsid w:val="00237BAC"/>
    <w:rsid w:val="0024020A"/>
    <w:rsid w:val="0024490E"/>
    <w:rsid w:val="002467DA"/>
    <w:rsid w:val="002534EF"/>
    <w:rsid w:val="00253590"/>
    <w:rsid w:val="00254E57"/>
    <w:rsid w:val="00255A23"/>
    <w:rsid w:val="00257FFC"/>
    <w:rsid w:val="00260DC3"/>
    <w:rsid w:val="002617BC"/>
    <w:rsid w:val="00264594"/>
    <w:rsid w:val="00266359"/>
    <w:rsid w:val="002667E3"/>
    <w:rsid w:val="002719DC"/>
    <w:rsid w:val="00272788"/>
    <w:rsid w:val="00273568"/>
    <w:rsid w:val="00276F46"/>
    <w:rsid w:val="00280878"/>
    <w:rsid w:val="00284FE5"/>
    <w:rsid w:val="00285418"/>
    <w:rsid w:val="00285A65"/>
    <w:rsid w:val="002863D7"/>
    <w:rsid w:val="0028642B"/>
    <w:rsid w:val="0028794D"/>
    <w:rsid w:val="00290F14"/>
    <w:rsid w:val="00294BFA"/>
    <w:rsid w:val="002951ED"/>
    <w:rsid w:val="00295490"/>
    <w:rsid w:val="00295685"/>
    <w:rsid w:val="002956DB"/>
    <w:rsid w:val="002A0B12"/>
    <w:rsid w:val="002A123A"/>
    <w:rsid w:val="002A2990"/>
    <w:rsid w:val="002A46C5"/>
    <w:rsid w:val="002A588D"/>
    <w:rsid w:val="002A6A7C"/>
    <w:rsid w:val="002B1AC3"/>
    <w:rsid w:val="002B4C82"/>
    <w:rsid w:val="002C208E"/>
    <w:rsid w:val="002C2946"/>
    <w:rsid w:val="002D2F7F"/>
    <w:rsid w:val="002D33C9"/>
    <w:rsid w:val="002D4DC5"/>
    <w:rsid w:val="002D678B"/>
    <w:rsid w:val="002D6F87"/>
    <w:rsid w:val="002E16E6"/>
    <w:rsid w:val="002F0664"/>
    <w:rsid w:val="002F2D53"/>
    <w:rsid w:val="002F428D"/>
    <w:rsid w:val="002F5F21"/>
    <w:rsid w:val="002F63D2"/>
    <w:rsid w:val="00304769"/>
    <w:rsid w:val="00305F3D"/>
    <w:rsid w:val="0030653E"/>
    <w:rsid w:val="00306C2D"/>
    <w:rsid w:val="00307340"/>
    <w:rsid w:val="003107DB"/>
    <w:rsid w:val="00310DE6"/>
    <w:rsid w:val="00311E38"/>
    <w:rsid w:val="0031494E"/>
    <w:rsid w:val="00317777"/>
    <w:rsid w:val="00317B0C"/>
    <w:rsid w:val="00320207"/>
    <w:rsid w:val="00321473"/>
    <w:rsid w:val="00321B7A"/>
    <w:rsid w:val="00323579"/>
    <w:rsid w:val="003239FF"/>
    <w:rsid w:val="00324ED1"/>
    <w:rsid w:val="003258FE"/>
    <w:rsid w:val="00326175"/>
    <w:rsid w:val="003261A2"/>
    <w:rsid w:val="003267B8"/>
    <w:rsid w:val="0033055C"/>
    <w:rsid w:val="00331A36"/>
    <w:rsid w:val="0033297D"/>
    <w:rsid w:val="0033629D"/>
    <w:rsid w:val="00337896"/>
    <w:rsid w:val="003431D4"/>
    <w:rsid w:val="0034348B"/>
    <w:rsid w:val="00351F9E"/>
    <w:rsid w:val="00352626"/>
    <w:rsid w:val="003526C2"/>
    <w:rsid w:val="00354EBD"/>
    <w:rsid w:val="003562CE"/>
    <w:rsid w:val="00361152"/>
    <w:rsid w:val="00363CB8"/>
    <w:rsid w:val="00364FA8"/>
    <w:rsid w:val="00372632"/>
    <w:rsid w:val="0037429D"/>
    <w:rsid w:val="00374A8B"/>
    <w:rsid w:val="003801E1"/>
    <w:rsid w:val="0038137F"/>
    <w:rsid w:val="00382CB8"/>
    <w:rsid w:val="00383F3D"/>
    <w:rsid w:val="00387878"/>
    <w:rsid w:val="00387AC0"/>
    <w:rsid w:val="00391C25"/>
    <w:rsid w:val="00391EF7"/>
    <w:rsid w:val="003929B8"/>
    <w:rsid w:val="003937B2"/>
    <w:rsid w:val="00393B3D"/>
    <w:rsid w:val="00396BE6"/>
    <w:rsid w:val="003A7D80"/>
    <w:rsid w:val="003B0AFF"/>
    <w:rsid w:val="003B499A"/>
    <w:rsid w:val="003C0A8D"/>
    <w:rsid w:val="003C2E92"/>
    <w:rsid w:val="003C3D30"/>
    <w:rsid w:val="003C4CC4"/>
    <w:rsid w:val="003C7908"/>
    <w:rsid w:val="003D1357"/>
    <w:rsid w:val="003E2C24"/>
    <w:rsid w:val="003E37B7"/>
    <w:rsid w:val="003E529F"/>
    <w:rsid w:val="003E5CD1"/>
    <w:rsid w:val="003E6392"/>
    <w:rsid w:val="003F049F"/>
    <w:rsid w:val="003F313E"/>
    <w:rsid w:val="003F3199"/>
    <w:rsid w:val="003F3699"/>
    <w:rsid w:val="003F7A4B"/>
    <w:rsid w:val="004020F3"/>
    <w:rsid w:val="00413870"/>
    <w:rsid w:val="00415DFE"/>
    <w:rsid w:val="00416561"/>
    <w:rsid w:val="00420EBB"/>
    <w:rsid w:val="00421724"/>
    <w:rsid w:val="00434824"/>
    <w:rsid w:val="00435410"/>
    <w:rsid w:val="00437B5E"/>
    <w:rsid w:val="0044357F"/>
    <w:rsid w:val="004563E9"/>
    <w:rsid w:val="004567F9"/>
    <w:rsid w:val="0046131C"/>
    <w:rsid w:val="00462BDF"/>
    <w:rsid w:val="0046314A"/>
    <w:rsid w:val="0046722C"/>
    <w:rsid w:val="00467646"/>
    <w:rsid w:val="004722F0"/>
    <w:rsid w:val="00476B4E"/>
    <w:rsid w:val="00483507"/>
    <w:rsid w:val="00491470"/>
    <w:rsid w:val="00493A2E"/>
    <w:rsid w:val="00494E50"/>
    <w:rsid w:val="00495EA1"/>
    <w:rsid w:val="004960A0"/>
    <w:rsid w:val="004977D3"/>
    <w:rsid w:val="00497CE9"/>
    <w:rsid w:val="004A2005"/>
    <w:rsid w:val="004A32FA"/>
    <w:rsid w:val="004A3F53"/>
    <w:rsid w:val="004A48CB"/>
    <w:rsid w:val="004A4991"/>
    <w:rsid w:val="004B062E"/>
    <w:rsid w:val="004B3961"/>
    <w:rsid w:val="004B7558"/>
    <w:rsid w:val="004C5B40"/>
    <w:rsid w:val="004C79DE"/>
    <w:rsid w:val="004D053D"/>
    <w:rsid w:val="004D3711"/>
    <w:rsid w:val="004D40DF"/>
    <w:rsid w:val="004D616F"/>
    <w:rsid w:val="004D6BF6"/>
    <w:rsid w:val="004E0001"/>
    <w:rsid w:val="004E2E46"/>
    <w:rsid w:val="004F0397"/>
    <w:rsid w:val="004F17E1"/>
    <w:rsid w:val="004F5A78"/>
    <w:rsid w:val="004F777B"/>
    <w:rsid w:val="0050080E"/>
    <w:rsid w:val="0050345E"/>
    <w:rsid w:val="00504F82"/>
    <w:rsid w:val="00515B92"/>
    <w:rsid w:val="00516DDF"/>
    <w:rsid w:val="00517A44"/>
    <w:rsid w:val="00522816"/>
    <w:rsid w:val="00522BE2"/>
    <w:rsid w:val="005326A9"/>
    <w:rsid w:val="005349D1"/>
    <w:rsid w:val="00534B17"/>
    <w:rsid w:val="00535E31"/>
    <w:rsid w:val="00541204"/>
    <w:rsid w:val="00542D4A"/>
    <w:rsid w:val="005467FB"/>
    <w:rsid w:val="005539AD"/>
    <w:rsid w:val="00557516"/>
    <w:rsid w:val="005577A8"/>
    <w:rsid w:val="0056049D"/>
    <w:rsid w:val="005639C2"/>
    <w:rsid w:val="005646F9"/>
    <w:rsid w:val="00566C6D"/>
    <w:rsid w:val="00571EEF"/>
    <w:rsid w:val="00576175"/>
    <w:rsid w:val="00576673"/>
    <w:rsid w:val="00580403"/>
    <w:rsid w:val="00581333"/>
    <w:rsid w:val="00581C3B"/>
    <w:rsid w:val="005843B8"/>
    <w:rsid w:val="005852D4"/>
    <w:rsid w:val="005918D6"/>
    <w:rsid w:val="00591B7A"/>
    <w:rsid w:val="0059420A"/>
    <w:rsid w:val="005A0615"/>
    <w:rsid w:val="005A6CDA"/>
    <w:rsid w:val="005A78A1"/>
    <w:rsid w:val="005B0688"/>
    <w:rsid w:val="005B3D11"/>
    <w:rsid w:val="005B6B93"/>
    <w:rsid w:val="005C136D"/>
    <w:rsid w:val="005C1A5B"/>
    <w:rsid w:val="005C1E48"/>
    <w:rsid w:val="005C2CD6"/>
    <w:rsid w:val="005C2F0A"/>
    <w:rsid w:val="005C3734"/>
    <w:rsid w:val="005C4B9C"/>
    <w:rsid w:val="005C7724"/>
    <w:rsid w:val="005D0EA2"/>
    <w:rsid w:val="005D2D53"/>
    <w:rsid w:val="005D2FBD"/>
    <w:rsid w:val="005D3AB7"/>
    <w:rsid w:val="005D58A3"/>
    <w:rsid w:val="005D62A1"/>
    <w:rsid w:val="005D64DE"/>
    <w:rsid w:val="005D78F3"/>
    <w:rsid w:val="005E0546"/>
    <w:rsid w:val="005E0641"/>
    <w:rsid w:val="005E3495"/>
    <w:rsid w:val="005E3FC8"/>
    <w:rsid w:val="005E5E70"/>
    <w:rsid w:val="005E6B9F"/>
    <w:rsid w:val="005E7141"/>
    <w:rsid w:val="005F3C20"/>
    <w:rsid w:val="005F3D57"/>
    <w:rsid w:val="00607965"/>
    <w:rsid w:val="0061160F"/>
    <w:rsid w:val="006137D0"/>
    <w:rsid w:val="00614F4E"/>
    <w:rsid w:val="0061569C"/>
    <w:rsid w:val="00627753"/>
    <w:rsid w:val="00632528"/>
    <w:rsid w:val="00632986"/>
    <w:rsid w:val="00632E3D"/>
    <w:rsid w:val="0063342A"/>
    <w:rsid w:val="00634391"/>
    <w:rsid w:val="00634842"/>
    <w:rsid w:val="006421A6"/>
    <w:rsid w:val="0064439C"/>
    <w:rsid w:val="00647C6D"/>
    <w:rsid w:val="006567D6"/>
    <w:rsid w:val="00660466"/>
    <w:rsid w:val="00660F1E"/>
    <w:rsid w:val="00661ED4"/>
    <w:rsid w:val="00662A37"/>
    <w:rsid w:val="0066526E"/>
    <w:rsid w:val="00665848"/>
    <w:rsid w:val="00665DE1"/>
    <w:rsid w:val="00672995"/>
    <w:rsid w:val="00673272"/>
    <w:rsid w:val="006761CA"/>
    <w:rsid w:val="00680D0E"/>
    <w:rsid w:val="00682313"/>
    <w:rsid w:val="006828A4"/>
    <w:rsid w:val="00684F06"/>
    <w:rsid w:val="00685468"/>
    <w:rsid w:val="00687AD2"/>
    <w:rsid w:val="0069199F"/>
    <w:rsid w:val="00691F9C"/>
    <w:rsid w:val="00692DAB"/>
    <w:rsid w:val="00693948"/>
    <w:rsid w:val="00694263"/>
    <w:rsid w:val="006970BD"/>
    <w:rsid w:val="00697AA8"/>
    <w:rsid w:val="006A72E2"/>
    <w:rsid w:val="006B1B46"/>
    <w:rsid w:val="006B3F72"/>
    <w:rsid w:val="006B57EC"/>
    <w:rsid w:val="006B5A2F"/>
    <w:rsid w:val="006B6DC5"/>
    <w:rsid w:val="006C0933"/>
    <w:rsid w:val="006C29A0"/>
    <w:rsid w:val="006C3BC0"/>
    <w:rsid w:val="006C3F0B"/>
    <w:rsid w:val="006C4020"/>
    <w:rsid w:val="006C5130"/>
    <w:rsid w:val="006C61AB"/>
    <w:rsid w:val="006D1238"/>
    <w:rsid w:val="006D30E3"/>
    <w:rsid w:val="006D32CB"/>
    <w:rsid w:val="006D6175"/>
    <w:rsid w:val="006E08C7"/>
    <w:rsid w:val="006E0F37"/>
    <w:rsid w:val="006E4984"/>
    <w:rsid w:val="006E632C"/>
    <w:rsid w:val="006E7943"/>
    <w:rsid w:val="006F28BD"/>
    <w:rsid w:val="006F41B1"/>
    <w:rsid w:val="00701CFD"/>
    <w:rsid w:val="00705ADB"/>
    <w:rsid w:val="00712087"/>
    <w:rsid w:val="0071309C"/>
    <w:rsid w:val="00713319"/>
    <w:rsid w:val="00713757"/>
    <w:rsid w:val="007166E2"/>
    <w:rsid w:val="007175CB"/>
    <w:rsid w:val="00724E00"/>
    <w:rsid w:val="00725427"/>
    <w:rsid w:val="007279F4"/>
    <w:rsid w:val="00727D97"/>
    <w:rsid w:val="0073238A"/>
    <w:rsid w:val="007343D1"/>
    <w:rsid w:val="00735645"/>
    <w:rsid w:val="00735753"/>
    <w:rsid w:val="00736BA6"/>
    <w:rsid w:val="00737FEF"/>
    <w:rsid w:val="00745915"/>
    <w:rsid w:val="0075068C"/>
    <w:rsid w:val="007507FA"/>
    <w:rsid w:val="00756B38"/>
    <w:rsid w:val="00773D14"/>
    <w:rsid w:val="00774A82"/>
    <w:rsid w:val="00776B1B"/>
    <w:rsid w:val="00782626"/>
    <w:rsid w:val="0078264C"/>
    <w:rsid w:val="00782A4F"/>
    <w:rsid w:val="0078539F"/>
    <w:rsid w:val="0078566F"/>
    <w:rsid w:val="0078573F"/>
    <w:rsid w:val="00786B03"/>
    <w:rsid w:val="00791C62"/>
    <w:rsid w:val="00797EF6"/>
    <w:rsid w:val="007A0F2E"/>
    <w:rsid w:val="007A2E07"/>
    <w:rsid w:val="007A4613"/>
    <w:rsid w:val="007A5C58"/>
    <w:rsid w:val="007A5D7F"/>
    <w:rsid w:val="007A7029"/>
    <w:rsid w:val="007A73ED"/>
    <w:rsid w:val="007A76C7"/>
    <w:rsid w:val="007B30D8"/>
    <w:rsid w:val="007B5AF0"/>
    <w:rsid w:val="007B5CAE"/>
    <w:rsid w:val="007B733A"/>
    <w:rsid w:val="007B7C25"/>
    <w:rsid w:val="007C0461"/>
    <w:rsid w:val="007C2B45"/>
    <w:rsid w:val="007C2F14"/>
    <w:rsid w:val="007D0D2D"/>
    <w:rsid w:val="007D1FD4"/>
    <w:rsid w:val="007D21A1"/>
    <w:rsid w:val="007D3952"/>
    <w:rsid w:val="007D402D"/>
    <w:rsid w:val="007D4C5B"/>
    <w:rsid w:val="007D6BA0"/>
    <w:rsid w:val="007D7E8D"/>
    <w:rsid w:val="007E0CFA"/>
    <w:rsid w:val="007E1FC2"/>
    <w:rsid w:val="007E263C"/>
    <w:rsid w:val="007E329A"/>
    <w:rsid w:val="007E3C8D"/>
    <w:rsid w:val="007E5ABF"/>
    <w:rsid w:val="007F154F"/>
    <w:rsid w:val="007F2AD2"/>
    <w:rsid w:val="007F5456"/>
    <w:rsid w:val="00800433"/>
    <w:rsid w:val="0080089F"/>
    <w:rsid w:val="00802B74"/>
    <w:rsid w:val="00803884"/>
    <w:rsid w:val="00806ACB"/>
    <w:rsid w:val="00807C72"/>
    <w:rsid w:val="008109A8"/>
    <w:rsid w:val="008121F4"/>
    <w:rsid w:val="00812E0E"/>
    <w:rsid w:val="00815768"/>
    <w:rsid w:val="00825E9D"/>
    <w:rsid w:val="00826A32"/>
    <w:rsid w:val="0082738B"/>
    <w:rsid w:val="008318A3"/>
    <w:rsid w:val="0083387B"/>
    <w:rsid w:val="008358EE"/>
    <w:rsid w:val="00836EB5"/>
    <w:rsid w:val="00837A7F"/>
    <w:rsid w:val="00840076"/>
    <w:rsid w:val="00841F12"/>
    <w:rsid w:val="00841F33"/>
    <w:rsid w:val="00844789"/>
    <w:rsid w:val="0085118D"/>
    <w:rsid w:val="0085672C"/>
    <w:rsid w:val="0086220F"/>
    <w:rsid w:val="00864201"/>
    <w:rsid w:val="0086479C"/>
    <w:rsid w:val="00866F6E"/>
    <w:rsid w:val="00872A95"/>
    <w:rsid w:val="00872F0E"/>
    <w:rsid w:val="00876D98"/>
    <w:rsid w:val="00877C85"/>
    <w:rsid w:val="00877FE4"/>
    <w:rsid w:val="008808B6"/>
    <w:rsid w:val="00881330"/>
    <w:rsid w:val="00882F36"/>
    <w:rsid w:val="00883635"/>
    <w:rsid w:val="00886044"/>
    <w:rsid w:val="0088798A"/>
    <w:rsid w:val="008942D9"/>
    <w:rsid w:val="008A0A14"/>
    <w:rsid w:val="008A0F51"/>
    <w:rsid w:val="008A1265"/>
    <w:rsid w:val="008A1A7B"/>
    <w:rsid w:val="008A209B"/>
    <w:rsid w:val="008A4EC8"/>
    <w:rsid w:val="008B0F41"/>
    <w:rsid w:val="008B1F26"/>
    <w:rsid w:val="008B4297"/>
    <w:rsid w:val="008C141D"/>
    <w:rsid w:val="008C149A"/>
    <w:rsid w:val="008C3067"/>
    <w:rsid w:val="008C6D4B"/>
    <w:rsid w:val="008D2A29"/>
    <w:rsid w:val="008D469C"/>
    <w:rsid w:val="008D5374"/>
    <w:rsid w:val="008D59BC"/>
    <w:rsid w:val="008D77F9"/>
    <w:rsid w:val="008E5DBB"/>
    <w:rsid w:val="008E6676"/>
    <w:rsid w:val="008E6AA5"/>
    <w:rsid w:val="008F0C3A"/>
    <w:rsid w:val="008F28C2"/>
    <w:rsid w:val="008F56EE"/>
    <w:rsid w:val="008F57A4"/>
    <w:rsid w:val="008F5E60"/>
    <w:rsid w:val="00901626"/>
    <w:rsid w:val="009038C3"/>
    <w:rsid w:val="0091210D"/>
    <w:rsid w:val="009140C7"/>
    <w:rsid w:val="009142EC"/>
    <w:rsid w:val="0091451E"/>
    <w:rsid w:val="009157E4"/>
    <w:rsid w:val="009158B3"/>
    <w:rsid w:val="009168A4"/>
    <w:rsid w:val="00920770"/>
    <w:rsid w:val="00920F18"/>
    <w:rsid w:val="009211C7"/>
    <w:rsid w:val="009248E8"/>
    <w:rsid w:val="00926E64"/>
    <w:rsid w:val="009310CE"/>
    <w:rsid w:val="0093152F"/>
    <w:rsid w:val="009357F9"/>
    <w:rsid w:val="009367EA"/>
    <w:rsid w:val="00944AC2"/>
    <w:rsid w:val="0094672C"/>
    <w:rsid w:val="009507AF"/>
    <w:rsid w:val="0095208F"/>
    <w:rsid w:val="0095293E"/>
    <w:rsid w:val="009529F2"/>
    <w:rsid w:val="00953DCB"/>
    <w:rsid w:val="00954428"/>
    <w:rsid w:val="0095459F"/>
    <w:rsid w:val="00956BA9"/>
    <w:rsid w:val="00957493"/>
    <w:rsid w:val="00964269"/>
    <w:rsid w:val="00967DAC"/>
    <w:rsid w:val="009779A5"/>
    <w:rsid w:val="00977A47"/>
    <w:rsid w:val="009810B0"/>
    <w:rsid w:val="00982455"/>
    <w:rsid w:val="009831F7"/>
    <w:rsid w:val="009901A4"/>
    <w:rsid w:val="00990AF6"/>
    <w:rsid w:val="00992F72"/>
    <w:rsid w:val="0099639C"/>
    <w:rsid w:val="009A24B0"/>
    <w:rsid w:val="009A2A12"/>
    <w:rsid w:val="009B419F"/>
    <w:rsid w:val="009B434B"/>
    <w:rsid w:val="009C4C48"/>
    <w:rsid w:val="009D1874"/>
    <w:rsid w:val="009D1A5A"/>
    <w:rsid w:val="009D3101"/>
    <w:rsid w:val="009E10EF"/>
    <w:rsid w:val="009E1702"/>
    <w:rsid w:val="009E2A60"/>
    <w:rsid w:val="009E2AB1"/>
    <w:rsid w:val="009E3A78"/>
    <w:rsid w:val="009E7550"/>
    <w:rsid w:val="009F1504"/>
    <w:rsid w:val="009F6749"/>
    <w:rsid w:val="009F68F7"/>
    <w:rsid w:val="009F6E0D"/>
    <w:rsid w:val="00A044F4"/>
    <w:rsid w:val="00A0484E"/>
    <w:rsid w:val="00A115C3"/>
    <w:rsid w:val="00A1240B"/>
    <w:rsid w:val="00A16EEC"/>
    <w:rsid w:val="00A17BCC"/>
    <w:rsid w:val="00A23502"/>
    <w:rsid w:val="00A26049"/>
    <w:rsid w:val="00A265C6"/>
    <w:rsid w:val="00A26C9C"/>
    <w:rsid w:val="00A3121C"/>
    <w:rsid w:val="00A320B6"/>
    <w:rsid w:val="00A32735"/>
    <w:rsid w:val="00A33C58"/>
    <w:rsid w:val="00A34B87"/>
    <w:rsid w:val="00A34DBC"/>
    <w:rsid w:val="00A3529D"/>
    <w:rsid w:val="00A40D86"/>
    <w:rsid w:val="00A419E5"/>
    <w:rsid w:val="00A44D97"/>
    <w:rsid w:val="00A45788"/>
    <w:rsid w:val="00A46A86"/>
    <w:rsid w:val="00A471D3"/>
    <w:rsid w:val="00A47681"/>
    <w:rsid w:val="00A50BAB"/>
    <w:rsid w:val="00A51B1D"/>
    <w:rsid w:val="00A51CC4"/>
    <w:rsid w:val="00A52FAC"/>
    <w:rsid w:val="00A542B2"/>
    <w:rsid w:val="00A55C4E"/>
    <w:rsid w:val="00A56173"/>
    <w:rsid w:val="00A5619D"/>
    <w:rsid w:val="00A64DE2"/>
    <w:rsid w:val="00A672AC"/>
    <w:rsid w:val="00A67E26"/>
    <w:rsid w:val="00A716DB"/>
    <w:rsid w:val="00A7484D"/>
    <w:rsid w:val="00A840CD"/>
    <w:rsid w:val="00A85370"/>
    <w:rsid w:val="00A85628"/>
    <w:rsid w:val="00A9006B"/>
    <w:rsid w:val="00A913E3"/>
    <w:rsid w:val="00A91EBE"/>
    <w:rsid w:val="00A925FE"/>
    <w:rsid w:val="00AA0BC2"/>
    <w:rsid w:val="00AA5187"/>
    <w:rsid w:val="00AA6615"/>
    <w:rsid w:val="00AB07D0"/>
    <w:rsid w:val="00AB2B04"/>
    <w:rsid w:val="00AB4298"/>
    <w:rsid w:val="00AB6795"/>
    <w:rsid w:val="00AB68D9"/>
    <w:rsid w:val="00AC1D1A"/>
    <w:rsid w:val="00AC4147"/>
    <w:rsid w:val="00AC4689"/>
    <w:rsid w:val="00AC60B9"/>
    <w:rsid w:val="00AC6F41"/>
    <w:rsid w:val="00AD0447"/>
    <w:rsid w:val="00AD1206"/>
    <w:rsid w:val="00AD1E9C"/>
    <w:rsid w:val="00AD325E"/>
    <w:rsid w:val="00AD4E6F"/>
    <w:rsid w:val="00AD4F0F"/>
    <w:rsid w:val="00AD57E3"/>
    <w:rsid w:val="00AD6CD0"/>
    <w:rsid w:val="00AE26C8"/>
    <w:rsid w:val="00AE2B3D"/>
    <w:rsid w:val="00AF03FF"/>
    <w:rsid w:val="00AF0E9B"/>
    <w:rsid w:val="00AF1532"/>
    <w:rsid w:val="00AF23A4"/>
    <w:rsid w:val="00AF38F1"/>
    <w:rsid w:val="00AF4483"/>
    <w:rsid w:val="00B00E61"/>
    <w:rsid w:val="00B01EB2"/>
    <w:rsid w:val="00B02E14"/>
    <w:rsid w:val="00B03292"/>
    <w:rsid w:val="00B03EEC"/>
    <w:rsid w:val="00B07F7E"/>
    <w:rsid w:val="00B1092E"/>
    <w:rsid w:val="00B13031"/>
    <w:rsid w:val="00B15A27"/>
    <w:rsid w:val="00B2010A"/>
    <w:rsid w:val="00B220C2"/>
    <w:rsid w:val="00B225AE"/>
    <w:rsid w:val="00B23D58"/>
    <w:rsid w:val="00B24782"/>
    <w:rsid w:val="00B300F1"/>
    <w:rsid w:val="00B30D14"/>
    <w:rsid w:val="00B313A5"/>
    <w:rsid w:val="00B31982"/>
    <w:rsid w:val="00B342C0"/>
    <w:rsid w:val="00B40656"/>
    <w:rsid w:val="00B431E2"/>
    <w:rsid w:val="00B4400B"/>
    <w:rsid w:val="00B4401A"/>
    <w:rsid w:val="00B45F45"/>
    <w:rsid w:val="00B53939"/>
    <w:rsid w:val="00B54668"/>
    <w:rsid w:val="00B54DCA"/>
    <w:rsid w:val="00B56BFE"/>
    <w:rsid w:val="00B63785"/>
    <w:rsid w:val="00B65CB7"/>
    <w:rsid w:val="00B70188"/>
    <w:rsid w:val="00B70812"/>
    <w:rsid w:val="00B71E96"/>
    <w:rsid w:val="00B74753"/>
    <w:rsid w:val="00B74BC2"/>
    <w:rsid w:val="00B76CA6"/>
    <w:rsid w:val="00B77780"/>
    <w:rsid w:val="00B851A7"/>
    <w:rsid w:val="00B8540C"/>
    <w:rsid w:val="00B9133B"/>
    <w:rsid w:val="00B9366D"/>
    <w:rsid w:val="00B93C96"/>
    <w:rsid w:val="00BA275A"/>
    <w:rsid w:val="00BA3B30"/>
    <w:rsid w:val="00BA4D79"/>
    <w:rsid w:val="00BA50AA"/>
    <w:rsid w:val="00BB0070"/>
    <w:rsid w:val="00BB0954"/>
    <w:rsid w:val="00BB45C1"/>
    <w:rsid w:val="00BB497B"/>
    <w:rsid w:val="00BB665A"/>
    <w:rsid w:val="00BC1CAD"/>
    <w:rsid w:val="00BC2C2A"/>
    <w:rsid w:val="00BC4543"/>
    <w:rsid w:val="00BC489F"/>
    <w:rsid w:val="00BC7702"/>
    <w:rsid w:val="00BD03C3"/>
    <w:rsid w:val="00BD0AC9"/>
    <w:rsid w:val="00BD2875"/>
    <w:rsid w:val="00BD4F34"/>
    <w:rsid w:val="00BD5C31"/>
    <w:rsid w:val="00BD6B57"/>
    <w:rsid w:val="00BE1EE6"/>
    <w:rsid w:val="00BE2C0B"/>
    <w:rsid w:val="00BE3F8C"/>
    <w:rsid w:val="00BE5D7D"/>
    <w:rsid w:val="00BE7DA2"/>
    <w:rsid w:val="00BF393F"/>
    <w:rsid w:val="00BF4BF3"/>
    <w:rsid w:val="00BF7F42"/>
    <w:rsid w:val="00C00F01"/>
    <w:rsid w:val="00C0222C"/>
    <w:rsid w:val="00C042A3"/>
    <w:rsid w:val="00C05D3C"/>
    <w:rsid w:val="00C07CFB"/>
    <w:rsid w:val="00C11B58"/>
    <w:rsid w:val="00C14313"/>
    <w:rsid w:val="00C2193C"/>
    <w:rsid w:val="00C223A4"/>
    <w:rsid w:val="00C2294A"/>
    <w:rsid w:val="00C24A86"/>
    <w:rsid w:val="00C31B36"/>
    <w:rsid w:val="00C3276A"/>
    <w:rsid w:val="00C36EBD"/>
    <w:rsid w:val="00C37F45"/>
    <w:rsid w:val="00C42092"/>
    <w:rsid w:val="00C42114"/>
    <w:rsid w:val="00C46161"/>
    <w:rsid w:val="00C470D4"/>
    <w:rsid w:val="00C538A3"/>
    <w:rsid w:val="00C5442C"/>
    <w:rsid w:val="00C571E0"/>
    <w:rsid w:val="00C573F1"/>
    <w:rsid w:val="00C60D79"/>
    <w:rsid w:val="00C62811"/>
    <w:rsid w:val="00C64274"/>
    <w:rsid w:val="00C66AE8"/>
    <w:rsid w:val="00C675E4"/>
    <w:rsid w:val="00C6768B"/>
    <w:rsid w:val="00C74D47"/>
    <w:rsid w:val="00C7644D"/>
    <w:rsid w:val="00C77ACA"/>
    <w:rsid w:val="00C77DFF"/>
    <w:rsid w:val="00C83243"/>
    <w:rsid w:val="00C86961"/>
    <w:rsid w:val="00C94716"/>
    <w:rsid w:val="00C96168"/>
    <w:rsid w:val="00C96D20"/>
    <w:rsid w:val="00C97D33"/>
    <w:rsid w:val="00CA05B4"/>
    <w:rsid w:val="00CA1498"/>
    <w:rsid w:val="00CA3D7B"/>
    <w:rsid w:val="00CA487A"/>
    <w:rsid w:val="00CA5B17"/>
    <w:rsid w:val="00CB07BC"/>
    <w:rsid w:val="00CB3B37"/>
    <w:rsid w:val="00CB5C9B"/>
    <w:rsid w:val="00CB794F"/>
    <w:rsid w:val="00CC4ABA"/>
    <w:rsid w:val="00CC7217"/>
    <w:rsid w:val="00CC7659"/>
    <w:rsid w:val="00CC7895"/>
    <w:rsid w:val="00CD3C3C"/>
    <w:rsid w:val="00CD3FD2"/>
    <w:rsid w:val="00CD74A0"/>
    <w:rsid w:val="00CE3D74"/>
    <w:rsid w:val="00CF124A"/>
    <w:rsid w:val="00CF3AB2"/>
    <w:rsid w:val="00CF451E"/>
    <w:rsid w:val="00D00AF0"/>
    <w:rsid w:val="00D052D0"/>
    <w:rsid w:val="00D06513"/>
    <w:rsid w:val="00D130CF"/>
    <w:rsid w:val="00D154FA"/>
    <w:rsid w:val="00D16A84"/>
    <w:rsid w:val="00D16EC5"/>
    <w:rsid w:val="00D20921"/>
    <w:rsid w:val="00D2118D"/>
    <w:rsid w:val="00D21596"/>
    <w:rsid w:val="00D24200"/>
    <w:rsid w:val="00D2616F"/>
    <w:rsid w:val="00D310F3"/>
    <w:rsid w:val="00D32437"/>
    <w:rsid w:val="00D329AA"/>
    <w:rsid w:val="00D32CAA"/>
    <w:rsid w:val="00D34418"/>
    <w:rsid w:val="00D37E1C"/>
    <w:rsid w:val="00D40291"/>
    <w:rsid w:val="00D42983"/>
    <w:rsid w:val="00D43CCE"/>
    <w:rsid w:val="00D46430"/>
    <w:rsid w:val="00D50AE1"/>
    <w:rsid w:val="00D55167"/>
    <w:rsid w:val="00D579CA"/>
    <w:rsid w:val="00D6022B"/>
    <w:rsid w:val="00D6572E"/>
    <w:rsid w:val="00D66631"/>
    <w:rsid w:val="00D67627"/>
    <w:rsid w:val="00D71BEB"/>
    <w:rsid w:val="00D7283E"/>
    <w:rsid w:val="00D736FF"/>
    <w:rsid w:val="00D738C4"/>
    <w:rsid w:val="00D754BE"/>
    <w:rsid w:val="00D75A3E"/>
    <w:rsid w:val="00D81EAB"/>
    <w:rsid w:val="00D83C8D"/>
    <w:rsid w:val="00D86FA2"/>
    <w:rsid w:val="00D92338"/>
    <w:rsid w:val="00D9441C"/>
    <w:rsid w:val="00D944C9"/>
    <w:rsid w:val="00D95225"/>
    <w:rsid w:val="00D968FD"/>
    <w:rsid w:val="00DA0BCD"/>
    <w:rsid w:val="00DA3388"/>
    <w:rsid w:val="00DA3EDD"/>
    <w:rsid w:val="00DA54A6"/>
    <w:rsid w:val="00DA7467"/>
    <w:rsid w:val="00DB0F23"/>
    <w:rsid w:val="00DB1188"/>
    <w:rsid w:val="00DB30C7"/>
    <w:rsid w:val="00DB3317"/>
    <w:rsid w:val="00DC1660"/>
    <w:rsid w:val="00DC206B"/>
    <w:rsid w:val="00DC6980"/>
    <w:rsid w:val="00DD2A42"/>
    <w:rsid w:val="00DD63A8"/>
    <w:rsid w:val="00DD6B10"/>
    <w:rsid w:val="00DE0171"/>
    <w:rsid w:val="00DE2226"/>
    <w:rsid w:val="00DE297B"/>
    <w:rsid w:val="00DE425B"/>
    <w:rsid w:val="00DE5119"/>
    <w:rsid w:val="00DF0429"/>
    <w:rsid w:val="00DF173A"/>
    <w:rsid w:val="00DF2BD2"/>
    <w:rsid w:val="00DF3002"/>
    <w:rsid w:val="00DF50C0"/>
    <w:rsid w:val="00E004C3"/>
    <w:rsid w:val="00E05409"/>
    <w:rsid w:val="00E07B6C"/>
    <w:rsid w:val="00E12E15"/>
    <w:rsid w:val="00E131A9"/>
    <w:rsid w:val="00E26FAD"/>
    <w:rsid w:val="00E31D9E"/>
    <w:rsid w:val="00E3400F"/>
    <w:rsid w:val="00E36884"/>
    <w:rsid w:val="00E36B13"/>
    <w:rsid w:val="00E40FE6"/>
    <w:rsid w:val="00E45E76"/>
    <w:rsid w:val="00E50AF9"/>
    <w:rsid w:val="00E5206F"/>
    <w:rsid w:val="00E52479"/>
    <w:rsid w:val="00E52A29"/>
    <w:rsid w:val="00E534EA"/>
    <w:rsid w:val="00E54C9A"/>
    <w:rsid w:val="00E575E7"/>
    <w:rsid w:val="00E64501"/>
    <w:rsid w:val="00E648E0"/>
    <w:rsid w:val="00E64958"/>
    <w:rsid w:val="00E651B9"/>
    <w:rsid w:val="00E66CD1"/>
    <w:rsid w:val="00E67459"/>
    <w:rsid w:val="00E71AC3"/>
    <w:rsid w:val="00E73037"/>
    <w:rsid w:val="00E73E88"/>
    <w:rsid w:val="00E75B06"/>
    <w:rsid w:val="00E76546"/>
    <w:rsid w:val="00E769A1"/>
    <w:rsid w:val="00E841F4"/>
    <w:rsid w:val="00E85B2D"/>
    <w:rsid w:val="00E911DE"/>
    <w:rsid w:val="00E922FB"/>
    <w:rsid w:val="00E9797D"/>
    <w:rsid w:val="00E97E6B"/>
    <w:rsid w:val="00EA15DF"/>
    <w:rsid w:val="00EA22BA"/>
    <w:rsid w:val="00EA277F"/>
    <w:rsid w:val="00EA30EC"/>
    <w:rsid w:val="00EA44F3"/>
    <w:rsid w:val="00EB0F10"/>
    <w:rsid w:val="00EB562C"/>
    <w:rsid w:val="00EB5A84"/>
    <w:rsid w:val="00EB7AEC"/>
    <w:rsid w:val="00EC424D"/>
    <w:rsid w:val="00EC43FA"/>
    <w:rsid w:val="00EC73E1"/>
    <w:rsid w:val="00ED0140"/>
    <w:rsid w:val="00ED04A7"/>
    <w:rsid w:val="00ED3BCF"/>
    <w:rsid w:val="00ED4EEF"/>
    <w:rsid w:val="00ED5487"/>
    <w:rsid w:val="00ED6AA5"/>
    <w:rsid w:val="00EE1954"/>
    <w:rsid w:val="00EE31E5"/>
    <w:rsid w:val="00EE3D59"/>
    <w:rsid w:val="00EE6D33"/>
    <w:rsid w:val="00EF1CF1"/>
    <w:rsid w:val="00EF334A"/>
    <w:rsid w:val="00EF39AF"/>
    <w:rsid w:val="00EF4037"/>
    <w:rsid w:val="00EF439E"/>
    <w:rsid w:val="00EF598C"/>
    <w:rsid w:val="00EF77E9"/>
    <w:rsid w:val="00F01BF8"/>
    <w:rsid w:val="00F03A51"/>
    <w:rsid w:val="00F047EB"/>
    <w:rsid w:val="00F113C5"/>
    <w:rsid w:val="00F119A8"/>
    <w:rsid w:val="00F11BA5"/>
    <w:rsid w:val="00F140D0"/>
    <w:rsid w:val="00F15F90"/>
    <w:rsid w:val="00F16FCE"/>
    <w:rsid w:val="00F176EF"/>
    <w:rsid w:val="00F203E4"/>
    <w:rsid w:val="00F218DA"/>
    <w:rsid w:val="00F22CBA"/>
    <w:rsid w:val="00F270A6"/>
    <w:rsid w:val="00F3043A"/>
    <w:rsid w:val="00F31E03"/>
    <w:rsid w:val="00F346BB"/>
    <w:rsid w:val="00F3548D"/>
    <w:rsid w:val="00F362BF"/>
    <w:rsid w:val="00F422D6"/>
    <w:rsid w:val="00F47FF0"/>
    <w:rsid w:val="00F50835"/>
    <w:rsid w:val="00F512B7"/>
    <w:rsid w:val="00F540E4"/>
    <w:rsid w:val="00F54ACA"/>
    <w:rsid w:val="00F579D4"/>
    <w:rsid w:val="00F654EC"/>
    <w:rsid w:val="00F67986"/>
    <w:rsid w:val="00F71EC4"/>
    <w:rsid w:val="00F72DD0"/>
    <w:rsid w:val="00F73F5F"/>
    <w:rsid w:val="00F74C44"/>
    <w:rsid w:val="00F74CE5"/>
    <w:rsid w:val="00F75DFA"/>
    <w:rsid w:val="00F80BFE"/>
    <w:rsid w:val="00F826A5"/>
    <w:rsid w:val="00F83697"/>
    <w:rsid w:val="00F84CDC"/>
    <w:rsid w:val="00F85FEE"/>
    <w:rsid w:val="00F9375A"/>
    <w:rsid w:val="00F93BEC"/>
    <w:rsid w:val="00F95A7A"/>
    <w:rsid w:val="00F97E5F"/>
    <w:rsid w:val="00FA0C77"/>
    <w:rsid w:val="00FA576A"/>
    <w:rsid w:val="00FA6058"/>
    <w:rsid w:val="00FA6608"/>
    <w:rsid w:val="00FA6884"/>
    <w:rsid w:val="00FA701C"/>
    <w:rsid w:val="00FB06AF"/>
    <w:rsid w:val="00FB2F85"/>
    <w:rsid w:val="00FB2FB0"/>
    <w:rsid w:val="00FB3378"/>
    <w:rsid w:val="00FB4940"/>
    <w:rsid w:val="00FB6281"/>
    <w:rsid w:val="00FC0813"/>
    <w:rsid w:val="00FC12FC"/>
    <w:rsid w:val="00FC1BC2"/>
    <w:rsid w:val="00FC2C8A"/>
    <w:rsid w:val="00FC3CDE"/>
    <w:rsid w:val="00FC7FF1"/>
    <w:rsid w:val="00FD08E7"/>
    <w:rsid w:val="00FD73F5"/>
    <w:rsid w:val="00FD7C37"/>
    <w:rsid w:val="00FD7FF1"/>
    <w:rsid w:val="00FE052F"/>
    <w:rsid w:val="00FE108A"/>
    <w:rsid w:val="00FE23F6"/>
    <w:rsid w:val="00FE27DB"/>
    <w:rsid w:val="00FE2A78"/>
    <w:rsid w:val="00FE2F1C"/>
    <w:rsid w:val="00FE6328"/>
    <w:rsid w:val="00FE6600"/>
    <w:rsid w:val="00FE7DBF"/>
    <w:rsid w:val="00FF3709"/>
    <w:rsid w:val="00FF3C70"/>
    <w:rsid w:val="00FF3ED8"/>
    <w:rsid w:val="00FF5F06"/>
    <w:rsid w:val="00FF6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8A14C"/>
  <w15:docId w15:val="{851E8DB3-5E19-4CBF-8CF7-DE745BE55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0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F512B7"/>
    <w:pPr>
      <w:ind w:left="720"/>
      <w:contextualSpacing/>
    </w:pPr>
  </w:style>
  <w:style w:type="paragraph" w:styleId="Header">
    <w:name w:val="header"/>
    <w:basedOn w:val="Normal"/>
    <w:link w:val="HeaderChar"/>
    <w:uiPriority w:val="99"/>
    <w:unhideWhenUsed/>
    <w:rsid w:val="000C7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8C2"/>
  </w:style>
  <w:style w:type="paragraph" w:styleId="Footer">
    <w:name w:val="footer"/>
    <w:basedOn w:val="Normal"/>
    <w:link w:val="FooterChar"/>
    <w:uiPriority w:val="99"/>
    <w:unhideWhenUsed/>
    <w:rsid w:val="000C7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8C2"/>
  </w:style>
  <w:style w:type="paragraph" w:styleId="BalloonText">
    <w:name w:val="Balloon Text"/>
    <w:basedOn w:val="Normal"/>
    <w:link w:val="BalloonTextChar"/>
    <w:uiPriority w:val="99"/>
    <w:semiHidden/>
    <w:unhideWhenUsed/>
    <w:rsid w:val="004D37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3711"/>
    <w:rPr>
      <w:rFonts w:ascii="Segoe UI" w:hAnsi="Segoe UI" w:cs="Segoe UI"/>
      <w:sz w:val="18"/>
      <w:szCs w:val="18"/>
    </w:rPr>
  </w:style>
  <w:style w:type="character" w:customStyle="1" w:styleId="ListParagraphChar">
    <w:name w:val="List Paragraph Char"/>
    <w:basedOn w:val="DefaultParagraphFont"/>
    <w:link w:val="ListParagraph"/>
    <w:rsid w:val="00D40291"/>
  </w:style>
  <w:style w:type="character" w:styleId="Emphasis">
    <w:name w:val="Emphasis"/>
    <w:rsid w:val="000760D9"/>
    <w:rPr>
      <w:i/>
      <w:iCs/>
    </w:rPr>
  </w:style>
  <w:style w:type="character" w:styleId="CommentReference">
    <w:name w:val="annotation reference"/>
    <w:basedOn w:val="DefaultParagraphFont"/>
    <w:uiPriority w:val="99"/>
    <w:semiHidden/>
    <w:unhideWhenUsed/>
    <w:rsid w:val="00797EF6"/>
    <w:rPr>
      <w:sz w:val="16"/>
      <w:szCs w:val="16"/>
    </w:rPr>
  </w:style>
  <w:style w:type="paragraph" w:styleId="CommentText">
    <w:name w:val="annotation text"/>
    <w:basedOn w:val="Normal"/>
    <w:link w:val="CommentTextChar"/>
    <w:uiPriority w:val="99"/>
    <w:unhideWhenUsed/>
    <w:rsid w:val="00797EF6"/>
    <w:pPr>
      <w:spacing w:line="240" w:lineRule="auto"/>
    </w:pPr>
    <w:rPr>
      <w:sz w:val="20"/>
      <w:szCs w:val="20"/>
    </w:rPr>
  </w:style>
  <w:style w:type="character" w:customStyle="1" w:styleId="CommentTextChar">
    <w:name w:val="Comment Text Char"/>
    <w:basedOn w:val="DefaultParagraphFont"/>
    <w:link w:val="CommentText"/>
    <w:uiPriority w:val="99"/>
    <w:rsid w:val="00797EF6"/>
    <w:rPr>
      <w:sz w:val="20"/>
      <w:szCs w:val="20"/>
    </w:rPr>
  </w:style>
  <w:style w:type="paragraph" w:styleId="CommentSubject">
    <w:name w:val="annotation subject"/>
    <w:basedOn w:val="CommentText"/>
    <w:next w:val="CommentText"/>
    <w:link w:val="CommentSubjectChar"/>
    <w:uiPriority w:val="99"/>
    <w:semiHidden/>
    <w:unhideWhenUsed/>
    <w:rsid w:val="00797EF6"/>
    <w:rPr>
      <w:b/>
      <w:bCs/>
    </w:rPr>
  </w:style>
  <w:style w:type="character" w:customStyle="1" w:styleId="CommentSubjectChar">
    <w:name w:val="Comment Subject Char"/>
    <w:basedOn w:val="CommentTextChar"/>
    <w:link w:val="CommentSubject"/>
    <w:uiPriority w:val="99"/>
    <w:semiHidden/>
    <w:rsid w:val="00797EF6"/>
    <w:rPr>
      <w:b/>
      <w:bCs/>
      <w:sz w:val="20"/>
      <w:szCs w:val="20"/>
    </w:rPr>
  </w:style>
  <w:style w:type="character" w:customStyle="1" w:styleId="cf01">
    <w:name w:val="cf01"/>
    <w:basedOn w:val="DefaultParagraphFont"/>
    <w:rsid w:val="00B02E14"/>
    <w:rPr>
      <w:rFonts w:ascii="Segoe UI" w:hAnsi="Segoe UI" w:cs="Segoe UI" w:hint="default"/>
      <w:sz w:val="18"/>
      <w:szCs w:val="18"/>
    </w:rPr>
  </w:style>
  <w:style w:type="character" w:styleId="Hyperlink">
    <w:name w:val="Hyperlink"/>
    <w:basedOn w:val="DefaultParagraphFont"/>
    <w:uiPriority w:val="99"/>
    <w:unhideWhenUsed/>
    <w:rsid w:val="009B419F"/>
    <w:rPr>
      <w:color w:val="0563C1" w:themeColor="hyperlink"/>
      <w:u w:val="single"/>
    </w:rPr>
  </w:style>
  <w:style w:type="character" w:styleId="UnresolvedMention">
    <w:name w:val="Unresolved Mention"/>
    <w:basedOn w:val="DefaultParagraphFont"/>
    <w:uiPriority w:val="99"/>
    <w:semiHidden/>
    <w:unhideWhenUsed/>
    <w:rsid w:val="009B419F"/>
    <w:rPr>
      <w:color w:val="605E5C"/>
      <w:shd w:val="clear" w:color="auto" w:fill="E1DFDD"/>
    </w:rPr>
  </w:style>
  <w:style w:type="paragraph" w:styleId="Revision">
    <w:name w:val="Revision"/>
    <w:hidden/>
    <w:uiPriority w:val="99"/>
    <w:semiHidden/>
    <w:rsid w:val="00AB67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18470">
      <w:bodyDiv w:val="1"/>
      <w:marLeft w:val="0"/>
      <w:marRight w:val="0"/>
      <w:marTop w:val="0"/>
      <w:marBottom w:val="0"/>
      <w:divBdr>
        <w:top w:val="none" w:sz="0" w:space="0" w:color="auto"/>
        <w:left w:val="none" w:sz="0" w:space="0" w:color="auto"/>
        <w:bottom w:val="none" w:sz="0" w:space="0" w:color="auto"/>
        <w:right w:val="none" w:sz="0" w:space="0" w:color="auto"/>
      </w:divBdr>
    </w:div>
    <w:div w:id="613369184">
      <w:bodyDiv w:val="1"/>
      <w:marLeft w:val="0"/>
      <w:marRight w:val="0"/>
      <w:marTop w:val="0"/>
      <w:marBottom w:val="0"/>
      <w:divBdr>
        <w:top w:val="none" w:sz="0" w:space="0" w:color="auto"/>
        <w:left w:val="none" w:sz="0" w:space="0" w:color="auto"/>
        <w:bottom w:val="none" w:sz="0" w:space="0" w:color="auto"/>
        <w:right w:val="none" w:sz="0" w:space="0" w:color="auto"/>
      </w:divBdr>
    </w:div>
    <w:div w:id="730150776">
      <w:bodyDiv w:val="1"/>
      <w:marLeft w:val="0"/>
      <w:marRight w:val="0"/>
      <w:marTop w:val="0"/>
      <w:marBottom w:val="0"/>
      <w:divBdr>
        <w:top w:val="none" w:sz="0" w:space="0" w:color="auto"/>
        <w:left w:val="none" w:sz="0" w:space="0" w:color="auto"/>
        <w:bottom w:val="none" w:sz="0" w:space="0" w:color="auto"/>
        <w:right w:val="none" w:sz="0" w:space="0" w:color="auto"/>
      </w:divBdr>
    </w:div>
    <w:div w:id="2068213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ekretariat@sukorejo.rs-primahusada.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yb.com"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ackupdatamarketingphs@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sekretariat@sukorejo.rs-primahusada.com" TargetMode="External"/><Relationship Id="rId4" Type="http://schemas.openxmlformats.org/officeDocument/2006/relationships/settings" Target="settings.xml"/><Relationship Id="rId9" Type="http://schemas.openxmlformats.org/officeDocument/2006/relationships/hyperlink" Target="mailto:backupdatamarketingphs@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42149-831E-455F-9D65-F541B9F54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7431</Words>
  <Characters>42361</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Galih Aditya</dc:creator>
  <cp:keywords/>
  <dc:description/>
  <cp:lastModifiedBy>SEKRE-1</cp:lastModifiedBy>
  <cp:revision>7</cp:revision>
  <cp:lastPrinted>2022-06-24T02:46:00Z</cp:lastPrinted>
  <dcterms:created xsi:type="dcterms:W3CDTF">2024-06-19T09:28:00Z</dcterms:created>
  <dcterms:modified xsi:type="dcterms:W3CDTF">2024-06-21T06:27:00Z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b600bf3-54ae-4595-bfc0-4225f2e608de_Enabled">
    <vt:lpwstr>true</vt:lpwstr>
  </property>
  <property fmtid="{D5CDD505-2E9C-101B-9397-08002B2CF9AE}" pid="3" name="MSIP_Label_ab600bf3-54ae-4595-bfc0-4225f2e608de_SetDate">
    <vt:lpwstr>2024-04-18T22:04:58Z</vt:lpwstr>
  </property>
  <property fmtid="{D5CDD505-2E9C-101B-9397-08002B2CF9AE}" pid="4" name="MSIP_Label_ab600bf3-54ae-4595-bfc0-4225f2e608de_Method">
    <vt:lpwstr>Standard</vt:lpwstr>
  </property>
  <property fmtid="{D5CDD505-2E9C-101B-9397-08002B2CF9AE}" pid="5" name="MSIP_Label_ab600bf3-54ae-4595-bfc0-4225f2e608de_Name">
    <vt:lpwstr>ab600bf3-54ae-4595-bfc0-4225f2e608de</vt:lpwstr>
  </property>
  <property fmtid="{D5CDD505-2E9C-101B-9397-08002B2CF9AE}" pid="6" name="MSIP_Label_ab600bf3-54ae-4595-bfc0-4225f2e608de_SiteId">
    <vt:lpwstr>fbe62081-06d8-481d-baa0-34149cfefa5f</vt:lpwstr>
  </property>
  <property fmtid="{D5CDD505-2E9C-101B-9397-08002B2CF9AE}" pid="7" name="MSIP_Label_ab600bf3-54ae-4595-bfc0-4225f2e608de_ActionId">
    <vt:lpwstr>6b947857-79e1-46aa-979a-ca42befb909c</vt:lpwstr>
  </property>
  <property fmtid="{D5CDD505-2E9C-101B-9397-08002B2CF9AE}" pid="8" name="MSIP_Label_ab600bf3-54ae-4595-bfc0-4225f2e608de_ContentBits">
    <vt:lpwstr>0</vt:lpwstr>
  </property>
</Properties>
</file>