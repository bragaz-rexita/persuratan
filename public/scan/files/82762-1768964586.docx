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F5837" w14:textId="77777777" w:rsidR="009A44FA" w:rsidRDefault="009A44FA">
      <w:pPr>
        <w:widowControl w:val="0"/>
        <w:spacing w:after="0" w:line="276" w:lineRule="auto"/>
        <w:rPr>
          <w:rFonts w:ascii="Arial" w:eastAsia="Arial" w:hAnsi="Arial" w:cs="Arial"/>
          <w:color w:val="000000"/>
        </w:rPr>
      </w:pPr>
    </w:p>
    <w:tbl>
      <w:tblPr>
        <w:tblStyle w:val="Style39"/>
        <w:tblW w:w="10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3588"/>
        <w:gridCol w:w="305"/>
        <w:gridCol w:w="532"/>
        <w:gridCol w:w="703"/>
        <w:gridCol w:w="284"/>
        <w:gridCol w:w="283"/>
        <w:gridCol w:w="1666"/>
        <w:gridCol w:w="2308"/>
        <w:gridCol w:w="73"/>
        <w:gridCol w:w="477"/>
      </w:tblGrid>
      <w:tr w:rsidR="009A44FA" w14:paraId="09F81ECE" w14:textId="77777777">
        <w:trPr>
          <w:trHeight w:val="569"/>
        </w:trPr>
        <w:tc>
          <w:tcPr>
            <w:tcW w:w="10756" w:type="dxa"/>
            <w:gridSpan w:val="11"/>
            <w:tcBorders>
              <w:top w:val="nil"/>
              <w:left w:val="nil"/>
              <w:bottom w:val="nil"/>
              <w:right w:val="nil"/>
            </w:tcBorders>
          </w:tcPr>
          <w:p w14:paraId="2267EC28" w14:textId="77777777" w:rsidR="009A44FA" w:rsidRDefault="00C03B6E">
            <w:pPr>
              <w:spacing w:after="0" w:line="240" w:lineRule="auto"/>
              <w:jc w:val="center"/>
              <w:rPr>
                <w:b/>
                <w:color w:val="000000"/>
                <w:sz w:val="24"/>
                <w:szCs w:val="24"/>
              </w:rPr>
            </w:pPr>
            <w:r>
              <w:rPr>
                <w:b/>
                <w:color w:val="000000"/>
                <w:sz w:val="24"/>
                <w:szCs w:val="24"/>
              </w:rPr>
              <w:t>PERJANJIAN KERJA SAMA</w:t>
            </w:r>
          </w:p>
          <w:p w14:paraId="07DB7A86" w14:textId="77777777" w:rsidR="009A44FA" w:rsidRDefault="00C03B6E">
            <w:pPr>
              <w:spacing w:after="0" w:line="240" w:lineRule="auto"/>
              <w:jc w:val="center"/>
              <w:rPr>
                <w:b/>
                <w:color w:val="000000"/>
                <w:sz w:val="24"/>
                <w:szCs w:val="24"/>
              </w:rPr>
            </w:pPr>
            <w:r>
              <w:rPr>
                <w:b/>
                <w:color w:val="000000"/>
                <w:sz w:val="24"/>
                <w:szCs w:val="24"/>
              </w:rPr>
              <w:t>LAYANAN KESEHATAN</w:t>
            </w:r>
          </w:p>
        </w:tc>
      </w:tr>
      <w:tr w:rsidR="009A44FA" w14:paraId="55D64380" w14:textId="77777777">
        <w:trPr>
          <w:trHeight w:val="109"/>
        </w:trPr>
        <w:tc>
          <w:tcPr>
            <w:tcW w:w="10756" w:type="dxa"/>
            <w:gridSpan w:val="11"/>
            <w:tcBorders>
              <w:top w:val="nil"/>
              <w:left w:val="nil"/>
              <w:bottom w:val="nil"/>
              <w:right w:val="nil"/>
            </w:tcBorders>
          </w:tcPr>
          <w:p w14:paraId="0EC27A30" w14:textId="77777777" w:rsidR="009A44FA" w:rsidRDefault="00C03B6E">
            <w:pPr>
              <w:spacing w:after="0" w:line="240" w:lineRule="auto"/>
              <w:jc w:val="center"/>
              <w:rPr>
                <w:b/>
                <w:color w:val="000000"/>
                <w:sz w:val="24"/>
                <w:szCs w:val="24"/>
              </w:rPr>
            </w:pPr>
            <w:r>
              <w:rPr>
                <w:b/>
                <w:color w:val="000000"/>
                <w:sz w:val="24"/>
                <w:szCs w:val="24"/>
              </w:rPr>
              <w:t xml:space="preserve">No. Halodoc: </w:t>
            </w:r>
            <w:r>
              <w:rPr>
                <w:b/>
                <w:color w:val="000000"/>
                <w:sz w:val="24"/>
                <w:szCs w:val="24"/>
                <w:highlight w:val="yellow"/>
              </w:rPr>
              <w:t>___</w:t>
            </w:r>
          </w:p>
        </w:tc>
      </w:tr>
      <w:tr w:rsidR="009A44FA" w14:paraId="4A5BEA3B" w14:textId="77777777">
        <w:trPr>
          <w:trHeight w:val="109"/>
        </w:trPr>
        <w:tc>
          <w:tcPr>
            <w:tcW w:w="10756" w:type="dxa"/>
            <w:gridSpan w:val="11"/>
            <w:tcBorders>
              <w:top w:val="nil"/>
              <w:left w:val="nil"/>
              <w:bottom w:val="nil"/>
              <w:right w:val="nil"/>
            </w:tcBorders>
          </w:tcPr>
          <w:p w14:paraId="17E86AF5" w14:textId="77777777" w:rsidR="009A44FA" w:rsidRDefault="00C03B6E">
            <w:pPr>
              <w:spacing w:after="0" w:line="240" w:lineRule="auto"/>
              <w:jc w:val="center"/>
              <w:rPr>
                <w:b/>
                <w:color w:val="000000"/>
                <w:sz w:val="24"/>
                <w:szCs w:val="24"/>
              </w:rPr>
            </w:pPr>
            <w:r>
              <w:rPr>
                <w:b/>
                <w:color w:val="000000"/>
                <w:sz w:val="24"/>
                <w:szCs w:val="24"/>
              </w:rPr>
              <w:t xml:space="preserve">No. Mitra: </w:t>
            </w:r>
            <w:permStart w:id="752419036" w:edGrp="everyone"/>
            <w:r>
              <w:rPr>
                <w:b/>
                <w:color w:val="000000"/>
                <w:sz w:val="24"/>
                <w:szCs w:val="24"/>
                <w:highlight w:val="yellow"/>
              </w:rPr>
              <w:t>___</w:t>
            </w:r>
            <w:permEnd w:id="752419036"/>
          </w:p>
        </w:tc>
      </w:tr>
      <w:tr w:rsidR="009A44FA" w14:paraId="149172CC" w14:textId="77777777">
        <w:trPr>
          <w:trHeight w:val="300"/>
        </w:trPr>
        <w:tc>
          <w:tcPr>
            <w:tcW w:w="5665" w:type="dxa"/>
            <w:gridSpan w:val="5"/>
            <w:tcBorders>
              <w:top w:val="nil"/>
              <w:left w:val="nil"/>
              <w:bottom w:val="nil"/>
              <w:right w:val="nil"/>
            </w:tcBorders>
            <w:shd w:val="clear" w:color="auto" w:fill="auto"/>
          </w:tcPr>
          <w:p w14:paraId="4335C03C" w14:textId="77777777" w:rsidR="009A44FA" w:rsidRDefault="00C03B6E">
            <w:pPr>
              <w:spacing w:after="0" w:line="240" w:lineRule="auto"/>
              <w:rPr>
                <w:b/>
                <w:color w:val="000000"/>
                <w:sz w:val="18"/>
                <w:szCs w:val="18"/>
              </w:rPr>
            </w:pPr>
            <w:r>
              <w:rPr>
                <w:b/>
                <w:color w:val="000000"/>
                <w:sz w:val="18"/>
                <w:szCs w:val="18"/>
              </w:rPr>
              <w:t xml:space="preserve">Tanggal Efektif Perjanjian: </w:t>
            </w:r>
            <w:r>
              <w:rPr>
                <w:b/>
                <w:color w:val="000000"/>
                <w:sz w:val="18"/>
                <w:szCs w:val="18"/>
                <w:highlight w:val="yellow"/>
              </w:rPr>
              <w:t>___</w:t>
            </w:r>
          </w:p>
          <w:p w14:paraId="001C9FBB" w14:textId="77777777" w:rsidR="009A44FA" w:rsidRDefault="009A44FA">
            <w:pPr>
              <w:spacing w:after="0" w:line="240" w:lineRule="auto"/>
              <w:rPr>
                <w:b/>
                <w:color w:val="000000"/>
                <w:sz w:val="18"/>
                <w:szCs w:val="18"/>
              </w:rPr>
            </w:pPr>
          </w:p>
        </w:tc>
        <w:tc>
          <w:tcPr>
            <w:tcW w:w="284" w:type="dxa"/>
            <w:tcBorders>
              <w:top w:val="nil"/>
              <w:left w:val="nil"/>
              <w:bottom w:val="nil"/>
              <w:right w:val="nil"/>
            </w:tcBorders>
            <w:shd w:val="clear" w:color="auto" w:fill="auto"/>
          </w:tcPr>
          <w:p w14:paraId="65288BEB" w14:textId="77777777" w:rsidR="009A44FA" w:rsidRDefault="009A44FA">
            <w:pPr>
              <w:spacing w:after="0" w:line="240" w:lineRule="auto"/>
              <w:rPr>
                <w:sz w:val="18"/>
                <w:szCs w:val="18"/>
              </w:rPr>
            </w:pPr>
          </w:p>
        </w:tc>
        <w:tc>
          <w:tcPr>
            <w:tcW w:w="4330" w:type="dxa"/>
            <w:gridSpan w:val="4"/>
            <w:tcBorders>
              <w:top w:val="nil"/>
              <w:left w:val="nil"/>
              <w:bottom w:val="nil"/>
              <w:right w:val="nil"/>
            </w:tcBorders>
            <w:shd w:val="clear" w:color="auto" w:fill="auto"/>
            <w:vAlign w:val="bottom"/>
          </w:tcPr>
          <w:p w14:paraId="5F8C9F0C" w14:textId="77777777" w:rsidR="009A44FA" w:rsidRDefault="009A44FA">
            <w:pPr>
              <w:spacing w:after="0" w:line="240" w:lineRule="auto"/>
              <w:rPr>
                <w:sz w:val="18"/>
                <w:szCs w:val="18"/>
              </w:rPr>
            </w:pPr>
          </w:p>
        </w:tc>
        <w:tc>
          <w:tcPr>
            <w:tcW w:w="477" w:type="dxa"/>
            <w:tcBorders>
              <w:top w:val="nil"/>
              <w:left w:val="nil"/>
              <w:bottom w:val="nil"/>
              <w:right w:val="nil"/>
            </w:tcBorders>
            <w:vAlign w:val="bottom"/>
          </w:tcPr>
          <w:p w14:paraId="30BE6E12" w14:textId="77777777" w:rsidR="009A44FA" w:rsidRDefault="009A44FA">
            <w:pPr>
              <w:spacing w:after="0" w:line="240" w:lineRule="auto"/>
              <w:rPr>
                <w:sz w:val="18"/>
                <w:szCs w:val="18"/>
              </w:rPr>
            </w:pPr>
          </w:p>
        </w:tc>
      </w:tr>
      <w:tr w:rsidR="009A44FA" w14:paraId="7B7E7EC6" w14:textId="77777777">
        <w:trPr>
          <w:trHeight w:val="402"/>
        </w:trPr>
        <w:tc>
          <w:tcPr>
            <w:tcW w:w="10756" w:type="dxa"/>
            <w:gridSpan w:val="11"/>
            <w:tcBorders>
              <w:top w:val="nil"/>
            </w:tcBorders>
            <w:shd w:val="clear" w:color="auto" w:fill="FF0000"/>
          </w:tcPr>
          <w:p w14:paraId="2AEDAFD0" w14:textId="77777777" w:rsidR="009A44FA" w:rsidRDefault="00C03B6E">
            <w:pPr>
              <w:spacing w:after="0" w:line="240" w:lineRule="auto"/>
              <w:jc w:val="center"/>
              <w:rPr>
                <w:b/>
                <w:color w:val="FFFFFF"/>
                <w:sz w:val="18"/>
                <w:szCs w:val="18"/>
              </w:rPr>
            </w:pPr>
            <w:r>
              <w:rPr>
                <w:b/>
                <w:color w:val="FFFFFF"/>
                <w:sz w:val="18"/>
                <w:szCs w:val="18"/>
              </w:rPr>
              <w:t>Informasi Mitra</w:t>
            </w:r>
          </w:p>
        </w:tc>
      </w:tr>
      <w:tr w:rsidR="009A44FA" w14:paraId="6F807397" w14:textId="77777777">
        <w:trPr>
          <w:trHeight w:val="499"/>
        </w:trPr>
        <w:tc>
          <w:tcPr>
            <w:tcW w:w="4125" w:type="dxa"/>
            <w:gridSpan w:val="2"/>
            <w:shd w:val="clear" w:color="auto" w:fill="auto"/>
          </w:tcPr>
          <w:p w14:paraId="3ED26552" w14:textId="77777777" w:rsidR="009A44FA" w:rsidRDefault="00C03B6E">
            <w:pPr>
              <w:spacing w:after="0" w:line="240" w:lineRule="auto"/>
              <w:rPr>
                <w:b/>
                <w:color w:val="000000"/>
                <w:sz w:val="18"/>
                <w:szCs w:val="18"/>
              </w:rPr>
            </w:pPr>
            <w:r>
              <w:rPr>
                <w:b/>
                <w:color w:val="000000"/>
                <w:sz w:val="18"/>
                <w:szCs w:val="18"/>
              </w:rPr>
              <w:t>Nama Perorangan/Perusahaan</w:t>
            </w:r>
            <w:r>
              <w:rPr>
                <w:b/>
                <w:color w:val="000000"/>
                <w:sz w:val="18"/>
                <w:szCs w:val="18"/>
              </w:rPr>
              <w:br/>
            </w:r>
          </w:p>
        </w:tc>
        <w:tc>
          <w:tcPr>
            <w:tcW w:w="305" w:type="dxa"/>
            <w:shd w:val="clear" w:color="auto" w:fill="auto"/>
          </w:tcPr>
          <w:p w14:paraId="2885CA24"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vAlign w:val="center"/>
          </w:tcPr>
          <w:p w14:paraId="2FA88844" w14:textId="77777777" w:rsidR="009A44FA" w:rsidRDefault="00C03B6E">
            <w:pPr>
              <w:spacing w:after="0" w:line="240" w:lineRule="auto"/>
              <w:rPr>
                <w:color w:val="000000"/>
                <w:sz w:val="18"/>
                <w:szCs w:val="18"/>
              </w:rPr>
            </w:pPr>
            <w:permStart w:id="2056079784" w:edGrp="everyone"/>
            <w:r>
              <w:rPr>
                <w:sz w:val="18"/>
                <w:szCs w:val="18"/>
                <w:highlight w:val="yellow"/>
              </w:rPr>
              <w:t>__</w:t>
            </w:r>
            <w:ins w:id="0" w:author="Muhammad Alfian" w:date="2023-05-15T13:28:00Z">
              <w:r>
                <w:t xml:space="preserve">PT. </w:t>
              </w:r>
            </w:ins>
            <w:ins w:id="1" w:author="Muhammad Alfian" w:date="2023-05-15T13:29:00Z">
              <w:r>
                <w:t>Disa Prima Medika</w:t>
              </w:r>
            </w:ins>
            <w:r>
              <w:rPr>
                <w:sz w:val="18"/>
                <w:szCs w:val="18"/>
                <w:highlight w:val="yellow"/>
              </w:rPr>
              <w:t>__</w:t>
            </w:r>
            <w:permEnd w:id="2056079784"/>
          </w:p>
        </w:tc>
      </w:tr>
      <w:tr w:rsidR="009A44FA" w14:paraId="51F3867E" w14:textId="77777777">
        <w:trPr>
          <w:trHeight w:val="499"/>
        </w:trPr>
        <w:tc>
          <w:tcPr>
            <w:tcW w:w="4125" w:type="dxa"/>
            <w:gridSpan w:val="2"/>
            <w:shd w:val="clear" w:color="auto" w:fill="auto"/>
          </w:tcPr>
          <w:p w14:paraId="2DDF4E5C" w14:textId="77777777" w:rsidR="009A44FA" w:rsidRDefault="00C03B6E">
            <w:pPr>
              <w:spacing w:after="0" w:line="240" w:lineRule="auto"/>
              <w:rPr>
                <w:b/>
                <w:color w:val="000000"/>
                <w:sz w:val="18"/>
                <w:szCs w:val="18"/>
              </w:rPr>
            </w:pPr>
            <w:r>
              <w:rPr>
                <w:b/>
                <w:color w:val="000000"/>
                <w:sz w:val="18"/>
                <w:szCs w:val="18"/>
              </w:rPr>
              <w:t>Nama Provider (Merek)</w:t>
            </w:r>
          </w:p>
        </w:tc>
        <w:tc>
          <w:tcPr>
            <w:tcW w:w="305" w:type="dxa"/>
            <w:shd w:val="clear" w:color="auto" w:fill="auto"/>
          </w:tcPr>
          <w:p w14:paraId="6ACDE57A"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vAlign w:val="center"/>
          </w:tcPr>
          <w:p w14:paraId="77E97327" w14:textId="77777777" w:rsidR="009A44FA" w:rsidRDefault="00C03B6E">
            <w:pPr>
              <w:spacing w:after="0" w:line="240" w:lineRule="auto"/>
              <w:rPr>
                <w:sz w:val="18"/>
                <w:szCs w:val="18"/>
                <w:highlight w:val="yellow"/>
              </w:rPr>
            </w:pPr>
            <w:permStart w:id="2031565400" w:edGrp="everyone"/>
            <w:r>
              <w:rPr>
                <w:sz w:val="18"/>
                <w:szCs w:val="18"/>
                <w:highlight w:val="yellow"/>
              </w:rPr>
              <w:t>_</w:t>
            </w:r>
            <w:ins w:id="2" w:author="Muhammad Alfian" w:date="2023-05-15T13:29:00Z">
              <w:r>
                <w:t xml:space="preserve">Rumah </w:t>
              </w:r>
            </w:ins>
            <w:ins w:id="3" w:author="Muhammad Alfian" w:date="2023-05-15T13:30:00Z">
              <w:r>
                <w:t>Sakit Prima Husada Malang</w:t>
              </w:r>
            </w:ins>
            <w:r>
              <w:rPr>
                <w:sz w:val="18"/>
                <w:szCs w:val="18"/>
                <w:highlight w:val="yellow"/>
              </w:rPr>
              <w:t>___</w:t>
            </w:r>
            <w:permEnd w:id="2031565400"/>
          </w:p>
        </w:tc>
      </w:tr>
      <w:tr w:rsidR="009A44FA" w14:paraId="38845663" w14:textId="77777777">
        <w:trPr>
          <w:trHeight w:val="499"/>
        </w:trPr>
        <w:tc>
          <w:tcPr>
            <w:tcW w:w="4125" w:type="dxa"/>
            <w:gridSpan w:val="2"/>
            <w:shd w:val="clear" w:color="auto" w:fill="auto"/>
          </w:tcPr>
          <w:p w14:paraId="067B7C33" w14:textId="77777777" w:rsidR="009A44FA" w:rsidRDefault="00C03B6E">
            <w:pPr>
              <w:spacing w:after="0" w:line="240" w:lineRule="auto"/>
              <w:rPr>
                <w:b/>
                <w:i/>
                <w:color w:val="000000"/>
                <w:sz w:val="18"/>
                <w:szCs w:val="18"/>
              </w:rPr>
            </w:pPr>
            <w:r>
              <w:rPr>
                <w:b/>
                <w:color w:val="000000"/>
                <w:sz w:val="18"/>
                <w:szCs w:val="18"/>
              </w:rPr>
              <w:t>Alamat Perusahaan</w:t>
            </w:r>
          </w:p>
          <w:p w14:paraId="4A585DA2" w14:textId="77777777" w:rsidR="009A44FA" w:rsidRDefault="00C03B6E">
            <w:pPr>
              <w:spacing w:after="0" w:line="240" w:lineRule="auto"/>
              <w:rPr>
                <w:color w:val="000000"/>
                <w:sz w:val="14"/>
                <w:szCs w:val="14"/>
              </w:rPr>
            </w:pPr>
            <w:r>
              <w:rPr>
                <w:color w:val="000000"/>
                <w:sz w:val="14"/>
                <w:szCs w:val="14"/>
              </w:rPr>
              <w:t>*</w:t>
            </w:r>
            <w:r>
              <w:rPr>
                <w:i/>
                <w:color w:val="000000"/>
                <w:sz w:val="14"/>
                <w:szCs w:val="14"/>
              </w:rPr>
              <w:t>apabila perorangan dapat diisi sesuai alamat KTP</w:t>
            </w:r>
          </w:p>
        </w:tc>
        <w:tc>
          <w:tcPr>
            <w:tcW w:w="305" w:type="dxa"/>
            <w:shd w:val="clear" w:color="auto" w:fill="auto"/>
          </w:tcPr>
          <w:p w14:paraId="3B0CF707"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vAlign w:val="center"/>
          </w:tcPr>
          <w:p w14:paraId="7B6DA5F3" w14:textId="77777777" w:rsidR="009A44FA" w:rsidRDefault="00C03B6E">
            <w:pPr>
              <w:spacing w:after="0" w:line="240" w:lineRule="auto"/>
              <w:rPr>
                <w:color w:val="000000"/>
                <w:sz w:val="18"/>
                <w:szCs w:val="18"/>
              </w:rPr>
            </w:pPr>
            <w:permStart w:id="1347700558" w:edGrp="everyone"/>
            <w:r>
              <w:rPr>
                <w:sz w:val="18"/>
                <w:szCs w:val="18"/>
                <w:highlight w:val="yellow"/>
              </w:rPr>
              <w:t>__</w:t>
            </w:r>
            <w:ins w:id="4" w:author="Muhammad Alfian" w:date="2023-05-15T13:42:00Z">
              <w:r>
                <w:t>Jl. Banjararum Selatan No. 3 – 7 Kecamatan Singosari Kabupaten Malang</w:t>
              </w:r>
            </w:ins>
            <w:r>
              <w:rPr>
                <w:sz w:val="18"/>
                <w:szCs w:val="18"/>
                <w:highlight w:val="yellow"/>
              </w:rPr>
              <w:t>__</w:t>
            </w:r>
            <w:r>
              <w:rPr>
                <w:color w:val="000000"/>
                <w:sz w:val="18"/>
                <w:szCs w:val="18"/>
              </w:rPr>
              <w:t> </w:t>
            </w:r>
            <w:permEnd w:id="1347700558"/>
          </w:p>
        </w:tc>
      </w:tr>
      <w:tr w:rsidR="009A44FA" w14:paraId="507454C0" w14:textId="77777777">
        <w:trPr>
          <w:trHeight w:val="499"/>
        </w:trPr>
        <w:tc>
          <w:tcPr>
            <w:tcW w:w="4125" w:type="dxa"/>
            <w:gridSpan w:val="2"/>
            <w:shd w:val="clear" w:color="auto" w:fill="auto"/>
          </w:tcPr>
          <w:p w14:paraId="47F2D839" w14:textId="77777777" w:rsidR="009A44FA" w:rsidRDefault="00C03B6E">
            <w:pPr>
              <w:spacing w:after="0" w:line="240" w:lineRule="auto"/>
              <w:rPr>
                <w:b/>
                <w:color w:val="000000"/>
                <w:sz w:val="18"/>
                <w:szCs w:val="18"/>
              </w:rPr>
            </w:pPr>
            <w:r>
              <w:rPr>
                <w:b/>
                <w:color w:val="000000"/>
                <w:sz w:val="18"/>
                <w:szCs w:val="18"/>
              </w:rPr>
              <w:t>Nama Direksi Perusahaan</w:t>
            </w:r>
          </w:p>
          <w:p w14:paraId="4A5DEEC1" w14:textId="77777777" w:rsidR="009A44FA" w:rsidRDefault="00C03B6E">
            <w:pPr>
              <w:spacing w:after="0" w:line="240" w:lineRule="auto"/>
              <w:rPr>
                <w:b/>
                <w:color w:val="000000"/>
                <w:sz w:val="14"/>
                <w:szCs w:val="14"/>
              </w:rPr>
            </w:pPr>
            <w:r>
              <w:rPr>
                <w:color w:val="000000"/>
                <w:sz w:val="14"/>
                <w:szCs w:val="14"/>
              </w:rPr>
              <w:t>*</w:t>
            </w:r>
            <w:r>
              <w:rPr>
                <w:i/>
                <w:color w:val="000000"/>
                <w:sz w:val="14"/>
                <w:szCs w:val="14"/>
              </w:rPr>
              <w:t>apabila perorangan dapat ditulis N/A</w:t>
            </w:r>
          </w:p>
        </w:tc>
        <w:tc>
          <w:tcPr>
            <w:tcW w:w="305" w:type="dxa"/>
            <w:shd w:val="clear" w:color="auto" w:fill="auto"/>
            <w:vAlign w:val="center"/>
          </w:tcPr>
          <w:p w14:paraId="109D391C" w14:textId="77777777" w:rsidR="009A44FA" w:rsidRDefault="00C03B6E">
            <w:pPr>
              <w:spacing w:after="0" w:line="240" w:lineRule="auto"/>
              <w:jc w:val="center"/>
              <w:rPr>
                <w:color w:val="000000"/>
                <w:sz w:val="18"/>
                <w:szCs w:val="18"/>
              </w:rPr>
            </w:pPr>
            <w:r>
              <w:rPr>
                <w:color w:val="000000"/>
                <w:sz w:val="18"/>
                <w:szCs w:val="18"/>
              </w:rPr>
              <w:t>:</w:t>
            </w:r>
          </w:p>
        </w:tc>
        <w:tc>
          <w:tcPr>
            <w:tcW w:w="1802" w:type="dxa"/>
            <w:gridSpan w:val="4"/>
            <w:shd w:val="clear" w:color="auto" w:fill="auto"/>
            <w:vAlign w:val="center"/>
          </w:tcPr>
          <w:p w14:paraId="7AA49639" w14:textId="5C80FFB7" w:rsidR="009A44FA" w:rsidRDefault="00C03B6E">
            <w:pPr>
              <w:spacing w:after="0" w:line="240" w:lineRule="auto"/>
              <w:rPr>
                <w:color w:val="000000"/>
                <w:sz w:val="18"/>
                <w:szCs w:val="18"/>
              </w:rPr>
            </w:pPr>
            <w:permStart w:id="1362000922" w:edGrp="everyone"/>
            <w:r>
              <w:rPr>
                <w:sz w:val="18"/>
                <w:szCs w:val="18"/>
                <w:highlight w:val="yellow"/>
              </w:rPr>
              <w:t>_</w:t>
            </w:r>
            <w:r w:rsidR="00A97E85">
              <w:t xml:space="preserve"> </w:t>
            </w:r>
            <w:r w:rsidR="00A97E85" w:rsidRPr="00A97E85">
              <w:t>dr Sefrina Trisadi, Sp. DVE</w:t>
            </w:r>
            <w:permEnd w:id="1362000922"/>
          </w:p>
        </w:tc>
        <w:tc>
          <w:tcPr>
            <w:tcW w:w="1666" w:type="dxa"/>
            <w:shd w:val="clear" w:color="auto" w:fill="auto"/>
            <w:vAlign w:val="center"/>
          </w:tcPr>
          <w:p w14:paraId="17240B9C" w14:textId="77777777" w:rsidR="009A44FA" w:rsidRDefault="00C03B6E">
            <w:pPr>
              <w:spacing w:after="0" w:line="240" w:lineRule="auto"/>
              <w:rPr>
                <w:color w:val="000000"/>
                <w:sz w:val="18"/>
                <w:szCs w:val="18"/>
              </w:rPr>
            </w:pPr>
            <w:r>
              <w:rPr>
                <w:color w:val="000000"/>
                <w:sz w:val="18"/>
                <w:szCs w:val="18"/>
              </w:rPr>
              <w:t xml:space="preserve">Posisi: </w:t>
            </w:r>
          </w:p>
        </w:tc>
        <w:tc>
          <w:tcPr>
            <w:tcW w:w="2858" w:type="dxa"/>
            <w:gridSpan w:val="3"/>
            <w:vAlign w:val="center"/>
          </w:tcPr>
          <w:p w14:paraId="5CDE1FBC" w14:textId="4BC1B953" w:rsidR="009A44FA" w:rsidRDefault="00C03B6E">
            <w:pPr>
              <w:spacing w:after="0" w:line="240" w:lineRule="auto"/>
              <w:rPr>
                <w:color w:val="000000"/>
                <w:sz w:val="18"/>
                <w:szCs w:val="18"/>
              </w:rPr>
            </w:pPr>
            <w:permStart w:id="576924271" w:edGrp="everyone"/>
            <w:r>
              <w:rPr>
                <w:sz w:val="18"/>
                <w:szCs w:val="18"/>
                <w:highlight w:val="yellow"/>
              </w:rPr>
              <w:t>__</w:t>
            </w:r>
            <w:r>
              <w:t>Direktur</w:t>
            </w:r>
            <w:r>
              <w:rPr>
                <w:sz w:val="18"/>
                <w:szCs w:val="18"/>
                <w:highlight w:val="yellow"/>
              </w:rPr>
              <w:t>__</w:t>
            </w:r>
            <w:permEnd w:id="576924271"/>
          </w:p>
        </w:tc>
      </w:tr>
      <w:tr w:rsidR="009A44FA" w14:paraId="6B59F49A" w14:textId="77777777">
        <w:trPr>
          <w:trHeight w:val="124"/>
        </w:trPr>
        <w:tc>
          <w:tcPr>
            <w:tcW w:w="4125" w:type="dxa"/>
            <w:gridSpan w:val="2"/>
            <w:vMerge w:val="restart"/>
            <w:shd w:val="clear" w:color="auto" w:fill="auto"/>
          </w:tcPr>
          <w:p w14:paraId="19E42158" w14:textId="77777777" w:rsidR="009A44FA" w:rsidRDefault="00C03B6E">
            <w:pPr>
              <w:spacing w:after="0" w:line="240" w:lineRule="auto"/>
              <w:rPr>
                <w:b/>
                <w:color w:val="000000"/>
                <w:sz w:val="18"/>
                <w:szCs w:val="18"/>
              </w:rPr>
            </w:pPr>
            <w:r>
              <w:rPr>
                <w:b/>
                <w:color w:val="000000"/>
                <w:sz w:val="18"/>
                <w:szCs w:val="18"/>
              </w:rPr>
              <w:t>Informasi Bank Mitra</w:t>
            </w:r>
          </w:p>
          <w:p w14:paraId="5FDFED68" w14:textId="77777777" w:rsidR="009A44FA" w:rsidRDefault="009A44FA">
            <w:pPr>
              <w:spacing w:after="0" w:line="240" w:lineRule="auto"/>
              <w:rPr>
                <w:b/>
                <w:i/>
                <w:color w:val="000000"/>
                <w:sz w:val="18"/>
                <w:szCs w:val="18"/>
              </w:rPr>
            </w:pPr>
          </w:p>
        </w:tc>
        <w:tc>
          <w:tcPr>
            <w:tcW w:w="305" w:type="dxa"/>
            <w:vMerge w:val="restart"/>
            <w:shd w:val="clear" w:color="auto" w:fill="auto"/>
            <w:vAlign w:val="center"/>
          </w:tcPr>
          <w:p w14:paraId="2CA390B7" w14:textId="77777777" w:rsidR="009A44FA" w:rsidRDefault="00C03B6E">
            <w:pPr>
              <w:spacing w:after="0" w:line="240" w:lineRule="auto"/>
              <w:jc w:val="center"/>
              <w:rPr>
                <w:color w:val="000000"/>
                <w:sz w:val="18"/>
                <w:szCs w:val="18"/>
              </w:rPr>
            </w:pPr>
            <w:r>
              <w:rPr>
                <w:color w:val="000000"/>
                <w:sz w:val="18"/>
                <w:szCs w:val="18"/>
              </w:rPr>
              <w:t>:</w:t>
            </w:r>
          </w:p>
        </w:tc>
        <w:tc>
          <w:tcPr>
            <w:tcW w:w="1802" w:type="dxa"/>
            <w:gridSpan w:val="4"/>
            <w:shd w:val="clear" w:color="auto" w:fill="auto"/>
            <w:vAlign w:val="center"/>
          </w:tcPr>
          <w:p w14:paraId="19F37F78" w14:textId="77777777" w:rsidR="009A44FA" w:rsidRDefault="00C03B6E">
            <w:pPr>
              <w:spacing w:after="0" w:line="240" w:lineRule="auto"/>
              <w:rPr>
                <w:color w:val="000000"/>
                <w:sz w:val="18"/>
                <w:szCs w:val="18"/>
              </w:rPr>
            </w:pPr>
            <w:r>
              <w:rPr>
                <w:sz w:val="18"/>
                <w:szCs w:val="18"/>
              </w:rPr>
              <w:t>Nama Rekening</w:t>
            </w:r>
          </w:p>
        </w:tc>
        <w:tc>
          <w:tcPr>
            <w:tcW w:w="4524" w:type="dxa"/>
            <w:gridSpan w:val="4"/>
            <w:vAlign w:val="center"/>
          </w:tcPr>
          <w:p w14:paraId="2D6DE0E8" w14:textId="77777777" w:rsidR="009A44FA" w:rsidRDefault="00C03B6E">
            <w:pPr>
              <w:spacing w:after="0" w:line="240" w:lineRule="auto"/>
              <w:rPr>
                <w:color w:val="000000"/>
                <w:sz w:val="18"/>
                <w:szCs w:val="18"/>
              </w:rPr>
            </w:pPr>
            <w:permStart w:id="1482188975" w:edGrp="everyone"/>
            <w:r>
              <w:rPr>
                <w:sz w:val="18"/>
                <w:szCs w:val="18"/>
                <w:highlight w:val="yellow"/>
              </w:rPr>
              <w:t>_</w:t>
            </w:r>
            <w:r>
              <w:t>PT. DISA PRIMA MEDIKA</w:t>
            </w:r>
            <w:r>
              <w:rPr>
                <w:sz w:val="18"/>
                <w:szCs w:val="18"/>
                <w:highlight w:val="yellow"/>
              </w:rPr>
              <w:t>_</w:t>
            </w:r>
            <w:permEnd w:id="1482188975"/>
          </w:p>
        </w:tc>
      </w:tr>
      <w:tr w:rsidR="009A44FA" w14:paraId="753484AE" w14:textId="77777777">
        <w:trPr>
          <w:trHeight w:val="150"/>
        </w:trPr>
        <w:tc>
          <w:tcPr>
            <w:tcW w:w="4125" w:type="dxa"/>
            <w:gridSpan w:val="2"/>
            <w:vMerge/>
            <w:shd w:val="clear" w:color="auto" w:fill="auto"/>
          </w:tcPr>
          <w:p w14:paraId="7509AD5B" w14:textId="77777777" w:rsidR="009A44FA" w:rsidRDefault="009A44FA">
            <w:pPr>
              <w:widowControl w:val="0"/>
              <w:spacing w:after="0" w:line="276" w:lineRule="auto"/>
              <w:rPr>
                <w:color w:val="000000"/>
                <w:sz w:val="18"/>
                <w:szCs w:val="18"/>
              </w:rPr>
            </w:pPr>
          </w:p>
        </w:tc>
        <w:tc>
          <w:tcPr>
            <w:tcW w:w="305" w:type="dxa"/>
            <w:vMerge/>
            <w:shd w:val="clear" w:color="auto" w:fill="auto"/>
            <w:vAlign w:val="center"/>
          </w:tcPr>
          <w:p w14:paraId="0F4C6E2D" w14:textId="77777777" w:rsidR="009A44FA" w:rsidRDefault="009A44FA">
            <w:pPr>
              <w:widowControl w:val="0"/>
              <w:spacing w:after="0" w:line="276" w:lineRule="auto"/>
              <w:rPr>
                <w:color w:val="000000"/>
                <w:sz w:val="18"/>
                <w:szCs w:val="18"/>
              </w:rPr>
            </w:pPr>
          </w:p>
        </w:tc>
        <w:tc>
          <w:tcPr>
            <w:tcW w:w="1802" w:type="dxa"/>
            <w:gridSpan w:val="4"/>
            <w:shd w:val="clear" w:color="auto" w:fill="auto"/>
            <w:vAlign w:val="center"/>
          </w:tcPr>
          <w:p w14:paraId="022B8067" w14:textId="77777777" w:rsidR="009A44FA" w:rsidRDefault="00C03B6E">
            <w:pPr>
              <w:spacing w:after="0" w:line="240" w:lineRule="auto"/>
              <w:rPr>
                <w:color w:val="000000"/>
                <w:sz w:val="18"/>
                <w:szCs w:val="18"/>
              </w:rPr>
            </w:pPr>
            <w:r>
              <w:rPr>
                <w:sz w:val="18"/>
                <w:szCs w:val="18"/>
              </w:rPr>
              <w:t>No. Rekening</w:t>
            </w:r>
          </w:p>
        </w:tc>
        <w:tc>
          <w:tcPr>
            <w:tcW w:w="4524" w:type="dxa"/>
            <w:gridSpan w:val="4"/>
            <w:vAlign w:val="center"/>
          </w:tcPr>
          <w:p w14:paraId="59E9B0E7" w14:textId="77777777" w:rsidR="009A44FA" w:rsidRDefault="00C03B6E">
            <w:pPr>
              <w:spacing w:after="0" w:line="240" w:lineRule="auto"/>
              <w:rPr>
                <w:color w:val="000000"/>
                <w:sz w:val="18"/>
                <w:szCs w:val="18"/>
              </w:rPr>
            </w:pPr>
            <w:permStart w:id="712997947" w:edGrp="everyone"/>
            <w:r>
              <w:rPr>
                <w:sz w:val="18"/>
                <w:szCs w:val="18"/>
                <w:highlight w:val="yellow"/>
              </w:rPr>
              <w:t>_</w:t>
            </w:r>
            <w:r>
              <w:t>368-3040700</w:t>
            </w:r>
            <w:r>
              <w:rPr>
                <w:sz w:val="18"/>
                <w:szCs w:val="18"/>
                <w:highlight w:val="yellow"/>
              </w:rPr>
              <w:t>___</w:t>
            </w:r>
            <w:permEnd w:id="712997947"/>
          </w:p>
        </w:tc>
      </w:tr>
      <w:tr w:rsidR="009A44FA" w14:paraId="31945DDE" w14:textId="77777777">
        <w:trPr>
          <w:trHeight w:val="120"/>
        </w:trPr>
        <w:tc>
          <w:tcPr>
            <w:tcW w:w="4125" w:type="dxa"/>
            <w:gridSpan w:val="2"/>
            <w:vMerge/>
            <w:shd w:val="clear" w:color="auto" w:fill="auto"/>
          </w:tcPr>
          <w:p w14:paraId="7AD2F43A" w14:textId="77777777" w:rsidR="009A44FA" w:rsidRDefault="009A44FA">
            <w:pPr>
              <w:widowControl w:val="0"/>
              <w:spacing w:after="0" w:line="276" w:lineRule="auto"/>
              <w:rPr>
                <w:color w:val="000000"/>
                <w:sz w:val="18"/>
                <w:szCs w:val="18"/>
              </w:rPr>
            </w:pPr>
          </w:p>
        </w:tc>
        <w:tc>
          <w:tcPr>
            <w:tcW w:w="305" w:type="dxa"/>
            <w:vMerge/>
            <w:shd w:val="clear" w:color="auto" w:fill="auto"/>
            <w:vAlign w:val="center"/>
          </w:tcPr>
          <w:p w14:paraId="09F0605E" w14:textId="77777777" w:rsidR="009A44FA" w:rsidRDefault="009A44FA">
            <w:pPr>
              <w:widowControl w:val="0"/>
              <w:spacing w:after="0" w:line="276" w:lineRule="auto"/>
              <w:rPr>
                <w:color w:val="000000"/>
                <w:sz w:val="18"/>
                <w:szCs w:val="18"/>
              </w:rPr>
            </w:pPr>
          </w:p>
        </w:tc>
        <w:tc>
          <w:tcPr>
            <w:tcW w:w="1802" w:type="dxa"/>
            <w:gridSpan w:val="4"/>
            <w:shd w:val="clear" w:color="auto" w:fill="auto"/>
            <w:vAlign w:val="center"/>
          </w:tcPr>
          <w:p w14:paraId="65AD9D09" w14:textId="77777777" w:rsidR="009A44FA" w:rsidRDefault="00C03B6E">
            <w:pPr>
              <w:spacing w:after="0" w:line="240" w:lineRule="auto"/>
              <w:rPr>
                <w:color w:val="000000"/>
                <w:sz w:val="18"/>
                <w:szCs w:val="18"/>
              </w:rPr>
            </w:pPr>
            <w:r>
              <w:rPr>
                <w:sz w:val="18"/>
                <w:szCs w:val="18"/>
              </w:rPr>
              <w:t>Nama Bank</w:t>
            </w:r>
          </w:p>
        </w:tc>
        <w:tc>
          <w:tcPr>
            <w:tcW w:w="4524" w:type="dxa"/>
            <w:gridSpan w:val="4"/>
            <w:vAlign w:val="center"/>
          </w:tcPr>
          <w:p w14:paraId="506E4686" w14:textId="5E14C23F" w:rsidR="009A44FA" w:rsidRDefault="00C03B6E">
            <w:pPr>
              <w:spacing w:after="0" w:line="240" w:lineRule="auto"/>
              <w:rPr>
                <w:color w:val="000000"/>
                <w:sz w:val="18"/>
                <w:szCs w:val="18"/>
              </w:rPr>
            </w:pPr>
            <w:permStart w:id="1297615316" w:edGrp="everyone"/>
            <w:r>
              <w:rPr>
                <w:sz w:val="18"/>
                <w:szCs w:val="18"/>
                <w:highlight w:val="yellow"/>
              </w:rPr>
              <w:t>_</w:t>
            </w:r>
            <w:r>
              <w:t>PT. Bank Central Asia Tbk</w:t>
            </w:r>
            <w:r>
              <w:rPr>
                <w:sz w:val="18"/>
                <w:szCs w:val="18"/>
                <w:highlight w:val="yellow"/>
              </w:rPr>
              <w:t>__</w:t>
            </w:r>
            <w:permEnd w:id="1297615316"/>
          </w:p>
        </w:tc>
      </w:tr>
      <w:tr w:rsidR="009A44FA" w14:paraId="763DFC85" w14:textId="77777777">
        <w:trPr>
          <w:trHeight w:val="90"/>
        </w:trPr>
        <w:tc>
          <w:tcPr>
            <w:tcW w:w="4125" w:type="dxa"/>
            <w:gridSpan w:val="2"/>
            <w:vMerge/>
            <w:shd w:val="clear" w:color="auto" w:fill="auto"/>
          </w:tcPr>
          <w:p w14:paraId="23E1E9AA" w14:textId="77777777" w:rsidR="009A44FA" w:rsidRDefault="009A44FA">
            <w:pPr>
              <w:widowControl w:val="0"/>
              <w:spacing w:after="0" w:line="276" w:lineRule="auto"/>
              <w:rPr>
                <w:color w:val="000000"/>
                <w:sz w:val="18"/>
                <w:szCs w:val="18"/>
              </w:rPr>
            </w:pPr>
          </w:p>
        </w:tc>
        <w:tc>
          <w:tcPr>
            <w:tcW w:w="305" w:type="dxa"/>
            <w:vMerge/>
            <w:shd w:val="clear" w:color="auto" w:fill="auto"/>
            <w:vAlign w:val="center"/>
          </w:tcPr>
          <w:p w14:paraId="2CCDD455" w14:textId="77777777" w:rsidR="009A44FA" w:rsidRDefault="009A44FA">
            <w:pPr>
              <w:widowControl w:val="0"/>
              <w:spacing w:after="0" w:line="276" w:lineRule="auto"/>
              <w:rPr>
                <w:color w:val="000000"/>
                <w:sz w:val="18"/>
                <w:szCs w:val="18"/>
              </w:rPr>
            </w:pPr>
          </w:p>
        </w:tc>
        <w:tc>
          <w:tcPr>
            <w:tcW w:w="1802" w:type="dxa"/>
            <w:gridSpan w:val="4"/>
            <w:shd w:val="clear" w:color="auto" w:fill="auto"/>
            <w:vAlign w:val="center"/>
          </w:tcPr>
          <w:p w14:paraId="6F5795D8" w14:textId="77777777" w:rsidR="009A44FA" w:rsidRDefault="00C03B6E">
            <w:pPr>
              <w:spacing w:after="0" w:line="240" w:lineRule="auto"/>
              <w:rPr>
                <w:color w:val="000000"/>
                <w:sz w:val="18"/>
                <w:szCs w:val="18"/>
              </w:rPr>
            </w:pPr>
            <w:r>
              <w:rPr>
                <w:sz w:val="18"/>
                <w:szCs w:val="18"/>
              </w:rPr>
              <w:t>Cabang</w:t>
            </w:r>
          </w:p>
        </w:tc>
        <w:tc>
          <w:tcPr>
            <w:tcW w:w="4524" w:type="dxa"/>
            <w:gridSpan w:val="4"/>
            <w:vAlign w:val="center"/>
          </w:tcPr>
          <w:p w14:paraId="0E1C7EED" w14:textId="5D6CDB21" w:rsidR="009A44FA" w:rsidRDefault="00C03B6E">
            <w:pPr>
              <w:spacing w:after="0" w:line="240" w:lineRule="auto"/>
              <w:rPr>
                <w:color w:val="000000"/>
                <w:sz w:val="18"/>
                <w:szCs w:val="18"/>
              </w:rPr>
            </w:pPr>
            <w:permStart w:id="535456005" w:edGrp="everyone"/>
            <w:r>
              <w:rPr>
                <w:sz w:val="18"/>
                <w:szCs w:val="18"/>
                <w:highlight w:val="yellow"/>
              </w:rPr>
              <w:t>_</w:t>
            </w:r>
            <w:r>
              <w:t xml:space="preserve">KK Malang – Singosari </w:t>
            </w:r>
            <w:r>
              <w:rPr>
                <w:sz w:val="18"/>
                <w:szCs w:val="18"/>
                <w:highlight w:val="yellow"/>
              </w:rPr>
              <w:t>__</w:t>
            </w:r>
            <w:permEnd w:id="535456005"/>
          </w:p>
        </w:tc>
      </w:tr>
      <w:tr w:rsidR="009A44FA" w14:paraId="124FC126" w14:textId="77777777">
        <w:trPr>
          <w:trHeight w:val="109"/>
        </w:trPr>
        <w:tc>
          <w:tcPr>
            <w:tcW w:w="4125" w:type="dxa"/>
            <w:gridSpan w:val="2"/>
            <w:vMerge w:val="restart"/>
            <w:shd w:val="clear" w:color="auto" w:fill="auto"/>
          </w:tcPr>
          <w:p w14:paraId="430D83E3" w14:textId="77777777" w:rsidR="009A44FA" w:rsidRDefault="00C03B6E">
            <w:pPr>
              <w:spacing w:after="0" w:line="240" w:lineRule="auto"/>
              <w:rPr>
                <w:b/>
                <w:color w:val="000000"/>
                <w:sz w:val="18"/>
                <w:szCs w:val="18"/>
              </w:rPr>
            </w:pPr>
            <w:r>
              <w:rPr>
                <w:b/>
                <w:color w:val="000000"/>
                <w:sz w:val="18"/>
                <w:szCs w:val="18"/>
              </w:rPr>
              <w:t>Rincian PIC Mitra</w:t>
            </w:r>
          </w:p>
        </w:tc>
        <w:tc>
          <w:tcPr>
            <w:tcW w:w="305" w:type="dxa"/>
            <w:vMerge w:val="restart"/>
            <w:shd w:val="clear" w:color="auto" w:fill="auto"/>
            <w:vAlign w:val="center"/>
          </w:tcPr>
          <w:p w14:paraId="788961D2" w14:textId="77777777" w:rsidR="009A44FA" w:rsidRDefault="00C03B6E">
            <w:pPr>
              <w:spacing w:after="0" w:line="240" w:lineRule="auto"/>
              <w:jc w:val="center"/>
              <w:rPr>
                <w:color w:val="000000"/>
                <w:sz w:val="18"/>
                <w:szCs w:val="18"/>
              </w:rPr>
            </w:pPr>
            <w:r>
              <w:rPr>
                <w:color w:val="000000"/>
                <w:sz w:val="18"/>
                <w:szCs w:val="18"/>
              </w:rPr>
              <w:t>:</w:t>
            </w:r>
          </w:p>
        </w:tc>
        <w:tc>
          <w:tcPr>
            <w:tcW w:w="1802" w:type="dxa"/>
            <w:gridSpan w:val="4"/>
            <w:shd w:val="clear" w:color="auto" w:fill="auto"/>
            <w:vAlign w:val="center"/>
          </w:tcPr>
          <w:p w14:paraId="497AA4A2" w14:textId="77777777" w:rsidR="009A44FA" w:rsidRDefault="00C03B6E">
            <w:pPr>
              <w:spacing w:after="0" w:line="240" w:lineRule="auto"/>
              <w:rPr>
                <w:color w:val="000000"/>
                <w:sz w:val="18"/>
                <w:szCs w:val="18"/>
              </w:rPr>
            </w:pPr>
            <w:r>
              <w:rPr>
                <w:sz w:val="18"/>
                <w:szCs w:val="18"/>
              </w:rPr>
              <w:t>Nama</w:t>
            </w:r>
          </w:p>
        </w:tc>
        <w:tc>
          <w:tcPr>
            <w:tcW w:w="4524" w:type="dxa"/>
            <w:gridSpan w:val="4"/>
            <w:vAlign w:val="center"/>
          </w:tcPr>
          <w:p w14:paraId="010AB1B3" w14:textId="5E343309" w:rsidR="009A44FA" w:rsidRDefault="00C03B6E">
            <w:pPr>
              <w:spacing w:after="0" w:line="240" w:lineRule="auto"/>
              <w:rPr>
                <w:color w:val="000000"/>
                <w:sz w:val="18"/>
                <w:szCs w:val="18"/>
              </w:rPr>
            </w:pPr>
            <w:permStart w:id="2047900239" w:edGrp="everyone"/>
            <w:r>
              <w:rPr>
                <w:sz w:val="18"/>
                <w:szCs w:val="18"/>
                <w:highlight w:val="yellow"/>
              </w:rPr>
              <w:t>_</w:t>
            </w:r>
            <w:r w:rsidR="00A97E85">
              <w:rPr>
                <w:highlight w:val="yellow"/>
              </w:rPr>
              <w:t>Mayputri Nabilla, A.</w:t>
            </w:r>
            <w:proofErr w:type="gramStart"/>
            <w:r w:rsidR="00A97E85">
              <w:rPr>
                <w:highlight w:val="yellow"/>
              </w:rPr>
              <w:t>Md.Kes</w:t>
            </w:r>
            <w:proofErr w:type="gramEnd"/>
            <w:r>
              <w:rPr>
                <w:sz w:val="18"/>
                <w:szCs w:val="18"/>
                <w:highlight w:val="yellow"/>
              </w:rPr>
              <w:t>__</w:t>
            </w:r>
            <w:permEnd w:id="2047900239"/>
          </w:p>
        </w:tc>
      </w:tr>
      <w:tr w:rsidR="009A44FA" w14:paraId="63ABDE48" w14:textId="77777777">
        <w:trPr>
          <w:trHeight w:val="75"/>
        </w:trPr>
        <w:tc>
          <w:tcPr>
            <w:tcW w:w="4125" w:type="dxa"/>
            <w:gridSpan w:val="2"/>
            <w:vMerge/>
            <w:shd w:val="clear" w:color="auto" w:fill="auto"/>
          </w:tcPr>
          <w:p w14:paraId="18B18D39" w14:textId="77777777" w:rsidR="009A44FA" w:rsidRDefault="009A44FA">
            <w:pPr>
              <w:widowControl w:val="0"/>
              <w:spacing w:after="0" w:line="276" w:lineRule="auto"/>
              <w:rPr>
                <w:color w:val="000000"/>
                <w:sz w:val="18"/>
                <w:szCs w:val="18"/>
              </w:rPr>
            </w:pPr>
          </w:p>
        </w:tc>
        <w:tc>
          <w:tcPr>
            <w:tcW w:w="305" w:type="dxa"/>
            <w:vMerge/>
            <w:shd w:val="clear" w:color="auto" w:fill="auto"/>
            <w:vAlign w:val="center"/>
          </w:tcPr>
          <w:p w14:paraId="6E838E72" w14:textId="77777777" w:rsidR="009A44FA" w:rsidRDefault="009A44FA">
            <w:pPr>
              <w:widowControl w:val="0"/>
              <w:spacing w:after="0" w:line="276" w:lineRule="auto"/>
              <w:rPr>
                <w:color w:val="000000"/>
                <w:sz w:val="18"/>
                <w:szCs w:val="18"/>
              </w:rPr>
            </w:pPr>
          </w:p>
        </w:tc>
        <w:tc>
          <w:tcPr>
            <w:tcW w:w="1802" w:type="dxa"/>
            <w:gridSpan w:val="4"/>
            <w:shd w:val="clear" w:color="auto" w:fill="auto"/>
            <w:vAlign w:val="center"/>
          </w:tcPr>
          <w:p w14:paraId="47FC9F97" w14:textId="77777777" w:rsidR="009A44FA" w:rsidRDefault="00C03B6E">
            <w:pPr>
              <w:spacing w:after="0" w:line="240" w:lineRule="auto"/>
              <w:rPr>
                <w:color w:val="000000"/>
                <w:sz w:val="18"/>
                <w:szCs w:val="18"/>
              </w:rPr>
            </w:pPr>
            <w:r>
              <w:rPr>
                <w:sz w:val="18"/>
                <w:szCs w:val="18"/>
              </w:rPr>
              <w:t>Email</w:t>
            </w:r>
          </w:p>
        </w:tc>
        <w:tc>
          <w:tcPr>
            <w:tcW w:w="4524" w:type="dxa"/>
            <w:gridSpan w:val="4"/>
            <w:vAlign w:val="center"/>
          </w:tcPr>
          <w:p w14:paraId="418342F1" w14:textId="3AA287FF" w:rsidR="009A44FA" w:rsidRDefault="00C03B6E">
            <w:pPr>
              <w:spacing w:after="0" w:line="240" w:lineRule="auto"/>
              <w:rPr>
                <w:color w:val="000000"/>
                <w:sz w:val="18"/>
                <w:szCs w:val="18"/>
              </w:rPr>
            </w:pPr>
            <w:permStart w:id="1426724867" w:edGrp="everyone"/>
            <w:r>
              <w:rPr>
                <w:sz w:val="18"/>
                <w:szCs w:val="18"/>
                <w:highlight w:val="yellow"/>
              </w:rPr>
              <w:t>_</w:t>
            </w:r>
            <w:r w:rsidR="00A97E85">
              <w:rPr>
                <w:highlight w:val="yellow"/>
              </w:rPr>
              <w:t>marketingrsphm@gmail.com</w:t>
            </w:r>
            <w:r>
              <w:rPr>
                <w:sz w:val="18"/>
                <w:szCs w:val="18"/>
                <w:highlight w:val="yellow"/>
              </w:rPr>
              <w:t>___</w:t>
            </w:r>
            <w:permEnd w:id="1426724867"/>
          </w:p>
        </w:tc>
      </w:tr>
      <w:tr w:rsidR="009A44FA" w14:paraId="40EB3971" w14:textId="77777777">
        <w:trPr>
          <w:trHeight w:val="120"/>
        </w:trPr>
        <w:tc>
          <w:tcPr>
            <w:tcW w:w="4125" w:type="dxa"/>
            <w:gridSpan w:val="2"/>
            <w:vMerge/>
            <w:shd w:val="clear" w:color="auto" w:fill="auto"/>
          </w:tcPr>
          <w:p w14:paraId="537B5BFA" w14:textId="77777777" w:rsidR="009A44FA" w:rsidRDefault="009A44FA">
            <w:pPr>
              <w:widowControl w:val="0"/>
              <w:spacing w:after="0" w:line="276" w:lineRule="auto"/>
              <w:rPr>
                <w:color w:val="000000"/>
                <w:sz w:val="18"/>
                <w:szCs w:val="18"/>
              </w:rPr>
            </w:pPr>
          </w:p>
        </w:tc>
        <w:tc>
          <w:tcPr>
            <w:tcW w:w="305" w:type="dxa"/>
            <w:vMerge/>
            <w:shd w:val="clear" w:color="auto" w:fill="auto"/>
            <w:vAlign w:val="center"/>
          </w:tcPr>
          <w:p w14:paraId="3E846E45" w14:textId="77777777" w:rsidR="009A44FA" w:rsidRDefault="009A44FA">
            <w:pPr>
              <w:widowControl w:val="0"/>
              <w:spacing w:after="0" w:line="276" w:lineRule="auto"/>
              <w:rPr>
                <w:color w:val="000000"/>
                <w:sz w:val="18"/>
                <w:szCs w:val="18"/>
              </w:rPr>
            </w:pPr>
          </w:p>
        </w:tc>
        <w:tc>
          <w:tcPr>
            <w:tcW w:w="1802" w:type="dxa"/>
            <w:gridSpan w:val="4"/>
            <w:shd w:val="clear" w:color="auto" w:fill="auto"/>
            <w:vAlign w:val="center"/>
          </w:tcPr>
          <w:p w14:paraId="79872ED8" w14:textId="77777777" w:rsidR="009A44FA" w:rsidRDefault="00C03B6E">
            <w:pPr>
              <w:spacing w:after="0" w:line="240" w:lineRule="auto"/>
              <w:rPr>
                <w:color w:val="000000"/>
                <w:sz w:val="18"/>
                <w:szCs w:val="18"/>
              </w:rPr>
            </w:pPr>
            <w:r>
              <w:rPr>
                <w:sz w:val="18"/>
                <w:szCs w:val="18"/>
              </w:rPr>
              <w:t>No. Telepon</w:t>
            </w:r>
          </w:p>
        </w:tc>
        <w:tc>
          <w:tcPr>
            <w:tcW w:w="4524" w:type="dxa"/>
            <w:gridSpan w:val="4"/>
            <w:vAlign w:val="center"/>
          </w:tcPr>
          <w:p w14:paraId="521D163E" w14:textId="3FFE8C8C" w:rsidR="009A44FA" w:rsidRDefault="00C03B6E">
            <w:pPr>
              <w:spacing w:after="0" w:line="240" w:lineRule="auto"/>
              <w:rPr>
                <w:color w:val="000000"/>
                <w:sz w:val="18"/>
                <w:szCs w:val="18"/>
              </w:rPr>
            </w:pPr>
            <w:permStart w:id="209072224" w:edGrp="everyone"/>
            <w:r>
              <w:rPr>
                <w:sz w:val="18"/>
                <w:szCs w:val="18"/>
                <w:highlight w:val="yellow"/>
              </w:rPr>
              <w:t>_</w:t>
            </w:r>
            <w:r w:rsidR="00B465D7">
              <w:t>0</w:t>
            </w:r>
            <w:r w:rsidR="00B465D7" w:rsidRPr="00B465D7">
              <w:t>811-3507-164</w:t>
            </w:r>
            <w:r w:rsidR="00B465D7" w:rsidRPr="00B465D7">
              <w:rPr>
                <w:highlight w:val="yellow"/>
              </w:rPr>
              <w:t xml:space="preserve"> </w:t>
            </w:r>
            <w:r>
              <w:rPr>
                <w:sz w:val="18"/>
                <w:szCs w:val="18"/>
                <w:highlight w:val="yellow"/>
              </w:rPr>
              <w:t>__</w:t>
            </w:r>
            <w:permEnd w:id="209072224"/>
          </w:p>
        </w:tc>
      </w:tr>
      <w:tr w:rsidR="009A44FA" w14:paraId="3785905D" w14:textId="77777777">
        <w:trPr>
          <w:trHeight w:val="150"/>
        </w:trPr>
        <w:tc>
          <w:tcPr>
            <w:tcW w:w="4125" w:type="dxa"/>
            <w:gridSpan w:val="2"/>
            <w:vMerge/>
            <w:shd w:val="clear" w:color="auto" w:fill="auto"/>
          </w:tcPr>
          <w:p w14:paraId="1B0773A1" w14:textId="77777777" w:rsidR="009A44FA" w:rsidRDefault="009A44FA">
            <w:pPr>
              <w:widowControl w:val="0"/>
              <w:spacing w:after="0" w:line="276" w:lineRule="auto"/>
              <w:rPr>
                <w:color w:val="000000"/>
                <w:sz w:val="18"/>
                <w:szCs w:val="18"/>
              </w:rPr>
            </w:pPr>
          </w:p>
        </w:tc>
        <w:tc>
          <w:tcPr>
            <w:tcW w:w="305" w:type="dxa"/>
            <w:vMerge/>
            <w:shd w:val="clear" w:color="auto" w:fill="auto"/>
            <w:vAlign w:val="center"/>
          </w:tcPr>
          <w:p w14:paraId="07EB9739" w14:textId="77777777" w:rsidR="009A44FA" w:rsidRDefault="009A44FA">
            <w:pPr>
              <w:widowControl w:val="0"/>
              <w:spacing w:after="0" w:line="276" w:lineRule="auto"/>
              <w:rPr>
                <w:color w:val="000000"/>
                <w:sz w:val="18"/>
                <w:szCs w:val="18"/>
              </w:rPr>
            </w:pPr>
          </w:p>
        </w:tc>
        <w:tc>
          <w:tcPr>
            <w:tcW w:w="1802" w:type="dxa"/>
            <w:gridSpan w:val="4"/>
            <w:shd w:val="clear" w:color="auto" w:fill="auto"/>
            <w:vAlign w:val="center"/>
          </w:tcPr>
          <w:p w14:paraId="74150DDE" w14:textId="77777777" w:rsidR="009A44FA" w:rsidRDefault="00C03B6E">
            <w:pPr>
              <w:spacing w:after="0" w:line="240" w:lineRule="auto"/>
              <w:rPr>
                <w:color w:val="000000"/>
                <w:sz w:val="18"/>
                <w:szCs w:val="18"/>
              </w:rPr>
            </w:pPr>
            <w:r>
              <w:rPr>
                <w:sz w:val="18"/>
                <w:szCs w:val="18"/>
              </w:rPr>
              <w:t>Departemen</w:t>
            </w:r>
          </w:p>
        </w:tc>
        <w:tc>
          <w:tcPr>
            <w:tcW w:w="4524" w:type="dxa"/>
            <w:gridSpan w:val="4"/>
            <w:vAlign w:val="center"/>
          </w:tcPr>
          <w:p w14:paraId="66C1E546" w14:textId="4B4B802D" w:rsidR="009A44FA" w:rsidRDefault="00C03B6E">
            <w:pPr>
              <w:spacing w:after="0" w:line="240" w:lineRule="auto"/>
              <w:rPr>
                <w:color w:val="000000"/>
                <w:sz w:val="18"/>
                <w:szCs w:val="18"/>
              </w:rPr>
            </w:pPr>
            <w:permStart w:id="1666201028" w:edGrp="everyone"/>
            <w:r>
              <w:rPr>
                <w:sz w:val="18"/>
                <w:szCs w:val="18"/>
                <w:highlight w:val="yellow"/>
              </w:rPr>
              <w:t>_</w:t>
            </w:r>
            <w:r w:rsidR="00B465D7">
              <w:rPr>
                <w:highlight w:val="yellow"/>
              </w:rPr>
              <w:t>Humas Marketing</w:t>
            </w:r>
            <w:r>
              <w:rPr>
                <w:sz w:val="18"/>
                <w:szCs w:val="18"/>
                <w:highlight w:val="yellow"/>
              </w:rPr>
              <w:t>___</w:t>
            </w:r>
            <w:permEnd w:id="1666201028"/>
          </w:p>
        </w:tc>
      </w:tr>
      <w:tr w:rsidR="009A44FA" w14:paraId="1D272DE2" w14:textId="77777777">
        <w:trPr>
          <w:trHeight w:val="404"/>
        </w:trPr>
        <w:tc>
          <w:tcPr>
            <w:tcW w:w="4125" w:type="dxa"/>
            <w:gridSpan w:val="2"/>
            <w:vMerge/>
            <w:shd w:val="clear" w:color="auto" w:fill="auto"/>
          </w:tcPr>
          <w:p w14:paraId="1A0002C6" w14:textId="77777777" w:rsidR="009A44FA" w:rsidRDefault="009A44FA">
            <w:pPr>
              <w:widowControl w:val="0"/>
              <w:spacing w:after="0" w:line="276" w:lineRule="auto"/>
              <w:rPr>
                <w:color w:val="000000"/>
                <w:sz w:val="18"/>
                <w:szCs w:val="18"/>
              </w:rPr>
            </w:pPr>
          </w:p>
        </w:tc>
        <w:tc>
          <w:tcPr>
            <w:tcW w:w="305" w:type="dxa"/>
            <w:vMerge/>
            <w:shd w:val="clear" w:color="auto" w:fill="auto"/>
            <w:vAlign w:val="center"/>
          </w:tcPr>
          <w:p w14:paraId="0D77283F" w14:textId="77777777" w:rsidR="009A44FA" w:rsidRDefault="009A44FA">
            <w:pPr>
              <w:widowControl w:val="0"/>
              <w:spacing w:after="0" w:line="276" w:lineRule="auto"/>
              <w:rPr>
                <w:color w:val="000000"/>
                <w:sz w:val="18"/>
                <w:szCs w:val="18"/>
              </w:rPr>
            </w:pPr>
          </w:p>
        </w:tc>
        <w:tc>
          <w:tcPr>
            <w:tcW w:w="6326" w:type="dxa"/>
            <w:gridSpan w:val="8"/>
            <w:shd w:val="clear" w:color="auto" w:fill="auto"/>
            <w:vAlign w:val="center"/>
          </w:tcPr>
          <w:p w14:paraId="2F4FA2D9" w14:textId="77777777" w:rsidR="009A44FA" w:rsidRDefault="00C03B6E">
            <w:pPr>
              <w:spacing w:after="0" w:line="240" w:lineRule="auto"/>
              <w:rPr>
                <w:b/>
                <w:i/>
                <w:sz w:val="18"/>
                <w:szCs w:val="18"/>
                <w:highlight w:val="yellow"/>
              </w:rPr>
            </w:pPr>
            <w:r>
              <w:rPr>
                <w:b/>
                <w:i/>
                <w:sz w:val="18"/>
                <w:szCs w:val="18"/>
              </w:rPr>
              <w:t>Divisi Keuangan</w:t>
            </w:r>
          </w:p>
        </w:tc>
      </w:tr>
      <w:tr w:rsidR="009A44FA" w14:paraId="231E9229" w14:textId="77777777">
        <w:trPr>
          <w:trHeight w:val="150"/>
        </w:trPr>
        <w:tc>
          <w:tcPr>
            <w:tcW w:w="4125" w:type="dxa"/>
            <w:gridSpan w:val="2"/>
            <w:vMerge/>
            <w:shd w:val="clear" w:color="auto" w:fill="auto"/>
          </w:tcPr>
          <w:p w14:paraId="031802C8" w14:textId="77777777" w:rsidR="009A44FA" w:rsidRDefault="009A44FA">
            <w:pPr>
              <w:widowControl w:val="0"/>
              <w:spacing w:after="0" w:line="276" w:lineRule="auto"/>
              <w:rPr>
                <w:b/>
                <w:i/>
                <w:sz w:val="18"/>
                <w:szCs w:val="18"/>
                <w:highlight w:val="yellow"/>
              </w:rPr>
            </w:pPr>
          </w:p>
        </w:tc>
        <w:tc>
          <w:tcPr>
            <w:tcW w:w="305" w:type="dxa"/>
            <w:vMerge/>
            <w:shd w:val="clear" w:color="auto" w:fill="auto"/>
            <w:vAlign w:val="center"/>
          </w:tcPr>
          <w:p w14:paraId="4B2F77AA" w14:textId="77777777" w:rsidR="009A44FA" w:rsidRDefault="009A44FA">
            <w:pPr>
              <w:widowControl w:val="0"/>
              <w:spacing w:after="0" w:line="276" w:lineRule="auto"/>
              <w:rPr>
                <w:b/>
                <w:i/>
                <w:sz w:val="18"/>
                <w:szCs w:val="18"/>
                <w:highlight w:val="yellow"/>
              </w:rPr>
            </w:pPr>
          </w:p>
        </w:tc>
        <w:tc>
          <w:tcPr>
            <w:tcW w:w="1802" w:type="dxa"/>
            <w:gridSpan w:val="4"/>
            <w:shd w:val="clear" w:color="auto" w:fill="auto"/>
            <w:vAlign w:val="center"/>
          </w:tcPr>
          <w:p w14:paraId="770E99C3" w14:textId="77777777" w:rsidR="009A44FA" w:rsidRDefault="00C03B6E">
            <w:pPr>
              <w:spacing w:after="0" w:line="240" w:lineRule="auto"/>
              <w:rPr>
                <w:sz w:val="18"/>
                <w:szCs w:val="18"/>
              </w:rPr>
            </w:pPr>
            <w:r>
              <w:rPr>
                <w:sz w:val="18"/>
                <w:szCs w:val="18"/>
              </w:rPr>
              <w:t>Nama</w:t>
            </w:r>
          </w:p>
        </w:tc>
        <w:tc>
          <w:tcPr>
            <w:tcW w:w="4524" w:type="dxa"/>
            <w:gridSpan w:val="4"/>
            <w:vAlign w:val="center"/>
          </w:tcPr>
          <w:p w14:paraId="062DB8FE" w14:textId="6E92EDE2" w:rsidR="009A44FA" w:rsidRDefault="00C03B6E">
            <w:pPr>
              <w:spacing w:after="0" w:line="240" w:lineRule="auto"/>
              <w:rPr>
                <w:sz w:val="18"/>
                <w:szCs w:val="18"/>
                <w:highlight w:val="yellow"/>
              </w:rPr>
            </w:pPr>
            <w:permStart w:id="537739735" w:edGrp="everyone"/>
            <w:r>
              <w:rPr>
                <w:sz w:val="18"/>
                <w:szCs w:val="18"/>
                <w:highlight w:val="yellow"/>
              </w:rPr>
              <w:t>_</w:t>
            </w:r>
            <w:r w:rsidR="00B465D7" w:rsidRPr="00B465D7">
              <w:t>Meilia Dian Pratiwi</w:t>
            </w:r>
            <w:r w:rsidR="00B465D7" w:rsidRPr="00B465D7">
              <w:rPr>
                <w:highlight w:val="yellow"/>
              </w:rPr>
              <w:t xml:space="preserve"> </w:t>
            </w:r>
            <w:r>
              <w:rPr>
                <w:sz w:val="18"/>
                <w:szCs w:val="18"/>
                <w:highlight w:val="yellow"/>
              </w:rPr>
              <w:t>_</w:t>
            </w:r>
            <w:permEnd w:id="537739735"/>
          </w:p>
        </w:tc>
      </w:tr>
      <w:tr w:rsidR="009A44FA" w14:paraId="4471B1BB" w14:textId="77777777">
        <w:trPr>
          <w:trHeight w:val="150"/>
        </w:trPr>
        <w:tc>
          <w:tcPr>
            <w:tcW w:w="4125" w:type="dxa"/>
            <w:gridSpan w:val="2"/>
            <w:vMerge/>
            <w:shd w:val="clear" w:color="auto" w:fill="auto"/>
          </w:tcPr>
          <w:p w14:paraId="66D9F6F9"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52E4A49E"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288C2C66" w14:textId="77777777" w:rsidR="009A44FA" w:rsidRDefault="00C03B6E">
            <w:pPr>
              <w:spacing w:after="0" w:line="240" w:lineRule="auto"/>
              <w:rPr>
                <w:sz w:val="18"/>
                <w:szCs w:val="18"/>
              </w:rPr>
            </w:pPr>
            <w:r>
              <w:rPr>
                <w:sz w:val="18"/>
                <w:szCs w:val="18"/>
              </w:rPr>
              <w:t>Email</w:t>
            </w:r>
          </w:p>
        </w:tc>
        <w:tc>
          <w:tcPr>
            <w:tcW w:w="4524" w:type="dxa"/>
            <w:gridSpan w:val="4"/>
            <w:vAlign w:val="center"/>
          </w:tcPr>
          <w:p w14:paraId="24900738" w14:textId="208A9B22" w:rsidR="009A44FA" w:rsidRDefault="00C03B6E">
            <w:pPr>
              <w:spacing w:after="0" w:line="240" w:lineRule="auto"/>
              <w:rPr>
                <w:sz w:val="18"/>
                <w:szCs w:val="18"/>
                <w:highlight w:val="yellow"/>
              </w:rPr>
            </w:pPr>
            <w:permStart w:id="866335124" w:edGrp="everyone"/>
            <w:r>
              <w:rPr>
                <w:sz w:val="18"/>
                <w:szCs w:val="18"/>
                <w:highlight w:val="yellow"/>
              </w:rPr>
              <w:t>_</w:t>
            </w:r>
            <w:r w:rsidR="00B465D7">
              <w:rPr>
                <w:highlight w:val="yellow"/>
              </w:rPr>
              <w:t>keuangan@malang.rs-primahusada.com</w:t>
            </w:r>
            <w:r>
              <w:rPr>
                <w:sz w:val="18"/>
                <w:szCs w:val="18"/>
                <w:highlight w:val="yellow"/>
              </w:rPr>
              <w:t>__</w:t>
            </w:r>
            <w:permEnd w:id="866335124"/>
          </w:p>
        </w:tc>
      </w:tr>
      <w:tr w:rsidR="009A44FA" w14:paraId="725BEBCC" w14:textId="77777777">
        <w:trPr>
          <w:trHeight w:val="150"/>
        </w:trPr>
        <w:tc>
          <w:tcPr>
            <w:tcW w:w="4125" w:type="dxa"/>
            <w:gridSpan w:val="2"/>
            <w:vMerge/>
            <w:shd w:val="clear" w:color="auto" w:fill="auto"/>
          </w:tcPr>
          <w:p w14:paraId="58BC2A39"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45ACBE00"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0F01D20E" w14:textId="77777777" w:rsidR="009A44FA" w:rsidRDefault="00C03B6E">
            <w:pPr>
              <w:spacing w:after="0" w:line="240" w:lineRule="auto"/>
              <w:rPr>
                <w:sz w:val="18"/>
                <w:szCs w:val="18"/>
              </w:rPr>
            </w:pPr>
            <w:r>
              <w:rPr>
                <w:sz w:val="18"/>
                <w:szCs w:val="18"/>
              </w:rPr>
              <w:t>No. Telepon</w:t>
            </w:r>
          </w:p>
        </w:tc>
        <w:tc>
          <w:tcPr>
            <w:tcW w:w="4524" w:type="dxa"/>
            <w:gridSpan w:val="4"/>
            <w:vAlign w:val="center"/>
          </w:tcPr>
          <w:p w14:paraId="53E42493" w14:textId="1B94E25A" w:rsidR="009A44FA" w:rsidRDefault="00C03B6E">
            <w:pPr>
              <w:spacing w:after="0" w:line="240" w:lineRule="auto"/>
              <w:rPr>
                <w:sz w:val="18"/>
                <w:szCs w:val="18"/>
                <w:highlight w:val="yellow"/>
              </w:rPr>
            </w:pPr>
            <w:permStart w:id="1429350043" w:edGrp="everyone"/>
            <w:r>
              <w:rPr>
                <w:sz w:val="18"/>
                <w:szCs w:val="18"/>
                <w:highlight w:val="yellow"/>
              </w:rPr>
              <w:t>_</w:t>
            </w:r>
            <w:r w:rsidR="00B465D7" w:rsidRPr="00B465D7">
              <w:t>081224429139</w:t>
            </w:r>
            <w:r w:rsidR="00B465D7" w:rsidRPr="00B465D7">
              <w:rPr>
                <w:highlight w:val="yellow"/>
              </w:rPr>
              <w:t xml:space="preserve"> </w:t>
            </w:r>
            <w:r>
              <w:rPr>
                <w:sz w:val="18"/>
                <w:szCs w:val="18"/>
                <w:highlight w:val="yellow"/>
              </w:rPr>
              <w:t>__</w:t>
            </w:r>
            <w:permEnd w:id="1429350043"/>
          </w:p>
        </w:tc>
      </w:tr>
      <w:tr w:rsidR="009A44FA" w14:paraId="50A977F9" w14:textId="77777777">
        <w:trPr>
          <w:trHeight w:val="386"/>
        </w:trPr>
        <w:tc>
          <w:tcPr>
            <w:tcW w:w="4125" w:type="dxa"/>
            <w:gridSpan w:val="2"/>
            <w:vMerge/>
            <w:shd w:val="clear" w:color="auto" w:fill="auto"/>
          </w:tcPr>
          <w:p w14:paraId="4B71ED7D"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6CB0C254" w14:textId="77777777" w:rsidR="009A44FA" w:rsidRDefault="009A44FA">
            <w:pPr>
              <w:widowControl w:val="0"/>
              <w:spacing w:after="0" w:line="276" w:lineRule="auto"/>
              <w:rPr>
                <w:sz w:val="18"/>
                <w:szCs w:val="18"/>
                <w:highlight w:val="yellow"/>
              </w:rPr>
            </w:pPr>
          </w:p>
        </w:tc>
        <w:tc>
          <w:tcPr>
            <w:tcW w:w="6326" w:type="dxa"/>
            <w:gridSpan w:val="8"/>
            <w:shd w:val="clear" w:color="auto" w:fill="auto"/>
            <w:vAlign w:val="center"/>
          </w:tcPr>
          <w:p w14:paraId="541BFC43" w14:textId="77777777" w:rsidR="009A44FA" w:rsidRDefault="00C03B6E">
            <w:pPr>
              <w:spacing w:after="0" w:line="240" w:lineRule="auto"/>
              <w:rPr>
                <w:sz w:val="18"/>
                <w:szCs w:val="18"/>
                <w:highlight w:val="yellow"/>
              </w:rPr>
            </w:pPr>
            <w:r>
              <w:rPr>
                <w:b/>
                <w:i/>
                <w:sz w:val="18"/>
                <w:szCs w:val="18"/>
              </w:rPr>
              <w:t xml:space="preserve">Divisi Marketing </w:t>
            </w:r>
          </w:p>
        </w:tc>
      </w:tr>
      <w:tr w:rsidR="009A44FA" w14:paraId="4F69C5DC" w14:textId="77777777">
        <w:trPr>
          <w:trHeight w:val="150"/>
        </w:trPr>
        <w:tc>
          <w:tcPr>
            <w:tcW w:w="4125" w:type="dxa"/>
            <w:gridSpan w:val="2"/>
            <w:vMerge/>
            <w:shd w:val="clear" w:color="auto" w:fill="auto"/>
          </w:tcPr>
          <w:p w14:paraId="106C58F0"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279C9B9F"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3E0AF196" w14:textId="77777777" w:rsidR="009A44FA" w:rsidRDefault="00C03B6E">
            <w:pPr>
              <w:spacing w:after="0" w:line="240" w:lineRule="auto"/>
              <w:rPr>
                <w:sz w:val="18"/>
                <w:szCs w:val="18"/>
              </w:rPr>
            </w:pPr>
            <w:r>
              <w:rPr>
                <w:sz w:val="18"/>
                <w:szCs w:val="18"/>
              </w:rPr>
              <w:t>Nama</w:t>
            </w:r>
          </w:p>
        </w:tc>
        <w:tc>
          <w:tcPr>
            <w:tcW w:w="4524" w:type="dxa"/>
            <w:gridSpan w:val="4"/>
            <w:vAlign w:val="center"/>
          </w:tcPr>
          <w:p w14:paraId="44E2E4A1" w14:textId="076820DE" w:rsidR="009A44FA" w:rsidRDefault="00C03B6E">
            <w:pPr>
              <w:spacing w:after="0" w:line="240" w:lineRule="auto"/>
              <w:rPr>
                <w:sz w:val="18"/>
                <w:szCs w:val="18"/>
                <w:highlight w:val="yellow"/>
              </w:rPr>
            </w:pPr>
            <w:permStart w:id="158995470" w:edGrp="everyone"/>
            <w:r>
              <w:rPr>
                <w:sz w:val="18"/>
                <w:szCs w:val="18"/>
                <w:highlight w:val="yellow"/>
              </w:rPr>
              <w:t>_</w:t>
            </w:r>
            <w:r w:rsidR="00B465D7" w:rsidRPr="00B465D7">
              <w:rPr>
                <w:highlight w:val="yellow"/>
              </w:rPr>
              <w:t>Mayputri Nabilla, A.</w:t>
            </w:r>
            <w:proofErr w:type="gramStart"/>
            <w:r w:rsidR="00B465D7" w:rsidRPr="00B465D7">
              <w:rPr>
                <w:highlight w:val="yellow"/>
              </w:rPr>
              <w:t>Md.Kes</w:t>
            </w:r>
            <w:proofErr w:type="gramEnd"/>
            <w:r w:rsidR="00B465D7" w:rsidRPr="00B465D7">
              <w:rPr>
                <w:highlight w:val="yellow"/>
              </w:rPr>
              <w:t xml:space="preserve"> </w:t>
            </w:r>
            <w:r>
              <w:rPr>
                <w:sz w:val="18"/>
                <w:szCs w:val="18"/>
                <w:highlight w:val="yellow"/>
              </w:rPr>
              <w:t>__</w:t>
            </w:r>
            <w:permEnd w:id="158995470"/>
          </w:p>
        </w:tc>
      </w:tr>
      <w:tr w:rsidR="009A44FA" w14:paraId="31CA2058" w14:textId="77777777">
        <w:trPr>
          <w:trHeight w:val="150"/>
        </w:trPr>
        <w:tc>
          <w:tcPr>
            <w:tcW w:w="4125" w:type="dxa"/>
            <w:gridSpan w:val="2"/>
            <w:vMerge/>
            <w:shd w:val="clear" w:color="auto" w:fill="auto"/>
          </w:tcPr>
          <w:p w14:paraId="27D86CCE"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34D2D32F"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16FC7C55" w14:textId="77777777" w:rsidR="009A44FA" w:rsidRDefault="00C03B6E">
            <w:pPr>
              <w:spacing w:after="0" w:line="240" w:lineRule="auto"/>
              <w:rPr>
                <w:sz w:val="18"/>
                <w:szCs w:val="18"/>
              </w:rPr>
            </w:pPr>
            <w:r>
              <w:rPr>
                <w:sz w:val="18"/>
                <w:szCs w:val="18"/>
              </w:rPr>
              <w:t>Email</w:t>
            </w:r>
          </w:p>
        </w:tc>
        <w:tc>
          <w:tcPr>
            <w:tcW w:w="4524" w:type="dxa"/>
            <w:gridSpan w:val="4"/>
            <w:vAlign w:val="center"/>
          </w:tcPr>
          <w:p w14:paraId="6F3A7C94" w14:textId="7E185CB1" w:rsidR="009A44FA" w:rsidRDefault="00C03B6E">
            <w:pPr>
              <w:spacing w:after="0" w:line="240" w:lineRule="auto"/>
              <w:rPr>
                <w:sz w:val="18"/>
                <w:szCs w:val="18"/>
                <w:highlight w:val="yellow"/>
              </w:rPr>
            </w:pPr>
            <w:permStart w:id="1702965737" w:edGrp="everyone"/>
            <w:r>
              <w:rPr>
                <w:sz w:val="18"/>
                <w:szCs w:val="18"/>
                <w:highlight w:val="yellow"/>
              </w:rPr>
              <w:t>_</w:t>
            </w:r>
            <w:r w:rsidR="00B465D7" w:rsidRPr="00B465D7">
              <w:rPr>
                <w:highlight w:val="yellow"/>
              </w:rPr>
              <w:t>marketingrsphm@gmail.com</w:t>
            </w:r>
            <w:r w:rsidR="00B465D7" w:rsidRPr="00B465D7">
              <w:rPr>
                <w:highlight w:val="yellow"/>
              </w:rPr>
              <w:t xml:space="preserve"> </w:t>
            </w:r>
            <w:r>
              <w:rPr>
                <w:sz w:val="18"/>
                <w:szCs w:val="18"/>
                <w:highlight w:val="yellow"/>
              </w:rPr>
              <w:t>__</w:t>
            </w:r>
            <w:permEnd w:id="1702965737"/>
          </w:p>
        </w:tc>
      </w:tr>
      <w:tr w:rsidR="009A44FA" w14:paraId="24B9435A" w14:textId="77777777">
        <w:trPr>
          <w:trHeight w:val="150"/>
        </w:trPr>
        <w:tc>
          <w:tcPr>
            <w:tcW w:w="4125" w:type="dxa"/>
            <w:gridSpan w:val="2"/>
            <w:vMerge/>
            <w:shd w:val="clear" w:color="auto" w:fill="auto"/>
          </w:tcPr>
          <w:p w14:paraId="32479D12"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006191DC"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3A2561FD" w14:textId="77777777" w:rsidR="009A44FA" w:rsidRDefault="00C03B6E">
            <w:pPr>
              <w:spacing w:after="0" w:line="240" w:lineRule="auto"/>
              <w:rPr>
                <w:sz w:val="18"/>
                <w:szCs w:val="18"/>
              </w:rPr>
            </w:pPr>
            <w:r>
              <w:rPr>
                <w:sz w:val="18"/>
                <w:szCs w:val="18"/>
              </w:rPr>
              <w:t>No. Telepon</w:t>
            </w:r>
          </w:p>
        </w:tc>
        <w:tc>
          <w:tcPr>
            <w:tcW w:w="4524" w:type="dxa"/>
            <w:gridSpan w:val="4"/>
            <w:vAlign w:val="center"/>
          </w:tcPr>
          <w:p w14:paraId="472D022D" w14:textId="749F2B69" w:rsidR="009A44FA" w:rsidRDefault="00C03B6E">
            <w:pPr>
              <w:spacing w:after="0" w:line="240" w:lineRule="auto"/>
              <w:rPr>
                <w:sz w:val="18"/>
                <w:szCs w:val="18"/>
                <w:highlight w:val="yellow"/>
              </w:rPr>
            </w:pPr>
            <w:permStart w:id="1640585951" w:edGrp="everyone"/>
            <w:r>
              <w:rPr>
                <w:sz w:val="18"/>
                <w:szCs w:val="18"/>
                <w:highlight w:val="yellow"/>
              </w:rPr>
              <w:t>_</w:t>
            </w:r>
            <w:r w:rsidR="00B465D7" w:rsidRPr="00B465D7">
              <w:t>0811-3507-164</w:t>
            </w:r>
            <w:r w:rsidR="00B465D7" w:rsidRPr="00B465D7">
              <w:rPr>
                <w:highlight w:val="yellow"/>
              </w:rPr>
              <w:t xml:space="preserve"> </w:t>
            </w:r>
            <w:r>
              <w:rPr>
                <w:sz w:val="18"/>
                <w:szCs w:val="18"/>
                <w:highlight w:val="yellow"/>
              </w:rPr>
              <w:t>___</w:t>
            </w:r>
            <w:permEnd w:id="1640585951"/>
          </w:p>
        </w:tc>
      </w:tr>
      <w:tr w:rsidR="009A44FA" w14:paraId="694E04C5" w14:textId="77777777">
        <w:trPr>
          <w:trHeight w:val="404"/>
        </w:trPr>
        <w:tc>
          <w:tcPr>
            <w:tcW w:w="4125" w:type="dxa"/>
            <w:gridSpan w:val="2"/>
            <w:vMerge/>
            <w:shd w:val="clear" w:color="auto" w:fill="auto"/>
          </w:tcPr>
          <w:p w14:paraId="7259A6B7"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745D9E35" w14:textId="77777777" w:rsidR="009A44FA" w:rsidRDefault="009A44FA">
            <w:pPr>
              <w:widowControl w:val="0"/>
              <w:spacing w:after="0" w:line="276" w:lineRule="auto"/>
              <w:rPr>
                <w:sz w:val="18"/>
                <w:szCs w:val="18"/>
                <w:highlight w:val="yellow"/>
              </w:rPr>
            </w:pPr>
          </w:p>
        </w:tc>
        <w:tc>
          <w:tcPr>
            <w:tcW w:w="6326" w:type="dxa"/>
            <w:gridSpan w:val="8"/>
            <w:shd w:val="clear" w:color="auto" w:fill="auto"/>
            <w:vAlign w:val="center"/>
          </w:tcPr>
          <w:p w14:paraId="468B4E77" w14:textId="77777777" w:rsidR="009A44FA" w:rsidRDefault="00C03B6E">
            <w:pPr>
              <w:spacing w:after="0" w:line="240" w:lineRule="auto"/>
              <w:rPr>
                <w:sz w:val="18"/>
                <w:szCs w:val="18"/>
                <w:highlight w:val="yellow"/>
              </w:rPr>
            </w:pPr>
            <w:r>
              <w:rPr>
                <w:b/>
                <w:i/>
                <w:sz w:val="18"/>
                <w:szCs w:val="18"/>
              </w:rPr>
              <w:t xml:space="preserve">Divisi Legal </w:t>
            </w:r>
          </w:p>
        </w:tc>
      </w:tr>
      <w:tr w:rsidR="009A44FA" w14:paraId="77393CEE" w14:textId="77777777">
        <w:trPr>
          <w:trHeight w:val="150"/>
        </w:trPr>
        <w:tc>
          <w:tcPr>
            <w:tcW w:w="4125" w:type="dxa"/>
            <w:gridSpan w:val="2"/>
            <w:vMerge/>
            <w:shd w:val="clear" w:color="auto" w:fill="auto"/>
          </w:tcPr>
          <w:p w14:paraId="7119D5BA"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07292A73"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514E2437" w14:textId="77777777" w:rsidR="009A44FA" w:rsidRDefault="00C03B6E">
            <w:pPr>
              <w:spacing w:after="0" w:line="240" w:lineRule="auto"/>
              <w:rPr>
                <w:sz w:val="18"/>
                <w:szCs w:val="18"/>
              </w:rPr>
            </w:pPr>
            <w:r>
              <w:rPr>
                <w:sz w:val="18"/>
                <w:szCs w:val="18"/>
              </w:rPr>
              <w:t>Nama</w:t>
            </w:r>
          </w:p>
        </w:tc>
        <w:tc>
          <w:tcPr>
            <w:tcW w:w="4524" w:type="dxa"/>
            <w:gridSpan w:val="4"/>
            <w:vAlign w:val="center"/>
          </w:tcPr>
          <w:p w14:paraId="3DD032CA" w14:textId="77777777" w:rsidR="009A44FA" w:rsidRDefault="00C03B6E">
            <w:pPr>
              <w:spacing w:after="0" w:line="240" w:lineRule="auto"/>
              <w:rPr>
                <w:sz w:val="18"/>
                <w:szCs w:val="18"/>
                <w:highlight w:val="yellow"/>
              </w:rPr>
            </w:pPr>
            <w:permStart w:id="497234253" w:edGrp="everyone"/>
            <w:r>
              <w:rPr>
                <w:sz w:val="18"/>
                <w:szCs w:val="18"/>
                <w:highlight w:val="yellow"/>
              </w:rPr>
              <w:t>____</w:t>
            </w:r>
            <w:permEnd w:id="497234253"/>
          </w:p>
        </w:tc>
      </w:tr>
      <w:tr w:rsidR="009A44FA" w14:paraId="31FE5E86" w14:textId="77777777">
        <w:trPr>
          <w:trHeight w:val="150"/>
        </w:trPr>
        <w:tc>
          <w:tcPr>
            <w:tcW w:w="4125" w:type="dxa"/>
            <w:gridSpan w:val="2"/>
            <w:vMerge/>
            <w:shd w:val="clear" w:color="auto" w:fill="auto"/>
          </w:tcPr>
          <w:p w14:paraId="69E37696"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564949B5"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549D9033" w14:textId="77777777" w:rsidR="009A44FA" w:rsidRDefault="00C03B6E">
            <w:pPr>
              <w:spacing w:after="0" w:line="240" w:lineRule="auto"/>
              <w:rPr>
                <w:sz w:val="18"/>
                <w:szCs w:val="18"/>
              </w:rPr>
            </w:pPr>
            <w:r>
              <w:rPr>
                <w:sz w:val="18"/>
                <w:szCs w:val="18"/>
              </w:rPr>
              <w:t>Email</w:t>
            </w:r>
          </w:p>
        </w:tc>
        <w:tc>
          <w:tcPr>
            <w:tcW w:w="4524" w:type="dxa"/>
            <w:gridSpan w:val="4"/>
            <w:vAlign w:val="center"/>
          </w:tcPr>
          <w:p w14:paraId="3BB1E080" w14:textId="77777777" w:rsidR="009A44FA" w:rsidRDefault="00C03B6E">
            <w:pPr>
              <w:spacing w:after="0" w:line="240" w:lineRule="auto"/>
              <w:rPr>
                <w:sz w:val="18"/>
                <w:szCs w:val="18"/>
                <w:highlight w:val="yellow"/>
              </w:rPr>
            </w:pPr>
            <w:permStart w:id="1650859829" w:edGrp="everyone"/>
            <w:r>
              <w:rPr>
                <w:sz w:val="18"/>
                <w:szCs w:val="18"/>
                <w:highlight w:val="yellow"/>
              </w:rPr>
              <w:t>____</w:t>
            </w:r>
            <w:permEnd w:id="1650859829"/>
          </w:p>
        </w:tc>
      </w:tr>
      <w:tr w:rsidR="009A44FA" w14:paraId="705034CD" w14:textId="77777777">
        <w:trPr>
          <w:trHeight w:val="150"/>
        </w:trPr>
        <w:tc>
          <w:tcPr>
            <w:tcW w:w="4125" w:type="dxa"/>
            <w:gridSpan w:val="2"/>
            <w:vMerge/>
            <w:shd w:val="clear" w:color="auto" w:fill="auto"/>
          </w:tcPr>
          <w:p w14:paraId="067D1439"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077D8482"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755132BC" w14:textId="77777777" w:rsidR="009A44FA" w:rsidRDefault="00C03B6E">
            <w:pPr>
              <w:spacing w:after="0" w:line="240" w:lineRule="auto"/>
              <w:rPr>
                <w:sz w:val="18"/>
                <w:szCs w:val="18"/>
              </w:rPr>
            </w:pPr>
            <w:r>
              <w:rPr>
                <w:sz w:val="18"/>
                <w:szCs w:val="18"/>
              </w:rPr>
              <w:t>No. Telepon</w:t>
            </w:r>
          </w:p>
        </w:tc>
        <w:tc>
          <w:tcPr>
            <w:tcW w:w="4524" w:type="dxa"/>
            <w:gridSpan w:val="4"/>
            <w:vAlign w:val="center"/>
          </w:tcPr>
          <w:p w14:paraId="47144963" w14:textId="77777777" w:rsidR="009A44FA" w:rsidRDefault="00C03B6E">
            <w:pPr>
              <w:spacing w:after="0" w:line="240" w:lineRule="auto"/>
              <w:rPr>
                <w:sz w:val="18"/>
                <w:szCs w:val="18"/>
                <w:highlight w:val="yellow"/>
              </w:rPr>
            </w:pPr>
            <w:permStart w:id="131152285" w:edGrp="everyone"/>
            <w:r>
              <w:rPr>
                <w:sz w:val="18"/>
                <w:szCs w:val="18"/>
                <w:highlight w:val="yellow"/>
              </w:rPr>
              <w:t>____</w:t>
            </w:r>
            <w:permEnd w:id="131152285"/>
          </w:p>
        </w:tc>
      </w:tr>
      <w:tr w:rsidR="009A44FA" w14:paraId="445B20A9" w14:textId="77777777">
        <w:trPr>
          <w:trHeight w:val="341"/>
        </w:trPr>
        <w:tc>
          <w:tcPr>
            <w:tcW w:w="4125" w:type="dxa"/>
            <w:gridSpan w:val="2"/>
            <w:vMerge/>
            <w:shd w:val="clear" w:color="auto" w:fill="auto"/>
          </w:tcPr>
          <w:p w14:paraId="50069482"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277C18C5" w14:textId="77777777" w:rsidR="009A44FA" w:rsidRDefault="009A44FA">
            <w:pPr>
              <w:widowControl w:val="0"/>
              <w:spacing w:after="0" w:line="276" w:lineRule="auto"/>
              <w:rPr>
                <w:sz w:val="18"/>
                <w:szCs w:val="18"/>
                <w:highlight w:val="yellow"/>
              </w:rPr>
            </w:pPr>
          </w:p>
        </w:tc>
        <w:tc>
          <w:tcPr>
            <w:tcW w:w="6326" w:type="dxa"/>
            <w:gridSpan w:val="8"/>
            <w:shd w:val="clear" w:color="auto" w:fill="auto"/>
            <w:vAlign w:val="center"/>
          </w:tcPr>
          <w:p w14:paraId="5ECEF35D" w14:textId="77777777" w:rsidR="009A44FA" w:rsidRDefault="00C03B6E">
            <w:pPr>
              <w:spacing w:after="0" w:line="240" w:lineRule="auto"/>
              <w:rPr>
                <w:sz w:val="18"/>
                <w:szCs w:val="18"/>
                <w:highlight w:val="yellow"/>
              </w:rPr>
            </w:pPr>
            <w:r>
              <w:rPr>
                <w:b/>
                <w:i/>
                <w:sz w:val="18"/>
                <w:szCs w:val="18"/>
              </w:rPr>
              <w:t xml:space="preserve">Divisi Pendaftaran </w:t>
            </w:r>
          </w:p>
        </w:tc>
      </w:tr>
      <w:tr w:rsidR="009A44FA" w14:paraId="666510DE" w14:textId="77777777">
        <w:trPr>
          <w:trHeight w:val="150"/>
        </w:trPr>
        <w:tc>
          <w:tcPr>
            <w:tcW w:w="4125" w:type="dxa"/>
            <w:gridSpan w:val="2"/>
            <w:vMerge/>
            <w:shd w:val="clear" w:color="auto" w:fill="auto"/>
          </w:tcPr>
          <w:p w14:paraId="7700C01E"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72D73F19"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469C9A31" w14:textId="77777777" w:rsidR="009A44FA" w:rsidRDefault="00C03B6E">
            <w:pPr>
              <w:spacing w:after="0" w:line="240" w:lineRule="auto"/>
              <w:rPr>
                <w:sz w:val="18"/>
                <w:szCs w:val="18"/>
              </w:rPr>
            </w:pPr>
            <w:r>
              <w:rPr>
                <w:sz w:val="18"/>
                <w:szCs w:val="18"/>
              </w:rPr>
              <w:t>Nama</w:t>
            </w:r>
          </w:p>
        </w:tc>
        <w:tc>
          <w:tcPr>
            <w:tcW w:w="4524" w:type="dxa"/>
            <w:gridSpan w:val="4"/>
            <w:vAlign w:val="center"/>
          </w:tcPr>
          <w:p w14:paraId="00D42A3D" w14:textId="77777777" w:rsidR="009A44FA" w:rsidRDefault="00C03B6E">
            <w:pPr>
              <w:spacing w:after="0" w:line="240" w:lineRule="auto"/>
              <w:rPr>
                <w:sz w:val="18"/>
                <w:szCs w:val="18"/>
                <w:highlight w:val="yellow"/>
              </w:rPr>
            </w:pPr>
            <w:permStart w:id="1708458216" w:edGrp="everyone"/>
            <w:r>
              <w:rPr>
                <w:sz w:val="18"/>
                <w:szCs w:val="18"/>
                <w:highlight w:val="yellow"/>
              </w:rPr>
              <w:t>____</w:t>
            </w:r>
            <w:permEnd w:id="1708458216"/>
          </w:p>
        </w:tc>
      </w:tr>
      <w:tr w:rsidR="009A44FA" w14:paraId="1971BFE1" w14:textId="77777777">
        <w:trPr>
          <w:trHeight w:val="150"/>
        </w:trPr>
        <w:tc>
          <w:tcPr>
            <w:tcW w:w="4125" w:type="dxa"/>
            <w:gridSpan w:val="2"/>
            <w:vMerge/>
            <w:shd w:val="clear" w:color="auto" w:fill="auto"/>
          </w:tcPr>
          <w:p w14:paraId="4E450305"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4891AB1C"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175E3847" w14:textId="77777777" w:rsidR="009A44FA" w:rsidRDefault="00C03B6E">
            <w:pPr>
              <w:spacing w:after="0" w:line="240" w:lineRule="auto"/>
              <w:rPr>
                <w:sz w:val="18"/>
                <w:szCs w:val="18"/>
              </w:rPr>
            </w:pPr>
            <w:r>
              <w:rPr>
                <w:sz w:val="18"/>
                <w:szCs w:val="18"/>
              </w:rPr>
              <w:t>Email</w:t>
            </w:r>
          </w:p>
        </w:tc>
        <w:tc>
          <w:tcPr>
            <w:tcW w:w="4524" w:type="dxa"/>
            <w:gridSpan w:val="4"/>
            <w:vAlign w:val="center"/>
          </w:tcPr>
          <w:p w14:paraId="14A1ACE0" w14:textId="77777777" w:rsidR="009A44FA" w:rsidRDefault="00C03B6E">
            <w:pPr>
              <w:spacing w:after="0" w:line="240" w:lineRule="auto"/>
              <w:rPr>
                <w:sz w:val="18"/>
                <w:szCs w:val="18"/>
                <w:highlight w:val="yellow"/>
              </w:rPr>
            </w:pPr>
            <w:permStart w:id="1265393785" w:edGrp="everyone"/>
            <w:r>
              <w:rPr>
                <w:sz w:val="18"/>
                <w:szCs w:val="18"/>
                <w:highlight w:val="yellow"/>
              </w:rPr>
              <w:t>____</w:t>
            </w:r>
            <w:permEnd w:id="1265393785"/>
          </w:p>
        </w:tc>
      </w:tr>
      <w:tr w:rsidR="009A44FA" w14:paraId="3646310B" w14:textId="77777777">
        <w:trPr>
          <w:trHeight w:val="150"/>
        </w:trPr>
        <w:tc>
          <w:tcPr>
            <w:tcW w:w="4125" w:type="dxa"/>
            <w:gridSpan w:val="2"/>
            <w:vMerge/>
            <w:shd w:val="clear" w:color="auto" w:fill="auto"/>
          </w:tcPr>
          <w:p w14:paraId="3BDADE8D"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56988975"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34DE3D39" w14:textId="77777777" w:rsidR="009A44FA" w:rsidRDefault="00C03B6E">
            <w:pPr>
              <w:spacing w:after="0" w:line="240" w:lineRule="auto"/>
              <w:rPr>
                <w:sz w:val="18"/>
                <w:szCs w:val="18"/>
              </w:rPr>
            </w:pPr>
            <w:r>
              <w:rPr>
                <w:sz w:val="18"/>
                <w:szCs w:val="18"/>
              </w:rPr>
              <w:t>No. Telepon</w:t>
            </w:r>
          </w:p>
        </w:tc>
        <w:tc>
          <w:tcPr>
            <w:tcW w:w="4524" w:type="dxa"/>
            <w:gridSpan w:val="4"/>
            <w:vAlign w:val="center"/>
          </w:tcPr>
          <w:p w14:paraId="4CDF86E1" w14:textId="77777777" w:rsidR="009A44FA" w:rsidRDefault="00C03B6E">
            <w:pPr>
              <w:spacing w:after="0" w:line="240" w:lineRule="auto"/>
              <w:rPr>
                <w:sz w:val="18"/>
                <w:szCs w:val="18"/>
                <w:highlight w:val="yellow"/>
              </w:rPr>
            </w:pPr>
            <w:permStart w:id="2064720554" w:edGrp="everyone"/>
            <w:r>
              <w:rPr>
                <w:sz w:val="18"/>
                <w:szCs w:val="18"/>
                <w:highlight w:val="yellow"/>
              </w:rPr>
              <w:t>____</w:t>
            </w:r>
            <w:permEnd w:id="2064720554"/>
          </w:p>
        </w:tc>
      </w:tr>
      <w:tr w:rsidR="009A44FA" w14:paraId="49DF8CF1" w14:textId="77777777">
        <w:trPr>
          <w:trHeight w:val="359"/>
        </w:trPr>
        <w:tc>
          <w:tcPr>
            <w:tcW w:w="4125" w:type="dxa"/>
            <w:gridSpan w:val="2"/>
            <w:vMerge/>
            <w:shd w:val="clear" w:color="auto" w:fill="auto"/>
          </w:tcPr>
          <w:p w14:paraId="3DD43B87"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11FC7D4B" w14:textId="77777777" w:rsidR="009A44FA" w:rsidRDefault="009A44FA">
            <w:pPr>
              <w:widowControl w:val="0"/>
              <w:spacing w:after="0" w:line="276" w:lineRule="auto"/>
              <w:rPr>
                <w:sz w:val="18"/>
                <w:szCs w:val="18"/>
                <w:highlight w:val="yellow"/>
              </w:rPr>
            </w:pPr>
          </w:p>
        </w:tc>
        <w:tc>
          <w:tcPr>
            <w:tcW w:w="6326" w:type="dxa"/>
            <w:gridSpan w:val="8"/>
            <w:shd w:val="clear" w:color="auto" w:fill="auto"/>
            <w:vAlign w:val="center"/>
          </w:tcPr>
          <w:p w14:paraId="1E5F5228" w14:textId="77777777" w:rsidR="009A44FA" w:rsidRDefault="00C03B6E">
            <w:pPr>
              <w:spacing w:after="0" w:line="240" w:lineRule="auto"/>
              <w:rPr>
                <w:sz w:val="18"/>
                <w:szCs w:val="18"/>
                <w:highlight w:val="yellow"/>
              </w:rPr>
            </w:pPr>
            <w:r>
              <w:rPr>
                <w:b/>
                <w:i/>
                <w:sz w:val="18"/>
                <w:szCs w:val="18"/>
              </w:rPr>
              <w:t xml:space="preserve">Divisi Rawat Jalan </w:t>
            </w:r>
          </w:p>
        </w:tc>
      </w:tr>
      <w:tr w:rsidR="009A44FA" w14:paraId="15F64BB7" w14:textId="77777777">
        <w:trPr>
          <w:trHeight w:val="150"/>
        </w:trPr>
        <w:tc>
          <w:tcPr>
            <w:tcW w:w="4125" w:type="dxa"/>
            <w:gridSpan w:val="2"/>
            <w:vMerge/>
            <w:shd w:val="clear" w:color="auto" w:fill="auto"/>
          </w:tcPr>
          <w:p w14:paraId="202ECD2C"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3E81DFBC"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17710578" w14:textId="77777777" w:rsidR="009A44FA" w:rsidRDefault="00C03B6E">
            <w:pPr>
              <w:spacing w:after="0" w:line="240" w:lineRule="auto"/>
              <w:rPr>
                <w:sz w:val="18"/>
                <w:szCs w:val="18"/>
              </w:rPr>
            </w:pPr>
            <w:r>
              <w:rPr>
                <w:sz w:val="18"/>
                <w:szCs w:val="18"/>
              </w:rPr>
              <w:t>Nama</w:t>
            </w:r>
          </w:p>
        </w:tc>
        <w:tc>
          <w:tcPr>
            <w:tcW w:w="4524" w:type="dxa"/>
            <w:gridSpan w:val="4"/>
            <w:vAlign w:val="center"/>
          </w:tcPr>
          <w:p w14:paraId="65EB7BB9" w14:textId="77777777" w:rsidR="009A44FA" w:rsidRDefault="00C03B6E">
            <w:pPr>
              <w:spacing w:after="0" w:line="240" w:lineRule="auto"/>
              <w:rPr>
                <w:sz w:val="18"/>
                <w:szCs w:val="18"/>
                <w:highlight w:val="yellow"/>
              </w:rPr>
            </w:pPr>
            <w:permStart w:id="1944522885" w:edGrp="everyone"/>
            <w:r>
              <w:rPr>
                <w:sz w:val="18"/>
                <w:szCs w:val="18"/>
                <w:highlight w:val="yellow"/>
              </w:rPr>
              <w:t>____</w:t>
            </w:r>
            <w:permEnd w:id="1944522885"/>
          </w:p>
        </w:tc>
      </w:tr>
      <w:tr w:rsidR="009A44FA" w14:paraId="768A80EA" w14:textId="77777777">
        <w:trPr>
          <w:trHeight w:val="150"/>
        </w:trPr>
        <w:tc>
          <w:tcPr>
            <w:tcW w:w="4125" w:type="dxa"/>
            <w:gridSpan w:val="2"/>
            <w:vMerge/>
            <w:shd w:val="clear" w:color="auto" w:fill="auto"/>
          </w:tcPr>
          <w:p w14:paraId="24C3675A"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7760A030"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50EE4FFE" w14:textId="77777777" w:rsidR="009A44FA" w:rsidRDefault="00C03B6E">
            <w:pPr>
              <w:spacing w:after="0" w:line="240" w:lineRule="auto"/>
              <w:rPr>
                <w:sz w:val="18"/>
                <w:szCs w:val="18"/>
              </w:rPr>
            </w:pPr>
            <w:r>
              <w:rPr>
                <w:sz w:val="18"/>
                <w:szCs w:val="18"/>
              </w:rPr>
              <w:t>Email</w:t>
            </w:r>
          </w:p>
        </w:tc>
        <w:tc>
          <w:tcPr>
            <w:tcW w:w="4524" w:type="dxa"/>
            <w:gridSpan w:val="4"/>
            <w:vAlign w:val="center"/>
          </w:tcPr>
          <w:p w14:paraId="617F952B" w14:textId="77777777" w:rsidR="009A44FA" w:rsidRDefault="00C03B6E">
            <w:pPr>
              <w:spacing w:after="0" w:line="240" w:lineRule="auto"/>
              <w:rPr>
                <w:sz w:val="18"/>
                <w:szCs w:val="18"/>
                <w:highlight w:val="yellow"/>
              </w:rPr>
            </w:pPr>
            <w:permStart w:id="434845012" w:edGrp="everyone"/>
            <w:r>
              <w:rPr>
                <w:sz w:val="18"/>
                <w:szCs w:val="18"/>
                <w:highlight w:val="yellow"/>
              </w:rPr>
              <w:t>____</w:t>
            </w:r>
            <w:permEnd w:id="434845012"/>
          </w:p>
        </w:tc>
      </w:tr>
      <w:tr w:rsidR="009A44FA" w14:paraId="29BC6FA7" w14:textId="77777777">
        <w:trPr>
          <w:trHeight w:val="150"/>
        </w:trPr>
        <w:tc>
          <w:tcPr>
            <w:tcW w:w="4125" w:type="dxa"/>
            <w:gridSpan w:val="2"/>
            <w:vMerge/>
            <w:shd w:val="clear" w:color="auto" w:fill="auto"/>
          </w:tcPr>
          <w:p w14:paraId="3A80793C"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6DB7BFBF"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3D43F122" w14:textId="77777777" w:rsidR="009A44FA" w:rsidRDefault="00C03B6E">
            <w:pPr>
              <w:spacing w:after="0" w:line="240" w:lineRule="auto"/>
              <w:rPr>
                <w:sz w:val="18"/>
                <w:szCs w:val="18"/>
              </w:rPr>
            </w:pPr>
            <w:r>
              <w:rPr>
                <w:sz w:val="18"/>
                <w:szCs w:val="18"/>
              </w:rPr>
              <w:t>No. Telepon</w:t>
            </w:r>
          </w:p>
        </w:tc>
        <w:tc>
          <w:tcPr>
            <w:tcW w:w="4524" w:type="dxa"/>
            <w:gridSpan w:val="4"/>
            <w:vAlign w:val="center"/>
          </w:tcPr>
          <w:p w14:paraId="72866ACF" w14:textId="77777777" w:rsidR="009A44FA" w:rsidRDefault="00C03B6E">
            <w:pPr>
              <w:spacing w:after="0" w:line="240" w:lineRule="auto"/>
              <w:rPr>
                <w:sz w:val="18"/>
                <w:szCs w:val="18"/>
                <w:highlight w:val="yellow"/>
              </w:rPr>
            </w:pPr>
            <w:permStart w:id="1480394974" w:edGrp="everyone"/>
            <w:r>
              <w:rPr>
                <w:sz w:val="18"/>
                <w:szCs w:val="18"/>
                <w:highlight w:val="yellow"/>
              </w:rPr>
              <w:t>____</w:t>
            </w:r>
            <w:permEnd w:id="1480394974"/>
          </w:p>
        </w:tc>
      </w:tr>
      <w:tr w:rsidR="009A44FA" w14:paraId="27873B39" w14:textId="77777777">
        <w:trPr>
          <w:trHeight w:val="377"/>
        </w:trPr>
        <w:tc>
          <w:tcPr>
            <w:tcW w:w="4125" w:type="dxa"/>
            <w:gridSpan w:val="2"/>
            <w:vMerge/>
            <w:shd w:val="clear" w:color="auto" w:fill="auto"/>
          </w:tcPr>
          <w:p w14:paraId="3D14153D"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467F8825" w14:textId="77777777" w:rsidR="009A44FA" w:rsidRDefault="009A44FA">
            <w:pPr>
              <w:widowControl w:val="0"/>
              <w:spacing w:after="0" w:line="276" w:lineRule="auto"/>
              <w:rPr>
                <w:sz w:val="18"/>
                <w:szCs w:val="18"/>
                <w:highlight w:val="yellow"/>
              </w:rPr>
            </w:pPr>
          </w:p>
        </w:tc>
        <w:tc>
          <w:tcPr>
            <w:tcW w:w="6326" w:type="dxa"/>
            <w:gridSpan w:val="8"/>
            <w:shd w:val="clear" w:color="auto" w:fill="auto"/>
            <w:vAlign w:val="center"/>
          </w:tcPr>
          <w:p w14:paraId="2596DC1E" w14:textId="77777777" w:rsidR="009A44FA" w:rsidRDefault="00C03B6E">
            <w:pPr>
              <w:spacing w:after="0" w:line="240" w:lineRule="auto"/>
              <w:rPr>
                <w:sz w:val="18"/>
                <w:szCs w:val="18"/>
                <w:highlight w:val="yellow"/>
              </w:rPr>
            </w:pPr>
            <w:r>
              <w:rPr>
                <w:b/>
                <w:i/>
                <w:sz w:val="18"/>
                <w:szCs w:val="18"/>
              </w:rPr>
              <w:t>Divisi Rawat Inap</w:t>
            </w:r>
          </w:p>
        </w:tc>
      </w:tr>
      <w:tr w:rsidR="009A44FA" w14:paraId="16CC49DD" w14:textId="77777777">
        <w:trPr>
          <w:trHeight w:val="150"/>
        </w:trPr>
        <w:tc>
          <w:tcPr>
            <w:tcW w:w="4125" w:type="dxa"/>
            <w:gridSpan w:val="2"/>
            <w:vMerge/>
            <w:shd w:val="clear" w:color="auto" w:fill="auto"/>
          </w:tcPr>
          <w:p w14:paraId="09F7C8C3"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01DD8629"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2A70718B" w14:textId="77777777" w:rsidR="009A44FA" w:rsidRDefault="00C03B6E">
            <w:pPr>
              <w:spacing w:after="0" w:line="240" w:lineRule="auto"/>
              <w:rPr>
                <w:sz w:val="18"/>
                <w:szCs w:val="18"/>
              </w:rPr>
            </w:pPr>
            <w:r>
              <w:rPr>
                <w:sz w:val="18"/>
                <w:szCs w:val="18"/>
              </w:rPr>
              <w:t>Nama</w:t>
            </w:r>
          </w:p>
        </w:tc>
        <w:tc>
          <w:tcPr>
            <w:tcW w:w="4524" w:type="dxa"/>
            <w:gridSpan w:val="4"/>
            <w:vAlign w:val="center"/>
          </w:tcPr>
          <w:p w14:paraId="36C0A024" w14:textId="77777777" w:rsidR="009A44FA" w:rsidRDefault="00C03B6E">
            <w:pPr>
              <w:spacing w:after="0" w:line="240" w:lineRule="auto"/>
              <w:rPr>
                <w:sz w:val="18"/>
                <w:szCs w:val="18"/>
                <w:highlight w:val="yellow"/>
              </w:rPr>
            </w:pPr>
            <w:permStart w:id="497381780" w:edGrp="everyone"/>
            <w:r>
              <w:rPr>
                <w:sz w:val="18"/>
                <w:szCs w:val="18"/>
                <w:highlight w:val="yellow"/>
              </w:rPr>
              <w:t>____</w:t>
            </w:r>
            <w:permEnd w:id="497381780"/>
          </w:p>
        </w:tc>
      </w:tr>
      <w:tr w:rsidR="009A44FA" w14:paraId="44C1D7B9" w14:textId="77777777">
        <w:trPr>
          <w:trHeight w:val="150"/>
        </w:trPr>
        <w:tc>
          <w:tcPr>
            <w:tcW w:w="4125" w:type="dxa"/>
            <w:gridSpan w:val="2"/>
            <w:vMerge/>
            <w:shd w:val="clear" w:color="auto" w:fill="auto"/>
          </w:tcPr>
          <w:p w14:paraId="363A7362"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7B69571B"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133FA537" w14:textId="77777777" w:rsidR="009A44FA" w:rsidRDefault="00C03B6E">
            <w:pPr>
              <w:spacing w:after="0" w:line="240" w:lineRule="auto"/>
              <w:rPr>
                <w:sz w:val="18"/>
                <w:szCs w:val="18"/>
              </w:rPr>
            </w:pPr>
            <w:r>
              <w:rPr>
                <w:sz w:val="18"/>
                <w:szCs w:val="18"/>
              </w:rPr>
              <w:t>Email</w:t>
            </w:r>
          </w:p>
        </w:tc>
        <w:tc>
          <w:tcPr>
            <w:tcW w:w="4524" w:type="dxa"/>
            <w:gridSpan w:val="4"/>
            <w:vAlign w:val="center"/>
          </w:tcPr>
          <w:p w14:paraId="0BB1F2F2" w14:textId="77777777" w:rsidR="009A44FA" w:rsidRDefault="00C03B6E">
            <w:pPr>
              <w:spacing w:after="0" w:line="240" w:lineRule="auto"/>
              <w:rPr>
                <w:sz w:val="18"/>
                <w:szCs w:val="18"/>
                <w:highlight w:val="yellow"/>
              </w:rPr>
            </w:pPr>
            <w:permStart w:id="959513043" w:edGrp="everyone"/>
            <w:r>
              <w:rPr>
                <w:sz w:val="18"/>
                <w:szCs w:val="18"/>
                <w:highlight w:val="yellow"/>
              </w:rPr>
              <w:t>____</w:t>
            </w:r>
            <w:permEnd w:id="959513043"/>
          </w:p>
        </w:tc>
      </w:tr>
      <w:tr w:rsidR="009A44FA" w14:paraId="00CF6332" w14:textId="77777777">
        <w:trPr>
          <w:trHeight w:val="150"/>
        </w:trPr>
        <w:tc>
          <w:tcPr>
            <w:tcW w:w="4125" w:type="dxa"/>
            <w:gridSpan w:val="2"/>
            <w:vMerge/>
            <w:shd w:val="clear" w:color="auto" w:fill="auto"/>
          </w:tcPr>
          <w:p w14:paraId="5B7DBBAF"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0195FC7F"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72045865" w14:textId="77777777" w:rsidR="009A44FA" w:rsidRDefault="00C03B6E">
            <w:pPr>
              <w:spacing w:after="0" w:line="240" w:lineRule="auto"/>
              <w:rPr>
                <w:sz w:val="18"/>
                <w:szCs w:val="18"/>
              </w:rPr>
            </w:pPr>
            <w:r>
              <w:rPr>
                <w:sz w:val="18"/>
                <w:szCs w:val="18"/>
              </w:rPr>
              <w:t>No. Telepon</w:t>
            </w:r>
          </w:p>
        </w:tc>
        <w:tc>
          <w:tcPr>
            <w:tcW w:w="4524" w:type="dxa"/>
            <w:gridSpan w:val="4"/>
            <w:vAlign w:val="center"/>
          </w:tcPr>
          <w:p w14:paraId="2BC006BE" w14:textId="77777777" w:rsidR="009A44FA" w:rsidRDefault="00C03B6E">
            <w:pPr>
              <w:spacing w:after="0" w:line="240" w:lineRule="auto"/>
              <w:rPr>
                <w:sz w:val="18"/>
                <w:szCs w:val="18"/>
                <w:highlight w:val="yellow"/>
              </w:rPr>
            </w:pPr>
            <w:permStart w:id="1340750660" w:edGrp="everyone"/>
            <w:r>
              <w:rPr>
                <w:sz w:val="18"/>
                <w:szCs w:val="18"/>
                <w:highlight w:val="yellow"/>
              </w:rPr>
              <w:t>____</w:t>
            </w:r>
            <w:permEnd w:id="1340750660"/>
          </w:p>
        </w:tc>
      </w:tr>
      <w:tr w:rsidR="009A44FA" w14:paraId="49A18426" w14:textId="77777777">
        <w:trPr>
          <w:trHeight w:val="413"/>
        </w:trPr>
        <w:tc>
          <w:tcPr>
            <w:tcW w:w="4125" w:type="dxa"/>
            <w:gridSpan w:val="2"/>
            <w:vMerge/>
            <w:shd w:val="clear" w:color="auto" w:fill="auto"/>
          </w:tcPr>
          <w:p w14:paraId="2F1D232C"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0BDB16B2" w14:textId="77777777" w:rsidR="009A44FA" w:rsidRDefault="009A44FA">
            <w:pPr>
              <w:widowControl w:val="0"/>
              <w:spacing w:after="0" w:line="276" w:lineRule="auto"/>
              <w:rPr>
                <w:sz w:val="18"/>
                <w:szCs w:val="18"/>
                <w:highlight w:val="yellow"/>
              </w:rPr>
            </w:pPr>
          </w:p>
        </w:tc>
        <w:tc>
          <w:tcPr>
            <w:tcW w:w="6326" w:type="dxa"/>
            <w:gridSpan w:val="8"/>
            <w:shd w:val="clear" w:color="auto" w:fill="auto"/>
            <w:vAlign w:val="center"/>
          </w:tcPr>
          <w:p w14:paraId="6F02631F" w14:textId="77777777" w:rsidR="009A44FA" w:rsidRDefault="00C03B6E">
            <w:pPr>
              <w:spacing w:after="0" w:line="240" w:lineRule="auto"/>
              <w:rPr>
                <w:sz w:val="18"/>
                <w:szCs w:val="18"/>
                <w:highlight w:val="yellow"/>
              </w:rPr>
            </w:pPr>
            <w:r>
              <w:rPr>
                <w:b/>
                <w:sz w:val="18"/>
                <w:szCs w:val="18"/>
              </w:rPr>
              <w:t>Divisi Pemulangan Pasien</w:t>
            </w:r>
          </w:p>
        </w:tc>
      </w:tr>
      <w:tr w:rsidR="009A44FA" w14:paraId="0B14A717" w14:textId="77777777">
        <w:trPr>
          <w:trHeight w:val="150"/>
        </w:trPr>
        <w:tc>
          <w:tcPr>
            <w:tcW w:w="4125" w:type="dxa"/>
            <w:gridSpan w:val="2"/>
            <w:vMerge/>
            <w:shd w:val="clear" w:color="auto" w:fill="auto"/>
          </w:tcPr>
          <w:p w14:paraId="54578CFB"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3DC85798"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49D536F6" w14:textId="77777777" w:rsidR="009A44FA" w:rsidRDefault="00C03B6E">
            <w:pPr>
              <w:spacing w:after="0" w:line="240" w:lineRule="auto"/>
              <w:rPr>
                <w:sz w:val="18"/>
                <w:szCs w:val="18"/>
              </w:rPr>
            </w:pPr>
            <w:r>
              <w:rPr>
                <w:sz w:val="18"/>
                <w:szCs w:val="18"/>
              </w:rPr>
              <w:t>Nama</w:t>
            </w:r>
          </w:p>
        </w:tc>
        <w:tc>
          <w:tcPr>
            <w:tcW w:w="4524" w:type="dxa"/>
            <w:gridSpan w:val="4"/>
            <w:vAlign w:val="center"/>
          </w:tcPr>
          <w:p w14:paraId="13AA65EB" w14:textId="77777777" w:rsidR="009A44FA" w:rsidRDefault="00C03B6E">
            <w:pPr>
              <w:spacing w:after="0" w:line="240" w:lineRule="auto"/>
              <w:rPr>
                <w:sz w:val="18"/>
                <w:szCs w:val="18"/>
                <w:highlight w:val="yellow"/>
              </w:rPr>
            </w:pPr>
            <w:permStart w:id="968560915" w:edGrp="everyone"/>
            <w:r>
              <w:rPr>
                <w:sz w:val="18"/>
                <w:szCs w:val="18"/>
                <w:highlight w:val="yellow"/>
              </w:rPr>
              <w:t>____</w:t>
            </w:r>
            <w:permEnd w:id="968560915"/>
          </w:p>
        </w:tc>
      </w:tr>
      <w:tr w:rsidR="009A44FA" w14:paraId="344CCCDE" w14:textId="77777777">
        <w:trPr>
          <w:trHeight w:val="150"/>
        </w:trPr>
        <w:tc>
          <w:tcPr>
            <w:tcW w:w="4125" w:type="dxa"/>
            <w:gridSpan w:val="2"/>
            <w:vMerge/>
            <w:shd w:val="clear" w:color="auto" w:fill="auto"/>
          </w:tcPr>
          <w:p w14:paraId="325AD21B"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613B2ADA"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35E7CD41" w14:textId="77777777" w:rsidR="009A44FA" w:rsidRDefault="00C03B6E">
            <w:pPr>
              <w:spacing w:after="0" w:line="240" w:lineRule="auto"/>
              <w:rPr>
                <w:sz w:val="18"/>
                <w:szCs w:val="18"/>
              </w:rPr>
            </w:pPr>
            <w:r>
              <w:rPr>
                <w:sz w:val="18"/>
                <w:szCs w:val="18"/>
              </w:rPr>
              <w:t>Email</w:t>
            </w:r>
          </w:p>
        </w:tc>
        <w:tc>
          <w:tcPr>
            <w:tcW w:w="4524" w:type="dxa"/>
            <w:gridSpan w:val="4"/>
            <w:vAlign w:val="center"/>
          </w:tcPr>
          <w:p w14:paraId="18BA0B36" w14:textId="77777777" w:rsidR="009A44FA" w:rsidRDefault="00C03B6E">
            <w:pPr>
              <w:spacing w:after="0" w:line="240" w:lineRule="auto"/>
              <w:rPr>
                <w:sz w:val="18"/>
                <w:szCs w:val="18"/>
                <w:highlight w:val="yellow"/>
              </w:rPr>
            </w:pPr>
            <w:permStart w:id="1098672219" w:edGrp="everyone"/>
            <w:r>
              <w:rPr>
                <w:sz w:val="18"/>
                <w:szCs w:val="18"/>
                <w:highlight w:val="yellow"/>
              </w:rPr>
              <w:t>____</w:t>
            </w:r>
            <w:permEnd w:id="1098672219"/>
          </w:p>
        </w:tc>
      </w:tr>
      <w:tr w:rsidR="009A44FA" w14:paraId="19AC24FA" w14:textId="77777777">
        <w:trPr>
          <w:trHeight w:val="150"/>
        </w:trPr>
        <w:tc>
          <w:tcPr>
            <w:tcW w:w="4125" w:type="dxa"/>
            <w:gridSpan w:val="2"/>
            <w:vMerge/>
            <w:shd w:val="clear" w:color="auto" w:fill="auto"/>
          </w:tcPr>
          <w:p w14:paraId="015C279C"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47683FAC"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055F8594" w14:textId="77777777" w:rsidR="009A44FA" w:rsidRDefault="00C03B6E">
            <w:pPr>
              <w:spacing w:after="0" w:line="240" w:lineRule="auto"/>
              <w:rPr>
                <w:sz w:val="18"/>
                <w:szCs w:val="18"/>
              </w:rPr>
            </w:pPr>
            <w:r>
              <w:rPr>
                <w:sz w:val="18"/>
                <w:szCs w:val="18"/>
              </w:rPr>
              <w:t>No. Telepon</w:t>
            </w:r>
          </w:p>
        </w:tc>
        <w:tc>
          <w:tcPr>
            <w:tcW w:w="4524" w:type="dxa"/>
            <w:gridSpan w:val="4"/>
            <w:vAlign w:val="center"/>
          </w:tcPr>
          <w:p w14:paraId="3C942069" w14:textId="77777777" w:rsidR="009A44FA" w:rsidRDefault="00C03B6E">
            <w:pPr>
              <w:spacing w:after="0" w:line="240" w:lineRule="auto"/>
              <w:rPr>
                <w:sz w:val="18"/>
                <w:szCs w:val="18"/>
                <w:highlight w:val="yellow"/>
              </w:rPr>
            </w:pPr>
            <w:permStart w:id="1377726960" w:edGrp="everyone"/>
            <w:r>
              <w:rPr>
                <w:sz w:val="18"/>
                <w:szCs w:val="18"/>
                <w:highlight w:val="yellow"/>
              </w:rPr>
              <w:t>____</w:t>
            </w:r>
            <w:permEnd w:id="1377726960"/>
          </w:p>
        </w:tc>
      </w:tr>
      <w:tr w:rsidR="009A44FA" w14:paraId="5C8B8C69" w14:textId="77777777">
        <w:trPr>
          <w:trHeight w:val="449"/>
        </w:trPr>
        <w:tc>
          <w:tcPr>
            <w:tcW w:w="4125" w:type="dxa"/>
            <w:gridSpan w:val="2"/>
            <w:vMerge/>
            <w:shd w:val="clear" w:color="auto" w:fill="auto"/>
          </w:tcPr>
          <w:p w14:paraId="7C135393"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0C7A168E" w14:textId="77777777" w:rsidR="009A44FA" w:rsidRDefault="009A44FA">
            <w:pPr>
              <w:widowControl w:val="0"/>
              <w:spacing w:after="0" w:line="276" w:lineRule="auto"/>
              <w:rPr>
                <w:sz w:val="18"/>
                <w:szCs w:val="18"/>
                <w:highlight w:val="yellow"/>
              </w:rPr>
            </w:pPr>
          </w:p>
        </w:tc>
        <w:tc>
          <w:tcPr>
            <w:tcW w:w="6326" w:type="dxa"/>
            <w:gridSpan w:val="8"/>
            <w:shd w:val="clear" w:color="auto" w:fill="auto"/>
            <w:vAlign w:val="center"/>
          </w:tcPr>
          <w:p w14:paraId="42C00BA5" w14:textId="77777777" w:rsidR="009A44FA" w:rsidRDefault="00C03B6E">
            <w:pPr>
              <w:spacing w:after="0" w:line="240" w:lineRule="auto"/>
              <w:rPr>
                <w:sz w:val="18"/>
                <w:szCs w:val="18"/>
                <w:highlight w:val="yellow"/>
              </w:rPr>
            </w:pPr>
            <w:r>
              <w:rPr>
                <w:b/>
                <w:sz w:val="18"/>
                <w:szCs w:val="18"/>
              </w:rPr>
              <w:t>Divisi UGD</w:t>
            </w:r>
          </w:p>
        </w:tc>
      </w:tr>
      <w:tr w:rsidR="009A44FA" w14:paraId="0C598144" w14:textId="77777777">
        <w:trPr>
          <w:trHeight w:val="150"/>
        </w:trPr>
        <w:tc>
          <w:tcPr>
            <w:tcW w:w="4125" w:type="dxa"/>
            <w:gridSpan w:val="2"/>
            <w:vMerge/>
            <w:shd w:val="clear" w:color="auto" w:fill="auto"/>
          </w:tcPr>
          <w:p w14:paraId="70967F51"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589F4B33"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7214B845" w14:textId="77777777" w:rsidR="009A44FA" w:rsidRDefault="00C03B6E">
            <w:pPr>
              <w:spacing w:after="0" w:line="240" w:lineRule="auto"/>
              <w:rPr>
                <w:sz w:val="18"/>
                <w:szCs w:val="18"/>
              </w:rPr>
            </w:pPr>
            <w:r>
              <w:rPr>
                <w:sz w:val="18"/>
                <w:szCs w:val="18"/>
              </w:rPr>
              <w:t>Nama</w:t>
            </w:r>
          </w:p>
        </w:tc>
        <w:tc>
          <w:tcPr>
            <w:tcW w:w="4524" w:type="dxa"/>
            <w:gridSpan w:val="4"/>
            <w:vAlign w:val="center"/>
          </w:tcPr>
          <w:p w14:paraId="1FEE199E" w14:textId="77777777" w:rsidR="009A44FA" w:rsidRDefault="00C03B6E">
            <w:pPr>
              <w:spacing w:after="0" w:line="240" w:lineRule="auto"/>
              <w:rPr>
                <w:sz w:val="18"/>
                <w:szCs w:val="18"/>
                <w:highlight w:val="yellow"/>
              </w:rPr>
            </w:pPr>
            <w:permStart w:id="884154577" w:edGrp="everyone"/>
            <w:r>
              <w:rPr>
                <w:sz w:val="18"/>
                <w:szCs w:val="18"/>
                <w:highlight w:val="yellow"/>
              </w:rPr>
              <w:t>____</w:t>
            </w:r>
            <w:permEnd w:id="884154577"/>
          </w:p>
        </w:tc>
      </w:tr>
      <w:tr w:rsidR="009A44FA" w14:paraId="79B64F28" w14:textId="77777777">
        <w:trPr>
          <w:trHeight w:val="150"/>
        </w:trPr>
        <w:tc>
          <w:tcPr>
            <w:tcW w:w="4125" w:type="dxa"/>
            <w:gridSpan w:val="2"/>
            <w:vMerge/>
            <w:shd w:val="clear" w:color="auto" w:fill="auto"/>
          </w:tcPr>
          <w:p w14:paraId="60C0D063"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60075921" w14:textId="77777777" w:rsidR="009A44FA" w:rsidRDefault="009A44FA">
            <w:pPr>
              <w:widowControl w:val="0"/>
              <w:spacing w:after="0" w:line="276" w:lineRule="auto"/>
              <w:rPr>
                <w:sz w:val="18"/>
                <w:szCs w:val="18"/>
                <w:highlight w:val="yellow"/>
              </w:rPr>
            </w:pPr>
          </w:p>
        </w:tc>
        <w:tc>
          <w:tcPr>
            <w:tcW w:w="1802" w:type="dxa"/>
            <w:gridSpan w:val="4"/>
            <w:shd w:val="clear" w:color="auto" w:fill="auto"/>
            <w:vAlign w:val="center"/>
          </w:tcPr>
          <w:p w14:paraId="14F327CC" w14:textId="77777777" w:rsidR="009A44FA" w:rsidRDefault="00C03B6E">
            <w:pPr>
              <w:spacing w:after="0" w:line="240" w:lineRule="auto"/>
              <w:rPr>
                <w:sz w:val="18"/>
                <w:szCs w:val="18"/>
              </w:rPr>
            </w:pPr>
            <w:r>
              <w:rPr>
                <w:sz w:val="18"/>
                <w:szCs w:val="18"/>
              </w:rPr>
              <w:t>Email</w:t>
            </w:r>
          </w:p>
        </w:tc>
        <w:tc>
          <w:tcPr>
            <w:tcW w:w="4524" w:type="dxa"/>
            <w:gridSpan w:val="4"/>
            <w:vAlign w:val="center"/>
          </w:tcPr>
          <w:p w14:paraId="4F4A8AA9" w14:textId="77777777" w:rsidR="009A44FA" w:rsidRDefault="00C03B6E">
            <w:pPr>
              <w:spacing w:after="0" w:line="240" w:lineRule="auto"/>
              <w:rPr>
                <w:sz w:val="18"/>
                <w:szCs w:val="18"/>
                <w:highlight w:val="yellow"/>
              </w:rPr>
            </w:pPr>
            <w:permStart w:id="563576040" w:edGrp="everyone"/>
            <w:r>
              <w:rPr>
                <w:sz w:val="18"/>
                <w:szCs w:val="18"/>
                <w:highlight w:val="yellow"/>
              </w:rPr>
              <w:t>____</w:t>
            </w:r>
            <w:permEnd w:id="563576040"/>
          </w:p>
        </w:tc>
      </w:tr>
      <w:tr w:rsidR="009A44FA" w14:paraId="3F016CD9" w14:textId="77777777">
        <w:trPr>
          <w:trHeight w:val="150"/>
        </w:trPr>
        <w:tc>
          <w:tcPr>
            <w:tcW w:w="4125" w:type="dxa"/>
            <w:gridSpan w:val="2"/>
            <w:vMerge/>
            <w:shd w:val="clear" w:color="auto" w:fill="auto"/>
          </w:tcPr>
          <w:p w14:paraId="6207A299" w14:textId="77777777" w:rsidR="009A44FA" w:rsidRDefault="009A44FA">
            <w:pPr>
              <w:widowControl w:val="0"/>
              <w:spacing w:after="0" w:line="276" w:lineRule="auto"/>
              <w:rPr>
                <w:sz w:val="18"/>
                <w:szCs w:val="18"/>
                <w:highlight w:val="yellow"/>
              </w:rPr>
            </w:pPr>
          </w:p>
        </w:tc>
        <w:tc>
          <w:tcPr>
            <w:tcW w:w="305" w:type="dxa"/>
            <w:vMerge/>
            <w:shd w:val="clear" w:color="auto" w:fill="auto"/>
            <w:vAlign w:val="center"/>
          </w:tcPr>
          <w:p w14:paraId="59F5A52B" w14:textId="77777777" w:rsidR="009A44FA" w:rsidRDefault="009A44FA">
            <w:pPr>
              <w:widowControl w:val="0"/>
              <w:spacing w:after="0" w:line="276" w:lineRule="auto"/>
              <w:rPr>
                <w:sz w:val="18"/>
                <w:szCs w:val="18"/>
                <w:highlight w:val="yellow"/>
              </w:rPr>
            </w:pPr>
          </w:p>
        </w:tc>
        <w:tc>
          <w:tcPr>
            <w:tcW w:w="1802" w:type="dxa"/>
            <w:gridSpan w:val="4"/>
            <w:tcBorders>
              <w:bottom w:val="single" w:sz="4" w:space="0" w:color="000000"/>
            </w:tcBorders>
            <w:shd w:val="clear" w:color="auto" w:fill="auto"/>
            <w:vAlign w:val="center"/>
          </w:tcPr>
          <w:p w14:paraId="3FCE3771" w14:textId="77777777" w:rsidR="009A44FA" w:rsidRDefault="00C03B6E">
            <w:pPr>
              <w:spacing w:after="0" w:line="240" w:lineRule="auto"/>
              <w:rPr>
                <w:sz w:val="18"/>
                <w:szCs w:val="18"/>
              </w:rPr>
            </w:pPr>
            <w:r>
              <w:rPr>
                <w:sz w:val="18"/>
                <w:szCs w:val="18"/>
              </w:rPr>
              <w:t>No. Telepon</w:t>
            </w:r>
          </w:p>
        </w:tc>
        <w:tc>
          <w:tcPr>
            <w:tcW w:w="4524" w:type="dxa"/>
            <w:gridSpan w:val="4"/>
            <w:tcBorders>
              <w:bottom w:val="single" w:sz="4" w:space="0" w:color="000000"/>
            </w:tcBorders>
            <w:vAlign w:val="center"/>
          </w:tcPr>
          <w:p w14:paraId="6531B534" w14:textId="77777777" w:rsidR="009A44FA" w:rsidRDefault="00C03B6E">
            <w:pPr>
              <w:spacing w:after="0" w:line="240" w:lineRule="auto"/>
              <w:rPr>
                <w:sz w:val="18"/>
                <w:szCs w:val="18"/>
                <w:highlight w:val="yellow"/>
              </w:rPr>
            </w:pPr>
            <w:permStart w:id="1860721115" w:edGrp="everyone"/>
            <w:r>
              <w:rPr>
                <w:sz w:val="18"/>
                <w:szCs w:val="18"/>
                <w:highlight w:val="yellow"/>
              </w:rPr>
              <w:t>____</w:t>
            </w:r>
            <w:permEnd w:id="1860721115"/>
          </w:p>
        </w:tc>
      </w:tr>
      <w:tr w:rsidR="009A44FA" w14:paraId="32F6856C" w14:textId="77777777">
        <w:trPr>
          <w:trHeight w:val="199"/>
        </w:trPr>
        <w:tc>
          <w:tcPr>
            <w:tcW w:w="10756" w:type="dxa"/>
            <w:gridSpan w:val="11"/>
            <w:tcBorders>
              <w:left w:val="nil"/>
              <w:right w:val="nil"/>
            </w:tcBorders>
            <w:shd w:val="clear" w:color="auto" w:fill="auto"/>
          </w:tcPr>
          <w:p w14:paraId="34B99C52" w14:textId="77777777" w:rsidR="009A44FA" w:rsidRDefault="00C03B6E">
            <w:pPr>
              <w:spacing w:after="0" w:line="240" w:lineRule="auto"/>
              <w:ind w:left="-108"/>
              <w:jc w:val="both"/>
              <w:rPr>
                <w:color w:val="000000"/>
                <w:sz w:val="18"/>
                <w:szCs w:val="18"/>
              </w:rPr>
            </w:pPr>
            <w:r>
              <w:rPr>
                <w:color w:val="000000"/>
                <w:sz w:val="18"/>
                <w:szCs w:val="18"/>
              </w:rPr>
              <w:t>Selanjutnya di dalam Perjanjian ini disebut dengan “</w:t>
            </w:r>
            <w:r>
              <w:rPr>
                <w:b/>
                <w:color w:val="000000"/>
                <w:sz w:val="18"/>
                <w:szCs w:val="18"/>
              </w:rPr>
              <w:t>Mitra</w:t>
            </w:r>
            <w:r>
              <w:rPr>
                <w:color w:val="000000"/>
                <w:sz w:val="18"/>
                <w:szCs w:val="18"/>
              </w:rPr>
              <w:t>”.</w:t>
            </w:r>
          </w:p>
          <w:p w14:paraId="4FAEC74F" w14:textId="77777777" w:rsidR="009A44FA" w:rsidRDefault="009A44FA">
            <w:pPr>
              <w:spacing w:after="0" w:line="240" w:lineRule="auto"/>
              <w:ind w:left="-108"/>
              <w:jc w:val="both"/>
              <w:rPr>
                <w:color w:val="000000"/>
                <w:sz w:val="18"/>
                <w:szCs w:val="18"/>
              </w:rPr>
            </w:pPr>
          </w:p>
          <w:p w14:paraId="7F211383" w14:textId="77777777" w:rsidR="009A44FA" w:rsidRDefault="00C03B6E">
            <w:pPr>
              <w:spacing w:after="0" w:line="240" w:lineRule="auto"/>
              <w:ind w:left="-108"/>
              <w:jc w:val="both"/>
              <w:rPr>
                <w:color w:val="000000"/>
                <w:sz w:val="18"/>
                <w:szCs w:val="18"/>
              </w:rPr>
            </w:pPr>
            <w:r>
              <w:rPr>
                <w:color w:val="000000"/>
                <w:sz w:val="18"/>
                <w:szCs w:val="18"/>
              </w:rPr>
              <w:t>Halodoc dan Mitra untuk selanjutnya secara bersama-sama dalam Perjanjian ini disebut sebagai “</w:t>
            </w:r>
            <w:r>
              <w:rPr>
                <w:b/>
                <w:color w:val="000000"/>
                <w:sz w:val="18"/>
                <w:szCs w:val="18"/>
              </w:rPr>
              <w:t>Para Pihak</w:t>
            </w:r>
            <w:r>
              <w:rPr>
                <w:color w:val="000000"/>
                <w:sz w:val="18"/>
                <w:szCs w:val="18"/>
              </w:rPr>
              <w:t>” dan masing-masing disebut sebagai “</w:t>
            </w:r>
            <w:r>
              <w:rPr>
                <w:b/>
                <w:color w:val="000000"/>
                <w:sz w:val="18"/>
                <w:szCs w:val="18"/>
              </w:rPr>
              <w:t>Pihak</w:t>
            </w:r>
            <w:r>
              <w:rPr>
                <w:color w:val="000000"/>
                <w:sz w:val="18"/>
                <w:szCs w:val="18"/>
              </w:rPr>
              <w:t>”.</w:t>
            </w:r>
          </w:p>
        </w:tc>
      </w:tr>
      <w:tr w:rsidR="009A44FA" w14:paraId="007DF5ED" w14:textId="77777777">
        <w:trPr>
          <w:trHeight w:val="402"/>
        </w:trPr>
        <w:tc>
          <w:tcPr>
            <w:tcW w:w="10756" w:type="dxa"/>
            <w:gridSpan w:val="11"/>
            <w:shd w:val="clear" w:color="auto" w:fill="FF0000"/>
          </w:tcPr>
          <w:p w14:paraId="36694B63" w14:textId="77777777" w:rsidR="009A44FA" w:rsidRDefault="00C03B6E">
            <w:pPr>
              <w:spacing w:after="0" w:line="240" w:lineRule="auto"/>
              <w:jc w:val="center"/>
              <w:rPr>
                <w:b/>
                <w:color w:val="FFFFFF"/>
                <w:sz w:val="18"/>
                <w:szCs w:val="18"/>
              </w:rPr>
            </w:pPr>
            <w:r>
              <w:rPr>
                <w:b/>
                <w:color w:val="FFFFFF"/>
                <w:sz w:val="18"/>
                <w:szCs w:val="18"/>
              </w:rPr>
              <w:t xml:space="preserve">Mekanisme Kerjasama </w:t>
            </w:r>
          </w:p>
        </w:tc>
      </w:tr>
      <w:tr w:rsidR="009A44FA" w14:paraId="0E574A71" w14:textId="77777777">
        <w:trPr>
          <w:trHeight w:val="499"/>
        </w:trPr>
        <w:tc>
          <w:tcPr>
            <w:tcW w:w="537" w:type="dxa"/>
            <w:shd w:val="clear" w:color="auto" w:fill="auto"/>
          </w:tcPr>
          <w:p w14:paraId="7B503A38" w14:textId="77777777" w:rsidR="009A44FA" w:rsidRDefault="00C03B6E">
            <w:pPr>
              <w:spacing w:after="0" w:line="240" w:lineRule="auto"/>
              <w:rPr>
                <w:color w:val="000000"/>
                <w:sz w:val="18"/>
                <w:szCs w:val="18"/>
              </w:rPr>
            </w:pPr>
            <w:r>
              <w:rPr>
                <w:color w:val="000000"/>
                <w:sz w:val="18"/>
                <w:szCs w:val="18"/>
              </w:rPr>
              <w:t>A.</w:t>
            </w:r>
          </w:p>
        </w:tc>
        <w:tc>
          <w:tcPr>
            <w:tcW w:w="3588" w:type="dxa"/>
            <w:shd w:val="clear" w:color="auto" w:fill="auto"/>
          </w:tcPr>
          <w:p w14:paraId="4FD66E3B" w14:textId="77777777" w:rsidR="009A44FA" w:rsidRDefault="00C03B6E">
            <w:pPr>
              <w:spacing w:after="0" w:line="240" w:lineRule="auto"/>
              <w:rPr>
                <w:b/>
                <w:color w:val="000000"/>
                <w:sz w:val="18"/>
                <w:szCs w:val="18"/>
              </w:rPr>
            </w:pPr>
            <w:r>
              <w:rPr>
                <w:b/>
                <w:color w:val="000000"/>
                <w:sz w:val="18"/>
                <w:szCs w:val="18"/>
              </w:rPr>
              <w:t>Pendahuluan</w:t>
            </w:r>
          </w:p>
        </w:tc>
        <w:tc>
          <w:tcPr>
            <w:tcW w:w="305" w:type="dxa"/>
            <w:shd w:val="clear" w:color="auto" w:fill="auto"/>
            <w:vAlign w:val="center"/>
          </w:tcPr>
          <w:p w14:paraId="704FA46C"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tcPr>
          <w:p w14:paraId="3A63BF04" w14:textId="77777777" w:rsidR="009A44FA" w:rsidRDefault="00C03B6E">
            <w:pPr>
              <w:numPr>
                <w:ilvl w:val="0"/>
                <w:numId w:val="1"/>
              </w:numPr>
              <w:spacing w:after="0" w:line="240" w:lineRule="auto"/>
              <w:ind w:left="276" w:hanging="276"/>
              <w:jc w:val="both"/>
              <w:rPr>
                <w:color w:val="000000"/>
                <w:sz w:val="18"/>
                <w:szCs w:val="18"/>
              </w:rPr>
            </w:pPr>
            <w:r>
              <w:rPr>
                <w:color w:val="000000"/>
                <w:sz w:val="18"/>
                <w:szCs w:val="18"/>
              </w:rPr>
              <w:t>Bahwa Halodoc adalah sebuah perusahaan yang mengoperasikan Aplikasi Halodoc dan menyediakan jasa administrasi pihak ketiga (third party administrator), salah satu perusahaan yang memiliki nilai tambah dalam bidang kesehatan dan logistik di Indonesia.</w:t>
            </w:r>
          </w:p>
          <w:p w14:paraId="1FA3D8FE" w14:textId="77777777" w:rsidR="009A44FA" w:rsidRDefault="00C03B6E">
            <w:pPr>
              <w:numPr>
                <w:ilvl w:val="0"/>
                <w:numId w:val="1"/>
              </w:numPr>
              <w:spacing w:after="0" w:line="240" w:lineRule="auto"/>
              <w:ind w:left="276" w:hanging="276"/>
              <w:jc w:val="both"/>
              <w:rPr>
                <w:color w:val="000000"/>
                <w:sz w:val="18"/>
                <w:szCs w:val="18"/>
              </w:rPr>
            </w:pPr>
            <w:r>
              <w:rPr>
                <w:color w:val="000000"/>
                <w:sz w:val="18"/>
                <w:szCs w:val="18"/>
              </w:rPr>
              <w:t>Bahwa Mitra adalah penyelenggara Layanan Kesehatan perorangan yang meliputi pelayanan Rawat Inap, Rawat Jalan, dan gawat darurat serta pelayanan medis terkait lainnya berdasarkan peraturan perundang – undangan yang berlaku.</w:t>
            </w:r>
          </w:p>
          <w:p w14:paraId="6BC84843" w14:textId="77777777" w:rsidR="009A44FA" w:rsidRDefault="00C03B6E">
            <w:pPr>
              <w:numPr>
                <w:ilvl w:val="0"/>
                <w:numId w:val="1"/>
              </w:numPr>
              <w:spacing w:after="0" w:line="240" w:lineRule="auto"/>
              <w:ind w:left="276" w:hanging="276"/>
              <w:jc w:val="both"/>
              <w:rPr>
                <w:color w:val="000000"/>
                <w:sz w:val="18"/>
                <w:szCs w:val="18"/>
              </w:rPr>
            </w:pPr>
            <w:r>
              <w:rPr>
                <w:color w:val="000000"/>
                <w:sz w:val="18"/>
                <w:szCs w:val="18"/>
              </w:rPr>
              <w:t>Halodoc bermaksud menunjuk Mitra untuk memberikan pelayanan medis dan Mitra setuju untuk menerima penunjukan tersebut sesuai undang-undang dan peraturan yang berlaku di Republik Indonesia dengan syarat dan kondisi yang ditetapkan dalam Perjanjian ini.</w:t>
            </w:r>
          </w:p>
          <w:p w14:paraId="7D8910D2" w14:textId="77777777" w:rsidR="009A44FA" w:rsidRDefault="00C03B6E">
            <w:pPr>
              <w:numPr>
                <w:ilvl w:val="0"/>
                <w:numId w:val="1"/>
              </w:numPr>
              <w:spacing w:after="0" w:line="240" w:lineRule="auto"/>
              <w:ind w:left="276" w:hanging="276"/>
              <w:jc w:val="both"/>
              <w:rPr>
                <w:color w:val="000000"/>
                <w:sz w:val="18"/>
                <w:szCs w:val="18"/>
              </w:rPr>
            </w:pPr>
            <w:r>
              <w:rPr>
                <w:color w:val="000000"/>
                <w:sz w:val="18"/>
                <w:szCs w:val="18"/>
              </w:rPr>
              <w:t>Para Pihak bermaksud untuk mengadakan kerja sama sehubungan dengan hal-hal penyediaan layanan pengelolaan klaim administrasi atas Layanan Kesehatan yang diberikan Mitra kepada Pasien.</w:t>
            </w:r>
          </w:p>
        </w:tc>
      </w:tr>
      <w:tr w:rsidR="009A44FA" w14:paraId="279A8073" w14:textId="77777777">
        <w:trPr>
          <w:trHeight w:val="499"/>
        </w:trPr>
        <w:tc>
          <w:tcPr>
            <w:tcW w:w="537" w:type="dxa"/>
            <w:shd w:val="clear" w:color="auto" w:fill="auto"/>
          </w:tcPr>
          <w:p w14:paraId="45CF9828" w14:textId="77777777" w:rsidR="009A44FA" w:rsidRDefault="00C03B6E">
            <w:pPr>
              <w:spacing w:after="0" w:line="240" w:lineRule="auto"/>
              <w:rPr>
                <w:color w:val="000000"/>
                <w:sz w:val="18"/>
                <w:szCs w:val="18"/>
              </w:rPr>
            </w:pPr>
            <w:r>
              <w:rPr>
                <w:color w:val="000000"/>
                <w:sz w:val="18"/>
                <w:szCs w:val="18"/>
              </w:rPr>
              <w:t>B.</w:t>
            </w:r>
          </w:p>
        </w:tc>
        <w:tc>
          <w:tcPr>
            <w:tcW w:w="3588" w:type="dxa"/>
            <w:shd w:val="clear" w:color="auto" w:fill="auto"/>
          </w:tcPr>
          <w:p w14:paraId="480D1ED5" w14:textId="77777777" w:rsidR="009A44FA" w:rsidRDefault="00C03B6E">
            <w:pPr>
              <w:spacing w:after="0" w:line="240" w:lineRule="auto"/>
              <w:rPr>
                <w:b/>
                <w:color w:val="000000"/>
                <w:sz w:val="18"/>
                <w:szCs w:val="18"/>
              </w:rPr>
            </w:pPr>
            <w:r>
              <w:rPr>
                <w:b/>
                <w:color w:val="000000"/>
                <w:sz w:val="18"/>
                <w:szCs w:val="18"/>
              </w:rPr>
              <w:t>Kategori Mitra</w:t>
            </w:r>
          </w:p>
          <w:p w14:paraId="3A64A539" w14:textId="77777777" w:rsidR="009A44FA" w:rsidRDefault="00C03B6E">
            <w:pPr>
              <w:spacing w:after="0" w:line="240" w:lineRule="auto"/>
              <w:rPr>
                <w:i/>
                <w:color w:val="000000"/>
                <w:sz w:val="14"/>
                <w:szCs w:val="14"/>
              </w:rPr>
            </w:pPr>
            <w:r>
              <w:rPr>
                <w:i/>
                <w:color w:val="000000"/>
                <w:sz w:val="14"/>
                <w:szCs w:val="14"/>
              </w:rPr>
              <w:t>*pilih salah satu</w:t>
            </w:r>
          </w:p>
          <w:p w14:paraId="42235F5D" w14:textId="77777777" w:rsidR="009A44FA" w:rsidRDefault="009A44FA">
            <w:pPr>
              <w:spacing w:after="0" w:line="240" w:lineRule="auto"/>
              <w:rPr>
                <w:b/>
                <w:color w:val="000000"/>
                <w:sz w:val="18"/>
                <w:szCs w:val="18"/>
              </w:rPr>
            </w:pPr>
          </w:p>
        </w:tc>
        <w:tc>
          <w:tcPr>
            <w:tcW w:w="305" w:type="dxa"/>
            <w:shd w:val="clear" w:color="auto" w:fill="auto"/>
            <w:vAlign w:val="center"/>
          </w:tcPr>
          <w:p w14:paraId="620E3C96"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tcPr>
          <w:p w14:paraId="57374379" w14:textId="70FAFD5B" w:rsidR="009A44FA" w:rsidRDefault="00F0410E">
            <w:pPr>
              <w:tabs>
                <w:tab w:val="left" w:pos="762"/>
              </w:tabs>
              <w:spacing w:after="0" w:line="240" w:lineRule="auto"/>
              <w:jc w:val="both"/>
              <w:rPr>
                <w:color w:val="000000"/>
                <w:sz w:val="18"/>
                <w:szCs w:val="18"/>
              </w:rPr>
            </w:pPr>
            <w:sdt>
              <w:sdtPr>
                <w:rPr>
                  <w:rFonts w:ascii="MS Gothic" w:eastAsia="MS Gothic" w:hAnsi="MS Gothic" w:cs="MS Gothic"/>
                  <w:color w:val="000000"/>
                  <w:sz w:val="18"/>
                  <w:szCs w:val="18"/>
                </w:rPr>
                <w:id w:val="1905253120"/>
                <w14:checkbox>
                  <w14:checked w14:val="1"/>
                  <w14:checkedState w14:val="2612" w14:font="MS Gothic"/>
                  <w14:uncheckedState w14:val="2610" w14:font="MS Gothic"/>
                </w14:checkbox>
              </w:sdtPr>
              <w:sdtEndPr/>
              <w:sdtContent>
                <w:permStart w:id="152131115" w:edGrp="everyone"/>
                <w:r w:rsidR="00B465D7">
                  <w:rPr>
                    <w:rFonts w:ascii="MS Gothic" w:eastAsia="MS Gothic" w:hAnsi="MS Gothic" w:cs="MS Gothic" w:hint="eastAsia"/>
                    <w:color w:val="000000"/>
                    <w:sz w:val="18"/>
                    <w:szCs w:val="18"/>
                  </w:rPr>
                  <w:t>☒</w:t>
                </w:r>
                <w:permEnd w:id="152131115"/>
              </w:sdtContent>
            </w:sdt>
            <w:r w:rsidR="00C03B6E">
              <w:rPr>
                <w:color w:val="000000"/>
                <w:sz w:val="18"/>
                <w:szCs w:val="18"/>
              </w:rPr>
              <w:t xml:space="preserve"> </w:t>
            </w:r>
            <w:commentRangeStart w:id="5"/>
            <w:r w:rsidR="00C03B6E">
              <w:rPr>
                <w:color w:val="000000"/>
                <w:sz w:val="18"/>
                <w:szCs w:val="18"/>
              </w:rPr>
              <w:t>Rumah Sakit Umum</w:t>
            </w:r>
          </w:p>
          <w:p w14:paraId="7E2451E5" w14:textId="3AE48E8F"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1709635373"/>
                <w14:checkbox>
                  <w14:checked w14:val="1"/>
                  <w14:checkedState w14:val="2612" w14:font="MS Gothic"/>
                  <w14:uncheckedState w14:val="2610" w14:font="MS Gothic"/>
                </w14:checkbox>
              </w:sdtPr>
              <w:sdtEndPr/>
              <w:sdtContent>
                <w:permStart w:id="1971482460" w:edGrp="everyone"/>
                <w:r w:rsidR="00B465D7">
                  <w:rPr>
                    <w:rFonts w:ascii="MS Gothic" w:eastAsia="MS Gothic" w:hAnsi="MS Gothic" w:cs="MS Gothic" w:hint="eastAsia"/>
                    <w:color w:val="000000"/>
                    <w:sz w:val="18"/>
                    <w:szCs w:val="18"/>
                  </w:rPr>
                  <w:t>☒</w:t>
                </w:r>
                <w:permEnd w:id="1971482460"/>
              </w:sdtContent>
            </w:sdt>
            <w:r w:rsidR="00C03B6E">
              <w:rPr>
                <w:sz w:val="18"/>
                <w:szCs w:val="18"/>
              </w:rPr>
              <w:t xml:space="preserve"> Rumah Sakit Ibu dan Anak</w:t>
            </w:r>
          </w:p>
          <w:p w14:paraId="5266AF55" w14:textId="77777777"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2056612314"/>
                <w14:checkbox>
                  <w14:checked w14:val="0"/>
                  <w14:checkedState w14:val="2612" w14:font="MS Gothic"/>
                  <w14:uncheckedState w14:val="2610" w14:font="MS Gothic"/>
                </w14:checkbox>
              </w:sdtPr>
              <w:sdtEndPr/>
              <w:sdtContent>
                <w:permStart w:id="1098848682" w:edGrp="everyone"/>
                <w:r w:rsidR="00C03B6E">
                  <w:rPr>
                    <w:rFonts w:ascii="MS Gothic" w:eastAsia="MS Gothic" w:hAnsi="MS Gothic" w:cs="MS Gothic" w:hint="eastAsia"/>
                    <w:color w:val="000000"/>
                    <w:sz w:val="18"/>
                    <w:szCs w:val="18"/>
                  </w:rPr>
                  <w:t>☐</w:t>
                </w:r>
                <w:permEnd w:id="1098848682"/>
              </w:sdtContent>
            </w:sdt>
            <w:r w:rsidR="00C03B6E">
              <w:rPr>
                <w:sz w:val="18"/>
                <w:szCs w:val="18"/>
              </w:rPr>
              <w:t xml:space="preserve"> Rumah Sakit Bersalin</w:t>
            </w:r>
          </w:p>
          <w:p w14:paraId="48613482" w14:textId="77777777"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1453396753"/>
                <w14:checkbox>
                  <w14:checked w14:val="0"/>
                  <w14:checkedState w14:val="2612" w14:font="MS Gothic"/>
                  <w14:uncheckedState w14:val="2610" w14:font="MS Gothic"/>
                </w14:checkbox>
              </w:sdtPr>
              <w:sdtEndPr/>
              <w:sdtContent>
                <w:permStart w:id="230893063" w:edGrp="everyone"/>
                <w:r w:rsidR="00C03B6E">
                  <w:rPr>
                    <w:rFonts w:ascii="MS Gothic" w:eastAsia="MS Gothic" w:hAnsi="MS Gothic" w:cs="MS Gothic" w:hint="eastAsia"/>
                    <w:color w:val="000000"/>
                    <w:sz w:val="18"/>
                    <w:szCs w:val="18"/>
                  </w:rPr>
                  <w:t>☐</w:t>
                </w:r>
                <w:permEnd w:id="230893063"/>
              </w:sdtContent>
            </w:sdt>
            <w:r w:rsidR="00C03B6E">
              <w:rPr>
                <w:sz w:val="18"/>
                <w:szCs w:val="18"/>
              </w:rPr>
              <w:t xml:space="preserve"> Rumah Sakit Khusus</w:t>
            </w:r>
          </w:p>
          <w:p w14:paraId="542836E4" w14:textId="77777777" w:rsidR="009A44FA" w:rsidRDefault="00F0410E">
            <w:pPr>
              <w:tabs>
                <w:tab w:val="left" w:pos="762"/>
              </w:tabs>
              <w:spacing w:after="0" w:line="240" w:lineRule="auto"/>
              <w:jc w:val="both"/>
              <w:rPr>
                <w:color w:val="000000"/>
                <w:sz w:val="18"/>
                <w:szCs w:val="18"/>
              </w:rPr>
            </w:pPr>
            <w:sdt>
              <w:sdtPr>
                <w:rPr>
                  <w:rFonts w:ascii="MS Gothic" w:eastAsia="MS Gothic" w:hAnsi="MS Gothic" w:cs="MS Gothic"/>
                  <w:color w:val="000000"/>
                  <w:sz w:val="18"/>
                  <w:szCs w:val="18"/>
                </w:rPr>
                <w:id w:val="1377428607"/>
                <w14:checkbox>
                  <w14:checked w14:val="0"/>
                  <w14:checkedState w14:val="2612" w14:font="MS Gothic"/>
                  <w14:uncheckedState w14:val="2610" w14:font="MS Gothic"/>
                </w14:checkbox>
              </w:sdtPr>
              <w:sdtEndPr/>
              <w:sdtContent>
                <w:permStart w:id="528023895" w:edGrp="everyone"/>
                <w:r w:rsidR="00C03B6E">
                  <w:rPr>
                    <w:rFonts w:ascii="MS Gothic" w:eastAsia="MS Gothic" w:hAnsi="MS Gothic" w:cs="MS Gothic" w:hint="eastAsia"/>
                    <w:color w:val="000000"/>
                    <w:sz w:val="18"/>
                    <w:szCs w:val="18"/>
                  </w:rPr>
                  <w:t>☐</w:t>
                </w:r>
                <w:permEnd w:id="528023895"/>
              </w:sdtContent>
            </w:sdt>
            <w:r w:rsidR="00C03B6E">
              <w:rPr>
                <w:color w:val="000000"/>
                <w:sz w:val="18"/>
                <w:szCs w:val="18"/>
              </w:rPr>
              <w:t xml:space="preserve"> Klinik Utama</w:t>
            </w:r>
          </w:p>
          <w:p w14:paraId="25CEB69A" w14:textId="1BD795F8"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226535670"/>
                <w14:checkbox>
                  <w14:checked w14:val="1"/>
                  <w14:checkedState w14:val="2612" w14:font="MS Gothic"/>
                  <w14:uncheckedState w14:val="2610" w14:font="MS Gothic"/>
                </w14:checkbox>
              </w:sdtPr>
              <w:sdtEndPr/>
              <w:sdtContent>
                <w:permStart w:id="1923433152" w:edGrp="everyone"/>
                <w:r w:rsidR="00B465D7">
                  <w:rPr>
                    <w:rFonts w:ascii="MS Gothic" w:eastAsia="MS Gothic" w:hAnsi="MS Gothic" w:cs="MS Gothic" w:hint="eastAsia"/>
                    <w:color w:val="000000"/>
                    <w:sz w:val="18"/>
                    <w:szCs w:val="18"/>
                  </w:rPr>
                  <w:t>☒</w:t>
                </w:r>
                <w:permEnd w:id="1923433152"/>
              </w:sdtContent>
            </w:sdt>
            <w:r w:rsidR="00C03B6E">
              <w:rPr>
                <w:sz w:val="18"/>
                <w:szCs w:val="18"/>
              </w:rPr>
              <w:t xml:space="preserve"> Klinik Pratama</w:t>
            </w:r>
          </w:p>
          <w:p w14:paraId="063FE965" w14:textId="77777777"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957255747"/>
                <w14:checkbox>
                  <w14:checked w14:val="0"/>
                  <w14:checkedState w14:val="2612" w14:font="MS Gothic"/>
                  <w14:uncheckedState w14:val="2610" w14:font="MS Gothic"/>
                </w14:checkbox>
              </w:sdtPr>
              <w:sdtEndPr/>
              <w:sdtContent>
                <w:permStart w:id="1712529141" w:edGrp="everyone"/>
                <w:r w:rsidR="00C03B6E">
                  <w:rPr>
                    <w:rFonts w:ascii="MS Gothic" w:eastAsia="MS Gothic" w:hAnsi="MS Gothic" w:cs="MS Gothic" w:hint="eastAsia"/>
                    <w:color w:val="000000"/>
                    <w:sz w:val="18"/>
                    <w:szCs w:val="18"/>
                  </w:rPr>
                  <w:t>☐</w:t>
                </w:r>
                <w:permEnd w:id="1712529141"/>
              </w:sdtContent>
            </w:sdt>
            <w:r w:rsidR="00C03B6E">
              <w:rPr>
                <w:sz w:val="18"/>
                <w:szCs w:val="18"/>
              </w:rPr>
              <w:t xml:space="preserve"> Klinik Gigi</w:t>
            </w:r>
          </w:p>
          <w:p w14:paraId="5CE98B0D" w14:textId="77777777"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429315875"/>
                <w14:checkbox>
                  <w14:checked w14:val="0"/>
                  <w14:checkedState w14:val="2612" w14:font="MS Gothic"/>
                  <w14:uncheckedState w14:val="2610" w14:font="MS Gothic"/>
                </w14:checkbox>
              </w:sdtPr>
              <w:sdtEndPr/>
              <w:sdtContent>
                <w:permStart w:id="820855232" w:edGrp="everyone"/>
                <w:r w:rsidR="00C03B6E">
                  <w:rPr>
                    <w:rFonts w:ascii="MS Gothic" w:eastAsia="MS Gothic" w:hAnsi="MS Gothic" w:cs="MS Gothic" w:hint="eastAsia"/>
                    <w:color w:val="000000"/>
                    <w:sz w:val="18"/>
                    <w:szCs w:val="18"/>
                  </w:rPr>
                  <w:t>☐</w:t>
                </w:r>
                <w:permEnd w:id="820855232"/>
              </w:sdtContent>
            </w:sdt>
            <w:r w:rsidR="00C03B6E">
              <w:rPr>
                <w:sz w:val="18"/>
                <w:szCs w:val="18"/>
              </w:rPr>
              <w:t xml:space="preserve"> Apotek</w:t>
            </w:r>
          </w:p>
          <w:p w14:paraId="068856E1" w14:textId="77777777" w:rsidR="009A44FA" w:rsidRDefault="00F0410E">
            <w:pPr>
              <w:tabs>
                <w:tab w:val="left" w:pos="762"/>
              </w:tabs>
              <w:spacing w:after="0" w:line="240" w:lineRule="auto"/>
              <w:jc w:val="both"/>
              <w:rPr>
                <w:color w:val="000000"/>
                <w:sz w:val="18"/>
                <w:szCs w:val="18"/>
              </w:rPr>
            </w:pPr>
            <w:sdt>
              <w:sdtPr>
                <w:rPr>
                  <w:rFonts w:ascii="MS Gothic" w:eastAsia="MS Gothic" w:hAnsi="MS Gothic" w:cs="MS Gothic"/>
                  <w:color w:val="000000"/>
                  <w:sz w:val="18"/>
                  <w:szCs w:val="18"/>
                </w:rPr>
                <w:id w:val="-1825655381"/>
                <w14:checkbox>
                  <w14:checked w14:val="0"/>
                  <w14:checkedState w14:val="2612" w14:font="MS Gothic"/>
                  <w14:uncheckedState w14:val="2610" w14:font="MS Gothic"/>
                </w14:checkbox>
              </w:sdtPr>
              <w:sdtEndPr/>
              <w:sdtContent>
                <w:permStart w:id="1701206371" w:edGrp="everyone"/>
                <w:r w:rsidR="00C03B6E">
                  <w:rPr>
                    <w:rFonts w:ascii="MS Gothic" w:eastAsia="MS Gothic" w:hAnsi="MS Gothic" w:cs="MS Gothic" w:hint="eastAsia"/>
                    <w:color w:val="000000"/>
                    <w:sz w:val="18"/>
                    <w:szCs w:val="18"/>
                  </w:rPr>
                  <w:t>☐</w:t>
                </w:r>
                <w:permEnd w:id="1701206371"/>
              </w:sdtContent>
            </w:sdt>
            <w:r w:rsidR="00C03B6E">
              <w:rPr>
                <w:color w:val="000000"/>
                <w:sz w:val="18"/>
                <w:szCs w:val="18"/>
              </w:rPr>
              <w:t xml:space="preserve"> Optik</w:t>
            </w:r>
          </w:p>
          <w:p w14:paraId="3779B175" w14:textId="77777777"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1648884664"/>
                <w14:checkbox>
                  <w14:checked w14:val="0"/>
                  <w14:checkedState w14:val="2612" w14:font="MS Gothic"/>
                  <w14:uncheckedState w14:val="2610" w14:font="MS Gothic"/>
                </w14:checkbox>
              </w:sdtPr>
              <w:sdtEndPr/>
              <w:sdtContent>
                <w:permStart w:id="116868684" w:edGrp="everyone"/>
                <w:r w:rsidR="00C03B6E">
                  <w:rPr>
                    <w:rFonts w:ascii="MS Gothic" w:eastAsia="MS Gothic" w:hAnsi="MS Gothic" w:cs="MS Gothic" w:hint="eastAsia"/>
                    <w:color w:val="000000"/>
                    <w:sz w:val="18"/>
                    <w:szCs w:val="18"/>
                  </w:rPr>
                  <w:t>☐</w:t>
                </w:r>
              </w:sdtContent>
            </w:sdt>
            <w:permEnd w:id="116868684"/>
            <w:r w:rsidR="00C03B6E">
              <w:rPr>
                <w:sz w:val="18"/>
                <w:szCs w:val="18"/>
              </w:rPr>
              <w:t xml:space="preserve"> Dokter Keluarga</w:t>
            </w:r>
          </w:p>
          <w:p w14:paraId="5299A66D" w14:textId="77777777"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1571389406"/>
                <w14:checkbox>
                  <w14:checked w14:val="0"/>
                  <w14:checkedState w14:val="2612" w14:font="MS Gothic"/>
                  <w14:uncheckedState w14:val="2610" w14:font="MS Gothic"/>
                </w14:checkbox>
              </w:sdtPr>
              <w:sdtEndPr/>
              <w:sdtContent>
                <w:permStart w:id="566364414" w:edGrp="everyone"/>
                <w:r w:rsidR="00C03B6E">
                  <w:rPr>
                    <w:rFonts w:ascii="MS Gothic" w:eastAsia="MS Gothic" w:hAnsi="MS Gothic" w:cs="MS Gothic" w:hint="eastAsia"/>
                    <w:color w:val="000000"/>
                    <w:sz w:val="18"/>
                    <w:szCs w:val="18"/>
                  </w:rPr>
                  <w:t>☐</w:t>
                </w:r>
                <w:permEnd w:id="566364414"/>
              </w:sdtContent>
            </w:sdt>
            <w:r w:rsidR="00C03B6E">
              <w:rPr>
                <w:sz w:val="18"/>
                <w:szCs w:val="18"/>
              </w:rPr>
              <w:t xml:space="preserve"> Dokter Keluarga Umum</w:t>
            </w:r>
          </w:p>
          <w:p w14:paraId="6B928407" w14:textId="77777777"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482896722"/>
                <w14:checkbox>
                  <w14:checked w14:val="0"/>
                  <w14:checkedState w14:val="2612" w14:font="MS Gothic"/>
                  <w14:uncheckedState w14:val="2610" w14:font="MS Gothic"/>
                </w14:checkbox>
              </w:sdtPr>
              <w:sdtEndPr/>
              <w:sdtContent>
                <w:permStart w:id="1568636264" w:edGrp="everyone"/>
                <w:r w:rsidR="00C03B6E">
                  <w:rPr>
                    <w:rFonts w:ascii="MS Gothic" w:eastAsia="MS Gothic" w:hAnsi="MS Gothic" w:cs="MS Gothic" w:hint="eastAsia"/>
                    <w:color w:val="000000"/>
                    <w:sz w:val="18"/>
                    <w:szCs w:val="18"/>
                  </w:rPr>
                  <w:t>☐</w:t>
                </w:r>
                <w:permEnd w:id="1568636264"/>
              </w:sdtContent>
            </w:sdt>
            <w:r w:rsidR="00C03B6E">
              <w:rPr>
                <w:sz w:val="18"/>
                <w:szCs w:val="18"/>
              </w:rPr>
              <w:t xml:space="preserve"> Dokter Keluarga Spesialis</w:t>
            </w:r>
          </w:p>
          <w:p w14:paraId="6EDFF7FA" w14:textId="6DE9F0FF" w:rsidR="009A44FA" w:rsidRDefault="00F0410E">
            <w:pPr>
              <w:tabs>
                <w:tab w:val="left" w:pos="762"/>
              </w:tabs>
              <w:spacing w:after="0" w:line="240" w:lineRule="auto"/>
              <w:jc w:val="both"/>
              <w:rPr>
                <w:sz w:val="18"/>
                <w:szCs w:val="18"/>
              </w:rPr>
            </w:pPr>
            <w:sdt>
              <w:sdtPr>
                <w:rPr>
                  <w:rFonts w:ascii="MS Gothic" w:eastAsia="MS Gothic" w:hAnsi="MS Gothic" w:cs="MS Gothic"/>
                  <w:color w:val="000000"/>
                  <w:sz w:val="18"/>
                  <w:szCs w:val="18"/>
                </w:rPr>
                <w:id w:val="455228314"/>
                <w14:checkbox>
                  <w14:checked w14:val="1"/>
                  <w14:checkedState w14:val="2612" w14:font="MS Gothic"/>
                  <w14:uncheckedState w14:val="2610" w14:font="MS Gothic"/>
                </w14:checkbox>
              </w:sdtPr>
              <w:sdtEndPr/>
              <w:sdtContent>
                <w:permStart w:id="193029176" w:edGrp="everyone"/>
                <w:r w:rsidR="00B465D7">
                  <w:rPr>
                    <w:rFonts w:ascii="MS Gothic" w:eastAsia="MS Gothic" w:hAnsi="MS Gothic" w:cs="MS Gothic" w:hint="eastAsia"/>
                    <w:color w:val="000000"/>
                    <w:sz w:val="18"/>
                    <w:szCs w:val="18"/>
                  </w:rPr>
                  <w:t>☒</w:t>
                </w:r>
                <w:permEnd w:id="193029176"/>
              </w:sdtContent>
            </w:sdt>
            <w:r w:rsidR="00C03B6E">
              <w:rPr>
                <w:sz w:val="18"/>
                <w:szCs w:val="18"/>
              </w:rPr>
              <w:t xml:space="preserve"> Puskesmas</w:t>
            </w:r>
          </w:p>
          <w:p w14:paraId="21392057" w14:textId="77777777" w:rsidR="009A44FA" w:rsidRDefault="00F0410E">
            <w:pPr>
              <w:tabs>
                <w:tab w:val="left" w:pos="762"/>
              </w:tabs>
              <w:spacing w:after="0" w:line="240" w:lineRule="auto"/>
              <w:jc w:val="both"/>
              <w:rPr>
                <w:color w:val="000000"/>
                <w:sz w:val="18"/>
                <w:szCs w:val="18"/>
              </w:rPr>
            </w:pPr>
            <w:sdt>
              <w:sdtPr>
                <w:rPr>
                  <w:rFonts w:ascii="MS Gothic" w:eastAsia="MS Gothic" w:hAnsi="MS Gothic" w:cs="MS Gothic"/>
                  <w:color w:val="000000"/>
                  <w:sz w:val="18"/>
                  <w:szCs w:val="18"/>
                </w:rPr>
                <w:id w:val="1436639842"/>
                <w14:checkbox>
                  <w14:checked w14:val="0"/>
                  <w14:checkedState w14:val="2612" w14:font="MS Gothic"/>
                  <w14:uncheckedState w14:val="2610" w14:font="MS Gothic"/>
                </w14:checkbox>
              </w:sdtPr>
              <w:sdtEndPr/>
              <w:sdtContent>
                <w:permStart w:id="62872838" w:edGrp="everyone"/>
                <w:r w:rsidR="00C03B6E">
                  <w:rPr>
                    <w:rFonts w:ascii="MS Gothic" w:eastAsia="MS Gothic" w:hAnsi="MS Gothic" w:cs="MS Gothic" w:hint="eastAsia"/>
                    <w:color w:val="000000"/>
                    <w:sz w:val="18"/>
                    <w:szCs w:val="18"/>
                  </w:rPr>
                  <w:t>☐</w:t>
                </w:r>
                <w:permEnd w:id="62872838"/>
              </w:sdtContent>
            </w:sdt>
            <w:r w:rsidR="00C03B6E">
              <w:rPr>
                <w:color w:val="000000"/>
                <w:sz w:val="18"/>
                <w:szCs w:val="18"/>
              </w:rPr>
              <w:t xml:space="preserve"> Lainnya </w:t>
            </w:r>
            <w:permStart w:id="1041242284" w:edGrp="everyone"/>
            <w:r w:rsidR="00C03B6E">
              <w:rPr>
                <w:sz w:val="18"/>
                <w:szCs w:val="18"/>
                <w:highlight w:val="yellow"/>
              </w:rPr>
              <w:t>_________</w:t>
            </w:r>
            <w:commentRangeEnd w:id="5"/>
            <w:r w:rsidR="00C03B6E">
              <w:commentReference w:id="5"/>
            </w:r>
            <w:permEnd w:id="1041242284"/>
          </w:p>
        </w:tc>
      </w:tr>
      <w:tr w:rsidR="009A44FA" w14:paraId="0F5DD614" w14:textId="77777777">
        <w:trPr>
          <w:trHeight w:val="499"/>
        </w:trPr>
        <w:tc>
          <w:tcPr>
            <w:tcW w:w="537" w:type="dxa"/>
            <w:shd w:val="clear" w:color="auto" w:fill="auto"/>
          </w:tcPr>
          <w:p w14:paraId="6D3E8342" w14:textId="77777777" w:rsidR="009A44FA" w:rsidRDefault="00C03B6E">
            <w:pPr>
              <w:spacing w:after="0" w:line="240" w:lineRule="auto"/>
              <w:rPr>
                <w:color w:val="000000"/>
                <w:sz w:val="18"/>
                <w:szCs w:val="18"/>
              </w:rPr>
            </w:pPr>
            <w:r>
              <w:rPr>
                <w:color w:val="000000"/>
                <w:sz w:val="18"/>
                <w:szCs w:val="18"/>
              </w:rPr>
              <w:t>C.</w:t>
            </w:r>
          </w:p>
        </w:tc>
        <w:tc>
          <w:tcPr>
            <w:tcW w:w="3588" w:type="dxa"/>
            <w:shd w:val="clear" w:color="auto" w:fill="auto"/>
          </w:tcPr>
          <w:p w14:paraId="123E5FC2" w14:textId="77777777" w:rsidR="009A44FA" w:rsidRDefault="00C03B6E">
            <w:pPr>
              <w:spacing w:after="0" w:line="240" w:lineRule="auto"/>
              <w:rPr>
                <w:b/>
                <w:color w:val="000000"/>
                <w:sz w:val="18"/>
                <w:szCs w:val="18"/>
              </w:rPr>
            </w:pPr>
            <w:r>
              <w:rPr>
                <w:b/>
                <w:color w:val="000000"/>
                <w:sz w:val="18"/>
                <w:szCs w:val="18"/>
              </w:rPr>
              <w:t>Mekanisme Kerjasama</w:t>
            </w:r>
            <w:r>
              <w:rPr>
                <w:b/>
                <w:color w:val="000000"/>
                <w:sz w:val="18"/>
                <w:szCs w:val="18"/>
              </w:rPr>
              <w:br/>
            </w:r>
          </w:p>
        </w:tc>
        <w:tc>
          <w:tcPr>
            <w:tcW w:w="305" w:type="dxa"/>
            <w:shd w:val="clear" w:color="auto" w:fill="auto"/>
            <w:vAlign w:val="center"/>
          </w:tcPr>
          <w:p w14:paraId="7DEC54CA"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tcPr>
          <w:p w14:paraId="6E7DB5E0" w14:textId="77777777" w:rsidR="009A44FA" w:rsidRDefault="00C03B6E">
            <w:pPr>
              <w:numPr>
                <w:ilvl w:val="0"/>
                <w:numId w:val="2"/>
              </w:numPr>
              <w:spacing w:after="0" w:line="240" w:lineRule="auto"/>
              <w:ind w:left="280" w:hanging="280"/>
              <w:jc w:val="both"/>
              <w:rPr>
                <w:color w:val="000000"/>
                <w:sz w:val="18"/>
                <w:szCs w:val="18"/>
              </w:rPr>
            </w:pPr>
            <w:r>
              <w:rPr>
                <w:color w:val="000000"/>
                <w:sz w:val="18"/>
                <w:szCs w:val="18"/>
              </w:rPr>
              <w:t>Halodoc akan menyediakan jasa pengelolaan klaim asuransi atau jaminan kesehatan untuk Layanan Kesehatan yang Diperlukan Secara Medis dan/atau pengobatan yang diberikan oleh Mitra ke Pasien sebagaimana diatur dalam Manfaat Kesehatan dari polis asuransi dari masing – masing Pasien.</w:t>
            </w:r>
          </w:p>
          <w:p w14:paraId="67B7532D" w14:textId="77777777" w:rsidR="009A44FA" w:rsidRDefault="00C03B6E">
            <w:pPr>
              <w:numPr>
                <w:ilvl w:val="0"/>
                <w:numId w:val="2"/>
              </w:numPr>
              <w:spacing w:after="0" w:line="240" w:lineRule="auto"/>
              <w:ind w:left="276" w:hanging="276"/>
              <w:jc w:val="both"/>
              <w:rPr>
                <w:color w:val="000000"/>
                <w:sz w:val="18"/>
                <w:szCs w:val="18"/>
              </w:rPr>
            </w:pPr>
            <w:r>
              <w:rPr>
                <w:color w:val="000000"/>
                <w:sz w:val="18"/>
                <w:szCs w:val="18"/>
              </w:rPr>
              <w:t xml:space="preserve">Apabila terdapat keraguan mengenai jasa dan pengobatan yang dapat dikelola oleh Halodoc, Mitra dapat mengecek melalui </w:t>
            </w:r>
            <w:r>
              <w:rPr>
                <w:sz w:val="18"/>
                <w:szCs w:val="18"/>
              </w:rPr>
              <w:t>Portal RS</w:t>
            </w:r>
            <w:r>
              <w:rPr>
                <w:color w:val="000000"/>
                <w:sz w:val="18"/>
                <w:szCs w:val="18"/>
              </w:rPr>
              <w:t xml:space="preserve"> atau menghubungi layanan telepon 24 (dua puluh empat) jam Halodoc untuk proses konfirmasi yang tercantum pada Lampiran 4 Perjanjian ini. </w:t>
            </w:r>
          </w:p>
          <w:p w14:paraId="7EFEC879" w14:textId="77777777" w:rsidR="009A44FA" w:rsidRDefault="00C03B6E">
            <w:pPr>
              <w:numPr>
                <w:ilvl w:val="0"/>
                <w:numId w:val="2"/>
              </w:numPr>
              <w:spacing w:after="0" w:line="240" w:lineRule="auto"/>
              <w:ind w:left="276" w:hanging="276"/>
              <w:jc w:val="both"/>
              <w:rPr>
                <w:color w:val="000000"/>
                <w:sz w:val="18"/>
                <w:szCs w:val="18"/>
              </w:rPr>
            </w:pPr>
            <w:r>
              <w:rPr>
                <w:color w:val="000000"/>
                <w:sz w:val="18"/>
                <w:szCs w:val="18"/>
              </w:rPr>
              <w:t>Dengan ini Halodoc tidak menjamin atau menyatakan jumlah Pasien yang pasti dirujuk kepada Mitra selama Jangka Waktu Perjanjian ini.</w:t>
            </w:r>
          </w:p>
        </w:tc>
      </w:tr>
      <w:tr w:rsidR="009A44FA" w14:paraId="6EB49EBD" w14:textId="77777777">
        <w:trPr>
          <w:trHeight w:val="499"/>
        </w:trPr>
        <w:tc>
          <w:tcPr>
            <w:tcW w:w="537" w:type="dxa"/>
            <w:shd w:val="clear" w:color="auto" w:fill="auto"/>
          </w:tcPr>
          <w:p w14:paraId="1DEA6428" w14:textId="77777777" w:rsidR="009A44FA" w:rsidRDefault="00C03B6E">
            <w:pPr>
              <w:spacing w:after="0" w:line="240" w:lineRule="auto"/>
              <w:rPr>
                <w:color w:val="000000"/>
                <w:sz w:val="18"/>
                <w:szCs w:val="18"/>
              </w:rPr>
            </w:pPr>
            <w:r>
              <w:rPr>
                <w:color w:val="000000"/>
                <w:sz w:val="18"/>
                <w:szCs w:val="18"/>
              </w:rPr>
              <w:t>D.</w:t>
            </w:r>
          </w:p>
        </w:tc>
        <w:tc>
          <w:tcPr>
            <w:tcW w:w="3588" w:type="dxa"/>
            <w:shd w:val="clear" w:color="auto" w:fill="auto"/>
          </w:tcPr>
          <w:p w14:paraId="4411106C" w14:textId="77777777" w:rsidR="009A44FA" w:rsidRDefault="00C03B6E">
            <w:pPr>
              <w:spacing w:after="0" w:line="240" w:lineRule="auto"/>
              <w:rPr>
                <w:b/>
                <w:color w:val="000000"/>
                <w:sz w:val="18"/>
                <w:szCs w:val="18"/>
              </w:rPr>
            </w:pPr>
            <w:r>
              <w:rPr>
                <w:b/>
                <w:color w:val="000000"/>
                <w:sz w:val="18"/>
                <w:szCs w:val="18"/>
              </w:rPr>
              <w:t>Biaya Jasa Administrasi</w:t>
            </w:r>
          </w:p>
        </w:tc>
        <w:tc>
          <w:tcPr>
            <w:tcW w:w="305" w:type="dxa"/>
            <w:shd w:val="clear" w:color="auto" w:fill="auto"/>
            <w:vAlign w:val="center"/>
          </w:tcPr>
          <w:p w14:paraId="5DAFDA6C"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tcPr>
          <w:p w14:paraId="3E5B3D3F"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t xml:space="preserve">Atas jasa administrasi Peserta yang dilakukan oleh Halodoc untuk Mitra, Halodoc akan mengenakan biaya jasa administrasi kepada Mitra sebesar </w:t>
            </w:r>
            <w:permStart w:id="1762078895" w:edGrp="everyone"/>
            <w:r>
              <w:rPr>
                <w:color w:val="000000"/>
                <w:sz w:val="18"/>
                <w:szCs w:val="18"/>
                <w:highlight w:val="yellow"/>
              </w:rPr>
              <w:t>__</w:t>
            </w:r>
            <w:r>
              <w:t>3</w:t>
            </w:r>
            <w:r>
              <w:rPr>
                <w:color w:val="000000"/>
                <w:sz w:val="18"/>
                <w:szCs w:val="18"/>
                <w:highlight w:val="yellow"/>
              </w:rPr>
              <w:t>__</w:t>
            </w:r>
            <w:permEnd w:id="1762078895"/>
            <w:r>
              <w:rPr>
                <w:color w:val="000000"/>
                <w:sz w:val="18"/>
                <w:szCs w:val="18"/>
              </w:rPr>
              <w:t>% (</w:t>
            </w:r>
            <w:permStart w:id="818968207" w:edGrp="everyone"/>
            <w:r>
              <w:rPr>
                <w:color w:val="000000"/>
                <w:sz w:val="18"/>
                <w:szCs w:val="18"/>
                <w:highlight w:val="yellow"/>
              </w:rPr>
              <w:t>__</w:t>
            </w:r>
            <w:r>
              <w:t>tiga</w:t>
            </w:r>
            <w:r>
              <w:rPr>
                <w:color w:val="000000"/>
                <w:sz w:val="18"/>
                <w:szCs w:val="18"/>
                <w:highlight w:val="yellow"/>
              </w:rPr>
              <w:t>_</w:t>
            </w:r>
            <w:r>
              <w:rPr>
                <w:color w:val="000000"/>
                <w:sz w:val="18"/>
                <w:szCs w:val="18"/>
              </w:rPr>
              <w:t xml:space="preserve"> </w:t>
            </w:r>
            <w:permEnd w:id="818968207"/>
            <w:r>
              <w:rPr>
                <w:color w:val="000000"/>
                <w:sz w:val="18"/>
                <w:szCs w:val="18"/>
              </w:rPr>
              <w:t>persen) dari total tagihan klaim asuransi (“</w:t>
            </w:r>
            <w:r>
              <w:rPr>
                <w:b/>
                <w:color w:val="000000"/>
                <w:sz w:val="18"/>
                <w:szCs w:val="18"/>
              </w:rPr>
              <w:t>Biaya Jasa Administrasi</w:t>
            </w:r>
            <w:r>
              <w:rPr>
                <w:color w:val="000000"/>
                <w:sz w:val="18"/>
                <w:szCs w:val="18"/>
              </w:rPr>
              <w:t>”).</w:t>
            </w:r>
          </w:p>
          <w:p w14:paraId="4D4975D3"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t>Biaya Jasa Administrasi sebagaimana disebutkan diatas belum termasuk Pajak Pertambahan Nilai (“</w:t>
            </w:r>
            <w:r>
              <w:rPr>
                <w:b/>
                <w:color w:val="000000"/>
                <w:sz w:val="18"/>
                <w:szCs w:val="18"/>
              </w:rPr>
              <w:t>PPN</w:t>
            </w:r>
            <w:r>
              <w:rPr>
                <w:color w:val="000000"/>
                <w:sz w:val="18"/>
                <w:szCs w:val="18"/>
              </w:rPr>
              <w:t>”) yang akan dikenakan kepada Mitra.</w:t>
            </w:r>
          </w:p>
          <w:p w14:paraId="1639F4A0"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lastRenderedPageBreak/>
              <w:t>Pembayaran atas Biaya Jasa Administrasi diperoleh Halodoc dengan memotong secara langsung dari pembayaran atas setiap tagihan klaim asuransi yang diajukan Mitra kepada Halodoc (“</w:t>
            </w:r>
            <w:r>
              <w:rPr>
                <w:b/>
                <w:color w:val="000000"/>
                <w:sz w:val="18"/>
                <w:szCs w:val="18"/>
              </w:rPr>
              <w:t>Pemotongan Langsung atas Biaya Jasa Administrasi</w:t>
            </w:r>
            <w:r>
              <w:rPr>
                <w:color w:val="000000"/>
                <w:sz w:val="18"/>
                <w:szCs w:val="18"/>
              </w:rPr>
              <w:t>”).</w:t>
            </w:r>
          </w:p>
          <w:p w14:paraId="486A50DA"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t>Mitra dengan ini memberikan kuasa kepada Halodoc untuk melakukan Pemotongan Langsung atas Biaya Jasa Administrasi. Kuasa tidak dapat dibatalkan dan/atau tidak akan berakhir sampai terpenuhinya kewajiban pembayaran Biaya Jasa Administrasi tersebut.</w:t>
            </w:r>
          </w:p>
          <w:p w14:paraId="31AC93E9"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t xml:space="preserve">Halodoc setiap bulannya akan menerbitkan tagihan kepada Mitra atas total Biaya Jasa Administrasi yang terjadi dalam satu bulan pada awal bulan berikutnya. </w:t>
            </w:r>
          </w:p>
          <w:p w14:paraId="44B32DE2"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t>Para Pihak sepakat untuk melakukan rekonsiliasi atas Biaya Jasa Administrasi yang telah dilakukan pemotongan langsung sebagaimana yang dimaksud pada poin 3 diatas dalam waktu paling lambat 7 (tujuh) Hari Kalender setelah tagihan Biaya Jasa Administrasi dikirimkan oleh Halodoc.</w:t>
            </w:r>
          </w:p>
          <w:p w14:paraId="28F40195"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t>Apabila dalam masa rekonsiliasi terdapat ketidaksesuaian atau kekeliruan atas Pemotongan Langsung atas Biaya Jasa Administrasi, maka Halodoc akan menyesuaikan ketidaksesuaian atau kekeliruan tersebut dengan memotong kelebihan atau menambah kekurangan pada tagihan Biaya Jasa Administrasi bulan berikutnya.</w:t>
            </w:r>
          </w:p>
          <w:p w14:paraId="33ED79BC"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t>Apabila terdapat ketidaksesuaian atas Pemotongan Langsung atas Biaya Jasa Administrasi namun tidak terdapat transaksi selama 3 (tiga) bulan dari pemotongan langsung dilakukan, maka Para Pihak sepakat untuk menyelesaikan pembayaran atas ketidaksesuaian Pemotongan Langsung atas Biaya Jasa Administrasi kepada Pihak lainnya pada bulan ke 3 (tiga) tersebut. Penyelesaian pembayaran dilakukan dengan cara transfer kepada rekening masing-masing Pihak sebagaimana tertulis pada Perjanjian ini.</w:t>
            </w:r>
          </w:p>
          <w:p w14:paraId="3863FB83" w14:textId="77777777" w:rsidR="009A44FA" w:rsidRDefault="00C03B6E">
            <w:pPr>
              <w:numPr>
                <w:ilvl w:val="0"/>
                <w:numId w:val="3"/>
              </w:numPr>
              <w:spacing w:after="0" w:line="240" w:lineRule="auto"/>
              <w:ind w:left="276" w:hanging="276"/>
              <w:jc w:val="both"/>
              <w:rPr>
                <w:color w:val="000000"/>
                <w:sz w:val="18"/>
                <w:szCs w:val="18"/>
              </w:rPr>
            </w:pPr>
            <w:r>
              <w:rPr>
                <w:color w:val="000000"/>
                <w:sz w:val="18"/>
                <w:szCs w:val="18"/>
              </w:rPr>
              <w:t>Halodoc berhak untuk menolak ketidaksesuaian atau kekeliruan perhitungan Biaya Jasa Administrasi dan Pemotongan Langsung atas Biaya Jasa Administrasi yang diterima Mitra setelah masa rekonsiliasi sebagaimana diatur dalam Poin 6 diatas.</w:t>
            </w:r>
          </w:p>
        </w:tc>
      </w:tr>
      <w:tr w:rsidR="009A44FA" w14:paraId="22C5CAB5" w14:textId="77777777">
        <w:trPr>
          <w:trHeight w:val="499"/>
        </w:trPr>
        <w:tc>
          <w:tcPr>
            <w:tcW w:w="537" w:type="dxa"/>
            <w:tcBorders>
              <w:bottom w:val="single" w:sz="4" w:space="0" w:color="000000"/>
            </w:tcBorders>
            <w:shd w:val="clear" w:color="auto" w:fill="auto"/>
          </w:tcPr>
          <w:p w14:paraId="223AA3CF" w14:textId="77777777" w:rsidR="009A44FA" w:rsidRDefault="00C03B6E">
            <w:pPr>
              <w:spacing w:after="0" w:line="240" w:lineRule="auto"/>
              <w:rPr>
                <w:color w:val="000000"/>
                <w:sz w:val="18"/>
                <w:szCs w:val="18"/>
              </w:rPr>
            </w:pPr>
            <w:r>
              <w:rPr>
                <w:color w:val="000000"/>
                <w:sz w:val="18"/>
                <w:szCs w:val="18"/>
              </w:rPr>
              <w:lastRenderedPageBreak/>
              <w:t>E.</w:t>
            </w:r>
          </w:p>
        </w:tc>
        <w:tc>
          <w:tcPr>
            <w:tcW w:w="3588" w:type="dxa"/>
            <w:tcBorders>
              <w:bottom w:val="single" w:sz="4" w:space="0" w:color="000000"/>
            </w:tcBorders>
            <w:shd w:val="clear" w:color="auto" w:fill="auto"/>
          </w:tcPr>
          <w:p w14:paraId="3EAB0C73" w14:textId="77777777" w:rsidR="009A44FA" w:rsidRDefault="00C03B6E">
            <w:pPr>
              <w:spacing w:after="0" w:line="240" w:lineRule="auto"/>
              <w:rPr>
                <w:b/>
                <w:color w:val="000000"/>
                <w:sz w:val="18"/>
                <w:szCs w:val="18"/>
              </w:rPr>
            </w:pPr>
            <w:r>
              <w:rPr>
                <w:b/>
                <w:color w:val="000000"/>
                <w:sz w:val="18"/>
                <w:szCs w:val="18"/>
              </w:rPr>
              <w:t>Jangka Waktu Perjanjian</w:t>
            </w:r>
          </w:p>
          <w:p w14:paraId="43095FDC" w14:textId="77777777" w:rsidR="009A44FA" w:rsidRDefault="009A44FA">
            <w:pPr>
              <w:spacing w:after="0" w:line="240" w:lineRule="auto"/>
              <w:rPr>
                <w:b/>
                <w:color w:val="000000"/>
                <w:sz w:val="18"/>
                <w:szCs w:val="18"/>
              </w:rPr>
            </w:pPr>
          </w:p>
        </w:tc>
        <w:tc>
          <w:tcPr>
            <w:tcW w:w="305" w:type="dxa"/>
            <w:tcBorders>
              <w:bottom w:val="single" w:sz="4" w:space="0" w:color="000000"/>
            </w:tcBorders>
            <w:shd w:val="clear" w:color="auto" w:fill="auto"/>
            <w:vAlign w:val="center"/>
          </w:tcPr>
          <w:p w14:paraId="59AF4AB8"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tcBorders>
              <w:bottom w:val="single" w:sz="4" w:space="0" w:color="000000"/>
            </w:tcBorders>
            <w:shd w:val="clear" w:color="auto" w:fill="auto"/>
            <w:vAlign w:val="center"/>
          </w:tcPr>
          <w:p w14:paraId="34D25FD8" w14:textId="77777777" w:rsidR="009A44FA" w:rsidRDefault="00F0410E">
            <w:pPr>
              <w:spacing w:after="0" w:line="240" w:lineRule="auto"/>
              <w:jc w:val="both"/>
              <w:rPr>
                <w:b/>
                <w:sz w:val="18"/>
                <w:szCs w:val="18"/>
              </w:rPr>
            </w:pPr>
            <w:sdt>
              <w:sdtPr>
                <w:rPr>
                  <w:rFonts w:ascii="MS Gothic" w:eastAsia="MS Gothic" w:hAnsi="MS Gothic" w:cs="MS Gothic"/>
                  <w:color w:val="000000"/>
                  <w:sz w:val="18"/>
                  <w:szCs w:val="18"/>
                </w:rPr>
                <w:id w:val="1885371480"/>
                <w14:checkbox>
                  <w14:checked w14:val="0"/>
                  <w14:checkedState w14:val="2612" w14:font="MS Gothic"/>
                  <w14:uncheckedState w14:val="2610" w14:font="MS Gothic"/>
                </w14:checkbox>
              </w:sdtPr>
              <w:sdtEndPr/>
              <w:sdtContent>
                <w:permStart w:id="1571121324" w:edGrp="everyone"/>
                <w:r w:rsidR="00C03B6E">
                  <w:rPr>
                    <w:rFonts w:ascii="MS Gothic" w:eastAsia="MS Gothic" w:hAnsi="MS Gothic" w:cs="MS Gothic" w:hint="eastAsia"/>
                    <w:color w:val="000000"/>
                    <w:sz w:val="18"/>
                    <w:szCs w:val="18"/>
                  </w:rPr>
                  <w:t>☐</w:t>
                </w:r>
                <w:permEnd w:id="1571121324"/>
              </w:sdtContent>
            </w:sdt>
            <w:r w:rsidR="00C03B6E">
              <w:rPr>
                <w:sz w:val="18"/>
                <w:szCs w:val="18"/>
              </w:rPr>
              <w:t xml:space="preserve"> </w:t>
            </w:r>
            <w:commentRangeStart w:id="6"/>
            <w:r w:rsidR="00C03B6E">
              <w:rPr>
                <w:sz w:val="18"/>
                <w:szCs w:val="18"/>
              </w:rPr>
              <w:t>Perpanjangan Otomatis</w:t>
            </w:r>
          </w:p>
          <w:p w14:paraId="05B3A3A2" w14:textId="77777777" w:rsidR="009A44FA" w:rsidRDefault="00C03B6E">
            <w:pPr>
              <w:spacing w:after="0" w:line="240" w:lineRule="auto"/>
              <w:ind w:left="222"/>
              <w:jc w:val="both"/>
              <w:rPr>
                <w:color w:val="000000"/>
                <w:sz w:val="18"/>
                <w:szCs w:val="18"/>
              </w:rPr>
            </w:pPr>
            <w:r>
              <w:rPr>
                <w:color w:val="000000"/>
                <w:sz w:val="18"/>
                <w:szCs w:val="18"/>
              </w:rPr>
              <w:t>Jangka Waktu Perjanjian ini mengikat terhitung efektif sejak Tanggal Efektif Perjanjian. Jangka Waktu Perjanjian akan diperpanjang secara otomatis, kecuali ada pemberitahuan untuk tidak diperpanjang dari salah satu Pihak kepada Pihak lainnya dengan ketentuan yang diatur melalui Pasal 3 Lampiran 1 Perjanjian ini.</w:t>
            </w:r>
          </w:p>
          <w:p w14:paraId="5799403D" w14:textId="77777777" w:rsidR="009A44FA" w:rsidRDefault="009A44FA">
            <w:pPr>
              <w:spacing w:after="0" w:line="240" w:lineRule="auto"/>
              <w:ind w:left="142"/>
              <w:jc w:val="both"/>
              <w:rPr>
                <w:color w:val="000000"/>
                <w:sz w:val="18"/>
                <w:szCs w:val="18"/>
              </w:rPr>
            </w:pPr>
          </w:p>
          <w:p w14:paraId="2D423B74" w14:textId="77777777" w:rsidR="009A44FA" w:rsidRDefault="00F0410E">
            <w:pPr>
              <w:spacing w:after="0" w:line="240" w:lineRule="auto"/>
              <w:jc w:val="both"/>
              <w:rPr>
                <w:sz w:val="18"/>
                <w:szCs w:val="18"/>
              </w:rPr>
            </w:pPr>
            <w:sdt>
              <w:sdtPr>
                <w:rPr>
                  <w:rFonts w:ascii="MS Gothic" w:eastAsia="MS Gothic" w:hAnsi="MS Gothic" w:cs="MS Gothic"/>
                  <w:color w:val="000000"/>
                  <w:sz w:val="18"/>
                  <w:szCs w:val="18"/>
                </w:rPr>
                <w:id w:val="-1532958065"/>
                <w14:checkbox>
                  <w14:checked w14:val="1"/>
                  <w14:checkedState w14:val="2612" w14:font="MS Gothic"/>
                  <w14:uncheckedState w14:val="2610" w14:font="MS Gothic"/>
                </w14:checkbox>
              </w:sdtPr>
              <w:sdtEndPr/>
              <w:sdtContent>
                <w:permStart w:id="577571657" w:edGrp="everyone"/>
                <w:r w:rsidR="00C03B6E">
                  <w:rPr>
                    <w:rFonts w:ascii="MS Gothic" w:eastAsia="MS Gothic" w:hAnsi="MS Gothic" w:cs="MS Gothic" w:hint="eastAsia"/>
                    <w:color w:val="000000"/>
                    <w:sz w:val="18"/>
                    <w:szCs w:val="18"/>
                  </w:rPr>
                  <w:t>☒</w:t>
                </w:r>
                <w:permEnd w:id="577571657"/>
              </w:sdtContent>
            </w:sdt>
            <w:r w:rsidR="00C03B6E">
              <w:rPr>
                <w:sz w:val="18"/>
                <w:szCs w:val="18"/>
              </w:rPr>
              <w:t xml:space="preserve"> Jangka Waktu Tertentu</w:t>
            </w:r>
          </w:p>
          <w:p w14:paraId="60EF9C11" w14:textId="77777777" w:rsidR="009A44FA" w:rsidRDefault="00C03B6E">
            <w:pPr>
              <w:numPr>
                <w:ilvl w:val="0"/>
                <w:numId w:val="4"/>
              </w:numPr>
              <w:spacing w:after="0"/>
              <w:ind w:left="567"/>
              <w:jc w:val="both"/>
              <w:rPr>
                <w:color w:val="000000"/>
                <w:sz w:val="18"/>
                <w:szCs w:val="18"/>
              </w:rPr>
            </w:pPr>
            <w:r>
              <w:rPr>
                <w:color w:val="000000"/>
                <w:sz w:val="18"/>
                <w:szCs w:val="18"/>
              </w:rPr>
              <w:t xml:space="preserve">Jangka waktu Perjanjian ini disepakati oleh Para Pihak terhitung mulai tanggal </w:t>
            </w:r>
            <w:permStart w:id="815491186" w:edGrp="everyone"/>
            <w:r>
              <w:rPr>
                <w:color w:val="000000"/>
                <w:sz w:val="18"/>
                <w:szCs w:val="18"/>
                <w:highlight w:val="yellow"/>
              </w:rPr>
              <w:t>_</w:t>
            </w:r>
            <w:r>
              <w:t>21 Juli 2025</w:t>
            </w:r>
            <w:r>
              <w:rPr>
                <w:color w:val="000000"/>
                <w:sz w:val="18"/>
                <w:szCs w:val="18"/>
                <w:highlight w:val="yellow"/>
              </w:rPr>
              <w:t>___</w:t>
            </w:r>
            <w:permEnd w:id="815491186"/>
            <w:r>
              <w:rPr>
                <w:color w:val="000000"/>
                <w:sz w:val="18"/>
                <w:szCs w:val="18"/>
              </w:rPr>
              <w:t xml:space="preserve"> dan akan berakhir pada tanggal </w:t>
            </w:r>
            <w:permStart w:id="438655749" w:edGrp="everyone"/>
            <w:r>
              <w:rPr>
                <w:color w:val="000000"/>
                <w:sz w:val="18"/>
                <w:szCs w:val="18"/>
                <w:highlight w:val="yellow"/>
              </w:rPr>
              <w:t>_</w:t>
            </w:r>
            <w:r>
              <w:t>20 Juli 2030</w:t>
            </w:r>
            <w:r>
              <w:rPr>
                <w:color w:val="000000"/>
                <w:sz w:val="18"/>
                <w:szCs w:val="18"/>
                <w:highlight w:val="yellow"/>
              </w:rPr>
              <w:t>___</w:t>
            </w:r>
            <w:permEnd w:id="438655749"/>
            <w:r>
              <w:rPr>
                <w:color w:val="000000"/>
                <w:sz w:val="18"/>
                <w:szCs w:val="18"/>
              </w:rPr>
              <w:t xml:space="preserve">. </w:t>
            </w:r>
          </w:p>
          <w:p w14:paraId="63432A97" w14:textId="77777777" w:rsidR="009A44FA" w:rsidRDefault="00C03B6E">
            <w:pPr>
              <w:numPr>
                <w:ilvl w:val="0"/>
                <w:numId w:val="4"/>
              </w:numPr>
              <w:spacing w:after="0"/>
              <w:ind w:left="567"/>
              <w:jc w:val="both"/>
              <w:rPr>
                <w:color w:val="000000"/>
                <w:sz w:val="18"/>
                <w:szCs w:val="18"/>
              </w:rPr>
            </w:pPr>
            <w:r>
              <w:rPr>
                <w:color w:val="000000"/>
                <w:sz w:val="18"/>
                <w:szCs w:val="18"/>
              </w:rPr>
              <w:t>Apabila Para Pihak bermaksud untuk memperpanjang Jangka Waktu Perjanjian ini, maka atas maksud tersebut diatas harus disampaikan dengan pemberitahuan secara tertulis sekurang-kurangnya 30 (tiga puluh) Hari Kalender sebelum Jangka Waktu Perjanjian ini berakhir kepada Pihak lainnya.</w:t>
            </w:r>
            <w:commentRangeEnd w:id="6"/>
            <w:r>
              <w:commentReference w:id="6"/>
            </w:r>
          </w:p>
        </w:tc>
      </w:tr>
      <w:tr w:rsidR="009A44FA" w14:paraId="6C2336D4" w14:textId="77777777">
        <w:trPr>
          <w:trHeight w:val="499"/>
        </w:trPr>
        <w:tc>
          <w:tcPr>
            <w:tcW w:w="537" w:type="dxa"/>
            <w:tcBorders>
              <w:bottom w:val="single" w:sz="4" w:space="0" w:color="000000"/>
            </w:tcBorders>
            <w:shd w:val="clear" w:color="auto" w:fill="auto"/>
          </w:tcPr>
          <w:p w14:paraId="18FE5228" w14:textId="77777777" w:rsidR="009A44FA" w:rsidRDefault="00C03B6E">
            <w:pPr>
              <w:spacing w:after="0" w:line="240" w:lineRule="auto"/>
              <w:rPr>
                <w:color w:val="000000"/>
                <w:sz w:val="18"/>
                <w:szCs w:val="18"/>
              </w:rPr>
            </w:pPr>
            <w:r>
              <w:rPr>
                <w:color w:val="000000"/>
                <w:sz w:val="18"/>
                <w:szCs w:val="18"/>
              </w:rPr>
              <w:t>F.</w:t>
            </w:r>
          </w:p>
        </w:tc>
        <w:tc>
          <w:tcPr>
            <w:tcW w:w="3588" w:type="dxa"/>
            <w:tcBorders>
              <w:bottom w:val="single" w:sz="4" w:space="0" w:color="000000"/>
            </w:tcBorders>
            <w:shd w:val="clear" w:color="auto" w:fill="auto"/>
          </w:tcPr>
          <w:p w14:paraId="6FA2782F" w14:textId="77777777" w:rsidR="009A44FA" w:rsidRDefault="00C03B6E">
            <w:pPr>
              <w:spacing w:after="0" w:line="240" w:lineRule="auto"/>
              <w:rPr>
                <w:b/>
                <w:color w:val="000000"/>
                <w:sz w:val="18"/>
                <w:szCs w:val="18"/>
              </w:rPr>
            </w:pPr>
            <w:r>
              <w:rPr>
                <w:b/>
                <w:color w:val="000000"/>
                <w:sz w:val="18"/>
                <w:szCs w:val="18"/>
              </w:rPr>
              <w:t>Ketentuan Tambahan</w:t>
            </w:r>
            <w:r>
              <w:rPr>
                <w:b/>
                <w:color w:val="000000"/>
                <w:sz w:val="18"/>
                <w:szCs w:val="18"/>
              </w:rPr>
              <w:br/>
            </w:r>
          </w:p>
        </w:tc>
        <w:tc>
          <w:tcPr>
            <w:tcW w:w="305" w:type="dxa"/>
            <w:tcBorders>
              <w:bottom w:val="single" w:sz="4" w:space="0" w:color="000000"/>
            </w:tcBorders>
            <w:shd w:val="clear" w:color="auto" w:fill="auto"/>
            <w:vAlign w:val="center"/>
          </w:tcPr>
          <w:p w14:paraId="46E990FE" w14:textId="77777777" w:rsidR="009A44FA" w:rsidRDefault="00C03B6E">
            <w:pPr>
              <w:spacing w:after="0" w:line="240" w:lineRule="auto"/>
              <w:jc w:val="center"/>
              <w:rPr>
                <w:color w:val="000000"/>
                <w:sz w:val="18"/>
                <w:szCs w:val="18"/>
              </w:rPr>
            </w:pPr>
            <w:r>
              <w:rPr>
                <w:color w:val="000000"/>
                <w:sz w:val="18"/>
                <w:szCs w:val="18"/>
              </w:rPr>
              <w:t>:</w:t>
            </w:r>
          </w:p>
        </w:tc>
        <w:tc>
          <w:tcPr>
            <w:tcW w:w="6326" w:type="dxa"/>
            <w:gridSpan w:val="8"/>
            <w:tcBorders>
              <w:bottom w:val="single" w:sz="4" w:space="0" w:color="000000"/>
            </w:tcBorders>
            <w:vAlign w:val="center"/>
          </w:tcPr>
          <w:p w14:paraId="096C4C19" w14:textId="77777777" w:rsidR="009A44FA" w:rsidRDefault="00C03B6E">
            <w:pPr>
              <w:numPr>
                <w:ilvl w:val="0"/>
                <w:numId w:val="5"/>
              </w:numPr>
              <w:spacing w:after="0" w:line="240" w:lineRule="auto"/>
              <w:ind w:left="284" w:hanging="284"/>
              <w:jc w:val="both"/>
              <w:rPr>
                <w:color w:val="000000"/>
                <w:sz w:val="18"/>
                <w:szCs w:val="18"/>
              </w:rPr>
            </w:pPr>
            <w:r>
              <w:rPr>
                <w:color w:val="000000"/>
                <w:sz w:val="18"/>
                <w:szCs w:val="18"/>
              </w:rPr>
              <w:t xml:space="preserve">Apabila terdapat perbedaan ketentuan yang diatur pada Perjanjian dan ketentuan yang diatur Lampiran-Lampiran Perjanjian, maka Para Pihak sepakat ketentuan yang berlaku adalah ketentuan yang diatur pada Perjanjian ini. </w:t>
            </w:r>
          </w:p>
          <w:p w14:paraId="1AB01D2C" w14:textId="77777777" w:rsidR="009A44FA" w:rsidRDefault="00C03B6E">
            <w:pPr>
              <w:numPr>
                <w:ilvl w:val="0"/>
                <w:numId w:val="5"/>
              </w:numPr>
              <w:spacing w:after="0" w:line="240" w:lineRule="auto"/>
              <w:ind w:left="284" w:hanging="284"/>
              <w:jc w:val="both"/>
              <w:rPr>
                <w:color w:val="000000"/>
                <w:sz w:val="18"/>
                <w:szCs w:val="18"/>
              </w:rPr>
            </w:pPr>
            <w:r>
              <w:rPr>
                <w:color w:val="000000"/>
                <w:sz w:val="18"/>
                <w:szCs w:val="18"/>
              </w:rPr>
              <w:t>Sesuai dengan Undang-undang Nomor 11 tahun 2008 tentang Informasi dan Transaksi Elektronik dan peraturan pelaksanaannya (sebagaimana yang dapat diubah dan digantikan dari waktu ke waktu) ("</w:t>
            </w:r>
            <w:r>
              <w:rPr>
                <w:b/>
                <w:color w:val="000000"/>
                <w:sz w:val="18"/>
                <w:szCs w:val="18"/>
              </w:rPr>
              <w:t>UU ITE</w:t>
            </w:r>
            <w:r>
              <w:rPr>
                <w:color w:val="000000"/>
                <w:sz w:val="18"/>
                <w:szCs w:val="18"/>
              </w:rPr>
              <w:t xml:space="preserve">"), Para Pihak mengakui dan menyetujui bahwa Perjanjian ini dapat ditandatangani dengan tanda tangan elektronik (baik seluruhnya atau sebagian), yang harus dianggap sebagai tanda tangan asli untuk semua tujuan dan yang memiliki kekuatan hukum yang sama dengan tanda tangan asli (basah). Perjanjian ini yang ditandatangani dengan tanda tangan elektronik tersebut sesuai dengan UU ITE tersebut akan mengikat Para Pihak sama halnya jika Perjanjian ini ditandatangani secara fisik dan masing-masing Pihak dengan ini menyetujui atas penggunaan setiap pihak ketiga penyedia jasa tanda tangan elektronik tersertifikasi sebagaimana yang dapat dipilih oleh setiap Pihak. Para Pihak mengakui dan menyetujui bahwa, </w:t>
            </w:r>
            <w:r>
              <w:rPr>
                <w:color w:val="000000"/>
                <w:sz w:val="18"/>
                <w:szCs w:val="18"/>
              </w:rPr>
              <w:lastRenderedPageBreak/>
              <w:t>dalam setiap proses hukum di antara mereka dalam setiap hal yang sehubungan dengan Perjanjian ini, masing-masing Pihak secara tegas mengesampingkan setiap haknya untuk (i) mengajukan pembelaan atau pelepasan tanggung jawab/kewajiban; dan/atau (ii) membatalkan Perjanjian ini, atas alasan penandatanganan Perjanjian ini oleh suatu Pihak dengan tanda tangan elektronik.</w:t>
            </w:r>
          </w:p>
          <w:p w14:paraId="715BDC66" w14:textId="77777777" w:rsidR="009A44FA" w:rsidRDefault="00C03B6E">
            <w:pPr>
              <w:numPr>
                <w:ilvl w:val="0"/>
                <w:numId w:val="5"/>
              </w:numPr>
              <w:spacing w:after="0" w:line="240" w:lineRule="auto"/>
              <w:ind w:left="284" w:hanging="284"/>
              <w:jc w:val="both"/>
              <w:rPr>
                <w:color w:val="000000"/>
                <w:sz w:val="18"/>
                <w:szCs w:val="18"/>
              </w:rPr>
            </w:pPr>
            <w:permStart w:id="1319853807" w:edGrp="everyone"/>
            <w:commentRangeStart w:id="7"/>
            <w:r>
              <w:rPr>
                <w:color w:val="000000"/>
                <w:sz w:val="18"/>
                <w:szCs w:val="18"/>
                <w:highlight w:val="yellow"/>
              </w:rPr>
              <w:t>____</w:t>
            </w:r>
            <w:commentRangeEnd w:id="7"/>
            <w:r>
              <w:commentReference w:id="7"/>
            </w:r>
            <w:permEnd w:id="1319853807"/>
          </w:p>
        </w:tc>
      </w:tr>
      <w:tr w:rsidR="009A44FA" w14:paraId="21C48CD8" w14:textId="77777777">
        <w:trPr>
          <w:trHeight w:val="499"/>
        </w:trPr>
        <w:tc>
          <w:tcPr>
            <w:tcW w:w="537" w:type="dxa"/>
            <w:tcBorders>
              <w:bottom w:val="single" w:sz="4" w:space="0" w:color="000000"/>
            </w:tcBorders>
            <w:shd w:val="clear" w:color="auto" w:fill="auto"/>
          </w:tcPr>
          <w:p w14:paraId="1DFB53EF" w14:textId="77777777" w:rsidR="009A44FA" w:rsidRDefault="00C03B6E">
            <w:pPr>
              <w:spacing w:after="0" w:line="240" w:lineRule="auto"/>
              <w:rPr>
                <w:color w:val="000000"/>
                <w:sz w:val="18"/>
                <w:szCs w:val="18"/>
              </w:rPr>
            </w:pPr>
            <w:r>
              <w:rPr>
                <w:color w:val="000000"/>
                <w:sz w:val="18"/>
                <w:szCs w:val="18"/>
              </w:rPr>
              <w:lastRenderedPageBreak/>
              <w:t>G.</w:t>
            </w:r>
          </w:p>
        </w:tc>
        <w:tc>
          <w:tcPr>
            <w:tcW w:w="3588" w:type="dxa"/>
            <w:tcBorders>
              <w:bottom w:val="single" w:sz="4" w:space="0" w:color="000000"/>
            </w:tcBorders>
            <w:shd w:val="clear" w:color="auto" w:fill="auto"/>
          </w:tcPr>
          <w:p w14:paraId="4DCFC779" w14:textId="77777777" w:rsidR="009A44FA" w:rsidRDefault="00C03B6E">
            <w:pPr>
              <w:spacing w:after="0" w:line="240" w:lineRule="auto"/>
              <w:rPr>
                <w:b/>
                <w:color w:val="000000"/>
                <w:sz w:val="18"/>
                <w:szCs w:val="18"/>
              </w:rPr>
            </w:pPr>
            <w:r>
              <w:rPr>
                <w:b/>
                <w:color w:val="000000"/>
                <w:sz w:val="18"/>
                <w:szCs w:val="18"/>
              </w:rPr>
              <w:t>Lampiran</w:t>
            </w:r>
          </w:p>
        </w:tc>
        <w:tc>
          <w:tcPr>
            <w:tcW w:w="305" w:type="dxa"/>
            <w:tcBorders>
              <w:bottom w:val="single" w:sz="4" w:space="0" w:color="000000"/>
            </w:tcBorders>
            <w:shd w:val="clear" w:color="auto" w:fill="auto"/>
            <w:vAlign w:val="center"/>
          </w:tcPr>
          <w:p w14:paraId="37244A05" w14:textId="77777777" w:rsidR="009A44FA" w:rsidRDefault="009A44FA">
            <w:pPr>
              <w:spacing w:after="0" w:line="240" w:lineRule="auto"/>
              <w:jc w:val="center"/>
              <w:rPr>
                <w:color w:val="000000"/>
                <w:sz w:val="18"/>
                <w:szCs w:val="18"/>
              </w:rPr>
            </w:pPr>
          </w:p>
        </w:tc>
        <w:tc>
          <w:tcPr>
            <w:tcW w:w="6326" w:type="dxa"/>
            <w:gridSpan w:val="8"/>
            <w:tcBorders>
              <w:bottom w:val="single" w:sz="4" w:space="0" w:color="000000"/>
            </w:tcBorders>
            <w:vAlign w:val="center"/>
          </w:tcPr>
          <w:p w14:paraId="06386C39" w14:textId="77777777" w:rsidR="009A44FA" w:rsidRDefault="00C03B6E">
            <w:pPr>
              <w:pStyle w:val="CommentText"/>
              <w:rPr>
                <w:rFonts w:ascii="Calibri" w:hAnsi="Calibri" w:cs="Calibri"/>
              </w:rPr>
            </w:pPr>
            <w:r>
              <w:rPr>
                <w:rFonts w:ascii="Calibri" w:hAnsi="Calibri" w:cs="Calibri"/>
                <w:color w:val="000000"/>
                <w:sz w:val="18"/>
                <w:szCs w:val="18"/>
              </w:rPr>
              <w:t>Lampiran 1: Rincian Ketentuan Kerja Sama Layanan Kesehatan</w:t>
            </w:r>
          </w:p>
          <w:p w14:paraId="3D9C8858" w14:textId="77777777" w:rsidR="009A44FA" w:rsidRDefault="00C03B6E">
            <w:pPr>
              <w:spacing w:after="0" w:line="240" w:lineRule="auto"/>
              <w:jc w:val="both"/>
              <w:rPr>
                <w:color w:val="000000"/>
                <w:sz w:val="18"/>
                <w:szCs w:val="18"/>
              </w:rPr>
            </w:pPr>
            <w:r>
              <w:rPr>
                <w:color w:val="000000"/>
                <w:sz w:val="18"/>
                <w:szCs w:val="18"/>
              </w:rPr>
              <w:t>Lampiran 2: Administrasi Manfaat Kesehatan Dan Klaim</w:t>
            </w:r>
          </w:p>
          <w:p w14:paraId="3927764E" w14:textId="77777777" w:rsidR="009A44FA" w:rsidRDefault="00C03B6E">
            <w:pPr>
              <w:spacing w:after="0" w:line="240" w:lineRule="auto"/>
              <w:jc w:val="both"/>
              <w:rPr>
                <w:color w:val="000000"/>
                <w:sz w:val="18"/>
                <w:szCs w:val="18"/>
              </w:rPr>
            </w:pPr>
            <w:r>
              <w:rPr>
                <w:color w:val="000000"/>
                <w:sz w:val="18"/>
                <w:szCs w:val="18"/>
              </w:rPr>
              <w:t>Lampiran 3: Lainnya</w:t>
            </w:r>
          </w:p>
          <w:p w14:paraId="39F25C1D" w14:textId="77777777" w:rsidR="009A44FA" w:rsidRDefault="00C03B6E">
            <w:pPr>
              <w:spacing w:after="0" w:line="240" w:lineRule="auto"/>
              <w:jc w:val="both"/>
              <w:rPr>
                <w:color w:val="000000"/>
                <w:sz w:val="18"/>
                <w:szCs w:val="18"/>
              </w:rPr>
            </w:pPr>
            <w:r>
              <w:rPr>
                <w:color w:val="000000"/>
                <w:sz w:val="18"/>
                <w:szCs w:val="18"/>
              </w:rPr>
              <w:t>Lampiran 4: Rincian Kontak PIC Halodoc</w:t>
            </w:r>
          </w:p>
        </w:tc>
      </w:tr>
      <w:tr w:rsidR="009A44FA" w14:paraId="73204DC7" w14:textId="77777777">
        <w:trPr>
          <w:trHeight w:val="499"/>
        </w:trPr>
        <w:tc>
          <w:tcPr>
            <w:tcW w:w="537" w:type="dxa"/>
            <w:tcBorders>
              <w:bottom w:val="single" w:sz="4" w:space="0" w:color="000000"/>
            </w:tcBorders>
            <w:shd w:val="clear" w:color="auto" w:fill="auto"/>
          </w:tcPr>
          <w:p w14:paraId="0C5BF8D0" w14:textId="77777777" w:rsidR="009A44FA" w:rsidRDefault="00C03B6E">
            <w:pPr>
              <w:spacing w:after="0" w:line="240" w:lineRule="auto"/>
              <w:rPr>
                <w:color w:val="000000"/>
                <w:sz w:val="18"/>
                <w:szCs w:val="18"/>
              </w:rPr>
            </w:pPr>
            <w:r>
              <w:rPr>
                <w:color w:val="000000"/>
                <w:sz w:val="18"/>
                <w:szCs w:val="18"/>
              </w:rPr>
              <w:t>H.</w:t>
            </w:r>
          </w:p>
        </w:tc>
        <w:tc>
          <w:tcPr>
            <w:tcW w:w="3588" w:type="dxa"/>
            <w:tcBorders>
              <w:bottom w:val="single" w:sz="4" w:space="0" w:color="000000"/>
            </w:tcBorders>
            <w:shd w:val="clear" w:color="auto" w:fill="auto"/>
          </w:tcPr>
          <w:p w14:paraId="3F64FBD6" w14:textId="77777777" w:rsidR="009A44FA" w:rsidRDefault="00C03B6E">
            <w:pPr>
              <w:spacing w:after="0" w:line="240" w:lineRule="auto"/>
              <w:rPr>
                <w:b/>
                <w:color w:val="000000"/>
                <w:sz w:val="18"/>
                <w:szCs w:val="18"/>
              </w:rPr>
            </w:pPr>
            <w:r>
              <w:rPr>
                <w:b/>
                <w:color w:val="000000"/>
                <w:sz w:val="18"/>
                <w:szCs w:val="18"/>
              </w:rPr>
              <w:t>Layanan Kesehatan Yang Diberikan</w:t>
            </w:r>
          </w:p>
        </w:tc>
        <w:tc>
          <w:tcPr>
            <w:tcW w:w="305" w:type="dxa"/>
            <w:tcBorders>
              <w:bottom w:val="single" w:sz="4" w:space="0" w:color="000000"/>
            </w:tcBorders>
            <w:shd w:val="clear" w:color="auto" w:fill="auto"/>
            <w:vAlign w:val="center"/>
          </w:tcPr>
          <w:p w14:paraId="201E0408" w14:textId="77777777" w:rsidR="009A44FA" w:rsidRDefault="009A44FA">
            <w:pPr>
              <w:spacing w:after="0" w:line="240" w:lineRule="auto"/>
              <w:jc w:val="center"/>
              <w:rPr>
                <w:color w:val="000000"/>
                <w:sz w:val="18"/>
                <w:szCs w:val="18"/>
              </w:rPr>
            </w:pPr>
          </w:p>
        </w:tc>
        <w:tc>
          <w:tcPr>
            <w:tcW w:w="6326" w:type="dxa"/>
            <w:gridSpan w:val="8"/>
            <w:tcBorders>
              <w:bottom w:val="single" w:sz="4" w:space="0" w:color="000000"/>
            </w:tcBorders>
            <w:vAlign w:val="center"/>
          </w:tcPr>
          <w:p w14:paraId="3A8D5EBA" w14:textId="7F08E25F"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353462598"/>
                <w14:checkbox>
                  <w14:checked w14:val="1"/>
                  <w14:checkedState w14:val="2612" w14:font="MS Gothic"/>
                  <w14:uncheckedState w14:val="2610" w14:font="MS Gothic"/>
                </w14:checkbox>
              </w:sdtPr>
              <w:sdtEndPr/>
              <w:sdtContent>
                <w:permStart w:id="679084976" w:edGrp="everyone"/>
                <w:r w:rsidR="000D5368">
                  <w:rPr>
                    <w:rFonts w:ascii="MS Gothic" w:eastAsia="MS Gothic" w:hAnsi="MS Gothic" w:cs="MS Gothic" w:hint="eastAsia"/>
                    <w:color w:val="000000"/>
                    <w:sz w:val="18"/>
                    <w:szCs w:val="18"/>
                  </w:rPr>
                  <w:t>☒</w:t>
                </w:r>
                <w:permEnd w:id="679084976"/>
              </w:sdtContent>
            </w:sdt>
            <w:r w:rsidR="00C03B6E">
              <w:rPr>
                <w:color w:val="000000"/>
                <w:sz w:val="18"/>
                <w:szCs w:val="18"/>
              </w:rPr>
              <w:t xml:space="preserve"> </w:t>
            </w:r>
            <w:commentRangeStart w:id="8"/>
            <w:r w:rsidR="00C03B6E">
              <w:rPr>
                <w:color w:val="000000"/>
                <w:sz w:val="18"/>
                <w:szCs w:val="18"/>
              </w:rPr>
              <w:t>Rawat Inap</w:t>
            </w:r>
          </w:p>
          <w:p w14:paraId="5C77EBC5" w14:textId="13E2603E"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1139067673"/>
                <w14:checkbox>
                  <w14:checked w14:val="1"/>
                  <w14:checkedState w14:val="2612" w14:font="MS Gothic"/>
                  <w14:uncheckedState w14:val="2610" w14:font="MS Gothic"/>
                </w14:checkbox>
              </w:sdtPr>
              <w:sdtEndPr/>
              <w:sdtContent>
                <w:permStart w:id="1927819866" w:edGrp="everyone"/>
                <w:r w:rsidR="000D5368">
                  <w:rPr>
                    <w:rFonts w:ascii="MS Gothic" w:eastAsia="MS Gothic" w:hAnsi="MS Gothic" w:cs="MS Gothic" w:hint="eastAsia"/>
                    <w:color w:val="000000"/>
                    <w:sz w:val="18"/>
                    <w:szCs w:val="18"/>
                  </w:rPr>
                  <w:t>☒</w:t>
                </w:r>
                <w:permEnd w:id="1927819866"/>
              </w:sdtContent>
            </w:sdt>
            <w:r w:rsidR="00C03B6E">
              <w:rPr>
                <w:color w:val="000000"/>
                <w:sz w:val="18"/>
                <w:szCs w:val="18"/>
              </w:rPr>
              <w:t xml:space="preserve"> Rawat Jalan dokter umum dan spesialis</w:t>
            </w:r>
          </w:p>
          <w:p w14:paraId="7F9CDB79"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1332370189"/>
                <w14:checkbox>
                  <w14:checked w14:val="0"/>
                  <w14:checkedState w14:val="2612" w14:font="MS Gothic"/>
                  <w14:uncheckedState w14:val="2610" w14:font="MS Gothic"/>
                </w14:checkbox>
              </w:sdtPr>
              <w:sdtEndPr/>
              <w:sdtContent>
                <w:permStart w:id="973496978" w:edGrp="everyone"/>
                <w:r w:rsidR="00C03B6E">
                  <w:rPr>
                    <w:rFonts w:ascii="MS Gothic" w:eastAsia="MS Gothic" w:hAnsi="MS Gothic" w:cs="MS Gothic" w:hint="eastAsia"/>
                    <w:color w:val="000000"/>
                    <w:sz w:val="18"/>
                    <w:szCs w:val="18"/>
                  </w:rPr>
                  <w:t>☐</w:t>
                </w:r>
                <w:permEnd w:id="973496978"/>
              </w:sdtContent>
            </w:sdt>
            <w:r w:rsidR="00C03B6E">
              <w:rPr>
                <w:color w:val="000000"/>
                <w:sz w:val="18"/>
                <w:szCs w:val="18"/>
              </w:rPr>
              <w:t xml:space="preserve"> Rawat gigi</w:t>
            </w:r>
          </w:p>
          <w:p w14:paraId="3F9CBB46"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16768557"/>
                <w14:checkbox>
                  <w14:checked w14:val="0"/>
                  <w14:checkedState w14:val="2612" w14:font="MS Gothic"/>
                  <w14:uncheckedState w14:val="2610" w14:font="MS Gothic"/>
                </w14:checkbox>
              </w:sdtPr>
              <w:sdtEndPr/>
              <w:sdtContent>
                <w:permStart w:id="1224563899" w:edGrp="everyone"/>
                <w:r w:rsidR="00C03B6E">
                  <w:rPr>
                    <w:rFonts w:ascii="MS Gothic" w:eastAsia="MS Gothic" w:hAnsi="MS Gothic" w:cs="MS Gothic" w:hint="eastAsia"/>
                    <w:color w:val="000000"/>
                    <w:sz w:val="18"/>
                    <w:szCs w:val="18"/>
                  </w:rPr>
                  <w:t>☐</w:t>
                </w:r>
                <w:permEnd w:id="1224563899"/>
              </w:sdtContent>
            </w:sdt>
            <w:r w:rsidR="00C03B6E">
              <w:rPr>
                <w:color w:val="000000"/>
                <w:sz w:val="18"/>
                <w:szCs w:val="18"/>
              </w:rPr>
              <w:t xml:space="preserve"> Rawat kehamilan dan melahirkan normal / cesar</w:t>
            </w:r>
          </w:p>
          <w:p w14:paraId="7AC95241"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6944846"/>
                <w14:checkbox>
                  <w14:checked w14:val="0"/>
                  <w14:checkedState w14:val="2612" w14:font="MS Gothic"/>
                  <w14:uncheckedState w14:val="2610" w14:font="MS Gothic"/>
                </w14:checkbox>
              </w:sdtPr>
              <w:sdtEndPr/>
              <w:sdtContent>
                <w:permStart w:id="1612266992" w:edGrp="everyone"/>
                <w:r w:rsidR="00C03B6E">
                  <w:rPr>
                    <w:rFonts w:ascii="MS Gothic" w:eastAsia="MS Gothic" w:hAnsi="MS Gothic" w:cs="MS Gothic" w:hint="eastAsia"/>
                    <w:color w:val="000000"/>
                    <w:sz w:val="18"/>
                    <w:szCs w:val="18"/>
                  </w:rPr>
                  <w:t>☐</w:t>
                </w:r>
                <w:permEnd w:id="1612266992"/>
              </w:sdtContent>
            </w:sdt>
            <w:r w:rsidR="00C03B6E">
              <w:rPr>
                <w:color w:val="000000"/>
                <w:sz w:val="18"/>
                <w:szCs w:val="18"/>
              </w:rPr>
              <w:t xml:space="preserve"> Instalasi gawat darurat</w:t>
            </w:r>
          </w:p>
          <w:p w14:paraId="1865820D"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755279011"/>
                <w14:checkbox>
                  <w14:checked w14:val="0"/>
                  <w14:checkedState w14:val="2612" w14:font="MS Gothic"/>
                  <w14:uncheckedState w14:val="2610" w14:font="MS Gothic"/>
                </w14:checkbox>
              </w:sdtPr>
              <w:sdtEndPr/>
              <w:sdtContent>
                <w:permStart w:id="2073121760" w:edGrp="everyone"/>
                <w:r w:rsidR="00C03B6E">
                  <w:rPr>
                    <w:rFonts w:ascii="MS Gothic" w:eastAsia="MS Gothic" w:hAnsi="MS Gothic" w:cs="MS Gothic" w:hint="eastAsia"/>
                    <w:color w:val="000000"/>
                    <w:sz w:val="18"/>
                    <w:szCs w:val="18"/>
                  </w:rPr>
                  <w:t>☐</w:t>
                </w:r>
                <w:permEnd w:id="2073121760"/>
              </w:sdtContent>
            </w:sdt>
            <w:r w:rsidR="00C03B6E">
              <w:rPr>
                <w:color w:val="000000"/>
                <w:sz w:val="18"/>
                <w:szCs w:val="18"/>
              </w:rPr>
              <w:t xml:space="preserve"> Pemeriksaan laboratorium, radiologi dan penunjang diagnostik lainnya</w:t>
            </w:r>
          </w:p>
          <w:p w14:paraId="093AD8B6"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211854734"/>
                <w14:checkbox>
                  <w14:checked w14:val="0"/>
                  <w14:checkedState w14:val="2612" w14:font="MS Gothic"/>
                  <w14:uncheckedState w14:val="2610" w14:font="MS Gothic"/>
                </w14:checkbox>
              </w:sdtPr>
              <w:sdtEndPr/>
              <w:sdtContent>
                <w:permStart w:id="614279564" w:edGrp="everyone"/>
                <w:r w:rsidR="00C03B6E">
                  <w:rPr>
                    <w:rFonts w:ascii="MS Gothic" w:eastAsia="MS Gothic" w:hAnsi="MS Gothic" w:cs="MS Gothic" w:hint="eastAsia"/>
                    <w:color w:val="000000"/>
                    <w:sz w:val="18"/>
                    <w:szCs w:val="18"/>
                  </w:rPr>
                  <w:t>☐</w:t>
                </w:r>
                <w:permEnd w:id="614279564"/>
              </w:sdtContent>
            </w:sdt>
            <w:r w:rsidR="00C03B6E">
              <w:rPr>
                <w:color w:val="000000"/>
                <w:sz w:val="18"/>
                <w:szCs w:val="18"/>
              </w:rPr>
              <w:t xml:space="preserve"> Fisioterapi dan Dialisis</w:t>
            </w:r>
          </w:p>
          <w:p w14:paraId="31986322"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2141803006"/>
                <w14:checkbox>
                  <w14:checked w14:val="0"/>
                  <w14:checkedState w14:val="2612" w14:font="MS Gothic"/>
                  <w14:uncheckedState w14:val="2610" w14:font="MS Gothic"/>
                </w14:checkbox>
              </w:sdtPr>
              <w:sdtEndPr/>
              <w:sdtContent>
                <w:permStart w:id="475337078" w:edGrp="everyone"/>
                <w:r w:rsidR="00C03B6E">
                  <w:rPr>
                    <w:rFonts w:ascii="MS Gothic" w:eastAsia="MS Gothic" w:hAnsi="MS Gothic" w:cs="MS Gothic" w:hint="eastAsia"/>
                    <w:color w:val="000000"/>
                    <w:sz w:val="18"/>
                    <w:szCs w:val="18"/>
                  </w:rPr>
                  <w:t>☐</w:t>
                </w:r>
                <w:permEnd w:id="475337078"/>
              </w:sdtContent>
            </w:sdt>
            <w:r w:rsidR="00C03B6E">
              <w:rPr>
                <w:color w:val="000000"/>
                <w:sz w:val="18"/>
                <w:szCs w:val="18"/>
              </w:rPr>
              <w:t xml:space="preserve"> Farmasi</w:t>
            </w:r>
          </w:p>
          <w:p w14:paraId="3E1FDEDA"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1230995424"/>
                <w14:checkbox>
                  <w14:checked w14:val="0"/>
                  <w14:checkedState w14:val="2612" w14:font="MS Gothic"/>
                  <w14:uncheckedState w14:val="2610" w14:font="MS Gothic"/>
                </w14:checkbox>
              </w:sdtPr>
              <w:sdtEndPr/>
              <w:sdtContent>
                <w:permStart w:id="1950372088" w:edGrp="everyone"/>
                <w:r w:rsidR="00C03B6E">
                  <w:rPr>
                    <w:rFonts w:ascii="MS Gothic" w:eastAsia="MS Gothic" w:hAnsi="MS Gothic" w:cs="MS Gothic" w:hint="eastAsia"/>
                    <w:color w:val="000000"/>
                    <w:sz w:val="18"/>
                    <w:szCs w:val="18"/>
                  </w:rPr>
                  <w:t>☐</w:t>
                </w:r>
                <w:permEnd w:id="1950372088"/>
              </w:sdtContent>
            </w:sdt>
            <w:r w:rsidR="00C03B6E">
              <w:rPr>
                <w:color w:val="000000"/>
                <w:sz w:val="18"/>
                <w:szCs w:val="18"/>
              </w:rPr>
              <w:t xml:space="preserve"> Medical Check Up</w:t>
            </w:r>
          </w:p>
          <w:p w14:paraId="67B52051"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1579810237"/>
                <w14:checkbox>
                  <w14:checked w14:val="0"/>
                  <w14:checkedState w14:val="2612" w14:font="MS Gothic"/>
                  <w14:uncheckedState w14:val="2610" w14:font="MS Gothic"/>
                </w14:checkbox>
              </w:sdtPr>
              <w:sdtEndPr/>
              <w:sdtContent>
                <w:permStart w:id="1561071892" w:edGrp="everyone"/>
                <w:r w:rsidR="00C03B6E">
                  <w:rPr>
                    <w:rFonts w:ascii="MS Gothic" w:eastAsia="MS Gothic" w:hAnsi="MS Gothic" w:cs="MS Gothic" w:hint="eastAsia"/>
                    <w:color w:val="000000"/>
                    <w:sz w:val="18"/>
                    <w:szCs w:val="18"/>
                  </w:rPr>
                  <w:t>☐</w:t>
                </w:r>
                <w:permEnd w:id="1561071892"/>
              </w:sdtContent>
            </w:sdt>
            <w:r w:rsidR="00C03B6E">
              <w:rPr>
                <w:color w:val="000000"/>
                <w:sz w:val="18"/>
                <w:szCs w:val="18"/>
              </w:rPr>
              <w:t xml:space="preserve"> Pengadaan ambulans</w:t>
            </w:r>
          </w:p>
          <w:p w14:paraId="2AA5BC70"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1927607329"/>
                <w14:checkbox>
                  <w14:checked w14:val="0"/>
                  <w14:checkedState w14:val="2612" w14:font="MS Gothic"/>
                  <w14:uncheckedState w14:val="2610" w14:font="MS Gothic"/>
                </w14:checkbox>
              </w:sdtPr>
              <w:sdtEndPr/>
              <w:sdtContent>
                <w:permStart w:id="1349281043" w:edGrp="everyone"/>
                <w:r w:rsidR="00C03B6E">
                  <w:rPr>
                    <w:rFonts w:ascii="MS Gothic" w:eastAsia="MS Gothic" w:hAnsi="MS Gothic" w:cs="MS Gothic" w:hint="eastAsia"/>
                    <w:color w:val="000000"/>
                    <w:sz w:val="18"/>
                    <w:szCs w:val="18"/>
                  </w:rPr>
                  <w:t>☐</w:t>
                </w:r>
                <w:permEnd w:id="1349281043"/>
              </w:sdtContent>
            </w:sdt>
            <w:r w:rsidR="00C03B6E">
              <w:rPr>
                <w:color w:val="000000"/>
                <w:sz w:val="18"/>
                <w:szCs w:val="18"/>
              </w:rPr>
              <w:t xml:space="preserve"> Perawatan harian</w:t>
            </w:r>
          </w:p>
          <w:p w14:paraId="333AD594" w14:textId="77777777" w:rsidR="009A44FA" w:rsidRDefault="00F0410E">
            <w:pPr>
              <w:spacing w:after="0" w:line="240" w:lineRule="auto"/>
              <w:jc w:val="both"/>
              <w:rPr>
                <w:color w:val="000000"/>
                <w:sz w:val="18"/>
                <w:szCs w:val="18"/>
              </w:rPr>
            </w:pPr>
            <w:sdt>
              <w:sdtPr>
                <w:rPr>
                  <w:rFonts w:ascii="MS Gothic" w:eastAsia="MS Gothic" w:hAnsi="MS Gothic" w:cs="MS Gothic"/>
                  <w:color w:val="000000"/>
                  <w:sz w:val="18"/>
                  <w:szCs w:val="18"/>
                </w:rPr>
                <w:id w:val="-1798446556"/>
                <w14:checkbox>
                  <w14:checked w14:val="0"/>
                  <w14:checkedState w14:val="2612" w14:font="MS Gothic"/>
                  <w14:uncheckedState w14:val="2610" w14:font="MS Gothic"/>
                </w14:checkbox>
              </w:sdtPr>
              <w:sdtEndPr/>
              <w:sdtContent>
                <w:permStart w:id="26352297" w:edGrp="everyone"/>
                <w:r w:rsidR="00C03B6E">
                  <w:rPr>
                    <w:rFonts w:ascii="MS Gothic" w:eastAsia="MS Gothic" w:hAnsi="MS Gothic" w:cs="MS Gothic" w:hint="eastAsia"/>
                    <w:color w:val="000000"/>
                    <w:sz w:val="18"/>
                    <w:szCs w:val="18"/>
                  </w:rPr>
                  <w:t>☐</w:t>
                </w:r>
                <w:permEnd w:id="26352297"/>
              </w:sdtContent>
            </w:sdt>
            <w:r w:rsidR="00C03B6E">
              <w:rPr>
                <w:color w:val="000000"/>
                <w:sz w:val="18"/>
                <w:szCs w:val="18"/>
              </w:rPr>
              <w:t xml:space="preserve"> </w:t>
            </w:r>
            <w:permStart w:id="151784314" w:edGrp="everyone"/>
            <w:r w:rsidR="00C03B6E">
              <w:rPr>
                <w:color w:val="000000"/>
                <w:sz w:val="18"/>
                <w:szCs w:val="18"/>
              </w:rPr>
              <w:t>____</w:t>
            </w:r>
            <w:commentRangeEnd w:id="8"/>
            <w:r w:rsidR="00C03B6E">
              <w:commentReference w:id="8"/>
            </w:r>
            <w:permEnd w:id="151784314"/>
          </w:p>
        </w:tc>
      </w:tr>
      <w:tr w:rsidR="009A44FA" w14:paraId="74870FFE" w14:textId="77777777">
        <w:trPr>
          <w:trHeight w:val="921"/>
        </w:trPr>
        <w:tc>
          <w:tcPr>
            <w:tcW w:w="10756" w:type="dxa"/>
            <w:gridSpan w:val="11"/>
            <w:tcBorders>
              <w:top w:val="nil"/>
              <w:left w:val="nil"/>
              <w:bottom w:val="nil"/>
              <w:right w:val="nil"/>
            </w:tcBorders>
            <w:shd w:val="clear" w:color="auto" w:fill="auto"/>
          </w:tcPr>
          <w:p w14:paraId="3954C248" w14:textId="77777777" w:rsidR="009A44FA" w:rsidRDefault="009A44FA">
            <w:pPr>
              <w:spacing w:after="0" w:line="240" w:lineRule="auto"/>
              <w:jc w:val="both"/>
              <w:rPr>
                <w:color w:val="000000"/>
                <w:sz w:val="18"/>
                <w:szCs w:val="18"/>
              </w:rPr>
            </w:pPr>
          </w:p>
          <w:p w14:paraId="03AE08B8" w14:textId="77777777" w:rsidR="009A44FA" w:rsidRDefault="009A44FA">
            <w:pPr>
              <w:spacing w:after="0" w:line="240" w:lineRule="auto"/>
              <w:jc w:val="both"/>
              <w:rPr>
                <w:color w:val="000000"/>
                <w:sz w:val="18"/>
                <w:szCs w:val="18"/>
              </w:rPr>
            </w:pPr>
          </w:p>
          <w:p w14:paraId="46913609" w14:textId="77777777" w:rsidR="009A44FA" w:rsidRDefault="00C03B6E">
            <w:pPr>
              <w:spacing w:after="0" w:line="240" w:lineRule="auto"/>
              <w:jc w:val="both"/>
              <w:rPr>
                <w:color w:val="000000"/>
                <w:sz w:val="18"/>
                <w:szCs w:val="18"/>
              </w:rPr>
            </w:pPr>
            <w:r>
              <w:rPr>
                <w:color w:val="000000"/>
                <w:sz w:val="18"/>
                <w:szCs w:val="18"/>
              </w:rPr>
              <w:t>Dengan menandatangani Perjanjian ini, Para Pihak sepakat untuk tunduk pada lampiran-lampiran yang merupakan kesatuan dan bagian yang tidak terpisahkan dari Perjanjian ini.</w:t>
            </w:r>
          </w:p>
          <w:p w14:paraId="4BD2E424" w14:textId="77777777" w:rsidR="009A44FA" w:rsidRDefault="009A44FA">
            <w:pPr>
              <w:spacing w:after="0" w:line="240" w:lineRule="auto"/>
              <w:ind w:left="-108"/>
              <w:jc w:val="both"/>
              <w:rPr>
                <w:color w:val="000000"/>
                <w:sz w:val="18"/>
                <w:szCs w:val="18"/>
              </w:rPr>
            </w:pPr>
          </w:p>
        </w:tc>
      </w:tr>
      <w:tr w:rsidR="009A44FA" w14:paraId="6108752D" w14:textId="77777777">
        <w:trPr>
          <w:gridAfter w:val="2"/>
          <w:wAfter w:w="550" w:type="dxa"/>
          <w:trHeight w:val="300"/>
        </w:trPr>
        <w:tc>
          <w:tcPr>
            <w:tcW w:w="537" w:type="dxa"/>
            <w:tcBorders>
              <w:top w:val="nil"/>
              <w:left w:val="nil"/>
              <w:bottom w:val="nil"/>
              <w:right w:val="single" w:sz="4" w:space="0" w:color="000000"/>
            </w:tcBorders>
            <w:shd w:val="clear" w:color="auto" w:fill="auto"/>
          </w:tcPr>
          <w:p w14:paraId="7C7D7815" w14:textId="77777777" w:rsidR="009A44FA" w:rsidRDefault="009A44FA">
            <w:pPr>
              <w:spacing w:after="0" w:line="240" w:lineRule="auto"/>
              <w:jc w:val="center"/>
              <w:rPr>
                <w:b/>
                <w:color w:val="000000"/>
                <w:sz w:val="18"/>
                <w:szCs w:val="18"/>
              </w:rPr>
            </w:pPr>
          </w:p>
        </w:tc>
        <w:tc>
          <w:tcPr>
            <w:tcW w:w="4425" w:type="dxa"/>
            <w:gridSpan w:val="3"/>
            <w:tcBorders>
              <w:top w:val="single" w:sz="4" w:space="0" w:color="000000"/>
              <w:left w:val="single" w:sz="4" w:space="0" w:color="000000"/>
              <w:bottom w:val="nil"/>
              <w:right w:val="single" w:sz="4" w:space="0" w:color="000000"/>
            </w:tcBorders>
            <w:shd w:val="clear" w:color="auto" w:fill="auto"/>
          </w:tcPr>
          <w:p w14:paraId="7474C4B9" w14:textId="77777777" w:rsidR="009A44FA" w:rsidRDefault="00C03B6E">
            <w:pPr>
              <w:spacing w:after="0" w:line="240" w:lineRule="auto"/>
              <w:jc w:val="center"/>
              <w:rPr>
                <w:b/>
                <w:color w:val="000000"/>
                <w:sz w:val="18"/>
                <w:szCs w:val="18"/>
              </w:rPr>
            </w:pPr>
            <w:r>
              <w:rPr>
                <w:b/>
                <w:color w:val="000000"/>
                <w:sz w:val="18"/>
                <w:szCs w:val="18"/>
              </w:rPr>
              <w:t>PT. MEDIA DOKTER INVESTAMA</w:t>
            </w:r>
          </w:p>
        </w:tc>
        <w:tc>
          <w:tcPr>
            <w:tcW w:w="987" w:type="dxa"/>
            <w:gridSpan w:val="2"/>
            <w:tcBorders>
              <w:top w:val="nil"/>
              <w:left w:val="single" w:sz="4" w:space="0" w:color="000000"/>
              <w:bottom w:val="nil"/>
              <w:right w:val="single" w:sz="4" w:space="0" w:color="000000"/>
            </w:tcBorders>
            <w:shd w:val="clear" w:color="auto" w:fill="auto"/>
            <w:vAlign w:val="bottom"/>
          </w:tcPr>
          <w:p w14:paraId="3EABDA3A" w14:textId="77777777" w:rsidR="009A44FA" w:rsidRDefault="009A44FA">
            <w:pPr>
              <w:spacing w:after="0" w:line="240" w:lineRule="auto"/>
              <w:jc w:val="center"/>
              <w:rPr>
                <w:b/>
                <w:color w:val="000000"/>
                <w:sz w:val="18"/>
                <w:szCs w:val="18"/>
              </w:rPr>
            </w:pPr>
          </w:p>
        </w:tc>
        <w:tc>
          <w:tcPr>
            <w:tcW w:w="4257" w:type="dxa"/>
            <w:gridSpan w:val="3"/>
            <w:tcBorders>
              <w:top w:val="single" w:sz="4" w:space="0" w:color="000000"/>
              <w:left w:val="single" w:sz="4" w:space="0" w:color="000000"/>
              <w:bottom w:val="nil"/>
              <w:right w:val="single" w:sz="4" w:space="0" w:color="000000"/>
            </w:tcBorders>
            <w:shd w:val="clear" w:color="auto" w:fill="auto"/>
            <w:vAlign w:val="bottom"/>
          </w:tcPr>
          <w:p w14:paraId="61DFC7FF" w14:textId="6E89A782" w:rsidR="009A44FA" w:rsidRDefault="00A97E85">
            <w:pPr>
              <w:spacing w:after="0" w:line="240" w:lineRule="auto"/>
              <w:jc w:val="center"/>
              <w:rPr>
                <w:b/>
                <w:color w:val="000000"/>
                <w:sz w:val="18"/>
                <w:szCs w:val="18"/>
              </w:rPr>
            </w:pPr>
            <w:permStart w:id="1024413589" w:edGrp="everyone"/>
            <w:r>
              <w:rPr>
                <w:highlight w:val="yellow"/>
              </w:rPr>
              <w:t>PT DISA PRIMA MEDIKA</w:t>
            </w:r>
            <w:r w:rsidR="00C03B6E">
              <w:rPr>
                <w:b/>
                <w:color w:val="000000"/>
                <w:sz w:val="18"/>
                <w:szCs w:val="18"/>
                <w:highlight w:val="yellow"/>
              </w:rPr>
              <w:t>_</w:t>
            </w:r>
            <w:permEnd w:id="1024413589"/>
          </w:p>
        </w:tc>
      </w:tr>
      <w:tr w:rsidR="009A44FA" w14:paraId="42742DCF" w14:textId="77777777">
        <w:trPr>
          <w:gridAfter w:val="2"/>
          <w:wAfter w:w="550" w:type="dxa"/>
          <w:trHeight w:val="300"/>
        </w:trPr>
        <w:tc>
          <w:tcPr>
            <w:tcW w:w="537" w:type="dxa"/>
            <w:tcBorders>
              <w:top w:val="nil"/>
              <w:left w:val="nil"/>
              <w:bottom w:val="nil"/>
              <w:right w:val="single" w:sz="4" w:space="0" w:color="000000"/>
            </w:tcBorders>
            <w:shd w:val="clear" w:color="auto" w:fill="auto"/>
          </w:tcPr>
          <w:p w14:paraId="1C841CA3" w14:textId="77777777" w:rsidR="009A44FA" w:rsidRDefault="009A44FA">
            <w:pPr>
              <w:spacing w:after="0" w:line="240" w:lineRule="auto"/>
              <w:jc w:val="center"/>
              <w:rPr>
                <w:b/>
                <w:color w:val="000000"/>
                <w:sz w:val="18"/>
                <w:szCs w:val="18"/>
              </w:rPr>
            </w:pPr>
          </w:p>
        </w:tc>
        <w:tc>
          <w:tcPr>
            <w:tcW w:w="4425" w:type="dxa"/>
            <w:gridSpan w:val="3"/>
            <w:vMerge w:val="restart"/>
            <w:tcBorders>
              <w:top w:val="nil"/>
              <w:left w:val="single" w:sz="4" w:space="0" w:color="000000"/>
              <w:bottom w:val="nil"/>
              <w:right w:val="single" w:sz="4" w:space="0" w:color="000000"/>
            </w:tcBorders>
            <w:shd w:val="clear" w:color="auto" w:fill="auto"/>
          </w:tcPr>
          <w:p w14:paraId="134B522A" w14:textId="77777777" w:rsidR="009A44FA" w:rsidRDefault="009A44FA">
            <w:pPr>
              <w:spacing w:after="0" w:line="240" w:lineRule="auto"/>
              <w:jc w:val="center"/>
              <w:rPr>
                <w:b/>
                <w:color w:val="000000"/>
                <w:sz w:val="18"/>
                <w:szCs w:val="18"/>
              </w:rPr>
            </w:pPr>
          </w:p>
          <w:p w14:paraId="4B9BCA88" w14:textId="77777777" w:rsidR="009A44FA" w:rsidRDefault="009A44FA">
            <w:pPr>
              <w:spacing w:after="0" w:line="240" w:lineRule="auto"/>
              <w:jc w:val="center"/>
              <w:rPr>
                <w:b/>
                <w:color w:val="000000"/>
                <w:sz w:val="18"/>
                <w:szCs w:val="18"/>
              </w:rPr>
            </w:pPr>
          </w:p>
          <w:p w14:paraId="32B5A2DE" w14:textId="77777777" w:rsidR="009A44FA" w:rsidRDefault="009A44FA">
            <w:pPr>
              <w:spacing w:after="0" w:line="240" w:lineRule="auto"/>
              <w:jc w:val="center"/>
              <w:rPr>
                <w:b/>
                <w:color w:val="000000"/>
                <w:sz w:val="18"/>
                <w:szCs w:val="18"/>
              </w:rPr>
            </w:pPr>
          </w:p>
          <w:p w14:paraId="7D35E1DB" w14:textId="77777777" w:rsidR="009A44FA" w:rsidRDefault="009A44FA">
            <w:pPr>
              <w:spacing w:after="0" w:line="240" w:lineRule="auto"/>
              <w:jc w:val="center"/>
              <w:rPr>
                <w:b/>
                <w:color w:val="000000"/>
                <w:sz w:val="18"/>
                <w:szCs w:val="18"/>
              </w:rPr>
            </w:pPr>
          </w:p>
          <w:p w14:paraId="17268C24" w14:textId="77777777" w:rsidR="009A44FA" w:rsidRDefault="009A44FA">
            <w:pPr>
              <w:spacing w:after="0" w:line="240" w:lineRule="auto"/>
              <w:jc w:val="center"/>
              <w:rPr>
                <w:b/>
                <w:color w:val="000000"/>
                <w:sz w:val="18"/>
                <w:szCs w:val="18"/>
              </w:rPr>
            </w:pPr>
          </w:p>
          <w:p w14:paraId="3CDB050A" w14:textId="77777777" w:rsidR="009A44FA" w:rsidRDefault="009A44FA">
            <w:pPr>
              <w:spacing w:after="0" w:line="240" w:lineRule="auto"/>
              <w:jc w:val="center"/>
              <w:rPr>
                <w:b/>
                <w:color w:val="000000"/>
                <w:sz w:val="18"/>
                <w:szCs w:val="18"/>
              </w:rPr>
            </w:pPr>
          </w:p>
        </w:tc>
        <w:tc>
          <w:tcPr>
            <w:tcW w:w="703" w:type="dxa"/>
            <w:tcBorders>
              <w:top w:val="nil"/>
              <w:left w:val="single" w:sz="4" w:space="0" w:color="000000"/>
              <w:bottom w:val="nil"/>
              <w:right w:val="nil"/>
            </w:tcBorders>
            <w:shd w:val="clear" w:color="auto" w:fill="auto"/>
            <w:vAlign w:val="bottom"/>
          </w:tcPr>
          <w:p w14:paraId="395D20CF" w14:textId="77777777" w:rsidR="009A44FA" w:rsidRDefault="009A44FA">
            <w:pPr>
              <w:spacing w:after="0" w:line="240" w:lineRule="auto"/>
              <w:jc w:val="center"/>
              <w:rPr>
                <w:sz w:val="18"/>
                <w:szCs w:val="18"/>
              </w:rPr>
            </w:pPr>
          </w:p>
        </w:tc>
        <w:tc>
          <w:tcPr>
            <w:tcW w:w="284" w:type="dxa"/>
            <w:tcBorders>
              <w:top w:val="nil"/>
              <w:left w:val="nil"/>
              <w:bottom w:val="nil"/>
              <w:right w:val="single" w:sz="4" w:space="0" w:color="000000"/>
            </w:tcBorders>
            <w:shd w:val="clear" w:color="auto" w:fill="auto"/>
            <w:vAlign w:val="bottom"/>
          </w:tcPr>
          <w:p w14:paraId="44C06650" w14:textId="77777777" w:rsidR="009A44FA" w:rsidRDefault="009A44FA">
            <w:pPr>
              <w:spacing w:after="0" w:line="240" w:lineRule="auto"/>
              <w:jc w:val="center"/>
              <w:rPr>
                <w:sz w:val="18"/>
                <w:szCs w:val="18"/>
              </w:rPr>
            </w:pPr>
          </w:p>
        </w:tc>
        <w:tc>
          <w:tcPr>
            <w:tcW w:w="4257" w:type="dxa"/>
            <w:gridSpan w:val="3"/>
            <w:vMerge w:val="restart"/>
            <w:tcBorders>
              <w:top w:val="nil"/>
              <w:left w:val="single" w:sz="4" w:space="0" w:color="000000"/>
              <w:bottom w:val="nil"/>
              <w:right w:val="single" w:sz="4" w:space="0" w:color="000000"/>
            </w:tcBorders>
          </w:tcPr>
          <w:p w14:paraId="2421DEFC" w14:textId="77777777" w:rsidR="009A44FA" w:rsidRDefault="009A44FA">
            <w:pPr>
              <w:spacing w:after="0" w:line="240" w:lineRule="auto"/>
              <w:jc w:val="center"/>
              <w:rPr>
                <w:sz w:val="18"/>
                <w:szCs w:val="18"/>
              </w:rPr>
            </w:pPr>
          </w:p>
        </w:tc>
      </w:tr>
      <w:tr w:rsidR="009A44FA" w14:paraId="009A7A66" w14:textId="77777777">
        <w:trPr>
          <w:gridAfter w:val="2"/>
          <w:wAfter w:w="550" w:type="dxa"/>
          <w:trHeight w:val="300"/>
        </w:trPr>
        <w:tc>
          <w:tcPr>
            <w:tcW w:w="537" w:type="dxa"/>
            <w:tcBorders>
              <w:top w:val="nil"/>
              <w:left w:val="nil"/>
              <w:bottom w:val="nil"/>
              <w:right w:val="single" w:sz="4" w:space="0" w:color="000000"/>
            </w:tcBorders>
          </w:tcPr>
          <w:p w14:paraId="7E0E23E1" w14:textId="77777777" w:rsidR="009A44FA" w:rsidRDefault="009A44FA">
            <w:pPr>
              <w:spacing w:after="0" w:line="240" w:lineRule="auto"/>
              <w:rPr>
                <w:b/>
                <w:color w:val="000000"/>
                <w:sz w:val="18"/>
                <w:szCs w:val="18"/>
              </w:rPr>
            </w:pPr>
          </w:p>
        </w:tc>
        <w:tc>
          <w:tcPr>
            <w:tcW w:w="4425" w:type="dxa"/>
            <w:gridSpan w:val="3"/>
            <w:vMerge/>
            <w:tcBorders>
              <w:top w:val="nil"/>
              <w:left w:val="single" w:sz="4" w:space="0" w:color="000000"/>
              <w:bottom w:val="nil"/>
              <w:right w:val="single" w:sz="4" w:space="0" w:color="000000"/>
            </w:tcBorders>
            <w:shd w:val="clear" w:color="auto" w:fill="auto"/>
          </w:tcPr>
          <w:p w14:paraId="7F836C17" w14:textId="77777777" w:rsidR="009A44FA" w:rsidRDefault="009A44FA">
            <w:pPr>
              <w:widowControl w:val="0"/>
              <w:spacing w:after="0" w:line="276" w:lineRule="auto"/>
              <w:rPr>
                <w:b/>
                <w:color w:val="000000"/>
                <w:sz w:val="18"/>
                <w:szCs w:val="18"/>
              </w:rPr>
            </w:pPr>
          </w:p>
        </w:tc>
        <w:tc>
          <w:tcPr>
            <w:tcW w:w="703" w:type="dxa"/>
            <w:tcBorders>
              <w:top w:val="nil"/>
              <w:left w:val="single" w:sz="4" w:space="0" w:color="000000"/>
              <w:bottom w:val="nil"/>
              <w:right w:val="nil"/>
            </w:tcBorders>
            <w:shd w:val="clear" w:color="auto" w:fill="auto"/>
            <w:vAlign w:val="bottom"/>
          </w:tcPr>
          <w:p w14:paraId="6FD6AA36" w14:textId="77777777" w:rsidR="009A44FA" w:rsidRDefault="009A44FA">
            <w:pPr>
              <w:spacing w:after="0" w:line="240" w:lineRule="auto"/>
              <w:jc w:val="center"/>
              <w:rPr>
                <w:sz w:val="18"/>
                <w:szCs w:val="18"/>
              </w:rPr>
            </w:pPr>
          </w:p>
        </w:tc>
        <w:tc>
          <w:tcPr>
            <w:tcW w:w="284" w:type="dxa"/>
            <w:tcBorders>
              <w:top w:val="nil"/>
              <w:left w:val="nil"/>
              <w:bottom w:val="nil"/>
              <w:right w:val="single" w:sz="4" w:space="0" w:color="000000"/>
            </w:tcBorders>
            <w:vAlign w:val="bottom"/>
          </w:tcPr>
          <w:p w14:paraId="194CBD33" w14:textId="77777777" w:rsidR="009A44FA" w:rsidRDefault="009A44FA">
            <w:pPr>
              <w:spacing w:after="0" w:line="240" w:lineRule="auto"/>
              <w:jc w:val="center"/>
              <w:rPr>
                <w:sz w:val="18"/>
                <w:szCs w:val="18"/>
              </w:rPr>
            </w:pPr>
          </w:p>
        </w:tc>
        <w:tc>
          <w:tcPr>
            <w:tcW w:w="4257" w:type="dxa"/>
            <w:gridSpan w:val="3"/>
            <w:vMerge/>
            <w:tcBorders>
              <w:top w:val="nil"/>
              <w:left w:val="single" w:sz="4" w:space="0" w:color="000000"/>
              <w:bottom w:val="nil"/>
              <w:right w:val="single" w:sz="4" w:space="0" w:color="000000"/>
            </w:tcBorders>
          </w:tcPr>
          <w:p w14:paraId="30031071" w14:textId="77777777" w:rsidR="009A44FA" w:rsidRDefault="009A44FA">
            <w:pPr>
              <w:widowControl w:val="0"/>
              <w:spacing w:after="0" w:line="276" w:lineRule="auto"/>
              <w:rPr>
                <w:sz w:val="18"/>
                <w:szCs w:val="18"/>
              </w:rPr>
            </w:pPr>
          </w:p>
        </w:tc>
      </w:tr>
      <w:tr w:rsidR="009A44FA" w14:paraId="4037A6AC" w14:textId="77777777">
        <w:trPr>
          <w:gridAfter w:val="2"/>
          <w:wAfter w:w="550" w:type="dxa"/>
          <w:trHeight w:val="300"/>
        </w:trPr>
        <w:tc>
          <w:tcPr>
            <w:tcW w:w="537" w:type="dxa"/>
            <w:tcBorders>
              <w:top w:val="nil"/>
              <w:left w:val="nil"/>
              <w:bottom w:val="nil"/>
              <w:right w:val="single" w:sz="4" w:space="0" w:color="000000"/>
            </w:tcBorders>
          </w:tcPr>
          <w:p w14:paraId="41564923" w14:textId="77777777" w:rsidR="009A44FA" w:rsidRDefault="009A44FA">
            <w:pPr>
              <w:spacing w:after="0" w:line="240" w:lineRule="auto"/>
              <w:rPr>
                <w:b/>
                <w:color w:val="000000"/>
                <w:sz w:val="18"/>
                <w:szCs w:val="18"/>
              </w:rPr>
            </w:pPr>
          </w:p>
        </w:tc>
        <w:tc>
          <w:tcPr>
            <w:tcW w:w="4425" w:type="dxa"/>
            <w:gridSpan w:val="3"/>
            <w:vMerge/>
            <w:tcBorders>
              <w:top w:val="nil"/>
              <w:left w:val="single" w:sz="4" w:space="0" w:color="000000"/>
              <w:bottom w:val="nil"/>
              <w:right w:val="single" w:sz="4" w:space="0" w:color="000000"/>
            </w:tcBorders>
            <w:shd w:val="clear" w:color="auto" w:fill="auto"/>
          </w:tcPr>
          <w:p w14:paraId="26409265" w14:textId="77777777" w:rsidR="009A44FA" w:rsidRDefault="009A44FA">
            <w:pPr>
              <w:widowControl w:val="0"/>
              <w:spacing w:after="0" w:line="276" w:lineRule="auto"/>
              <w:rPr>
                <w:b/>
                <w:color w:val="000000"/>
                <w:sz w:val="18"/>
                <w:szCs w:val="18"/>
              </w:rPr>
            </w:pPr>
          </w:p>
        </w:tc>
        <w:tc>
          <w:tcPr>
            <w:tcW w:w="703" w:type="dxa"/>
            <w:tcBorders>
              <w:top w:val="nil"/>
              <w:left w:val="single" w:sz="4" w:space="0" w:color="000000"/>
              <w:bottom w:val="nil"/>
              <w:right w:val="nil"/>
            </w:tcBorders>
            <w:shd w:val="clear" w:color="auto" w:fill="auto"/>
            <w:vAlign w:val="bottom"/>
          </w:tcPr>
          <w:p w14:paraId="163CE0FF" w14:textId="77777777" w:rsidR="009A44FA" w:rsidRDefault="009A44FA">
            <w:pPr>
              <w:spacing w:after="0" w:line="240" w:lineRule="auto"/>
              <w:jc w:val="center"/>
              <w:rPr>
                <w:sz w:val="18"/>
                <w:szCs w:val="18"/>
              </w:rPr>
            </w:pPr>
          </w:p>
        </w:tc>
        <w:tc>
          <w:tcPr>
            <w:tcW w:w="284" w:type="dxa"/>
            <w:tcBorders>
              <w:top w:val="nil"/>
              <w:left w:val="nil"/>
              <w:bottom w:val="nil"/>
              <w:right w:val="single" w:sz="4" w:space="0" w:color="000000"/>
            </w:tcBorders>
            <w:vAlign w:val="bottom"/>
          </w:tcPr>
          <w:p w14:paraId="389041DF" w14:textId="77777777" w:rsidR="009A44FA" w:rsidRDefault="009A44FA">
            <w:pPr>
              <w:spacing w:after="0" w:line="240" w:lineRule="auto"/>
              <w:jc w:val="center"/>
              <w:rPr>
                <w:sz w:val="18"/>
                <w:szCs w:val="18"/>
              </w:rPr>
            </w:pPr>
          </w:p>
        </w:tc>
        <w:tc>
          <w:tcPr>
            <w:tcW w:w="4257" w:type="dxa"/>
            <w:gridSpan w:val="3"/>
            <w:vMerge/>
            <w:tcBorders>
              <w:top w:val="nil"/>
              <w:left w:val="single" w:sz="4" w:space="0" w:color="000000"/>
              <w:bottom w:val="nil"/>
              <w:right w:val="single" w:sz="4" w:space="0" w:color="000000"/>
            </w:tcBorders>
          </w:tcPr>
          <w:p w14:paraId="113BDA70" w14:textId="77777777" w:rsidR="009A44FA" w:rsidRDefault="009A44FA">
            <w:pPr>
              <w:widowControl w:val="0"/>
              <w:spacing w:after="0" w:line="276" w:lineRule="auto"/>
              <w:rPr>
                <w:sz w:val="18"/>
                <w:szCs w:val="18"/>
              </w:rPr>
            </w:pPr>
          </w:p>
        </w:tc>
      </w:tr>
      <w:tr w:rsidR="009A44FA" w14:paraId="0E7C1AE8" w14:textId="77777777">
        <w:trPr>
          <w:gridAfter w:val="2"/>
          <w:wAfter w:w="550" w:type="dxa"/>
          <w:trHeight w:val="300"/>
        </w:trPr>
        <w:tc>
          <w:tcPr>
            <w:tcW w:w="537" w:type="dxa"/>
            <w:tcBorders>
              <w:top w:val="nil"/>
              <w:left w:val="nil"/>
              <w:bottom w:val="nil"/>
              <w:right w:val="single" w:sz="4" w:space="0" w:color="000000"/>
            </w:tcBorders>
          </w:tcPr>
          <w:p w14:paraId="3201DFDD" w14:textId="77777777" w:rsidR="009A44FA" w:rsidRDefault="009A44FA">
            <w:pPr>
              <w:spacing w:after="0" w:line="240" w:lineRule="auto"/>
              <w:rPr>
                <w:b/>
                <w:color w:val="000000"/>
                <w:sz w:val="18"/>
                <w:szCs w:val="18"/>
              </w:rPr>
            </w:pPr>
          </w:p>
        </w:tc>
        <w:tc>
          <w:tcPr>
            <w:tcW w:w="4425" w:type="dxa"/>
            <w:gridSpan w:val="3"/>
            <w:vMerge/>
            <w:tcBorders>
              <w:top w:val="nil"/>
              <w:left w:val="single" w:sz="4" w:space="0" w:color="000000"/>
              <w:bottom w:val="nil"/>
              <w:right w:val="single" w:sz="4" w:space="0" w:color="000000"/>
            </w:tcBorders>
            <w:shd w:val="clear" w:color="auto" w:fill="auto"/>
          </w:tcPr>
          <w:p w14:paraId="0CF5F0CA" w14:textId="77777777" w:rsidR="009A44FA" w:rsidRDefault="009A44FA">
            <w:pPr>
              <w:widowControl w:val="0"/>
              <w:spacing w:after="0" w:line="276" w:lineRule="auto"/>
              <w:rPr>
                <w:b/>
                <w:color w:val="000000"/>
                <w:sz w:val="18"/>
                <w:szCs w:val="18"/>
              </w:rPr>
            </w:pPr>
          </w:p>
        </w:tc>
        <w:tc>
          <w:tcPr>
            <w:tcW w:w="703" w:type="dxa"/>
            <w:tcBorders>
              <w:top w:val="nil"/>
              <w:left w:val="single" w:sz="4" w:space="0" w:color="000000"/>
              <w:bottom w:val="nil"/>
              <w:right w:val="nil"/>
            </w:tcBorders>
            <w:shd w:val="clear" w:color="auto" w:fill="auto"/>
            <w:vAlign w:val="bottom"/>
          </w:tcPr>
          <w:p w14:paraId="52231E25" w14:textId="77777777" w:rsidR="009A44FA" w:rsidRDefault="009A44FA">
            <w:pPr>
              <w:spacing w:after="0" w:line="240" w:lineRule="auto"/>
              <w:jc w:val="center"/>
              <w:rPr>
                <w:sz w:val="18"/>
                <w:szCs w:val="18"/>
              </w:rPr>
            </w:pPr>
          </w:p>
        </w:tc>
        <w:tc>
          <w:tcPr>
            <w:tcW w:w="284" w:type="dxa"/>
            <w:tcBorders>
              <w:top w:val="nil"/>
              <w:left w:val="nil"/>
              <w:bottom w:val="nil"/>
              <w:right w:val="single" w:sz="4" w:space="0" w:color="000000"/>
            </w:tcBorders>
            <w:vAlign w:val="bottom"/>
          </w:tcPr>
          <w:p w14:paraId="28484417" w14:textId="77777777" w:rsidR="009A44FA" w:rsidRDefault="009A44FA">
            <w:pPr>
              <w:spacing w:after="0" w:line="240" w:lineRule="auto"/>
              <w:jc w:val="center"/>
              <w:rPr>
                <w:sz w:val="18"/>
                <w:szCs w:val="18"/>
              </w:rPr>
            </w:pPr>
          </w:p>
        </w:tc>
        <w:tc>
          <w:tcPr>
            <w:tcW w:w="4257" w:type="dxa"/>
            <w:gridSpan w:val="3"/>
            <w:vMerge/>
            <w:tcBorders>
              <w:top w:val="nil"/>
              <w:left w:val="single" w:sz="4" w:space="0" w:color="000000"/>
              <w:bottom w:val="nil"/>
              <w:right w:val="single" w:sz="4" w:space="0" w:color="000000"/>
            </w:tcBorders>
          </w:tcPr>
          <w:p w14:paraId="7768E73E" w14:textId="77777777" w:rsidR="009A44FA" w:rsidRDefault="009A44FA">
            <w:pPr>
              <w:widowControl w:val="0"/>
              <w:spacing w:after="0" w:line="276" w:lineRule="auto"/>
              <w:rPr>
                <w:sz w:val="18"/>
                <w:szCs w:val="18"/>
              </w:rPr>
            </w:pPr>
          </w:p>
        </w:tc>
      </w:tr>
      <w:tr w:rsidR="009A44FA" w14:paraId="4265FB9B" w14:textId="77777777">
        <w:trPr>
          <w:gridAfter w:val="2"/>
          <w:wAfter w:w="550" w:type="dxa"/>
          <w:trHeight w:val="170"/>
        </w:trPr>
        <w:tc>
          <w:tcPr>
            <w:tcW w:w="537" w:type="dxa"/>
            <w:tcBorders>
              <w:top w:val="nil"/>
              <w:left w:val="nil"/>
              <w:bottom w:val="nil"/>
              <w:right w:val="single" w:sz="4" w:space="0" w:color="000000"/>
            </w:tcBorders>
            <w:shd w:val="clear" w:color="auto" w:fill="auto"/>
          </w:tcPr>
          <w:p w14:paraId="4A20E09E" w14:textId="77777777" w:rsidR="009A44FA" w:rsidRDefault="009A44FA">
            <w:pPr>
              <w:spacing w:after="0" w:line="240" w:lineRule="auto"/>
              <w:jc w:val="center"/>
              <w:rPr>
                <w:color w:val="000000"/>
                <w:sz w:val="18"/>
                <w:szCs w:val="18"/>
              </w:rPr>
            </w:pPr>
          </w:p>
        </w:tc>
        <w:tc>
          <w:tcPr>
            <w:tcW w:w="4425" w:type="dxa"/>
            <w:gridSpan w:val="3"/>
            <w:tcBorders>
              <w:top w:val="nil"/>
              <w:left w:val="single" w:sz="4" w:space="0" w:color="000000"/>
              <w:bottom w:val="nil"/>
              <w:right w:val="single" w:sz="4" w:space="0" w:color="000000"/>
            </w:tcBorders>
            <w:shd w:val="clear" w:color="auto" w:fill="auto"/>
          </w:tcPr>
          <w:p w14:paraId="6A55D8ED" w14:textId="77777777" w:rsidR="009A44FA" w:rsidRDefault="009A44FA">
            <w:pPr>
              <w:spacing w:after="0" w:line="240" w:lineRule="auto"/>
              <w:jc w:val="center"/>
              <w:rPr>
                <w:sz w:val="18"/>
                <w:szCs w:val="18"/>
                <w:u w:val="single"/>
              </w:rPr>
            </w:pPr>
          </w:p>
          <w:p w14:paraId="7A6FD988" w14:textId="77777777" w:rsidR="009A44FA" w:rsidRDefault="009A44FA">
            <w:pPr>
              <w:spacing w:after="0" w:line="240" w:lineRule="auto"/>
              <w:jc w:val="center"/>
              <w:rPr>
                <w:sz w:val="18"/>
                <w:szCs w:val="18"/>
                <w:u w:val="single"/>
              </w:rPr>
            </w:pPr>
          </w:p>
          <w:p w14:paraId="2FF923A7" w14:textId="77777777" w:rsidR="009A44FA" w:rsidRDefault="009A44FA">
            <w:pPr>
              <w:spacing w:after="0" w:line="240" w:lineRule="auto"/>
              <w:jc w:val="center"/>
              <w:rPr>
                <w:sz w:val="18"/>
                <w:szCs w:val="18"/>
                <w:u w:val="single"/>
              </w:rPr>
            </w:pPr>
          </w:p>
          <w:p w14:paraId="03D99138" w14:textId="77777777" w:rsidR="009A44FA" w:rsidRDefault="00C03B6E">
            <w:pPr>
              <w:spacing w:after="0" w:line="240" w:lineRule="auto"/>
              <w:jc w:val="center"/>
              <w:rPr>
                <w:color w:val="000000"/>
                <w:sz w:val="18"/>
                <w:szCs w:val="18"/>
                <w:u w:val="single"/>
              </w:rPr>
            </w:pPr>
            <w:r>
              <w:rPr>
                <w:sz w:val="18"/>
                <w:szCs w:val="18"/>
                <w:u w:val="single"/>
              </w:rPr>
              <w:t>Nanik Tri Winarsih</w:t>
            </w:r>
          </w:p>
        </w:tc>
        <w:tc>
          <w:tcPr>
            <w:tcW w:w="703" w:type="dxa"/>
            <w:tcBorders>
              <w:top w:val="nil"/>
              <w:left w:val="single" w:sz="4" w:space="0" w:color="000000"/>
              <w:bottom w:val="nil"/>
              <w:right w:val="nil"/>
            </w:tcBorders>
            <w:shd w:val="clear" w:color="auto" w:fill="auto"/>
            <w:vAlign w:val="bottom"/>
          </w:tcPr>
          <w:p w14:paraId="4CA4B2C3" w14:textId="77777777" w:rsidR="009A44FA" w:rsidRDefault="009A44FA">
            <w:pPr>
              <w:spacing w:after="0" w:line="240" w:lineRule="auto"/>
              <w:jc w:val="center"/>
              <w:rPr>
                <w:color w:val="000000"/>
                <w:sz w:val="18"/>
                <w:szCs w:val="18"/>
              </w:rPr>
            </w:pPr>
          </w:p>
        </w:tc>
        <w:tc>
          <w:tcPr>
            <w:tcW w:w="284" w:type="dxa"/>
            <w:tcBorders>
              <w:top w:val="nil"/>
              <w:left w:val="nil"/>
              <w:bottom w:val="nil"/>
              <w:right w:val="single" w:sz="4" w:space="0" w:color="000000"/>
            </w:tcBorders>
            <w:shd w:val="clear" w:color="auto" w:fill="auto"/>
            <w:vAlign w:val="bottom"/>
          </w:tcPr>
          <w:p w14:paraId="656ABD20" w14:textId="77777777" w:rsidR="009A44FA" w:rsidRDefault="009A44FA">
            <w:pPr>
              <w:spacing w:after="0" w:line="240" w:lineRule="auto"/>
              <w:jc w:val="center"/>
              <w:rPr>
                <w:sz w:val="18"/>
                <w:szCs w:val="18"/>
              </w:rPr>
            </w:pPr>
          </w:p>
        </w:tc>
        <w:tc>
          <w:tcPr>
            <w:tcW w:w="4257" w:type="dxa"/>
            <w:gridSpan w:val="3"/>
            <w:tcBorders>
              <w:top w:val="nil"/>
              <w:left w:val="single" w:sz="4" w:space="0" w:color="000000"/>
              <w:bottom w:val="nil"/>
              <w:right w:val="single" w:sz="4" w:space="0" w:color="000000"/>
            </w:tcBorders>
          </w:tcPr>
          <w:p w14:paraId="4AE6701B" w14:textId="77777777" w:rsidR="009A44FA" w:rsidRDefault="009A44FA">
            <w:pPr>
              <w:spacing w:after="0" w:line="240" w:lineRule="auto"/>
              <w:jc w:val="center"/>
              <w:rPr>
                <w:sz w:val="18"/>
                <w:szCs w:val="18"/>
                <w:highlight w:val="yellow"/>
                <w:u w:val="single"/>
              </w:rPr>
            </w:pPr>
          </w:p>
          <w:p w14:paraId="0567A2D7" w14:textId="77777777" w:rsidR="009A44FA" w:rsidRDefault="009A44FA">
            <w:pPr>
              <w:spacing w:after="0" w:line="240" w:lineRule="auto"/>
              <w:jc w:val="center"/>
              <w:rPr>
                <w:sz w:val="18"/>
                <w:szCs w:val="18"/>
                <w:highlight w:val="yellow"/>
                <w:u w:val="single"/>
              </w:rPr>
            </w:pPr>
          </w:p>
          <w:p w14:paraId="73DEBC36" w14:textId="77777777" w:rsidR="009A44FA" w:rsidRDefault="009A44FA">
            <w:pPr>
              <w:spacing w:after="0" w:line="240" w:lineRule="auto"/>
              <w:jc w:val="center"/>
              <w:rPr>
                <w:sz w:val="18"/>
                <w:szCs w:val="18"/>
                <w:highlight w:val="yellow"/>
                <w:u w:val="single"/>
              </w:rPr>
            </w:pPr>
          </w:p>
          <w:p w14:paraId="42E766F7" w14:textId="4360D7ED" w:rsidR="009A44FA" w:rsidRDefault="00C03B6E">
            <w:pPr>
              <w:spacing w:after="0" w:line="240" w:lineRule="auto"/>
              <w:jc w:val="center"/>
              <w:rPr>
                <w:color w:val="000000"/>
                <w:sz w:val="18"/>
                <w:szCs w:val="18"/>
                <w:u w:val="single"/>
              </w:rPr>
            </w:pPr>
            <w:permStart w:id="1630021289" w:edGrp="everyone"/>
            <w:r>
              <w:rPr>
                <w:sz w:val="18"/>
                <w:szCs w:val="18"/>
                <w:highlight w:val="yellow"/>
                <w:u w:val="single"/>
              </w:rPr>
              <w:t>_</w:t>
            </w:r>
            <w:r w:rsidR="00277476">
              <w:t>dr Sefrina Trisadi, Sp. DVE</w:t>
            </w:r>
            <w:r>
              <w:t>_</w:t>
            </w:r>
            <w:r>
              <w:rPr>
                <w:sz w:val="18"/>
                <w:szCs w:val="18"/>
                <w:highlight w:val="yellow"/>
                <w:u w:val="single"/>
              </w:rPr>
              <w:t>___</w:t>
            </w:r>
            <w:permEnd w:id="1630021289"/>
          </w:p>
        </w:tc>
      </w:tr>
      <w:tr w:rsidR="009A44FA" w14:paraId="171958BD" w14:textId="77777777">
        <w:trPr>
          <w:gridAfter w:val="2"/>
          <w:wAfter w:w="550" w:type="dxa"/>
          <w:trHeight w:val="300"/>
        </w:trPr>
        <w:tc>
          <w:tcPr>
            <w:tcW w:w="537" w:type="dxa"/>
            <w:tcBorders>
              <w:top w:val="nil"/>
              <w:left w:val="nil"/>
              <w:bottom w:val="nil"/>
              <w:right w:val="single" w:sz="4" w:space="0" w:color="000000"/>
            </w:tcBorders>
            <w:shd w:val="clear" w:color="auto" w:fill="auto"/>
          </w:tcPr>
          <w:p w14:paraId="5D723609" w14:textId="77777777" w:rsidR="009A44FA" w:rsidRDefault="009A44FA">
            <w:pPr>
              <w:spacing w:after="0" w:line="240" w:lineRule="auto"/>
              <w:jc w:val="center"/>
              <w:rPr>
                <w:color w:val="000000"/>
                <w:sz w:val="18"/>
                <w:szCs w:val="18"/>
              </w:rPr>
            </w:pPr>
          </w:p>
        </w:tc>
        <w:tc>
          <w:tcPr>
            <w:tcW w:w="4425" w:type="dxa"/>
            <w:gridSpan w:val="3"/>
            <w:tcBorders>
              <w:top w:val="nil"/>
              <w:left w:val="single" w:sz="4" w:space="0" w:color="000000"/>
              <w:bottom w:val="single" w:sz="4" w:space="0" w:color="000000"/>
              <w:right w:val="single" w:sz="4" w:space="0" w:color="000000"/>
            </w:tcBorders>
            <w:shd w:val="clear" w:color="auto" w:fill="auto"/>
          </w:tcPr>
          <w:p w14:paraId="018FD11D" w14:textId="77777777" w:rsidR="009A44FA" w:rsidRDefault="00C03B6E">
            <w:pPr>
              <w:spacing w:after="0" w:line="240" w:lineRule="auto"/>
              <w:jc w:val="center"/>
              <w:rPr>
                <w:i/>
                <w:color w:val="000000"/>
                <w:sz w:val="18"/>
                <w:szCs w:val="18"/>
              </w:rPr>
            </w:pPr>
            <w:r>
              <w:rPr>
                <w:sz w:val="18"/>
                <w:szCs w:val="18"/>
              </w:rPr>
              <w:t>Head of TPA</w:t>
            </w:r>
          </w:p>
        </w:tc>
        <w:tc>
          <w:tcPr>
            <w:tcW w:w="703" w:type="dxa"/>
            <w:tcBorders>
              <w:top w:val="nil"/>
              <w:left w:val="single" w:sz="4" w:space="0" w:color="000000"/>
              <w:bottom w:val="nil"/>
              <w:right w:val="nil"/>
            </w:tcBorders>
            <w:shd w:val="clear" w:color="auto" w:fill="auto"/>
            <w:vAlign w:val="bottom"/>
          </w:tcPr>
          <w:p w14:paraId="0555F0D9" w14:textId="77777777" w:rsidR="009A44FA" w:rsidRDefault="009A44FA">
            <w:pPr>
              <w:spacing w:after="0" w:line="240" w:lineRule="auto"/>
              <w:jc w:val="center"/>
              <w:rPr>
                <w:color w:val="000000"/>
                <w:sz w:val="18"/>
                <w:szCs w:val="18"/>
              </w:rPr>
            </w:pPr>
          </w:p>
        </w:tc>
        <w:tc>
          <w:tcPr>
            <w:tcW w:w="284" w:type="dxa"/>
            <w:tcBorders>
              <w:top w:val="nil"/>
              <w:left w:val="nil"/>
              <w:bottom w:val="nil"/>
              <w:right w:val="single" w:sz="4" w:space="0" w:color="000000"/>
            </w:tcBorders>
            <w:shd w:val="clear" w:color="auto" w:fill="auto"/>
            <w:vAlign w:val="bottom"/>
          </w:tcPr>
          <w:p w14:paraId="4D0567DC" w14:textId="77777777" w:rsidR="009A44FA" w:rsidRDefault="009A44FA">
            <w:pPr>
              <w:spacing w:after="0" w:line="240" w:lineRule="auto"/>
              <w:jc w:val="center"/>
              <w:rPr>
                <w:sz w:val="18"/>
                <w:szCs w:val="18"/>
              </w:rPr>
            </w:pPr>
          </w:p>
        </w:tc>
        <w:tc>
          <w:tcPr>
            <w:tcW w:w="4257" w:type="dxa"/>
            <w:gridSpan w:val="3"/>
            <w:tcBorders>
              <w:top w:val="nil"/>
              <w:left w:val="single" w:sz="4" w:space="0" w:color="000000"/>
              <w:bottom w:val="single" w:sz="4" w:space="0" w:color="000000"/>
              <w:right w:val="single" w:sz="4" w:space="0" w:color="000000"/>
            </w:tcBorders>
          </w:tcPr>
          <w:p w14:paraId="636E3CA4" w14:textId="2C5F56B8" w:rsidR="009A44FA" w:rsidRDefault="00C03B6E">
            <w:pPr>
              <w:spacing w:after="0" w:line="240" w:lineRule="auto"/>
              <w:jc w:val="center"/>
              <w:rPr>
                <w:sz w:val="18"/>
                <w:szCs w:val="18"/>
              </w:rPr>
            </w:pPr>
            <w:permStart w:id="1211829343" w:edGrp="everyone"/>
            <w:r>
              <w:rPr>
                <w:sz w:val="18"/>
                <w:szCs w:val="18"/>
                <w:highlight w:val="yellow"/>
              </w:rPr>
              <w:t>_</w:t>
            </w:r>
            <w:r>
              <w:t>Direktur</w:t>
            </w:r>
            <w:r>
              <w:rPr>
                <w:sz w:val="18"/>
                <w:szCs w:val="18"/>
                <w:highlight w:val="yellow"/>
              </w:rPr>
              <w:t>___</w:t>
            </w:r>
            <w:permEnd w:id="1211829343"/>
          </w:p>
        </w:tc>
      </w:tr>
    </w:tbl>
    <w:p w14:paraId="426E197C" w14:textId="77777777" w:rsidR="009A44FA" w:rsidRDefault="009A44FA">
      <w:pPr>
        <w:spacing w:after="0" w:line="240" w:lineRule="auto"/>
        <w:ind w:left="-709"/>
        <w:jc w:val="both"/>
        <w:rPr>
          <w:sz w:val="18"/>
          <w:szCs w:val="18"/>
        </w:rPr>
      </w:pPr>
    </w:p>
    <w:p w14:paraId="14D48730" w14:textId="77777777" w:rsidR="009A44FA" w:rsidRDefault="009A44FA">
      <w:pPr>
        <w:rPr>
          <w:sz w:val="18"/>
          <w:szCs w:val="18"/>
        </w:rPr>
      </w:pPr>
    </w:p>
    <w:p w14:paraId="3852E772" w14:textId="77777777" w:rsidR="009A44FA" w:rsidRDefault="00C03B6E">
      <w:pPr>
        <w:tabs>
          <w:tab w:val="left" w:pos="3468"/>
        </w:tabs>
        <w:rPr>
          <w:sz w:val="18"/>
          <w:szCs w:val="18"/>
        </w:rPr>
      </w:pPr>
      <w:r>
        <w:rPr>
          <w:sz w:val="18"/>
          <w:szCs w:val="18"/>
        </w:rPr>
        <w:tab/>
      </w:r>
    </w:p>
    <w:p w14:paraId="5F85E44B" w14:textId="77777777" w:rsidR="009A44FA" w:rsidRDefault="00C03B6E">
      <w:pPr>
        <w:rPr>
          <w:sz w:val="18"/>
          <w:szCs w:val="18"/>
        </w:rPr>
      </w:pPr>
      <w:r>
        <w:br w:type="page"/>
      </w:r>
    </w:p>
    <w:p w14:paraId="2E93EFF5" w14:textId="77777777" w:rsidR="009A44FA" w:rsidRDefault="00C03B6E">
      <w:pPr>
        <w:spacing w:after="0" w:line="240" w:lineRule="auto"/>
        <w:jc w:val="center"/>
        <w:rPr>
          <w:b/>
          <w:color w:val="000000"/>
          <w:sz w:val="18"/>
          <w:szCs w:val="18"/>
        </w:rPr>
      </w:pPr>
      <w:r>
        <w:rPr>
          <w:b/>
          <w:color w:val="000000"/>
          <w:sz w:val="18"/>
          <w:szCs w:val="18"/>
        </w:rPr>
        <w:lastRenderedPageBreak/>
        <w:t>LAMPIRAN 1</w:t>
      </w:r>
    </w:p>
    <w:p w14:paraId="7C695441" w14:textId="77777777" w:rsidR="009A44FA" w:rsidRDefault="00C03B6E">
      <w:pPr>
        <w:spacing w:after="0" w:line="240" w:lineRule="auto"/>
        <w:jc w:val="center"/>
        <w:rPr>
          <w:color w:val="000000"/>
          <w:sz w:val="18"/>
          <w:szCs w:val="18"/>
          <w:u w:val="single"/>
        </w:rPr>
      </w:pPr>
      <w:r>
        <w:rPr>
          <w:color w:val="000000"/>
          <w:sz w:val="18"/>
          <w:szCs w:val="18"/>
          <w:u w:val="single"/>
        </w:rPr>
        <w:t xml:space="preserve">RINCIAN KETENTUAN KERJA SAMA </w:t>
      </w:r>
    </w:p>
    <w:p w14:paraId="6FD2420A" w14:textId="77777777" w:rsidR="009A44FA" w:rsidRDefault="00C03B6E">
      <w:pPr>
        <w:spacing w:after="0" w:line="240" w:lineRule="auto"/>
        <w:jc w:val="center"/>
        <w:rPr>
          <w:color w:val="000000"/>
          <w:sz w:val="18"/>
          <w:szCs w:val="18"/>
          <w:u w:val="single"/>
        </w:rPr>
      </w:pPr>
      <w:r>
        <w:rPr>
          <w:color w:val="000000"/>
          <w:sz w:val="18"/>
          <w:szCs w:val="18"/>
          <w:u w:val="single"/>
        </w:rPr>
        <w:t>LAYANAN KESEHATAN</w:t>
      </w:r>
    </w:p>
    <w:p w14:paraId="703C605B" w14:textId="77777777" w:rsidR="009A44FA" w:rsidRDefault="009A44FA">
      <w:pPr>
        <w:spacing w:after="0" w:line="240" w:lineRule="auto"/>
        <w:rPr>
          <w:color w:val="000000"/>
          <w:sz w:val="18"/>
          <w:szCs w:val="18"/>
        </w:rPr>
      </w:pPr>
    </w:p>
    <w:p w14:paraId="57498475" w14:textId="77777777" w:rsidR="009A44FA" w:rsidRDefault="00C03B6E">
      <w:pPr>
        <w:pStyle w:val="Heading1"/>
        <w:spacing w:before="0" w:after="0" w:line="360" w:lineRule="auto"/>
        <w:rPr>
          <w:sz w:val="18"/>
          <w:szCs w:val="18"/>
        </w:rPr>
      </w:pPr>
      <w:bookmarkStart w:id="9" w:name="_heading=h.6o40noapqnxg" w:colFirst="0" w:colLast="0"/>
      <w:bookmarkEnd w:id="9"/>
      <w:r>
        <w:rPr>
          <w:sz w:val="18"/>
          <w:szCs w:val="18"/>
        </w:rPr>
        <w:t>PASAL 1 - DEFINISI</w:t>
      </w:r>
    </w:p>
    <w:p w14:paraId="3A6B7105" w14:textId="77777777" w:rsidR="009A44FA" w:rsidRDefault="00C03B6E">
      <w:pPr>
        <w:spacing w:after="0" w:line="240" w:lineRule="auto"/>
        <w:rPr>
          <w:color w:val="000000"/>
          <w:sz w:val="18"/>
          <w:szCs w:val="18"/>
        </w:rPr>
      </w:pPr>
      <w:r>
        <w:rPr>
          <w:color w:val="000000"/>
          <w:sz w:val="18"/>
          <w:szCs w:val="18"/>
        </w:rPr>
        <w:t>Dalam Perjanjian ini, maka istilah-istilah di bawah ini mempunyai arti sebagai berikut:</w:t>
      </w:r>
    </w:p>
    <w:p w14:paraId="46DB919A"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Afiliasi</w:t>
      </w:r>
      <w:r>
        <w:rPr>
          <w:sz w:val="18"/>
          <w:szCs w:val="18"/>
        </w:rPr>
        <w:t>” berarti, dalam kaitannya dengan seseorang atau perusahaan, orang lain atau perusahaan lain yang secara langsung atau tidak langsung mengendalikan, dikendalikan oleh atau di bawah kendali yang sama dengan orang atau perusahaan tersebut.</w:t>
      </w:r>
    </w:p>
    <w:p w14:paraId="706D910B"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Aplikasi Halodoc</w:t>
      </w:r>
      <w:r>
        <w:rPr>
          <w:sz w:val="18"/>
          <w:szCs w:val="18"/>
        </w:rPr>
        <w:t>” adalah aplikasi (versi Android atau iOS) yang dikelola oleh Halodoc sebagaimana diperbarui dari waktu ke waktu yang digunakan untuk layanan administrasi dan pengelolaan klaim yang akan digunakan oleh Peserta.</w:t>
      </w:r>
    </w:p>
    <w:p w14:paraId="36623381" w14:textId="77777777" w:rsidR="009A44FA" w:rsidRDefault="00C03B6E">
      <w:pPr>
        <w:numPr>
          <w:ilvl w:val="0"/>
          <w:numId w:val="6"/>
        </w:numPr>
        <w:spacing w:after="0" w:line="240" w:lineRule="auto"/>
        <w:ind w:left="450" w:hanging="450"/>
        <w:jc w:val="both"/>
        <w:rPr>
          <w:sz w:val="18"/>
          <w:szCs w:val="18"/>
        </w:rPr>
      </w:pPr>
      <w:r>
        <w:rPr>
          <w:b/>
          <w:sz w:val="18"/>
          <w:szCs w:val="18"/>
        </w:rPr>
        <w:t xml:space="preserve">“Diperlukan Secara Medis” </w:t>
      </w:r>
      <w:r>
        <w:rPr>
          <w:sz w:val="18"/>
          <w:szCs w:val="18"/>
        </w:rPr>
        <w:t>atau “</w:t>
      </w:r>
      <w:r>
        <w:rPr>
          <w:b/>
          <w:sz w:val="18"/>
          <w:szCs w:val="18"/>
        </w:rPr>
        <w:t>Keperluan Medis”</w:t>
      </w:r>
      <w:r>
        <w:rPr>
          <w:sz w:val="18"/>
          <w:szCs w:val="18"/>
        </w:rPr>
        <w:t xml:space="preserve"> berarti Layanan Kesehatan yang diberikan Mitra kepada Pasien setelah melakukan penilaian medis secara berhati-hati, untuk mengevaluasi, mendiagnosa, atau mengobati penyakit, cedera, atau gejalanya, dan yang:</w:t>
      </w:r>
    </w:p>
    <w:p w14:paraId="705EB3E7" w14:textId="77777777" w:rsidR="009A44FA" w:rsidRDefault="00C03B6E">
      <w:pPr>
        <w:widowControl w:val="0"/>
        <w:numPr>
          <w:ilvl w:val="0"/>
          <w:numId w:val="7"/>
        </w:numPr>
        <w:spacing w:after="0" w:line="240" w:lineRule="auto"/>
        <w:jc w:val="both"/>
        <w:rPr>
          <w:sz w:val="18"/>
          <w:szCs w:val="18"/>
        </w:rPr>
      </w:pPr>
      <w:r>
        <w:rPr>
          <w:sz w:val="18"/>
          <w:szCs w:val="18"/>
        </w:rPr>
        <w:t>Sesuai dengan standar umum dalam standar praktik kedokteran Indonesia;</w:t>
      </w:r>
    </w:p>
    <w:p w14:paraId="7C288F2A" w14:textId="77777777" w:rsidR="009A44FA" w:rsidRDefault="00C03B6E">
      <w:pPr>
        <w:widowControl w:val="0"/>
        <w:numPr>
          <w:ilvl w:val="0"/>
          <w:numId w:val="7"/>
        </w:numPr>
        <w:spacing w:after="0" w:line="240" w:lineRule="auto"/>
        <w:jc w:val="both"/>
        <w:rPr>
          <w:sz w:val="18"/>
          <w:szCs w:val="18"/>
        </w:rPr>
      </w:pPr>
      <w:r>
        <w:rPr>
          <w:sz w:val="18"/>
          <w:szCs w:val="18"/>
        </w:rPr>
        <w:t>Sesuai secara klinis dalam hal jenis, frekuensi, batasan, tempat dan jangka waktu, dan dianggap efektif untuk penyakit atau cedera Pasien; dan</w:t>
      </w:r>
    </w:p>
    <w:p w14:paraId="3B092DFA" w14:textId="77777777" w:rsidR="009A44FA" w:rsidRDefault="00C03B6E">
      <w:pPr>
        <w:widowControl w:val="0"/>
        <w:numPr>
          <w:ilvl w:val="0"/>
          <w:numId w:val="7"/>
        </w:numPr>
        <w:spacing w:after="0" w:line="240" w:lineRule="auto"/>
        <w:jc w:val="both"/>
        <w:rPr>
          <w:sz w:val="18"/>
          <w:szCs w:val="18"/>
        </w:rPr>
      </w:pPr>
      <w:r>
        <w:rPr>
          <w:sz w:val="18"/>
          <w:szCs w:val="18"/>
        </w:rPr>
        <w:t>Memerlukan perawatan dan fasilitas yang diberikan oleh Mitra kepada Pasien sesuai dengan indikasi medis dan harga yang dikenakan merupakan standar tarif umum yang berlaku di Mitra.</w:t>
      </w:r>
    </w:p>
    <w:p w14:paraId="6A35A310"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Ekses Klaim</w:t>
      </w:r>
      <w:r>
        <w:rPr>
          <w:sz w:val="18"/>
          <w:szCs w:val="18"/>
        </w:rPr>
        <w:t>” adalah selisih biaya yang timbul antara biaya penyediaan Layanan Kesehatan dengan hak Peserta atas Layanan Kesehatan.</w:t>
      </w:r>
    </w:p>
    <w:p w14:paraId="26BD9573"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Halodoc</w:t>
      </w:r>
      <w:r>
        <w:rPr>
          <w:sz w:val="18"/>
          <w:szCs w:val="18"/>
        </w:rPr>
        <w:t xml:space="preserve">” adalah PT Media Dokter Investama, suatu perseroan terbatas yang didirikan berdasarkan hukum negara Republik Indonesia, yang berdomisili di Jl. H.R. Rasuna Said Kav. B32-33 Jakarta Selatan, 12920, yang melakukan kerja sama dengan Mitra sebagaimana diatur di dalam Perjanjian ini. </w:t>
      </w:r>
    </w:p>
    <w:p w14:paraId="521B2130"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Hari Kalender</w:t>
      </w:r>
      <w:r>
        <w:rPr>
          <w:sz w:val="18"/>
          <w:szCs w:val="18"/>
        </w:rPr>
        <w:t>” adalah setiap hari yang dimulai dari hari Senin hingga hari Minggu sesuai dengan perhitungan dalam kalender.</w:t>
      </w:r>
    </w:p>
    <w:p w14:paraId="75D5020E"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Hari Kerja</w:t>
      </w:r>
      <w:r>
        <w:rPr>
          <w:sz w:val="18"/>
          <w:szCs w:val="18"/>
        </w:rPr>
        <w:t>” adalah hari yang berlaku pada saat jam operasional kantor Halodoc, yakni hari Senin sampai hari Jumat, diluar hari libur nasional dan/atau hari besar keagamaan.</w:t>
      </w:r>
    </w:p>
    <w:p w14:paraId="07BCC834" w14:textId="77777777" w:rsidR="009A44FA" w:rsidRDefault="00C03B6E">
      <w:pPr>
        <w:numPr>
          <w:ilvl w:val="0"/>
          <w:numId w:val="6"/>
        </w:numPr>
        <w:spacing w:after="0" w:line="240" w:lineRule="auto"/>
        <w:ind w:left="450" w:hanging="450"/>
        <w:jc w:val="both"/>
        <w:rPr>
          <w:sz w:val="18"/>
          <w:szCs w:val="18"/>
        </w:rPr>
      </w:pPr>
      <w:r>
        <w:rPr>
          <w:b/>
          <w:sz w:val="18"/>
          <w:szCs w:val="18"/>
        </w:rPr>
        <w:t xml:space="preserve">“Kartu Peserta” </w:t>
      </w:r>
      <w:r>
        <w:rPr>
          <w:sz w:val="18"/>
          <w:szCs w:val="18"/>
        </w:rPr>
        <w:t>adalah kartu tanda kepesertaan asuransi dan/atau jaminan kesehatan dalam bentuk fisik dan/atau elektronik yang diterbitkan oleh Halodoc yang mencantumkan identitas Peserta dan nomor kepesertaan.</w:t>
      </w:r>
    </w:p>
    <w:p w14:paraId="705922C4"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Laporan Medis Awal</w:t>
      </w:r>
      <w:r>
        <w:rPr>
          <w:sz w:val="18"/>
          <w:szCs w:val="18"/>
        </w:rPr>
        <w:t>” adalah dokumen yang berisi informasi awal tentang kondisi medis seseorang sebelum menerima perawatan medis awal</w:t>
      </w:r>
      <w:r>
        <w:rPr>
          <w:rFonts w:ascii="Roboto" w:eastAsia="Roboto" w:hAnsi="Roboto" w:cs="Roboto"/>
          <w:color w:val="333333"/>
          <w:sz w:val="21"/>
          <w:szCs w:val="21"/>
          <w:highlight w:val="white"/>
        </w:rPr>
        <w:t xml:space="preserve"> </w:t>
      </w:r>
      <w:r>
        <w:rPr>
          <w:sz w:val="18"/>
          <w:szCs w:val="18"/>
        </w:rPr>
        <w:t>yang diterbitkan oleh Mitra sebelum dilakukan pemeriksaan.</w:t>
      </w:r>
    </w:p>
    <w:p w14:paraId="2697BC08" w14:textId="77777777" w:rsidR="009A44FA" w:rsidRDefault="00C03B6E">
      <w:pPr>
        <w:numPr>
          <w:ilvl w:val="0"/>
          <w:numId w:val="6"/>
        </w:numPr>
        <w:spacing w:after="0" w:line="240" w:lineRule="auto"/>
        <w:ind w:left="450" w:hanging="450"/>
        <w:jc w:val="both"/>
        <w:rPr>
          <w:sz w:val="18"/>
          <w:szCs w:val="18"/>
        </w:rPr>
      </w:pPr>
      <w:r>
        <w:rPr>
          <w:b/>
          <w:sz w:val="18"/>
          <w:szCs w:val="18"/>
        </w:rPr>
        <w:t>Laporan Medis Lanjutan</w:t>
      </w:r>
      <w:r>
        <w:rPr>
          <w:sz w:val="18"/>
          <w:szCs w:val="18"/>
        </w:rPr>
        <w:t xml:space="preserve"> (“</w:t>
      </w:r>
      <w:r>
        <w:rPr>
          <w:b/>
          <w:sz w:val="18"/>
          <w:szCs w:val="18"/>
        </w:rPr>
        <w:t>LML</w:t>
      </w:r>
      <w:r>
        <w:rPr>
          <w:sz w:val="18"/>
          <w:szCs w:val="18"/>
        </w:rPr>
        <w:t>”) adalah laporan lanjutan dari laporan awal yang diberikan oleh Mitra, dimana laporan awal belum dirasa cukup untuk menegakkan diagnosa atau membutuhkan investigasi lanjutan. </w:t>
      </w:r>
    </w:p>
    <w:p w14:paraId="26153814"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Laporan Medis Harian</w:t>
      </w:r>
      <w:r>
        <w:rPr>
          <w:sz w:val="18"/>
          <w:szCs w:val="18"/>
        </w:rPr>
        <w:t>” adalah laporan kondisi kesehatan Pasien yang diberikan secara tertulis dan/atau lisan oleh Mitra kepada Halodoc sebagai dasar evaluasi penjaminan.</w:t>
      </w:r>
    </w:p>
    <w:p w14:paraId="17152173"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Layanan Kesehatan</w:t>
      </w:r>
      <w:r>
        <w:rPr>
          <w:sz w:val="18"/>
          <w:szCs w:val="18"/>
        </w:rPr>
        <w:t xml:space="preserve">” adalah seluruh layanan yang disediakan oleh Mitra dengan rincian yang diatur pada Lampiran 2 Perjanjian ini. </w:t>
      </w:r>
    </w:p>
    <w:p w14:paraId="20B0E583"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Manfaat Kesehatan</w:t>
      </w:r>
      <w:r>
        <w:rPr>
          <w:sz w:val="18"/>
          <w:szCs w:val="18"/>
        </w:rPr>
        <w:t>” adalah produk asuransi/jaminan kesehatan yang disediakan oleh pihak ketiga yang bekerja sama dengan Halodoc yang diberikan kepada Pengguna sesuai dengan syarat dan ketentuan di dalam polis/jaminan kesehatan masing-masing Pengguna.</w:t>
      </w:r>
    </w:p>
    <w:p w14:paraId="3D6196ED"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Mitra</w:t>
      </w:r>
      <w:r>
        <w:rPr>
          <w:sz w:val="18"/>
          <w:szCs w:val="18"/>
        </w:rPr>
        <w:t xml:space="preserve">” adalah setiap perseorangan atau badan hukum dengan rincian informasi yang tercantum pada tabel Informasi Mitra pada halaman awal Perjanjian ini yang melakukan kerja sama layanan kesehatan dengan Halodoc berdasarkan Perjanjian ini. </w:t>
      </w:r>
    </w:p>
    <w:p w14:paraId="63E7CEBF" w14:textId="77777777" w:rsidR="009A44FA" w:rsidRDefault="00C03B6E">
      <w:pPr>
        <w:numPr>
          <w:ilvl w:val="0"/>
          <w:numId w:val="6"/>
        </w:numPr>
        <w:spacing w:after="0" w:line="240" w:lineRule="auto"/>
        <w:ind w:left="450" w:hanging="450"/>
        <w:jc w:val="both"/>
        <w:rPr>
          <w:sz w:val="18"/>
          <w:szCs w:val="18"/>
        </w:rPr>
      </w:pPr>
      <w:r>
        <w:rPr>
          <w:b/>
          <w:sz w:val="18"/>
          <w:szCs w:val="18"/>
        </w:rPr>
        <w:t xml:space="preserve">“Pasien” </w:t>
      </w:r>
      <w:r>
        <w:rPr>
          <w:sz w:val="18"/>
          <w:szCs w:val="18"/>
        </w:rPr>
        <w:t>adalah</w:t>
      </w:r>
      <w:r>
        <w:rPr>
          <w:b/>
          <w:sz w:val="18"/>
          <w:szCs w:val="18"/>
        </w:rPr>
        <w:t xml:space="preserve"> </w:t>
      </w:r>
      <w:r>
        <w:rPr>
          <w:sz w:val="18"/>
          <w:szCs w:val="18"/>
        </w:rPr>
        <w:t>Peserta yang memerlukan Layanan Kesehatan dari Mitra.</w:t>
      </w:r>
    </w:p>
    <w:p w14:paraId="4EF36E9F" w14:textId="77777777" w:rsidR="009A44FA" w:rsidRDefault="00C03B6E">
      <w:pPr>
        <w:numPr>
          <w:ilvl w:val="0"/>
          <w:numId w:val="6"/>
        </w:numPr>
        <w:spacing w:after="0" w:line="240" w:lineRule="auto"/>
        <w:ind w:left="450" w:hanging="450"/>
        <w:jc w:val="both"/>
        <w:rPr>
          <w:color w:val="000000"/>
          <w:sz w:val="18"/>
          <w:szCs w:val="18"/>
        </w:rPr>
      </w:pPr>
      <w:r>
        <w:rPr>
          <w:color w:val="000000"/>
          <w:sz w:val="18"/>
          <w:szCs w:val="18"/>
        </w:rPr>
        <w:t>“</w:t>
      </w:r>
      <w:r>
        <w:rPr>
          <w:b/>
          <w:color w:val="000000"/>
          <w:sz w:val="18"/>
          <w:szCs w:val="18"/>
        </w:rPr>
        <w:t>Perjanjian</w:t>
      </w:r>
      <w:r>
        <w:rPr>
          <w:color w:val="000000"/>
          <w:sz w:val="18"/>
          <w:szCs w:val="18"/>
        </w:rPr>
        <w:t>” adalah seluruh dokumen Perjanjian ini yang termasuk lembar Perjanjian Kerjasama Layanan Kesehatan pada halaman awal beserta Lampiran I, Lampiran II, Lampiran II, Lampiran IV, dan setiap perubahan-perubahan yang dibuat oleh Para Pihak.</w:t>
      </w:r>
    </w:p>
    <w:p w14:paraId="6BE79F8D"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Portal RS</w:t>
      </w:r>
      <w:r>
        <w:rPr>
          <w:sz w:val="18"/>
          <w:szCs w:val="18"/>
        </w:rPr>
        <w:t>”</w:t>
      </w:r>
      <w:r>
        <w:t xml:space="preserve"> </w:t>
      </w:r>
      <w:r>
        <w:rPr>
          <w:sz w:val="18"/>
          <w:szCs w:val="18"/>
        </w:rPr>
        <w:t>adalah suatu sistem atau sarana berbasis web yang disediakan Halodoc untuk melakukan proses penjaminan Peserta termasuk dan tidak terbatas pada validasi keabsahan Peserta, validasi jaminan kesehatan berdasarkan Manfaat Kesehatan dan proses pengajuan tagihan.</w:t>
      </w:r>
    </w:p>
    <w:p w14:paraId="2FE0E39A"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Peserta</w:t>
      </w:r>
      <w:r>
        <w:rPr>
          <w:sz w:val="18"/>
          <w:szCs w:val="18"/>
        </w:rPr>
        <w:t>”</w:t>
      </w:r>
      <w:r>
        <w:rPr>
          <w:b/>
          <w:sz w:val="18"/>
          <w:szCs w:val="18"/>
        </w:rPr>
        <w:t xml:space="preserve"> </w:t>
      </w:r>
      <w:r>
        <w:rPr>
          <w:sz w:val="18"/>
          <w:szCs w:val="18"/>
        </w:rPr>
        <w:t>adalah seorang individu, karyawan perusahaan dan/atau pihak yang telah membeli Manfaat Kesehatan dan memiliki Manfaat Kesehatan dari perusahaan pelanggan Halodoc.</w:t>
      </w:r>
    </w:p>
    <w:p w14:paraId="61885CB1"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Surat Jaminan Akhir</w:t>
      </w:r>
      <w:r>
        <w:rPr>
          <w:sz w:val="18"/>
          <w:szCs w:val="18"/>
        </w:rPr>
        <w:t xml:space="preserve">” adalah surat yang diterbitkan oleh Halodoc kepada Mitra yang menyatakan pemberian jaminan sesuai hak Peserta atas pemberian Layanan Kesehatan oleh Mitra, dengan syarat Layanan Kesehatan yang diberikan sesuai dengan Keperluan Medis, yang mana penggunaannya adalah untuk pengantar serta bukti atas jaminan pembayaran tagihan yang akan diajukan. </w:t>
      </w:r>
    </w:p>
    <w:p w14:paraId="4758D2A9"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Surat Jaminan Awal</w:t>
      </w:r>
      <w:r>
        <w:rPr>
          <w:sz w:val="18"/>
          <w:szCs w:val="18"/>
        </w:rPr>
        <w:t xml:space="preserve">” adalah surat yang diterbitkan oleh Halodoc kepada Mitra yang mencantumkan data-data Pasien dan batasan biaya (plafon) perawatan, untuk digunakan sebagai pengantar bagi Pasien guna memperoleh Layanan Kesehatan dari Mitra, serta merupakan jaminan awal dari Halodoc kepada Mitra atas Layanan Kesehatan yang telah diberikan oleh Mitra. </w:t>
      </w:r>
    </w:p>
    <w:p w14:paraId="35966780"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Surat Keterangan Kamar</w:t>
      </w:r>
      <w:r>
        <w:rPr>
          <w:sz w:val="18"/>
          <w:szCs w:val="18"/>
        </w:rPr>
        <w:t>” adalah surat yang diterbitkan oleh Mitra mengenai kamar perawatan yang ditempati oleh Pasien termasuk di dalamnya informasi ketersediaan kamar dan tarif saat Pasien menjalani Rawat Inap.</w:t>
      </w:r>
    </w:p>
    <w:p w14:paraId="660D65A0"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Surat Kronologis Kecelakaan</w:t>
      </w:r>
      <w:r>
        <w:rPr>
          <w:sz w:val="18"/>
          <w:szCs w:val="18"/>
        </w:rPr>
        <w:t>” adalah surat yang diterbitkan oleh Mitra yang memberikan kronologis terjadinya kecelakaan yang menyebabkan pasien memerlukan Rawat Inap yang ditandatangani oleh keluarga dan/atau Pasien.</w:t>
      </w:r>
    </w:p>
    <w:p w14:paraId="2B0099F2"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Surat Pendaftaran</w:t>
      </w:r>
      <w:r>
        <w:rPr>
          <w:sz w:val="18"/>
          <w:szCs w:val="18"/>
        </w:rPr>
        <w:t>” adalah surat yang diterbitkan oleh Halodoc melalui Portal RS yang mencantumkan batas Manfaat Kesehatan yang akan diperoleh Peserta sebagai informasi bagi Mitra dan Peserta sebelum mendapatkan Layanan Kesehatan.</w:t>
      </w:r>
    </w:p>
    <w:p w14:paraId="511EA531"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Surat Penutupan Transaksi</w:t>
      </w:r>
      <w:r>
        <w:rPr>
          <w:sz w:val="18"/>
          <w:szCs w:val="18"/>
        </w:rPr>
        <w:t xml:space="preserve">” adalah surat yang diterbitkan oleh Halodoc melalui Portal RS setelah Mitra memberikan Layanan Kesehatan kepada Peserta yang mencantumkan jumlah atas Manfaat Kesehatan yang dijaminkan sebagai panduan Mitra dalam melakukan penagihan melalui Portal RS dan/atau menagih selisih biaya kepada Peserta. </w:t>
      </w:r>
    </w:p>
    <w:p w14:paraId="1FB41F32" w14:textId="77777777" w:rsidR="009A44FA" w:rsidRDefault="00C03B6E">
      <w:pPr>
        <w:numPr>
          <w:ilvl w:val="0"/>
          <w:numId w:val="6"/>
        </w:numPr>
        <w:spacing w:after="0" w:line="240" w:lineRule="auto"/>
        <w:ind w:left="450" w:hanging="450"/>
        <w:jc w:val="both"/>
        <w:rPr>
          <w:sz w:val="18"/>
          <w:szCs w:val="18"/>
        </w:rPr>
      </w:pPr>
      <w:r>
        <w:rPr>
          <w:b/>
          <w:sz w:val="18"/>
          <w:szCs w:val="18"/>
        </w:rPr>
        <w:t>Surat Permintaan Tindakan</w:t>
      </w:r>
      <w:r>
        <w:rPr>
          <w:sz w:val="18"/>
          <w:szCs w:val="18"/>
        </w:rPr>
        <w:t xml:space="preserve"> (“</w:t>
      </w:r>
      <w:r>
        <w:rPr>
          <w:b/>
          <w:sz w:val="18"/>
          <w:szCs w:val="18"/>
        </w:rPr>
        <w:t>SPT</w:t>
      </w:r>
      <w:r>
        <w:rPr>
          <w:sz w:val="18"/>
          <w:szCs w:val="18"/>
        </w:rPr>
        <w:t>”) adalah surat yang dikirimkan oleh Mitra pada saat permintaan persetujuan tindakan melalui Portal RS atau email.</w:t>
      </w:r>
    </w:p>
    <w:p w14:paraId="5C1D8533" w14:textId="77777777" w:rsidR="009A44FA" w:rsidRDefault="00C03B6E">
      <w:pPr>
        <w:numPr>
          <w:ilvl w:val="0"/>
          <w:numId w:val="6"/>
        </w:numPr>
        <w:spacing w:after="0" w:line="240" w:lineRule="auto"/>
        <w:ind w:left="450" w:hanging="450"/>
        <w:jc w:val="both"/>
        <w:rPr>
          <w:sz w:val="18"/>
          <w:szCs w:val="18"/>
        </w:rPr>
      </w:pPr>
      <w:r>
        <w:rPr>
          <w:sz w:val="18"/>
          <w:szCs w:val="18"/>
        </w:rPr>
        <w:lastRenderedPageBreak/>
        <w:t>“</w:t>
      </w:r>
      <w:r>
        <w:rPr>
          <w:b/>
          <w:sz w:val="18"/>
          <w:szCs w:val="18"/>
        </w:rPr>
        <w:t>Rawat Inap</w:t>
      </w:r>
      <w:r>
        <w:rPr>
          <w:sz w:val="18"/>
          <w:szCs w:val="18"/>
        </w:rPr>
        <w:t>” adalah salah satu pelayanan yang disediakan Mitra kepada Pasien berupa observasi, diagnosis, pengobatan, rehabilitasi medis dan Layanan Kesehatan lainnya dengan menginap di Mitra.</w:t>
      </w:r>
    </w:p>
    <w:p w14:paraId="738BCCAB" w14:textId="77777777" w:rsidR="009A44FA" w:rsidRDefault="00C03B6E">
      <w:pPr>
        <w:numPr>
          <w:ilvl w:val="0"/>
          <w:numId w:val="6"/>
        </w:numPr>
        <w:spacing w:after="0" w:line="240" w:lineRule="auto"/>
        <w:ind w:left="450" w:hanging="450"/>
        <w:jc w:val="both"/>
        <w:rPr>
          <w:sz w:val="18"/>
          <w:szCs w:val="18"/>
        </w:rPr>
      </w:pPr>
      <w:r>
        <w:rPr>
          <w:sz w:val="18"/>
          <w:szCs w:val="18"/>
        </w:rPr>
        <w:t>“</w:t>
      </w:r>
      <w:r>
        <w:rPr>
          <w:b/>
          <w:sz w:val="18"/>
          <w:szCs w:val="18"/>
        </w:rPr>
        <w:t>Rawat Jalan</w:t>
      </w:r>
      <w:r>
        <w:rPr>
          <w:sz w:val="18"/>
          <w:szCs w:val="18"/>
        </w:rPr>
        <w:t>” adalah salah satu pelayanan yang disediakan Mitra kepada Pasien berupa observasi, diagnosis, pengobatan, rehabilitasi medis dan Layanan Kesehatan lainnya tanpa menginap di Mitra.</w:t>
      </w:r>
    </w:p>
    <w:p w14:paraId="55379F7A" w14:textId="77777777" w:rsidR="009A44FA" w:rsidRDefault="00C03B6E">
      <w:pPr>
        <w:numPr>
          <w:ilvl w:val="0"/>
          <w:numId w:val="6"/>
        </w:numPr>
        <w:spacing w:after="0" w:line="240" w:lineRule="auto"/>
        <w:ind w:left="450" w:hanging="450"/>
        <w:jc w:val="both"/>
        <w:rPr>
          <w:sz w:val="18"/>
          <w:szCs w:val="18"/>
        </w:rPr>
      </w:pPr>
      <w:bookmarkStart w:id="10" w:name="_heading=h.rbngzdsww15v" w:colFirst="0" w:colLast="0"/>
      <w:bookmarkEnd w:id="10"/>
      <w:r>
        <w:rPr>
          <w:sz w:val="18"/>
          <w:szCs w:val="18"/>
        </w:rPr>
        <w:t>“</w:t>
      </w:r>
      <w:r>
        <w:rPr>
          <w:b/>
          <w:sz w:val="18"/>
          <w:szCs w:val="18"/>
        </w:rPr>
        <w:t>Resume Medis</w:t>
      </w:r>
      <w:r>
        <w:rPr>
          <w:sz w:val="18"/>
          <w:szCs w:val="18"/>
        </w:rPr>
        <w:t>” adalah keterangan tentang riwayat penyakit secara singkat, terdiri dari hasil pemeriksaan, diagnosis, pengobatan dan/atau perawatan yang dibuat dan ditandatangani oleh dokter yang merawat Peserta selama proses memberikan Layanan Kesehatan.</w:t>
      </w:r>
    </w:p>
    <w:p w14:paraId="076C1233" w14:textId="77777777" w:rsidR="009A44FA" w:rsidRDefault="00C03B6E">
      <w:pPr>
        <w:numPr>
          <w:ilvl w:val="0"/>
          <w:numId w:val="6"/>
        </w:numPr>
        <w:spacing w:after="0" w:line="240" w:lineRule="auto"/>
        <w:ind w:left="450" w:hanging="450"/>
        <w:jc w:val="both"/>
        <w:rPr>
          <w:sz w:val="18"/>
          <w:szCs w:val="18"/>
        </w:rPr>
      </w:pPr>
      <w:r>
        <w:rPr>
          <w:b/>
          <w:bCs/>
          <w:sz w:val="18"/>
          <w:szCs w:val="18"/>
        </w:rPr>
        <w:t>“Tanya Heidy”</w:t>
      </w:r>
      <w:r>
        <w:rPr>
          <w:sz w:val="18"/>
          <w:szCs w:val="18"/>
        </w:rPr>
        <w:t xml:space="preserve"> adalah </w:t>
      </w:r>
      <w:r>
        <w:rPr>
          <w:rFonts w:eastAsia="SimSun"/>
          <w:color w:val="000000"/>
          <w:sz w:val="18"/>
          <w:szCs w:val="18"/>
        </w:rPr>
        <w:t>fitur yang disediakan pada Portal RS untuk komunikasi dua arah antara halodoc dan mitra yang berkaitan dengan penjaminan dan atau pesertujuan tindakan/prosedur obat.</w:t>
      </w:r>
    </w:p>
    <w:p w14:paraId="51EDDFC4" w14:textId="77777777" w:rsidR="009A44FA" w:rsidRDefault="009A44FA">
      <w:pPr>
        <w:spacing w:after="0" w:line="240" w:lineRule="auto"/>
        <w:ind w:left="450"/>
        <w:jc w:val="both"/>
        <w:rPr>
          <w:sz w:val="18"/>
          <w:szCs w:val="18"/>
        </w:rPr>
      </w:pPr>
    </w:p>
    <w:p w14:paraId="2DAE30E1" w14:textId="77777777" w:rsidR="009A44FA" w:rsidRDefault="00C03B6E">
      <w:pPr>
        <w:pStyle w:val="Heading1"/>
        <w:spacing w:before="0" w:after="0" w:line="360" w:lineRule="auto"/>
        <w:rPr>
          <w:sz w:val="18"/>
          <w:szCs w:val="18"/>
        </w:rPr>
      </w:pPr>
      <w:bookmarkStart w:id="11" w:name="_heading=h.chq5n2bmhviu" w:colFirst="0" w:colLast="0"/>
      <w:bookmarkEnd w:id="11"/>
      <w:r>
        <w:rPr>
          <w:sz w:val="18"/>
          <w:szCs w:val="18"/>
        </w:rPr>
        <w:t>PASAL 2 - RUANG LINGKUP</w:t>
      </w:r>
    </w:p>
    <w:p w14:paraId="0E95F6F1" w14:textId="77777777" w:rsidR="009A44FA" w:rsidRDefault="00C03B6E">
      <w:pPr>
        <w:widowControl w:val="0"/>
        <w:numPr>
          <w:ilvl w:val="0"/>
          <w:numId w:val="8"/>
        </w:numPr>
        <w:spacing w:after="0" w:line="240" w:lineRule="auto"/>
        <w:ind w:left="426" w:hanging="426"/>
        <w:jc w:val="both"/>
        <w:rPr>
          <w:color w:val="000000"/>
          <w:sz w:val="18"/>
          <w:szCs w:val="18"/>
        </w:rPr>
      </w:pPr>
      <w:r>
        <w:rPr>
          <w:color w:val="000000"/>
          <w:sz w:val="18"/>
          <w:szCs w:val="18"/>
        </w:rPr>
        <w:t xml:space="preserve">Para Pihak dengan ini sepakat untuk mengadakan kerja sama kemitraan dimana Halodoc akan menyediakan jasa pengelolaan klaim asuransi untuk Layanan Kesehatan yang Diperlukan Secara Medis dan/atau pengobatan yang diberikan oleh Mitra kepada Pasien dengan rincian Manfaat Kesehatan yang diatur melalui Manfaat Kesehatan yang dimiliki masing – masing Peserta. </w:t>
      </w:r>
    </w:p>
    <w:p w14:paraId="2A2F2ECE" w14:textId="77777777" w:rsidR="009A44FA" w:rsidRDefault="00C03B6E">
      <w:pPr>
        <w:widowControl w:val="0"/>
        <w:numPr>
          <w:ilvl w:val="0"/>
          <w:numId w:val="8"/>
        </w:numPr>
        <w:spacing w:after="0" w:line="240" w:lineRule="auto"/>
        <w:ind w:left="426" w:hanging="426"/>
        <w:jc w:val="both"/>
        <w:rPr>
          <w:color w:val="000000"/>
          <w:sz w:val="18"/>
          <w:szCs w:val="18"/>
        </w:rPr>
      </w:pPr>
      <w:r>
        <w:rPr>
          <w:color w:val="000000"/>
          <w:sz w:val="18"/>
          <w:szCs w:val="18"/>
        </w:rPr>
        <w:t xml:space="preserve">Apabila terdapat keraguan mengenai jasa dan pengobatan yang dapat dikelola dan/atau dilaksanakan oleh Halodoc, Mitra dapat memeriksa rincian tersebut melalui </w:t>
      </w:r>
      <w:r>
        <w:rPr>
          <w:sz w:val="18"/>
          <w:szCs w:val="18"/>
        </w:rPr>
        <w:t>Portal RS</w:t>
      </w:r>
      <w:r>
        <w:rPr>
          <w:color w:val="000000"/>
          <w:sz w:val="18"/>
          <w:szCs w:val="18"/>
        </w:rPr>
        <w:t xml:space="preserve"> atau menghubungi layanan telepon 24 jam Halodoc untuk proses konfirmasi.</w:t>
      </w:r>
    </w:p>
    <w:p w14:paraId="6F23519A" w14:textId="77777777" w:rsidR="009A44FA" w:rsidRDefault="00C03B6E">
      <w:pPr>
        <w:widowControl w:val="0"/>
        <w:numPr>
          <w:ilvl w:val="0"/>
          <w:numId w:val="8"/>
        </w:numPr>
        <w:spacing w:after="0" w:line="240" w:lineRule="auto"/>
        <w:ind w:left="426" w:hanging="426"/>
        <w:jc w:val="both"/>
        <w:rPr>
          <w:color w:val="000000"/>
          <w:sz w:val="18"/>
          <w:szCs w:val="18"/>
        </w:rPr>
      </w:pPr>
      <w:r>
        <w:rPr>
          <w:color w:val="000000"/>
          <w:sz w:val="18"/>
          <w:szCs w:val="18"/>
        </w:rPr>
        <w:t>Dengan ini Halodoc tidak menjamin atau menyatakan jumlah Pasien yang pasti dirujuk kepada Mitra selama Jangka Waktu Perjanjian</w:t>
      </w:r>
    </w:p>
    <w:p w14:paraId="38FE66B3" w14:textId="77777777" w:rsidR="009A44FA" w:rsidRDefault="00C03B6E">
      <w:pPr>
        <w:widowControl w:val="0"/>
        <w:numPr>
          <w:ilvl w:val="0"/>
          <w:numId w:val="8"/>
        </w:numPr>
        <w:spacing w:after="0" w:line="240" w:lineRule="auto"/>
        <w:ind w:left="426" w:hanging="426"/>
        <w:jc w:val="both"/>
        <w:rPr>
          <w:color w:val="000000"/>
          <w:sz w:val="18"/>
          <w:szCs w:val="18"/>
        </w:rPr>
      </w:pPr>
      <w:r>
        <w:rPr>
          <w:color w:val="000000"/>
          <w:sz w:val="18"/>
          <w:szCs w:val="18"/>
        </w:rPr>
        <w:t>Sehubungan dengan kerja sama tersebut, Para Pihak akan memberikan seluruh bentuk dukungan yang dibutuhkan sebagai bentuk kewajiban yang dimuat pada bagian manapun dalam Perjanjian ini.</w:t>
      </w:r>
    </w:p>
    <w:p w14:paraId="12B6AE48" w14:textId="77777777" w:rsidR="009A44FA" w:rsidRDefault="00C03B6E">
      <w:pPr>
        <w:widowControl w:val="0"/>
        <w:numPr>
          <w:ilvl w:val="0"/>
          <w:numId w:val="8"/>
        </w:numPr>
        <w:spacing w:after="0" w:line="240" w:lineRule="auto"/>
        <w:ind w:left="426" w:hanging="426"/>
        <w:jc w:val="both"/>
        <w:rPr>
          <w:color w:val="000000"/>
          <w:sz w:val="18"/>
          <w:szCs w:val="18"/>
        </w:rPr>
      </w:pPr>
      <w:bookmarkStart w:id="12" w:name="_heading=h.m4k67bgc6t1c" w:colFirst="0" w:colLast="0"/>
      <w:bookmarkEnd w:id="12"/>
      <w:r>
        <w:rPr>
          <w:color w:val="000000"/>
          <w:sz w:val="18"/>
          <w:szCs w:val="18"/>
        </w:rPr>
        <w:t xml:space="preserve">Para Pihak sepakat apabila menurut evaluasi dan/atau kebijakan internal Halodoc, Mitra memerlukan </w:t>
      </w:r>
      <w:r>
        <w:rPr>
          <w:i/>
          <w:color w:val="000000"/>
          <w:sz w:val="18"/>
          <w:szCs w:val="18"/>
        </w:rPr>
        <w:t>provider relation officer</w:t>
      </w:r>
      <w:r>
        <w:rPr>
          <w:color w:val="000000"/>
          <w:sz w:val="18"/>
          <w:szCs w:val="18"/>
        </w:rPr>
        <w:t xml:space="preserve"> (PRO) dan/atau </w:t>
      </w:r>
      <w:r>
        <w:rPr>
          <w:i/>
          <w:color w:val="000000"/>
          <w:sz w:val="18"/>
          <w:szCs w:val="18"/>
        </w:rPr>
        <w:t>concierge service</w:t>
      </w:r>
      <w:r>
        <w:rPr>
          <w:color w:val="000000"/>
          <w:sz w:val="18"/>
          <w:szCs w:val="18"/>
        </w:rPr>
        <w:t xml:space="preserve">, Para Pihak akan mengatur rincian dari kerja sama tersebut melalui surat konfirmasi yang akan diterbitkan oleh Halodoc dan wajib ditandatangani Para Pihak. Untuk menghindari keraguan, surat konfirmasi tersebut merupakan satu kesatuan dengan Perjanjian ini. </w:t>
      </w:r>
    </w:p>
    <w:p w14:paraId="0548BE0D" w14:textId="77777777" w:rsidR="009A44FA" w:rsidRDefault="009A44FA">
      <w:pPr>
        <w:widowControl w:val="0"/>
        <w:spacing w:after="0" w:line="240" w:lineRule="auto"/>
        <w:ind w:left="426"/>
        <w:jc w:val="both"/>
        <w:rPr>
          <w:color w:val="000000"/>
          <w:sz w:val="18"/>
          <w:szCs w:val="18"/>
        </w:rPr>
      </w:pPr>
    </w:p>
    <w:p w14:paraId="52AFAD8C" w14:textId="77777777" w:rsidR="009A44FA" w:rsidRDefault="00C03B6E">
      <w:pPr>
        <w:pStyle w:val="Heading1"/>
        <w:spacing w:before="0" w:after="0" w:line="360" w:lineRule="auto"/>
        <w:rPr>
          <w:sz w:val="18"/>
          <w:szCs w:val="18"/>
        </w:rPr>
      </w:pPr>
      <w:bookmarkStart w:id="13" w:name="_heading=h.rguqyu6u8hf4" w:colFirst="0" w:colLast="0"/>
      <w:bookmarkEnd w:id="13"/>
      <w:r>
        <w:rPr>
          <w:sz w:val="18"/>
          <w:szCs w:val="18"/>
        </w:rPr>
        <w:t>PASAL 3 – JANGKA WAKTU PERJANJIAN &amp; PENGAKHIRAN PERJANJIAN</w:t>
      </w:r>
    </w:p>
    <w:p w14:paraId="38A1AFDF" w14:textId="77777777" w:rsidR="009A44FA" w:rsidRDefault="00C03B6E">
      <w:pPr>
        <w:numPr>
          <w:ilvl w:val="0"/>
          <w:numId w:val="9"/>
        </w:numPr>
        <w:spacing w:after="0" w:line="240" w:lineRule="auto"/>
        <w:ind w:left="362" w:hanging="364"/>
        <w:jc w:val="both"/>
        <w:rPr>
          <w:sz w:val="18"/>
          <w:szCs w:val="18"/>
        </w:rPr>
      </w:pPr>
      <w:r>
        <w:rPr>
          <w:sz w:val="18"/>
          <w:szCs w:val="18"/>
        </w:rPr>
        <w:t>Perjanjian ini berlaku untuk jangka waktu sebagaimana tercantum di dalam Mekanisme Kerjasama (“</w:t>
      </w:r>
      <w:r>
        <w:rPr>
          <w:b/>
          <w:sz w:val="18"/>
          <w:szCs w:val="18"/>
        </w:rPr>
        <w:t>Jangka Waktu Perjanjian</w:t>
      </w:r>
      <w:r>
        <w:rPr>
          <w:sz w:val="18"/>
          <w:szCs w:val="18"/>
        </w:rPr>
        <w:t>”).</w:t>
      </w:r>
    </w:p>
    <w:p w14:paraId="2DE4D9F3" w14:textId="77777777" w:rsidR="009A44FA" w:rsidRDefault="00C03B6E">
      <w:pPr>
        <w:numPr>
          <w:ilvl w:val="0"/>
          <w:numId w:val="9"/>
        </w:numPr>
        <w:spacing w:after="0" w:line="240" w:lineRule="auto"/>
        <w:ind w:left="362" w:hanging="364"/>
        <w:jc w:val="both"/>
        <w:rPr>
          <w:sz w:val="18"/>
          <w:szCs w:val="18"/>
        </w:rPr>
      </w:pPr>
      <w:r>
        <w:rPr>
          <w:sz w:val="18"/>
          <w:szCs w:val="18"/>
        </w:rPr>
        <w:t>Para Pihak dapat mengakhiri Perjanjian ini sebelum Jangka Waktu Perjanjian berakhir, dengan ketentuan sebagai berikut:</w:t>
      </w:r>
    </w:p>
    <w:p w14:paraId="3F8A143F" w14:textId="77777777" w:rsidR="009A44FA" w:rsidRDefault="00C03B6E">
      <w:pPr>
        <w:numPr>
          <w:ilvl w:val="1"/>
          <w:numId w:val="10"/>
        </w:numPr>
        <w:spacing w:after="0" w:line="240" w:lineRule="auto"/>
        <w:ind w:left="638" w:hanging="283"/>
        <w:jc w:val="both"/>
        <w:rPr>
          <w:color w:val="000000"/>
          <w:sz w:val="18"/>
          <w:szCs w:val="18"/>
        </w:rPr>
      </w:pPr>
      <w:r>
        <w:rPr>
          <w:color w:val="000000"/>
          <w:sz w:val="18"/>
          <w:szCs w:val="18"/>
        </w:rPr>
        <w:t>Apabila Halodoc bermaksud melakukan pengakhiran Jangka Waktu Perjanjian, Halodoc akan menerbitkan surat pemberitahuan tertulis dalam waktu sekurang-kurangnya 30 (tiga puluh) Hari Kalender sebelum tanggal pengakhiran Perjanjian yang dimaksud; atau</w:t>
      </w:r>
    </w:p>
    <w:p w14:paraId="2F378DFA" w14:textId="77777777" w:rsidR="009A44FA" w:rsidRDefault="00C03B6E">
      <w:pPr>
        <w:numPr>
          <w:ilvl w:val="1"/>
          <w:numId w:val="10"/>
        </w:numPr>
        <w:spacing w:after="0" w:line="240" w:lineRule="auto"/>
        <w:ind w:left="638" w:hanging="283"/>
        <w:jc w:val="both"/>
        <w:rPr>
          <w:color w:val="000000"/>
          <w:sz w:val="18"/>
          <w:szCs w:val="18"/>
        </w:rPr>
      </w:pPr>
      <w:r>
        <w:rPr>
          <w:color w:val="000000"/>
          <w:sz w:val="18"/>
          <w:szCs w:val="18"/>
        </w:rPr>
        <w:t xml:space="preserve">Apabila Mitra bermaksud melakukan pengakhiran Jangka Waktu Perjanjian, Mitra wajib menyampaikan pemberitahuan secara tertulis terlebih dahulu dan wajib memperoleh persetujuan tertulis dari Halodoc atas maksud dari pengakhiran tersebut. Selanjutnya, Para Pihak akan menuangkan kesepakatan pengakhiran bersama secara tertulis yang ditandatangani oleh Para Pihak. </w:t>
      </w:r>
    </w:p>
    <w:p w14:paraId="014E888A" w14:textId="77777777" w:rsidR="009A44FA" w:rsidRDefault="00C03B6E">
      <w:pPr>
        <w:numPr>
          <w:ilvl w:val="0"/>
          <w:numId w:val="9"/>
        </w:numPr>
        <w:spacing w:after="0" w:line="240" w:lineRule="auto"/>
        <w:ind w:left="362" w:hanging="364"/>
        <w:jc w:val="both"/>
        <w:rPr>
          <w:sz w:val="18"/>
          <w:szCs w:val="18"/>
        </w:rPr>
      </w:pPr>
      <w:r>
        <w:rPr>
          <w:sz w:val="18"/>
          <w:szCs w:val="18"/>
        </w:rPr>
        <w:t>Sehubungan dengan pengakhiran Perjanjian ini, Para Pihak sepakat untuk mengesampingkan ketentuan Pasal 1266 Kitab Undang-Undang Hukum Perdata yang mensyaratkan diperlukannya putusan badan peradilan untuk pengakhiran Perjanjian.</w:t>
      </w:r>
    </w:p>
    <w:p w14:paraId="3CD8CC02" w14:textId="77777777" w:rsidR="009A44FA" w:rsidRDefault="00C03B6E">
      <w:pPr>
        <w:numPr>
          <w:ilvl w:val="0"/>
          <w:numId w:val="9"/>
        </w:numPr>
        <w:spacing w:after="0" w:line="240" w:lineRule="auto"/>
        <w:ind w:left="362" w:hanging="364"/>
        <w:jc w:val="both"/>
        <w:rPr>
          <w:sz w:val="18"/>
          <w:szCs w:val="18"/>
        </w:rPr>
      </w:pPr>
      <w:bookmarkStart w:id="14" w:name="_heading=h.jrldxif7wgs" w:colFirst="0" w:colLast="0"/>
      <w:bookmarkEnd w:id="14"/>
      <w:r>
        <w:rPr>
          <w:sz w:val="18"/>
          <w:szCs w:val="18"/>
        </w:rPr>
        <w:t>Kewajiban Para Pihak yang telah dilaksanakan tetapi haknya belum diselesaikan pada saat pengakhiran sebagaimana dimaksud Perjanjian, masih tetap berlangsung dan tunduk pada ketentuan-ketentuan yang telah disepakati dalam Perjanjian sampai dengan diselesaikan oleh Para Pihak.</w:t>
      </w:r>
    </w:p>
    <w:p w14:paraId="64173334" w14:textId="77777777" w:rsidR="009A44FA" w:rsidRDefault="009A44FA">
      <w:pPr>
        <w:spacing w:after="0" w:line="240" w:lineRule="auto"/>
        <w:ind w:left="362"/>
        <w:jc w:val="both"/>
        <w:rPr>
          <w:sz w:val="18"/>
          <w:szCs w:val="18"/>
        </w:rPr>
      </w:pPr>
    </w:p>
    <w:p w14:paraId="69144C52" w14:textId="77777777" w:rsidR="009A44FA" w:rsidRDefault="00C03B6E">
      <w:pPr>
        <w:pStyle w:val="Heading1"/>
        <w:spacing w:before="0" w:after="0" w:line="360" w:lineRule="auto"/>
        <w:rPr>
          <w:sz w:val="18"/>
          <w:szCs w:val="18"/>
        </w:rPr>
      </w:pPr>
      <w:bookmarkStart w:id="15" w:name="_heading=h.tetmtfe0fo7e" w:colFirst="0" w:colLast="0"/>
      <w:bookmarkEnd w:id="15"/>
      <w:r>
        <w:rPr>
          <w:sz w:val="18"/>
          <w:szCs w:val="18"/>
        </w:rPr>
        <w:t>PASAL 4 – KEADAAN KAHAR</w:t>
      </w:r>
    </w:p>
    <w:p w14:paraId="4AC0DE59" w14:textId="77777777" w:rsidR="009A44FA" w:rsidRDefault="00C03B6E">
      <w:pPr>
        <w:numPr>
          <w:ilvl w:val="0"/>
          <w:numId w:val="11"/>
        </w:numPr>
        <w:spacing w:after="0" w:line="240" w:lineRule="auto"/>
        <w:ind w:left="362" w:hanging="362"/>
        <w:jc w:val="both"/>
        <w:rPr>
          <w:sz w:val="18"/>
          <w:szCs w:val="18"/>
        </w:rPr>
      </w:pPr>
      <w:r>
        <w:rPr>
          <w:sz w:val="18"/>
          <w:szCs w:val="18"/>
        </w:rPr>
        <w:t>“</w:t>
      </w:r>
      <w:r>
        <w:rPr>
          <w:b/>
          <w:sz w:val="18"/>
          <w:szCs w:val="18"/>
        </w:rPr>
        <w:t>Keadaan Kahar</w:t>
      </w:r>
      <w:r>
        <w:rPr>
          <w:sz w:val="18"/>
          <w:szCs w:val="18"/>
        </w:rPr>
        <w:t>” berarti peristiwa atau keadaan yang berada di luar kemampuan yang wajar untuk diatasi oleh Para Pihak yang terkena dampak oleh keadaan itu, yang menyebabkan pelaksanaan suatu kewajiban menurut Perjanjian ini menjadi tidak sah atau tidak dapat diterapkan termasuk, tetapi tidak terbatas pada keadaan di bawah ini:</w:t>
      </w:r>
    </w:p>
    <w:p w14:paraId="641EE022" w14:textId="77777777" w:rsidR="009A44FA" w:rsidRDefault="00C03B6E">
      <w:pPr>
        <w:numPr>
          <w:ilvl w:val="1"/>
          <w:numId w:val="12"/>
        </w:numPr>
        <w:spacing w:after="0" w:line="240" w:lineRule="auto"/>
        <w:ind w:left="638" w:hanging="283"/>
        <w:jc w:val="both"/>
        <w:rPr>
          <w:color w:val="000000"/>
          <w:sz w:val="18"/>
          <w:szCs w:val="18"/>
        </w:rPr>
      </w:pPr>
      <w:r>
        <w:rPr>
          <w:color w:val="000000"/>
          <w:sz w:val="18"/>
          <w:szCs w:val="18"/>
        </w:rPr>
        <w:t>keadaan darurat seperti kerusuhan, kebakaran, pemogokan buruh, penutupan kesempatan masuk ke tempat kerja (lock-out) atau gangguan-gangguan tenaga kerja lain, keributan warga sipil, perang, blokade, embargo;</w:t>
      </w:r>
    </w:p>
    <w:p w14:paraId="0F897676" w14:textId="77777777" w:rsidR="009A44FA" w:rsidRDefault="00C03B6E">
      <w:pPr>
        <w:numPr>
          <w:ilvl w:val="1"/>
          <w:numId w:val="12"/>
        </w:numPr>
        <w:spacing w:after="0" w:line="240" w:lineRule="auto"/>
        <w:ind w:left="638" w:hanging="283"/>
        <w:jc w:val="both"/>
        <w:rPr>
          <w:color w:val="000000"/>
          <w:sz w:val="18"/>
          <w:szCs w:val="18"/>
        </w:rPr>
      </w:pPr>
      <w:r>
        <w:rPr>
          <w:color w:val="000000"/>
          <w:sz w:val="18"/>
          <w:szCs w:val="18"/>
        </w:rPr>
        <w:t>bencana alam seperti gempa bumi, badai, banjir, angin topan, dan bencana alam lainnya yang memiliki dampak secara langsung terhadap keberlangsungan operasional dari salah satu Pihak; dan/atau</w:t>
      </w:r>
    </w:p>
    <w:p w14:paraId="279234E1" w14:textId="77777777" w:rsidR="009A44FA" w:rsidRDefault="00C03B6E">
      <w:pPr>
        <w:numPr>
          <w:ilvl w:val="1"/>
          <w:numId w:val="12"/>
        </w:numPr>
        <w:spacing w:after="0" w:line="240" w:lineRule="auto"/>
        <w:ind w:left="638" w:hanging="283"/>
        <w:jc w:val="both"/>
        <w:rPr>
          <w:color w:val="000000"/>
          <w:sz w:val="18"/>
          <w:szCs w:val="18"/>
        </w:rPr>
      </w:pPr>
      <w:r>
        <w:rPr>
          <w:color w:val="000000"/>
          <w:sz w:val="18"/>
          <w:szCs w:val="18"/>
        </w:rPr>
        <w:t>perintah atau pembatasan dari pemerintah dan perubahan peraturan perundang-undangan terkait yang menyebabkan ruang lingkup pelaksanaan Perjanjian ini menjadi dilarang atau kejadian-kejadian lain di luar kendali Para Pihak.</w:t>
      </w:r>
    </w:p>
    <w:p w14:paraId="2F03756E" w14:textId="77777777" w:rsidR="009A44FA" w:rsidRDefault="00C03B6E">
      <w:pPr>
        <w:numPr>
          <w:ilvl w:val="0"/>
          <w:numId w:val="11"/>
        </w:numPr>
        <w:spacing w:after="0" w:line="240" w:lineRule="auto"/>
        <w:ind w:left="362" w:hanging="362"/>
        <w:jc w:val="both"/>
        <w:rPr>
          <w:sz w:val="18"/>
          <w:szCs w:val="18"/>
        </w:rPr>
      </w:pPr>
      <w:r>
        <w:rPr>
          <w:sz w:val="18"/>
          <w:szCs w:val="18"/>
        </w:rPr>
        <w:t>Tidak ada Pihak bertanggung jawab atas hal-hal tak terduga yang terjadi di luar kendali Para Pihak yang menyebabkan keterlambatan atau kegagalan dalam pelaksanaan kewajiban (selain kewajiban membayar) menurut Perjanjian apabila kelambatan atau kegagalan demikian disebabkan oleh Keadaan Kahar dan sepanjang Pihak yang pelaksanaan kewajibannya terhalang atau terhambat tersebut berusaha sedapat mungkin untuk mengatasi atau mencegah Keadaan Kahar.</w:t>
      </w:r>
    </w:p>
    <w:p w14:paraId="32BCC0B2" w14:textId="77777777" w:rsidR="009A44FA" w:rsidRDefault="00C03B6E">
      <w:pPr>
        <w:numPr>
          <w:ilvl w:val="0"/>
          <w:numId w:val="11"/>
        </w:numPr>
        <w:spacing w:after="0" w:line="240" w:lineRule="auto"/>
        <w:ind w:left="362" w:hanging="362"/>
        <w:jc w:val="both"/>
        <w:rPr>
          <w:sz w:val="18"/>
          <w:szCs w:val="18"/>
        </w:rPr>
      </w:pPr>
      <w:r>
        <w:rPr>
          <w:sz w:val="18"/>
          <w:szCs w:val="18"/>
        </w:rPr>
        <w:t>Pada waktu terjadinya Keadaan Kahar, yang mempengaruhi pelaksanaan kegiatan menurut Perjanjian ini, Pihak yang terkena dampaknya harus memberitahu Pihak lainnya tentang jenis peristiwa itu, pengaruh peristiwa itu atas pelaksanaan kegiatan Pihak yang bersangkutan serta perkiraan lamanya atau dampak dari peristiwa itu. Pihak yang terkena dampak harus segera memberitahukan secara tertulis kepada Pihak lainnya dalam waktu 7 (tujuh) Hari Kalender setelah kejadian Keadaan Kahar itu.</w:t>
      </w:r>
    </w:p>
    <w:p w14:paraId="0E394E4D" w14:textId="77777777" w:rsidR="009A44FA" w:rsidRDefault="00C03B6E">
      <w:pPr>
        <w:numPr>
          <w:ilvl w:val="0"/>
          <w:numId w:val="11"/>
        </w:numPr>
        <w:spacing w:after="0" w:line="240" w:lineRule="auto"/>
        <w:ind w:left="362" w:hanging="362"/>
        <w:jc w:val="both"/>
        <w:rPr>
          <w:sz w:val="18"/>
          <w:szCs w:val="18"/>
        </w:rPr>
      </w:pPr>
      <w:r>
        <w:rPr>
          <w:sz w:val="18"/>
          <w:szCs w:val="18"/>
        </w:rPr>
        <w:t>Para Pihak sepakat untuk membahas Keadaan Kahar tersebut secara musyawarah dengan itikad baik untuk menyelesaikan dengan baik dan menyepakati suatu upaya bersama untuk melanjutkan kembali kewajiban Pihak yang menderita Keadaan Kahar tersebut.</w:t>
      </w:r>
    </w:p>
    <w:p w14:paraId="477D8716" w14:textId="77777777" w:rsidR="009A44FA" w:rsidRDefault="00C03B6E">
      <w:pPr>
        <w:numPr>
          <w:ilvl w:val="0"/>
          <w:numId w:val="11"/>
        </w:numPr>
        <w:spacing w:after="0" w:line="240" w:lineRule="auto"/>
        <w:ind w:left="362" w:hanging="362"/>
        <w:jc w:val="both"/>
        <w:rPr>
          <w:sz w:val="18"/>
          <w:szCs w:val="18"/>
        </w:rPr>
      </w:pPr>
      <w:r>
        <w:rPr>
          <w:sz w:val="18"/>
          <w:szCs w:val="18"/>
        </w:rPr>
        <w:t>Keadaan Kahar hanya menunda kewajiban Para Pihak dan bukan merupakan pelanggaran Perjanjian. Setelah Keadaan Kahar tersebut berakhir, maka Para Pihak kembali harus melaksanakan kewajibannya berdasarkan Perjanjian ini.</w:t>
      </w:r>
    </w:p>
    <w:p w14:paraId="35B429CA" w14:textId="77777777" w:rsidR="009A44FA" w:rsidRDefault="009A44FA">
      <w:pPr>
        <w:spacing w:after="0" w:line="240" w:lineRule="auto"/>
        <w:ind w:left="362"/>
        <w:jc w:val="both"/>
        <w:rPr>
          <w:sz w:val="18"/>
          <w:szCs w:val="18"/>
        </w:rPr>
      </w:pPr>
    </w:p>
    <w:p w14:paraId="5BB3F935" w14:textId="77777777" w:rsidR="009A44FA" w:rsidRDefault="009A44FA">
      <w:pPr>
        <w:spacing w:after="0" w:line="240" w:lineRule="auto"/>
        <w:ind w:left="362"/>
        <w:jc w:val="both"/>
        <w:rPr>
          <w:sz w:val="18"/>
          <w:szCs w:val="18"/>
        </w:rPr>
      </w:pPr>
    </w:p>
    <w:p w14:paraId="226C4364" w14:textId="77777777" w:rsidR="009A44FA" w:rsidRDefault="009A44FA">
      <w:pPr>
        <w:spacing w:after="0" w:line="240" w:lineRule="auto"/>
        <w:ind w:left="362"/>
        <w:jc w:val="both"/>
        <w:rPr>
          <w:sz w:val="18"/>
          <w:szCs w:val="18"/>
        </w:rPr>
      </w:pPr>
    </w:p>
    <w:p w14:paraId="2E6224B4" w14:textId="77777777" w:rsidR="009A44FA" w:rsidRDefault="009A44FA">
      <w:pPr>
        <w:spacing w:after="0" w:line="240" w:lineRule="auto"/>
        <w:ind w:left="362"/>
        <w:jc w:val="both"/>
        <w:rPr>
          <w:sz w:val="18"/>
          <w:szCs w:val="18"/>
        </w:rPr>
      </w:pPr>
    </w:p>
    <w:p w14:paraId="0626CAE9" w14:textId="77777777" w:rsidR="009A44FA" w:rsidRDefault="00C03B6E">
      <w:pPr>
        <w:pStyle w:val="Heading1"/>
        <w:spacing w:before="0" w:after="0" w:line="360" w:lineRule="auto"/>
        <w:rPr>
          <w:sz w:val="18"/>
          <w:szCs w:val="18"/>
        </w:rPr>
      </w:pPr>
      <w:bookmarkStart w:id="16" w:name="_heading=h.vzdiy6urkuc7" w:colFirst="0" w:colLast="0"/>
      <w:bookmarkEnd w:id="16"/>
      <w:r>
        <w:rPr>
          <w:sz w:val="18"/>
          <w:szCs w:val="18"/>
        </w:rPr>
        <w:lastRenderedPageBreak/>
        <w:t>PASAL 5 – KERAHASIAAN</w:t>
      </w:r>
    </w:p>
    <w:p w14:paraId="194304FE" w14:textId="77777777" w:rsidR="009A44FA" w:rsidRDefault="00C03B6E">
      <w:pPr>
        <w:numPr>
          <w:ilvl w:val="0"/>
          <w:numId w:val="13"/>
        </w:numPr>
        <w:spacing w:after="0" w:line="240" w:lineRule="auto"/>
        <w:ind w:left="355"/>
        <w:jc w:val="both"/>
        <w:rPr>
          <w:color w:val="000000"/>
          <w:sz w:val="18"/>
          <w:szCs w:val="18"/>
        </w:rPr>
      </w:pPr>
      <w:r>
        <w:rPr>
          <w:color w:val="000000"/>
          <w:sz w:val="18"/>
          <w:szCs w:val="18"/>
        </w:rPr>
        <w:t>Setiap Pihak akan (dan akan memastikan bahwa setiap penasihat dan perusahaan terkait atau Afiliasinya, akan) merahasiakan semua informasi rahasia terkait Pihak lainnya, termasuk namun tidak terbatas pada kerja sama berdasarkan Perjanjian ini (“</w:t>
      </w:r>
      <w:r>
        <w:rPr>
          <w:b/>
          <w:color w:val="000000"/>
          <w:sz w:val="18"/>
          <w:szCs w:val="18"/>
        </w:rPr>
        <w:t>Informasi Rahasia</w:t>
      </w:r>
      <w:r>
        <w:rPr>
          <w:color w:val="000000"/>
          <w:sz w:val="18"/>
          <w:szCs w:val="18"/>
        </w:rPr>
        <w:t>”). Para Pihak wajib memastikan bahwa Informasi Rahasia dari Pihak lainnya hanya akan diberikan kepada pegawai atau pihak-pihak yang mungkin memerlukan Informasi Rahasia itu agar dapat melaksanakan tugas mereka sebagaimana mestinya dengan persetujuan tertulis dari Para Pihak.</w:t>
      </w:r>
    </w:p>
    <w:p w14:paraId="3B234E87" w14:textId="77777777" w:rsidR="009A44FA" w:rsidRDefault="00C03B6E">
      <w:pPr>
        <w:numPr>
          <w:ilvl w:val="0"/>
          <w:numId w:val="13"/>
        </w:numPr>
        <w:spacing w:after="0" w:line="240" w:lineRule="auto"/>
        <w:ind w:left="355"/>
        <w:jc w:val="both"/>
        <w:rPr>
          <w:color w:val="000000"/>
          <w:sz w:val="18"/>
          <w:szCs w:val="18"/>
        </w:rPr>
      </w:pPr>
      <w:r>
        <w:rPr>
          <w:color w:val="000000"/>
          <w:sz w:val="18"/>
          <w:szCs w:val="18"/>
        </w:rPr>
        <w:t>Kewajiban menjaga Informasi Rahasia akan mengikat Para Pihak selama Jangka Waktu Perjanjian ini dan akan terus mengikat Para Pihak setelah Perjanjian ini diakhiri (karena alasan apapun) selama Informasi Rahasia tersebut masih bersifat rahasia.</w:t>
      </w:r>
    </w:p>
    <w:p w14:paraId="54886B1B" w14:textId="77777777" w:rsidR="009A44FA" w:rsidRDefault="00C03B6E">
      <w:pPr>
        <w:numPr>
          <w:ilvl w:val="0"/>
          <w:numId w:val="13"/>
        </w:numPr>
        <w:spacing w:after="0" w:line="240" w:lineRule="auto"/>
        <w:ind w:left="355"/>
        <w:jc w:val="both"/>
        <w:rPr>
          <w:color w:val="000000"/>
          <w:sz w:val="18"/>
          <w:szCs w:val="18"/>
        </w:rPr>
      </w:pPr>
      <w:r>
        <w:rPr>
          <w:color w:val="000000"/>
          <w:sz w:val="18"/>
          <w:szCs w:val="18"/>
        </w:rPr>
        <w:t>Kewajiban untuk merahasiakan Informasi Rahasia menjadi tidak berlaku, apabila:</w:t>
      </w:r>
    </w:p>
    <w:p w14:paraId="1081D163" w14:textId="77777777" w:rsidR="009A44FA" w:rsidRDefault="00C03B6E">
      <w:pPr>
        <w:numPr>
          <w:ilvl w:val="1"/>
          <w:numId w:val="14"/>
        </w:numPr>
        <w:spacing w:after="0" w:line="240" w:lineRule="auto"/>
        <w:ind w:left="638" w:hanging="283"/>
        <w:jc w:val="both"/>
        <w:rPr>
          <w:color w:val="000000"/>
          <w:sz w:val="18"/>
          <w:szCs w:val="18"/>
        </w:rPr>
      </w:pPr>
      <w:r>
        <w:rPr>
          <w:color w:val="000000"/>
          <w:sz w:val="18"/>
          <w:szCs w:val="18"/>
        </w:rPr>
        <w:t>Informasi Rahasia menjadi tersedia untuk masyarakat umum dimana ketersediaan tersebut bukan disebabkan oleh pelanggaran kewajiban-kewajiban berdasarkan Pasal 5 Perjanjian ini oleh salah satu Pihak;</w:t>
      </w:r>
    </w:p>
    <w:p w14:paraId="5F4A8FFD" w14:textId="77777777" w:rsidR="009A44FA" w:rsidRDefault="00C03B6E">
      <w:pPr>
        <w:numPr>
          <w:ilvl w:val="1"/>
          <w:numId w:val="14"/>
        </w:numPr>
        <w:spacing w:after="0" w:line="240" w:lineRule="auto"/>
        <w:ind w:left="638" w:hanging="283"/>
        <w:jc w:val="both"/>
        <w:rPr>
          <w:color w:val="000000"/>
          <w:sz w:val="18"/>
          <w:szCs w:val="18"/>
        </w:rPr>
      </w:pPr>
      <w:r>
        <w:rPr>
          <w:color w:val="000000"/>
          <w:sz w:val="18"/>
          <w:szCs w:val="18"/>
        </w:rPr>
        <w:t>Informasi Rahasia tersebut diperintahkan untuk diungkapkan guna memenuhi perintah pengadilan atau badan pemerintahan lain yang berwenang berdasarkan peraturan perundang-undangan yang berlaku. Dalam hal ini, Pihak yang diminta untuk mengungkapkan Informasi Rahasia tersebut harus, sepanjang dimungkinkan oleh peraturan perundang – undangan: (i) memberitahukan kepada Pihak lainnya atas permintaan tersebut sebelum Informasi Rahasia tersebut diungkapkan dan (ii) bekerja sama dengan Pihak lainnya sehubungan dengan waktu dan isi pengumuman atau pengungkapan tersebut atau tindakan apa pun yang dapat dipilih secara wajar oleh Pihak lainnya untuk membantah dari perintah pengungkapan tersebut; dan/atau</w:t>
      </w:r>
    </w:p>
    <w:p w14:paraId="4A82D29F" w14:textId="77777777" w:rsidR="009A44FA" w:rsidRDefault="00C03B6E">
      <w:pPr>
        <w:numPr>
          <w:ilvl w:val="1"/>
          <w:numId w:val="14"/>
        </w:numPr>
        <w:spacing w:after="0" w:line="240" w:lineRule="auto"/>
        <w:ind w:left="638" w:hanging="283"/>
        <w:jc w:val="both"/>
        <w:rPr>
          <w:color w:val="000000"/>
          <w:sz w:val="18"/>
          <w:szCs w:val="18"/>
        </w:rPr>
      </w:pPr>
      <w:r>
        <w:rPr>
          <w:color w:val="000000"/>
          <w:sz w:val="18"/>
          <w:szCs w:val="18"/>
        </w:rPr>
        <w:t xml:space="preserve">Informasi Rahasia tersebut diungkapkan atas dasar kerahasiaan penuh (on a strictly confidential basis) oleh setiap Pihak kepada penasihat, auditor, konsultan profesionalnya, atau para pemegang sahamnya. </w:t>
      </w:r>
    </w:p>
    <w:p w14:paraId="17D70551" w14:textId="77777777" w:rsidR="009A44FA" w:rsidRDefault="00C03B6E">
      <w:pPr>
        <w:numPr>
          <w:ilvl w:val="0"/>
          <w:numId w:val="13"/>
        </w:numPr>
        <w:spacing w:after="0" w:line="240" w:lineRule="auto"/>
        <w:ind w:left="426" w:hanging="426"/>
        <w:jc w:val="both"/>
        <w:rPr>
          <w:color w:val="000000"/>
          <w:sz w:val="18"/>
          <w:szCs w:val="18"/>
        </w:rPr>
      </w:pPr>
      <w:r>
        <w:rPr>
          <w:color w:val="000000"/>
          <w:sz w:val="18"/>
          <w:szCs w:val="18"/>
        </w:rPr>
        <w:t>Informasi Rahasia tersebut diberikan kepada pihak lain sesuai persetujuan tertulis Para Pihak.</w:t>
      </w:r>
    </w:p>
    <w:p w14:paraId="2EF3A8F4" w14:textId="77777777" w:rsidR="009A44FA" w:rsidRDefault="009A44FA">
      <w:pPr>
        <w:pStyle w:val="Heading1"/>
        <w:spacing w:before="0" w:after="0" w:line="240" w:lineRule="auto"/>
        <w:rPr>
          <w:sz w:val="18"/>
          <w:szCs w:val="18"/>
        </w:rPr>
      </w:pPr>
      <w:bookmarkStart w:id="17" w:name="_heading=h.raa8otn9bx79" w:colFirst="0" w:colLast="0"/>
      <w:bookmarkEnd w:id="17"/>
    </w:p>
    <w:p w14:paraId="54A558C7" w14:textId="77777777" w:rsidR="009A44FA" w:rsidRDefault="00C03B6E">
      <w:pPr>
        <w:pStyle w:val="Heading1"/>
        <w:spacing w:before="0" w:after="0" w:line="360" w:lineRule="auto"/>
        <w:rPr>
          <w:sz w:val="18"/>
          <w:szCs w:val="18"/>
        </w:rPr>
      </w:pPr>
      <w:bookmarkStart w:id="18" w:name="_heading=h.2yujqwcsqj14" w:colFirst="0" w:colLast="0"/>
      <w:bookmarkEnd w:id="18"/>
      <w:r>
        <w:rPr>
          <w:sz w:val="18"/>
          <w:szCs w:val="18"/>
        </w:rPr>
        <w:t>PASAL 6 – HUKUM YANG BERLAKU DAN PENYELESAIAN SENGKETA</w:t>
      </w:r>
    </w:p>
    <w:p w14:paraId="664BB6B6" w14:textId="77777777" w:rsidR="009A44FA" w:rsidRDefault="00C03B6E">
      <w:pPr>
        <w:numPr>
          <w:ilvl w:val="0"/>
          <w:numId w:val="15"/>
        </w:numPr>
        <w:spacing w:after="0" w:line="240" w:lineRule="auto"/>
        <w:ind w:left="265" w:hanging="265"/>
        <w:jc w:val="both"/>
        <w:rPr>
          <w:color w:val="000000"/>
          <w:sz w:val="18"/>
          <w:szCs w:val="18"/>
        </w:rPr>
      </w:pPr>
      <w:r>
        <w:rPr>
          <w:color w:val="000000"/>
          <w:sz w:val="18"/>
          <w:szCs w:val="18"/>
        </w:rPr>
        <w:t>Perjanjian ini diatur berdasarkan hukum dan ketentuan Negara Republik Indonesia.</w:t>
      </w:r>
    </w:p>
    <w:p w14:paraId="01AD5DF4" w14:textId="77777777" w:rsidR="009A44FA" w:rsidRDefault="00C03B6E">
      <w:pPr>
        <w:numPr>
          <w:ilvl w:val="0"/>
          <w:numId w:val="15"/>
        </w:numPr>
        <w:spacing w:after="0" w:line="240" w:lineRule="auto"/>
        <w:ind w:left="265" w:hanging="265"/>
        <w:jc w:val="both"/>
        <w:rPr>
          <w:color w:val="000000"/>
          <w:sz w:val="18"/>
          <w:szCs w:val="18"/>
        </w:rPr>
      </w:pPr>
      <w:r>
        <w:rPr>
          <w:color w:val="000000"/>
          <w:sz w:val="18"/>
          <w:szCs w:val="18"/>
        </w:rPr>
        <w:t>Apabila terjadi perselisihan atau perbedaan pendapat yang disebabkan atau yang timbul sehubungan dengan pelaksanaan Perjanjian ini</w:t>
      </w:r>
      <w:r>
        <w:rPr>
          <w:b/>
          <w:color w:val="000000"/>
          <w:sz w:val="18"/>
          <w:szCs w:val="18"/>
        </w:rPr>
        <w:t xml:space="preserve"> </w:t>
      </w:r>
      <w:r>
        <w:rPr>
          <w:color w:val="000000"/>
          <w:sz w:val="18"/>
          <w:szCs w:val="18"/>
        </w:rPr>
        <w:t>(“</w:t>
      </w:r>
      <w:r>
        <w:rPr>
          <w:b/>
          <w:color w:val="000000"/>
          <w:sz w:val="18"/>
          <w:szCs w:val="18"/>
        </w:rPr>
        <w:t>Sengketa</w:t>
      </w:r>
      <w:r>
        <w:rPr>
          <w:color w:val="000000"/>
          <w:sz w:val="18"/>
          <w:szCs w:val="18"/>
        </w:rPr>
        <w:t>”), maka Para Pihak sepakat akan menyelesaikan secara musyawarah untuk mufakat, atau melakukan langkah-langkah damai melalui musyawarah mufakat sejak munculnya Sengketa.</w:t>
      </w:r>
    </w:p>
    <w:p w14:paraId="72FA1A73" w14:textId="77777777" w:rsidR="009A44FA" w:rsidRDefault="00C03B6E">
      <w:pPr>
        <w:numPr>
          <w:ilvl w:val="0"/>
          <w:numId w:val="15"/>
        </w:numPr>
        <w:spacing w:after="0" w:line="240" w:lineRule="auto"/>
        <w:ind w:left="265" w:hanging="265"/>
        <w:jc w:val="both"/>
        <w:rPr>
          <w:color w:val="000000"/>
          <w:sz w:val="18"/>
          <w:szCs w:val="18"/>
        </w:rPr>
      </w:pPr>
      <w:r>
        <w:rPr>
          <w:color w:val="000000"/>
          <w:sz w:val="18"/>
          <w:szCs w:val="18"/>
        </w:rPr>
        <w:t>Masing-masing Pihak sepakat untuk mengganti segala kerugian yang diderita oleh Pihak lainnya sepanjang kerugian tersebut diakibatkan oleh kelalaian, kesalahan yang disengaja, penyimpangan atau pelanggaran atas kewajiban – kewajiban yang harus dilakukan Pihak tersebut sebagaimana dicantumkan dalam Perjanjian.</w:t>
      </w:r>
    </w:p>
    <w:p w14:paraId="7FD5B28D" w14:textId="77777777" w:rsidR="009A44FA" w:rsidRDefault="00C03B6E">
      <w:pPr>
        <w:numPr>
          <w:ilvl w:val="0"/>
          <w:numId w:val="15"/>
        </w:numPr>
        <w:spacing w:after="0" w:line="240" w:lineRule="auto"/>
        <w:ind w:left="265" w:hanging="265"/>
        <w:jc w:val="both"/>
        <w:rPr>
          <w:color w:val="000000"/>
          <w:sz w:val="18"/>
          <w:szCs w:val="18"/>
        </w:rPr>
      </w:pPr>
      <w:r>
        <w:rPr>
          <w:color w:val="000000"/>
          <w:sz w:val="18"/>
          <w:szCs w:val="18"/>
        </w:rPr>
        <w:t>Apabila Sengketa tidak dapat diselesaikan melalui musyawarah mufakat dalam kurun waktu 30 (tiga puluh) Hari Kalender sejak Sengketa diberitahukan oleh salah satu Pihak ke Pihak lainnya, maka Para Pihak sepakat untuk menyelesaikan Sengketa secara final melalui Arbitrase yang diselenggarakan oleh Badan Arbitrase Nasional Indonesia (“</w:t>
      </w:r>
      <w:r>
        <w:rPr>
          <w:b/>
          <w:color w:val="000000"/>
          <w:sz w:val="18"/>
          <w:szCs w:val="18"/>
        </w:rPr>
        <w:t>BANI</w:t>
      </w:r>
      <w:r>
        <w:rPr>
          <w:color w:val="000000"/>
          <w:sz w:val="18"/>
          <w:szCs w:val="18"/>
        </w:rPr>
        <w:t xml:space="preserve">”) sesuai dengan ketentuan-ketentuan BANI yang berlaku pada saat itu mengenai prosedur arbitrase. Arbitrase akan dipimpin oleh 1 (satu) orang arbiter yang ditunjuk oleh Ketua BANI dan dilaksanakan di DKI Jakarta, Indonesia, menggunakan bahasa Indonesia. Putusan arbitrase akan dianggap sebagai putusan yang berkekuatan hukum tetap, mengikat dan tidak dapat digugat kembali dan tidak ada satu Pihak pun yang dapat memulai suatu persidangan atau memasukan suatu gugatan di pengadilan manapun sehubungan dengan Sengketa yang timbul dari dan sehubungan dengan Perjanjian ini. </w:t>
      </w:r>
    </w:p>
    <w:p w14:paraId="442FB70B" w14:textId="77777777" w:rsidR="009A44FA" w:rsidRDefault="00C03B6E">
      <w:pPr>
        <w:numPr>
          <w:ilvl w:val="0"/>
          <w:numId w:val="15"/>
        </w:numPr>
        <w:spacing w:after="0" w:line="240" w:lineRule="auto"/>
        <w:ind w:left="265" w:hanging="265"/>
        <w:jc w:val="both"/>
        <w:rPr>
          <w:color w:val="000000"/>
          <w:sz w:val="18"/>
          <w:szCs w:val="18"/>
        </w:rPr>
      </w:pPr>
      <w:r>
        <w:rPr>
          <w:color w:val="000000"/>
          <w:sz w:val="18"/>
          <w:szCs w:val="18"/>
        </w:rPr>
        <w:t>Para Pihak sepakat untuk tidak melaksanakan dan/atau meneruskan proses di pengadilan atas Sengketa yang timbul atas atau sehubungan dengan Perjanjian ini.</w:t>
      </w:r>
    </w:p>
    <w:p w14:paraId="758E0985" w14:textId="77777777" w:rsidR="009A44FA" w:rsidRDefault="009A44FA">
      <w:pPr>
        <w:spacing w:after="0" w:line="240" w:lineRule="auto"/>
        <w:ind w:left="718"/>
        <w:jc w:val="both"/>
        <w:rPr>
          <w:sz w:val="18"/>
          <w:szCs w:val="18"/>
        </w:rPr>
      </w:pPr>
    </w:p>
    <w:p w14:paraId="65101C10" w14:textId="77777777" w:rsidR="009A44FA" w:rsidRDefault="00C03B6E">
      <w:pPr>
        <w:pStyle w:val="Heading1"/>
        <w:spacing w:before="0" w:after="0" w:line="360" w:lineRule="auto"/>
        <w:rPr>
          <w:sz w:val="18"/>
          <w:szCs w:val="18"/>
        </w:rPr>
      </w:pPr>
      <w:bookmarkStart w:id="19" w:name="_heading=h.nwubkdnc6c4v" w:colFirst="0" w:colLast="0"/>
      <w:bookmarkEnd w:id="19"/>
      <w:r>
        <w:rPr>
          <w:sz w:val="18"/>
          <w:szCs w:val="18"/>
        </w:rPr>
        <w:t>PASAL 7 – HAK KEKAYAAN INTELEKTUAL</w:t>
      </w:r>
    </w:p>
    <w:p w14:paraId="36118F9E" w14:textId="77777777" w:rsidR="009A44FA" w:rsidRDefault="00C03B6E">
      <w:pPr>
        <w:numPr>
          <w:ilvl w:val="0"/>
          <w:numId w:val="16"/>
        </w:numPr>
        <w:tabs>
          <w:tab w:val="left" w:pos="355"/>
        </w:tabs>
        <w:spacing w:after="0" w:line="240" w:lineRule="auto"/>
        <w:ind w:left="355" w:hanging="355"/>
        <w:jc w:val="both"/>
        <w:rPr>
          <w:sz w:val="18"/>
          <w:szCs w:val="18"/>
        </w:rPr>
      </w:pPr>
      <w:r>
        <w:rPr>
          <w:sz w:val="18"/>
          <w:szCs w:val="18"/>
        </w:rPr>
        <w:t xml:space="preserve">Hak Kekayaan Intelektual mencakup (i) hak cipta (termasuk, tidak terbatas pada, hak untuk memproduksi kembali, mendistribusikan salinan, menampilkan dan mempertunjukkan karya yang mengandung hak cipta dan untuk mempersiapkan pekerjaan turunan), pendaftaran dan permohonan hak cipta, hak atas merek dagang (termasuk, tidak terbatas pada, pendaftaran dan permohonan), hak paten, nama dagang, hak </w:t>
      </w:r>
      <w:r>
        <w:rPr>
          <w:i/>
          <w:sz w:val="18"/>
          <w:szCs w:val="18"/>
        </w:rPr>
        <w:t>mask-work</w:t>
      </w:r>
      <w:r>
        <w:rPr>
          <w:sz w:val="18"/>
          <w:szCs w:val="18"/>
        </w:rPr>
        <w:t>, rahasia dagang, hak moral, hak penulis, hak privasi, hak publisitas, algoritma, hak dalam kemasan, itikad baik dan hak kepemilikan lainnya, dan semua pembaharuan dan perpanjangannya, terlepas dari apakah hak tersebut ada di bawah hukum suatu negara atau yurisdiksi; (ii) hak dan kepentingan hukum yang tidak berwujud dibuktikan dengan atau diwujudkan dalam gagasan, desain, konsep, teknik, penemuan atau peningkatan, terlepas dari kemungkinan untuk dipatenkan, tetapi termasuk paten, pendaftaran paten, rahasia dagang, dan pengetahuan; dan (iii) semua turunan dari hal-hal tersebut di atas (untuk selanjutnya disebut sebagai “</w:t>
      </w:r>
      <w:r>
        <w:rPr>
          <w:b/>
          <w:sz w:val="18"/>
          <w:szCs w:val="18"/>
        </w:rPr>
        <w:t>HKI</w:t>
      </w:r>
      <w:r>
        <w:rPr>
          <w:sz w:val="18"/>
          <w:szCs w:val="18"/>
        </w:rPr>
        <w:t>”)</w:t>
      </w:r>
    </w:p>
    <w:p w14:paraId="5ABF7943" w14:textId="77777777" w:rsidR="009A44FA" w:rsidRDefault="00C03B6E">
      <w:pPr>
        <w:numPr>
          <w:ilvl w:val="0"/>
          <w:numId w:val="16"/>
        </w:numPr>
        <w:tabs>
          <w:tab w:val="left" w:pos="355"/>
        </w:tabs>
        <w:spacing w:after="0" w:line="240" w:lineRule="auto"/>
        <w:ind w:left="355" w:hanging="355"/>
        <w:jc w:val="both"/>
        <w:rPr>
          <w:sz w:val="18"/>
          <w:szCs w:val="18"/>
        </w:rPr>
      </w:pPr>
      <w:r>
        <w:rPr>
          <w:sz w:val="18"/>
          <w:szCs w:val="18"/>
        </w:rPr>
        <w:t xml:space="preserve">Nama, logo, merek, dan/atau segala jenis HKI yang terkait dengan identitas dan/atau kegiatan usaha masing-masing Pihak dimiliki oleh masing-masing Pihak dan tetap menjadi hak milik masing-masing Pihak. </w:t>
      </w:r>
    </w:p>
    <w:p w14:paraId="7E9BE982" w14:textId="77777777" w:rsidR="009A44FA" w:rsidRDefault="00C03B6E">
      <w:pPr>
        <w:numPr>
          <w:ilvl w:val="0"/>
          <w:numId w:val="16"/>
        </w:numPr>
        <w:tabs>
          <w:tab w:val="left" w:pos="355"/>
        </w:tabs>
        <w:spacing w:after="0" w:line="240" w:lineRule="auto"/>
        <w:ind w:left="355" w:hanging="355"/>
        <w:jc w:val="both"/>
        <w:rPr>
          <w:sz w:val="18"/>
          <w:szCs w:val="18"/>
        </w:rPr>
      </w:pPr>
      <w:r>
        <w:rPr>
          <w:sz w:val="18"/>
          <w:szCs w:val="18"/>
        </w:rPr>
        <w:t>Penggunaan nama, merek, dan logo salah satu Pihak untuk keperluan Perjanjian ini, harus mendapatkan persetujuan tertulis terlebih dahulu dari Pihak yang memiliki hak menggunakan nama, merek dan logo.</w:t>
      </w:r>
    </w:p>
    <w:p w14:paraId="3E5A2F31" w14:textId="77777777" w:rsidR="009A44FA" w:rsidRDefault="00C03B6E">
      <w:pPr>
        <w:numPr>
          <w:ilvl w:val="0"/>
          <w:numId w:val="16"/>
        </w:numPr>
        <w:tabs>
          <w:tab w:val="left" w:pos="355"/>
        </w:tabs>
        <w:spacing w:after="0" w:line="240" w:lineRule="auto"/>
        <w:ind w:left="355" w:hanging="355"/>
        <w:jc w:val="both"/>
        <w:rPr>
          <w:sz w:val="18"/>
          <w:szCs w:val="18"/>
        </w:rPr>
      </w:pPr>
      <w:r>
        <w:rPr>
          <w:sz w:val="18"/>
          <w:szCs w:val="18"/>
        </w:rPr>
        <w:t>Dalam hal salah satu Pihak bermaksud untuk menghentikan penggunaan nama, merek dan logo yang dimilikinya maka Pihak tersebut harus memberitahukan perihal maksudnya itu kepada Pihak lainnya dan Pihak lainnya itu wajib menghentikan penggunaan nama, merek dan logo Pihak yang bersangkutan selambat-lambatnya 7 (tujuh) Hari Kalender setelah menerima surat pemberitahuan tersebut.</w:t>
      </w:r>
    </w:p>
    <w:p w14:paraId="24D13428" w14:textId="77777777" w:rsidR="009A44FA" w:rsidRDefault="00C03B6E">
      <w:pPr>
        <w:numPr>
          <w:ilvl w:val="0"/>
          <w:numId w:val="16"/>
        </w:numPr>
        <w:tabs>
          <w:tab w:val="left" w:pos="355"/>
        </w:tabs>
        <w:spacing w:after="0" w:line="240" w:lineRule="auto"/>
        <w:ind w:left="355" w:hanging="355"/>
        <w:jc w:val="both"/>
        <w:rPr>
          <w:sz w:val="18"/>
          <w:szCs w:val="18"/>
        </w:rPr>
      </w:pPr>
      <w:r>
        <w:rPr>
          <w:sz w:val="18"/>
          <w:szCs w:val="18"/>
        </w:rPr>
        <w:t>Perjanjian ini tidak akan dianggap sebagai pengalihan atau transfer dari setiap HKI, atau hak terkait lainnya atas nama, merek dan logo yang dimiliki masing-masing Pihak kepada Pihak lainnya.</w:t>
      </w:r>
    </w:p>
    <w:p w14:paraId="08CAB5B5" w14:textId="77777777" w:rsidR="009A44FA" w:rsidRDefault="00C03B6E">
      <w:pPr>
        <w:numPr>
          <w:ilvl w:val="0"/>
          <w:numId w:val="16"/>
        </w:numPr>
        <w:spacing w:after="0" w:line="240" w:lineRule="auto"/>
        <w:jc w:val="both"/>
        <w:rPr>
          <w:color w:val="000000"/>
          <w:sz w:val="18"/>
          <w:szCs w:val="18"/>
        </w:rPr>
      </w:pPr>
      <w:r>
        <w:rPr>
          <w:color w:val="000000"/>
          <w:sz w:val="18"/>
          <w:szCs w:val="18"/>
        </w:rPr>
        <w:t>Para Pihak baik secara sendiri-sendiri atau bersama-sama menjamin bahwa kegiatan-kegiatan yang dilakukannya berdasarkan Perjanjian ini tidak melanggar HKI milik pihak lain. Apabila di kemudian hari terdapat gugatan atas HKI yang diberikan oleh salah satu Pihak, maka Pihak yang memberikan HKI tersebut akan bertanggung jawab sepenuhnya atas gugatan tersebut.</w:t>
      </w:r>
    </w:p>
    <w:p w14:paraId="63A985B1" w14:textId="77777777" w:rsidR="009A44FA" w:rsidRDefault="009A44FA">
      <w:pPr>
        <w:spacing w:after="0" w:line="240" w:lineRule="auto"/>
        <w:ind w:left="360"/>
        <w:jc w:val="both"/>
        <w:rPr>
          <w:color w:val="000000"/>
          <w:sz w:val="18"/>
          <w:szCs w:val="18"/>
        </w:rPr>
      </w:pPr>
    </w:p>
    <w:p w14:paraId="797AC631" w14:textId="77777777" w:rsidR="009A44FA" w:rsidRDefault="009A44FA">
      <w:pPr>
        <w:spacing w:after="0" w:line="240" w:lineRule="auto"/>
        <w:ind w:left="360"/>
        <w:jc w:val="both"/>
        <w:rPr>
          <w:color w:val="000000"/>
          <w:sz w:val="18"/>
          <w:szCs w:val="18"/>
        </w:rPr>
      </w:pPr>
    </w:p>
    <w:p w14:paraId="76123F68" w14:textId="77777777" w:rsidR="009A44FA" w:rsidRDefault="00C03B6E">
      <w:pPr>
        <w:spacing w:after="0" w:line="360" w:lineRule="auto"/>
        <w:rPr>
          <w:color w:val="000000"/>
          <w:sz w:val="18"/>
          <w:szCs w:val="18"/>
        </w:rPr>
      </w:pPr>
      <w:r>
        <w:rPr>
          <w:b/>
          <w:color w:val="000000"/>
          <w:sz w:val="18"/>
          <w:szCs w:val="18"/>
        </w:rPr>
        <w:lastRenderedPageBreak/>
        <w:t>PASAL 8 – PERNYATAAN DAN JAMINAN</w:t>
      </w:r>
    </w:p>
    <w:p w14:paraId="3517717E" w14:textId="77777777" w:rsidR="009A44FA" w:rsidRDefault="00C03B6E">
      <w:pPr>
        <w:spacing w:line="240" w:lineRule="auto"/>
        <w:rPr>
          <w:sz w:val="18"/>
          <w:szCs w:val="18"/>
        </w:rPr>
      </w:pPr>
      <w:r>
        <w:rPr>
          <w:sz w:val="18"/>
          <w:szCs w:val="18"/>
        </w:rPr>
        <w:t>Masing-masing Pihak menyatakan dan menjamin kepada Pihak lainnya, bahwa:</w:t>
      </w:r>
    </w:p>
    <w:p w14:paraId="5F69BA3A" w14:textId="77777777" w:rsidR="009A44FA" w:rsidRDefault="00C03B6E">
      <w:pPr>
        <w:numPr>
          <w:ilvl w:val="0"/>
          <w:numId w:val="17"/>
        </w:numPr>
        <w:spacing w:after="0" w:line="240" w:lineRule="auto"/>
        <w:ind w:left="362" w:hanging="364"/>
        <w:jc w:val="both"/>
        <w:rPr>
          <w:sz w:val="18"/>
          <w:szCs w:val="18"/>
        </w:rPr>
      </w:pPr>
      <w:r>
        <w:rPr>
          <w:sz w:val="18"/>
          <w:szCs w:val="18"/>
        </w:rPr>
        <w:t>Masing-masing Pihak tidak terlibat dalam sengketa, perkara, tuntutan, gugatan, atau terdapat proses persidangan atau proses penyelesaian sengketa lainnya, yang secara material dapat mempengaruhi kemampuan masing-masing Pihak untuk melaksanakan dan mematuhi kewajibannya berdasarkan Perjanjian ini.</w:t>
      </w:r>
    </w:p>
    <w:p w14:paraId="761A1989" w14:textId="77777777" w:rsidR="009A44FA" w:rsidRDefault="00C03B6E">
      <w:pPr>
        <w:numPr>
          <w:ilvl w:val="0"/>
          <w:numId w:val="17"/>
        </w:numPr>
        <w:spacing w:after="0" w:line="240" w:lineRule="auto"/>
        <w:ind w:left="362" w:hanging="364"/>
        <w:jc w:val="both"/>
        <w:rPr>
          <w:sz w:val="18"/>
          <w:szCs w:val="18"/>
        </w:rPr>
      </w:pPr>
      <w:r>
        <w:rPr>
          <w:sz w:val="18"/>
          <w:szCs w:val="18"/>
        </w:rPr>
        <w:t>Penandatanganan, pelaksanaan hak dan/atau kewajiban berdasarkan Perjanjian ini tidak melanggar Perjanjian lain yang mengikat masing-masing Pihak.</w:t>
      </w:r>
    </w:p>
    <w:p w14:paraId="62528E22" w14:textId="77777777" w:rsidR="009A44FA" w:rsidRDefault="00C03B6E">
      <w:pPr>
        <w:numPr>
          <w:ilvl w:val="0"/>
          <w:numId w:val="17"/>
        </w:numPr>
        <w:spacing w:after="0" w:line="240" w:lineRule="auto"/>
        <w:ind w:left="362" w:hanging="364"/>
        <w:jc w:val="both"/>
        <w:rPr>
          <w:sz w:val="18"/>
          <w:szCs w:val="18"/>
        </w:rPr>
      </w:pPr>
      <w:r>
        <w:rPr>
          <w:sz w:val="18"/>
          <w:szCs w:val="18"/>
        </w:rPr>
        <w:t>Masing-masing Pihak adalah perusahaan yang didirikan secara sah berdasarkan hukum Negara Republik Indonesia dan telah memiliki seluruh perizinan yang diperlukan untuk melaksanakan kewajibannya berdasarkan Perjanjian ini.</w:t>
      </w:r>
    </w:p>
    <w:p w14:paraId="1423A7D0" w14:textId="77777777" w:rsidR="009A44FA" w:rsidRDefault="00C03B6E">
      <w:pPr>
        <w:numPr>
          <w:ilvl w:val="0"/>
          <w:numId w:val="17"/>
        </w:numPr>
        <w:spacing w:after="0" w:line="240" w:lineRule="auto"/>
        <w:ind w:left="362" w:hanging="364"/>
        <w:jc w:val="both"/>
        <w:rPr>
          <w:sz w:val="18"/>
          <w:szCs w:val="18"/>
        </w:rPr>
      </w:pPr>
      <w:r>
        <w:rPr>
          <w:sz w:val="18"/>
          <w:szCs w:val="18"/>
        </w:rPr>
        <w:t>Wakil dari masing - masing Pihak yang menandatangani Perjanjian ini adalah pihak yang berwenang untuk dan atas nama masing - masing Pihak. Dalam hal Para Pihak diwakili oleh Pihak (-pihak) lain sebagai kuasa dalam menandatangani Perjanjian ini, Pihak (-pihak) tersebut mempunyai kuasa dan wewenang penuh yang sah untuk melakukan penandatanganan itu untuk dan atas nama serta dalam mewakili Para Pihak.</w:t>
      </w:r>
    </w:p>
    <w:p w14:paraId="36E99AE6" w14:textId="77777777" w:rsidR="009A44FA" w:rsidRDefault="00C03B6E">
      <w:pPr>
        <w:numPr>
          <w:ilvl w:val="0"/>
          <w:numId w:val="17"/>
        </w:numPr>
        <w:spacing w:after="0" w:line="240" w:lineRule="auto"/>
        <w:ind w:left="362" w:hanging="364"/>
        <w:jc w:val="both"/>
        <w:rPr>
          <w:sz w:val="18"/>
          <w:szCs w:val="18"/>
        </w:rPr>
      </w:pPr>
      <w:r>
        <w:rPr>
          <w:sz w:val="18"/>
          <w:szCs w:val="18"/>
        </w:rPr>
        <w:t>Mitra akan melepaskan Halodoc dari setiap, termasuk namun tidak terbatas pada, kerugian, kerusakan, klaim dan/atau gugatan hukum dari Pasien dan/atau ahli waris Pasien dan/atau pihak mana pun terkait dengan atau yang timbul dari Layanan Kesehatan yang diberikan oleh Mitra kepada Pasien.</w:t>
      </w:r>
    </w:p>
    <w:p w14:paraId="3AE83635" w14:textId="77777777" w:rsidR="009A44FA" w:rsidRDefault="009A44FA">
      <w:pPr>
        <w:spacing w:after="0" w:line="240" w:lineRule="auto"/>
        <w:ind w:left="362"/>
        <w:jc w:val="both"/>
        <w:rPr>
          <w:sz w:val="18"/>
          <w:szCs w:val="18"/>
        </w:rPr>
      </w:pPr>
    </w:p>
    <w:p w14:paraId="7974621F" w14:textId="77777777" w:rsidR="009A44FA" w:rsidRDefault="00C03B6E">
      <w:pPr>
        <w:spacing w:after="0" w:line="360" w:lineRule="auto"/>
        <w:rPr>
          <w:color w:val="000000"/>
          <w:sz w:val="18"/>
          <w:szCs w:val="18"/>
        </w:rPr>
      </w:pPr>
      <w:r>
        <w:rPr>
          <w:b/>
          <w:color w:val="000000"/>
          <w:sz w:val="18"/>
          <w:szCs w:val="18"/>
        </w:rPr>
        <w:t>PASAL 9 – PENERAPAN ANTI KORUPSI, PENCUCIAN UANG DAN PENCEGAHAN PENDANAAN TERORISME</w:t>
      </w:r>
    </w:p>
    <w:p w14:paraId="00E53B6C" w14:textId="77777777" w:rsidR="009A44FA" w:rsidRDefault="00C03B6E">
      <w:pPr>
        <w:numPr>
          <w:ilvl w:val="0"/>
          <w:numId w:val="18"/>
        </w:numPr>
        <w:spacing w:after="0" w:line="240" w:lineRule="auto"/>
        <w:ind w:left="355" w:hanging="355"/>
        <w:jc w:val="both"/>
        <w:rPr>
          <w:color w:val="000000"/>
          <w:sz w:val="18"/>
          <w:szCs w:val="18"/>
        </w:rPr>
      </w:pPr>
      <w:r>
        <w:rPr>
          <w:color w:val="000000"/>
          <w:sz w:val="18"/>
          <w:szCs w:val="18"/>
        </w:rPr>
        <w:t>Para Pihak tidak akan memberikan pemberian dalam bentuk apapun, termasuk namun tidak terbatas pada honorarium, uang jasa, hadiah atau bingkisan, kepada setiap karyawan atau manajemen dan direksi Pihak lainnya atau pihak ketiga manapun sehubungan dengan pelaksanaan Perjanjian ini.</w:t>
      </w:r>
    </w:p>
    <w:p w14:paraId="752550F5" w14:textId="77777777" w:rsidR="009A44FA" w:rsidRDefault="00C03B6E">
      <w:pPr>
        <w:numPr>
          <w:ilvl w:val="0"/>
          <w:numId w:val="18"/>
        </w:numPr>
        <w:spacing w:after="0" w:line="240" w:lineRule="auto"/>
        <w:ind w:left="355" w:hanging="355"/>
        <w:jc w:val="both"/>
        <w:rPr>
          <w:color w:val="000000"/>
          <w:sz w:val="18"/>
          <w:szCs w:val="18"/>
        </w:rPr>
      </w:pPr>
      <w:r>
        <w:rPr>
          <w:color w:val="000000"/>
          <w:sz w:val="18"/>
          <w:szCs w:val="18"/>
        </w:rPr>
        <w:t>Dalam hal terjadi pelanggaran oleh salah satu Pihak sehubungan dengan ketentuan ini maka akan menyebabkan berakhirnya Perjanjian ini, dan setiap kerugian yang timbul akibat pengakhiran ini akan menjadi tanggung jawab dari Pihak yang melakukan pelanggaran sebagaimana dimaksud dalam ketentuan ini.</w:t>
      </w:r>
    </w:p>
    <w:p w14:paraId="339FC616" w14:textId="77777777" w:rsidR="009A44FA" w:rsidRDefault="00C03B6E">
      <w:pPr>
        <w:numPr>
          <w:ilvl w:val="0"/>
          <w:numId w:val="18"/>
        </w:numPr>
        <w:spacing w:after="0" w:line="240" w:lineRule="auto"/>
        <w:ind w:left="355" w:hanging="355"/>
        <w:jc w:val="both"/>
        <w:rPr>
          <w:color w:val="000000"/>
          <w:sz w:val="18"/>
          <w:szCs w:val="18"/>
        </w:rPr>
      </w:pPr>
      <w:r>
        <w:rPr>
          <w:color w:val="000000"/>
          <w:sz w:val="18"/>
          <w:szCs w:val="18"/>
        </w:rPr>
        <w:t>Para Pihak sepakat menyatakan dan menjamin hal sebagai berikut:</w:t>
      </w:r>
    </w:p>
    <w:p w14:paraId="137EFB68" w14:textId="77777777" w:rsidR="009A44FA" w:rsidRDefault="00C03B6E">
      <w:pPr>
        <w:numPr>
          <w:ilvl w:val="1"/>
          <w:numId w:val="18"/>
        </w:numPr>
        <w:spacing w:after="0" w:line="240" w:lineRule="auto"/>
        <w:ind w:left="638" w:hanging="283"/>
        <w:jc w:val="both"/>
        <w:rPr>
          <w:color w:val="000000"/>
          <w:sz w:val="18"/>
          <w:szCs w:val="18"/>
        </w:rPr>
      </w:pPr>
      <w:r>
        <w:rPr>
          <w:color w:val="000000"/>
          <w:sz w:val="18"/>
          <w:szCs w:val="18"/>
        </w:rPr>
        <w:t>telah mengetahui dan memahami seluruh peraturan perundang-undangan anti-suap dan anti korupsi yang berlaku dari waktu ke waktu terhadap setiap transaksi bisnis dan kegiatan yang dilakukan sehubungan dengan Perjanjian ini, dan tidak akan melakukan tindakan apapun yang melanggar atau mungkin dapat melanggar peraturan perundang-undangan anti-suap dan anti korupsi;</w:t>
      </w:r>
    </w:p>
    <w:p w14:paraId="097F8E37" w14:textId="77777777" w:rsidR="009A44FA" w:rsidRDefault="00C03B6E">
      <w:pPr>
        <w:numPr>
          <w:ilvl w:val="1"/>
          <w:numId w:val="18"/>
        </w:numPr>
        <w:spacing w:after="0" w:line="240" w:lineRule="auto"/>
        <w:ind w:left="638" w:hanging="283"/>
        <w:jc w:val="both"/>
        <w:rPr>
          <w:color w:val="000000"/>
          <w:sz w:val="18"/>
          <w:szCs w:val="18"/>
        </w:rPr>
      </w:pPr>
      <w:r>
        <w:rPr>
          <w:color w:val="000000"/>
          <w:sz w:val="18"/>
          <w:szCs w:val="18"/>
        </w:rPr>
        <w:t>telah mengetahui dan memahami seluruh peraturan perundang-undangan dan peraturan pelaksanaan yang diterbitkan oleh Bank Indonesia dan Otoritas Jasa Keuangan mengenai anti pencucian uang dan pencegahan pendanaan terorisme;</w:t>
      </w:r>
    </w:p>
    <w:p w14:paraId="7D7F87C1" w14:textId="77777777" w:rsidR="009A44FA" w:rsidRDefault="00C03B6E">
      <w:pPr>
        <w:numPr>
          <w:ilvl w:val="1"/>
          <w:numId w:val="18"/>
        </w:numPr>
        <w:spacing w:after="0" w:line="240" w:lineRule="auto"/>
        <w:ind w:left="638" w:hanging="283"/>
        <w:jc w:val="both"/>
        <w:rPr>
          <w:color w:val="000000"/>
          <w:sz w:val="18"/>
          <w:szCs w:val="18"/>
        </w:rPr>
      </w:pPr>
      <w:r>
        <w:rPr>
          <w:color w:val="000000"/>
          <w:sz w:val="18"/>
          <w:szCs w:val="18"/>
        </w:rPr>
        <w:t>tujuan kerja sama ini dan setiap transaksi bisnis dan kegiatan yang dilakukan sehubungan dengan Perjanjian ini tidak melanggar peraturan perundang-undangan serta peraturan pelaksananya berikut mengenai anti suap, anti korupsi, anti pencucian uang dan pencegahan pendanaan terorisme;</w:t>
      </w:r>
    </w:p>
    <w:p w14:paraId="2087E4A9" w14:textId="77777777" w:rsidR="009A44FA" w:rsidRDefault="00C03B6E">
      <w:pPr>
        <w:numPr>
          <w:ilvl w:val="1"/>
          <w:numId w:val="18"/>
        </w:numPr>
        <w:spacing w:after="0" w:line="240" w:lineRule="auto"/>
        <w:ind w:left="638" w:hanging="283"/>
        <w:jc w:val="both"/>
        <w:rPr>
          <w:color w:val="000000"/>
          <w:sz w:val="18"/>
          <w:szCs w:val="18"/>
        </w:rPr>
      </w:pPr>
      <w:r>
        <w:rPr>
          <w:color w:val="000000"/>
          <w:sz w:val="18"/>
          <w:szCs w:val="18"/>
        </w:rPr>
        <w:t>memenuhi, dan harus memastikan bahwa masing-masing dari pemimpin, pemilik, pemegang saham, pejabat, direksi, karyawan mematuhi semua peraturan perundang-undangan serta peraturan pelaksananya berikut mengenai anti suap, anti korupsi, anti pencucian uang dan pencegahan pendanaan terorisme dalam setiap transaksi bisnis dan kegiatan yang dilakukan sehubungan dengan Perjanjian ini; dan</w:t>
      </w:r>
    </w:p>
    <w:p w14:paraId="185BF074" w14:textId="77777777" w:rsidR="009A44FA" w:rsidRDefault="00C03B6E">
      <w:pPr>
        <w:numPr>
          <w:ilvl w:val="1"/>
          <w:numId w:val="18"/>
        </w:numPr>
        <w:spacing w:after="0" w:line="240" w:lineRule="auto"/>
        <w:ind w:left="638" w:hanging="283"/>
        <w:jc w:val="both"/>
        <w:rPr>
          <w:color w:val="000000"/>
          <w:sz w:val="18"/>
          <w:szCs w:val="18"/>
        </w:rPr>
      </w:pPr>
      <w:r>
        <w:rPr>
          <w:color w:val="000000"/>
          <w:sz w:val="18"/>
          <w:szCs w:val="18"/>
        </w:rPr>
        <w:t>mewajibkan pegawainya untuk memelihara reputasi yang baik dari Pihak tersebut dalam melaksanakan kerja sama sebagaimana dimaksud dalam Perjanjian ini dengan jujur, itikad baik, serta tunduk dan patuh terhadap, kebijakan, pedoman-pedoman, standar etika, dan peraturan mengenai benturan kepentingan yang berlaku bagi setiap Pihak.</w:t>
      </w:r>
    </w:p>
    <w:p w14:paraId="1A244971" w14:textId="77777777" w:rsidR="009A44FA" w:rsidRDefault="009A44FA">
      <w:pPr>
        <w:spacing w:after="0" w:line="240" w:lineRule="auto"/>
        <w:ind w:left="638"/>
        <w:jc w:val="both"/>
        <w:rPr>
          <w:color w:val="000000"/>
          <w:sz w:val="18"/>
          <w:szCs w:val="18"/>
        </w:rPr>
      </w:pPr>
    </w:p>
    <w:p w14:paraId="7D222979" w14:textId="77777777" w:rsidR="009A44FA" w:rsidRDefault="00C03B6E">
      <w:pPr>
        <w:spacing w:after="0" w:line="360" w:lineRule="auto"/>
        <w:ind w:hanging="2"/>
        <w:rPr>
          <w:b/>
          <w:color w:val="000000"/>
          <w:sz w:val="18"/>
          <w:szCs w:val="18"/>
        </w:rPr>
      </w:pPr>
      <w:r>
        <w:rPr>
          <w:b/>
          <w:color w:val="000000"/>
          <w:sz w:val="18"/>
          <w:szCs w:val="18"/>
        </w:rPr>
        <w:t>PASAL 10 – KERAHASIAAN DAN PERLINDUNGAN DATA PRIBADI</w:t>
      </w:r>
    </w:p>
    <w:p w14:paraId="229DF45B"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t>Setiap Pihak akan (dan akan memastikan bahwa setiap penasihat dan perusahaan terkait atau Afiliasinya, akan) merahasiakan semua informasi rahasia terkait Pihak lainnya, termasuk namun tidak terbatas pada kerja sama berdasarkan Perjanjian ini (“</w:t>
      </w:r>
      <w:r>
        <w:rPr>
          <w:b/>
          <w:color w:val="000000"/>
          <w:sz w:val="18"/>
          <w:szCs w:val="18"/>
        </w:rPr>
        <w:t>Informasi Rahasia</w:t>
      </w:r>
      <w:r>
        <w:rPr>
          <w:color w:val="000000"/>
          <w:sz w:val="18"/>
          <w:szCs w:val="18"/>
        </w:rPr>
        <w:t>”). Para Pihak wajib memastikan bahwa Informasi Rahasia dari Pihak lainnya hanya akan diberikan kepada pegawai atau pihak-pihak yang mungkin memerlukan Informasi Rahasia itu agar dapat melaksanakan tugas mereka sebagaimana mestinya dengan persetujuan tertulis dari Para Pihak.</w:t>
      </w:r>
    </w:p>
    <w:p w14:paraId="20B40208"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t>Kewajiban menjaga Informasi Rahasia akan mengikat Para Pihak selama Jangka Waktu Perjanjian ini dan akan terus mengikat Para Pihak setelah Perjanjian ini diakhiri (karena alasan apapun) selama Informasi Rahasia tersebut masih bersifat rahasia.</w:t>
      </w:r>
    </w:p>
    <w:p w14:paraId="34BE9E83"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t>Kewajiban untuk merahasiakan Informasi Rahasia menjadi tidak berlaku, apabila:</w:t>
      </w:r>
    </w:p>
    <w:p w14:paraId="0FD3C483" w14:textId="77777777" w:rsidR="009A44FA" w:rsidRDefault="00C03B6E">
      <w:pPr>
        <w:numPr>
          <w:ilvl w:val="1"/>
          <w:numId w:val="20"/>
        </w:numPr>
        <w:spacing w:after="0" w:line="240" w:lineRule="auto"/>
        <w:ind w:left="638" w:hanging="283"/>
        <w:jc w:val="both"/>
        <w:rPr>
          <w:color w:val="000000"/>
          <w:sz w:val="18"/>
          <w:szCs w:val="18"/>
        </w:rPr>
      </w:pPr>
      <w:r>
        <w:rPr>
          <w:color w:val="000000"/>
          <w:sz w:val="18"/>
          <w:szCs w:val="18"/>
        </w:rPr>
        <w:t>Informasi Rahasia menjadi tersedia untuk masyarakat umum dimana ketersediaan tersebut bukan disebabkan oleh pelanggaran kewajiban-kewajiban berdasarkan Pasal 5 Perjanjian ini oleh salah satu Pihak;</w:t>
      </w:r>
    </w:p>
    <w:p w14:paraId="4A267C8D" w14:textId="77777777" w:rsidR="009A44FA" w:rsidRDefault="00C03B6E">
      <w:pPr>
        <w:numPr>
          <w:ilvl w:val="1"/>
          <w:numId w:val="20"/>
        </w:numPr>
        <w:spacing w:after="0" w:line="240" w:lineRule="auto"/>
        <w:ind w:left="638" w:hanging="283"/>
        <w:jc w:val="both"/>
        <w:rPr>
          <w:color w:val="000000"/>
          <w:sz w:val="18"/>
          <w:szCs w:val="18"/>
        </w:rPr>
      </w:pPr>
      <w:r>
        <w:rPr>
          <w:color w:val="000000"/>
          <w:sz w:val="18"/>
          <w:szCs w:val="18"/>
        </w:rPr>
        <w:t>Informasi Rahasia tersebut diperintahkan untuk diungkapkan guna memenuhi perintah pengadilan atau badan pemerintahan lain yang berwenang berdasarkan peraturan perundang-undangan yang berlaku. Dalam hal ini, Pihak yang diminta untuk mengungkapkan Informasi Rahasia tersebut harus, sepanjang dimungkinkan oleh peraturan perundang – undangan: (i) memberitahukan kepada Pihak lainnya atas permintaan tersebut sebelum Informasi Rahasia tersebut diungkapkan dan (ii) bekerja sama dengan Pihak lainnya sehubungan dengan waktu dan isi pengumuman atau pengungkapan tersebut atau tindakan apa pun yang dapat dipilih secara wajar oleh Pihak lainnya untuk membantah dari perintah pengungkapan tersebut;</w:t>
      </w:r>
    </w:p>
    <w:p w14:paraId="41851872" w14:textId="77777777" w:rsidR="009A44FA" w:rsidRDefault="00C03B6E">
      <w:pPr>
        <w:numPr>
          <w:ilvl w:val="1"/>
          <w:numId w:val="20"/>
        </w:numPr>
        <w:spacing w:after="0" w:line="240" w:lineRule="auto"/>
        <w:ind w:left="638" w:hanging="283"/>
        <w:jc w:val="both"/>
        <w:rPr>
          <w:color w:val="000000"/>
          <w:sz w:val="18"/>
          <w:szCs w:val="18"/>
        </w:rPr>
      </w:pPr>
      <w:r>
        <w:rPr>
          <w:color w:val="000000"/>
          <w:sz w:val="18"/>
          <w:szCs w:val="18"/>
        </w:rPr>
        <w:t>Informasi Rahasia tersebut diungkapkan atas dasar kerahasiaan penuh (on a strictly confidential basis) oleh setiap Pihak kepada penasihat, auditor, konsultan profesionalnya, atau para pemegang sahamnya; dan/atau</w:t>
      </w:r>
    </w:p>
    <w:p w14:paraId="2A07A47B" w14:textId="77777777" w:rsidR="009A44FA" w:rsidRDefault="00C03B6E">
      <w:pPr>
        <w:numPr>
          <w:ilvl w:val="1"/>
          <w:numId w:val="20"/>
        </w:numPr>
        <w:spacing w:after="0" w:line="240" w:lineRule="auto"/>
        <w:ind w:left="638" w:hanging="283"/>
        <w:jc w:val="both"/>
        <w:rPr>
          <w:color w:val="000000"/>
          <w:sz w:val="18"/>
          <w:szCs w:val="18"/>
        </w:rPr>
      </w:pPr>
      <w:r>
        <w:rPr>
          <w:color w:val="000000"/>
          <w:sz w:val="18"/>
          <w:szCs w:val="18"/>
        </w:rPr>
        <w:t>Informasi Rahasia tersebut diberikan kepada pihak lain sesuai persetujuan tertulis Para Pihak.</w:t>
      </w:r>
    </w:p>
    <w:p w14:paraId="023DDF13"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t>Masing-masing Pihak berkewajiban untuk menjaga kerahasiaan setiap data pribadi mengenai Pasien (“</w:t>
      </w:r>
      <w:r>
        <w:rPr>
          <w:b/>
          <w:color w:val="000000"/>
          <w:sz w:val="18"/>
          <w:szCs w:val="18"/>
        </w:rPr>
        <w:t>Data Pribadi</w:t>
      </w:r>
      <w:r>
        <w:rPr>
          <w:color w:val="000000"/>
          <w:sz w:val="18"/>
          <w:szCs w:val="18"/>
        </w:rPr>
        <w:t xml:space="preserve">”) dengan segala daya upaya dan sesuai dengan ketentuan pada syarat dan ketentuan yang berlaku dan peraturan perundang-undangan di Indonesia. </w:t>
      </w:r>
    </w:p>
    <w:p w14:paraId="1AA38DF5"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lastRenderedPageBreak/>
        <w:t xml:space="preserve">Pihak penerima Data Pribadi tidak boleh secara langsung atau tidak langsung menggunakan, menjual, menyewakan, mentransfer, mendistribusikan, mengungkapkan atau menyediakan Data Pribadi untuk tujuan pihak penerima sendiri atau selain dari tujuan Perjanjian ini. </w:t>
      </w:r>
    </w:p>
    <w:p w14:paraId="0F89B05F"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t>Data Pribadi hanya akan diproses: (i) semata-mata untuk tujuan memenuhi kewajiban dan ketentuannya dalam Perjanjian ini, dan/atau (ii) ketika diharuskan oleh undang-undang yang berlaku dan peraturan atau perintah pengadilan.</w:t>
      </w:r>
    </w:p>
    <w:p w14:paraId="303FF81E"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t xml:space="preserve">Masing-masing Pihak wajib bertanggung jawab seluruhnya kepada Pihak lainnya, apabila terdapat tuntutan/gugatan, kesalahan, kelalaian, atau kerugian yang disebabkan oleh salah satu Pihak termasuk namun tidak terbatas pada kebocoran data pada sistem salah satu Pihak atau insiden keamanan yang terjadi pada sistem salah satu Pihak, yang mengakibatkan kerugian secara langsung atau pun tidak langsung pada Pihak lainnya. </w:t>
      </w:r>
    </w:p>
    <w:p w14:paraId="211E54F1"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t>Para Pihak menjamin dan menyatakan bahwa pelaksanaan Perjanjian ini tunduk kepada peraturan perundang-undangan yang berlaku di Indonesia termasuk namun tidak terbatas pada Undang-Undang No. 27 Tahun 2022 tentang Perlindungan Data Pribadi (“</w:t>
      </w:r>
      <w:r>
        <w:rPr>
          <w:b/>
          <w:color w:val="000000"/>
          <w:sz w:val="18"/>
          <w:szCs w:val="18"/>
        </w:rPr>
        <w:t>UU PDP</w:t>
      </w:r>
      <w:r>
        <w:rPr>
          <w:color w:val="000000"/>
          <w:sz w:val="18"/>
          <w:szCs w:val="18"/>
        </w:rPr>
        <w:t>”) dengan segala peraturan pelaksananya berikut dengan perubahannya. Ketentuan dalam Pasal ini tetap berlaku walaupun Perjanjian ini telah berakhir atau diakhiri.</w:t>
      </w:r>
    </w:p>
    <w:p w14:paraId="23AD6450" w14:textId="77777777" w:rsidR="009A44FA" w:rsidRDefault="00C03B6E">
      <w:pPr>
        <w:numPr>
          <w:ilvl w:val="0"/>
          <w:numId w:val="19"/>
        </w:numPr>
        <w:spacing w:after="0" w:line="240" w:lineRule="auto"/>
        <w:ind w:left="360"/>
        <w:jc w:val="both"/>
        <w:rPr>
          <w:color w:val="000000"/>
          <w:sz w:val="18"/>
          <w:szCs w:val="18"/>
        </w:rPr>
      </w:pPr>
      <w:r>
        <w:rPr>
          <w:color w:val="000000"/>
          <w:sz w:val="18"/>
          <w:szCs w:val="18"/>
        </w:rPr>
        <w:t>Untuk melaksanakan kerja sama ini, Mitra wajib memahami dan mematuhi seluruh peraturan perundang-undangan yang berlaku mengenai data privasi dan kebijakan privasi Aplikasi Halodoc (https://www.halodoc.com/kebijakan-privasi), yang merupakan bagian tidak terpisahkan dari Perjanjian ini dan dapat diperbaharui dari waktu ke waktu.</w:t>
      </w:r>
    </w:p>
    <w:p w14:paraId="4DEE24D5" w14:textId="77777777" w:rsidR="009A44FA" w:rsidRDefault="009A44FA">
      <w:pPr>
        <w:spacing w:after="0" w:line="240" w:lineRule="auto"/>
        <w:ind w:left="360"/>
        <w:jc w:val="both"/>
        <w:rPr>
          <w:color w:val="000000"/>
          <w:sz w:val="18"/>
          <w:szCs w:val="18"/>
        </w:rPr>
      </w:pPr>
    </w:p>
    <w:p w14:paraId="4407DC11" w14:textId="77777777" w:rsidR="009A44FA" w:rsidRDefault="00C03B6E">
      <w:pPr>
        <w:spacing w:line="240" w:lineRule="auto"/>
        <w:rPr>
          <w:b/>
          <w:sz w:val="18"/>
          <w:szCs w:val="18"/>
        </w:rPr>
      </w:pPr>
      <w:r>
        <w:rPr>
          <w:b/>
          <w:sz w:val="18"/>
          <w:szCs w:val="18"/>
        </w:rPr>
        <w:t>PASAL 11 – PEMBERITAHUAN</w:t>
      </w:r>
    </w:p>
    <w:p w14:paraId="7C924619" w14:textId="77777777" w:rsidR="009A44FA" w:rsidRDefault="00C03B6E">
      <w:pPr>
        <w:numPr>
          <w:ilvl w:val="3"/>
          <w:numId w:val="21"/>
        </w:numPr>
        <w:spacing w:after="0" w:line="240" w:lineRule="auto"/>
        <w:ind w:left="284" w:hanging="284"/>
        <w:jc w:val="both"/>
        <w:rPr>
          <w:color w:val="000000"/>
          <w:sz w:val="18"/>
          <w:szCs w:val="18"/>
        </w:rPr>
      </w:pPr>
      <w:r>
        <w:rPr>
          <w:color w:val="000000"/>
          <w:sz w:val="18"/>
          <w:szCs w:val="18"/>
        </w:rPr>
        <w:t>Setiap pemberitahuan, permintaan, dan lain-lain berkaitan dengan Perjanjian ini harus dibuat secara tertulis dan harus dikirim dengan surat tercatat, jasa kurir, dikirim secara langsung dengan mendapat tanda terima, atau melalui email, yang ditujukan ke alamat tertera di Perjanjian.</w:t>
      </w:r>
    </w:p>
    <w:p w14:paraId="129829B1" w14:textId="77777777" w:rsidR="009A44FA" w:rsidRDefault="00C03B6E">
      <w:pPr>
        <w:numPr>
          <w:ilvl w:val="3"/>
          <w:numId w:val="21"/>
        </w:numPr>
        <w:spacing w:after="0" w:line="240" w:lineRule="auto"/>
        <w:ind w:left="284" w:hanging="284"/>
        <w:jc w:val="both"/>
        <w:rPr>
          <w:color w:val="000000"/>
          <w:sz w:val="18"/>
          <w:szCs w:val="18"/>
        </w:rPr>
      </w:pPr>
      <w:r>
        <w:rPr>
          <w:color w:val="000000"/>
          <w:sz w:val="18"/>
          <w:szCs w:val="18"/>
        </w:rPr>
        <w:t>Pemberitahuan dianggap telah diterima oleh Pihak yang dituju pada saat ditandatanganinya tanda terima oleh Pihak yang dituju dalam hal dikirim langsung atau menggunakan jasa kurir, dalam 3 (tiga) Hari Kerja setelah tanggal pengiriman jika pemberitahuan disampaikan melalui surat tercatat dan konfirmasi laporan pengiriman telah diterima oleh pengirim, pada tanggal diterimanya email, jika pemberitahuan disampaikan melalui email.</w:t>
      </w:r>
    </w:p>
    <w:p w14:paraId="72842179" w14:textId="77777777" w:rsidR="009A44FA" w:rsidRDefault="00C03B6E">
      <w:pPr>
        <w:numPr>
          <w:ilvl w:val="3"/>
          <w:numId w:val="21"/>
        </w:numPr>
        <w:spacing w:after="0" w:line="240" w:lineRule="auto"/>
        <w:ind w:left="284" w:hanging="284"/>
        <w:jc w:val="both"/>
        <w:rPr>
          <w:color w:val="000000"/>
          <w:sz w:val="18"/>
          <w:szCs w:val="18"/>
        </w:rPr>
      </w:pPr>
      <w:r>
        <w:rPr>
          <w:color w:val="000000"/>
          <w:sz w:val="18"/>
          <w:szCs w:val="18"/>
        </w:rPr>
        <w:t>Setiap perubahan alamat salah satu Pihak sebagaimana dirinci di atas wajib diberitahukan kepada Pihak lainnya melalui sarana di atas dalam waktu selambat-lambatnya 5 (lima) Hari Kerja sebelum perubahan alamat tersebut berlaku efektif. Apabila pemberitahuan perubahan alamat tersebut tidak dilakukan sesuai ketentuan sebagaimana dimaksud dalam ayat ini, maka pemberitahuan dianggap sah apabila ditujukan ke alamat yang tercantum dalam ayat 1 Pasal ini atau alamat terakhir yang tercatat pada Para Pihak.</w:t>
      </w:r>
    </w:p>
    <w:p w14:paraId="5205054F" w14:textId="77777777" w:rsidR="009A44FA" w:rsidRDefault="009A44FA">
      <w:pPr>
        <w:spacing w:after="0" w:line="240" w:lineRule="auto"/>
        <w:ind w:left="284"/>
        <w:jc w:val="both"/>
        <w:rPr>
          <w:color w:val="000000"/>
          <w:sz w:val="18"/>
          <w:szCs w:val="18"/>
        </w:rPr>
      </w:pPr>
    </w:p>
    <w:p w14:paraId="25A98656" w14:textId="77777777" w:rsidR="009A44FA" w:rsidRDefault="00C03B6E">
      <w:pPr>
        <w:spacing w:line="240" w:lineRule="auto"/>
        <w:rPr>
          <w:b/>
          <w:sz w:val="18"/>
          <w:szCs w:val="18"/>
        </w:rPr>
      </w:pPr>
      <w:r>
        <w:rPr>
          <w:b/>
          <w:sz w:val="18"/>
          <w:szCs w:val="18"/>
        </w:rPr>
        <w:t>PASAL 12 – GANTI RUGI</w:t>
      </w:r>
    </w:p>
    <w:p w14:paraId="73935486" w14:textId="77777777" w:rsidR="009A44FA" w:rsidRDefault="00C03B6E">
      <w:pPr>
        <w:numPr>
          <w:ilvl w:val="3"/>
          <w:numId w:val="19"/>
        </w:numPr>
        <w:spacing w:after="0" w:line="240" w:lineRule="auto"/>
        <w:ind w:left="284" w:hanging="284"/>
        <w:jc w:val="both"/>
        <w:rPr>
          <w:color w:val="000000"/>
          <w:sz w:val="18"/>
          <w:szCs w:val="18"/>
        </w:rPr>
      </w:pPr>
      <w:r>
        <w:rPr>
          <w:color w:val="000000"/>
          <w:sz w:val="18"/>
          <w:szCs w:val="18"/>
        </w:rPr>
        <w:t>Mitra harus mengganti rugi, membela, dan membebaskan Halodoc dan Afiliasinya serta penerus dan penerima haknya, dari dan terhadap setiap dan semua kerugian, kerusakan, kewajiban, klaim, proses hukum, pajak, biaya dan pengeluaran aktual yang wajar (termasuk biaya, pencairan dana) dan biaya hukum lainnya yang wajar ditanggung oleh Halodoc dalam setiap tindakan antara Halodoc dan Mitra atau antara Halodoc dan pihak ketiga mana pun, sehubungan dengan penyelidikan atau evaluasi klaim atau lainnya) (“</w:t>
      </w:r>
      <w:r>
        <w:rPr>
          <w:b/>
          <w:color w:val="000000"/>
          <w:sz w:val="18"/>
          <w:szCs w:val="18"/>
        </w:rPr>
        <w:t>Kerugian</w:t>
      </w:r>
      <w:r>
        <w:rPr>
          <w:color w:val="000000"/>
          <w:sz w:val="18"/>
          <w:szCs w:val="18"/>
        </w:rPr>
        <w:t>”) yang ditanggung oleh Halodoc, yang diakibatkan oleh atau yang timbul dari (i) pelanggaran apa pun yang dilakukan Mitra terhadap Jaminan apa pun atau (ii) perjanjian atau perjanjian lain apa pun dalam Perjanjian ini.</w:t>
      </w:r>
    </w:p>
    <w:p w14:paraId="761E9D3A" w14:textId="77777777" w:rsidR="009A44FA" w:rsidRDefault="00C03B6E">
      <w:pPr>
        <w:numPr>
          <w:ilvl w:val="3"/>
          <w:numId w:val="19"/>
        </w:numPr>
        <w:spacing w:after="0" w:line="240" w:lineRule="auto"/>
        <w:ind w:left="284" w:hanging="284"/>
        <w:jc w:val="both"/>
        <w:rPr>
          <w:color w:val="000000"/>
          <w:sz w:val="18"/>
          <w:szCs w:val="18"/>
        </w:rPr>
      </w:pPr>
      <w:r>
        <w:rPr>
          <w:color w:val="000000"/>
          <w:sz w:val="18"/>
          <w:szCs w:val="18"/>
        </w:rPr>
        <w:t>Jika Halodoc mengetahui bahwa pihaknya memiliki klaim yang akan atau kemungkinan besar akan menimbulkan kewajiban ganti rugi berdasarkan Perjanjian ini, Halodoc akan memberikan pemberitahuan kepada Mitra untuk menyebutkan masalah atau keadaan tersebut secara rinci dan wajar sesegera mungkin. Dapat dilakukan setelah ia menyadari hal atau keadaan tersebut; dengan ketentuan bahwa, dengan tunduk pada batasan lain yang terdapat di sini, kegagalan untuk menyampaikan pemberitahuan tersebut tidak akan memengaruhi hak Halodoc untuk meminta ganti rugi berdasarkan Pasal 12 ini.</w:t>
      </w:r>
    </w:p>
    <w:p w14:paraId="0F82A05A" w14:textId="77777777" w:rsidR="009A44FA" w:rsidRDefault="009A44FA">
      <w:pPr>
        <w:spacing w:after="0" w:line="240" w:lineRule="auto"/>
        <w:ind w:left="284"/>
        <w:jc w:val="both"/>
        <w:rPr>
          <w:color w:val="000000"/>
          <w:sz w:val="18"/>
          <w:szCs w:val="18"/>
        </w:rPr>
      </w:pPr>
    </w:p>
    <w:p w14:paraId="214E4DED" w14:textId="77777777" w:rsidR="009A44FA" w:rsidRDefault="00C03B6E">
      <w:pPr>
        <w:spacing w:line="240" w:lineRule="auto"/>
        <w:jc w:val="both"/>
        <w:rPr>
          <w:b/>
          <w:sz w:val="18"/>
          <w:szCs w:val="18"/>
        </w:rPr>
      </w:pPr>
      <w:r>
        <w:rPr>
          <w:b/>
          <w:sz w:val="18"/>
          <w:szCs w:val="18"/>
        </w:rPr>
        <w:t>PASAL 13 – PEMBATASAN TANGGUNG JAWAB</w:t>
      </w:r>
    </w:p>
    <w:p w14:paraId="54103D89" w14:textId="77777777" w:rsidR="009A44FA" w:rsidRDefault="00C03B6E">
      <w:pPr>
        <w:spacing w:after="0" w:line="240" w:lineRule="auto"/>
        <w:jc w:val="both"/>
        <w:rPr>
          <w:sz w:val="18"/>
          <w:szCs w:val="18"/>
        </w:rPr>
      </w:pPr>
      <w:r>
        <w:rPr>
          <w:sz w:val="18"/>
          <w:szCs w:val="18"/>
        </w:rPr>
        <w:t>Baik Halodoc maupun Afiliasinya tidak bertanggung jawab atas Kerugian baik secara langsung maupun tidak langsung, insidental atau konsekuensial yang timbul dari Perjanjian ini atau pelaksanaan haknya berdasarkan Perjanjian ini, termasuk kehilangan keuntungan yang timbul dari atau terkait dengan pelanggaran Perjanjian ini (termasuk kelalaian atau lainnya) dan tanpa pemberitahuan sebelumnya tentang Kerugian tersebut, kecuali akibat dari salah satu Pihak, melakukan pelanggaran terhadap kerahasiaan dan perlindungan data pribadi pada Pasal 10 (Kerahasiaan dan Perlindungan Data Pribadi). Tidak ada dalam Pasal 13 ini (Pembatasan Tanggung Jawab) yang dimaksudkan untuk membatasi atau membatasi hak atau kewajiban ganti rugi salah satu Pihak kepada Pihak lainnya terkait dengan klaim pihak ketiga.</w:t>
      </w:r>
    </w:p>
    <w:p w14:paraId="0E1592B4" w14:textId="77777777" w:rsidR="009A44FA" w:rsidRDefault="009A44FA">
      <w:pPr>
        <w:spacing w:after="0" w:line="240" w:lineRule="auto"/>
        <w:jc w:val="both"/>
        <w:rPr>
          <w:sz w:val="18"/>
          <w:szCs w:val="18"/>
        </w:rPr>
      </w:pPr>
    </w:p>
    <w:p w14:paraId="6CA9C660" w14:textId="77777777" w:rsidR="009A44FA" w:rsidRDefault="00C03B6E">
      <w:pPr>
        <w:spacing w:line="240" w:lineRule="auto"/>
        <w:rPr>
          <w:sz w:val="18"/>
          <w:szCs w:val="18"/>
        </w:rPr>
      </w:pPr>
      <w:r>
        <w:rPr>
          <w:b/>
          <w:sz w:val="18"/>
          <w:szCs w:val="18"/>
        </w:rPr>
        <w:t>PASAL 14 – LAIN – LAIN</w:t>
      </w:r>
    </w:p>
    <w:p w14:paraId="482C398D" w14:textId="77777777" w:rsidR="009A44FA" w:rsidRDefault="00C03B6E">
      <w:pPr>
        <w:numPr>
          <w:ilvl w:val="0"/>
          <w:numId w:val="22"/>
        </w:numPr>
        <w:spacing w:after="0" w:line="240" w:lineRule="auto"/>
        <w:ind w:left="362" w:hanging="364"/>
        <w:jc w:val="both"/>
        <w:rPr>
          <w:sz w:val="18"/>
          <w:szCs w:val="18"/>
        </w:rPr>
      </w:pPr>
      <w:r>
        <w:rPr>
          <w:sz w:val="18"/>
          <w:szCs w:val="18"/>
        </w:rPr>
        <w:t xml:space="preserve">Hal - hal yang belum diatur dan/atau belum cukup diatur dan/atau diperlukan perubahan terhadap syarat atau ketentuan dalam Perjanjian ini akan ditetapkan kemudian oleh Para Pihak serta Para Pihak sepakat untuk menuangkannya dalam bentuk </w:t>
      </w:r>
      <w:r>
        <w:rPr>
          <w:i/>
          <w:sz w:val="18"/>
          <w:szCs w:val="18"/>
        </w:rPr>
        <w:t>Amandemen</w:t>
      </w:r>
      <w:r>
        <w:rPr>
          <w:sz w:val="18"/>
          <w:szCs w:val="18"/>
        </w:rPr>
        <w:t xml:space="preserve"> (Perjanjian Perubahan), </w:t>
      </w:r>
      <w:r>
        <w:rPr>
          <w:i/>
          <w:sz w:val="18"/>
          <w:szCs w:val="18"/>
        </w:rPr>
        <w:t>Addendum</w:t>
      </w:r>
      <w:r>
        <w:rPr>
          <w:sz w:val="18"/>
          <w:szCs w:val="18"/>
        </w:rPr>
        <w:t xml:space="preserve"> (Perjanjian Tambahan) dan/atau dokumen lainnya yang akan dibuat oleh Halodoc untuk kemudian ditandatangani oleh Para Pihak yang merupakan bagian dan satu kesatuan yang tidak terpisahkan Perjanjian ini.</w:t>
      </w:r>
    </w:p>
    <w:p w14:paraId="63A8A69E" w14:textId="77777777" w:rsidR="009A44FA" w:rsidRDefault="00C03B6E">
      <w:pPr>
        <w:widowControl w:val="0"/>
        <w:numPr>
          <w:ilvl w:val="0"/>
          <w:numId w:val="22"/>
        </w:numPr>
        <w:spacing w:after="0" w:line="240" w:lineRule="auto"/>
        <w:ind w:left="362" w:hanging="364"/>
        <w:jc w:val="both"/>
        <w:rPr>
          <w:sz w:val="18"/>
          <w:szCs w:val="18"/>
        </w:rPr>
      </w:pPr>
      <w:r>
        <w:rPr>
          <w:sz w:val="18"/>
          <w:szCs w:val="18"/>
        </w:rPr>
        <w:t>Judul-judul yang tertera untuk menandai bagian-bagian dalam Perjanjian ini dimasukkan untuk kenyamanan dan referensi semata dan tidak akan mempengaruhi keseluruhan dan pertimbangan dalam penafsiran ketentuan dalam Perjanjian ini.</w:t>
      </w:r>
    </w:p>
    <w:p w14:paraId="580CF7C7" w14:textId="77777777" w:rsidR="009A44FA" w:rsidRDefault="00C03B6E">
      <w:pPr>
        <w:widowControl w:val="0"/>
        <w:numPr>
          <w:ilvl w:val="0"/>
          <w:numId w:val="22"/>
        </w:numPr>
        <w:spacing w:after="0" w:line="240" w:lineRule="auto"/>
        <w:ind w:left="362" w:hanging="364"/>
        <w:jc w:val="both"/>
        <w:rPr>
          <w:sz w:val="18"/>
          <w:szCs w:val="18"/>
        </w:rPr>
      </w:pPr>
      <w:r>
        <w:rPr>
          <w:sz w:val="18"/>
          <w:szCs w:val="18"/>
        </w:rPr>
        <w:t>Mitra tidak dapat mengalihkan kepada pihak ketiga mana pun, setiap dan seluruh hak dan kewajibannya yang timbul terkait Perjanjian ini tanpa persetujuan tertulis sebelumnya dari Halodoc.</w:t>
      </w:r>
    </w:p>
    <w:p w14:paraId="048A7B37" w14:textId="77777777" w:rsidR="009A44FA" w:rsidRDefault="00C03B6E">
      <w:pPr>
        <w:widowControl w:val="0"/>
        <w:numPr>
          <w:ilvl w:val="0"/>
          <w:numId w:val="22"/>
        </w:numPr>
        <w:spacing w:after="0" w:line="240" w:lineRule="auto"/>
        <w:ind w:left="362" w:hanging="364"/>
        <w:jc w:val="both"/>
        <w:rPr>
          <w:sz w:val="18"/>
          <w:szCs w:val="18"/>
        </w:rPr>
      </w:pPr>
      <w:r>
        <w:rPr>
          <w:sz w:val="18"/>
          <w:szCs w:val="18"/>
        </w:rPr>
        <w:t xml:space="preserve">Halodoc berhak mengalihkan Perjanjian ini kepada anak perusahaan, asosiasi, atau pihak Afiliasi mana pun, yang diikuti dengan pemberitahuan tertulis kepada Mitra. </w:t>
      </w:r>
    </w:p>
    <w:p w14:paraId="4FA5B25D" w14:textId="77777777" w:rsidR="009A44FA" w:rsidRDefault="00C03B6E">
      <w:pPr>
        <w:widowControl w:val="0"/>
        <w:numPr>
          <w:ilvl w:val="0"/>
          <w:numId w:val="22"/>
        </w:numPr>
        <w:spacing w:after="0" w:line="240" w:lineRule="auto"/>
        <w:ind w:left="362" w:hanging="364"/>
        <w:jc w:val="both"/>
        <w:rPr>
          <w:sz w:val="18"/>
          <w:szCs w:val="18"/>
        </w:rPr>
      </w:pPr>
      <w:r>
        <w:rPr>
          <w:sz w:val="18"/>
          <w:szCs w:val="18"/>
        </w:rPr>
        <w:lastRenderedPageBreak/>
        <w:t>Perjanjian ini tidak merupakan atau menyiratkan kemitraan, usaha patungan, hubungan fidusia, atau hubungan lain apa pun antara Para Pihak selain dari hubungan kontraktual yang dinyatakan secara tegas dalam Perjanjian ini. Pihak mana pun tidak mempunyai wewenang untuk membuat komitmen atas nama Pihak lainnya.</w:t>
      </w:r>
    </w:p>
    <w:p w14:paraId="22B87B45" w14:textId="77777777" w:rsidR="009A44FA" w:rsidRDefault="00C03B6E">
      <w:pPr>
        <w:widowControl w:val="0"/>
        <w:numPr>
          <w:ilvl w:val="0"/>
          <w:numId w:val="22"/>
        </w:numPr>
        <w:spacing w:after="0" w:line="240" w:lineRule="auto"/>
        <w:ind w:left="362" w:hanging="364"/>
        <w:jc w:val="both"/>
        <w:rPr>
          <w:sz w:val="18"/>
          <w:szCs w:val="18"/>
        </w:rPr>
      </w:pPr>
      <w:r>
        <w:rPr>
          <w:sz w:val="18"/>
          <w:szCs w:val="18"/>
        </w:rPr>
        <w:t>Perjanjian ini merupakan keseluruhan perjanjian antara Para Pihak dan menggantikan perjanjian, kesepahaman, dan pengaturan sebelumnya di antara Para Pihak, terkait dengan materi pokoknya. Masing-masing Pihak mengakui dan menyetujui bahwa dalam mengadakan Perjanjian ini, pihaknya tidak bergantung pada representasi, upaya atau janji apa pun yang tidak diatur dalam Perjanjian ini.</w:t>
      </w:r>
    </w:p>
    <w:p w14:paraId="1A5DC59C" w14:textId="77777777" w:rsidR="009A44FA" w:rsidRDefault="00C03B6E">
      <w:pPr>
        <w:widowControl w:val="0"/>
        <w:numPr>
          <w:ilvl w:val="0"/>
          <w:numId w:val="22"/>
        </w:numPr>
        <w:spacing w:after="0" w:line="240" w:lineRule="auto"/>
        <w:ind w:left="362" w:hanging="364"/>
        <w:jc w:val="both"/>
        <w:rPr>
          <w:sz w:val="18"/>
          <w:szCs w:val="18"/>
        </w:rPr>
      </w:pPr>
      <w:r>
        <w:rPr>
          <w:sz w:val="18"/>
          <w:szCs w:val="18"/>
        </w:rPr>
        <w:t>Perjanjian ini dapat ditandatangani dalam jumlah salinan berapa pun dan jika Para Pihak menandatanganinya dalam salinan terpisah, setiap salinan yang ditandatangani mempunyai kekuatan hukum yang sama dan semua salinan bersama-sama merupakan satu Perjanjian yang sama.</w:t>
      </w:r>
      <w:r>
        <w:br w:type="page"/>
      </w:r>
    </w:p>
    <w:p w14:paraId="1A72A659" w14:textId="77777777" w:rsidR="009A44FA" w:rsidRDefault="009A44FA">
      <w:pPr>
        <w:spacing w:line="240" w:lineRule="auto"/>
        <w:rPr>
          <w:b/>
          <w:sz w:val="18"/>
          <w:szCs w:val="18"/>
        </w:rPr>
      </w:pPr>
      <w:bookmarkStart w:id="20" w:name="_heading=h.gjdgxs" w:colFirst="0" w:colLast="0"/>
      <w:bookmarkEnd w:id="20"/>
    </w:p>
    <w:p w14:paraId="3B647268" w14:textId="77777777" w:rsidR="009A44FA" w:rsidRDefault="00C03B6E">
      <w:pPr>
        <w:spacing w:after="0" w:line="240" w:lineRule="auto"/>
        <w:ind w:hanging="2"/>
        <w:jc w:val="center"/>
        <w:rPr>
          <w:b/>
          <w:color w:val="000000"/>
          <w:sz w:val="18"/>
          <w:szCs w:val="18"/>
        </w:rPr>
      </w:pPr>
      <w:r>
        <w:rPr>
          <w:b/>
          <w:color w:val="000000"/>
          <w:sz w:val="18"/>
          <w:szCs w:val="18"/>
        </w:rPr>
        <w:t>LAMPIRAN 2</w:t>
      </w:r>
    </w:p>
    <w:p w14:paraId="1785E3F7" w14:textId="77777777" w:rsidR="009A44FA" w:rsidRDefault="00C03B6E">
      <w:pPr>
        <w:spacing w:after="0" w:line="240" w:lineRule="auto"/>
        <w:jc w:val="center"/>
        <w:rPr>
          <w:sz w:val="18"/>
          <w:szCs w:val="18"/>
          <w:u w:val="single"/>
        </w:rPr>
      </w:pPr>
      <w:r>
        <w:rPr>
          <w:sz w:val="18"/>
          <w:szCs w:val="18"/>
          <w:u w:val="single"/>
        </w:rPr>
        <w:t>ADMINISTRASI MANFAAT KESEHATAN DAN KLAIM</w:t>
      </w:r>
    </w:p>
    <w:p w14:paraId="06872897" w14:textId="77777777" w:rsidR="009A44FA" w:rsidRDefault="009A44FA">
      <w:pPr>
        <w:pStyle w:val="Heading1"/>
        <w:spacing w:before="0" w:after="0" w:line="240" w:lineRule="auto"/>
        <w:ind w:hanging="2"/>
        <w:rPr>
          <w:sz w:val="18"/>
          <w:szCs w:val="18"/>
        </w:rPr>
      </w:pPr>
      <w:bookmarkStart w:id="21" w:name="_heading=h.e88lk0h3d72p" w:colFirst="0" w:colLast="0"/>
      <w:bookmarkEnd w:id="21"/>
    </w:p>
    <w:p w14:paraId="0A2CE2A1" w14:textId="77777777" w:rsidR="009A44FA" w:rsidRDefault="00C03B6E">
      <w:pPr>
        <w:pStyle w:val="Heading1"/>
        <w:spacing w:before="0" w:line="240" w:lineRule="auto"/>
        <w:rPr>
          <w:sz w:val="18"/>
          <w:szCs w:val="18"/>
        </w:rPr>
      </w:pPr>
      <w:bookmarkStart w:id="22" w:name="_heading=h.286dcsi6q19m" w:colFirst="0" w:colLast="0"/>
      <w:bookmarkEnd w:id="22"/>
      <w:r>
        <w:rPr>
          <w:sz w:val="18"/>
          <w:szCs w:val="18"/>
        </w:rPr>
        <w:t>PASAL 1 - PROSEDUR LAYANAN KESEHATAN</w:t>
      </w:r>
    </w:p>
    <w:p w14:paraId="76FEEFAF" w14:textId="77777777" w:rsidR="009A44FA" w:rsidRDefault="00C03B6E">
      <w:pPr>
        <w:numPr>
          <w:ilvl w:val="0"/>
          <w:numId w:val="23"/>
        </w:numPr>
        <w:tabs>
          <w:tab w:val="left" w:pos="1260"/>
        </w:tabs>
        <w:spacing w:after="0" w:line="240" w:lineRule="auto"/>
        <w:ind w:left="567" w:hanging="425"/>
        <w:jc w:val="both"/>
        <w:rPr>
          <w:color w:val="000000"/>
          <w:sz w:val="18"/>
          <w:szCs w:val="18"/>
        </w:rPr>
      </w:pPr>
      <w:r>
        <w:rPr>
          <w:color w:val="000000"/>
          <w:sz w:val="18"/>
          <w:szCs w:val="18"/>
          <w:u w:val="single"/>
        </w:rPr>
        <w:t>Prosedur Umum</w:t>
      </w:r>
    </w:p>
    <w:p w14:paraId="2D3E0B6E" w14:textId="77777777" w:rsidR="009A44FA" w:rsidRDefault="00C03B6E">
      <w:pPr>
        <w:numPr>
          <w:ilvl w:val="1"/>
          <w:numId w:val="23"/>
        </w:numPr>
        <w:tabs>
          <w:tab w:val="left" w:pos="1260"/>
        </w:tabs>
        <w:spacing w:after="0" w:line="240" w:lineRule="auto"/>
        <w:ind w:left="1134"/>
        <w:jc w:val="both"/>
        <w:rPr>
          <w:color w:val="000000"/>
          <w:sz w:val="18"/>
          <w:szCs w:val="18"/>
        </w:rPr>
      </w:pPr>
      <w:r>
        <w:rPr>
          <w:color w:val="000000"/>
          <w:sz w:val="18"/>
          <w:szCs w:val="18"/>
        </w:rPr>
        <w:t>Dalam hal Pasien sebagaimana dimaksud dalam Perjanjian ini mengunjungi Mitra, namun:</w:t>
      </w:r>
    </w:p>
    <w:p w14:paraId="4049425E" w14:textId="77777777" w:rsidR="009A44FA" w:rsidRDefault="00C03B6E">
      <w:pPr>
        <w:numPr>
          <w:ilvl w:val="2"/>
          <w:numId w:val="23"/>
        </w:numPr>
        <w:spacing w:after="0" w:line="240" w:lineRule="auto"/>
        <w:ind w:left="1560" w:hanging="432"/>
        <w:jc w:val="both"/>
        <w:rPr>
          <w:color w:val="000000"/>
          <w:sz w:val="18"/>
          <w:szCs w:val="18"/>
        </w:rPr>
      </w:pPr>
      <w:r>
        <w:rPr>
          <w:color w:val="000000"/>
          <w:sz w:val="18"/>
          <w:szCs w:val="18"/>
        </w:rPr>
        <w:t>Tidak menunjukan kartu elektronik dari Aplikasi Halodoc dan/atau tidak membawa kartu; atau</w:t>
      </w:r>
    </w:p>
    <w:p w14:paraId="5583EDF5" w14:textId="77777777" w:rsidR="009A44FA" w:rsidRDefault="00C03B6E">
      <w:pPr>
        <w:numPr>
          <w:ilvl w:val="2"/>
          <w:numId w:val="23"/>
        </w:numPr>
        <w:spacing w:after="0" w:line="240" w:lineRule="auto"/>
        <w:ind w:left="1560" w:hanging="432"/>
        <w:jc w:val="both"/>
        <w:rPr>
          <w:color w:val="000000"/>
          <w:sz w:val="18"/>
          <w:szCs w:val="18"/>
        </w:rPr>
      </w:pPr>
      <w:r>
        <w:rPr>
          <w:color w:val="000000"/>
          <w:sz w:val="18"/>
          <w:szCs w:val="18"/>
        </w:rPr>
        <w:t>Tidak dapat menunjukan identitas yang sesuai dengan identitas sebagaimana tertera pada Kartu Peserta.</w:t>
      </w:r>
    </w:p>
    <w:p w14:paraId="414CB9BA" w14:textId="77777777" w:rsidR="009A44FA" w:rsidRDefault="00C03B6E">
      <w:pPr>
        <w:tabs>
          <w:tab w:val="left" w:pos="2410"/>
        </w:tabs>
        <w:spacing w:after="0" w:line="240" w:lineRule="auto"/>
        <w:ind w:left="1134"/>
        <w:rPr>
          <w:sz w:val="18"/>
          <w:szCs w:val="18"/>
        </w:rPr>
      </w:pPr>
      <w:r>
        <w:rPr>
          <w:sz w:val="18"/>
          <w:szCs w:val="18"/>
        </w:rPr>
        <w:t>Mitra wajib untuk menolak pemberian Layanan Kesehatan kepada Pasien, atau memperlakukan Pasien sebagai Pasien umum.</w:t>
      </w:r>
    </w:p>
    <w:p w14:paraId="377DF9B9" w14:textId="77777777" w:rsidR="009A44FA" w:rsidRDefault="00C03B6E">
      <w:pPr>
        <w:numPr>
          <w:ilvl w:val="1"/>
          <w:numId w:val="23"/>
        </w:numPr>
        <w:tabs>
          <w:tab w:val="left" w:pos="1260"/>
        </w:tabs>
        <w:spacing w:after="0" w:line="240" w:lineRule="auto"/>
        <w:ind w:left="1134"/>
        <w:jc w:val="both"/>
        <w:rPr>
          <w:color w:val="000000"/>
          <w:sz w:val="18"/>
          <w:szCs w:val="18"/>
        </w:rPr>
      </w:pPr>
      <w:r>
        <w:rPr>
          <w:color w:val="000000"/>
          <w:sz w:val="18"/>
          <w:szCs w:val="18"/>
        </w:rPr>
        <w:t xml:space="preserve">Sebelum memberikan Layanan Kesehatan, Mitra wajib memastikan bahwa Pasien adalah benar-benar Peserta melalui pemeriksaan Kartu Peserta dan identitasnya melalui </w:t>
      </w:r>
      <w:r>
        <w:rPr>
          <w:sz w:val="18"/>
          <w:szCs w:val="18"/>
        </w:rPr>
        <w:t>Portal RS</w:t>
      </w:r>
      <w:r>
        <w:rPr>
          <w:color w:val="000000"/>
          <w:sz w:val="18"/>
          <w:szCs w:val="18"/>
        </w:rPr>
        <w:t xml:space="preserve"> (“</w:t>
      </w:r>
      <w:r>
        <w:rPr>
          <w:b/>
          <w:color w:val="000000"/>
          <w:sz w:val="18"/>
          <w:szCs w:val="18"/>
        </w:rPr>
        <w:t>Verifikasi Identitas</w:t>
      </w:r>
      <w:r>
        <w:rPr>
          <w:color w:val="000000"/>
          <w:sz w:val="18"/>
          <w:szCs w:val="18"/>
        </w:rPr>
        <w:t>”).</w:t>
      </w:r>
    </w:p>
    <w:p w14:paraId="76E21049" w14:textId="77777777" w:rsidR="009A44FA" w:rsidRDefault="00C03B6E">
      <w:pPr>
        <w:numPr>
          <w:ilvl w:val="1"/>
          <w:numId w:val="23"/>
        </w:numPr>
        <w:tabs>
          <w:tab w:val="left" w:pos="1260"/>
        </w:tabs>
        <w:spacing w:after="0" w:line="240" w:lineRule="auto"/>
        <w:ind w:left="1134"/>
        <w:jc w:val="both"/>
        <w:rPr>
          <w:color w:val="000000"/>
          <w:sz w:val="18"/>
          <w:szCs w:val="18"/>
        </w:rPr>
      </w:pPr>
      <w:r>
        <w:rPr>
          <w:color w:val="000000"/>
          <w:sz w:val="18"/>
          <w:szCs w:val="18"/>
        </w:rPr>
        <w:t>Mitra wajib membebaskan Pasien yang dirujuk Halodoc dari seluruh pembayaran yang ditanggung oleh Manfaat Kesehatan sebagaimana dikonfirmasi oleh Halodoc melalui:</w:t>
      </w:r>
    </w:p>
    <w:p w14:paraId="5997B7CE" w14:textId="77777777" w:rsidR="009A44FA" w:rsidRDefault="00C03B6E">
      <w:pPr>
        <w:numPr>
          <w:ilvl w:val="2"/>
          <w:numId w:val="23"/>
        </w:numPr>
        <w:spacing w:after="0" w:line="240" w:lineRule="auto"/>
        <w:ind w:left="1560" w:hanging="432"/>
        <w:jc w:val="both"/>
        <w:rPr>
          <w:color w:val="000000"/>
          <w:sz w:val="18"/>
          <w:szCs w:val="18"/>
        </w:rPr>
      </w:pPr>
      <w:r>
        <w:rPr>
          <w:sz w:val="18"/>
          <w:szCs w:val="18"/>
        </w:rPr>
        <w:t>Portal RS</w:t>
      </w:r>
      <w:r>
        <w:rPr>
          <w:color w:val="000000"/>
          <w:sz w:val="18"/>
          <w:szCs w:val="18"/>
        </w:rPr>
        <w:t xml:space="preserve">; </w:t>
      </w:r>
    </w:p>
    <w:p w14:paraId="2C733A45" w14:textId="77777777" w:rsidR="009A44FA" w:rsidRDefault="00C03B6E">
      <w:pPr>
        <w:numPr>
          <w:ilvl w:val="2"/>
          <w:numId w:val="23"/>
        </w:numPr>
        <w:spacing w:after="0" w:line="240" w:lineRule="auto"/>
        <w:ind w:left="1560" w:hanging="432"/>
        <w:jc w:val="both"/>
        <w:rPr>
          <w:color w:val="000000"/>
          <w:sz w:val="18"/>
          <w:szCs w:val="18"/>
        </w:rPr>
      </w:pPr>
      <w:r>
        <w:rPr>
          <w:color w:val="000000"/>
          <w:sz w:val="18"/>
          <w:szCs w:val="18"/>
        </w:rPr>
        <w:t xml:space="preserve">Layanan telepon 24 jam; atau </w:t>
      </w:r>
    </w:p>
    <w:p w14:paraId="5B8F3A23" w14:textId="77777777" w:rsidR="009A44FA" w:rsidRDefault="00C03B6E">
      <w:pPr>
        <w:numPr>
          <w:ilvl w:val="2"/>
          <w:numId w:val="23"/>
        </w:numPr>
        <w:spacing w:after="0" w:line="240" w:lineRule="auto"/>
        <w:ind w:left="1560" w:hanging="432"/>
        <w:jc w:val="both"/>
        <w:rPr>
          <w:color w:val="000000"/>
          <w:sz w:val="18"/>
          <w:szCs w:val="18"/>
        </w:rPr>
      </w:pPr>
      <w:r>
        <w:rPr>
          <w:color w:val="000000"/>
          <w:sz w:val="18"/>
          <w:szCs w:val="18"/>
        </w:rPr>
        <w:t>Surat Jaminan Akhir.</w:t>
      </w:r>
    </w:p>
    <w:p w14:paraId="20B63F16" w14:textId="77777777" w:rsidR="009A44FA" w:rsidRDefault="00C03B6E">
      <w:pPr>
        <w:numPr>
          <w:ilvl w:val="1"/>
          <w:numId w:val="23"/>
        </w:numPr>
        <w:tabs>
          <w:tab w:val="left" w:pos="1260"/>
        </w:tabs>
        <w:spacing w:after="0" w:line="240" w:lineRule="auto"/>
        <w:ind w:left="1134"/>
        <w:jc w:val="both"/>
        <w:rPr>
          <w:color w:val="000000"/>
          <w:sz w:val="18"/>
          <w:szCs w:val="18"/>
        </w:rPr>
      </w:pPr>
      <w:r>
        <w:rPr>
          <w:color w:val="000000"/>
          <w:sz w:val="18"/>
          <w:szCs w:val="18"/>
        </w:rPr>
        <w:t>Mitra wajib menginformasikan dan meminta persetujuan Halodoc melalui Heidy yang terdapat pada Lamp</w:t>
      </w:r>
      <w:r>
        <w:rPr>
          <w:sz w:val="18"/>
          <w:szCs w:val="18"/>
        </w:rPr>
        <w:t>iran 4 dari Perjanjian ini</w:t>
      </w:r>
      <w:r>
        <w:rPr>
          <w:color w:val="000000"/>
          <w:sz w:val="18"/>
          <w:szCs w:val="18"/>
        </w:rPr>
        <w:t xml:space="preserve"> dan Po</w:t>
      </w:r>
      <w:r>
        <w:rPr>
          <w:sz w:val="18"/>
          <w:szCs w:val="18"/>
        </w:rPr>
        <w:t xml:space="preserve">rtal RS </w:t>
      </w:r>
      <w:r>
        <w:rPr>
          <w:color w:val="000000"/>
          <w:sz w:val="18"/>
          <w:szCs w:val="18"/>
        </w:rPr>
        <w:t>apabila terdapat harga obat, pemeriksaan penunjang medis, dan tes diagnostik dengan nominal:</w:t>
      </w:r>
    </w:p>
    <w:p w14:paraId="0A9EF7D3" w14:textId="77777777" w:rsidR="009A44FA" w:rsidRDefault="00C03B6E">
      <w:pPr>
        <w:numPr>
          <w:ilvl w:val="2"/>
          <w:numId w:val="23"/>
        </w:numPr>
        <w:tabs>
          <w:tab w:val="left" w:pos="1540"/>
        </w:tabs>
        <w:spacing w:after="0" w:line="240" w:lineRule="auto"/>
        <w:ind w:left="1560" w:hanging="432"/>
        <w:jc w:val="both"/>
        <w:rPr>
          <w:color w:val="000000"/>
          <w:sz w:val="18"/>
          <w:szCs w:val="18"/>
        </w:rPr>
      </w:pPr>
      <w:r>
        <w:rPr>
          <w:color w:val="000000"/>
          <w:sz w:val="18"/>
          <w:szCs w:val="18"/>
        </w:rPr>
        <w:t>Sama dengan atau lebih dari Rp750.000,00 (tujuh ratus lima puluh ribu Rupiah) keatas per satu jenis obat; dan</w:t>
      </w:r>
    </w:p>
    <w:p w14:paraId="0F962269" w14:textId="77777777" w:rsidR="009A44FA" w:rsidRDefault="00C03B6E">
      <w:pPr>
        <w:numPr>
          <w:ilvl w:val="2"/>
          <w:numId w:val="23"/>
        </w:numPr>
        <w:tabs>
          <w:tab w:val="left" w:pos="1540"/>
        </w:tabs>
        <w:spacing w:after="0" w:line="240" w:lineRule="auto"/>
        <w:ind w:left="1560" w:hanging="432"/>
        <w:jc w:val="both"/>
        <w:rPr>
          <w:color w:val="000000"/>
          <w:sz w:val="18"/>
          <w:szCs w:val="18"/>
        </w:rPr>
      </w:pPr>
      <w:r>
        <w:rPr>
          <w:color w:val="000000"/>
          <w:sz w:val="18"/>
          <w:szCs w:val="18"/>
        </w:rPr>
        <w:t>Sama dengan atau lebih dari Rp1.500.000,00 (satu juta lima ratus ribu Rupiah) keatas per pemeriksaan diagnostic untuk pemeriksaan penunjang medis dan pemeriksaan diagnostik.</w:t>
      </w:r>
    </w:p>
    <w:p w14:paraId="0DB2D7EF" w14:textId="77777777" w:rsidR="009A44FA" w:rsidRDefault="00C03B6E">
      <w:pPr>
        <w:numPr>
          <w:ilvl w:val="0"/>
          <w:numId w:val="23"/>
        </w:numPr>
        <w:tabs>
          <w:tab w:val="left" w:pos="1260"/>
        </w:tabs>
        <w:spacing w:after="0" w:line="240" w:lineRule="auto"/>
        <w:ind w:left="567" w:hanging="425"/>
        <w:jc w:val="both"/>
        <w:rPr>
          <w:color w:val="000000"/>
          <w:sz w:val="18"/>
          <w:szCs w:val="18"/>
        </w:rPr>
      </w:pPr>
      <w:r>
        <w:rPr>
          <w:color w:val="000000"/>
          <w:sz w:val="18"/>
          <w:szCs w:val="18"/>
          <w:u w:val="single"/>
        </w:rPr>
        <w:t>Prosedur Rawat Jalan</w:t>
      </w:r>
    </w:p>
    <w:p w14:paraId="2112B1BC"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Peserta menunjukan Kartu Peserta dan identitas diri kepada petugas Mitra.</w:t>
      </w:r>
    </w:p>
    <w:p w14:paraId="65393ED4"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Petugas Mitra melakukan Verifikasi Identitas kemudian melakukan pendaftaran Pasien pada Portal RS sebagai pendahuluan.</w:t>
      </w:r>
    </w:p>
    <w:p w14:paraId="602C3A6F"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Petugas Mitra mengunduh Surat Pendaftaran dan mengacu pada ketentuan Layanan Kesehatan yang tercantum pada Surat Pendaftaran atau pada Portal RS sebagai panduan.</w:t>
      </w:r>
    </w:p>
    <w:p w14:paraId="1BCA91FD"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Peserta mendapatkan Layanan Kesehatan sesuai dengan standar Layanan Kesehatan yang berlaku.</w:t>
      </w:r>
    </w:p>
    <w:p w14:paraId="7F5D97D3"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 xml:space="preserve">Jika terdapat </w:t>
      </w:r>
      <w:r>
        <w:rPr>
          <w:rFonts w:eastAsia="SimSun"/>
          <w:color w:val="000000"/>
          <w:sz w:val="18"/>
          <w:szCs w:val="18"/>
        </w:rPr>
        <w:t>pertanyaan terkait penjaminan rawat jalan atau memerlukan persetujuan poin 1.1.4 diatas, maka Mitra wajib menggunakan fitur Tanya Heidy pada Portal RS</w:t>
      </w:r>
    </w:p>
    <w:p w14:paraId="454F4C56"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Setelah selesai memperoleh Layanan Kesehatan, petugas Mitra melakukan penutupan transaksi dengan memasukan biaya layanan sesuai kategori manfaat dan kode diagnosis.</w:t>
      </w:r>
    </w:p>
    <w:p w14:paraId="0E304647"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Petugas Mitra mengunduh Surat Penutupan Transaksi dan menagihkan Ekses Klaim (jika ada).</w:t>
      </w:r>
    </w:p>
    <w:p w14:paraId="6D04CCC2" w14:textId="77777777" w:rsidR="009A44FA" w:rsidRDefault="00C03B6E">
      <w:pPr>
        <w:numPr>
          <w:ilvl w:val="0"/>
          <w:numId w:val="23"/>
        </w:numPr>
        <w:tabs>
          <w:tab w:val="left" w:pos="1260"/>
        </w:tabs>
        <w:spacing w:after="0" w:line="240" w:lineRule="auto"/>
        <w:ind w:left="567" w:hanging="425"/>
        <w:jc w:val="both"/>
        <w:rPr>
          <w:color w:val="000000"/>
          <w:sz w:val="18"/>
          <w:szCs w:val="18"/>
        </w:rPr>
      </w:pPr>
      <w:r>
        <w:rPr>
          <w:color w:val="000000"/>
          <w:sz w:val="18"/>
          <w:szCs w:val="18"/>
          <w:u w:val="single"/>
        </w:rPr>
        <w:t>Prosedur Rawat Inap</w:t>
      </w:r>
    </w:p>
    <w:p w14:paraId="6C302CCE"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Peserta menunjukan Kartu Peserta dan identitasnya.</w:t>
      </w:r>
    </w:p>
    <w:p w14:paraId="0F33BE45"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Petugas Mitra melakukan pendaftaran Rawat Inap melalui Portal RS dan memasukan diagnosa awal Rawat Inap sebagai pengantar Rawat Inap.</w:t>
      </w:r>
    </w:p>
    <w:p w14:paraId="4F17120A"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Petugas Mitra mengunduh formulir Laporan Medis Awal dan surat pernyataan.</w:t>
      </w:r>
    </w:p>
    <w:p w14:paraId="431BF395"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Petugas Mitra memastikan Peserta menandatangani surat pernyataan dan dokumen Rawat Inap lain jika diperlukan dan memastikan Laporan Medis Awal diisi oleh dokter yang bertanggung jawab dan diunggah pada Portal RS atau dikirimkan melalui email dalam kurun waktu 1x24 (satu kali dua puluh empat) jam sejak pendaftaran melalui Portal RS.</w:t>
      </w:r>
    </w:p>
    <w:p w14:paraId="225C6ED3"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Mitra wajib menyediakan kamar untuk Pasien sesuai dengan hak untuk akomodasi sebagaimana diperbolehkan dan dicantumkan dalam surat jaminan. Apabila kamar dengan kelas yang sesuai tidak tersedia atau Pasien atas kehendak sendiri dengan alasan apapun mengambil kelas kamar perawatan di atas yang menjadi haknya, maka Mitra akan memberikan surat keterangan kepada Halodoc sehingga dapat diterbitkan penjaminan merujuk pada Manfaat Kesehatan Pasien.</w:t>
      </w:r>
    </w:p>
    <w:p w14:paraId="4F146A5F" w14:textId="77777777" w:rsidR="009A44FA" w:rsidRDefault="00C03B6E">
      <w:pPr>
        <w:numPr>
          <w:ilvl w:val="1"/>
          <w:numId w:val="23"/>
        </w:numPr>
        <w:tabs>
          <w:tab w:val="left" w:pos="1260"/>
        </w:tabs>
        <w:spacing w:after="0" w:line="240" w:lineRule="auto"/>
        <w:ind w:left="1134"/>
        <w:jc w:val="both"/>
        <w:rPr>
          <w:color w:val="000000"/>
          <w:sz w:val="18"/>
          <w:szCs w:val="18"/>
        </w:rPr>
      </w:pPr>
      <w:r>
        <w:rPr>
          <w:color w:val="000000"/>
          <w:sz w:val="18"/>
          <w:szCs w:val="18"/>
        </w:rPr>
        <w:t>Apabila seorang Pasien meminta Rawat Inap dalam kelas kamar yang lebih tinggi daripada yang tertera dalam Surat Pendaftaran Rawat Inap, Mitra wajib</w:t>
      </w:r>
    </w:p>
    <w:p w14:paraId="5D41908F" w14:textId="77777777" w:rsidR="009A44FA" w:rsidRDefault="00C03B6E">
      <w:pPr>
        <w:numPr>
          <w:ilvl w:val="2"/>
          <w:numId w:val="23"/>
        </w:numPr>
        <w:tabs>
          <w:tab w:val="left" w:pos="1701"/>
        </w:tabs>
        <w:spacing w:after="0" w:line="240" w:lineRule="auto"/>
        <w:ind w:left="1560" w:hanging="432"/>
        <w:jc w:val="both"/>
        <w:rPr>
          <w:color w:val="000000"/>
          <w:sz w:val="18"/>
          <w:szCs w:val="18"/>
        </w:rPr>
      </w:pPr>
      <w:r>
        <w:rPr>
          <w:color w:val="000000"/>
          <w:sz w:val="18"/>
          <w:szCs w:val="18"/>
        </w:rPr>
        <w:t>memastikan terlebih dahulu bahwa Pasien yang bersangkutan setuju membayar selisih biaya kamar dan perawatan langsung kepada Mitra pada waktu Pasien selesai menjalani Rawat Inap; dan</w:t>
      </w:r>
    </w:p>
    <w:p w14:paraId="375393D1" w14:textId="77777777" w:rsidR="009A44FA" w:rsidRDefault="00C03B6E">
      <w:pPr>
        <w:numPr>
          <w:ilvl w:val="2"/>
          <w:numId w:val="23"/>
        </w:numPr>
        <w:tabs>
          <w:tab w:val="left" w:pos="1701"/>
        </w:tabs>
        <w:spacing w:after="0" w:line="240" w:lineRule="auto"/>
        <w:ind w:left="1560" w:hanging="432"/>
        <w:jc w:val="both"/>
        <w:rPr>
          <w:color w:val="000000"/>
          <w:sz w:val="18"/>
          <w:szCs w:val="18"/>
        </w:rPr>
      </w:pPr>
      <w:r>
        <w:rPr>
          <w:color w:val="000000"/>
          <w:sz w:val="18"/>
          <w:szCs w:val="18"/>
        </w:rPr>
        <w:t>melaksanakan semua layanan yang diperlukan sebagaimana telah diotorisasi oleh Halodoc.</w:t>
      </w:r>
    </w:p>
    <w:p w14:paraId="1C5A98E9"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Apabila dianggap Diperlukan Secara Medis untuk mengisolasi Pasien, Mitra harus segera memberitahukan kepada Halodoc tentang perubahan kamar dan mengenai kelebihan jumlah ditanggung yang timbul dari tindakan tersebut, termasuk namun tidak terbatas pada kamar, tes diagnostik, tindakan medis dan biaya dokter.</w:t>
      </w:r>
    </w:p>
    <w:p w14:paraId="5AA8F045" w14:textId="77777777" w:rsidR="009A44FA" w:rsidRDefault="00C03B6E">
      <w:pPr>
        <w:widowControl w:val="0"/>
        <w:numPr>
          <w:ilvl w:val="1"/>
          <w:numId w:val="23"/>
        </w:numPr>
        <w:tabs>
          <w:tab w:val="left" w:pos="0"/>
        </w:tabs>
        <w:spacing w:after="0" w:line="240" w:lineRule="auto"/>
        <w:ind w:left="1134"/>
        <w:jc w:val="both"/>
        <w:rPr>
          <w:sz w:val="18"/>
          <w:szCs w:val="18"/>
        </w:rPr>
      </w:pPr>
      <w:r>
        <w:rPr>
          <w:sz w:val="18"/>
          <w:szCs w:val="18"/>
        </w:rPr>
        <w:t>Setelah menerima Laporan Medis Awal yang telah diisi oleh dokter penanggung jawab, Halodoc akan melakukan verifikasi penjaminan, yang mana jika tidak terdapat pengecualian dalam Laporan Medis Awal tersebut maka Halodoc akan menerbitkan jaminan awal dan Mitra dapat mengunduh melalui Portal RS.</w:t>
      </w:r>
    </w:p>
    <w:p w14:paraId="1E1667CD" w14:textId="77777777" w:rsidR="009A44FA" w:rsidRDefault="00C03B6E">
      <w:pPr>
        <w:widowControl w:val="0"/>
        <w:numPr>
          <w:ilvl w:val="1"/>
          <w:numId w:val="23"/>
        </w:numPr>
        <w:spacing w:after="0" w:line="240" w:lineRule="auto"/>
        <w:ind w:left="1134"/>
        <w:jc w:val="both"/>
        <w:rPr>
          <w:sz w:val="18"/>
          <w:szCs w:val="18"/>
        </w:rPr>
      </w:pPr>
      <w:r>
        <w:rPr>
          <w:sz w:val="18"/>
          <w:szCs w:val="18"/>
        </w:rPr>
        <w:t>Halodoc akan memasukkan durasi maksimal masa Rawat Inap dan perkiraan biaya Layanan Kesehatan dalam Surat Jaminan Awal. Apabila Mitra bermaksud untuk memperpanjang masa Rawat Inap, Mitra wajib memberitahukan secara tertulis melalui Portal RS  kepada Halodoc untuk mendapatkan surat penambahan jaminan (</w:t>
      </w:r>
      <w:r>
        <w:rPr>
          <w:i/>
          <w:sz w:val="18"/>
          <w:szCs w:val="18"/>
        </w:rPr>
        <w:t>superseding guarantee letter</w:t>
      </w:r>
      <w:r>
        <w:rPr>
          <w:sz w:val="18"/>
          <w:szCs w:val="18"/>
        </w:rPr>
        <w:t xml:space="preserve"> / penambahan jaminan).</w:t>
      </w:r>
    </w:p>
    <w:p w14:paraId="5C98EA0E" w14:textId="77777777" w:rsidR="009A44FA" w:rsidRDefault="00C03B6E">
      <w:pPr>
        <w:widowControl w:val="0"/>
        <w:numPr>
          <w:ilvl w:val="1"/>
          <w:numId w:val="23"/>
        </w:numPr>
        <w:spacing w:after="0" w:line="240" w:lineRule="auto"/>
        <w:ind w:left="1134"/>
        <w:jc w:val="both"/>
        <w:rPr>
          <w:sz w:val="18"/>
          <w:szCs w:val="18"/>
        </w:rPr>
      </w:pPr>
      <w:r>
        <w:rPr>
          <w:sz w:val="18"/>
          <w:szCs w:val="18"/>
        </w:rPr>
        <w:t>Halodoc akan melakukan pemantauan harian atas pengobatan yang dijalankan serta kondisi medis secara keseluruhan dari Pasien, dalam kaitannya dengan pemakaian Manfaat Kesehatan dan biaya Layanan Kesehatan yang terjadi.</w:t>
      </w:r>
    </w:p>
    <w:p w14:paraId="7157F8F8" w14:textId="77777777" w:rsidR="009A44FA" w:rsidRDefault="009A44FA">
      <w:pPr>
        <w:widowControl w:val="0"/>
        <w:spacing w:after="0" w:line="240" w:lineRule="auto"/>
        <w:ind w:left="1134"/>
        <w:jc w:val="both"/>
        <w:rPr>
          <w:sz w:val="18"/>
          <w:szCs w:val="18"/>
        </w:rPr>
      </w:pPr>
    </w:p>
    <w:p w14:paraId="56F732C9" w14:textId="77777777" w:rsidR="009A44FA" w:rsidRDefault="00C03B6E">
      <w:pPr>
        <w:widowControl w:val="0"/>
        <w:numPr>
          <w:ilvl w:val="1"/>
          <w:numId w:val="23"/>
        </w:numPr>
        <w:spacing w:after="0" w:line="240" w:lineRule="auto"/>
        <w:ind w:left="1134"/>
        <w:jc w:val="both"/>
        <w:rPr>
          <w:sz w:val="18"/>
          <w:szCs w:val="18"/>
        </w:rPr>
      </w:pPr>
      <w:r>
        <w:rPr>
          <w:sz w:val="18"/>
          <w:szCs w:val="18"/>
        </w:rPr>
        <w:t>Pada saat Pasien sudah diperbolehkan pulang Rawat Inap, maka Petugas Mitra mengunggah rincian biaya Rawat Inap dan Resume Medis pada Portal RS atau melalui email kepada Halodoc.</w:t>
      </w:r>
    </w:p>
    <w:p w14:paraId="64642A0D" w14:textId="77777777" w:rsidR="009A44FA" w:rsidRDefault="00C03B6E">
      <w:pPr>
        <w:widowControl w:val="0"/>
        <w:numPr>
          <w:ilvl w:val="1"/>
          <w:numId w:val="23"/>
        </w:numPr>
        <w:spacing w:after="0" w:line="240" w:lineRule="auto"/>
        <w:ind w:left="1134"/>
        <w:jc w:val="both"/>
        <w:rPr>
          <w:sz w:val="18"/>
          <w:szCs w:val="18"/>
        </w:rPr>
      </w:pPr>
      <w:r>
        <w:rPr>
          <w:sz w:val="18"/>
          <w:szCs w:val="18"/>
        </w:rPr>
        <w:t xml:space="preserve">Halodoc akan melakukan verifikasi rincian biaya Layanan Kesehatan dan Resume Medis dengan mengacu pada ketentuan Manfaat Kesehatan dan Pasien menerbitkan Surat Jaminan Akhir berdasarkan Manfaat Kesehatan Pasien serta memberikan rincian mengenai pembayaran </w:t>
      </w:r>
      <w:r>
        <w:rPr>
          <w:i/>
          <w:sz w:val="18"/>
          <w:szCs w:val="18"/>
        </w:rPr>
        <w:t>co-payment</w:t>
      </w:r>
      <w:r>
        <w:rPr>
          <w:sz w:val="18"/>
          <w:szCs w:val="18"/>
        </w:rPr>
        <w:t xml:space="preserve">, ko-asuransi, potongan atau kelebihan biaya sebelum Pasien keluar dari Mitra.    </w:t>
      </w:r>
    </w:p>
    <w:p w14:paraId="71AE172D" w14:textId="77777777" w:rsidR="009A44FA" w:rsidRDefault="00C03B6E">
      <w:pPr>
        <w:widowControl w:val="0"/>
        <w:numPr>
          <w:ilvl w:val="1"/>
          <w:numId w:val="23"/>
        </w:numPr>
        <w:spacing w:after="0" w:line="240" w:lineRule="auto"/>
        <w:ind w:left="1134"/>
        <w:jc w:val="both"/>
        <w:rPr>
          <w:sz w:val="18"/>
          <w:szCs w:val="18"/>
        </w:rPr>
      </w:pPr>
      <w:r>
        <w:rPr>
          <w:sz w:val="18"/>
          <w:szCs w:val="18"/>
        </w:rPr>
        <w:t>Mitra mengunduh Surat Jaminan Akhir dari Portal RS dan wajib menagihkan Ekses Klaim kepada Peserta pada saat Peserta selesai mendapatkan Layanan Kesehatan sesuai dengan Surat Jaminan Akhir.</w:t>
      </w:r>
    </w:p>
    <w:p w14:paraId="3EBC0D1D" w14:textId="77777777" w:rsidR="009A44FA" w:rsidRDefault="009A44FA">
      <w:pPr>
        <w:widowControl w:val="0"/>
        <w:spacing w:after="0" w:line="240" w:lineRule="auto"/>
        <w:ind w:left="1134"/>
        <w:jc w:val="both"/>
        <w:rPr>
          <w:sz w:val="18"/>
          <w:szCs w:val="18"/>
        </w:rPr>
      </w:pPr>
    </w:p>
    <w:p w14:paraId="4F4FDD70" w14:textId="77777777" w:rsidR="009A44FA" w:rsidRDefault="00C03B6E">
      <w:pPr>
        <w:pStyle w:val="Heading1"/>
        <w:spacing w:before="0" w:line="240" w:lineRule="auto"/>
        <w:rPr>
          <w:sz w:val="18"/>
          <w:szCs w:val="18"/>
        </w:rPr>
      </w:pPr>
      <w:bookmarkStart w:id="23" w:name="_heading=h.p7xvqew6yiwy" w:colFirst="0" w:colLast="0"/>
      <w:bookmarkEnd w:id="23"/>
      <w:r>
        <w:rPr>
          <w:sz w:val="18"/>
          <w:szCs w:val="18"/>
        </w:rPr>
        <w:t>PASAL 2 - PENAGIHAN</w:t>
      </w:r>
    </w:p>
    <w:p w14:paraId="45EEEB9A" w14:textId="77777777" w:rsidR="009A44FA" w:rsidRDefault="00C03B6E">
      <w:pPr>
        <w:numPr>
          <w:ilvl w:val="3"/>
          <w:numId w:val="24"/>
        </w:numPr>
        <w:tabs>
          <w:tab w:val="left" w:pos="1260"/>
        </w:tabs>
        <w:spacing w:after="0" w:line="240" w:lineRule="auto"/>
        <w:ind w:left="567" w:hanging="425"/>
        <w:jc w:val="both"/>
        <w:rPr>
          <w:color w:val="000000"/>
          <w:sz w:val="18"/>
          <w:szCs w:val="18"/>
        </w:rPr>
      </w:pPr>
      <w:r>
        <w:rPr>
          <w:color w:val="000000"/>
          <w:sz w:val="18"/>
          <w:szCs w:val="18"/>
        </w:rPr>
        <w:t>Mitra wajib mengirimkan tagihan kepada Halodoc paling lambat 14 (empat belas) Hari Kalender setelah Pasien selesai menjalani Layanan Kesehatan. Halodoc berhak untuk menolak tagihan yang diterima setelah 14 (empat belas) Hari Kalender.</w:t>
      </w:r>
    </w:p>
    <w:p w14:paraId="79D14B95" w14:textId="77777777" w:rsidR="009A44FA" w:rsidRDefault="00C03B6E">
      <w:pPr>
        <w:numPr>
          <w:ilvl w:val="3"/>
          <w:numId w:val="24"/>
        </w:numPr>
        <w:tabs>
          <w:tab w:val="left" w:pos="1260"/>
        </w:tabs>
        <w:spacing w:after="0" w:line="240" w:lineRule="auto"/>
        <w:ind w:left="567" w:hanging="425"/>
        <w:jc w:val="both"/>
        <w:rPr>
          <w:color w:val="000000"/>
          <w:sz w:val="18"/>
          <w:szCs w:val="18"/>
        </w:rPr>
      </w:pPr>
      <w:r>
        <w:rPr>
          <w:color w:val="000000"/>
          <w:sz w:val="18"/>
          <w:szCs w:val="18"/>
        </w:rPr>
        <w:t xml:space="preserve">Dalam hal dokumen tagihan yang diterima tidak lengkap, Halodoc akan memberitahukan Mitra selambat-lambatnya 7 (tujuh) Hari Kerja sejak ditemukannya ketidaklengkapan tersebut. Mitra wajib melengkapi kekurangan dokumen tagihan tersebut selambat-lambatnya 7 (tujuh) Hari Kerja sejak tanggal pemberitahuan ketidaklengkapan dokumen oleh Halodoc. Penagihan kembali oleh Mitra dapat dilakukan dengan jangka waktu paling lambat 7 (tujuh) Hari Kerja setelah </w:t>
      </w:r>
      <w:r>
        <w:rPr>
          <w:i/>
          <w:color w:val="000000"/>
          <w:sz w:val="18"/>
          <w:szCs w:val="18"/>
        </w:rPr>
        <w:t>hardcopy</w:t>
      </w:r>
      <w:r>
        <w:rPr>
          <w:color w:val="000000"/>
          <w:sz w:val="18"/>
          <w:szCs w:val="18"/>
        </w:rPr>
        <w:t xml:space="preserve"> diterima kembali oleh Mitra dan atau merujuk kepada Perjanjian antara Mitra dengan payor dengan mengirimkan surat keterangan yang menjelaskan permintaan tersebut.</w:t>
      </w:r>
    </w:p>
    <w:p w14:paraId="6D4D8EC2" w14:textId="77777777" w:rsidR="009A44FA" w:rsidRDefault="00C03B6E">
      <w:pPr>
        <w:numPr>
          <w:ilvl w:val="3"/>
          <w:numId w:val="24"/>
        </w:numPr>
        <w:tabs>
          <w:tab w:val="left" w:pos="1260"/>
        </w:tabs>
        <w:spacing w:after="0" w:line="240" w:lineRule="auto"/>
        <w:ind w:left="567" w:hanging="425"/>
        <w:jc w:val="both"/>
        <w:rPr>
          <w:color w:val="000000"/>
          <w:sz w:val="18"/>
          <w:szCs w:val="18"/>
        </w:rPr>
      </w:pPr>
      <w:r>
        <w:rPr>
          <w:color w:val="000000"/>
          <w:sz w:val="18"/>
          <w:szCs w:val="18"/>
        </w:rPr>
        <w:t>Mitra wajib menyerahkan seluruh dokumen klaim asli (</w:t>
      </w:r>
      <w:r>
        <w:rPr>
          <w:i/>
          <w:color w:val="000000"/>
          <w:sz w:val="18"/>
          <w:szCs w:val="18"/>
        </w:rPr>
        <w:t>hardcopy</w:t>
      </w:r>
      <w:r>
        <w:rPr>
          <w:color w:val="000000"/>
          <w:sz w:val="18"/>
          <w:szCs w:val="18"/>
        </w:rPr>
        <w:t>) melalui informasi yang tercantum pada ayat 3 Pasal ini. Dokumen yang harus diberikan untuk Rawat Inap yaitu:</w:t>
      </w:r>
    </w:p>
    <w:p w14:paraId="536A9D97" w14:textId="77777777" w:rsidR="009A44FA" w:rsidRDefault="00C03B6E">
      <w:pPr>
        <w:numPr>
          <w:ilvl w:val="4"/>
          <w:numId w:val="24"/>
        </w:numPr>
        <w:tabs>
          <w:tab w:val="left" w:pos="1260"/>
        </w:tabs>
        <w:spacing w:after="0" w:line="240" w:lineRule="auto"/>
        <w:ind w:left="1313" w:hanging="745"/>
        <w:jc w:val="both"/>
        <w:rPr>
          <w:color w:val="000000"/>
          <w:sz w:val="18"/>
          <w:szCs w:val="18"/>
        </w:rPr>
      </w:pPr>
      <w:r>
        <w:rPr>
          <w:color w:val="000000"/>
          <w:sz w:val="18"/>
          <w:szCs w:val="18"/>
        </w:rPr>
        <w:t>Invoice/pengantar tagihan dari Mitra;</w:t>
      </w:r>
    </w:p>
    <w:p w14:paraId="3C2C8019" w14:textId="77777777" w:rsidR="009A44FA" w:rsidRDefault="00C03B6E">
      <w:pPr>
        <w:numPr>
          <w:ilvl w:val="4"/>
          <w:numId w:val="24"/>
        </w:numPr>
        <w:tabs>
          <w:tab w:val="left" w:pos="1260"/>
        </w:tabs>
        <w:spacing w:after="0" w:line="240" w:lineRule="auto"/>
        <w:ind w:left="1313" w:hanging="745"/>
        <w:jc w:val="both"/>
        <w:rPr>
          <w:color w:val="000000"/>
          <w:sz w:val="18"/>
          <w:szCs w:val="18"/>
        </w:rPr>
      </w:pPr>
      <w:r>
        <w:rPr>
          <w:color w:val="000000"/>
          <w:sz w:val="18"/>
          <w:szCs w:val="18"/>
        </w:rPr>
        <w:t>Kwitansi asli bermaterai cukup, yang mana nama yang tercantum pada kwitansi harus sesuai dengan pihak pembayar;</w:t>
      </w:r>
    </w:p>
    <w:p w14:paraId="123B1B8C" w14:textId="77777777" w:rsidR="009A44FA" w:rsidRDefault="00C03B6E">
      <w:pPr>
        <w:numPr>
          <w:ilvl w:val="4"/>
          <w:numId w:val="24"/>
        </w:numPr>
        <w:tabs>
          <w:tab w:val="left" w:pos="1260"/>
        </w:tabs>
        <w:spacing w:after="0" w:line="240" w:lineRule="auto"/>
        <w:ind w:left="1313" w:hanging="745"/>
        <w:jc w:val="both"/>
        <w:rPr>
          <w:color w:val="000000"/>
          <w:sz w:val="18"/>
          <w:szCs w:val="18"/>
        </w:rPr>
      </w:pPr>
      <w:r>
        <w:rPr>
          <w:color w:val="000000"/>
          <w:sz w:val="18"/>
          <w:szCs w:val="18"/>
        </w:rPr>
        <w:t>Faktur dan perinciannya, termasuk seluruh biaya dokter;</w:t>
      </w:r>
    </w:p>
    <w:p w14:paraId="009C82E2" w14:textId="77777777" w:rsidR="009A44FA" w:rsidRDefault="00C03B6E">
      <w:pPr>
        <w:numPr>
          <w:ilvl w:val="4"/>
          <w:numId w:val="24"/>
        </w:numPr>
        <w:tabs>
          <w:tab w:val="left" w:pos="1260"/>
        </w:tabs>
        <w:spacing w:after="0" w:line="240" w:lineRule="auto"/>
        <w:ind w:left="1313" w:hanging="745"/>
        <w:jc w:val="both"/>
        <w:rPr>
          <w:color w:val="000000"/>
          <w:sz w:val="18"/>
          <w:szCs w:val="18"/>
        </w:rPr>
      </w:pPr>
      <w:r>
        <w:rPr>
          <w:color w:val="000000"/>
          <w:sz w:val="18"/>
          <w:szCs w:val="18"/>
        </w:rPr>
        <w:t>Rincian biaya yang ditagihkan langsung pada Pasien;</w:t>
      </w:r>
    </w:p>
    <w:p w14:paraId="0F55D459" w14:textId="77777777" w:rsidR="009A44FA" w:rsidRDefault="00C03B6E">
      <w:pPr>
        <w:numPr>
          <w:ilvl w:val="4"/>
          <w:numId w:val="24"/>
        </w:numPr>
        <w:tabs>
          <w:tab w:val="left" w:pos="1260"/>
        </w:tabs>
        <w:spacing w:after="0" w:line="240" w:lineRule="auto"/>
        <w:ind w:left="1313" w:hanging="745"/>
        <w:jc w:val="both"/>
        <w:rPr>
          <w:color w:val="000000"/>
          <w:sz w:val="18"/>
          <w:szCs w:val="18"/>
        </w:rPr>
      </w:pPr>
      <w:r>
        <w:rPr>
          <w:color w:val="000000"/>
          <w:sz w:val="18"/>
          <w:szCs w:val="18"/>
        </w:rPr>
        <w:t>Salinan kartu identitas Pasien (untuk usia di atas 17 tahun) atau salinan akta kelahiran dan fotokopi KTP orangtua (untuk usia di bawah 17 tahun);</w:t>
      </w:r>
    </w:p>
    <w:p w14:paraId="6AC00F4E" w14:textId="77777777" w:rsidR="009A44FA" w:rsidRDefault="00C03B6E">
      <w:pPr>
        <w:numPr>
          <w:ilvl w:val="4"/>
          <w:numId w:val="24"/>
        </w:numPr>
        <w:tabs>
          <w:tab w:val="left" w:pos="1260"/>
        </w:tabs>
        <w:spacing w:after="0" w:line="240" w:lineRule="auto"/>
        <w:ind w:left="1313" w:hanging="745"/>
        <w:jc w:val="both"/>
        <w:rPr>
          <w:color w:val="000000"/>
          <w:sz w:val="18"/>
          <w:szCs w:val="18"/>
        </w:rPr>
      </w:pPr>
      <w:r>
        <w:rPr>
          <w:color w:val="000000"/>
          <w:sz w:val="18"/>
          <w:szCs w:val="18"/>
        </w:rPr>
        <w:t>Asli formulir klaim / ringkasan medis / keterangan dokter (laporan singkat dari dokter yang menangani (termasuk anamnesa, riwayat dan diagnosa penyakit dan layanan yang diberikan kepada Pasien selama perawatan di Mitra) yang telah ditandatangani Pasien;</w:t>
      </w:r>
    </w:p>
    <w:p w14:paraId="651818C9"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Salinan surat rekomendasi dari Mitra lain, jika ada;</w:t>
      </w:r>
    </w:p>
    <w:p w14:paraId="687BB953"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Salinan hasil dari tes laboratorium atau tes diagnostik lain, jika ada;</w:t>
      </w:r>
    </w:p>
    <w:p w14:paraId="6D818AFA"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Rincian penggunaan obat;</w:t>
      </w:r>
    </w:p>
    <w:p w14:paraId="1DBD9341"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Dalam hal kecelakaan, Mitra wajib meminta penjelasan dari Pasien terkait kronologis beserta detail kejadian dan menyertakan keterangan tertulis mengenai kecelakaan tersebut;</w:t>
      </w:r>
    </w:p>
    <w:p w14:paraId="0CC6F6F7"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Surat Pernyataan asli yang ditandatangani oleh Pasien atau wali Pasien. Surat pernyataan asli dilampirkan untuk tagihan Rawat Inap, melahirkan dan bedah harian;</w:t>
      </w:r>
    </w:p>
    <w:p w14:paraId="47FD06BF"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Surat Jaminan yang diterbitkan Halodoc;</w:t>
      </w:r>
    </w:p>
    <w:p w14:paraId="50F89CE3"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Surat Keterangan Kamar Rawat Inap (jika naik kelas);</w:t>
      </w:r>
    </w:p>
    <w:p w14:paraId="6CA77F96"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Resume Medis; dan</w:t>
      </w:r>
    </w:p>
    <w:p w14:paraId="70D69680" w14:textId="77777777" w:rsidR="009A44FA" w:rsidRDefault="00C03B6E">
      <w:pPr>
        <w:numPr>
          <w:ilvl w:val="4"/>
          <w:numId w:val="24"/>
        </w:numPr>
        <w:tabs>
          <w:tab w:val="left" w:pos="1260"/>
        </w:tabs>
        <w:spacing w:after="0" w:line="240" w:lineRule="auto"/>
        <w:ind w:left="993" w:hanging="425"/>
        <w:jc w:val="both"/>
        <w:rPr>
          <w:color w:val="000000"/>
          <w:sz w:val="18"/>
          <w:szCs w:val="18"/>
        </w:rPr>
      </w:pPr>
      <w:r>
        <w:rPr>
          <w:color w:val="000000"/>
          <w:sz w:val="18"/>
          <w:szCs w:val="18"/>
        </w:rPr>
        <w:t>Dokumen penjaminan Halodoc.</w:t>
      </w:r>
    </w:p>
    <w:p w14:paraId="700097E1" w14:textId="77777777" w:rsidR="009A44FA" w:rsidRDefault="009A44FA">
      <w:pPr>
        <w:tabs>
          <w:tab w:val="left" w:pos="284"/>
        </w:tabs>
        <w:spacing w:after="0" w:line="240" w:lineRule="auto"/>
        <w:ind w:left="567"/>
        <w:rPr>
          <w:color w:val="000000"/>
          <w:sz w:val="18"/>
          <w:szCs w:val="18"/>
        </w:rPr>
      </w:pPr>
    </w:p>
    <w:p w14:paraId="735893D3" w14:textId="77777777" w:rsidR="009A44FA" w:rsidRDefault="00C03B6E">
      <w:pPr>
        <w:tabs>
          <w:tab w:val="left" w:pos="284"/>
        </w:tabs>
        <w:spacing w:after="0" w:line="240" w:lineRule="auto"/>
        <w:ind w:left="567"/>
        <w:rPr>
          <w:color w:val="000000"/>
          <w:sz w:val="18"/>
          <w:szCs w:val="18"/>
        </w:rPr>
      </w:pPr>
      <w:r>
        <w:rPr>
          <w:color w:val="000000"/>
          <w:sz w:val="18"/>
          <w:szCs w:val="18"/>
        </w:rPr>
        <w:t>Dokumen yang harus diberikan untuk Rawat Jalan yaitu:</w:t>
      </w:r>
    </w:p>
    <w:p w14:paraId="282BF213"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Invoice/pengantar tagihan</w:t>
      </w:r>
    </w:p>
    <w:p w14:paraId="38F29673"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Surat penagihan dari Mitra</w:t>
      </w:r>
    </w:p>
    <w:p w14:paraId="4D82818F"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Kwitansi asli bermaterai cukup, yang mana nama yang tercantum pada kwitansi harus sesuai dengan pihak pembayar;</w:t>
      </w:r>
    </w:p>
    <w:p w14:paraId="22B1253D"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Faktur dan perinciannya, termasuk seluruh biaya dokter;</w:t>
      </w:r>
    </w:p>
    <w:p w14:paraId="00EE6A48"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Rincian biaya yang ditagihkan langsung pada Pasien;</w:t>
      </w:r>
    </w:p>
    <w:p w14:paraId="55700CD2"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Salinan kartu identitas Pasien (untuk usia di atas 17 tahun) atau salinan akta kelahiran dan fotokopi KTP orangtua (untuk usia di bawah 17 tahun)</w:t>
      </w:r>
    </w:p>
    <w:p w14:paraId="46A8A4C3"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Asli formulir klaim/ringkasan medis/ keterangan dokter (laporan singkat dari dokter yang menangani (termasuk anamnesa, riwayat dan diagnosa penyakit dan layanan yang diberikan kepada Pasien selama perawatan di Mitra) yang telah ditandatangani Pasien;</w:t>
      </w:r>
    </w:p>
    <w:p w14:paraId="4EC5B54A"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Salinan surat rekomendasi dari Mitra lain, jika ada;</w:t>
      </w:r>
    </w:p>
    <w:p w14:paraId="11C8B9AB"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Salinan hasil dari tes laboratorium atau tes diagnostik lain, jika ada;</w:t>
      </w:r>
    </w:p>
    <w:p w14:paraId="5C878A2B"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Rincian penggunaan obat (dengan melampirkan bukti resep dokter);</w:t>
      </w:r>
    </w:p>
    <w:p w14:paraId="56CC8489"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Dalam hal kecelakaan, Mitra wajib meminta penjelasan dari Pasien terkait kronologis beserta detail kejadian dan menyertakan keterangan tertulis mengenai kecelakaan tersebut;</w:t>
      </w:r>
    </w:p>
    <w:p w14:paraId="7F0571B4"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Surat Pernyataan asli yang ditandatangani oleh Pasien atau wali Pasien. Surat pernyataan asli dilampirkan untuk tagihan Rawat Inap, melahirkan dan bedah harian;</w:t>
      </w:r>
    </w:p>
    <w:p w14:paraId="0EE802DA"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Surat Jaminan yang diterbitkan Halodoc;</w:t>
      </w:r>
    </w:p>
    <w:p w14:paraId="75C20D6E"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Hasil Tes Diagnostik;</w:t>
      </w:r>
    </w:p>
    <w:p w14:paraId="308A238E"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Form klaim dan hasil investigasi medis lainnya; dan</w:t>
      </w:r>
    </w:p>
    <w:p w14:paraId="3E82DC52" w14:textId="77777777" w:rsidR="009A44FA" w:rsidRDefault="00C03B6E">
      <w:pPr>
        <w:numPr>
          <w:ilvl w:val="4"/>
          <w:numId w:val="25"/>
        </w:numPr>
        <w:tabs>
          <w:tab w:val="left" w:pos="1260"/>
        </w:tabs>
        <w:spacing w:after="0" w:line="240" w:lineRule="auto"/>
        <w:ind w:left="993" w:hanging="425"/>
        <w:jc w:val="both"/>
        <w:rPr>
          <w:color w:val="000000"/>
          <w:sz w:val="18"/>
          <w:szCs w:val="18"/>
        </w:rPr>
      </w:pPr>
      <w:r>
        <w:rPr>
          <w:color w:val="000000"/>
          <w:sz w:val="18"/>
          <w:szCs w:val="18"/>
        </w:rPr>
        <w:t>Dokumen penjaminan Halodoc.</w:t>
      </w:r>
    </w:p>
    <w:p w14:paraId="41F56ED8" w14:textId="77777777" w:rsidR="009A44FA" w:rsidRDefault="009A44FA">
      <w:pPr>
        <w:tabs>
          <w:tab w:val="left" w:pos="1260"/>
        </w:tabs>
        <w:spacing w:after="0" w:line="240" w:lineRule="auto"/>
        <w:ind w:left="568"/>
        <w:jc w:val="both"/>
        <w:rPr>
          <w:color w:val="000000"/>
          <w:sz w:val="18"/>
          <w:szCs w:val="18"/>
        </w:rPr>
      </w:pPr>
    </w:p>
    <w:p w14:paraId="10A5FDD1" w14:textId="77777777" w:rsidR="009A44FA" w:rsidRDefault="00C03B6E">
      <w:pPr>
        <w:numPr>
          <w:ilvl w:val="3"/>
          <w:numId w:val="24"/>
        </w:numPr>
        <w:spacing w:after="0" w:line="240" w:lineRule="auto"/>
        <w:ind w:left="567" w:hanging="425"/>
        <w:jc w:val="both"/>
        <w:rPr>
          <w:color w:val="000000"/>
          <w:sz w:val="18"/>
          <w:szCs w:val="18"/>
        </w:rPr>
      </w:pPr>
      <w:r>
        <w:rPr>
          <w:color w:val="000000"/>
          <w:sz w:val="18"/>
          <w:szCs w:val="18"/>
        </w:rPr>
        <w:t>Mitra tidak berwenang menerbitkan tambahan tagihan asli kepada Pasien atau pihak ketiga mana pun.</w:t>
      </w:r>
      <w:bookmarkStart w:id="24" w:name="_heading=h.30j0zll" w:colFirst="0" w:colLast="0"/>
      <w:bookmarkEnd w:id="24"/>
    </w:p>
    <w:p w14:paraId="1D6BABD3" w14:textId="77777777" w:rsidR="009A44FA" w:rsidRDefault="00C03B6E">
      <w:pPr>
        <w:numPr>
          <w:ilvl w:val="3"/>
          <w:numId w:val="24"/>
        </w:numPr>
        <w:spacing w:after="0" w:line="240" w:lineRule="auto"/>
        <w:ind w:left="567" w:hanging="425"/>
        <w:jc w:val="both"/>
        <w:rPr>
          <w:color w:val="000000"/>
          <w:sz w:val="18"/>
          <w:szCs w:val="18"/>
        </w:rPr>
      </w:pPr>
      <w:r>
        <w:rPr>
          <w:color w:val="000000"/>
          <w:sz w:val="18"/>
          <w:szCs w:val="18"/>
        </w:rPr>
        <w:lastRenderedPageBreak/>
        <w:t>Mitra wajib mengirimkan seluruh dokumen tagihan asli (</w:t>
      </w:r>
      <w:r>
        <w:rPr>
          <w:i/>
          <w:color w:val="000000"/>
          <w:sz w:val="18"/>
          <w:szCs w:val="18"/>
        </w:rPr>
        <w:t>hardcopy</w:t>
      </w:r>
      <w:r>
        <w:rPr>
          <w:color w:val="000000"/>
          <w:sz w:val="18"/>
          <w:szCs w:val="18"/>
        </w:rPr>
        <w:t xml:space="preserve">) dengan penjaminan dari Halodoc melalui Divisi Penagihan Klaim dengan rincian informasi yang tercantum pada Lampiran 4. </w:t>
      </w:r>
    </w:p>
    <w:p w14:paraId="4138D502" w14:textId="77777777" w:rsidR="009A44FA" w:rsidRDefault="00C03B6E">
      <w:pPr>
        <w:numPr>
          <w:ilvl w:val="3"/>
          <w:numId w:val="24"/>
        </w:numPr>
        <w:spacing w:after="0" w:line="240" w:lineRule="auto"/>
        <w:ind w:left="567" w:hanging="425"/>
        <w:jc w:val="both"/>
        <w:rPr>
          <w:color w:val="000000"/>
          <w:sz w:val="18"/>
          <w:szCs w:val="18"/>
        </w:rPr>
      </w:pPr>
      <w:r>
        <w:rPr>
          <w:color w:val="000000"/>
          <w:sz w:val="18"/>
          <w:szCs w:val="18"/>
        </w:rPr>
        <w:t>Halodoc akan melakukan verifikasi atau pemeriksaan terhadap tagihan yang dikirimkan oleh Mitra. Dalam hal hasil verifikasi tersebut ditemukan kekeliruan atau penyimpangan maka Halodoc berhak untuk menolak pembayaran tagihan atau meminta Mitra memperbaiki atau melengkapi tagihannya dalam waktu 7 (tujuh) Hari Kerja.</w:t>
      </w:r>
    </w:p>
    <w:p w14:paraId="230699E0" w14:textId="77777777" w:rsidR="009A44FA" w:rsidRDefault="00C03B6E">
      <w:pPr>
        <w:numPr>
          <w:ilvl w:val="3"/>
          <w:numId w:val="24"/>
        </w:numPr>
        <w:spacing w:after="0" w:line="240" w:lineRule="auto"/>
        <w:ind w:left="567" w:hanging="425"/>
        <w:jc w:val="both"/>
        <w:rPr>
          <w:color w:val="000000"/>
          <w:sz w:val="18"/>
          <w:szCs w:val="18"/>
        </w:rPr>
      </w:pPr>
      <w:r>
        <w:rPr>
          <w:color w:val="000000"/>
          <w:sz w:val="18"/>
          <w:szCs w:val="18"/>
        </w:rPr>
        <w:t>Para Pihak melakukan rekonsiliasi secara berkala dengan durasi paling banyak 1 (satu) kali setiap bulan.</w:t>
      </w:r>
    </w:p>
    <w:p w14:paraId="4F49F520" w14:textId="77777777" w:rsidR="009A44FA" w:rsidRDefault="009A44FA">
      <w:pPr>
        <w:tabs>
          <w:tab w:val="left" w:pos="1260"/>
        </w:tabs>
        <w:spacing w:after="0" w:line="240" w:lineRule="auto"/>
        <w:ind w:left="567"/>
        <w:jc w:val="both"/>
        <w:rPr>
          <w:color w:val="000000"/>
          <w:sz w:val="18"/>
          <w:szCs w:val="18"/>
        </w:rPr>
      </w:pPr>
    </w:p>
    <w:p w14:paraId="634DA2CA" w14:textId="77777777" w:rsidR="009A44FA" w:rsidRDefault="00C03B6E">
      <w:pPr>
        <w:spacing w:line="240" w:lineRule="auto"/>
        <w:rPr>
          <w:b/>
          <w:sz w:val="18"/>
          <w:szCs w:val="18"/>
        </w:rPr>
      </w:pPr>
      <w:r>
        <w:rPr>
          <w:b/>
          <w:sz w:val="18"/>
          <w:szCs w:val="18"/>
        </w:rPr>
        <w:t>PASAL 3 - PEMBAYARAN</w:t>
      </w:r>
    </w:p>
    <w:p w14:paraId="346B1B3E" w14:textId="77777777" w:rsidR="009A44FA" w:rsidRDefault="00C03B6E">
      <w:pPr>
        <w:numPr>
          <w:ilvl w:val="6"/>
          <w:numId w:val="25"/>
        </w:numPr>
        <w:spacing w:after="0" w:line="240" w:lineRule="auto"/>
        <w:ind w:left="567" w:hanging="425"/>
        <w:jc w:val="both"/>
        <w:rPr>
          <w:color w:val="000000"/>
          <w:sz w:val="18"/>
          <w:szCs w:val="18"/>
        </w:rPr>
      </w:pPr>
      <w:r>
        <w:rPr>
          <w:color w:val="000000"/>
          <w:sz w:val="18"/>
          <w:szCs w:val="18"/>
        </w:rPr>
        <w:t>Setelah menerima seluruh dokumen tagihan secara lengkap dan melakukan verifikasi, Halodoc akan melakukan pembayaran dengan cara transfer ke Mitra paling lambat 14 (empat belas) Hari Kerja (kecuali untuk biaya Layanan Kesehatan tertentu yang akan langsung dibayar oleh perusahaan asuransi kepada Mitra).</w:t>
      </w:r>
    </w:p>
    <w:p w14:paraId="0C00D6AB" w14:textId="77777777" w:rsidR="009A44FA" w:rsidRDefault="00C03B6E">
      <w:pPr>
        <w:numPr>
          <w:ilvl w:val="6"/>
          <w:numId w:val="25"/>
        </w:numPr>
        <w:spacing w:after="0" w:line="240" w:lineRule="auto"/>
        <w:ind w:left="567" w:hanging="425"/>
        <w:jc w:val="both"/>
        <w:rPr>
          <w:color w:val="000000"/>
          <w:sz w:val="18"/>
          <w:szCs w:val="18"/>
        </w:rPr>
      </w:pPr>
      <w:r>
        <w:rPr>
          <w:color w:val="000000"/>
          <w:sz w:val="18"/>
          <w:szCs w:val="18"/>
        </w:rPr>
        <w:t>Pembayaran sebagaimana dimaksud pada ayat 1 di atas hanya akan dilakukan jika Halodoc bertindak sebagai payor, dalam hal asuransi dan/atau perusahaan mempunyai Perjanjian komersial langsung dengan Mitra, maka Halodoc akan mengirimkan hasil verifikasi klaim kepada asuransi dan/atau perusahaan dan pembayaran akan mengacu pada ketentuan Perjanjian kerja sama yang ditentukan antara Mitra dengan asuransi dan/atau perusahaan.</w:t>
      </w:r>
    </w:p>
    <w:p w14:paraId="173819FE" w14:textId="77777777" w:rsidR="009A44FA" w:rsidRDefault="00C03B6E">
      <w:pPr>
        <w:numPr>
          <w:ilvl w:val="6"/>
          <w:numId w:val="25"/>
        </w:numPr>
        <w:spacing w:after="0" w:line="240" w:lineRule="auto"/>
        <w:ind w:left="567" w:hanging="425"/>
        <w:jc w:val="both"/>
        <w:rPr>
          <w:color w:val="000000"/>
          <w:sz w:val="18"/>
          <w:szCs w:val="18"/>
        </w:rPr>
      </w:pPr>
      <w:r>
        <w:rPr>
          <w:color w:val="000000"/>
          <w:sz w:val="18"/>
          <w:szCs w:val="18"/>
        </w:rPr>
        <w:t>Apabila Halodoc telah melakukan pembayaran dan di kemudian hari ditemukan adanya kelebihan pembayaran, maka Mitra wajib mengembalikan kelebihan pembayaran tersebut kepada Halodoc.</w:t>
      </w:r>
    </w:p>
    <w:p w14:paraId="5E49DDC5" w14:textId="77777777" w:rsidR="009A44FA" w:rsidRDefault="00C03B6E">
      <w:pPr>
        <w:numPr>
          <w:ilvl w:val="6"/>
          <w:numId w:val="25"/>
        </w:numPr>
        <w:spacing w:after="0" w:line="240" w:lineRule="auto"/>
        <w:ind w:left="567" w:hanging="425"/>
        <w:jc w:val="both"/>
        <w:rPr>
          <w:color w:val="000000"/>
          <w:sz w:val="18"/>
          <w:szCs w:val="18"/>
        </w:rPr>
      </w:pPr>
      <w:r>
        <w:rPr>
          <w:color w:val="000000"/>
          <w:sz w:val="18"/>
          <w:szCs w:val="18"/>
        </w:rPr>
        <w:t>Setiap perubahan nomor rekening wajib diinformasikan kepada Halodoc selambatnya 30 (tiga puluh) Hari Kalender sebelum tanggal efektif penggunaan rekening baru tersebut.</w:t>
      </w:r>
    </w:p>
    <w:p w14:paraId="52CDA6C2" w14:textId="77777777" w:rsidR="009A44FA" w:rsidRDefault="00C03B6E">
      <w:pPr>
        <w:numPr>
          <w:ilvl w:val="6"/>
          <w:numId w:val="25"/>
        </w:numPr>
        <w:spacing w:after="0" w:line="240" w:lineRule="auto"/>
        <w:ind w:left="567" w:hanging="425"/>
        <w:jc w:val="both"/>
        <w:rPr>
          <w:color w:val="000000"/>
          <w:sz w:val="18"/>
          <w:szCs w:val="18"/>
        </w:rPr>
      </w:pPr>
      <w:r>
        <w:rPr>
          <w:color w:val="000000"/>
          <w:sz w:val="18"/>
          <w:szCs w:val="18"/>
        </w:rPr>
        <w:t>Halodoc akan mengirim bukti pembayaran kepada Mitra dari setiap tagihan. Bukti pembayaran itu akan dikirim ke alamat email yang tercantum pada tabel Informasi Mitra.</w:t>
      </w:r>
    </w:p>
    <w:p w14:paraId="3683324D" w14:textId="77777777" w:rsidR="009A44FA" w:rsidRDefault="009A44FA">
      <w:pPr>
        <w:tabs>
          <w:tab w:val="left" w:pos="1260"/>
        </w:tabs>
        <w:spacing w:after="0" w:line="240" w:lineRule="auto"/>
        <w:ind w:left="567"/>
        <w:jc w:val="both"/>
        <w:rPr>
          <w:color w:val="000000"/>
          <w:sz w:val="18"/>
          <w:szCs w:val="18"/>
        </w:rPr>
      </w:pPr>
    </w:p>
    <w:p w14:paraId="622D74EF" w14:textId="77777777" w:rsidR="009A44FA" w:rsidRDefault="00C03B6E">
      <w:pPr>
        <w:spacing w:line="240" w:lineRule="auto"/>
        <w:rPr>
          <w:b/>
          <w:sz w:val="18"/>
          <w:szCs w:val="18"/>
        </w:rPr>
      </w:pPr>
      <w:r>
        <w:rPr>
          <w:b/>
          <w:sz w:val="18"/>
          <w:szCs w:val="18"/>
        </w:rPr>
        <w:t>PASAL 4 - KEWAJIBAN HALODOC</w:t>
      </w:r>
    </w:p>
    <w:p w14:paraId="04EBE12D" w14:textId="77777777" w:rsidR="009A44FA" w:rsidRDefault="00C03B6E">
      <w:pPr>
        <w:numPr>
          <w:ilvl w:val="6"/>
          <w:numId w:val="26"/>
        </w:numPr>
        <w:spacing w:after="0" w:line="240" w:lineRule="auto"/>
        <w:ind w:left="567" w:hanging="425"/>
        <w:jc w:val="both"/>
        <w:rPr>
          <w:color w:val="000000"/>
          <w:sz w:val="18"/>
          <w:szCs w:val="18"/>
        </w:rPr>
      </w:pPr>
      <w:r>
        <w:rPr>
          <w:color w:val="000000"/>
          <w:sz w:val="18"/>
          <w:szCs w:val="18"/>
        </w:rPr>
        <w:t xml:space="preserve">Halodoc wajib memberikan layanan yang cepat dan efisien kepada Mitra termasuk menyediakan </w:t>
      </w:r>
      <w:r>
        <w:rPr>
          <w:sz w:val="18"/>
          <w:szCs w:val="18"/>
        </w:rPr>
        <w:t>Portal RS</w:t>
      </w:r>
      <w:r>
        <w:rPr>
          <w:color w:val="000000"/>
          <w:sz w:val="18"/>
          <w:szCs w:val="18"/>
        </w:rPr>
        <w:t xml:space="preserve"> dan layanan telepon</w:t>
      </w:r>
      <w:r>
        <w:rPr>
          <w:i/>
          <w:color w:val="000000"/>
          <w:sz w:val="18"/>
          <w:szCs w:val="18"/>
        </w:rPr>
        <w:t xml:space="preserve"> </w:t>
      </w:r>
      <w:r>
        <w:rPr>
          <w:color w:val="000000"/>
          <w:sz w:val="18"/>
          <w:szCs w:val="18"/>
        </w:rPr>
        <w:t>24 jam untuk memberikan konfirmasi segera mengenai penerimaan Pasien kepada Mitra.</w:t>
      </w:r>
    </w:p>
    <w:p w14:paraId="682A217C" w14:textId="77777777" w:rsidR="009A44FA" w:rsidRDefault="00C03B6E">
      <w:pPr>
        <w:numPr>
          <w:ilvl w:val="6"/>
          <w:numId w:val="26"/>
        </w:numPr>
        <w:spacing w:after="0" w:line="240" w:lineRule="auto"/>
        <w:ind w:left="567" w:hanging="425"/>
        <w:jc w:val="both"/>
        <w:rPr>
          <w:color w:val="000000"/>
          <w:sz w:val="18"/>
          <w:szCs w:val="18"/>
        </w:rPr>
      </w:pPr>
      <w:r>
        <w:rPr>
          <w:color w:val="000000"/>
          <w:sz w:val="18"/>
          <w:szCs w:val="18"/>
        </w:rPr>
        <w:t>Halodoc akan menjamin pembayaran pada atau sebelum hari pertama perawatan apabila Surat Jaminan Awal telah diterbitkan.</w:t>
      </w:r>
    </w:p>
    <w:p w14:paraId="33537D58" w14:textId="77777777" w:rsidR="009A44FA" w:rsidRDefault="00C03B6E">
      <w:pPr>
        <w:numPr>
          <w:ilvl w:val="4"/>
          <w:numId w:val="27"/>
        </w:numPr>
        <w:spacing w:after="0" w:line="240" w:lineRule="auto"/>
        <w:ind w:left="1077" w:hanging="357"/>
        <w:jc w:val="both"/>
        <w:rPr>
          <w:color w:val="000000"/>
          <w:sz w:val="18"/>
          <w:szCs w:val="18"/>
        </w:rPr>
      </w:pPr>
      <w:r>
        <w:rPr>
          <w:color w:val="000000"/>
          <w:sz w:val="18"/>
          <w:szCs w:val="18"/>
        </w:rPr>
        <w:t>Apabila alasan untuk penerimaan tidak jelas atau lebih bersifat gejala daripada diagnosa, maka Halodoc akan menghubungi Mitra setiap hari hingga diagnosa yang pasti ditegakkan.</w:t>
      </w:r>
    </w:p>
    <w:p w14:paraId="24FC7701" w14:textId="77777777" w:rsidR="009A44FA" w:rsidRDefault="00C03B6E">
      <w:pPr>
        <w:numPr>
          <w:ilvl w:val="4"/>
          <w:numId w:val="27"/>
        </w:numPr>
        <w:spacing w:after="0" w:line="240" w:lineRule="auto"/>
        <w:ind w:left="1077" w:hanging="357"/>
        <w:jc w:val="both"/>
        <w:rPr>
          <w:color w:val="000000"/>
          <w:sz w:val="18"/>
          <w:szCs w:val="18"/>
        </w:rPr>
      </w:pPr>
      <w:r>
        <w:rPr>
          <w:color w:val="000000"/>
          <w:sz w:val="18"/>
          <w:szCs w:val="18"/>
        </w:rPr>
        <w:t xml:space="preserve">Apabila diagnosa yang ditegakkan adalah kejadian yang tidak ditanggung dalam Manfaat Kesehatan, maka Halodoc akan memberitahukan kepada Mitra bahwa jaminan akan dihentikan. </w:t>
      </w:r>
    </w:p>
    <w:p w14:paraId="046E39A2" w14:textId="77777777" w:rsidR="009A44FA" w:rsidRDefault="00C03B6E">
      <w:pPr>
        <w:numPr>
          <w:ilvl w:val="6"/>
          <w:numId w:val="26"/>
        </w:numPr>
        <w:tabs>
          <w:tab w:val="left" w:pos="660"/>
        </w:tabs>
        <w:spacing w:after="0" w:line="240" w:lineRule="auto"/>
        <w:ind w:left="567" w:hanging="425"/>
        <w:jc w:val="both"/>
        <w:rPr>
          <w:color w:val="000000"/>
          <w:sz w:val="18"/>
          <w:szCs w:val="18"/>
        </w:rPr>
      </w:pPr>
      <w:r>
        <w:rPr>
          <w:color w:val="000000"/>
          <w:sz w:val="18"/>
          <w:szCs w:val="18"/>
        </w:rPr>
        <w:t xml:space="preserve">Halodoc wajib melakukan validasi keanggotaan dan kelayakan Pasien untuk mendapatkan Layanan Kesehatan dari Mitra melalui </w:t>
      </w:r>
      <w:r>
        <w:rPr>
          <w:sz w:val="18"/>
          <w:szCs w:val="18"/>
        </w:rPr>
        <w:t>Portal RS</w:t>
      </w:r>
      <w:r>
        <w:rPr>
          <w:color w:val="000000"/>
          <w:sz w:val="18"/>
          <w:szCs w:val="18"/>
        </w:rPr>
        <w:t>.</w:t>
      </w:r>
    </w:p>
    <w:p w14:paraId="13A5AE48" w14:textId="77777777" w:rsidR="009A44FA" w:rsidRDefault="00C03B6E">
      <w:pPr>
        <w:numPr>
          <w:ilvl w:val="6"/>
          <w:numId w:val="26"/>
        </w:numPr>
        <w:spacing w:after="0" w:line="240" w:lineRule="auto"/>
        <w:ind w:left="567" w:hanging="425"/>
        <w:jc w:val="both"/>
        <w:rPr>
          <w:color w:val="000000"/>
          <w:sz w:val="18"/>
          <w:szCs w:val="18"/>
        </w:rPr>
      </w:pPr>
      <w:r>
        <w:rPr>
          <w:color w:val="000000"/>
          <w:sz w:val="18"/>
          <w:szCs w:val="18"/>
        </w:rPr>
        <w:t>Dalam hal terdapat Layanan Kesehatan tertentu yang akan dibayar langsung oleh perusahaan asuransi kepada Mitra, Halodoc wajib menginformasikan nama perusahaan tersebut yang akan melakukan pembayaran langsung kepada Mitra.</w:t>
      </w:r>
    </w:p>
    <w:p w14:paraId="561BBCFF" w14:textId="77777777" w:rsidR="009A44FA" w:rsidRDefault="00C03B6E">
      <w:pPr>
        <w:numPr>
          <w:ilvl w:val="6"/>
          <w:numId w:val="26"/>
        </w:numPr>
        <w:spacing w:after="0" w:line="240" w:lineRule="auto"/>
        <w:ind w:left="567" w:hanging="425"/>
        <w:jc w:val="both"/>
        <w:rPr>
          <w:color w:val="000000"/>
          <w:sz w:val="18"/>
          <w:szCs w:val="18"/>
        </w:rPr>
      </w:pPr>
      <w:r>
        <w:rPr>
          <w:color w:val="000000"/>
          <w:sz w:val="18"/>
          <w:szCs w:val="18"/>
        </w:rPr>
        <w:t>Apabila pembayaran klaim bukan dibayarkan oleh Halodoc, maka ketentuan mengenai pembayaran klaim akan mengacu pada Perjanjian Kerja Sama antara Mitra dan perusahaan asuransi.</w:t>
      </w:r>
    </w:p>
    <w:p w14:paraId="012E6F5D" w14:textId="77777777" w:rsidR="009A44FA" w:rsidRDefault="009A44FA">
      <w:pPr>
        <w:tabs>
          <w:tab w:val="left" w:pos="1260"/>
        </w:tabs>
        <w:spacing w:after="0" w:line="240" w:lineRule="auto"/>
        <w:ind w:left="567"/>
        <w:jc w:val="both"/>
        <w:rPr>
          <w:color w:val="000000"/>
          <w:sz w:val="18"/>
          <w:szCs w:val="18"/>
        </w:rPr>
      </w:pPr>
    </w:p>
    <w:p w14:paraId="6D72E566" w14:textId="77777777" w:rsidR="009A44FA" w:rsidRDefault="00C03B6E">
      <w:pPr>
        <w:tabs>
          <w:tab w:val="left" w:pos="1260"/>
        </w:tabs>
        <w:spacing w:line="240" w:lineRule="auto"/>
        <w:rPr>
          <w:b/>
          <w:sz w:val="18"/>
          <w:szCs w:val="18"/>
        </w:rPr>
      </w:pPr>
      <w:r>
        <w:rPr>
          <w:b/>
          <w:sz w:val="18"/>
          <w:szCs w:val="18"/>
        </w:rPr>
        <w:t>PASAL 5 - HAK HALODOC</w:t>
      </w:r>
    </w:p>
    <w:p w14:paraId="6BD7771C" w14:textId="77777777" w:rsidR="009A44FA" w:rsidRDefault="00C03B6E">
      <w:pPr>
        <w:numPr>
          <w:ilvl w:val="6"/>
          <w:numId w:val="28"/>
        </w:numPr>
        <w:spacing w:after="0" w:line="240" w:lineRule="auto"/>
        <w:ind w:left="567" w:hanging="425"/>
        <w:jc w:val="both"/>
        <w:rPr>
          <w:color w:val="000000"/>
          <w:sz w:val="18"/>
          <w:szCs w:val="18"/>
        </w:rPr>
      </w:pPr>
      <w:r>
        <w:rPr>
          <w:color w:val="000000"/>
          <w:sz w:val="18"/>
          <w:szCs w:val="18"/>
        </w:rPr>
        <w:t>Halodoc berhak mendapatkan jaminan dari Mitra bahwa Pasien yang dikelola oleh Halodoc mendapat Layanan Kesehatan dari Mitra sesuai dengan syarat dan ketentuan sebagaimana diatur dalam Perjanjian ini.</w:t>
      </w:r>
    </w:p>
    <w:p w14:paraId="440158B2" w14:textId="77777777" w:rsidR="009A44FA" w:rsidRDefault="00C03B6E">
      <w:pPr>
        <w:numPr>
          <w:ilvl w:val="6"/>
          <w:numId w:val="28"/>
        </w:numPr>
        <w:spacing w:after="0" w:line="240" w:lineRule="auto"/>
        <w:ind w:left="567" w:hanging="425"/>
        <w:jc w:val="both"/>
        <w:rPr>
          <w:color w:val="000000"/>
          <w:sz w:val="18"/>
          <w:szCs w:val="18"/>
        </w:rPr>
      </w:pPr>
      <w:r>
        <w:rPr>
          <w:color w:val="000000"/>
          <w:sz w:val="18"/>
          <w:szCs w:val="18"/>
        </w:rPr>
        <w:t>Halodoc berhak mendapatkan informasi dari Mitra mengenai apapun terkait fasilitas atau kendala dan hambatan yang dapat menghalangi jumlah Pasien yang dapat dirujuk.</w:t>
      </w:r>
    </w:p>
    <w:p w14:paraId="02B47152" w14:textId="77777777" w:rsidR="009A44FA" w:rsidRDefault="00C03B6E">
      <w:pPr>
        <w:numPr>
          <w:ilvl w:val="6"/>
          <w:numId w:val="28"/>
        </w:numPr>
        <w:spacing w:after="0" w:line="240" w:lineRule="auto"/>
        <w:ind w:left="567" w:hanging="425"/>
        <w:jc w:val="both"/>
        <w:rPr>
          <w:color w:val="000000"/>
          <w:sz w:val="18"/>
          <w:szCs w:val="18"/>
        </w:rPr>
      </w:pPr>
      <w:r>
        <w:rPr>
          <w:color w:val="000000"/>
          <w:sz w:val="18"/>
          <w:szCs w:val="18"/>
        </w:rPr>
        <w:t>Halodoc berhak mendapatkan akses bebas ke Pasien melalui pemantauan dan catatan medis Pasien yang diperlukan dengan ketentuan sebagai berikut:</w:t>
      </w:r>
    </w:p>
    <w:p w14:paraId="5F6C034B" w14:textId="77777777" w:rsidR="009A44FA" w:rsidRDefault="00C03B6E">
      <w:pPr>
        <w:numPr>
          <w:ilvl w:val="4"/>
          <w:numId w:val="29"/>
        </w:numPr>
        <w:spacing w:after="0" w:line="240" w:lineRule="auto"/>
        <w:ind w:left="1077" w:hanging="357"/>
        <w:jc w:val="both"/>
        <w:rPr>
          <w:color w:val="000000"/>
          <w:sz w:val="18"/>
          <w:szCs w:val="18"/>
        </w:rPr>
      </w:pPr>
      <w:r>
        <w:rPr>
          <w:color w:val="000000"/>
          <w:sz w:val="18"/>
          <w:szCs w:val="18"/>
        </w:rPr>
        <w:t>untuk mengetahui kondisi umum kesehatan Pasien, Halodoc berhak mendapatkan informasi dari tim medis Mitra.</w:t>
      </w:r>
    </w:p>
    <w:p w14:paraId="4DC75067" w14:textId="77777777" w:rsidR="009A44FA" w:rsidRDefault="00C03B6E">
      <w:pPr>
        <w:numPr>
          <w:ilvl w:val="4"/>
          <w:numId w:val="29"/>
        </w:numPr>
        <w:spacing w:after="0" w:line="240" w:lineRule="auto"/>
        <w:ind w:left="1077" w:hanging="357"/>
        <w:jc w:val="both"/>
        <w:rPr>
          <w:color w:val="000000"/>
          <w:sz w:val="18"/>
          <w:szCs w:val="18"/>
        </w:rPr>
      </w:pPr>
      <w:r>
        <w:rPr>
          <w:color w:val="000000"/>
          <w:sz w:val="18"/>
          <w:szCs w:val="18"/>
        </w:rPr>
        <w:t>untuk mengetahui pengobatan serta kondisi secara keseluruhan dari Pasien, Halodoc berhak mendapatkan informasi dari dokter yang merawat dan atau dengan perawat Mitra dengan izin dari dokter yang merawat.</w:t>
      </w:r>
    </w:p>
    <w:p w14:paraId="72646F6F" w14:textId="77777777" w:rsidR="009A44FA" w:rsidRDefault="009A44FA">
      <w:pPr>
        <w:tabs>
          <w:tab w:val="left" w:pos="1260"/>
        </w:tabs>
        <w:spacing w:after="0" w:line="240" w:lineRule="auto"/>
        <w:jc w:val="both"/>
        <w:rPr>
          <w:sz w:val="18"/>
          <w:szCs w:val="18"/>
        </w:rPr>
      </w:pPr>
    </w:p>
    <w:p w14:paraId="1213E45F" w14:textId="77777777" w:rsidR="009A44FA" w:rsidRDefault="00C03B6E">
      <w:pPr>
        <w:tabs>
          <w:tab w:val="left" w:pos="1260"/>
        </w:tabs>
        <w:spacing w:line="240" w:lineRule="auto"/>
        <w:rPr>
          <w:sz w:val="18"/>
          <w:szCs w:val="18"/>
        </w:rPr>
      </w:pPr>
      <w:r>
        <w:rPr>
          <w:b/>
          <w:sz w:val="18"/>
          <w:szCs w:val="18"/>
        </w:rPr>
        <w:t>PASAL 6 - KEWAJIBAN MITRA</w:t>
      </w:r>
    </w:p>
    <w:p w14:paraId="202CCB7C" w14:textId="77777777" w:rsidR="009A44FA" w:rsidRDefault="00C03B6E">
      <w:pPr>
        <w:numPr>
          <w:ilvl w:val="6"/>
          <w:numId w:val="30"/>
        </w:numPr>
        <w:spacing w:after="0" w:line="240" w:lineRule="auto"/>
        <w:ind w:left="567" w:hanging="425"/>
        <w:jc w:val="both"/>
        <w:rPr>
          <w:color w:val="000000"/>
          <w:sz w:val="18"/>
          <w:szCs w:val="18"/>
        </w:rPr>
      </w:pPr>
      <w:r>
        <w:rPr>
          <w:color w:val="000000"/>
          <w:sz w:val="18"/>
          <w:szCs w:val="18"/>
        </w:rPr>
        <w:t>Untuk kepentingan uji tuntas, sebelum menambahkan Mitra ke dalam daftar Halodoc, Mitra wajib menyerahkan dokumen-dokumen berikut, termasuk namun tidak terbatas pada:</w:t>
      </w:r>
    </w:p>
    <w:p w14:paraId="718705A6" w14:textId="77777777" w:rsidR="009A44FA" w:rsidRDefault="00C03B6E">
      <w:pPr>
        <w:numPr>
          <w:ilvl w:val="4"/>
          <w:numId w:val="31"/>
        </w:numPr>
        <w:tabs>
          <w:tab w:val="left" w:pos="1260"/>
        </w:tabs>
        <w:spacing w:after="0" w:line="240" w:lineRule="auto"/>
        <w:ind w:left="1077" w:hanging="357"/>
        <w:jc w:val="both"/>
        <w:rPr>
          <w:color w:val="000000"/>
          <w:sz w:val="18"/>
          <w:szCs w:val="18"/>
        </w:rPr>
      </w:pPr>
      <w:r>
        <w:rPr>
          <w:color w:val="000000"/>
          <w:sz w:val="18"/>
          <w:szCs w:val="18"/>
        </w:rPr>
        <w:t>Surat Izin Operasional Mitra</w:t>
      </w:r>
    </w:p>
    <w:p w14:paraId="63F09495" w14:textId="77777777" w:rsidR="009A44FA" w:rsidRDefault="00C03B6E">
      <w:pPr>
        <w:numPr>
          <w:ilvl w:val="4"/>
          <w:numId w:val="31"/>
        </w:numPr>
        <w:tabs>
          <w:tab w:val="left" w:pos="1260"/>
        </w:tabs>
        <w:spacing w:after="0" w:line="240" w:lineRule="auto"/>
        <w:ind w:left="1077" w:hanging="357"/>
        <w:jc w:val="both"/>
        <w:rPr>
          <w:color w:val="000000"/>
          <w:sz w:val="18"/>
          <w:szCs w:val="18"/>
        </w:rPr>
      </w:pPr>
      <w:r>
        <w:rPr>
          <w:color w:val="000000"/>
          <w:sz w:val="18"/>
          <w:szCs w:val="18"/>
        </w:rPr>
        <w:t>Akta perusahaan beserta pengesahan Menteri Hukum dan HAM (“</w:t>
      </w:r>
      <w:r>
        <w:rPr>
          <w:b/>
          <w:color w:val="000000"/>
          <w:sz w:val="18"/>
          <w:szCs w:val="18"/>
        </w:rPr>
        <w:t>SK Kemenkumham</w:t>
      </w:r>
      <w:r>
        <w:rPr>
          <w:color w:val="000000"/>
          <w:sz w:val="18"/>
          <w:szCs w:val="18"/>
        </w:rPr>
        <w:t>”)</w:t>
      </w:r>
    </w:p>
    <w:p w14:paraId="1F810BE5" w14:textId="77777777" w:rsidR="009A44FA" w:rsidRDefault="00C03B6E">
      <w:pPr>
        <w:numPr>
          <w:ilvl w:val="4"/>
          <w:numId w:val="31"/>
        </w:numPr>
        <w:tabs>
          <w:tab w:val="left" w:pos="1260"/>
        </w:tabs>
        <w:spacing w:after="0" w:line="240" w:lineRule="auto"/>
        <w:ind w:left="1077" w:hanging="357"/>
        <w:jc w:val="both"/>
        <w:rPr>
          <w:color w:val="000000"/>
          <w:sz w:val="18"/>
          <w:szCs w:val="18"/>
        </w:rPr>
      </w:pPr>
      <w:r>
        <w:rPr>
          <w:color w:val="000000"/>
          <w:sz w:val="18"/>
          <w:szCs w:val="18"/>
        </w:rPr>
        <w:t>Surat Kuasa dari Direktur (jika terdapat pemberian kuasa)</w:t>
      </w:r>
    </w:p>
    <w:p w14:paraId="34B21C05" w14:textId="77777777" w:rsidR="009A44FA" w:rsidRDefault="00C03B6E">
      <w:pPr>
        <w:numPr>
          <w:ilvl w:val="4"/>
          <w:numId w:val="31"/>
        </w:numPr>
        <w:tabs>
          <w:tab w:val="left" w:pos="1260"/>
        </w:tabs>
        <w:spacing w:after="0" w:line="240" w:lineRule="auto"/>
        <w:ind w:left="1077" w:hanging="357"/>
        <w:jc w:val="both"/>
        <w:rPr>
          <w:color w:val="000000"/>
          <w:sz w:val="18"/>
          <w:szCs w:val="18"/>
        </w:rPr>
      </w:pPr>
      <w:r>
        <w:rPr>
          <w:color w:val="000000"/>
          <w:sz w:val="18"/>
          <w:szCs w:val="18"/>
        </w:rPr>
        <w:t>Buku tarif</w:t>
      </w:r>
    </w:p>
    <w:p w14:paraId="2FE9BEC3" w14:textId="77777777" w:rsidR="009A44FA" w:rsidRDefault="00C03B6E">
      <w:pPr>
        <w:numPr>
          <w:ilvl w:val="4"/>
          <w:numId w:val="31"/>
        </w:numPr>
        <w:tabs>
          <w:tab w:val="left" w:pos="1260"/>
        </w:tabs>
        <w:spacing w:after="0" w:line="240" w:lineRule="auto"/>
        <w:ind w:left="1077" w:hanging="357"/>
        <w:jc w:val="both"/>
        <w:rPr>
          <w:color w:val="000000"/>
          <w:sz w:val="18"/>
          <w:szCs w:val="18"/>
        </w:rPr>
      </w:pPr>
      <w:r>
        <w:rPr>
          <w:color w:val="000000"/>
          <w:sz w:val="18"/>
          <w:szCs w:val="18"/>
        </w:rPr>
        <w:t>Nomor Induk Berusaha (“</w:t>
      </w:r>
      <w:r>
        <w:rPr>
          <w:b/>
          <w:color w:val="000000"/>
          <w:sz w:val="18"/>
          <w:szCs w:val="18"/>
        </w:rPr>
        <w:t>NIB</w:t>
      </w:r>
      <w:r>
        <w:rPr>
          <w:color w:val="000000"/>
          <w:sz w:val="18"/>
          <w:szCs w:val="18"/>
        </w:rPr>
        <w:t>”)</w:t>
      </w:r>
    </w:p>
    <w:p w14:paraId="35481B9A" w14:textId="77777777" w:rsidR="009A44FA" w:rsidRDefault="00C03B6E">
      <w:pPr>
        <w:numPr>
          <w:ilvl w:val="4"/>
          <w:numId w:val="31"/>
        </w:numPr>
        <w:tabs>
          <w:tab w:val="left" w:pos="1260"/>
        </w:tabs>
        <w:spacing w:after="0" w:line="240" w:lineRule="auto"/>
        <w:ind w:left="1077" w:hanging="357"/>
        <w:jc w:val="both"/>
        <w:rPr>
          <w:color w:val="000000"/>
          <w:sz w:val="18"/>
          <w:szCs w:val="18"/>
        </w:rPr>
      </w:pPr>
      <w:r>
        <w:rPr>
          <w:color w:val="000000"/>
          <w:sz w:val="18"/>
          <w:szCs w:val="18"/>
        </w:rPr>
        <w:t>KTP Direktur/Kuasa</w:t>
      </w:r>
    </w:p>
    <w:p w14:paraId="2A57B7D7" w14:textId="77777777" w:rsidR="009A44FA" w:rsidRDefault="00C03B6E">
      <w:pPr>
        <w:numPr>
          <w:ilvl w:val="6"/>
          <w:numId w:val="30"/>
        </w:numPr>
        <w:spacing w:after="0" w:line="240" w:lineRule="auto"/>
        <w:ind w:left="567" w:hanging="425"/>
        <w:jc w:val="both"/>
        <w:rPr>
          <w:color w:val="000000"/>
          <w:sz w:val="18"/>
          <w:szCs w:val="18"/>
        </w:rPr>
      </w:pPr>
      <w:r>
        <w:rPr>
          <w:color w:val="000000"/>
          <w:sz w:val="18"/>
          <w:szCs w:val="18"/>
          <w:highlight w:val="white"/>
        </w:rPr>
        <w:t>Mitra wajib memberikan informasi terkait dengan Pasien kepada Halodoc melalui pemantauan dan catatan medis Pasien. Mitra menjamin bahwa Mitra telah mendapatkan persetujuan yang diperlukan berdasarkan peraturan perundang-undangan dari Pasien dan tim medis Mitra sehingga Mitra dapat melakukan kewajibannya untuk memberikan informasi terkait dengan Pasien kepada Halodoc.</w:t>
      </w:r>
    </w:p>
    <w:p w14:paraId="0234853B" w14:textId="77777777" w:rsidR="009A44FA" w:rsidRDefault="00C03B6E">
      <w:pPr>
        <w:numPr>
          <w:ilvl w:val="6"/>
          <w:numId w:val="30"/>
        </w:numPr>
        <w:spacing w:after="0" w:line="240" w:lineRule="auto"/>
        <w:ind w:left="567" w:hanging="425"/>
        <w:jc w:val="both"/>
        <w:rPr>
          <w:color w:val="000000"/>
          <w:sz w:val="18"/>
          <w:szCs w:val="18"/>
        </w:rPr>
      </w:pPr>
      <w:r>
        <w:rPr>
          <w:color w:val="000000"/>
          <w:sz w:val="18"/>
          <w:szCs w:val="18"/>
        </w:rPr>
        <w:lastRenderedPageBreak/>
        <w:t>Mitra akan menerima Pasien dan menyediakan layanan tepat waktu dan Mitra wajib memastikan bahwa Layanan Kesehatan yang diberikan kepada Pasien adalah untuk Keperluan Medis dan mengacu pada standar dan prosedur Layanan Kesehatan serta pelayanan obat sebagaimana ditetapkan oleh peraturan perundang-undangan yang berlaku.</w:t>
      </w:r>
    </w:p>
    <w:p w14:paraId="33E7DEE8" w14:textId="77777777" w:rsidR="009A44FA" w:rsidRDefault="00C03B6E">
      <w:pPr>
        <w:numPr>
          <w:ilvl w:val="6"/>
          <w:numId w:val="30"/>
        </w:numPr>
        <w:spacing w:after="0" w:line="240" w:lineRule="auto"/>
        <w:ind w:left="567" w:hanging="425"/>
        <w:jc w:val="both"/>
        <w:rPr>
          <w:color w:val="000000"/>
          <w:sz w:val="18"/>
          <w:szCs w:val="18"/>
        </w:rPr>
      </w:pPr>
      <w:r>
        <w:rPr>
          <w:color w:val="000000"/>
          <w:sz w:val="18"/>
          <w:szCs w:val="18"/>
        </w:rPr>
        <w:t>Mitra berkewajiban untuk memberitahukan secara tertulis kepada Halodoc beserta alasannya apabila Mitra bermaksud untuk menghentikan sementara Layanan Kesehatan kepada Peserta dari Halodoc paling lambat 14 (empat belas) Hari Kalender sebelumnya.</w:t>
      </w:r>
    </w:p>
    <w:p w14:paraId="615F4625" w14:textId="77777777" w:rsidR="009A44FA" w:rsidRDefault="00C03B6E">
      <w:pPr>
        <w:numPr>
          <w:ilvl w:val="6"/>
          <w:numId w:val="30"/>
        </w:numPr>
        <w:spacing w:after="0" w:line="240" w:lineRule="auto"/>
        <w:ind w:left="567" w:hanging="425"/>
        <w:jc w:val="both"/>
        <w:rPr>
          <w:color w:val="000000"/>
          <w:sz w:val="18"/>
          <w:szCs w:val="18"/>
        </w:rPr>
      </w:pPr>
      <w:r>
        <w:rPr>
          <w:color w:val="000000"/>
          <w:sz w:val="18"/>
          <w:szCs w:val="18"/>
        </w:rPr>
        <w:t>Mitra wajib menerapkan biaya Layanan Kesehatan bagi Peserta sesuai dengan biaya yang disepakati atau maksimum sesuai dengan buku tarif yang berlaku yang telah disampaikan pada Perjanjian ini, Perubahan biaya hanya dapat diubah berdasarkan kesepakatan bersama atau berdasarkan pemberitahuan perubahan biaya yang berlaku. Pemberitahuan perubahan biaya harus dilakukan 30 (tiga puluh) Hari Kalender sebelumnya.</w:t>
      </w:r>
    </w:p>
    <w:p w14:paraId="1F12DE72" w14:textId="77777777" w:rsidR="009A44FA" w:rsidRDefault="00C03B6E">
      <w:pPr>
        <w:numPr>
          <w:ilvl w:val="6"/>
          <w:numId w:val="30"/>
        </w:numPr>
        <w:spacing w:after="0" w:line="240" w:lineRule="auto"/>
        <w:ind w:left="567" w:hanging="425"/>
        <w:jc w:val="both"/>
        <w:rPr>
          <w:color w:val="000000"/>
          <w:sz w:val="18"/>
          <w:szCs w:val="18"/>
        </w:rPr>
      </w:pPr>
      <w:r>
        <w:rPr>
          <w:color w:val="000000"/>
          <w:sz w:val="18"/>
          <w:szCs w:val="18"/>
        </w:rPr>
        <w:t xml:space="preserve">Mitra wajib memberitahukan Halodoc secara tertulis mengenai penambahan cabang baru disertai dengan alamat cabang, nomor faksimili, alamat email, nomor telepon dan/atau handphone serta </w:t>
      </w:r>
      <w:r>
        <w:rPr>
          <w:i/>
          <w:color w:val="000000"/>
          <w:sz w:val="18"/>
          <w:szCs w:val="18"/>
        </w:rPr>
        <w:t>contact person</w:t>
      </w:r>
      <w:r>
        <w:rPr>
          <w:color w:val="000000"/>
          <w:sz w:val="18"/>
          <w:szCs w:val="18"/>
        </w:rPr>
        <w:t>.</w:t>
      </w:r>
    </w:p>
    <w:p w14:paraId="31EC8F8F" w14:textId="77777777" w:rsidR="009A44FA" w:rsidRDefault="009A44FA">
      <w:pPr>
        <w:tabs>
          <w:tab w:val="left" w:pos="1260"/>
        </w:tabs>
        <w:spacing w:after="0" w:line="240" w:lineRule="auto"/>
        <w:ind w:left="567"/>
        <w:jc w:val="both"/>
        <w:rPr>
          <w:color w:val="000000"/>
          <w:sz w:val="18"/>
          <w:szCs w:val="18"/>
        </w:rPr>
      </w:pPr>
    </w:p>
    <w:p w14:paraId="5B4C3A1D" w14:textId="77777777" w:rsidR="009A44FA" w:rsidRDefault="00C03B6E">
      <w:pPr>
        <w:tabs>
          <w:tab w:val="left" w:pos="1260"/>
        </w:tabs>
        <w:spacing w:line="240" w:lineRule="auto"/>
        <w:rPr>
          <w:sz w:val="18"/>
          <w:szCs w:val="18"/>
        </w:rPr>
      </w:pPr>
      <w:r>
        <w:rPr>
          <w:b/>
          <w:sz w:val="18"/>
          <w:szCs w:val="18"/>
        </w:rPr>
        <w:t>PASAL 7 - HAK MITRA</w:t>
      </w:r>
    </w:p>
    <w:p w14:paraId="165E4A39" w14:textId="77777777" w:rsidR="009A44FA" w:rsidRDefault="00C03B6E">
      <w:pPr>
        <w:numPr>
          <w:ilvl w:val="6"/>
          <w:numId w:val="32"/>
        </w:numPr>
        <w:spacing w:after="0" w:line="240" w:lineRule="auto"/>
        <w:ind w:left="426" w:hanging="357"/>
        <w:jc w:val="both"/>
        <w:rPr>
          <w:color w:val="000000"/>
          <w:sz w:val="18"/>
          <w:szCs w:val="18"/>
        </w:rPr>
      </w:pPr>
      <w:r>
        <w:rPr>
          <w:color w:val="000000"/>
          <w:sz w:val="18"/>
          <w:szCs w:val="18"/>
        </w:rPr>
        <w:t>Mitra berhak menerima pembayaran biaya Layanan Kesehatan Peserta yang dikelola oleh Halodoc.</w:t>
      </w:r>
    </w:p>
    <w:p w14:paraId="3A521E76" w14:textId="77777777" w:rsidR="009A44FA" w:rsidRDefault="00C03B6E">
      <w:pPr>
        <w:numPr>
          <w:ilvl w:val="6"/>
          <w:numId w:val="32"/>
        </w:numPr>
        <w:spacing w:after="0" w:line="240" w:lineRule="auto"/>
        <w:ind w:left="426" w:hanging="357"/>
        <w:jc w:val="both"/>
        <w:rPr>
          <w:color w:val="000000"/>
          <w:sz w:val="18"/>
          <w:szCs w:val="18"/>
        </w:rPr>
      </w:pPr>
      <w:r>
        <w:rPr>
          <w:color w:val="000000"/>
          <w:sz w:val="18"/>
          <w:szCs w:val="18"/>
        </w:rPr>
        <w:t xml:space="preserve">Mitra berhak menerima informasi dari Halodoc mengenai perubahan kepesertaan, Manfaat Kesehatan Peserta melalui </w:t>
      </w:r>
      <w:r>
        <w:rPr>
          <w:sz w:val="18"/>
          <w:szCs w:val="18"/>
        </w:rPr>
        <w:t>Portal RS</w:t>
      </w:r>
      <w:r>
        <w:rPr>
          <w:color w:val="000000"/>
          <w:sz w:val="18"/>
          <w:szCs w:val="18"/>
        </w:rPr>
        <w:t>, dan hal-hal lain yang terkait dengan Perjanjian ini.</w:t>
      </w:r>
    </w:p>
    <w:p w14:paraId="7B675FB8" w14:textId="77777777" w:rsidR="009A44FA" w:rsidRDefault="00C03B6E">
      <w:pPr>
        <w:numPr>
          <w:ilvl w:val="6"/>
          <w:numId w:val="32"/>
        </w:numPr>
        <w:spacing w:after="0" w:line="240" w:lineRule="auto"/>
        <w:ind w:left="426" w:hanging="357"/>
        <w:jc w:val="both"/>
        <w:rPr>
          <w:color w:val="000000"/>
          <w:sz w:val="18"/>
          <w:szCs w:val="18"/>
        </w:rPr>
      </w:pPr>
      <w:r>
        <w:rPr>
          <w:color w:val="000000"/>
          <w:sz w:val="18"/>
          <w:szCs w:val="18"/>
        </w:rPr>
        <w:t>Mitra berhak memberlakukan semua Peserta Halodoc sebagai Pasien umum apabila Halodoc telah mengkonfirmasi kelengkapan tagihan namun Halodoc tidak membayar tagihan tersebut dalam waktu 30 (tiga puluh) Hari Kerja sejak pemberian konfirmasi oleh Halodoc. Hal ini berlaku apabila Halodoc bertindak sebagai payor.</w:t>
      </w:r>
    </w:p>
    <w:p w14:paraId="47D0014A" w14:textId="77777777" w:rsidR="009A44FA" w:rsidRDefault="009A44FA">
      <w:pPr>
        <w:rPr>
          <w:sz w:val="18"/>
          <w:szCs w:val="18"/>
        </w:rPr>
      </w:pPr>
    </w:p>
    <w:p w14:paraId="11CE6002" w14:textId="77777777" w:rsidR="009A44FA" w:rsidRDefault="00C03B6E">
      <w:pPr>
        <w:rPr>
          <w:b/>
          <w:sz w:val="18"/>
          <w:szCs w:val="18"/>
        </w:rPr>
      </w:pPr>
      <w:bookmarkStart w:id="25" w:name="_heading=h.1fob9te" w:colFirst="0" w:colLast="0"/>
      <w:bookmarkEnd w:id="25"/>
      <w:r>
        <w:br w:type="page"/>
      </w:r>
    </w:p>
    <w:p w14:paraId="3545E453" w14:textId="77777777" w:rsidR="009A44FA" w:rsidRDefault="00C03B6E">
      <w:pPr>
        <w:spacing w:after="0" w:line="240" w:lineRule="auto"/>
        <w:ind w:hanging="2"/>
        <w:jc w:val="center"/>
        <w:rPr>
          <w:b/>
          <w:color w:val="000000"/>
          <w:sz w:val="18"/>
          <w:szCs w:val="18"/>
        </w:rPr>
      </w:pPr>
      <w:r>
        <w:rPr>
          <w:b/>
          <w:color w:val="000000"/>
          <w:sz w:val="18"/>
          <w:szCs w:val="18"/>
        </w:rPr>
        <w:lastRenderedPageBreak/>
        <w:t>LAMPIRAN 3</w:t>
      </w:r>
    </w:p>
    <w:p w14:paraId="55551573" w14:textId="77777777" w:rsidR="009A44FA" w:rsidRDefault="00C03B6E">
      <w:pPr>
        <w:spacing w:after="0" w:line="240" w:lineRule="auto"/>
        <w:jc w:val="center"/>
        <w:rPr>
          <w:sz w:val="18"/>
          <w:szCs w:val="18"/>
          <w:u w:val="single"/>
        </w:rPr>
      </w:pPr>
      <w:r>
        <w:rPr>
          <w:sz w:val="18"/>
          <w:szCs w:val="18"/>
          <w:u w:val="single"/>
        </w:rPr>
        <w:t>LAINNYA</w:t>
      </w:r>
    </w:p>
    <w:p w14:paraId="3C24B9B0" w14:textId="77777777" w:rsidR="009A44FA" w:rsidRDefault="009A44FA">
      <w:pPr>
        <w:spacing w:line="240" w:lineRule="auto"/>
        <w:jc w:val="center"/>
        <w:rPr>
          <w:sz w:val="18"/>
          <w:szCs w:val="18"/>
          <w:u w:val="single"/>
        </w:rPr>
      </w:pPr>
    </w:p>
    <w:p w14:paraId="67F477C4" w14:textId="77777777" w:rsidR="009A44FA" w:rsidRDefault="00C03B6E">
      <w:pPr>
        <w:tabs>
          <w:tab w:val="left" w:pos="1260"/>
        </w:tabs>
        <w:spacing w:line="240" w:lineRule="auto"/>
        <w:rPr>
          <w:b/>
          <w:sz w:val="18"/>
          <w:szCs w:val="18"/>
        </w:rPr>
      </w:pPr>
      <w:r>
        <w:rPr>
          <w:b/>
          <w:sz w:val="18"/>
          <w:szCs w:val="18"/>
        </w:rPr>
        <w:t>PASAL 1 – TIPE KAMAR DAN HARGA</w:t>
      </w:r>
    </w:p>
    <w:p w14:paraId="28A38A73" w14:textId="77777777" w:rsidR="009A44FA" w:rsidRDefault="00C03B6E">
      <w:pPr>
        <w:tabs>
          <w:tab w:val="left" w:pos="1260"/>
        </w:tabs>
        <w:spacing w:line="240" w:lineRule="auto"/>
        <w:rPr>
          <w:sz w:val="18"/>
          <w:szCs w:val="18"/>
        </w:rPr>
      </w:pPr>
      <w:r>
        <w:rPr>
          <w:sz w:val="18"/>
          <w:szCs w:val="18"/>
        </w:rPr>
        <w:t>Tipe kamar dan harga akan disampaikan oleh Mitra secara terpisah yang merupakan kesatuan dari Perjanjian ini.</w:t>
      </w:r>
    </w:p>
    <w:p w14:paraId="25031500" w14:textId="77777777" w:rsidR="009A44FA" w:rsidRDefault="00C03B6E">
      <w:pPr>
        <w:tabs>
          <w:tab w:val="left" w:pos="1260"/>
        </w:tabs>
        <w:spacing w:line="240" w:lineRule="auto"/>
        <w:rPr>
          <w:b/>
          <w:sz w:val="18"/>
          <w:szCs w:val="18"/>
        </w:rPr>
      </w:pPr>
      <w:r>
        <w:rPr>
          <w:b/>
          <w:sz w:val="18"/>
          <w:szCs w:val="18"/>
        </w:rPr>
        <w:t>PASAL 2 – TAHAP EVALUASI DAN PENILAIAN</w:t>
      </w:r>
    </w:p>
    <w:p w14:paraId="024975D3" w14:textId="77777777" w:rsidR="009A44FA" w:rsidRDefault="00C03B6E">
      <w:pPr>
        <w:numPr>
          <w:ilvl w:val="6"/>
          <w:numId w:val="33"/>
        </w:numPr>
        <w:tabs>
          <w:tab w:val="left" w:pos="440"/>
        </w:tabs>
        <w:spacing w:after="0" w:line="240" w:lineRule="auto"/>
        <w:ind w:left="426" w:hanging="426"/>
        <w:jc w:val="both"/>
        <w:rPr>
          <w:color w:val="000000"/>
          <w:sz w:val="18"/>
          <w:szCs w:val="18"/>
        </w:rPr>
      </w:pPr>
      <w:r>
        <w:rPr>
          <w:color w:val="000000"/>
          <w:sz w:val="18"/>
          <w:szCs w:val="18"/>
        </w:rPr>
        <w:t>Halodoc akan melakukan evaluasi dan penilaian Layanan Kesehatan dan pelayanan administrasi yang dilakukan oleh Mitra secara berkala.</w:t>
      </w:r>
    </w:p>
    <w:p w14:paraId="5739C471" w14:textId="77777777" w:rsidR="009A44FA" w:rsidRDefault="00C03B6E">
      <w:pPr>
        <w:numPr>
          <w:ilvl w:val="0"/>
          <w:numId w:val="33"/>
        </w:numPr>
        <w:tabs>
          <w:tab w:val="left" w:pos="440"/>
        </w:tabs>
        <w:spacing w:after="0" w:line="240" w:lineRule="auto"/>
        <w:ind w:left="426" w:hanging="426"/>
        <w:jc w:val="both"/>
        <w:rPr>
          <w:color w:val="000000"/>
          <w:sz w:val="18"/>
          <w:szCs w:val="18"/>
        </w:rPr>
      </w:pPr>
      <w:r>
        <w:rPr>
          <w:color w:val="000000"/>
          <w:sz w:val="18"/>
          <w:szCs w:val="18"/>
        </w:rPr>
        <w:t>Halodoc akan mengirimkan pemberitahuan tertulis hasil evaluasi dan penilaian yang dilakukan oleh Halodoc sebagaimana pada ayat 1 Pasal ini beserta rekomendasi yang diperlukan.</w:t>
      </w:r>
    </w:p>
    <w:p w14:paraId="5E320402" w14:textId="77777777" w:rsidR="009A44FA" w:rsidRDefault="009A44FA">
      <w:pPr>
        <w:tabs>
          <w:tab w:val="left" w:pos="1260"/>
        </w:tabs>
        <w:spacing w:after="0" w:line="240" w:lineRule="auto"/>
        <w:ind w:left="426"/>
        <w:jc w:val="both"/>
        <w:rPr>
          <w:color w:val="000000"/>
          <w:sz w:val="18"/>
          <w:szCs w:val="18"/>
        </w:rPr>
      </w:pPr>
    </w:p>
    <w:p w14:paraId="3FD0B338" w14:textId="77777777" w:rsidR="009A44FA" w:rsidRDefault="00C03B6E">
      <w:pPr>
        <w:tabs>
          <w:tab w:val="left" w:pos="1260"/>
        </w:tabs>
        <w:spacing w:line="240" w:lineRule="auto"/>
        <w:rPr>
          <w:b/>
          <w:sz w:val="18"/>
          <w:szCs w:val="18"/>
        </w:rPr>
      </w:pPr>
      <w:r>
        <w:rPr>
          <w:b/>
          <w:sz w:val="18"/>
          <w:szCs w:val="18"/>
        </w:rPr>
        <w:t>PASAL 3 – CONTOH KARTU DIGITAL PESERTA</w:t>
      </w:r>
    </w:p>
    <w:p w14:paraId="447833CD" w14:textId="77777777" w:rsidR="009A44FA" w:rsidRDefault="00C03B6E">
      <w:pPr>
        <w:tabs>
          <w:tab w:val="left" w:pos="1260"/>
        </w:tabs>
        <w:spacing w:line="240" w:lineRule="auto"/>
        <w:rPr>
          <w:b/>
          <w:sz w:val="18"/>
          <w:szCs w:val="18"/>
        </w:rPr>
      </w:pPr>
      <w:r>
        <w:rPr>
          <w:b/>
          <w:sz w:val="18"/>
          <w:szCs w:val="18"/>
        </w:rPr>
        <w:br/>
      </w:r>
      <w:r>
        <w:rPr>
          <w:b/>
          <w:noProof/>
          <w:sz w:val="18"/>
          <w:szCs w:val="18"/>
        </w:rPr>
        <w:drawing>
          <wp:inline distT="114300" distB="114300" distL="114300" distR="114300" wp14:anchorId="754867A0" wp14:editId="75BC5EBB">
            <wp:extent cx="3629025" cy="2842260"/>
            <wp:effectExtent l="0" t="0" r="0" b="0"/>
            <wp:docPr id="824654764" name="image2.png"/>
            <wp:cNvGraphicFramePr/>
            <a:graphic xmlns:a="http://schemas.openxmlformats.org/drawingml/2006/main">
              <a:graphicData uri="http://schemas.openxmlformats.org/drawingml/2006/picture">
                <pic:pic xmlns:pic="http://schemas.openxmlformats.org/drawingml/2006/picture">
                  <pic:nvPicPr>
                    <pic:cNvPr id="824654764" name="image2.png"/>
                    <pic:cNvPicPr preferRelativeResize="0"/>
                  </pic:nvPicPr>
                  <pic:blipFill>
                    <a:blip r:embed="rId11"/>
                    <a:srcRect/>
                    <a:stretch>
                      <a:fillRect/>
                    </a:stretch>
                  </pic:blipFill>
                  <pic:spPr>
                    <a:xfrm>
                      <a:off x="0" y="0"/>
                      <a:ext cx="3629190" cy="2842865"/>
                    </a:xfrm>
                    <a:prstGeom prst="rect">
                      <a:avLst/>
                    </a:prstGeom>
                  </pic:spPr>
                </pic:pic>
              </a:graphicData>
            </a:graphic>
          </wp:inline>
        </w:drawing>
      </w:r>
    </w:p>
    <w:p w14:paraId="52680BC0" w14:textId="77777777" w:rsidR="009A44FA" w:rsidRDefault="009A44FA">
      <w:pPr>
        <w:tabs>
          <w:tab w:val="left" w:pos="1260"/>
        </w:tabs>
        <w:spacing w:line="240" w:lineRule="auto"/>
        <w:rPr>
          <w:b/>
          <w:sz w:val="18"/>
          <w:szCs w:val="18"/>
        </w:rPr>
      </w:pPr>
    </w:p>
    <w:p w14:paraId="7C979B24" w14:textId="77777777" w:rsidR="009A44FA" w:rsidRDefault="009A44FA">
      <w:pPr>
        <w:tabs>
          <w:tab w:val="left" w:pos="1260"/>
        </w:tabs>
        <w:spacing w:line="240" w:lineRule="auto"/>
        <w:rPr>
          <w:sz w:val="18"/>
          <w:szCs w:val="18"/>
        </w:rPr>
      </w:pPr>
    </w:p>
    <w:p w14:paraId="5F279E7A" w14:textId="77777777" w:rsidR="009A44FA" w:rsidRDefault="009A44FA">
      <w:pPr>
        <w:tabs>
          <w:tab w:val="left" w:pos="1260"/>
        </w:tabs>
        <w:spacing w:line="240" w:lineRule="auto"/>
        <w:rPr>
          <w:sz w:val="18"/>
          <w:szCs w:val="18"/>
        </w:rPr>
      </w:pPr>
    </w:p>
    <w:p w14:paraId="0DF78577" w14:textId="77777777" w:rsidR="009A44FA" w:rsidRDefault="009A44FA">
      <w:pPr>
        <w:tabs>
          <w:tab w:val="left" w:pos="1260"/>
        </w:tabs>
        <w:spacing w:line="240" w:lineRule="auto"/>
        <w:rPr>
          <w:sz w:val="18"/>
          <w:szCs w:val="18"/>
        </w:rPr>
      </w:pPr>
    </w:p>
    <w:p w14:paraId="6BC7E338" w14:textId="77777777" w:rsidR="009A44FA" w:rsidRDefault="009A44FA">
      <w:pPr>
        <w:tabs>
          <w:tab w:val="left" w:pos="1260"/>
        </w:tabs>
        <w:spacing w:line="240" w:lineRule="auto"/>
        <w:rPr>
          <w:sz w:val="18"/>
          <w:szCs w:val="18"/>
        </w:rPr>
      </w:pPr>
    </w:p>
    <w:p w14:paraId="6E64D600" w14:textId="77777777" w:rsidR="009A44FA" w:rsidRDefault="009A44FA">
      <w:pPr>
        <w:tabs>
          <w:tab w:val="left" w:pos="1260"/>
        </w:tabs>
        <w:spacing w:line="240" w:lineRule="auto"/>
        <w:rPr>
          <w:sz w:val="18"/>
          <w:szCs w:val="18"/>
        </w:rPr>
      </w:pPr>
    </w:p>
    <w:p w14:paraId="2D72A52D" w14:textId="77777777" w:rsidR="009A44FA" w:rsidRDefault="009A44FA">
      <w:pPr>
        <w:tabs>
          <w:tab w:val="left" w:pos="1260"/>
        </w:tabs>
        <w:spacing w:line="240" w:lineRule="auto"/>
        <w:rPr>
          <w:sz w:val="18"/>
          <w:szCs w:val="18"/>
        </w:rPr>
      </w:pPr>
    </w:p>
    <w:p w14:paraId="22378DD6" w14:textId="77777777" w:rsidR="009A44FA" w:rsidRDefault="009A44FA">
      <w:pPr>
        <w:tabs>
          <w:tab w:val="left" w:pos="1260"/>
        </w:tabs>
        <w:spacing w:line="240" w:lineRule="auto"/>
        <w:rPr>
          <w:sz w:val="18"/>
          <w:szCs w:val="18"/>
        </w:rPr>
      </w:pPr>
    </w:p>
    <w:p w14:paraId="48490017" w14:textId="77777777" w:rsidR="009A44FA" w:rsidRDefault="00C03B6E">
      <w:pPr>
        <w:rPr>
          <w:b/>
          <w:sz w:val="18"/>
          <w:szCs w:val="18"/>
        </w:rPr>
      </w:pPr>
      <w:r>
        <w:br w:type="page"/>
      </w:r>
    </w:p>
    <w:p w14:paraId="339558C9" w14:textId="77777777" w:rsidR="009A44FA" w:rsidRDefault="00C03B6E">
      <w:pPr>
        <w:spacing w:after="0" w:line="240" w:lineRule="auto"/>
        <w:ind w:hanging="2"/>
        <w:jc w:val="center"/>
        <w:rPr>
          <w:b/>
          <w:color w:val="000000"/>
          <w:sz w:val="18"/>
          <w:szCs w:val="18"/>
        </w:rPr>
      </w:pPr>
      <w:r>
        <w:rPr>
          <w:b/>
          <w:color w:val="000000"/>
          <w:sz w:val="18"/>
          <w:szCs w:val="18"/>
        </w:rPr>
        <w:lastRenderedPageBreak/>
        <w:t>LAMPIRAN 4</w:t>
      </w:r>
    </w:p>
    <w:p w14:paraId="037BD61D" w14:textId="77777777" w:rsidR="009A44FA" w:rsidRDefault="00C03B6E">
      <w:pPr>
        <w:tabs>
          <w:tab w:val="left" w:pos="1260"/>
        </w:tabs>
        <w:spacing w:after="0" w:line="240" w:lineRule="auto"/>
        <w:jc w:val="center"/>
        <w:rPr>
          <w:sz w:val="18"/>
          <w:szCs w:val="18"/>
          <w:u w:val="single"/>
        </w:rPr>
      </w:pPr>
      <w:r>
        <w:rPr>
          <w:sz w:val="18"/>
          <w:szCs w:val="18"/>
          <w:u w:val="single"/>
        </w:rPr>
        <w:t>RINCIAN KONTAK PIC HALODOC</w:t>
      </w:r>
    </w:p>
    <w:p w14:paraId="40D1C7C3" w14:textId="77777777" w:rsidR="009A44FA" w:rsidRDefault="009A44FA">
      <w:pPr>
        <w:tabs>
          <w:tab w:val="left" w:pos="1260"/>
        </w:tabs>
        <w:spacing w:after="0" w:line="240" w:lineRule="auto"/>
        <w:jc w:val="center"/>
        <w:rPr>
          <w:sz w:val="18"/>
          <w:szCs w:val="18"/>
        </w:rPr>
      </w:pPr>
    </w:p>
    <w:p w14:paraId="4AE96AA4" w14:textId="77777777" w:rsidR="009A44FA" w:rsidRDefault="00C03B6E">
      <w:pPr>
        <w:spacing w:line="240" w:lineRule="auto"/>
        <w:rPr>
          <w:sz w:val="18"/>
          <w:szCs w:val="18"/>
        </w:rPr>
      </w:pPr>
      <w:r>
        <w:rPr>
          <w:sz w:val="18"/>
          <w:szCs w:val="18"/>
        </w:rPr>
        <w:t>Semua pemberitahuan dan komunikasi lain yang diperlukan atau diizinkan akan dianggap telah diberikan bila diantar langsung, dikirim melalui pos tercatat, diposkan atau dikirim melalui email ke alamat yang ditentukan berikut:</w:t>
      </w:r>
    </w:p>
    <w:tbl>
      <w:tblPr>
        <w:tblStyle w:val="Style40"/>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392"/>
        <w:gridCol w:w="6979"/>
      </w:tblGrid>
      <w:tr w:rsidR="009A44FA" w14:paraId="41A01F93" w14:textId="77777777">
        <w:tc>
          <w:tcPr>
            <w:tcW w:w="8926" w:type="dxa"/>
            <w:gridSpan w:val="3"/>
          </w:tcPr>
          <w:p w14:paraId="77ACF782" w14:textId="77777777" w:rsidR="009A44FA" w:rsidRDefault="00C03B6E">
            <w:pPr>
              <w:spacing w:after="0" w:line="240" w:lineRule="auto"/>
              <w:rPr>
                <w:sz w:val="18"/>
                <w:szCs w:val="18"/>
                <w:u w:val="single"/>
              </w:rPr>
            </w:pPr>
            <w:r>
              <w:rPr>
                <w:sz w:val="18"/>
                <w:szCs w:val="18"/>
                <w:u w:val="single"/>
              </w:rPr>
              <w:t>Informasi Umum dan Marketing</w:t>
            </w:r>
          </w:p>
          <w:p w14:paraId="23FBCDC7" w14:textId="77777777" w:rsidR="009A44FA" w:rsidRDefault="00C03B6E">
            <w:pPr>
              <w:spacing w:after="0" w:line="240" w:lineRule="auto"/>
              <w:rPr>
                <w:color w:val="000000"/>
                <w:sz w:val="18"/>
                <w:szCs w:val="18"/>
              </w:rPr>
            </w:pPr>
            <w:r>
              <w:rPr>
                <w:color w:val="000000"/>
                <w:sz w:val="18"/>
                <w:szCs w:val="18"/>
              </w:rPr>
              <w:t xml:space="preserve">Layanan hanya pada hari Senin hingga Jumat. </w:t>
            </w:r>
          </w:p>
          <w:p w14:paraId="30AB855D" w14:textId="77777777" w:rsidR="009A44FA" w:rsidRDefault="00C03B6E">
            <w:pPr>
              <w:spacing w:after="0" w:line="240" w:lineRule="auto"/>
              <w:rPr>
                <w:sz w:val="18"/>
                <w:szCs w:val="18"/>
                <w:u w:val="single"/>
              </w:rPr>
            </w:pPr>
            <w:r>
              <w:rPr>
                <w:color w:val="000000"/>
                <w:sz w:val="18"/>
                <w:szCs w:val="18"/>
              </w:rPr>
              <w:t>Pada Jam Kerja yakni pukul 09.00 hingga 18.00 WIB.</w:t>
            </w:r>
          </w:p>
        </w:tc>
      </w:tr>
      <w:tr w:rsidR="009A44FA" w14:paraId="1FBF095E" w14:textId="77777777">
        <w:tc>
          <w:tcPr>
            <w:tcW w:w="1555" w:type="dxa"/>
          </w:tcPr>
          <w:p w14:paraId="36E8333A" w14:textId="77777777" w:rsidR="009A44FA" w:rsidRDefault="00C03B6E">
            <w:pPr>
              <w:spacing w:line="240" w:lineRule="auto"/>
              <w:rPr>
                <w:sz w:val="18"/>
                <w:szCs w:val="18"/>
              </w:rPr>
            </w:pPr>
            <w:r>
              <w:rPr>
                <w:sz w:val="18"/>
                <w:szCs w:val="18"/>
              </w:rPr>
              <w:t>Alamat</w:t>
            </w:r>
          </w:p>
        </w:tc>
        <w:tc>
          <w:tcPr>
            <w:tcW w:w="392" w:type="dxa"/>
          </w:tcPr>
          <w:p w14:paraId="05021656" w14:textId="77777777" w:rsidR="009A44FA" w:rsidRDefault="00C03B6E">
            <w:pPr>
              <w:spacing w:line="240" w:lineRule="auto"/>
              <w:rPr>
                <w:sz w:val="18"/>
                <w:szCs w:val="18"/>
              </w:rPr>
            </w:pPr>
            <w:r>
              <w:rPr>
                <w:sz w:val="18"/>
                <w:szCs w:val="18"/>
              </w:rPr>
              <w:t>:</w:t>
            </w:r>
          </w:p>
        </w:tc>
        <w:tc>
          <w:tcPr>
            <w:tcW w:w="6979" w:type="dxa"/>
          </w:tcPr>
          <w:p w14:paraId="3C1F81B0" w14:textId="77777777" w:rsidR="009A44FA" w:rsidRDefault="00C03B6E">
            <w:pPr>
              <w:spacing w:line="240" w:lineRule="auto"/>
              <w:rPr>
                <w:sz w:val="18"/>
                <w:szCs w:val="18"/>
              </w:rPr>
            </w:pPr>
            <w:r>
              <w:rPr>
                <w:sz w:val="18"/>
                <w:szCs w:val="18"/>
              </w:rPr>
              <w:t>Jl. HR Rasuna Said Kav B32-33 Jakarta Selatan 12920</w:t>
            </w:r>
          </w:p>
        </w:tc>
      </w:tr>
      <w:tr w:rsidR="009A44FA" w14:paraId="2F6F20DB" w14:textId="77777777">
        <w:tc>
          <w:tcPr>
            <w:tcW w:w="1555" w:type="dxa"/>
          </w:tcPr>
          <w:p w14:paraId="7ED7191C" w14:textId="77777777" w:rsidR="009A44FA" w:rsidRDefault="00C03B6E">
            <w:pPr>
              <w:spacing w:line="240" w:lineRule="auto"/>
              <w:rPr>
                <w:sz w:val="18"/>
                <w:szCs w:val="18"/>
              </w:rPr>
            </w:pPr>
            <w:r>
              <w:rPr>
                <w:sz w:val="18"/>
                <w:szCs w:val="18"/>
              </w:rPr>
              <w:t>Up</w:t>
            </w:r>
          </w:p>
        </w:tc>
        <w:tc>
          <w:tcPr>
            <w:tcW w:w="392" w:type="dxa"/>
          </w:tcPr>
          <w:p w14:paraId="1CEB4FB2" w14:textId="77777777" w:rsidR="009A44FA" w:rsidRDefault="00C03B6E">
            <w:pPr>
              <w:spacing w:line="240" w:lineRule="auto"/>
              <w:rPr>
                <w:sz w:val="18"/>
                <w:szCs w:val="18"/>
              </w:rPr>
            </w:pPr>
            <w:r>
              <w:rPr>
                <w:sz w:val="18"/>
                <w:szCs w:val="18"/>
              </w:rPr>
              <w:t>:</w:t>
            </w:r>
          </w:p>
        </w:tc>
        <w:tc>
          <w:tcPr>
            <w:tcW w:w="6979" w:type="dxa"/>
          </w:tcPr>
          <w:p w14:paraId="0A5D1158" w14:textId="77777777" w:rsidR="009A44FA" w:rsidRDefault="00C03B6E">
            <w:pPr>
              <w:spacing w:line="240" w:lineRule="auto"/>
              <w:rPr>
                <w:sz w:val="18"/>
                <w:szCs w:val="18"/>
              </w:rPr>
            </w:pPr>
            <w:r>
              <w:rPr>
                <w:sz w:val="18"/>
                <w:szCs w:val="18"/>
              </w:rPr>
              <w:t>Divisi Provider Network Development</w:t>
            </w:r>
          </w:p>
        </w:tc>
      </w:tr>
      <w:tr w:rsidR="009A44FA" w14:paraId="2C76D794" w14:textId="77777777">
        <w:tc>
          <w:tcPr>
            <w:tcW w:w="1555" w:type="dxa"/>
            <w:tcBorders>
              <w:bottom w:val="single" w:sz="4" w:space="0" w:color="000000"/>
            </w:tcBorders>
          </w:tcPr>
          <w:p w14:paraId="554C3AC3" w14:textId="77777777" w:rsidR="009A44FA" w:rsidRDefault="00C03B6E">
            <w:pPr>
              <w:spacing w:line="240" w:lineRule="auto"/>
              <w:rPr>
                <w:sz w:val="18"/>
                <w:szCs w:val="18"/>
              </w:rPr>
            </w:pPr>
            <w:r>
              <w:rPr>
                <w:sz w:val="18"/>
                <w:szCs w:val="18"/>
              </w:rPr>
              <w:t>Telepon</w:t>
            </w:r>
          </w:p>
        </w:tc>
        <w:tc>
          <w:tcPr>
            <w:tcW w:w="392" w:type="dxa"/>
            <w:tcBorders>
              <w:bottom w:val="single" w:sz="4" w:space="0" w:color="000000"/>
            </w:tcBorders>
          </w:tcPr>
          <w:p w14:paraId="6877366F" w14:textId="77777777" w:rsidR="009A44FA" w:rsidRDefault="00C03B6E">
            <w:pPr>
              <w:spacing w:line="240" w:lineRule="auto"/>
              <w:rPr>
                <w:sz w:val="18"/>
                <w:szCs w:val="18"/>
              </w:rPr>
            </w:pPr>
            <w:r>
              <w:rPr>
                <w:sz w:val="18"/>
                <w:szCs w:val="18"/>
              </w:rPr>
              <w:t>:</w:t>
            </w:r>
          </w:p>
        </w:tc>
        <w:tc>
          <w:tcPr>
            <w:tcW w:w="6979" w:type="dxa"/>
            <w:tcBorders>
              <w:bottom w:val="single" w:sz="4" w:space="0" w:color="000000"/>
            </w:tcBorders>
          </w:tcPr>
          <w:p w14:paraId="40703A3C" w14:textId="77777777" w:rsidR="009A44FA" w:rsidRDefault="00C03B6E">
            <w:pPr>
              <w:spacing w:line="240" w:lineRule="auto"/>
              <w:rPr>
                <w:sz w:val="18"/>
                <w:szCs w:val="18"/>
              </w:rPr>
            </w:pPr>
            <w:r>
              <w:rPr>
                <w:sz w:val="18"/>
                <w:szCs w:val="18"/>
              </w:rPr>
              <w:t>021 - 39506663</w:t>
            </w:r>
          </w:p>
        </w:tc>
      </w:tr>
      <w:tr w:rsidR="009A44FA" w14:paraId="55DEE1D8" w14:textId="77777777">
        <w:tc>
          <w:tcPr>
            <w:tcW w:w="1555" w:type="dxa"/>
            <w:tcBorders>
              <w:bottom w:val="single" w:sz="4" w:space="0" w:color="000000"/>
            </w:tcBorders>
          </w:tcPr>
          <w:p w14:paraId="6639230D" w14:textId="77777777" w:rsidR="009A44FA" w:rsidRDefault="00C03B6E">
            <w:pPr>
              <w:spacing w:line="240" w:lineRule="auto"/>
              <w:rPr>
                <w:sz w:val="18"/>
                <w:szCs w:val="18"/>
              </w:rPr>
            </w:pPr>
            <w:r>
              <w:rPr>
                <w:sz w:val="18"/>
                <w:szCs w:val="18"/>
              </w:rPr>
              <w:t>Email</w:t>
            </w:r>
          </w:p>
        </w:tc>
        <w:tc>
          <w:tcPr>
            <w:tcW w:w="392" w:type="dxa"/>
            <w:tcBorders>
              <w:bottom w:val="single" w:sz="4" w:space="0" w:color="000000"/>
            </w:tcBorders>
          </w:tcPr>
          <w:p w14:paraId="3902A535" w14:textId="77777777" w:rsidR="009A44FA" w:rsidRDefault="00C03B6E">
            <w:pPr>
              <w:spacing w:line="240" w:lineRule="auto"/>
              <w:rPr>
                <w:sz w:val="18"/>
                <w:szCs w:val="18"/>
              </w:rPr>
            </w:pPr>
            <w:r>
              <w:rPr>
                <w:sz w:val="18"/>
                <w:szCs w:val="18"/>
              </w:rPr>
              <w:t>:</w:t>
            </w:r>
          </w:p>
        </w:tc>
        <w:tc>
          <w:tcPr>
            <w:tcW w:w="6979" w:type="dxa"/>
            <w:tcBorders>
              <w:bottom w:val="single" w:sz="4" w:space="0" w:color="000000"/>
            </w:tcBorders>
          </w:tcPr>
          <w:p w14:paraId="3588A2EB" w14:textId="77777777" w:rsidR="009A44FA" w:rsidRDefault="00F0410E">
            <w:pPr>
              <w:spacing w:line="240" w:lineRule="auto"/>
              <w:rPr>
                <w:sz w:val="18"/>
                <w:szCs w:val="18"/>
              </w:rPr>
            </w:pPr>
            <w:hyperlink r:id="rId12">
              <w:r w:rsidR="00C03B6E">
                <w:rPr>
                  <w:color w:val="0563C1"/>
                  <w:sz w:val="18"/>
                  <w:szCs w:val="18"/>
                  <w:u w:val="single"/>
                </w:rPr>
                <w:t>partnership@halodoc.com</w:t>
              </w:r>
            </w:hyperlink>
          </w:p>
        </w:tc>
      </w:tr>
    </w:tbl>
    <w:p w14:paraId="628AF874" w14:textId="77777777" w:rsidR="009A44FA" w:rsidRDefault="009A44FA">
      <w:pPr>
        <w:spacing w:line="240" w:lineRule="auto"/>
        <w:rPr>
          <w:sz w:val="18"/>
          <w:szCs w:val="18"/>
        </w:rPr>
      </w:pPr>
    </w:p>
    <w:tbl>
      <w:tblPr>
        <w:tblStyle w:val="Style41"/>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392"/>
        <w:gridCol w:w="6979"/>
      </w:tblGrid>
      <w:tr w:rsidR="009A44FA" w14:paraId="412BE6A9" w14:textId="77777777">
        <w:tc>
          <w:tcPr>
            <w:tcW w:w="8926" w:type="dxa"/>
            <w:gridSpan w:val="3"/>
          </w:tcPr>
          <w:p w14:paraId="086A63F1" w14:textId="77777777" w:rsidR="009A44FA" w:rsidRDefault="00C03B6E">
            <w:pPr>
              <w:spacing w:after="0" w:line="240" w:lineRule="auto"/>
              <w:rPr>
                <w:color w:val="000000"/>
                <w:sz w:val="18"/>
                <w:szCs w:val="18"/>
                <w:u w:val="single"/>
              </w:rPr>
            </w:pPr>
            <w:r>
              <w:rPr>
                <w:color w:val="000000"/>
                <w:sz w:val="18"/>
                <w:szCs w:val="18"/>
                <w:u w:val="single"/>
              </w:rPr>
              <w:t>Customer Service</w:t>
            </w:r>
          </w:p>
          <w:p w14:paraId="7488DA4E" w14:textId="77777777" w:rsidR="009A44FA" w:rsidRDefault="00C03B6E">
            <w:pPr>
              <w:spacing w:after="0" w:line="240" w:lineRule="auto"/>
              <w:rPr>
                <w:color w:val="000000"/>
              </w:rPr>
            </w:pPr>
            <w:r>
              <w:rPr>
                <w:color w:val="000000"/>
                <w:sz w:val="18"/>
                <w:szCs w:val="18"/>
              </w:rPr>
              <w:t>Layanan 7 Hari 24 Jam</w:t>
            </w:r>
          </w:p>
        </w:tc>
      </w:tr>
      <w:tr w:rsidR="009A44FA" w14:paraId="76B4AD0F" w14:textId="77777777">
        <w:tc>
          <w:tcPr>
            <w:tcW w:w="1555" w:type="dxa"/>
          </w:tcPr>
          <w:p w14:paraId="4C3CB2D7" w14:textId="77777777" w:rsidR="009A44FA" w:rsidRDefault="00C03B6E">
            <w:pPr>
              <w:spacing w:line="240" w:lineRule="auto"/>
              <w:rPr>
                <w:sz w:val="18"/>
                <w:szCs w:val="18"/>
              </w:rPr>
            </w:pPr>
            <w:r>
              <w:rPr>
                <w:sz w:val="18"/>
                <w:szCs w:val="18"/>
              </w:rPr>
              <w:t>Up</w:t>
            </w:r>
          </w:p>
        </w:tc>
        <w:tc>
          <w:tcPr>
            <w:tcW w:w="392" w:type="dxa"/>
          </w:tcPr>
          <w:p w14:paraId="4FA5CCF4" w14:textId="77777777" w:rsidR="009A44FA" w:rsidRDefault="00C03B6E">
            <w:pPr>
              <w:spacing w:line="240" w:lineRule="auto"/>
              <w:rPr>
                <w:sz w:val="18"/>
                <w:szCs w:val="18"/>
              </w:rPr>
            </w:pPr>
            <w:r>
              <w:rPr>
                <w:sz w:val="18"/>
                <w:szCs w:val="18"/>
              </w:rPr>
              <w:t>:</w:t>
            </w:r>
          </w:p>
        </w:tc>
        <w:tc>
          <w:tcPr>
            <w:tcW w:w="6979" w:type="dxa"/>
          </w:tcPr>
          <w:p w14:paraId="26B4873B" w14:textId="77777777" w:rsidR="009A44FA" w:rsidRDefault="00C03B6E">
            <w:pPr>
              <w:spacing w:line="240" w:lineRule="auto"/>
              <w:rPr>
                <w:sz w:val="18"/>
                <w:szCs w:val="18"/>
              </w:rPr>
            </w:pPr>
            <w:r>
              <w:rPr>
                <w:sz w:val="18"/>
                <w:szCs w:val="18"/>
              </w:rPr>
              <w:t>Heidy</w:t>
            </w:r>
          </w:p>
        </w:tc>
      </w:tr>
      <w:tr w:rsidR="009A44FA" w14:paraId="2A1DCFD5" w14:textId="77777777">
        <w:tc>
          <w:tcPr>
            <w:tcW w:w="1555" w:type="dxa"/>
          </w:tcPr>
          <w:p w14:paraId="0C60155C" w14:textId="77777777" w:rsidR="009A44FA" w:rsidRDefault="00C03B6E">
            <w:pPr>
              <w:spacing w:line="240" w:lineRule="auto"/>
              <w:rPr>
                <w:sz w:val="18"/>
                <w:szCs w:val="18"/>
              </w:rPr>
            </w:pPr>
            <w:r>
              <w:rPr>
                <w:sz w:val="18"/>
                <w:szCs w:val="18"/>
              </w:rPr>
              <w:t>Telepon</w:t>
            </w:r>
          </w:p>
        </w:tc>
        <w:tc>
          <w:tcPr>
            <w:tcW w:w="392" w:type="dxa"/>
          </w:tcPr>
          <w:p w14:paraId="5D20161B" w14:textId="77777777" w:rsidR="009A44FA" w:rsidRDefault="00C03B6E">
            <w:pPr>
              <w:spacing w:line="240" w:lineRule="auto"/>
              <w:rPr>
                <w:sz w:val="18"/>
                <w:szCs w:val="18"/>
              </w:rPr>
            </w:pPr>
            <w:r>
              <w:rPr>
                <w:sz w:val="18"/>
                <w:szCs w:val="18"/>
              </w:rPr>
              <w:t>:</w:t>
            </w:r>
          </w:p>
        </w:tc>
        <w:tc>
          <w:tcPr>
            <w:tcW w:w="6979" w:type="dxa"/>
          </w:tcPr>
          <w:p w14:paraId="32FCDFAD" w14:textId="77777777" w:rsidR="009A44FA" w:rsidRDefault="00C03B6E">
            <w:pPr>
              <w:spacing w:line="240" w:lineRule="auto"/>
              <w:rPr>
                <w:sz w:val="18"/>
                <w:szCs w:val="18"/>
              </w:rPr>
            </w:pPr>
            <w:r>
              <w:rPr>
                <w:sz w:val="18"/>
                <w:szCs w:val="18"/>
              </w:rPr>
              <w:t>021 - 39506663</w:t>
            </w:r>
          </w:p>
        </w:tc>
      </w:tr>
      <w:tr w:rsidR="009A44FA" w14:paraId="2C50C3A5" w14:textId="77777777">
        <w:tc>
          <w:tcPr>
            <w:tcW w:w="1555" w:type="dxa"/>
          </w:tcPr>
          <w:p w14:paraId="54BAEC01" w14:textId="77777777" w:rsidR="009A44FA" w:rsidRDefault="00C03B6E">
            <w:pPr>
              <w:spacing w:line="240" w:lineRule="auto"/>
              <w:rPr>
                <w:sz w:val="18"/>
                <w:szCs w:val="18"/>
              </w:rPr>
            </w:pPr>
            <w:r>
              <w:rPr>
                <w:sz w:val="18"/>
                <w:szCs w:val="18"/>
              </w:rPr>
              <w:t>Whatsapp</w:t>
            </w:r>
          </w:p>
        </w:tc>
        <w:tc>
          <w:tcPr>
            <w:tcW w:w="392" w:type="dxa"/>
          </w:tcPr>
          <w:p w14:paraId="21FCC319" w14:textId="77777777" w:rsidR="009A44FA" w:rsidRDefault="00C03B6E">
            <w:pPr>
              <w:spacing w:line="240" w:lineRule="auto"/>
              <w:rPr>
                <w:sz w:val="18"/>
                <w:szCs w:val="18"/>
              </w:rPr>
            </w:pPr>
            <w:r>
              <w:rPr>
                <w:sz w:val="18"/>
                <w:szCs w:val="18"/>
              </w:rPr>
              <w:t>:</w:t>
            </w:r>
          </w:p>
        </w:tc>
        <w:tc>
          <w:tcPr>
            <w:tcW w:w="6979" w:type="dxa"/>
          </w:tcPr>
          <w:p w14:paraId="78D55CA9" w14:textId="77777777" w:rsidR="009A44FA" w:rsidRDefault="00C03B6E">
            <w:pPr>
              <w:spacing w:line="240" w:lineRule="auto"/>
              <w:rPr>
                <w:sz w:val="18"/>
                <w:szCs w:val="18"/>
              </w:rPr>
            </w:pPr>
            <w:r>
              <w:rPr>
                <w:sz w:val="18"/>
                <w:szCs w:val="18"/>
              </w:rPr>
              <w:t>+62 812-1324-6468</w:t>
            </w:r>
          </w:p>
        </w:tc>
      </w:tr>
      <w:tr w:rsidR="009A44FA" w14:paraId="4C3107D0" w14:textId="77777777">
        <w:tc>
          <w:tcPr>
            <w:tcW w:w="1555" w:type="dxa"/>
          </w:tcPr>
          <w:p w14:paraId="316E5B59" w14:textId="77777777" w:rsidR="009A44FA" w:rsidRDefault="00C03B6E">
            <w:pPr>
              <w:spacing w:line="240" w:lineRule="auto"/>
              <w:rPr>
                <w:sz w:val="18"/>
                <w:szCs w:val="18"/>
              </w:rPr>
            </w:pPr>
            <w:r>
              <w:rPr>
                <w:sz w:val="18"/>
                <w:szCs w:val="18"/>
              </w:rPr>
              <w:t>Email</w:t>
            </w:r>
          </w:p>
        </w:tc>
        <w:tc>
          <w:tcPr>
            <w:tcW w:w="392" w:type="dxa"/>
          </w:tcPr>
          <w:p w14:paraId="71B326F7" w14:textId="77777777" w:rsidR="009A44FA" w:rsidRDefault="00C03B6E">
            <w:pPr>
              <w:spacing w:line="240" w:lineRule="auto"/>
              <w:rPr>
                <w:sz w:val="18"/>
                <w:szCs w:val="18"/>
              </w:rPr>
            </w:pPr>
            <w:r>
              <w:rPr>
                <w:sz w:val="18"/>
                <w:szCs w:val="18"/>
              </w:rPr>
              <w:t>:</w:t>
            </w:r>
          </w:p>
        </w:tc>
        <w:tc>
          <w:tcPr>
            <w:tcW w:w="6979" w:type="dxa"/>
          </w:tcPr>
          <w:p w14:paraId="00EAD66F" w14:textId="77777777" w:rsidR="009A44FA" w:rsidRDefault="00F0410E">
            <w:pPr>
              <w:spacing w:line="240" w:lineRule="auto"/>
              <w:rPr>
                <w:sz w:val="18"/>
                <w:szCs w:val="18"/>
              </w:rPr>
            </w:pPr>
            <w:hyperlink r:id="rId13">
              <w:r w:rsidR="00C03B6E">
                <w:rPr>
                  <w:color w:val="0563C1"/>
                  <w:sz w:val="18"/>
                  <w:szCs w:val="18"/>
                  <w:u w:val="single"/>
                </w:rPr>
                <w:t>heidy@halodoc.com</w:t>
              </w:r>
            </w:hyperlink>
          </w:p>
        </w:tc>
      </w:tr>
    </w:tbl>
    <w:p w14:paraId="100585D7" w14:textId="77777777" w:rsidR="009A44FA" w:rsidRDefault="009A44FA">
      <w:pPr>
        <w:spacing w:line="240" w:lineRule="auto"/>
        <w:rPr>
          <w:sz w:val="18"/>
          <w:szCs w:val="18"/>
        </w:rPr>
      </w:pPr>
    </w:p>
    <w:tbl>
      <w:tblPr>
        <w:tblStyle w:val="Style43"/>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392"/>
        <w:gridCol w:w="6979"/>
      </w:tblGrid>
      <w:tr w:rsidR="009A44FA" w14:paraId="08FAE9E0" w14:textId="77777777">
        <w:tc>
          <w:tcPr>
            <w:tcW w:w="8926" w:type="dxa"/>
            <w:gridSpan w:val="3"/>
          </w:tcPr>
          <w:p w14:paraId="41275F8F" w14:textId="77777777" w:rsidR="009A44FA" w:rsidRDefault="00C03B6E">
            <w:pPr>
              <w:spacing w:after="0" w:line="240" w:lineRule="auto"/>
              <w:rPr>
                <w:color w:val="000000"/>
                <w:sz w:val="18"/>
                <w:szCs w:val="18"/>
                <w:u w:val="single"/>
              </w:rPr>
            </w:pPr>
            <w:r>
              <w:rPr>
                <w:color w:val="000000"/>
                <w:sz w:val="18"/>
                <w:szCs w:val="18"/>
                <w:u w:val="single"/>
              </w:rPr>
              <w:t>Divisi Penagihan Klaim (untuk informasi pembayaran)</w:t>
            </w:r>
          </w:p>
          <w:p w14:paraId="1E89B5F6" w14:textId="77777777" w:rsidR="009A44FA" w:rsidRDefault="00C03B6E">
            <w:pPr>
              <w:spacing w:after="0" w:line="240" w:lineRule="auto"/>
              <w:rPr>
                <w:color w:val="000000"/>
                <w:sz w:val="18"/>
                <w:szCs w:val="18"/>
              </w:rPr>
            </w:pPr>
            <w:r>
              <w:rPr>
                <w:color w:val="000000"/>
                <w:sz w:val="18"/>
                <w:szCs w:val="18"/>
              </w:rPr>
              <w:t xml:space="preserve">Layanan hanya pada hari Senin hingga Jumat. </w:t>
            </w:r>
          </w:p>
          <w:p w14:paraId="24165D02" w14:textId="77777777" w:rsidR="009A44FA" w:rsidRDefault="00C03B6E">
            <w:pPr>
              <w:spacing w:after="0" w:line="240" w:lineRule="auto"/>
              <w:rPr>
                <w:color w:val="000000"/>
              </w:rPr>
            </w:pPr>
            <w:r>
              <w:rPr>
                <w:color w:val="000000"/>
                <w:sz w:val="18"/>
                <w:szCs w:val="18"/>
              </w:rPr>
              <w:t>Pada Jam Kerja yakni pukul 09.00 hingga 18.00 WIB.</w:t>
            </w:r>
          </w:p>
        </w:tc>
      </w:tr>
      <w:tr w:rsidR="009A44FA" w14:paraId="46754B08" w14:textId="77777777">
        <w:tc>
          <w:tcPr>
            <w:tcW w:w="1555" w:type="dxa"/>
          </w:tcPr>
          <w:p w14:paraId="1CEAE92E" w14:textId="77777777" w:rsidR="009A44FA" w:rsidRDefault="00C03B6E">
            <w:pPr>
              <w:spacing w:line="240" w:lineRule="auto"/>
              <w:rPr>
                <w:sz w:val="18"/>
                <w:szCs w:val="18"/>
              </w:rPr>
            </w:pPr>
            <w:r>
              <w:rPr>
                <w:sz w:val="18"/>
                <w:szCs w:val="18"/>
              </w:rPr>
              <w:t>Up</w:t>
            </w:r>
          </w:p>
        </w:tc>
        <w:tc>
          <w:tcPr>
            <w:tcW w:w="392" w:type="dxa"/>
          </w:tcPr>
          <w:p w14:paraId="7B004307" w14:textId="77777777" w:rsidR="009A44FA" w:rsidRDefault="00C03B6E">
            <w:pPr>
              <w:spacing w:line="240" w:lineRule="auto"/>
              <w:rPr>
                <w:sz w:val="18"/>
                <w:szCs w:val="18"/>
              </w:rPr>
            </w:pPr>
            <w:r>
              <w:rPr>
                <w:sz w:val="18"/>
                <w:szCs w:val="18"/>
              </w:rPr>
              <w:t>:</w:t>
            </w:r>
          </w:p>
        </w:tc>
        <w:tc>
          <w:tcPr>
            <w:tcW w:w="6979" w:type="dxa"/>
          </w:tcPr>
          <w:p w14:paraId="54186205" w14:textId="77777777" w:rsidR="009A44FA" w:rsidRDefault="00C03B6E">
            <w:pPr>
              <w:spacing w:line="240" w:lineRule="auto"/>
              <w:rPr>
                <w:sz w:val="18"/>
                <w:szCs w:val="18"/>
              </w:rPr>
            </w:pPr>
            <w:r>
              <w:rPr>
                <w:sz w:val="18"/>
                <w:szCs w:val="18"/>
              </w:rPr>
              <w:t>Claim Departemen Halodoc</w:t>
            </w:r>
          </w:p>
        </w:tc>
      </w:tr>
      <w:tr w:rsidR="009A44FA" w14:paraId="6AD28DFA" w14:textId="77777777">
        <w:trPr>
          <w:trHeight w:val="364"/>
        </w:trPr>
        <w:tc>
          <w:tcPr>
            <w:tcW w:w="1555" w:type="dxa"/>
          </w:tcPr>
          <w:p w14:paraId="1CCC5D5B" w14:textId="77777777" w:rsidR="009A44FA" w:rsidRDefault="00C03B6E">
            <w:pPr>
              <w:spacing w:line="240" w:lineRule="auto"/>
              <w:rPr>
                <w:sz w:val="18"/>
                <w:szCs w:val="18"/>
              </w:rPr>
            </w:pPr>
            <w:r>
              <w:rPr>
                <w:sz w:val="18"/>
                <w:szCs w:val="18"/>
              </w:rPr>
              <w:t>Alamat</w:t>
            </w:r>
          </w:p>
        </w:tc>
        <w:tc>
          <w:tcPr>
            <w:tcW w:w="392" w:type="dxa"/>
          </w:tcPr>
          <w:p w14:paraId="672631AA" w14:textId="77777777" w:rsidR="009A44FA" w:rsidRDefault="00C03B6E">
            <w:pPr>
              <w:spacing w:line="240" w:lineRule="auto"/>
              <w:rPr>
                <w:sz w:val="18"/>
                <w:szCs w:val="18"/>
              </w:rPr>
            </w:pPr>
            <w:r>
              <w:rPr>
                <w:sz w:val="18"/>
                <w:szCs w:val="18"/>
              </w:rPr>
              <w:t>:</w:t>
            </w:r>
          </w:p>
        </w:tc>
        <w:tc>
          <w:tcPr>
            <w:tcW w:w="6979" w:type="dxa"/>
          </w:tcPr>
          <w:p w14:paraId="3F4C3D25" w14:textId="77777777" w:rsidR="009A44FA" w:rsidRDefault="00C03B6E">
            <w:pPr>
              <w:spacing w:line="240" w:lineRule="auto"/>
              <w:rPr>
                <w:sz w:val="18"/>
                <w:szCs w:val="18"/>
              </w:rPr>
            </w:pPr>
            <w:r>
              <w:rPr>
                <w:sz w:val="18"/>
                <w:szCs w:val="18"/>
              </w:rPr>
              <w:t>Jl. HR Rasuna Said Kav B32-33 Jakarta Selatan 12920</w:t>
            </w:r>
          </w:p>
        </w:tc>
      </w:tr>
      <w:tr w:rsidR="009A44FA" w14:paraId="7C82E5EE" w14:textId="77777777">
        <w:tc>
          <w:tcPr>
            <w:tcW w:w="1555" w:type="dxa"/>
          </w:tcPr>
          <w:p w14:paraId="2A9DB259" w14:textId="77777777" w:rsidR="009A44FA" w:rsidRDefault="00C03B6E">
            <w:pPr>
              <w:spacing w:line="240" w:lineRule="auto"/>
              <w:rPr>
                <w:sz w:val="18"/>
                <w:szCs w:val="18"/>
              </w:rPr>
            </w:pPr>
            <w:r>
              <w:rPr>
                <w:sz w:val="18"/>
                <w:szCs w:val="18"/>
              </w:rPr>
              <w:t>Email</w:t>
            </w:r>
          </w:p>
        </w:tc>
        <w:tc>
          <w:tcPr>
            <w:tcW w:w="392" w:type="dxa"/>
          </w:tcPr>
          <w:p w14:paraId="7ECFC3FD" w14:textId="77777777" w:rsidR="009A44FA" w:rsidRDefault="00C03B6E">
            <w:pPr>
              <w:spacing w:line="240" w:lineRule="auto"/>
              <w:rPr>
                <w:sz w:val="18"/>
                <w:szCs w:val="18"/>
              </w:rPr>
            </w:pPr>
            <w:r>
              <w:rPr>
                <w:sz w:val="18"/>
                <w:szCs w:val="18"/>
              </w:rPr>
              <w:t>:</w:t>
            </w:r>
          </w:p>
        </w:tc>
        <w:tc>
          <w:tcPr>
            <w:tcW w:w="6979" w:type="dxa"/>
          </w:tcPr>
          <w:p w14:paraId="039EC1F1" w14:textId="77777777" w:rsidR="009A44FA" w:rsidRDefault="00C03B6E">
            <w:pPr>
              <w:spacing w:line="240" w:lineRule="auto"/>
              <w:rPr>
                <w:sz w:val="18"/>
                <w:szCs w:val="18"/>
              </w:rPr>
            </w:pPr>
            <w:r>
              <w:rPr>
                <w:sz w:val="18"/>
                <w:szCs w:val="18"/>
              </w:rPr>
              <w:t>claim.admin@halodoc.com</w:t>
            </w:r>
          </w:p>
        </w:tc>
      </w:tr>
    </w:tbl>
    <w:p w14:paraId="549B9BBC" w14:textId="77777777" w:rsidR="009A44FA" w:rsidRDefault="009A44FA">
      <w:pPr>
        <w:spacing w:line="240" w:lineRule="auto"/>
        <w:ind w:left="998" w:hanging="575"/>
        <w:rPr>
          <w:b/>
          <w:sz w:val="18"/>
          <w:szCs w:val="18"/>
        </w:rPr>
      </w:pPr>
    </w:p>
    <w:p w14:paraId="70B268EA" w14:textId="77777777" w:rsidR="009A44FA" w:rsidRDefault="009A44FA">
      <w:pPr>
        <w:tabs>
          <w:tab w:val="left" w:pos="1260"/>
        </w:tabs>
        <w:spacing w:line="240" w:lineRule="auto"/>
        <w:rPr>
          <w:sz w:val="18"/>
          <w:szCs w:val="18"/>
        </w:rPr>
      </w:pPr>
    </w:p>
    <w:p w14:paraId="076FCF40" w14:textId="77777777" w:rsidR="009A44FA" w:rsidRDefault="009A44FA">
      <w:pPr>
        <w:tabs>
          <w:tab w:val="left" w:pos="1260"/>
        </w:tabs>
        <w:spacing w:line="240" w:lineRule="auto"/>
        <w:rPr>
          <w:sz w:val="18"/>
          <w:szCs w:val="18"/>
        </w:rPr>
      </w:pPr>
    </w:p>
    <w:p w14:paraId="676E6FA3" w14:textId="77777777" w:rsidR="009A44FA" w:rsidRDefault="009A44FA">
      <w:pPr>
        <w:tabs>
          <w:tab w:val="left" w:pos="1260"/>
        </w:tabs>
        <w:spacing w:line="240" w:lineRule="auto"/>
        <w:rPr>
          <w:sz w:val="18"/>
          <w:szCs w:val="18"/>
        </w:rPr>
      </w:pPr>
    </w:p>
    <w:p w14:paraId="12BDB28F" w14:textId="77777777" w:rsidR="009A44FA" w:rsidRDefault="009A44FA">
      <w:pPr>
        <w:tabs>
          <w:tab w:val="left" w:pos="1260"/>
        </w:tabs>
        <w:spacing w:line="240" w:lineRule="auto"/>
        <w:rPr>
          <w:sz w:val="18"/>
          <w:szCs w:val="18"/>
        </w:rPr>
      </w:pPr>
    </w:p>
    <w:p w14:paraId="1277D279" w14:textId="77777777" w:rsidR="009A44FA" w:rsidRDefault="009A44FA">
      <w:pPr>
        <w:tabs>
          <w:tab w:val="left" w:pos="1260"/>
        </w:tabs>
        <w:spacing w:line="240" w:lineRule="auto"/>
        <w:rPr>
          <w:sz w:val="18"/>
          <w:szCs w:val="18"/>
        </w:rPr>
      </w:pPr>
    </w:p>
    <w:p w14:paraId="19D21A1E" w14:textId="77777777" w:rsidR="009A44FA" w:rsidRDefault="009A44FA">
      <w:pPr>
        <w:tabs>
          <w:tab w:val="left" w:pos="1260"/>
        </w:tabs>
        <w:spacing w:line="240" w:lineRule="auto"/>
        <w:rPr>
          <w:sz w:val="18"/>
          <w:szCs w:val="18"/>
        </w:rPr>
      </w:pPr>
    </w:p>
    <w:p w14:paraId="2C40A02E" w14:textId="77777777" w:rsidR="009A44FA" w:rsidRDefault="009A44FA">
      <w:pPr>
        <w:tabs>
          <w:tab w:val="left" w:pos="1260"/>
        </w:tabs>
        <w:spacing w:line="240" w:lineRule="auto"/>
        <w:rPr>
          <w:sz w:val="18"/>
          <w:szCs w:val="18"/>
        </w:rPr>
      </w:pPr>
    </w:p>
    <w:p w14:paraId="464DCFCA" w14:textId="77777777" w:rsidR="009A44FA" w:rsidRDefault="009A44FA">
      <w:pPr>
        <w:spacing w:line="240" w:lineRule="auto"/>
        <w:rPr>
          <w:sz w:val="18"/>
          <w:szCs w:val="18"/>
        </w:rPr>
      </w:pPr>
    </w:p>
    <w:sectPr w:rsidR="009A44FA">
      <w:headerReference w:type="even" r:id="rId14"/>
      <w:headerReference w:type="default" r:id="rId15"/>
      <w:footerReference w:type="even" r:id="rId16"/>
      <w:footerReference w:type="default" r:id="rId17"/>
      <w:headerReference w:type="first" r:id="rId18"/>
      <w:footerReference w:type="first" r:id="rId19"/>
      <w:pgSz w:w="12240" w:h="15840"/>
      <w:pgMar w:top="720" w:right="720" w:bottom="993" w:left="720"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Atfelian Almasari" w:date="2024-12-31T11:50:00Z" w:initials="">
    <w:p w14:paraId="04B2EB8A" w14:textId="77777777" w:rsidR="009A44FA" w:rsidRDefault="00C03B6E">
      <w:pPr>
        <w:pStyle w:val="CommentText"/>
      </w:pPr>
      <w:r>
        <w:t>Jika sdh ada pilihan, yang lainnya di delete aja.</w:t>
      </w:r>
    </w:p>
    <w:p w14:paraId="3D57C77B" w14:textId="77777777" w:rsidR="009A44FA" w:rsidRDefault="009A44FA">
      <w:pPr>
        <w:pStyle w:val="CommentText"/>
      </w:pPr>
    </w:p>
    <w:p w14:paraId="33EBAB3B" w14:textId="77777777" w:rsidR="009A44FA" w:rsidRDefault="00C03B6E">
      <w:pPr>
        <w:pStyle w:val="CommentText"/>
      </w:pPr>
      <w:r>
        <w:t xml:space="preserve">Misal. Dipilih </w:t>
      </w:r>
      <w:proofErr w:type="gramStart"/>
      <w:r>
        <w:t>RSU..</w:t>
      </w:r>
      <w:proofErr w:type="gramEnd"/>
      <w:r>
        <w:t xml:space="preserve"> RSIA kebawah didelete</w:t>
      </w:r>
    </w:p>
  </w:comment>
  <w:comment w:id="6" w:author="Atfelian Almasari" w:date="2024-12-31T11:51:00Z" w:initials="">
    <w:p w14:paraId="5ECFD2A9" w14:textId="77777777" w:rsidR="009A44FA" w:rsidRDefault="00C03B6E">
      <w:pPr>
        <w:pStyle w:val="CommentText"/>
      </w:pPr>
      <w:r>
        <w:t>Jika sudah dipilih, pilihan lainnya didelete. Misalkan dipilih autorenewal, pilihan berjangka di delete</w:t>
      </w:r>
    </w:p>
  </w:comment>
  <w:comment w:id="7" w:author="Atfelian Almasari" w:date="2024-12-31T11:51:00Z" w:initials="">
    <w:p w14:paraId="17B91943" w14:textId="77777777" w:rsidR="009A44FA" w:rsidRDefault="00C03B6E">
      <w:pPr>
        <w:pStyle w:val="CommentText"/>
      </w:pPr>
      <w:r>
        <w:t>Jika tidak diisi, minta di hapus</w:t>
      </w:r>
    </w:p>
  </w:comment>
  <w:comment w:id="8" w:author="Atfelian Almasari" w:date="2024-12-31T11:52:00Z" w:initials="">
    <w:p w14:paraId="2FCFDEFF" w14:textId="77777777" w:rsidR="009A44FA" w:rsidRDefault="00C03B6E">
      <w:pPr>
        <w:pStyle w:val="CommentText"/>
      </w:pPr>
      <w:r>
        <w:t xml:space="preserve">Jika tidak dipilih di take out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EBAB3B" w15:done="0"/>
  <w15:commentEx w15:paraId="5ECFD2A9" w15:done="0"/>
  <w15:commentEx w15:paraId="17B91943" w15:done="0"/>
  <w15:commentEx w15:paraId="2FCFDE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EBAB3B" w16cid:durableId="2D187F42"/>
  <w16cid:commentId w16cid:paraId="5ECFD2A9" w16cid:durableId="2D187F43"/>
  <w16cid:commentId w16cid:paraId="17B91943" w16cid:durableId="2D187F44"/>
  <w16cid:commentId w16cid:paraId="2FCFDEFF" w16cid:durableId="2D187F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67BE0" w14:textId="77777777" w:rsidR="00F0410E" w:rsidRDefault="00F0410E">
      <w:pPr>
        <w:spacing w:line="240" w:lineRule="auto"/>
      </w:pPr>
      <w:r>
        <w:separator/>
      </w:r>
    </w:p>
  </w:endnote>
  <w:endnote w:type="continuationSeparator" w:id="0">
    <w:p w14:paraId="5A83F7D2" w14:textId="77777777" w:rsidR="00F0410E" w:rsidRDefault="00F041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C123B03C-BDF4-4D24-9F11-D2D2053E1A50}"/>
    <w:embedBold r:id="rId2" w:fontKey="{F41DB792-9EAD-4C42-9E44-452DFD299249}"/>
    <w:embedItalic r:id="rId3" w:fontKey="{02320985-DCD6-4BFC-A2B5-8FE1DDA5596A}"/>
    <w:embedBoldItalic r:id="rId4" w:fontKey="{3C65E417-2539-46BC-83B6-B5AF07498B4F}"/>
  </w:font>
  <w:font w:name="Segoe UI">
    <w:panose1 w:val="020B0502040204020203"/>
    <w:charset w:val="00"/>
    <w:family w:val="swiss"/>
    <w:pitch w:val="variable"/>
    <w:sig w:usb0="E4002EFF" w:usb1="C000E47F" w:usb2="00000009" w:usb3="00000000" w:csb0="000001FF" w:csb1="00000000"/>
    <w:embedRegular r:id="rId5" w:fontKey="{76FCF2AE-8611-407C-AAA9-D4AAABFD7A49}"/>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6" w:subsetted="1" w:fontKey="{0968CDF9-4495-47C7-84AB-7FDA5AD02D54}"/>
  </w:font>
  <w:font w:name="Roboto">
    <w:charset w:val="00"/>
    <w:family w:val="auto"/>
    <w:pitch w:val="variable"/>
    <w:sig w:usb0="E00002FF" w:usb1="5000205B" w:usb2="00000020" w:usb3="00000000" w:csb0="0000019F" w:csb1="00000000"/>
    <w:embedRegular r:id="rId7" w:fontKey="{7B90A2C9-2359-450D-A979-EDD8F64A3F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6D5F3" w14:textId="77777777" w:rsidR="009A44FA" w:rsidRDefault="009A44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92FED" w14:textId="77777777" w:rsidR="009A44FA" w:rsidRDefault="009A44FA">
    <w:pPr>
      <w:widowControl w:val="0"/>
      <w:spacing w:after="0" w:line="276" w:lineRule="auto"/>
      <w:rPr>
        <w:color w:val="000000"/>
      </w:rPr>
    </w:pPr>
  </w:p>
  <w:tbl>
    <w:tblPr>
      <w:tblStyle w:val="Style44"/>
      <w:tblW w:w="1728" w:type="dxa"/>
      <w:jc w:val="center"/>
      <w:tblLayout w:type="fixed"/>
      <w:tblLook w:val="04A0" w:firstRow="1" w:lastRow="0" w:firstColumn="1" w:lastColumn="0" w:noHBand="0" w:noVBand="1"/>
    </w:tblPr>
    <w:tblGrid>
      <w:gridCol w:w="1728"/>
    </w:tblGrid>
    <w:tr w:rsidR="009A44FA" w14:paraId="447108A5" w14:textId="77777777">
      <w:trPr>
        <w:trHeight w:val="220"/>
        <w:jc w:val="center"/>
      </w:trPr>
      <w:tc>
        <w:tcPr>
          <w:tcW w:w="1728" w:type="dxa"/>
          <w:vMerge w:val="restart"/>
          <w:vAlign w:val="center"/>
        </w:tcPr>
        <w:p w14:paraId="15703885" w14:textId="77777777" w:rsidR="009A44FA" w:rsidRDefault="00C03B6E">
          <w:pPr>
            <w:tabs>
              <w:tab w:val="center" w:pos="4680"/>
              <w:tab w:val="right" w:pos="9360"/>
            </w:tabs>
            <w:spacing w:after="0" w:line="240" w:lineRule="auto"/>
            <w:jc w:val="center"/>
            <w:rPr>
              <w:b/>
              <w:color w:val="000000"/>
              <w:sz w:val="18"/>
              <w:szCs w:val="18"/>
            </w:rPr>
          </w:pPr>
          <w:r>
            <w:rPr>
              <w:b/>
              <w:color w:val="000000"/>
              <w:sz w:val="18"/>
              <w:szCs w:val="18"/>
            </w:rPr>
            <w:t>PKS-V</w:t>
          </w:r>
          <w:r>
            <w:rPr>
              <w:b/>
              <w:sz w:val="18"/>
              <w:szCs w:val="18"/>
            </w:rPr>
            <w:t>1</w:t>
          </w:r>
          <w:r>
            <w:rPr>
              <w:b/>
              <w:color w:val="000000"/>
              <w:sz w:val="18"/>
              <w:szCs w:val="18"/>
            </w:rPr>
            <w:t>.202</w:t>
          </w:r>
          <w:r>
            <w:rPr>
              <w:b/>
              <w:sz w:val="18"/>
              <w:szCs w:val="18"/>
            </w:rPr>
            <w:t>5</w:t>
          </w:r>
          <w:r>
            <w:rPr>
              <w:b/>
              <w:color w:val="000000"/>
              <w:sz w:val="18"/>
              <w:szCs w:val="18"/>
            </w:rPr>
            <w:t>-MDI</w:t>
          </w:r>
        </w:p>
        <w:p w14:paraId="0D34FA3F" w14:textId="77777777" w:rsidR="009A44FA" w:rsidRDefault="00C03B6E">
          <w:pPr>
            <w:tabs>
              <w:tab w:val="center" w:pos="4680"/>
              <w:tab w:val="right" w:pos="9360"/>
            </w:tabs>
            <w:spacing w:after="0" w:line="240" w:lineRule="auto"/>
            <w:jc w:val="center"/>
            <w:rPr>
              <w:b/>
              <w:color w:val="000000"/>
              <w:sz w:val="18"/>
              <w:szCs w:val="18"/>
            </w:rPr>
          </w:pPr>
          <w:r>
            <w:rPr>
              <w:b/>
              <w:color w:val="000000"/>
              <w:sz w:val="18"/>
              <w:szCs w:val="18"/>
            </w:rPr>
            <w:t xml:space="preserve">Halaman </w:t>
          </w: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t>1</w:t>
          </w:r>
          <w:r>
            <w:rPr>
              <w:b/>
              <w:color w:val="000000"/>
              <w:sz w:val="18"/>
              <w:szCs w:val="18"/>
            </w:rPr>
            <w:fldChar w:fldCharType="end"/>
          </w:r>
          <w:r>
            <w:rPr>
              <w:b/>
              <w:color w:val="000000"/>
              <w:sz w:val="18"/>
              <w:szCs w:val="18"/>
            </w:rPr>
            <w:t xml:space="preserve"> dari </w:t>
          </w:r>
          <w:r>
            <w:rPr>
              <w:b/>
              <w:color w:val="000000"/>
              <w:sz w:val="18"/>
              <w:szCs w:val="18"/>
            </w:rPr>
            <w:fldChar w:fldCharType="begin"/>
          </w:r>
          <w:r>
            <w:rPr>
              <w:b/>
              <w:color w:val="000000"/>
              <w:sz w:val="18"/>
              <w:szCs w:val="18"/>
            </w:rPr>
            <w:instrText>NUMPAGES</w:instrText>
          </w:r>
          <w:r>
            <w:rPr>
              <w:b/>
              <w:color w:val="000000"/>
              <w:sz w:val="18"/>
              <w:szCs w:val="18"/>
            </w:rPr>
            <w:fldChar w:fldCharType="separate"/>
          </w:r>
          <w:r>
            <w:rPr>
              <w:b/>
              <w:color w:val="000000"/>
              <w:sz w:val="18"/>
              <w:szCs w:val="18"/>
            </w:rPr>
            <w:t>2</w:t>
          </w:r>
          <w:r>
            <w:rPr>
              <w:b/>
              <w:color w:val="000000"/>
              <w:sz w:val="18"/>
              <w:szCs w:val="18"/>
            </w:rPr>
            <w:fldChar w:fldCharType="end"/>
          </w:r>
        </w:p>
      </w:tc>
    </w:tr>
    <w:tr w:rsidR="009A44FA" w14:paraId="33E89237" w14:textId="77777777">
      <w:trPr>
        <w:trHeight w:val="253"/>
        <w:jc w:val="center"/>
      </w:trPr>
      <w:tc>
        <w:tcPr>
          <w:tcW w:w="1728" w:type="dxa"/>
          <w:vMerge/>
          <w:vAlign w:val="center"/>
        </w:tcPr>
        <w:p w14:paraId="3F657FE7" w14:textId="77777777" w:rsidR="009A44FA" w:rsidRDefault="009A44FA">
          <w:pPr>
            <w:widowControl w:val="0"/>
            <w:spacing w:after="0" w:line="276" w:lineRule="auto"/>
            <w:rPr>
              <w:b/>
              <w:color w:val="000000"/>
              <w:sz w:val="18"/>
              <w:szCs w:val="18"/>
            </w:rPr>
          </w:pPr>
        </w:p>
      </w:tc>
    </w:tr>
  </w:tbl>
  <w:p w14:paraId="7C3E24E3" w14:textId="77777777" w:rsidR="009A44FA" w:rsidRDefault="009A44FA">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D3DB3" w14:textId="77777777" w:rsidR="009A44FA" w:rsidRDefault="009A4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11380" w14:textId="77777777" w:rsidR="00F0410E" w:rsidRDefault="00F0410E">
      <w:pPr>
        <w:spacing w:after="0"/>
      </w:pPr>
      <w:r>
        <w:separator/>
      </w:r>
    </w:p>
  </w:footnote>
  <w:footnote w:type="continuationSeparator" w:id="0">
    <w:p w14:paraId="16B29CB1" w14:textId="77777777" w:rsidR="00F0410E" w:rsidRDefault="00F041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2E88B" w14:textId="77777777" w:rsidR="009A44FA" w:rsidRDefault="009A4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69AF4" w14:textId="77777777" w:rsidR="009A44FA" w:rsidRDefault="00C03B6E">
    <w:pPr>
      <w:tabs>
        <w:tab w:val="center" w:pos="4680"/>
        <w:tab w:val="right" w:pos="9360"/>
      </w:tabs>
      <w:spacing w:after="0" w:line="240" w:lineRule="auto"/>
      <w:rPr>
        <w:color w:val="000000"/>
      </w:rPr>
    </w:pPr>
    <w:r>
      <w:rPr>
        <w:noProof/>
      </w:rPr>
      <w:drawing>
        <wp:anchor distT="0" distB="0" distL="114935" distR="114935" simplePos="0" relativeHeight="251659264" behindDoc="0" locked="0" layoutInCell="1" allowOverlap="1" wp14:anchorId="568B24A4" wp14:editId="33099965">
          <wp:simplePos x="0" y="0"/>
          <wp:positionH relativeFrom="column">
            <wp:posOffset>-285115</wp:posOffset>
          </wp:positionH>
          <wp:positionV relativeFrom="paragraph">
            <wp:posOffset>-367665</wp:posOffset>
          </wp:positionV>
          <wp:extent cx="1490980" cy="476250"/>
          <wp:effectExtent l="0" t="0" r="0" b="0"/>
          <wp:wrapSquare wrapText="bothSides"/>
          <wp:docPr id="824654763"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824654763" name="image1.png" descr="A picture containing text&#10;&#10;Description automatically generated"/>
                  <pic:cNvPicPr preferRelativeResize="0"/>
                </pic:nvPicPr>
                <pic:blipFill>
                  <a:blip r:embed="rId1"/>
                  <a:srcRect/>
                  <a:stretch>
                    <a:fillRect/>
                  </a:stretch>
                </pic:blipFill>
                <pic:spPr>
                  <a:xfrm>
                    <a:off x="0" y="0"/>
                    <a:ext cx="1490980" cy="4762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84E0" w14:textId="77777777" w:rsidR="009A44FA" w:rsidRDefault="009A4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BEA"/>
    <w:multiLevelType w:val="multilevel"/>
    <w:tmpl w:val="00A97B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7340B8"/>
    <w:multiLevelType w:val="multilevel"/>
    <w:tmpl w:val="017340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24594F"/>
    <w:multiLevelType w:val="multilevel"/>
    <w:tmpl w:val="0224594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D73D1A"/>
    <w:multiLevelType w:val="multilevel"/>
    <w:tmpl w:val="05D73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AD376DC"/>
    <w:multiLevelType w:val="multilevel"/>
    <w:tmpl w:val="0AD376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1161E1A"/>
    <w:multiLevelType w:val="multilevel"/>
    <w:tmpl w:val="11161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A22475"/>
    <w:multiLevelType w:val="multilevel"/>
    <w:tmpl w:val="11A22475"/>
    <w:lvl w:ilvl="0">
      <w:start w:val="1"/>
      <w:numFmt w:val="low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1A1A10D6"/>
    <w:multiLevelType w:val="multilevel"/>
    <w:tmpl w:val="1A1A10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10FF9"/>
    <w:multiLevelType w:val="multilevel"/>
    <w:tmpl w:val="24D10FF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58E6FA1"/>
    <w:multiLevelType w:val="multilevel"/>
    <w:tmpl w:val="258E6FA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FCC6B6A"/>
    <w:multiLevelType w:val="multilevel"/>
    <w:tmpl w:val="2FCC6B6A"/>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1" w15:restartNumberingAfterBreak="0">
    <w:nsid w:val="398E3AB8"/>
    <w:multiLevelType w:val="multilevel"/>
    <w:tmpl w:val="398E3AB8"/>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 w15:restartNumberingAfterBreak="0">
    <w:nsid w:val="3A591C71"/>
    <w:multiLevelType w:val="multilevel"/>
    <w:tmpl w:val="3A591C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EFA46E2"/>
    <w:multiLevelType w:val="multilevel"/>
    <w:tmpl w:val="3EFA4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1CD0881"/>
    <w:multiLevelType w:val="multilevel"/>
    <w:tmpl w:val="41CD0881"/>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9A4BC4"/>
    <w:multiLevelType w:val="multilevel"/>
    <w:tmpl w:val="429A4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36A0625"/>
    <w:multiLevelType w:val="multilevel"/>
    <w:tmpl w:val="436A0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3F70DB1"/>
    <w:multiLevelType w:val="multilevel"/>
    <w:tmpl w:val="43F70DB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64E4F72"/>
    <w:multiLevelType w:val="multilevel"/>
    <w:tmpl w:val="464E4F72"/>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AD58D1"/>
    <w:multiLevelType w:val="multilevel"/>
    <w:tmpl w:val="48AD58D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rPr>
    </w:lvl>
    <w:lvl w:ilvl="4">
      <w:start w:val="1"/>
      <w:numFmt w:val="lowerLetter"/>
      <w:lvlText w:val="%5."/>
      <w:lvlJc w:val="left"/>
      <w:pPr>
        <w:ind w:left="3600" w:hanging="360"/>
      </w:pPr>
      <w:rPr>
        <w:b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A6B2813"/>
    <w:multiLevelType w:val="multilevel"/>
    <w:tmpl w:val="4A6B2813"/>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F7051A7"/>
    <w:multiLevelType w:val="multilevel"/>
    <w:tmpl w:val="4F7051A7"/>
    <w:lvl w:ilvl="0">
      <w:start w:val="1"/>
      <w:numFmt w:val="decimal"/>
      <w:lvlText w:val="%1."/>
      <w:lvlJc w:val="left"/>
      <w:pPr>
        <w:ind w:left="762" w:hanging="360"/>
      </w:pPr>
    </w:lvl>
    <w:lvl w:ilvl="1">
      <w:start w:val="1"/>
      <w:numFmt w:val="lowerLetter"/>
      <w:lvlText w:val="%2."/>
      <w:lvlJc w:val="left"/>
      <w:pPr>
        <w:ind w:left="1482" w:hanging="360"/>
      </w:pPr>
    </w:lvl>
    <w:lvl w:ilvl="2">
      <w:start w:val="1"/>
      <w:numFmt w:val="lowerRoman"/>
      <w:lvlText w:val="%3."/>
      <w:lvlJc w:val="right"/>
      <w:pPr>
        <w:ind w:left="2202" w:hanging="180"/>
      </w:pPr>
    </w:lvl>
    <w:lvl w:ilvl="3">
      <w:start w:val="1"/>
      <w:numFmt w:val="decimal"/>
      <w:lvlText w:val="%4."/>
      <w:lvlJc w:val="left"/>
      <w:pPr>
        <w:ind w:left="2922" w:hanging="360"/>
      </w:pPr>
    </w:lvl>
    <w:lvl w:ilvl="4">
      <w:start w:val="1"/>
      <w:numFmt w:val="lowerLetter"/>
      <w:lvlText w:val="%5."/>
      <w:lvlJc w:val="left"/>
      <w:pPr>
        <w:ind w:left="3642" w:hanging="360"/>
      </w:pPr>
    </w:lvl>
    <w:lvl w:ilvl="5">
      <w:start w:val="1"/>
      <w:numFmt w:val="lowerRoman"/>
      <w:lvlText w:val="%6."/>
      <w:lvlJc w:val="right"/>
      <w:pPr>
        <w:ind w:left="4362" w:hanging="180"/>
      </w:pPr>
    </w:lvl>
    <w:lvl w:ilvl="6">
      <w:start w:val="1"/>
      <w:numFmt w:val="decimal"/>
      <w:lvlText w:val="%7."/>
      <w:lvlJc w:val="left"/>
      <w:pPr>
        <w:ind w:left="5082" w:hanging="360"/>
      </w:pPr>
    </w:lvl>
    <w:lvl w:ilvl="7">
      <w:start w:val="1"/>
      <w:numFmt w:val="lowerLetter"/>
      <w:lvlText w:val="%8."/>
      <w:lvlJc w:val="left"/>
      <w:pPr>
        <w:ind w:left="5802" w:hanging="360"/>
      </w:pPr>
    </w:lvl>
    <w:lvl w:ilvl="8">
      <w:start w:val="1"/>
      <w:numFmt w:val="lowerRoman"/>
      <w:lvlText w:val="%9."/>
      <w:lvlJc w:val="right"/>
      <w:pPr>
        <w:ind w:left="6522" w:hanging="180"/>
      </w:pPr>
    </w:lvl>
  </w:abstractNum>
  <w:abstractNum w:abstractNumId="22" w15:restartNumberingAfterBreak="0">
    <w:nsid w:val="51FF77EB"/>
    <w:multiLevelType w:val="multilevel"/>
    <w:tmpl w:val="51FF77E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AD7378A"/>
    <w:multiLevelType w:val="multilevel"/>
    <w:tmpl w:val="5AD7378A"/>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4A6C46"/>
    <w:multiLevelType w:val="multilevel"/>
    <w:tmpl w:val="5F4A6C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87F1C83"/>
    <w:multiLevelType w:val="multilevel"/>
    <w:tmpl w:val="687F1C83"/>
    <w:lvl w:ilvl="0">
      <w:start w:val="1"/>
      <w:numFmt w:val="decimal"/>
      <w:lvlText w:val="%1."/>
      <w:lvlJc w:val="left"/>
      <w:pPr>
        <w:ind w:left="720" w:hanging="360"/>
      </w:p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4C33F2A"/>
    <w:multiLevelType w:val="multilevel"/>
    <w:tmpl w:val="74C33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6D763F7"/>
    <w:multiLevelType w:val="multilevel"/>
    <w:tmpl w:val="76D763F7"/>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7997AF8"/>
    <w:multiLevelType w:val="multilevel"/>
    <w:tmpl w:val="77997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C8C680C"/>
    <w:multiLevelType w:val="multilevel"/>
    <w:tmpl w:val="7C8C68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DFB6BD6"/>
    <w:multiLevelType w:val="multilevel"/>
    <w:tmpl w:val="7DFB6B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FBC26D4"/>
    <w:multiLevelType w:val="multilevel"/>
    <w:tmpl w:val="7FBC26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FDB3EFF"/>
    <w:multiLevelType w:val="multilevel"/>
    <w:tmpl w:val="7FDB3E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1"/>
  </w:num>
  <w:num w:numId="2">
    <w:abstractNumId w:val="29"/>
  </w:num>
  <w:num w:numId="3">
    <w:abstractNumId w:val="7"/>
  </w:num>
  <w:num w:numId="4">
    <w:abstractNumId w:val="1"/>
  </w:num>
  <w:num w:numId="5">
    <w:abstractNumId w:val="21"/>
  </w:num>
  <w:num w:numId="6">
    <w:abstractNumId w:val="30"/>
  </w:num>
  <w:num w:numId="7">
    <w:abstractNumId w:val="6"/>
  </w:num>
  <w:num w:numId="8">
    <w:abstractNumId w:val="5"/>
  </w:num>
  <w:num w:numId="9">
    <w:abstractNumId w:val="13"/>
  </w:num>
  <w:num w:numId="10">
    <w:abstractNumId w:val="23"/>
  </w:num>
  <w:num w:numId="11">
    <w:abstractNumId w:val="22"/>
  </w:num>
  <w:num w:numId="12">
    <w:abstractNumId w:val="25"/>
  </w:num>
  <w:num w:numId="13">
    <w:abstractNumId w:val="10"/>
  </w:num>
  <w:num w:numId="14">
    <w:abstractNumId w:val="18"/>
  </w:num>
  <w:num w:numId="15">
    <w:abstractNumId w:val="11"/>
  </w:num>
  <w:num w:numId="16">
    <w:abstractNumId w:val="19"/>
  </w:num>
  <w:num w:numId="17">
    <w:abstractNumId w:val="15"/>
  </w:num>
  <w:num w:numId="18">
    <w:abstractNumId w:val="14"/>
  </w:num>
  <w:num w:numId="19">
    <w:abstractNumId w:val="12"/>
  </w:num>
  <w:num w:numId="20">
    <w:abstractNumId w:val="20"/>
  </w:num>
  <w:num w:numId="21">
    <w:abstractNumId w:val="4"/>
  </w:num>
  <w:num w:numId="22">
    <w:abstractNumId w:val="3"/>
  </w:num>
  <w:num w:numId="23">
    <w:abstractNumId w:val="27"/>
  </w:num>
  <w:num w:numId="24">
    <w:abstractNumId w:val="28"/>
  </w:num>
  <w:num w:numId="25">
    <w:abstractNumId w:val="32"/>
  </w:num>
  <w:num w:numId="26">
    <w:abstractNumId w:val="8"/>
  </w:num>
  <w:num w:numId="27">
    <w:abstractNumId w:val="24"/>
  </w:num>
  <w:num w:numId="28">
    <w:abstractNumId w:val="17"/>
  </w:num>
  <w:num w:numId="29">
    <w:abstractNumId w:val="2"/>
  </w:num>
  <w:num w:numId="30">
    <w:abstractNumId w:val="9"/>
  </w:num>
  <w:num w:numId="31">
    <w:abstractNumId w:val="26"/>
  </w:num>
  <w:num w:numId="32">
    <w:abstractNumId w:val="16"/>
  </w:num>
  <w:num w:numId="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hammad Alfian">
    <w15:presenceInfo w15:providerId="Windows Live" w15:userId="24e806ed543833c8"/>
  </w15:person>
  <w15:person w15:author="Atfelian Almasari">
    <w15:presenceInfo w15:providerId="None" w15:userId="Atfelian Almas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grammar="clean"/>
  <w:documentProtection w:edit="readOnly" w:formatting="1" w:enforcement="1" w:cryptProviderType="rsaAES" w:cryptAlgorithmClass="hash" w:cryptAlgorithmType="typeAny" w:cryptAlgorithmSid="14" w:cryptSpinCount="100000" w:hash="t5rJAc5oxlgWhDoiQMiXkMJmr9omU6WMtka/OlhzbeC02Bbk84rQx1bhjPoRuEX8u/oExpkJ5kNaR1Gty4aHog==" w:salt="+tn5eao4vbGyhMvEs12a3g=="/>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D44"/>
    <w:rsid w:val="000102C2"/>
    <w:rsid w:val="00062FE9"/>
    <w:rsid w:val="000829BB"/>
    <w:rsid w:val="00094B1D"/>
    <w:rsid w:val="000D5368"/>
    <w:rsid w:val="001925B0"/>
    <w:rsid w:val="001A44A1"/>
    <w:rsid w:val="00215107"/>
    <w:rsid w:val="002563A7"/>
    <w:rsid w:val="00264E85"/>
    <w:rsid w:val="00277476"/>
    <w:rsid w:val="002B4037"/>
    <w:rsid w:val="002F18EB"/>
    <w:rsid w:val="00303EF6"/>
    <w:rsid w:val="00374B4E"/>
    <w:rsid w:val="004823FC"/>
    <w:rsid w:val="004D6975"/>
    <w:rsid w:val="005A2782"/>
    <w:rsid w:val="00605197"/>
    <w:rsid w:val="007A0BA9"/>
    <w:rsid w:val="009A44FA"/>
    <w:rsid w:val="009F2566"/>
    <w:rsid w:val="00A97E85"/>
    <w:rsid w:val="00AA6271"/>
    <w:rsid w:val="00B465D7"/>
    <w:rsid w:val="00B83D44"/>
    <w:rsid w:val="00BB7CD0"/>
    <w:rsid w:val="00C03B6E"/>
    <w:rsid w:val="00C226AE"/>
    <w:rsid w:val="00CB438F"/>
    <w:rsid w:val="00E56220"/>
    <w:rsid w:val="00E71A7F"/>
    <w:rsid w:val="00F0410E"/>
    <w:rsid w:val="00FC170F"/>
    <w:rsid w:val="00FE668B"/>
    <w:rsid w:val="00FE7599"/>
    <w:rsid w:val="034E1E28"/>
    <w:rsid w:val="035515F9"/>
    <w:rsid w:val="07DB6424"/>
    <w:rsid w:val="0CA4525E"/>
    <w:rsid w:val="13ED63C6"/>
    <w:rsid w:val="1C591203"/>
    <w:rsid w:val="293C72BC"/>
    <w:rsid w:val="3C894797"/>
    <w:rsid w:val="3CD02B30"/>
    <w:rsid w:val="3F5B152B"/>
    <w:rsid w:val="414B6979"/>
    <w:rsid w:val="42AC6E67"/>
    <w:rsid w:val="44893902"/>
    <w:rsid w:val="4A707135"/>
    <w:rsid w:val="4EDD32AE"/>
    <w:rsid w:val="4F611ED0"/>
    <w:rsid w:val="5B114C19"/>
    <w:rsid w:val="5CDB1152"/>
    <w:rsid w:val="7060695A"/>
    <w:rsid w:val="778622A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3668A"/>
  <w15:docId w15:val="{07A1B352-F090-4E8D-9D27-6D45B83ED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pPr>
      <w:spacing w:after="120"/>
    </w:pPr>
  </w:style>
  <w:style w:type="character" w:styleId="CommentReference">
    <w:name w:val="annotation reference"/>
    <w:uiPriority w:val="99"/>
    <w:qFormat/>
    <w:rPr>
      <w:sz w:val="16"/>
      <w:szCs w:val="16"/>
    </w:rPr>
  </w:style>
  <w:style w:type="paragraph" w:styleId="CommentText">
    <w:name w:val="annotation text"/>
    <w:basedOn w:val="Normal"/>
    <w:link w:val="CommentTextChar"/>
    <w:uiPriority w:val="99"/>
    <w:qFormat/>
    <w:pPr>
      <w:spacing w:after="0" w:line="240" w:lineRule="auto"/>
    </w:pPr>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qFormat/>
    <w:pPr>
      <w:spacing w:after="160"/>
    </w:pPr>
    <w:rPr>
      <w:rFonts w:asciiTheme="minorHAnsi" w:eastAsiaTheme="minorHAnsi" w:hAnsiTheme="minorHAnsi" w:cstheme="minorBidi"/>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nhideWhenUsed/>
    <w:qFormat/>
    <w:rPr>
      <w:color w:val="0563C1" w:themeColor="hyperlink"/>
      <w:u w:val="single"/>
    </w:rPr>
  </w:style>
  <w:style w:type="paragraph" w:styleId="Subtitle">
    <w:name w:val="Subtitle"/>
    <w:basedOn w:val="Normal"/>
    <w:next w:val="BodyText"/>
    <w:link w:val="SubtitleChar"/>
    <w:uiPriority w:val="11"/>
    <w:qFormat/>
    <w:pPr>
      <w:spacing w:after="0" w:line="240" w:lineRule="auto"/>
    </w:pPr>
    <w:rPr>
      <w:rFonts w:ascii="Times New Roman" w:eastAsia="Times New Roman" w:hAnsi="Times New Roman" w:cs="Times New Roman"/>
      <w:b/>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Subtitle"/>
    <w:link w:val="TitleChar"/>
    <w:uiPriority w:val="10"/>
    <w:qFormat/>
    <w:pPr>
      <w:suppressAutoHyphens/>
      <w:spacing w:after="0" w:line="240" w:lineRule="auto"/>
      <w:jc w:val="center"/>
    </w:pPr>
    <w:rPr>
      <w:rFonts w:ascii="Times New Roman" w:eastAsia="Times New Roman" w:hAnsi="Times New Roman" w:cs="Times New Roman"/>
      <w:b/>
      <w:sz w:val="24"/>
      <w:szCs w:val="20"/>
      <w:lang w:val="zh-CN" w:eastAsia="ar-SA"/>
    </w:rPr>
  </w:style>
  <w:style w:type="paragraph" w:styleId="ListParagraph">
    <w:name w:val="List Paragraph"/>
    <w:basedOn w:val="Normal"/>
    <w:link w:val="ListParagraphChar"/>
    <w:uiPriority w:val="34"/>
    <w:qFormat/>
    <w:pPr>
      <w:ind w:left="720"/>
      <w:contextualSpacing/>
    </w:pPr>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paragraph" w:styleId="NoSpacing">
    <w:name w:val="No Spacing"/>
    <w:uiPriority w:val="1"/>
    <w:qFormat/>
    <w:rPr>
      <w:rFonts w:ascii="Calibri" w:eastAsia="Calibri" w:hAnsi="Calibri" w:cs="Calibri"/>
      <w:sz w:val="22"/>
      <w:szCs w:val="22"/>
      <w:lang w:eastAsia="zh-CN"/>
    </w:rPr>
  </w:style>
  <w:style w:type="character" w:customStyle="1" w:styleId="HeaderChar">
    <w:name w:val="Header Char"/>
    <w:basedOn w:val="DefaultParagraphFont"/>
    <w:link w:val="Header"/>
    <w:uiPriority w:val="99"/>
    <w:qFormat/>
  </w:style>
  <w:style w:type="character" w:customStyle="1" w:styleId="SubtitleChar">
    <w:name w:val="Subtitle Char"/>
    <w:basedOn w:val="DefaultParagraphFont"/>
    <w:link w:val="Subtitle"/>
    <w:qFormat/>
    <w:rPr>
      <w:rFonts w:ascii="Times New Roman" w:eastAsia="Times New Roman" w:hAnsi="Times New Roman" w:cs="Times New Roman"/>
      <w:b/>
      <w:sz w:val="24"/>
      <w:szCs w:val="20"/>
      <w:lang w:val="zh-CN" w:eastAsia="ar-SA"/>
    </w:rPr>
  </w:style>
  <w:style w:type="character" w:customStyle="1" w:styleId="TitleChar">
    <w:name w:val="Title Char"/>
    <w:basedOn w:val="DefaultParagraphFont"/>
    <w:link w:val="Title"/>
    <w:qFormat/>
    <w:rPr>
      <w:rFonts w:ascii="Times New Roman" w:eastAsia="Times New Roman" w:hAnsi="Times New Roman" w:cs="Times New Roman"/>
      <w:b/>
      <w:sz w:val="24"/>
      <w:szCs w:val="20"/>
      <w:lang w:val="zh-CN" w:eastAsia="ar-SA"/>
    </w:rPr>
  </w:style>
  <w:style w:type="character" w:customStyle="1" w:styleId="BodyTextChar">
    <w:name w:val="Body Text Char"/>
    <w:basedOn w:val="DefaultParagraphFont"/>
    <w:link w:val="BodyText"/>
    <w:uiPriority w:val="99"/>
    <w:semiHidden/>
    <w:qFormat/>
  </w:style>
  <w:style w:type="paragraph" w:customStyle="1" w:styleId="Revision1">
    <w:name w:val="Revision1"/>
    <w:hidden/>
    <w:uiPriority w:val="99"/>
    <w:semiHidden/>
    <w:qFormat/>
    <w:rPr>
      <w:rFonts w:ascii="Calibri" w:eastAsia="Calibri" w:hAnsi="Calibri" w:cs="Calibri"/>
      <w:sz w:val="22"/>
      <w:szCs w:val="22"/>
      <w:lang w:eastAsia="zh-CN"/>
    </w:rPr>
  </w:style>
  <w:style w:type="character" w:customStyle="1" w:styleId="ListParagraphChar">
    <w:name w:val="List Paragraph Char"/>
    <w:link w:val="ListParagraph"/>
    <w:uiPriority w:val="34"/>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33">
    <w:name w:val="_Style 33"/>
    <w:basedOn w:val="TableNormal"/>
    <w:qFormat/>
    <w:tblPr>
      <w:tblCellMar>
        <w:left w:w="115" w:type="dxa"/>
        <w:right w:w="115" w:type="dxa"/>
      </w:tblCellMar>
    </w:tblPr>
  </w:style>
  <w:style w:type="table" w:customStyle="1" w:styleId="Style34">
    <w:name w:val="_Style 34"/>
    <w:basedOn w:val="TableNormal"/>
    <w:qFormat/>
    <w:tblPr/>
  </w:style>
  <w:style w:type="table" w:customStyle="1" w:styleId="Style35">
    <w:name w:val="_Style 35"/>
    <w:basedOn w:val="TableNormal"/>
    <w:qFormat/>
    <w:tblPr/>
  </w:style>
  <w:style w:type="table" w:customStyle="1" w:styleId="Style36">
    <w:name w:val="_Style 36"/>
    <w:basedOn w:val="TableNormal"/>
    <w:qFormat/>
    <w:tblPr/>
  </w:style>
  <w:style w:type="table" w:customStyle="1" w:styleId="Style37">
    <w:name w:val="_Style 37"/>
    <w:basedOn w:val="TableNormal"/>
    <w:qFormat/>
    <w:tblPr/>
  </w:style>
  <w:style w:type="table" w:customStyle="1" w:styleId="Style38">
    <w:name w:val="_Style 38"/>
    <w:basedOn w:val="TableNormal"/>
    <w:qFormat/>
    <w:tblPr/>
  </w:style>
  <w:style w:type="table" w:customStyle="1" w:styleId="Style39">
    <w:name w:val="_Style 39"/>
    <w:basedOn w:val="TableNormal"/>
    <w:qFormat/>
    <w:tblPr>
      <w:tblCellMar>
        <w:left w:w="115" w:type="dxa"/>
        <w:right w:w="115" w:type="dxa"/>
      </w:tblCellMar>
    </w:tblPr>
  </w:style>
  <w:style w:type="table" w:customStyle="1" w:styleId="Style40">
    <w:name w:val="_Style 40"/>
    <w:basedOn w:val="TableNormal"/>
    <w:qFormat/>
    <w:tblPr>
      <w:tblCellMar>
        <w:left w:w="115" w:type="dxa"/>
        <w:right w:w="115" w:type="dxa"/>
      </w:tblCellMar>
    </w:tblPr>
  </w:style>
  <w:style w:type="table" w:customStyle="1" w:styleId="Style41">
    <w:name w:val="_Style 41"/>
    <w:basedOn w:val="TableNormal"/>
    <w:qFormat/>
    <w:tblPr>
      <w:tblCellMar>
        <w:left w:w="115" w:type="dxa"/>
        <w:right w:w="115" w:type="dxa"/>
      </w:tblCellMar>
    </w:tblPr>
  </w:style>
  <w:style w:type="table" w:customStyle="1" w:styleId="Style42">
    <w:name w:val="_Style 42"/>
    <w:basedOn w:val="TableNormal"/>
    <w:qFormat/>
    <w:tblPr>
      <w:tblCellMar>
        <w:left w:w="115" w:type="dxa"/>
        <w:right w:w="115" w:type="dxa"/>
      </w:tblCellMar>
    </w:tblPr>
  </w:style>
  <w:style w:type="table" w:customStyle="1" w:styleId="Style43">
    <w:name w:val="_Style 43"/>
    <w:basedOn w:val="TableNormal"/>
    <w:qFormat/>
    <w:tblPr>
      <w:tblCellMar>
        <w:left w:w="115" w:type="dxa"/>
        <w:right w:w="115" w:type="dxa"/>
      </w:tblCellMar>
    </w:tblPr>
  </w:style>
  <w:style w:type="table" w:customStyle="1" w:styleId="Style44">
    <w:name w:val="_Style 44"/>
    <w:basedOn w:val="TableNormal"/>
    <w:qFormat/>
    <w:tblPr>
      <w:tblCellMar>
        <w:left w:w="115" w:type="dxa"/>
        <w:right w:w="115" w:type="dxa"/>
      </w:tblCellMar>
    </w:tblPr>
  </w:style>
  <w:style w:type="paragraph" w:customStyle="1" w:styleId="Revision2">
    <w:name w:val="Revision2"/>
    <w:hidden/>
    <w:uiPriority w:val="99"/>
    <w:unhideWhenUsed/>
    <w:qFormat/>
    <w:rPr>
      <w:rFonts w:ascii="Calibri" w:eastAsia="Calibri" w:hAnsi="Calibri" w:cs="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heidy@halodoc.com" TargetMode="External"/><Relationship Id="rId18" Type="http://schemas.openxmlformats.org/officeDocument/2006/relationships/header" Target="head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partnership@halodoc.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HEHA8ow2MEb3eMLxUcgCMlXgw==">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16</Pages>
  <Words>8726</Words>
  <Characters>49743</Characters>
  <Application>Microsoft Office Word</Application>
  <DocSecurity>8</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 Legal | NS</dc:creator>
  <cp:lastModifiedBy>ADMIN</cp:lastModifiedBy>
  <cp:revision>17</cp:revision>
  <dcterms:created xsi:type="dcterms:W3CDTF">2024-12-17T07:50:00Z</dcterms:created>
  <dcterms:modified xsi:type="dcterms:W3CDTF">2026-01-19T06:32:00Z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AA4B334B8A4A4F15AC516983A8A5F34D_13</vt:lpwstr>
  </property>
</Properties>
</file>